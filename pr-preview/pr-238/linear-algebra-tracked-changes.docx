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Linear Algebra</w:t>
      </w:r>
    </w:p>
    <w:p>
      <w:pPr>
        <w:pStyle w:val="Date"/>
      </w:pPr>
      <w:del w:id="1" w:author="PR Preview" w:date="2026-01-01T00:00:00Z">
        <w:r>
          <w:delText xml:space="preserve">Last modified: 2026-10-11 01:21:14 (PDT)</w:delText>
        </w:r>
      </w:del>
    </w:p>
    <w:p>
      <w:pPr>
        <w:pStyle w:val="Date"/>
      </w:pPr>
      <w:ins w:id="2" w:author="PR Preview" w:date="2026-01-01T00:00:00Z">
        <w:r>
          <w:t xml:space="preserve">Last modified: 2026-10-12 00:32:44 (PDT)</w:t>
        </w:r>
      </w:ins>
    </w:p>
    <w:bookmarkStart w:id="75" w:name="vectors"/>
    <w:p>
      <w:pPr>
        <w:pStyle w:val="Heading2"/>
      </w:pPr>
      <w:r>
        <w:t xml:space="preserve">1 Vectors</w:t>
      </w:r>
    </w:p>
    <w:bookmarkStart w:id="9" w:name="exr-list-as-vector"/>
    <w:p>
      <w:pPr>
        <w:pStyle w:val="FirstParagraph"/>
      </w:pPr>
      <w:r>
        <w:rPr>
          <w:b/>
          <w:bCs/>
        </w:rPr>
        <w:t xml:space="preserve">Exercise 1 (Store a data point as one object)</w:t>
      </w:r>
      <w:r>
        <w:t xml:space="preserve"> </w:t>
      </w:r>
      <w:r>
        <w:t xml:space="preserve">A house has a floor area of</w:t>
      </w:r>
      <w:r>
        <w:t xml:space="preserve"> </w:t>
      </w:r>
      <m:oMath>
        <m:r>
          <m:t>120</m:t>
        </m:r>
      </m:oMath>
      <w:r>
        <w:t xml:space="preserve"> </w:t>
      </w:r>
      <w:r>
        <w:t xml:space="preserve">square meters,</w:t>
      </w:r>
      <w:r>
        <w:t xml:space="preserve"> </w:t>
      </w:r>
      <m:oMath>
        <m:r>
          <m:t>3</m:t>
        </m:r>
      </m:oMath>
      <w:r>
        <w:t xml:space="preserve"> </w:t>
      </w:r>
      <w:r>
        <w:t xml:space="preserve">bedrooms,</w:t>
      </w:r>
      <w:r>
        <w:t xml:space="preserve"> </w:t>
      </w:r>
      <w:r>
        <w:t xml:space="preserve">and an age of</w:t>
      </w:r>
      <w:r>
        <w:t xml:space="preserve"> </w:t>
      </w:r>
      <m:oMath>
        <m:r>
          <m:t>15</m:t>
        </m:r>
      </m:oMath>
      <w:r>
        <w:t xml:space="preserve"> </w:t>
      </w:r>
      <w:r>
        <w:t xml:space="preserve">years.</w:t>
      </w:r>
    </w:p>
    <w:p>
      <w:pPr>
        <w:pStyle w:val="Compact"/>
        <w:numPr>
          <w:ilvl w:val="0"/>
          <w:numId w:val="1001"/>
        </w:numPr>
      </w:pPr>
      <w:r>
        <w:t xml:space="preserve">Write these three numbers as a single vertical list</w:t>
      </w:r>
      <w:r>
        <w:t xml:space="preserve"> </w:t>
      </w:r>
      <m:oMath>
        <m:acc>
          <m:accPr>
            <m:chr m:val="̃"/>
          </m:accPr>
          <m:e>
            <m:r>
              <m:t>x</m:t>
            </m:r>
          </m:e>
        </m:acc>
      </m:oMath>
      <w:r>
        <w:t xml:space="preserve">,</w:t>
      </w:r>
      <w:r>
        <w:t xml:space="preserve"> </w:t>
      </w:r>
      <w:r>
        <w:t xml:space="preserve">in the order given,</w:t>
      </w:r>
      <w:r>
        <w:t xml:space="preserve"> </w:t>
      </w:r>
      <w:r>
        <w:t xml:space="preserve">and call its entries</w:t>
      </w:r>
      <w:r>
        <w:t xml:space="preserve"> </w:t>
      </w:r>
      <m:oMath>
        <m:sSub>
          <m:e>
            <m:r>
              <m:t>x</m:t>
            </m:r>
          </m:e>
          <m:sub>
            <m:r>
              <m:t>1</m:t>
            </m:r>
          </m:sub>
        </m:sSub>
      </m:oMath>
      <w:r>
        <w:t xml:space="preserve">,</w:t>
      </w:r>
      <w:r>
        <w:t xml:space="preserve"> </w:t>
      </w:r>
      <m:oMath>
        <m:sSub>
          <m:e>
            <m:r>
              <m:t>x</m:t>
            </m:r>
          </m:e>
          <m:sub>
            <m:r>
              <m:t>2</m:t>
            </m:r>
          </m:sub>
        </m:sSub>
      </m:oMath>
      <w:r>
        <w:t xml:space="preserve"> </w:t>
      </w:r>
      <w:r>
        <w:t xml:space="preserve">and</w:t>
      </w:r>
      <w:r>
        <w:t xml:space="preserve"> </w:t>
      </w:r>
      <m:oMath>
        <m:sSub>
          <m:e>
            <m:r>
              <m:t>x</m:t>
            </m:r>
          </m:e>
          <m:sub>
            <m:r>
              <m:t>3</m:t>
            </m:r>
          </m:sub>
        </m:sSub>
      </m:oMath>
      <w:r>
        <w:t xml:space="preserve">.</w:t>
      </w:r>
      <w:r>
        <w:t xml:space="preserve"> </w:t>
      </w:r>
      <w:r>
        <w:t xml:space="preserve">What is</w:t>
      </w:r>
      <w:r>
        <w:t xml:space="preserve"> </w:t>
      </w:r>
      <m:oMath>
        <m:sSub>
          <m:e>
            <m:r>
              <m:t>x</m:t>
            </m:r>
          </m:e>
          <m:sub>
            <m:r>
              <m:t>2</m:t>
            </m:r>
          </m:sub>
        </m:sSub>
      </m:oMath>
      <w:r>
        <w:t xml:space="preserve">?</w:t>
      </w:r>
    </w:p>
    <w:p>
      <w:pPr>
        <w:pStyle w:val="Compact"/>
        <w:numPr>
          <w:ilvl w:val="0"/>
          <w:numId w:val="1001"/>
        </w:numPr>
      </w:pPr>
      <w:r>
        <w:t xml:space="preserve">Does the list</w:t>
      </w:r>
      <w:r>
        <w:t xml:space="preserve"> </w:t>
      </w:r>
      <m:oMath>
        <m:r>
          <m:rPr>
            <m:sty m:val="p"/>
          </m:rPr>
          <m:t>(</m:t>
        </m:r>
        <m:r>
          <m:t>3</m:t>
        </m:r>
        <m:r>
          <m:rPr>
            <m:sty m:val="p"/>
          </m:rPr>
          <m:t>,</m:t>
        </m:r>
        <m:r>
          <m:t>120</m:t>
        </m:r>
        <m:r>
          <m:rPr>
            <m:sty m:val="p"/>
          </m:rPr>
          <m:t>,</m:t>
        </m:r>
        <m:r>
          <m:t>15</m:t>
        </m:r>
        <m:r>
          <m:rPr>
            <m:sty m:val="p"/>
          </m:rPr>
          <m:t>)</m:t>
        </m:r>
      </m:oMath>
      <w:r>
        <w:t xml:space="preserve"> </w:t>
      </w:r>
      <w:r>
        <w:t xml:space="preserve">describe the same house?</w:t>
      </w:r>
    </w:p>
    <w:bookmarkEnd w:id="9"/>
    <w:bookmarkStart w:id="10" w:name="sol-list-as-vector"/>
    <w:p>
      <w:pPr>
        <w:pStyle w:val="FirstParagraph"/>
      </w:pPr>
      <w:r>
        <w:rPr>
          <w:i/>
          <w:iCs/>
        </w:rPr>
        <w:t xml:space="preserve">Solution 1</w:t>
      </w:r>
      <w:r>
        <w:t xml:space="preserve">. </w:t>
      </w:r>
    </w:p>
    <w:p>
      <w:pPr>
        <w:numPr>
          <w:ilvl w:val="0"/>
          <w:numId w:val="1002"/>
        </w:numPr>
      </w:pPr>
      <w:r>
        <w:t xml:space="preserve">Stacking the three numbers in order gives</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120</m:t>
                    </m:r>
                  </m:e>
                </m:mr>
                <m:mr>
                  <m:e>
                    <m:r>
                      <m:t>3</m:t>
                    </m:r>
                  </m:e>
                </m:mr>
                <m:mr>
                  <m:e>
                    <m:r>
                      <m:t>15</m:t>
                    </m:r>
                  </m:e>
                </m:mr>
              </m:m>
            </m:e>
          </m:d>
          <m:r>
            <m:rPr>
              <m:sty m:val="p"/>
            </m:rPr>
            <m:t>,</m:t>
          </m:r>
        </m:oMath>
      </m:oMathPara>
    </w:p>
    <w:p>
      <w:pPr>
        <w:numPr>
          <w:ilvl w:val="0"/>
          <w:numId w:val="1000"/>
        </w:numPr>
      </w:pPr>
      <w:r>
        <w:t xml:space="preserve">so</w:t>
      </w:r>
      <w:r>
        <w:t xml:space="preserve"> </w:t>
      </w:r>
      <m:oMath>
        <m:sSub>
          <m:e>
            <m:r>
              <m:t>x</m:t>
            </m:r>
          </m:e>
          <m:sub>
            <m:r>
              <m:t>2</m:t>
            </m:r>
          </m:sub>
        </m:sSub>
        <m:r>
          <m:rPr>
            <m:sty m:val="p"/>
          </m:rPr>
          <m:t>=</m:t>
        </m:r>
        <m:r>
          <m:t>3</m:t>
        </m:r>
      </m:oMath>
      <w:r>
        <w:t xml:space="preserve">, the number of bedrooms.</w:t>
      </w:r>
    </w:p>
    <w:p>
      <w:pPr>
        <w:numPr>
          <w:ilvl w:val="0"/>
          <w:numId w:val="1002"/>
        </w:numPr>
      </w:pPr>
      <w:r>
        <w:t xml:space="preserve">No.</w:t>
      </w:r>
      <w:r>
        <w:t xml:space="preserve"> </w:t>
      </w:r>
      <w:r>
        <w:t xml:space="preserve">The list</w:t>
      </w:r>
      <w:r>
        <w:t xml:space="preserve"> </w:t>
      </w:r>
      <m:oMath>
        <m:r>
          <m:rPr>
            <m:sty m:val="p"/>
          </m:rPr>
          <m:t>(</m:t>
        </m:r>
        <m:r>
          <m:t>3</m:t>
        </m:r>
        <m:r>
          <m:rPr>
            <m:sty m:val="p"/>
          </m:rPr>
          <m:t>,</m:t>
        </m:r>
        <m:r>
          <m:t>120</m:t>
        </m:r>
        <m:r>
          <m:rPr>
            <m:sty m:val="p"/>
          </m:rPr>
          <m:t>,</m:t>
        </m:r>
        <m:r>
          <m:t>15</m:t>
        </m:r>
        <m:r>
          <m:rPr>
            <m:sty m:val="p"/>
          </m:rPr>
          <m:t>)</m:t>
        </m:r>
      </m:oMath>
      <w:r>
        <w:t xml:space="preserve"> </w:t>
      </w:r>
      <w:r>
        <w:t xml:space="preserve">would describe a house with</w:t>
      </w:r>
      <w:r>
        <w:t xml:space="preserve"> </w:t>
      </w:r>
      <m:oMath>
        <m:r>
          <m:t>3</m:t>
        </m:r>
      </m:oMath>
      <w:r>
        <w:t xml:space="preserve"> </w:t>
      </w:r>
      <w:r>
        <w:t xml:space="preserve">square meters of floor area and</w:t>
      </w:r>
      <w:r>
        <w:t xml:space="preserve"> </w:t>
      </w:r>
      <m:oMath>
        <m:r>
          <m:t>120</m:t>
        </m:r>
      </m:oMath>
      <w:r>
        <w:t xml:space="preserve"> </w:t>
      </w:r>
      <w:r>
        <w:t xml:space="preserve">bedrooms.</w:t>
      </w:r>
      <w:r>
        <w:t xml:space="preserve"> </w:t>
      </w:r>
      <w:r>
        <w:t xml:space="preserve">An entry’s position says what it measures,</w:t>
      </w:r>
      <w:r>
        <w:t xml:space="preserve"> </w:t>
      </w:r>
      <w:r>
        <w:t xml:space="preserve">so the order of the entries matters.</w:t>
      </w:r>
    </w:p>
    <w:bookmarkEnd w:id="10"/>
    <w:bookmarkStart w:id="11" w:name="def-column-vector"/>
    <w:p>
      <w:pPr>
        <w:pStyle w:val="FirstParagraph"/>
      </w:pPr>
      <w:r>
        <w:rPr>
          <w:b/>
          <w:bCs/>
        </w:rPr>
        <w:t xml:space="preserve">Definition 1 (Column vector)</w:t>
      </w:r>
      <w:r>
        <w:t xml:space="preserve"> </w:t>
      </w:r>
      <w:r>
        <w:t xml:space="preserve">A</w:t>
      </w:r>
      <w:r>
        <w:t xml:space="preserve"> </w:t>
      </w:r>
      <w:r>
        <w:rPr>
          <w:b/>
          <w:bCs/>
        </w:rPr>
        <w:t xml:space="preserve">column vector</w:t>
      </w:r>
      <w:r>
        <w:t xml:space="preserve"> </w:t>
      </w:r>
      <w:r>
        <w:t xml:space="preserve">of length</w:t>
      </w:r>
      <w:r>
        <w:t xml:space="preserve"> </w:t>
      </w:r>
      <m:oMath>
        <m:r>
          <m:t>p</m:t>
        </m:r>
      </m:oMath>
      <w:r>
        <w:t xml:space="preserve"> </w:t>
      </w:r>
      <w:r>
        <w:t xml:space="preserve">is an ordered list of</w:t>
      </w:r>
      <w:r>
        <w:t xml:space="preserve"> </w:t>
      </w:r>
      <m:oMath>
        <m:r>
          <m:t>p</m:t>
        </m:r>
      </m:oMath>
      <w:r>
        <w:t xml:space="preserve"> </w:t>
      </w:r>
      <w:r>
        <w:t xml:space="preserve">numbers,</w:t>
      </w:r>
      <w:r>
        <w:t xml:space="preserve"> </w:t>
      </w:r>
      <w:r>
        <w:t xml:space="preserve">written vertically:</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sSub>
                      <m:e>
                        <m:r>
                          <m:t>x</m:t>
                        </m:r>
                      </m:e>
                      <m:sub>
                        <m:r>
                          <m:t>1</m:t>
                        </m:r>
                      </m:sub>
                    </m:sSub>
                  </m:e>
                </m:mr>
                <m:mr>
                  <m:e>
                    <m:sSub>
                      <m:e>
                        <m:r>
                          <m:t>x</m:t>
                        </m:r>
                      </m:e>
                      <m:sub>
                        <m:r>
                          <m:t>2</m:t>
                        </m:r>
                      </m:sub>
                    </m:sSub>
                  </m:e>
                </m:mr>
                <m:mr>
                  <m:e>
                    <m:r>
                      <m:rPr>
                        <m:sty m:val="p"/>
                      </m:rPr>
                      <m:t>⋮</m:t>
                    </m:r>
                  </m:e>
                </m:mr>
                <m:mr>
                  <m:e>
                    <m:sSub>
                      <m:e>
                        <m:r>
                          <m:t>x</m:t>
                        </m:r>
                      </m:e>
                      <m:sub>
                        <m:r>
                          <m:t>p</m:t>
                        </m:r>
                      </m:sub>
                    </m:sSub>
                  </m:e>
                </m:mr>
              </m:m>
            </m:e>
          </m:d>
        </m:oMath>
      </m:oMathPara>
    </w:p>
    <w:bookmarkEnd w:id="11"/>
    <w:bookmarkStart w:id="12" w:name="rem-column-vector-convention"/>
    <w:p>
      <w:pPr>
        <w:pStyle w:val="FirstParagraph"/>
      </w:pPr>
      <w:r>
        <w:rPr>
          <w:i/>
          <w:iCs/>
        </w:rPr>
        <w:t xml:space="preserve">Remark 1</w:t>
      </w:r>
      <w:r>
        <w:t xml:space="preserve"> (Vectors are columns by default). </w:t>
      </w:r>
      <w:r>
        <w:t xml:space="preserve">In these notes, as in most statistics textbooks,</w:t>
      </w:r>
      <w:r>
        <w:t xml:space="preserve"> </w:t>
      </w:r>
      <w:r>
        <w:t xml:space="preserve">a vector is a column vector unless stated otherwise.</w:t>
      </w:r>
      <w:r>
        <w:t xml:space="preserve"> </w:t>
      </w:r>
      <w:r>
        <w:t xml:space="preserve">A vector written inline as a list in parentheses is still a column vector:</w:t>
      </w:r>
      <w:r>
        <w:t xml:space="preserve"> </w:t>
      </w:r>
      <w:r>
        <w:t xml:space="preserve">for example,</w:t>
      </w:r>
      <w:r>
        <w:t xml:space="preserve"> </w:t>
      </w:r>
      <m:oMath>
        <m:acc>
          <m:accPr>
            <m:chr m:val="̃"/>
          </m:accPr>
          <m:e>
            <m:r>
              <m:t>x</m:t>
            </m:r>
          </m:e>
        </m:acc>
        <m:r>
          <m:rPr>
            <m:sty m:val="p"/>
          </m:rPr>
          <m:t>=</m:t>
        </m:r>
        <m:r>
          <m:rPr>
            <m:sty m:val="p"/>
          </m:rPr>
          <m:t>(</m:t>
        </m:r>
        <m:r>
          <m:t>2</m:t>
        </m:r>
        <m:r>
          <m:rPr>
            <m:sty m:val="p"/>
          </m:rPr>
          <m:t>,</m:t>
        </m:r>
        <m:r>
          <m:rPr>
            <m:sty m:val="p"/>
          </m:rPr>
          <m:t>−</m:t>
        </m:r>
        <m:r>
          <m:t>1</m:t>
        </m:r>
        <m:r>
          <m:rPr>
            <m:sty m:val="p"/>
          </m:rPr>
          <m:t>,</m:t>
        </m:r>
        <m:r>
          <m:t>5</m:t>
        </m:r>
        <m:r>
          <m:rPr>
            <m:sty m:val="p"/>
          </m:rPr>
          <m:t>)</m:t>
        </m:r>
      </m:oMath>
      <w:r>
        <w:t xml:space="preserve"> </w:t>
      </w:r>
      <w:r>
        <w:t xml:space="preserve">means</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r>
            <m:rPr>
              <m:sty m:val="p"/>
            </m:rPr>
            <m:t>.</m:t>
          </m:r>
        </m:oMath>
      </m:oMathPara>
    </w:p>
    <w:bookmarkEnd w:id="12"/>
    <w:bookmarkStart w:id="15" w:name="def-real-coordinate-space"/>
    <w:p>
      <w:pPr>
        <w:pStyle w:val="FirstParagraph"/>
      </w:pPr>
      <w:r>
        <w:rPr>
          <w:b/>
          <w:bCs/>
        </w:rPr>
        <w:t xml:space="preserve">Definition 2 (The set</w:t>
      </w:r>
      <w:r>
        <w:rPr>
          <w:b/>
          <w:bCs/>
        </w:rPr>
        <w:t xml:space="preserve"> </w:t>
      </w:r>
      <m:oMath>
        <m:sSup>
          <m:e>
            <m:r>
              <m:rPr>
                <m:scr m:val="double-struck"/>
                <m:sty m:val="p"/>
              </m:rPr>
              <m:t>R</m:t>
            </m:r>
          </m:e>
          <m:sup>
            <m:r>
              <m:t>p</m:t>
            </m:r>
          </m:sup>
        </m:sSup>
      </m:oMath>
      <w:r>
        <w:rPr>
          <w:b/>
          <w:bCs/>
        </w:rPr>
        <w:t xml:space="preserve">)</w:t>
      </w:r>
      <w:r>
        <w:t xml:space="preserve"> </w:t>
      </w:r>
      <w:r>
        <w:t xml:space="preserve">For a positive</w:t>
      </w:r>
      <w:r>
        <w:t xml:space="preserve"> </w:t>
      </w:r>
      <w:hyperlink r:id="rId13">
        <w:r>
          <w:rPr>
            <w:rStyle w:val="Hyperlink"/>
          </w:rPr>
          <w:t xml:space="preserve">integer</w:t>
        </w:r>
      </w:hyperlink>
      <w:r>
        <w:t xml:space="preserve"> </w:t>
      </w:r>
      <m:oMath>
        <m:r>
          <m:t>p</m:t>
        </m:r>
      </m:oMath>
      <w:r>
        <w:t xml:space="preserve">,</w:t>
      </w:r>
      <w:r>
        <w:t xml:space="preserve"> </w:t>
      </w:r>
      <m:oMath>
        <m:sSup>
          <m:e>
            <m:r>
              <m:rPr>
                <m:scr m:val="double-struck"/>
                <m:sty m:val="p"/>
              </m:rPr>
              <m:t>R</m:t>
            </m:r>
          </m:e>
          <m:sup>
            <m:r>
              <m:t>p</m:t>
            </m:r>
          </m:sup>
        </m:sSup>
      </m:oMath>
      <w:r>
        <w:t xml:space="preserve"> </w:t>
      </w:r>
      <w:r>
        <w:t xml:space="preserve">is the set of all</w:t>
      </w:r>
      <w:r>
        <w:t xml:space="preserve"> </w:t>
      </w:r>
      <w:hyperlink w:anchor="def-column-vector">
        <w:r>
          <w:rPr>
            <w:rStyle w:val="Hyperlink"/>
          </w:rPr>
          <w:t xml:space="preserve">column vectors</w:t>
        </w:r>
      </w:hyperlink>
      <w:r>
        <w:t xml:space="preserve"> </w:t>
      </w:r>
      <w:r>
        <w:t xml:space="preserve">of length</w:t>
      </w:r>
      <w:r>
        <w:t xml:space="preserve"> </w:t>
      </w:r>
      <m:oMath>
        <m:r>
          <m:t>p</m:t>
        </m:r>
      </m:oMath>
      <w:r>
        <w:t xml:space="preserve"> </w:t>
      </w:r>
      <w:r>
        <w:t xml:space="preserve">whose entries are</w:t>
      </w:r>
      <w:r>
        <w:t xml:space="preserve"> </w:t>
      </w:r>
      <w:hyperlink r:id="rId14">
        <w:r>
          <w:rPr>
            <w:rStyle w:val="Hyperlink"/>
          </w:rPr>
          <w:t xml:space="preserve">real numbers</w:t>
        </w:r>
      </w:hyperlink>
      <w:r>
        <w:t xml:space="preserve">.</w:t>
      </w:r>
    </w:p>
    <w:bookmarkEnd w:id="15"/>
    <w:bookmarkStart w:id="16" w:name="rem-real-coordinate-space-notation"/>
    <w:p>
      <w:pPr>
        <w:pStyle w:val="BodyText"/>
      </w:pPr>
      <w:r>
        <w:rPr>
          <w:i/>
          <w:iCs/>
        </w:rPr>
        <w:t xml:space="preserve">Remark 2</w:t>
      </w:r>
      <w:r>
        <w:t xml:space="preserve"> (Reading</w:t>
      </w:r>
      <w:r>
        <w:t xml:space="preserve"> </w:t>
      </w:r>
      <m:oMath>
        <m:acc>
          <m:accPr>
            <m:chr m:val="̃"/>
          </m:accPr>
          <m:e>
            <m:r>
              <m:t>x</m:t>
            </m:r>
          </m:e>
        </m:acc>
        <m:r>
          <m:rPr>
            <m:sty m:val="p"/>
          </m:rPr>
          <m:t>∈</m:t>
        </m:r>
        <m:sSup>
          <m:e>
            <m:r>
              <m:rPr>
                <m:scr m:val="double-struck"/>
                <m:sty m:val="p"/>
              </m:rPr>
              <m:t>R</m:t>
            </m:r>
          </m:e>
          <m:sup>
            <m:r>
              <m:t>p</m:t>
            </m:r>
          </m:sup>
        </m:sSup>
      </m:oMath>
      <w:r>
        <w:t xml:space="preserve">). </w:t>
      </w:r>
      <w:r>
        <w:t xml:space="preserve">Writing</w:t>
      </w:r>
      <w:r>
        <w:t xml:space="preserve"> </w:t>
      </w:r>
      <m:oMath>
        <m:acc>
          <m:accPr>
            <m:chr m:val="̃"/>
          </m:accPr>
          <m:e>
            <m:r>
              <m:t>x</m:t>
            </m:r>
          </m:e>
        </m:acc>
        <m:r>
          <m:rPr>
            <m:sty m:val="p"/>
          </m:rPr>
          <m:t>∈</m:t>
        </m:r>
        <m:sSup>
          <m:e>
            <m:r>
              <m:rPr>
                <m:scr m:val="double-struck"/>
                <m:sty m:val="p"/>
              </m:rPr>
              <m:t>R</m:t>
            </m:r>
          </m:e>
          <m:sup>
            <m:r>
              <m:t>p</m:t>
            </m:r>
          </m:sup>
        </m:sSup>
      </m:oMath>
      <w:r>
        <w:t xml:space="preserve"> </w:t>
      </w:r>
      <w:r>
        <w:t xml:space="preserve">says, in one symbol,</w:t>
      </w:r>
      <w:r>
        <w:t xml:space="preserve"> </w:t>
      </w:r>
      <w:r>
        <w:t xml:space="preserve">that</w:t>
      </w:r>
      <w:r>
        <w:t xml:space="preserve"> </w:t>
      </w:r>
      <m:oMath>
        <m:acc>
          <m:accPr>
            <m:chr m:val="̃"/>
          </m:accPr>
          <m:e>
            <m:r>
              <m:t>x</m:t>
            </m:r>
          </m:e>
        </m:acc>
      </m:oMath>
      <w:r>
        <w:t xml:space="preserve"> </w:t>
      </w:r>
      <w:r>
        <w:t xml:space="preserve">is a column vector with</w:t>
      </w:r>
      <w:r>
        <w:t xml:space="preserve"> </w:t>
      </w:r>
      <m:oMath>
        <m:r>
          <m:t>p</m:t>
        </m:r>
      </m:oMath>
      <w:r>
        <w:t xml:space="preserve"> </w:t>
      </w:r>
      <w:r>
        <w:t xml:space="preserve">real entries.</w:t>
      </w:r>
      <w:r>
        <w:t xml:space="preserve"> </w:t>
      </w:r>
      <w:r>
        <w:t xml:space="preserve">For example,</w:t>
      </w:r>
      <w:r>
        <w:t xml:space="preserve"> </w:t>
      </w:r>
      <m:oMath>
        <m:r>
          <m:rPr>
            <m:sty m:val="p"/>
          </m:rPr>
          <m:t>(</m:t>
        </m:r>
        <m:r>
          <m:t>1</m:t>
        </m:r>
        <m:r>
          <m:rPr>
            <m:sty m:val="p"/>
          </m:rPr>
          <m:t>,</m:t>
        </m:r>
        <m:r>
          <m:rPr>
            <m:sty m:val="p"/>
          </m:rPr>
          <m:t>−</m:t>
        </m:r>
        <m:r>
          <m:t>2</m:t>
        </m:r>
        <m:r>
          <m:rPr>
            <m:sty m:val="p"/>
          </m:rPr>
          <m:t>,</m:t>
        </m:r>
        <m:r>
          <m:t>0.5</m:t>
        </m:r>
        <m:r>
          <m:rPr>
            <m:sty m:val="p"/>
          </m:rPr>
          <m:t>)</m:t>
        </m:r>
        <m:r>
          <m:rPr>
            <m:sty m:val="p"/>
          </m:rPr>
          <m:t>∈</m:t>
        </m:r>
        <m:sSup>
          <m:e>
            <m:r>
              <m:rPr>
                <m:scr m:val="double-struck"/>
                <m:sty m:val="p"/>
              </m:rPr>
              <m:t>R</m:t>
            </m:r>
          </m:e>
          <m:sup>
            <m:r>
              <m:t>3</m:t>
            </m:r>
          </m:sup>
        </m:sSup>
      </m:oMath>
      <w:r>
        <w:t xml:space="preserve">.</w:t>
      </w:r>
      <w:r>
        <w:t xml:space="preserve"> </w:t>
      </w:r>
      <w:r>
        <w:t xml:space="preserve">The vector</w:t>
      </w:r>
      <w:r>
        <w:t xml:space="preserve"> </w:t>
      </w:r>
      <m:oMath>
        <m:r>
          <m:rPr>
            <m:sty m:val="p"/>
          </m:rPr>
          <m:t>(</m:t>
        </m:r>
        <m:r>
          <m:t>1</m:t>
        </m:r>
        <m:r>
          <m:rPr>
            <m:sty m:val="p"/>
          </m:rPr>
          <m:t>,</m:t>
        </m:r>
        <m:r>
          <m:t>2</m:t>
        </m:r>
        <m:r>
          <m:rPr>
            <m:sty m:val="p"/>
          </m:rPr>
          <m:t>)</m:t>
        </m:r>
      </m:oMath>
      <w:r>
        <w:t xml:space="preserve"> </w:t>
      </w:r>
      <w:r>
        <w:t xml:space="preserve">is not in</w:t>
      </w:r>
      <w:r>
        <w:t xml:space="preserve"> </w:t>
      </w:r>
      <m:oMath>
        <m:sSup>
          <m:e>
            <m:r>
              <m:rPr>
                <m:scr m:val="double-struck"/>
                <m:sty m:val="p"/>
              </m:rPr>
              <m:t>R</m:t>
            </m:r>
          </m:e>
          <m:sup>
            <m:r>
              <m:t>3</m:t>
            </m:r>
          </m:sup>
        </m:sSup>
      </m:oMath>
      <w:r>
        <w:t xml:space="preserve">, because it has only</w:t>
      </w:r>
      <w:r>
        <w:t xml:space="preserve"> </w:t>
      </w:r>
      <m:oMath>
        <m:r>
          <m:t>2</m:t>
        </m:r>
      </m:oMath>
      <w:r>
        <w:t xml:space="preserve"> </w:t>
      </w:r>
      <w:r>
        <w:t xml:space="preserve">entries;</w:t>
      </w:r>
      <w:r>
        <w:t xml:space="preserve"> </w:t>
      </w:r>
      <w:r>
        <w:t xml:space="preserve">it is in</w:t>
      </w:r>
      <w:r>
        <w:t xml:space="preserve"> </w:t>
      </w:r>
      <m:oMath>
        <m:sSup>
          <m:e>
            <m:r>
              <m:rPr>
                <m:scr m:val="double-struck"/>
                <m:sty m:val="p"/>
              </m:rPr>
              <m:t>R</m:t>
            </m:r>
          </m:e>
          <m:sup>
            <m:r>
              <m:t>2</m:t>
            </m:r>
          </m:sup>
        </m:sSup>
      </m:oMath>
      <w:r>
        <w:t xml:space="preserve">.</w:t>
      </w:r>
      <w:r>
        <w:t xml:space="preserve"> </w:t>
      </w:r>
      <w:r>
        <w:t xml:space="preserve">In</w:t>
      </w:r>
      <w:r>
        <w:t xml:space="preserve"> </w:t>
      </w:r>
      <w:hyperlink w:anchor="exr-list-as-vector">
        <w:r>
          <w:rPr>
            <w:rStyle w:val="Hyperlink"/>
          </w:rPr>
          <w:t xml:space="preserve">Exercise 1</w:t>
        </w:r>
      </w:hyperlink>
      <w:r>
        <w:t xml:space="preserve">,</w:t>
      </w:r>
      <w:r>
        <w:t xml:space="preserve"> </w:t>
      </w:r>
      <m:oMath>
        <m:acc>
          <m:accPr>
            <m:chr m:val="̃"/>
          </m:accPr>
          <m:e>
            <m:r>
              <m:t>x</m:t>
            </m:r>
          </m:e>
        </m:acc>
        <m:r>
          <m:rPr>
            <m:sty m:val="p"/>
          </m:rPr>
          <m:t>∈</m:t>
        </m:r>
        <m:sSup>
          <m:e>
            <m:r>
              <m:rPr>
                <m:scr m:val="double-struck"/>
                <m:sty m:val="p"/>
              </m:rPr>
              <m:t>R</m:t>
            </m:r>
          </m:e>
          <m:sup>
            <m:r>
              <m:t>3</m:t>
            </m:r>
          </m:sup>
        </m:sSup>
      </m:oMath>
      <w:r>
        <w:t xml:space="preserve">.</w:t>
      </w:r>
    </w:p>
    <w:bookmarkEnd w:id="16"/>
    <w:bookmarkStart w:id="17" w:name="def-scalar"/>
    <w:p>
      <w:pPr>
        <w:pStyle w:val="BodyText"/>
      </w:pPr>
      <w:r>
        <w:rPr>
          <w:b/>
          <w:bCs/>
        </w:rPr>
        <w:t xml:space="preserve">Definition 3 (Scalar)</w:t>
      </w:r>
      <w:r>
        <w:t xml:space="preserve"> </w:t>
      </w:r>
      <w:r>
        <w:t xml:space="preserve">In linear algebra, a</w:t>
      </w:r>
      <w:r>
        <w:t xml:space="preserve"> </w:t>
      </w:r>
      <w:r>
        <w:rPr>
          <w:b/>
          <w:bCs/>
        </w:rPr>
        <w:t xml:space="preserve">scalar</w:t>
      </w:r>
      <w:r>
        <w:t xml:space="preserve"> </w:t>
      </w:r>
      <w:r>
        <w:t xml:space="preserve">is a single</w:t>
      </w:r>
      <w:r>
        <w:t xml:space="preserve"> </w:t>
      </w:r>
      <w:hyperlink r:id="rId14">
        <w:r>
          <w:rPr>
            <w:rStyle w:val="Hyperlink"/>
          </w:rPr>
          <w:t xml:space="preserve">real number</w:t>
        </w:r>
      </w:hyperlink>
      <w:r>
        <w:t xml:space="preserve">,</w:t>
      </w:r>
      <w:r>
        <w:t xml:space="preserve"> </w:t>
      </w:r>
      <w:r>
        <w:t xml:space="preserve">as opposed to a vector or a matrix, which holds several numbers.</w:t>
      </w:r>
    </w:p>
    <w:bookmarkEnd w:id="17"/>
    <w:bookmarkStart w:id="18" w:name="exm-scalar"/>
    <w:p>
      <w:pPr>
        <w:pStyle w:val="BodyText"/>
      </w:pPr>
      <w:r>
        <w:rPr>
          <w:b/>
          <w:bCs/>
        </w:rPr>
        <w:t xml:space="preserve">Example 1 (Scalars and a vector)</w:t>
      </w:r>
      <w:r>
        <w:t xml:space="preserve"> </w:t>
      </w:r>
      <w:r>
        <w:t xml:space="preserve">The numbers</w:t>
      </w:r>
      <w:r>
        <w:t xml:space="preserve"> </w:t>
      </w:r>
      <m:oMath>
        <m:r>
          <m:t>5</m:t>
        </m:r>
      </m:oMath>
      <w:r>
        <w:t xml:space="preserve"> </w:t>
      </w:r>
      <w:r>
        <w:t xml:space="preserve">and</w:t>
      </w:r>
      <w:r>
        <w:t xml:space="preserve"> </w:t>
      </w:r>
      <m:oMath>
        <m:r>
          <m:rPr>
            <m:sty m:val="p"/>
          </m:rPr>
          <m:t>−</m:t>
        </m:r>
        <m:r>
          <m:t>0.2</m:t>
        </m:r>
      </m:oMath>
      <w:r>
        <w:t xml:space="preserve"> </w:t>
      </w:r>
      <w:r>
        <w:t xml:space="preserve">are scalars.</w:t>
      </w:r>
      <w:r>
        <w:t xml:space="preserve"> </w:t>
      </w:r>
      <w:r>
        <w:t xml:space="preserve">The column vector</w:t>
      </w:r>
      <w:r>
        <w:t xml:space="preserve"> </w:t>
      </w:r>
      <m:oMath>
        <m:r>
          <m:rPr>
            <m:sty m:val="p"/>
          </m:rPr>
          <m:t>(</m:t>
        </m:r>
        <m:r>
          <m:t>5</m:t>
        </m:r>
        <m:r>
          <m:rPr>
            <m:sty m:val="p"/>
          </m:rPr>
          <m:t>,</m:t>
        </m:r>
        <m:r>
          <m:rPr>
            <m:sty m:val="p"/>
          </m:rPr>
          <m:t>−</m:t>
        </m:r>
        <m:r>
          <m:t>0.2</m:t>
        </m:r>
        <m:r>
          <m:rPr>
            <m:sty m:val="p"/>
          </m:rPr>
          <m:t>)</m:t>
        </m:r>
      </m:oMath>
      <w:r>
        <w:t xml:space="preserve"> </w:t>
      </w:r>
      <w:r>
        <w:t xml:space="preserve">is not a scalar:</w:t>
      </w:r>
      <w:r>
        <w:t xml:space="preserve"> </w:t>
      </w:r>
      <w:r>
        <w:t xml:space="preserve">it has</w:t>
      </w:r>
      <w:r>
        <w:t xml:space="preserve"> </w:t>
      </w:r>
      <m:oMath>
        <m:r>
          <m:t>2</m:t>
        </m:r>
      </m:oMath>
      <w:r>
        <w:t xml:space="preserve"> </w:t>
      </w:r>
      <w:r>
        <w:t xml:space="preserve">entries, so it is in</w:t>
      </w:r>
      <w:r>
        <w:t xml:space="preserve"> </w:t>
      </w:r>
      <m:oMath>
        <m:sSup>
          <m:e>
            <m:r>
              <m:rPr>
                <m:scr m:val="double-struck"/>
                <m:sty m:val="p"/>
              </m:rPr>
              <m:t>R</m:t>
            </m:r>
          </m:e>
          <m:sup>
            <m:r>
              <m:t>2</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each of its</w:t>
      </w:r>
      <w:r>
        <w:t xml:space="preserve"> </w:t>
      </w:r>
      <m:oMath>
        <m:r>
          <m:t>2</m:t>
        </m:r>
      </m:oMath>
      <w:r>
        <w:t xml:space="preserve"> </w:t>
      </w:r>
      <w:r>
        <w:t xml:space="preserve">entries is a scalar.</w:t>
      </w:r>
    </w:p>
    <w:bookmarkEnd w:id="18"/>
    <w:bookmarkStart w:id="20" w:name="def-real-vector-valued"/>
    <w:p>
      <w:pPr>
        <w:pStyle w:val="BodyText"/>
      </w:pPr>
      <w:r>
        <w:rPr>
          <w:b/>
          <w:bCs/>
        </w:rPr>
        <w:t xml:space="preserve">Definition 4 (Real-valued (scalar-valued) and vector-valued functions)</w:t>
      </w:r>
      <w:r>
        <w:t xml:space="preserve"> </w:t>
      </w:r>
      <w:r>
        <w:t xml:space="preserve">A</w:t>
      </w:r>
      <w:r>
        <w:t xml:space="preserve"> </w:t>
      </w:r>
      <w:hyperlink r:id="rId19">
        <w:r>
          <w:rPr>
            <w:rStyle w:val="Hyperlink"/>
          </w:rPr>
          <w:t xml:space="preserve">function</w:t>
        </w:r>
      </w:hyperlink>
      <w:r>
        <w:t xml:space="preserve"> </w:t>
      </w:r>
      <m:oMath>
        <m:r>
          <m:t>f</m:t>
        </m:r>
        <m:r>
          <m:rPr>
            <m:sty m:val="p"/>
          </m:rPr>
          <m:t>:</m:t>
        </m:r>
        <m:r>
          <m:t>A</m:t>
        </m:r>
        <m:r>
          <m:rPr>
            <m:sty m:val="p"/>
          </m:rPr>
          <m:t>→</m:t>
        </m:r>
        <m:r>
          <m:rPr>
            <m:scr m:val="double-struck"/>
            <m:sty m:val="p"/>
          </m:rPr>
          <m:t>R</m:t>
        </m:r>
      </m:oMath>
      <w:r>
        <w:t xml:space="preserve">,</w:t>
      </w:r>
      <w:r>
        <w:t xml:space="preserve"> </w:t>
      </w:r>
      <w:r>
        <w:t xml:space="preserve">whose values are numbers,</w:t>
      </w:r>
      <w:r>
        <w:t xml:space="preserve"> </w:t>
      </w:r>
      <w:r>
        <w:t xml:space="preserve">is</w:t>
      </w:r>
      <w:r>
        <w:t xml:space="preserve"> </w:t>
      </w:r>
      <w:r>
        <w:rPr>
          <w:b/>
          <w:bCs/>
        </w:rPr>
        <w:t xml:space="preserve">real-valued</w:t>
      </w:r>
      <w:r>
        <w:t xml:space="preserve"> </w:t>
      </w:r>
      <w:r>
        <w:t xml:space="preserve">(also called</w:t>
      </w:r>
      <w:r>
        <w:t xml:space="preserve"> </w:t>
      </w:r>
      <w:r>
        <w:rPr>
          <w:b/>
          <w:bCs/>
        </w:rPr>
        <w:t xml:space="preserve">scalar-valued</w:t>
      </w:r>
      <w:r>
        <w:t xml:space="preserve">, since its values are</w:t>
      </w:r>
      <w:r>
        <w:t xml:space="preserve"> </w:t>
      </w:r>
      <w:hyperlink w:anchor="def-scalar">
        <w:r>
          <w:rPr>
            <w:rStyle w:val="Hyperlink"/>
          </w:rPr>
          <w:t xml:space="preserve">scalars</w:t>
        </w:r>
      </w:hyperlink>
      <w:r>
        <w:t xml:space="preserve">).</w:t>
      </w:r>
      <w:r>
        <w:t xml:space="preserve"> </w:t>
      </w:r>
      <w:r>
        <w:t xml:space="preserve">A function</w:t>
      </w:r>
      <w:r>
        <w:t xml:space="preserve"> </w:t>
      </w:r>
      <m:oMath>
        <m:r>
          <m:t>f</m:t>
        </m:r>
        <m:r>
          <m:rPr>
            <m:sty m:val="p"/>
          </m:rPr>
          <m:t>:</m:t>
        </m:r>
        <m:r>
          <m:t>A</m:t>
        </m:r>
        <m:r>
          <m:rPr>
            <m:sty m:val="p"/>
          </m:rPr>
          <m:t>→</m:t>
        </m:r>
        <m:sSup>
          <m:e>
            <m:r>
              <m:rPr>
                <m:scr m:val="double-struck"/>
                <m:sty m:val="p"/>
              </m:rPr>
              <m:t>R</m:t>
            </m:r>
          </m:e>
          <m:sup>
            <m:r>
              <m:t>m</m:t>
            </m:r>
          </m:sup>
        </m:sSup>
      </m:oMath>
      <w:r>
        <w:t xml:space="preserve">,</w:t>
      </w:r>
      <w:r>
        <w:t xml:space="preserve"> </w:t>
      </w:r>
      <w:r>
        <w:t xml:space="preserve">whose values are vectors (</w:t>
      </w:r>
      <w:hyperlink w:anchor="def-real-coordinate-space">
        <w:r>
          <w:rPr>
            <w:rStyle w:val="Hyperlink"/>
          </w:rPr>
          <w:t xml:space="preserve">Definition 2</w:t>
        </w:r>
      </w:hyperlink>
      <w:r>
        <w:t xml:space="preserve">),</w:t>
      </w:r>
      <w:r>
        <w:t xml:space="preserve"> </w:t>
      </w:r>
      <w:r>
        <w:t xml:space="preserve">is</w:t>
      </w:r>
      <w:r>
        <w:t xml:space="preserve"> </w:t>
      </w:r>
      <w:r>
        <w:rPr>
          <w:b/>
          <w:bCs/>
        </w:rPr>
        <w:t xml:space="preserve">vector-valued</w:t>
      </w:r>
      <w:r>
        <w:t xml:space="preserve">.</w:t>
      </w:r>
    </w:p>
    <w:bookmarkEnd w:id="20"/>
    <w:bookmarkStart w:id="21" w:name="exm-real-vector-valued"/>
    <w:p>
      <w:pPr>
        <w:pStyle w:val="BodyText"/>
      </w:pPr>
      <w:r>
        <w:rPr>
          <w:b/>
          <w:bCs/>
        </w:rPr>
        <w:t xml:space="preserve">Example 2 (A real-valued and a vector-valued function)</w:t>
      </w:r>
      <w:r>
        <w:t xml:space="preserve"> </w:t>
      </w:r>
      <w:r>
        <w:t xml:space="preserve">On</w:t>
      </w:r>
      <w:r>
        <w:t xml:space="preserve"> </w:t>
      </w:r>
      <m:oMath>
        <m:sSup>
          <m:e>
            <m:r>
              <m:rPr>
                <m:scr m:val="double-struck"/>
                <m:sty m:val="p"/>
              </m:rPr>
              <m:t>R</m:t>
            </m:r>
          </m:e>
          <m:sup>
            <m:r>
              <m:t>2</m:t>
            </m:r>
          </m:sup>
        </m:sSup>
      </m:oMath>
      <w:r>
        <w:t xml:space="preserve">,</w:t>
      </w:r>
      <w:r>
        <w:t xml:space="preserve"> </w:t>
      </w:r>
      <m:oMath>
        <m:r>
          <m:t>f</m:t>
        </m:r>
        <m:r>
          <m:rPr>
            <m:sty m:val="p"/>
          </m:rPr>
          <m:t>(</m:t>
        </m:r>
        <m:acc>
          <m:accPr>
            <m:chr m:val="̃"/>
          </m:accPr>
          <m:e>
            <m:r>
              <m:t>x</m:t>
            </m:r>
          </m:e>
        </m:acc>
        <m:r>
          <m:rPr>
            <m:sty m:val="p"/>
          </m:rPr>
          <m:t>)</m:t>
        </m:r>
        <m:r>
          <m:rPr>
            <m:sty m:val="p"/>
          </m:rPr>
          <m:t>=</m:t>
        </m:r>
        <m:sSub>
          <m:e>
            <m:r>
              <m:t>x</m:t>
            </m:r>
          </m:e>
          <m:sub>
            <m:r>
              <m:t>1</m:t>
            </m:r>
          </m:sub>
        </m:sSub>
        <m:r>
          <m:rPr>
            <m:sty m:val="p"/>
          </m:rPr>
          <m:t>+</m:t>
        </m:r>
        <m:sSub>
          <m:e>
            <m:r>
              <m:t>x</m:t>
            </m:r>
          </m:e>
          <m:sub>
            <m:r>
              <m:t>2</m:t>
            </m:r>
          </m:sub>
        </m:sSub>
      </m:oMath>
      <w:r>
        <w:t xml:space="preserve"> </w:t>
      </w:r>
      <w:r>
        <w:t xml:space="preserve">is real-valued</w:t>
      </w:r>
      <w:r>
        <w:t xml:space="preserve"> </w:t>
      </w:r>
      <w:r>
        <w:t xml:space="preserve">and</w:t>
      </w:r>
      <w:r>
        <w:t xml:space="preserve"> </w:t>
      </w:r>
      <m:oMath>
        <m:r>
          <m:t>g</m:t>
        </m:r>
        <m:r>
          <m:rPr>
            <m:sty m:val="p"/>
          </m:rPr>
          <m:t>(</m:t>
        </m:r>
        <m:acc>
          <m:accPr>
            <m:chr m:val="̃"/>
          </m:accPr>
          <m:e>
            <m:r>
              <m:t>x</m:t>
            </m:r>
          </m:e>
        </m:acc>
        <m:r>
          <m:rPr>
            <m:sty m:val="p"/>
          </m:rPr>
          <m:t>)</m:t>
        </m:r>
        <m:r>
          <m:rPr>
            <m:sty m:val="p"/>
          </m:rPr>
          <m:t>=</m:t>
        </m:r>
        <m:d>
          <m:dPr>
            <m:begChr m:val="["/>
            <m:sepChr m:val=""/>
            <m:endChr m:val="]"/>
            <m:grow/>
          </m:dPr>
          <m:e>
            <m:m>
              <m:mPr>
                <m:baseJc m:val="center"/>
                <m:plcHide m:val="on"/>
                <m:mcs>
                  <m:mc>
                    <m:mcPr>
                      <m:mcJc m:val="center"/>
                      <m:count m:val="1"/>
                    </m:mcPr>
                  </m:mc>
                </m:mcs>
              </m:mPr>
              <m:mr>
                <m:e>
                  <m:sSub>
                    <m:e>
                      <m:r>
                        <m:t>x</m:t>
                      </m:r>
                    </m:e>
                    <m:sub>
                      <m:r>
                        <m:t>1</m:t>
                      </m:r>
                    </m:sub>
                  </m:sSub>
                  <m:r>
                    <m:rPr>
                      <m:sty m:val="p"/>
                    </m:rPr>
                    <m:t>+</m:t>
                  </m:r>
                  <m:sSub>
                    <m:e>
                      <m:r>
                        <m:t>x</m:t>
                      </m:r>
                    </m:e>
                    <m:sub>
                      <m:r>
                        <m:t>2</m:t>
                      </m:r>
                    </m:sub>
                  </m:sSub>
                </m:e>
              </m:mr>
              <m:mr>
                <m:e>
                  <m:sSub>
                    <m:e>
                      <m:r>
                        <m:t>x</m:t>
                      </m:r>
                    </m:e>
                    <m:sub>
                      <m:r>
                        <m:t>1</m:t>
                      </m:r>
                    </m:sub>
                  </m:sSub>
                  <m:r>
                    <m:rPr>
                      <m:sty m:val="p"/>
                    </m:rPr>
                    <m:t>−</m:t>
                  </m:r>
                  <m:sSub>
                    <m:e>
                      <m:r>
                        <m:t>x</m:t>
                      </m:r>
                    </m:e>
                    <m:sub>
                      <m:r>
                        <m:t>2</m:t>
                      </m:r>
                    </m:sub>
                  </m:sSub>
                </m:e>
              </m:mr>
            </m:m>
          </m:e>
        </m:d>
      </m:oMath>
      <w:r>
        <w:t xml:space="preserve"> </w:t>
      </w:r>
      <w:r>
        <w:t xml:space="preserve">is vector-valued:</w:t>
      </w:r>
    </w:p>
    <w:p>
      <w:pPr>
        <w:pStyle w:val="BodyText"/>
      </w:pPr>
      <m:oMathPara>
        <m:oMathParaPr>
          <m:jc m:val="center"/>
        </m:oMathParaPr>
        <m:oMath>
          <m:r>
            <m:t>f</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r>
            <m:t>3</m:t>
          </m:r>
          <m:r>
            <m:rPr>
              <m:sty m:val="p"/>
            </m:rPr>
            <m:t>+</m:t>
          </m:r>
          <m:r>
            <m:t>4</m:t>
          </m:r>
          <m:r>
            <m:rPr>
              <m:sty m:val="p"/>
            </m:rPr>
            <m:t>=</m:t>
          </m:r>
          <m:r>
            <m:t>7</m:t>
          </m:r>
          <m:r>
            <m:rPr>
              <m:sty m:val="p"/>
            </m:rPr>
            <m:t>,</m:t>
          </m:r>
          <m:r>
            <m:t>  </m:t>
          </m:r>
          <m:r>
            <m:t>g</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4</m:t>
                    </m:r>
                  </m:e>
                </m:mr>
                <m:mr>
                  <m:e>
                    <m:r>
                      <m:t>3</m:t>
                    </m:r>
                    <m:r>
                      <m:rPr>
                        <m:sty m:val="p"/>
                      </m:rPr>
                      <m:t>−</m:t>
                    </m:r>
                    <m:r>
                      <m:t>4</m:t>
                    </m:r>
                  </m:e>
                </m:mr>
              </m:m>
            </m:e>
          </m:d>
          <m:r>
            <m:rPr>
              <m:sty m:val="p"/>
            </m:rPr>
            <m:t>=</m:t>
          </m:r>
          <m:d>
            <m:dPr>
              <m:begChr m:val="["/>
              <m:sepChr m:val=""/>
              <m:endChr m:val="]"/>
              <m:grow/>
            </m:dPr>
            <m:e>
              <m:m>
                <m:mPr>
                  <m:baseJc m:val="center"/>
                  <m:plcHide m:val="on"/>
                  <m:mcs>
                    <m:mc>
                      <m:mcPr>
                        <m:mcJc m:val="center"/>
                        <m:count m:val="1"/>
                      </m:mcPr>
                    </m:mc>
                  </m:mcs>
                </m:mPr>
                <m:mr>
                  <m:e>
                    <m:r>
                      <m:t>7</m:t>
                    </m:r>
                  </m:e>
                </m:mr>
                <m:mr>
                  <m:e>
                    <m:r>
                      <m:rPr>
                        <m:sty m:val="p"/>
                      </m:rPr>
                      <m:t>−</m:t>
                    </m:r>
                    <m:r>
                      <m:t>1</m:t>
                    </m:r>
                  </m:e>
                </m:mr>
              </m:m>
            </m:e>
          </m:d>
        </m:oMath>
      </m:oMathPara>
    </w:p>
    <w:bookmarkEnd w:id="21"/>
    <w:bookmarkStart w:id="23" w:name="def-transpose"/>
    <w:p>
      <w:pPr>
        <w:pStyle w:val="FirstParagraph"/>
      </w:pPr>
      <w:r>
        <w:rPr>
          <w:b/>
          <w:bCs/>
        </w:rPr>
        <w:t xml:space="preserve">Definition 5 (Transpose)</w:t>
      </w:r>
      <w:r>
        <w:t xml:space="preserve"> </w:t>
      </w:r>
      <w:r>
        <w:t xml:space="preserve">The</w:t>
      </w:r>
      <w:r>
        <w:t xml:space="preserve"> </w:t>
      </w:r>
      <w:r>
        <w:rPr>
          <w:b/>
          <w:bCs/>
        </w:rPr>
        <w:t xml:space="preserve">transpose</w:t>
      </w:r>
      <w:r>
        <w:t xml:space="preserve"> </w:t>
      </w:r>
      <w:r>
        <w:t xml:space="preserve">of a column vector</w:t>
      </w:r>
      <w:r>
        <w:t xml:space="preserve"> </w:t>
      </w:r>
      <m:oMath>
        <m:acc>
          <m:accPr>
            <m:chr m:val="̃"/>
          </m:accPr>
          <m:e>
            <m:r>
              <m:t>x</m:t>
            </m:r>
          </m:e>
        </m:acc>
      </m:oMath>
      <w:r>
        <w:t xml:space="preserve"> </w:t>
      </w:r>
      <w:r>
        <w:t xml:space="preserve">is the row vector</w:t>
      </w:r>
      <w:r>
        <w:t xml:space="preserve"> </w:t>
      </w:r>
      <w:r>
        <w:t xml:space="preserve">with the same</w:t>
      </w:r>
      <w:r>
        <w:t xml:space="preserve"> </w:t>
      </w:r>
      <w:hyperlink r:id="rId22">
        <w:r>
          <w:rPr>
            <w:rStyle w:val="Hyperlink"/>
          </w:rPr>
          <w:t xml:space="preserve">sequence</w:t>
        </w:r>
      </w:hyperlink>
      <w:r>
        <w:t xml:space="preserve"> </w:t>
      </w:r>
      <w:r>
        <w:t xml:space="preserve">of entries, written horizontally:</w:t>
      </w:r>
    </w:p>
    <w:p>
      <w:pPr>
        <w:pStyle w:val="BodyText"/>
      </w:pPr>
      <m:oMathPara>
        <m:oMathParaPr>
          <m:jc m:val="center"/>
        </m:oMathParaPr>
        <m:oMath>
          <m:sSup>
            <m:e>
              <m:acc>
                <m:accPr>
                  <m:chr m:val="̃"/>
                </m:accPr>
                <m:e>
                  <m:r>
                    <m:t>x</m:t>
                  </m:r>
                </m:e>
              </m:acc>
            </m:e>
            <m:sup>
              <m:r>
                <m:rPr>
                  <m:sty m:val="p"/>
                </m:rPr>
                <m:t>⊤</m:t>
              </m:r>
            </m:sup>
          </m:sSup>
          <m:r>
            <m:rPr>
              <m:sty m:val="p"/>
            </m:rPr>
            <m:t>≡</m:t>
          </m:r>
          <m:sSup>
            <m:e>
              <m:acc>
                <m:accPr>
                  <m:chr m:val="̃"/>
                </m:accPr>
                <m:e>
                  <m:r>
                    <m:t>x</m:t>
                  </m:r>
                </m:e>
              </m:acc>
            </m:e>
            <m:sup>
              <m:r>
                <m:rPr>
                  <m:sty m:val="p"/>
                </m:rPr>
                <m:t>′</m:t>
              </m:r>
            </m:sup>
          </m:sSup>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oMath>
      </m:oMathPara>
    </w:p>
    <w:bookmarkEnd w:id="23"/>
    <w:bookmarkStart w:id="24" w:name="exm-transpose-column-vector"/>
    <w:p>
      <w:pPr>
        <w:pStyle w:val="FirstParagraph"/>
      </w:pPr>
      <w:r>
        <w:rPr>
          <w:b/>
          <w:bCs/>
        </w:rPr>
        <w:t xml:space="preserve">Example 3 (Transposing a column vector)</w:t>
      </w:r>
      <w:r>
        <w:t xml:space="preserve"> </w:t>
      </w:r>
      <w:r>
        <w:t xml:space="preserve">The transpose of the column vector with entries</w:t>
      </w:r>
      <w:r>
        <w:t xml:space="preserve"> </w:t>
      </w:r>
      <m:oMath>
        <m:r>
          <m:t>2</m:t>
        </m:r>
      </m:oMath>
      <w:r>
        <w:t xml:space="preserve">,</w:t>
      </w:r>
      <w:r>
        <w:t xml:space="preserve"> </w:t>
      </w:r>
      <m:oMath>
        <m:r>
          <m:rPr>
            <m:sty m:val="p"/>
          </m:rPr>
          <m:t>−</m:t>
        </m:r>
        <m:r>
          <m:t>1</m:t>
        </m:r>
      </m:oMath>
      <w:r>
        <w:t xml:space="preserve">,</w:t>
      </w:r>
      <w:r>
        <w:t xml:space="preserve"> </w:t>
      </w:r>
      <m:oMath>
        <m:r>
          <m:t>5</m:t>
        </m:r>
      </m:oMath>
      <w:r>
        <w:t xml:space="preserve"> </w:t>
      </w:r>
      <w:r>
        <w:t xml:space="preserve">is the row vector with the same entries:</w:t>
      </w:r>
    </w:p>
    <w:p>
      <w:pPr>
        <w:pStyle w:val="BodyText"/>
      </w:pPr>
      <m:oMathPara>
        <m:oMathParaPr>
          <m:jc m:val="center"/>
        </m:oMathParaPr>
        <m:oMath>
          <m:sSup>
            <m:e>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e>
            <m:sup>
              <m:r>
                <m:rPr>
                  <m:sty m:val="p"/>
                </m:rPr>
                <m:t>⊤</m:t>
              </m:r>
            </m:sup>
          </m:sSup>
          <m:r>
            <m:rPr>
              <m:sty m:val="p"/>
            </m:rPr>
            <m:t>=</m:t>
          </m:r>
          <m:r>
            <m:rPr>
              <m:sty m:val="p"/>
            </m:rPr>
            <m:t>[</m:t>
          </m:r>
          <m:r>
            <m:t>2</m:t>
          </m:r>
          <m:r>
            <m:rPr>
              <m:sty m:val="p"/>
            </m:rPr>
            <m:t>,</m:t>
          </m:r>
          <m:r>
            <m:t> </m:t>
          </m:r>
          <m:r>
            <m:rPr>
              <m:sty m:val="p"/>
            </m:rPr>
            <m:t>−</m:t>
          </m:r>
          <m:r>
            <m:t>1</m:t>
          </m:r>
          <m:r>
            <m:rPr>
              <m:sty m:val="p"/>
            </m:rPr>
            <m:t>,</m:t>
          </m:r>
          <m:r>
            <m:t> </m:t>
          </m:r>
          <m:r>
            <m:t>5</m:t>
          </m:r>
          <m:r>
            <m:rPr>
              <m:sty m:val="p"/>
            </m:rPr>
            <m:t>]</m:t>
          </m:r>
          <m:r>
            <m:rPr>
              <m:sty m:val="p"/>
            </m:rPr>
            <m:t>.</m:t>
          </m:r>
        </m:oMath>
      </m:oMathPara>
    </w:p>
    <w:bookmarkEnd w:id="24"/>
    <w:bookmarkStart w:id="25" w:name="def-vector-addition"/>
    <w:p>
      <w:pPr>
        <w:pStyle w:val="FirstParagraph"/>
      </w:pPr>
      <w:r>
        <w:rPr>
          <w:b/>
          <w:bCs/>
        </w:rPr>
        <w:t xml:space="preserve">Definition 6 (Vector addition)</w:t>
      </w:r>
      <w:r>
        <w:t xml:space="preserve"> </w:t>
      </w:r>
      <w:r>
        <w:t xml:space="preserve">The</w:t>
      </w:r>
      <w:r>
        <w:t xml:space="preserve"> </w:t>
      </w:r>
      <w:r>
        <w:rPr>
          <w:b/>
          <w:bCs/>
        </w:rPr>
        <w:t xml:space="preserve">sum</w:t>
      </w:r>
      <w:r>
        <w:t xml:space="preserve"> </w:t>
      </w:r>
      <w:r>
        <w:t xml:space="preserve">of two column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w:t>
      </w:r>
      <w:r>
        <w:t xml:space="preserve"> </w:t>
      </w:r>
      <m:oMath>
        <m:r>
          <m:t>p</m:t>
        </m:r>
      </m:oMath>
      <w:r>
        <w:t xml:space="preserve"> </w:t>
      </w:r>
      <w:r>
        <w:t xml:space="preserve">is the column vector</w:t>
      </w:r>
      <w:r>
        <w:t xml:space="preserve"> </w:t>
      </w:r>
      <m:oMath>
        <m:acc>
          <m:accPr>
            <m:chr m:val="̃"/>
          </m:accPr>
          <m:e>
            <m:r>
              <m:t>x</m:t>
            </m:r>
          </m:e>
        </m:acc>
        <m:r>
          <m:rPr>
            <m:sty m:val="p"/>
          </m:rPr>
          <m:t>+</m:t>
        </m:r>
        <m:acc>
          <m:accPr>
            <m:chr m:val="̃"/>
          </m:accPr>
          <m:e>
            <m:r>
              <m:t>y</m:t>
            </m:r>
          </m:e>
        </m:acc>
      </m:oMath>
      <w:r>
        <w:t xml:space="preserve"> </w:t>
      </w:r>
      <w:r>
        <w:t xml:space="preserve">of length</w:t>
      </w:r>
      <w:r>
        <w:t xml:space="preserve"> </w:t>
      </w:r>
      <m:oMath>
        <m:r>
          <m:t>p</m:t>
        </m:r>
      </m:oMath>
      <w:r>
        <w:t xml:space="preserve"> </w:t>
      </w:r>
      <w:r>
        <w:t xml:space="preserve">obtained by adding entry by entry:</w:t>
      </w:r>
    </w:p>
    <w:p>
      <w:pPr>
        <w:pStyle w:val="BodyText"/>
      </w:pPr>
      <m:oMathPara>
        <m:oMathParaPr>
          <m:jc m:val="center"/>
        </m:oMathParaPr>
        <m:oMath>
          <m:r>
            <m:rPr>
              <m:sty m:val="p"/>
            </m:rPr>
            <m:t>(</m:t>
          </m:r>
          <m:acc>
            <m:accPr>
              <m:chr m:val="̃"/>
            </m:accPr>
            <m:e>
              <m:r>
                <m:t>x</m:t>
              </m:r>
            </m:e>
          </m:acc>
          <m:r>
            <m:rPr>
              <m:sty m:val="p"/>
            </m:rPr>
            <m:t>+</m:t>
          </m:r>
          <m:acc>
            <m:accPr>
              <m:chr m:val="̃"/>
            </m:accPr>
            <m:e>
              <m:r>
                <m:t>y</m:t>
              </m:r>
            </m:e>
          </m:acc>
          <m:sSub>
            <m:e>
              <m:r>
                <m:rPr>
                  <m:sty m:val="p"/>
                </m:rPr>
                <m:t>)</m:t>
              </m:r>
            </m:e>
            <m:sub>
              <m:r>
                <m:t>i</m:t>
              </m:r>
            </m:sub>
          </m:sSub>
          <m:limUpp>
            <m:e>
              <m:r>
                <m:rPr>
                  <m:sty m:val="p"/>
                </m:rPr>
                <m:t>=</m:t>
              </m:r>
            </m:e>
            <m:lim>
              <m:r>
                <m:rPr>
                  <m:nor/>
                  <m:sty m:val="p"/>
                </m:rPr>
                <m:t>def</m:t>
              </m:r>
            </m:lim>
          </m:limUpp>
          <m:sSub>
            <m:e>
              <m:r>
                <m:t>x</m:t>
              </m:r>
            </m:e>
            <m:sub>
              <m:r>
                <m:t>i</m:t>
              </m:r>
            </m:sub>
          </m:sSub>
          <m:r>
            <m:rPr>
              <m:sty m:val="p"/>
            </m:rPr>
            <m:t>+</m:t>
          </m:r>
          <m:sSub>
            <m:e>
              <m:r>
                <m:t>y</m:t>
              </m:r>
            </m:e>
            <m:sub>
              <m:r>
                <m:t>i</m:t>
              </m:r>
            </m:sub>
          </m:sSub>
          <m:r>
            <m:rPr>
              <m:sty m:val="p"/>
            </m:rPr>
            <m:t>,</m:t>
          </m:r>
          <m:r>
            <m:t> </m:t>
          </m:r>
          <m:r>
            <m:t>i</m:t>
          </m:r>
          <m:r>
            <m:rPr>
              <m:sty m:val="p"/>
            </m:rPr>
            <m:t>=</m:t>
          </m:r>
          <m:r>
            <m:t>1</m:t>
          </m:r>
          <m:r>
            <m:rPr>
              <m:sty m:val="p"/>
            </m:rPr>
            <m:t>,</m:t>
          </m:r>
          <m:r>
            <m:rPr>
              <m:sty m:val="p"/>
            </m:rPr>
            <m:t>…</m:t>
          </m:r>
          <m:r>
            <m:rPr>
              <m:sty m:val="p"/>
            </m:rPr>
            <m:t>,</m:t>
          </m:r>
          <m:r>
            <m:t>p</m:t>
          </m:r>
        </m:oMath>
      </m:oMathPara>
    </w:p>
    <w:bookmarkEnd w:id="25"/>
    <w:bookmarkStart w:id="26" w:name="exm-vector-addition"/>
    <w:p>
      <w:pPr>
        <w:pStyle w:val="FirstParagraph"/>
      </w:pPr>
      <w:r>
        <w:rPr>
          <w:b/>
          <w:bCs/>
        </w:rPr>
        <w:t xml:space="preserve">Example 4 (Adding two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2</m:t>
                        </m:r>
                      </m:e>
                    </m:mr>
                    <m:mr>
                      <m:e>
                        <m:r>
                          <m:t>3</m:t>
                        </m:r>
                      </m:e>
                    </m:mr>
                  </m:m>
                </m:e>
              </m:d>
              <m:r>
                <m:rPr>
                  <m:sty m:val="p"/>
                </m:rPr>
                <m:t>+</m:t>
              </m:r>
              <m:d>
                <m:dPr>
                  <m:begChr m:val="["/>
                  <m:sepChr m:val=""/>
                  <m:endChr m:val="]"/>
                  <m:grow/>
                </m:dPr>
                <m:e>
                  <m:m>
                    <m:mPr>
                      <m:baseJc m:val="center"/>
                      <m:plcHide m:val="on"/>
                      <m:mcs>
                        <m:mc>
                          <m:mcPr>
                            <m:mcJc m:val="center"/>
                            <m:count m:val="1"/>
                          </m:mcPr>
                        </m:mc>
                      </m:mcs>
                    </m:mPr>
                    <m:mr>
                      <m:e>
                        <m:r>
                          <m:t>4</m:t>
                        </m:r>
                      </m:e>
                    </m:mr>
                    <m:mr>
                      <m:e>
                        <m:r>
                          <m:t>5</m:t>
                        </m:r>
                      </m:e>
                    </m:mr>
                    <m:mr>
                      <m:e>
                        <m:r>
                          <m:t>6</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4</m:t>
                        </m:r>
                      </m:e>
                    </m:mr>
                    <m:mr>
                      <m:e>
                        <m:r>
                          <m:t>2</m:t>
                        </m:r>
                        <m:r>
                          <m:rPr>
                            <m:sty m:val="p"/>
                          </m:rPr>
                          <m:t>+</m:t>
                        </m:r>
                        <m:r>
                          <m:t>5</m:t>
                        </m:r>
                      </m:e>
                    </m:mr>
                    <m:mr>
                      <m:e>
                        <m:r>
                          <m:t>3</m:t>
                        </m:r>
                        <m:r>
                          <m:rPr>
                            <m:sty m:val="p"/>
                          </m:rPr>
                          <m:t>+</m:t>
                        </m:r>
                        <m:r>
                          <m:t>6</m:t>
                        </m:r>
                      </m:e>
                    </m:mr>
                  </m:m>
                </m:e>
              </m:d>
            </m:e>
            <m:e>
              <m:r>
                <m:t>&amp;</m:t>
              </m:r>
              <m:r>
                <m:rPr>
                  <m:sty m:val="p"/>
                </m:rPr>
                <m:t>=</m:t>
              </m:r>
              <m:d>
                <m:dPr>
                  <m:begChr m:val="["/>
                  <m:sepChr m:val=""/>
                  <m:endChr m:val="]"/>
                  <m:grow/>
                </m:dPr>
                <m:e>
                  <m:m>
                    <m:mPr>
                      <m:baseJc m:val="center"/>
                      <m:plcHide m:val="on"/>
                      <m:mcs>
                        <m:mc>
                          <m:mcPr>
                            <m:mcJc m:val="center"/>
                            <m:count m:val="1"/>
                          </m:mcPr>
                        </m:mc>
                      </m:mcs>
                    </m:mPr>
                    <m:mr>
                      <m:e>
                        <m:r>
                          <m:t>5</m:t>
                        </m:r>
                      </m:e>
                    </m:mr>
                    <m:mr>
                      <m:e>
                        <m:r>
                          <m:t>7</m:t>
                        </m:r>
                      </m:e>
                    </m:mr>
                    <m:mr>
                      <m:e>
                        <m:r>
                          <m:t>9</m:t>
                        </m:r>
                      </m:e>
                    </m:mr>
                  </m:m>
                </m:e>
              </m:d>
            </m:e>
          </m:eqArr>
        </m:oMath>
      </m:oMathPara>
    </w:p>
    <w:bookmarkEnd w:id="26"/>
    <w:bookmarkStart w:id="28" w:name="def-dot-product"/>
    <w:p>
      <w:pPr>
        <w:pStyle w:val="FirstParagraph"/>
      </w:pPr>
      <w:r>
        <w:rPr>
          <w:b/>
          <w:bCs/>
        </w:rPr>
        <w:t xml:space="preserve">Definition 7 (Dot product)</w:t>
      </w:r>
      <w:r>
        <w:t xml:space="preserve"> </w:t>
      </w:r>
      <w:r>
        <w:t xml:space="preserve">For any two real-valued vectors</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oMath>
      <w:r>
        <w:t xml:space="preserve"> </w:t>
      </w:r>
      <w:r>
        <w:t xml:space="preserve">and</w:t>
      </w:r>
      <w:r>
        <w:t xml:space="preserve"> </w:t>
      </w:r>
      <m:oMath>
        <m:acc>
          <m:accPr>
            <m:chr m:val="̃"/>
          </m:accPr>
          <m:e>
            <m:r>
              <m:t>y</m:t>
            </m:r>
          </m:e>
        </m:acc>
        <m:r>
          <m:rPr>
            <m:sty m:val="p"/>
          </m:rPr>
          <m:t>=</m:t>
        </m:r>
        <m:r>
          <m:rPr>
            <m:sty m:val="p"/>
          </m:rPr>
          <m:t>(</m:t>
        </m:r>
        <m:sSub>
          <m:e>
            <m:r>
              <m:t>y</m:t>
            </m:r>
          </m:e>
          <m:sub>
            <m:r>
              <m:t>1</m:t>
            </m:r>
          </m:sub>
        </m:sSub>
        <m:r>
          <m:rPr>
            <m:sty m:val="p"/>
          </m:rPr>
          <m:t>,</m:t>
        </m:r>
        <m:r>
          <m:rPr>
            <m:sty m:val="p"/>
          </m:rPr>
          <m:t>…</m:t>
        </m:r>
        <m:r>
          <m:rPr>
            <m:sty m:val="p"/>
          </m:rPr>
          <m:t>,</m:t>
        </m:r>
        <m:sSub>
          <m:e>
            <m:r>
              <m:t>y</m:t>
            </m:r>
          </m:e>
          <m:sub>
            <m:r>
              <m:t>p</m:t>
            </m:r>
          </m:sub>
        </m:sSub>
        <m:r>
          <m:rPr>
            <m:sty m:val="p"/>
          </m:rPr>
          <m:t>)</m:t>
        </m:r>
      </m:oMath>
      <w:r>
        <w:t xml:space="preserve"> </w:t>
      </w:r>
      <w:r>
        <w:t xml:space="preserve">of the same length</w:t>
      </w:r>
      <w:r>
        <w:t xml:space="preserve"> </w:t>
      </w:r>
      <m:oMath>
        <m:r>
          <m:t>p</m:t>
        </m:r>
      </m:oMath>
      <w:r>
        <w:t xml:space="preserve">,</w:t>
      </w:r>
      <w:r>
        <w:t xml:space="preserve"> </w:t>
      </w:r>
      <w:r>
        <w:t xml:space="preserve">the</w:t>
      </w:r>
      <w:r>
        <w:t xml:space="preserve"> </w:t>
      </w:r>
      <w:r>
        <w:rPr>
          <w:b/>
          <w:bCs/>
        </w:rPr>
        <w:t xml:space="preserve">dot product</w:t>
      </w:r>
      <w:r>
        <w:t xml:space="preserve"> </w:t>
      </w:r>
      <w:r>
        <w:t xml:space="preserve">of</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is:</w:t>
      </w:r>
    </w:p>
    <w:p>
      <w:pPr>
        <w:pStyle w:val="BodyText"/>
      </w:pPr>
      <w:bookmarkStart w:id="27" w:name="eq-inner-product"/>
      <m:oMathPara>
        <m:oMathParaPr>
          <m:jc m:val="center"/>
        </m:oMathParaPr>
        <m:oMath>
          <m:acc>
            <m:accPr>
              <m:chr m:val="̃"/>
            </m:accPr>
            <m:e>
              <m:r>
                <m:t>x</m:t>
              </m:r>
            </m:e>
          </m:acc>
          <m:r>
            <m:rPr>
              <m:sty m:val="p"/>
            </m:rPr>
            <m:t>⋅</m:t>
          </m:r>
          <m:acc>
            <m:accPr>
              <m:chr m:val="̃"/>
            </m:accPr>
            <m:e>
              <m:r>
                <m:t>y</m:t>
              </m:r>
            </m:e>
          </m:acc>
          <m:r>
            <m:rPr>
              <m:sty m:val="p"/>
            </m:rPr>
            <m:t>=</m:t>
          </m:r>
          <m:sSup>
            <m:e>
              <m:acc>
                <m:accPr>
                  <m:chr m:val="̃"/>
                </m:accPr>
                <m:e>
                  <m:r>
                    <m:t>x</m:t>
                  </m:r>
                </m:e>
              </m:acc>
            </m:e>
            <m:sup>
              <m:r>
                <m:rPr>
                  <m:sty m:val="p"/>
                </m:rPr>
                <m:t>⊤</m:t>
              </m:r>
            </m:sup>
          </m:sSup>
          <m:acc>
            <m:accPr>
              <m:chr m:val="̃"/>
            </m:accPr>
            <m:e>
              <m:r>
                <m:t>y</m:t>
              </m:r>
            </m:e>
          </m:acc>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  </m:t>
          </m:r>
          <m:r>
            <m:rPr>
              <m:sty m:val="p"/>
            </m:rPr>
            <m:t>(</m:t>
          </m:r>
          <m:r>
            <m:t>1</m:t>
          </m:r>
          <m:r>
            <m:rPr>
              <m:sty m:val="p"/>
            </m:rPr>
            <m:t>)</m:t>
          </m:r>
        </m:oMath>
      </m:oMathPara>
      <w:bookmarkEnd w:id="27"/>
    </w:p>
    <w:bookmarkEnd w:id="28"/>
    <w:p>
      <w:pPr>
        <w:pStyle w:val="FirstParagraph"/>
      </w:pPr>
      <w:r>
        <w:t xml:space="preserve">See also the definitions in:</w:t>
      </w:r>
    </w:p>
    <w:p>
      <w:pPr>
        <w:numPr>
          <w:ilvl w:val="0"/>
          <w:numId w:val="1003"/>
        </w:numPr>
      </w:pPr>
      <w:r>
        <w:t xml:space="preserve">Dobson and Barnett (2018)</w:t>
      </w:r>
      <w:r>
        <w:t xml:space="preserve">, Section 1.3 (equation 1.1, page 7)</w:t>
      </w:r>
    </w:p>
    <w:p>
      <w:pPr>
        <w:numPr>
          <w:ilvl w:val="0"/>
          <w:numId w:val="1003"/>
        </w:numPr>
      </w:pPr>
      <w:r>
        <w:t xml:space="preserve">Kaplan (2022)</w:t>
      </w:r>
      <w:r>
        <w:t xml:space="preserve">, chapter on vectors</w:t>
      </w:r>
      <w:r>
        <w:t xml:space="preserve"> </w:t>
      </w:r>
    </w:p>
    <w:p>
      <w:pPr>
        <w:numPr>
          <w:ilvl w:val="0"/>
          <w:numId w:val="1003"/>
        </w:numPr>
      </w:pPr>
      <w:hyperlink r:id="rId29">
        <w:r>
          <w:rPr>
            <w:rStyle w:val="Hyperlink"/>
          </w:rPr>
          <w:t xml:space="preserve">wikipedia</w:t>
        </w:r>
      </w:hyperlink>
    </w:p>
    <w:p>
      <w:pPr>
        <w:pStyle w:val="FirstParagraph"/>
      </w:pPr>
      <w:r>
        <w:t xml:space="preserve">The dot product has a different generalization for two matrices;</w:t>
      </w:r>
      <w:r>
        <w:t xml:space="preserve"> </w:t>
      </w:r>
      <w:r>
        <w:t xml:space="preserve">see</w:t>
      </w:r>
      <w:r>
        <w:t xml:space="preserve"> </w:t>
      </w:r>
      <w:hyperlink r:id="rId30">
        <w:r>
          <w:rPr>
            <w:rStyle w:val="Hyperlink"/>
          </w:rPr>
          <w:t xml:space="preserve">wikipedia</w:t>
        </w:r>
      </w:hyperlink>
      <w:r>
        <w:t xml:space="preserve"> </w:t>
      </w:r>
      <w:r>
        <w:t xml:space="preserve">for more.</w:t>
      </w:r>
    </w:p>
    <w:bookmarkStart w:id="31" w:name="exm-dot-product"/>
    <w:p>
      <w:pPr>
        <w:pStyle w:val="BodyText"/>
      </w:pPr>
      <w:r>
        <w:rPr>
          <w:b/>
          <w:bCs/>
        </w:rPr>
        <w:t xml:space="preserve">Example 5 (A dot product)</w:t>
      </w:r>
      <w:r>
        <w:t xml:space="preserve"> </w:t>
      </w:r>
      <w:r>
        <w:t xml:space="preserve">For</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t>5</m:t>
        </m:r>
        <m:r>
          <m:rPr>
            <m:sty m:val="p"/>
          </m:rPr>
          <m:t>,</m:t>
        </m:r>
        <m:r>
          <m:t>6</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4</m:t>
              </m:r>
              <m:r>
                <m:rPr>
                  <m:sty m:val="p"/>
                </m:rPr>
                <m:t>+</m:t>
              </m:r>
              <m:r>
                <m:t>2</m:t>
              </m:r>
              <m:r>
                <m:rPr>
                  <m:sty m:val="p"/>
                </m:rPr>
                <m:t>⋅</m:t>
              </m:r>
              <m:r>
                <m:t>5</m:t>
              </m:r>
              <m:r>
                <m:rPr>
                  <m:sty m:val="p"/>
                </m:rPr>
                <m:t>+</m:t>
              </m:r>
              <m:r>
                <m:t>3</m:t>
              </m:r>
              <m:r>
                <m:rPr>
                  <m:sty m:val="p"/>
                </m:rPr>
                <m:t>⋅</m:t>
              </m:r>
              <m:r>
                <m:t>6</m:t>
              </m:r>
              <m:r>
                <m:t>&amp;</m:t>
              </m:r>
              <m:r>
                <m:t>&amp;</m:t>
              </m:r>
              <m:r>
                <m:rPr>
                  <m:nor/>
                  <m:sty m:val="p"/>
                </m:rPr>
                <m:t>(definition of the dot product)</m:t>
              </m:r>
            </m:e>
            <m:e>
              <m:r>
                <m:t>&amp;</m:t>
              </m:r>
              <m:r>
                <m:rPr>
                  <m:sty m:val="p"/>
                </m:rPr>
                <m:t>=</m:t>
              </m:r>
              <m:r>
                <m:t>4</m:t>
              </m:r>
              <m:r>
                <m:rPr>
                  <m:sty m:val="p"/>
                </m:rPr>
                <m:t>+</m:t>
              </m:r>
              <m:r>
                <m:t>10</m:t>
              </m:r>
              <m:r>
                <m:rPr>
                  <m:sty m:val="p"/>
                </m:rPr>
                <m:t>+</m:t>
              </m:r>
              <m:r>
                <m:t>18</m:t>
              </m:r>
              <m:r>
                <m:t>&amp;</m:t>
              </m:r>
              <m:r>
                <m:t>&amp;</m:t>
              </m:r>
              <m:r>
                <m:rPr>
                  <m:nor/>
                  <m:sty m:val="p"/>
                </m:rPr>
                <m:t>(multiply)</m:t>
              </m:r>
            </m:e>
            <m:e>
              <m:r>
                <m:t>&amp;</m:t>
              </m:r>
              <m:r>
                <m:rPr>
                  <m:sty m:val="p"/>
                </m:rPr>
                <m:t>=</m:t>
              </m:r>
              <m:r>
                <m:t>32</m:t>
              </m:r>
              <m:r>
                <m:t>&amp;</m:t>
              </m:r>
              <m:r>
                <m:t>&amp;</m:t>
              </m:r>
              <m:r>
                <m:rPr>
                  <m:nor/>
                  <m:sty m:val="p"/>
                </m:rPr>
                <m:t>(add)</m:t>
              </m:r>
            </m:e>
          </m:eqArr>
        </m:oMath>
      </m:oMathPara>
    </w:p>
    <w:bookmarkEnd w:id="31"/>
    <w:bookmarkStart w:id="32" w:name="def-linear-combination"/>
    <w:p>
      <w:pPr>
        <w:pStyle w:val="FirstParagraph"/>
      </w:pPr>
      <w:r>
        <w:rPr>
          <w:b/>
          <w:bCs/>
        </w:rPr>
        <w:t xml:space="preserve">Definition 8 (Linear combination)</w:t>
      </w:r>
      <w:r>
        <w:t xml:space="preserve"> </w:t>
      </w:r>
      <w:r>
        <w:t xml:space="preserve">A</w:t>
      </w:r>
      <w:r>
        <w:t xml:space="preserve"> </w:t>
      </w:r>
      <w:r>
        <w:rPr>
          <w:b/>
          <w:bCs/>
        </w:rPr>
        <w:t xml:space="preserve">linear combination</w:t>
      </w:r>
      <w:r>
        <w:t xml:space="preserve"> </w:t>
      </w:r>
      <w:r>
        <w:t xml:space="preserve">of the numbers</w:t>
      </w:r>
      <w:r>
        <w:t xml:space="preserve"> </w:t>
      </w:r>
      <m:oMath>
        <m:sSub>
          <m:e>
            <m:r>
              <m:t>a</m:t>
            </m:r>
          </m:e>
          <m:sub>
            <m:r>
              <m:t>1</m:t>
            </m:r>
          </m:sub>
        </m:sSub>
        <m:r>
          <m:rPr>
            <m:sty m:val="p"/>
          </m:rPr>
          <m:t>,</m:t>
        </m:r>
        <m:r>
          <m:rPr>
            <m:sty m:val="p"/>
          </m:rPr>
          <m:t>…</m:t>
        </m:r>
        <m:r>
          <m:rPr>
            <m:sty m:val="p"/>
          </m:rPr>
          <m:t>,</m:t>
        </m:r>
        <m:sSub>
          <m:e>
            <m:r>
              <m:t>a</m:t>
            </m:r>
          </m:e>
          <m:sub>
            <m:r>
              <m:t>k</m:t>
            </m:r>
          </m:sub>
        </m:sSub>
      </m:oMath>
      <w:r>
        <w:t xml:space="preserve"> </w:t>
      </w:r>
      <w:r>
        <w:t xml:space="preserve">with</w:t>
      </w:r>
      <w:r>
        <w:t xml:space="preserve"> </w:t>
      </w:r>
      <w:r>
        <w:rPr>
          <w:b/>
          <w:bCs/>
        </w:rPr>
        <w:t xml:space="preserve">coefficients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is the weighted sum</w:t>
      </w:r>
    </w:p>
    <w:p>
      <w:pPr>
        <w:pStyle w:val="BodyText"/>
      </w:pPr>
      <m:oMathPara>
        <m:oMathParaPr>
          <m:jc m:val="center"/>
        </m:oMathParaPr>
        <m:oMath>
          <m:sSub>
            <m:e>
              <m:r>
                <m:t>c</m:t>
              </m:r>
            </m:e>
            <m:sub>
              <m:r>
                <m:t>1</m:t>
              </m:r>
            </m:sub>
          </m:sSub>
          <m:sSub>
            <m:e>
              <m:r>
                <m:t>a</m:t>
              </m:r>
            </m:e>
            <m:sub>
              <m:r>
                <m:t>1</m:t>
              </m:r>
            </m:sub>
          </m:sSub>
          <m:r>
            <m:rPr>
              <m:sty m:val="p"/>
            </m:rPr>
            <m:t>+</m:t>
          </m:r>
          <m:r>
            <m:rPr>
              <m:sty m:val="p"/>
            </m:rPr>
            <m:t>⋯</m:t>
          </m:r>
          <m:r>
            <m:rPr>
              <m:sty m:val="p"/>
            </m:rPr>
            <m:t>+</m:t>
          </m:r>
          <m:sSub>
            <m:e>
              <m:r>
                <m:t>c</m:t>
              </m:r>
            </m:e>
            <m:sub>
              <m:r>
                <m:t>k</m:t>
              </m:r>
            </m:sub>
          </m:sSub>
          <m:sSub>
            <m:e>
              <m:r>
                <m:t>a</m:t>
              </m:r>
            </m:e>
            <m:sub>
              <m:r>
                <m:t>k</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m:oMathPara>
    </w:p>
    <w:p>
      <w:pPr>
        <w:pStyle w:val="FirstParagraph"/>
      </w:pPr>
      <w:r>
        <w:t xml:space="preserve">A linear combination of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of the same length</w:t>
      </w:r>
      <w:r>
        <w:t xml:space="preserve"> </w:t>
      </w:r>
      <w:r>
        <w:t xml:space="preserve">is defined entry by entry:</w:t>
      </w:r>
      <w:r>
        <w:t xml:space="preserve"> </w:t>
      </w:r>
      <w:r>
        <w:t xml:space="preserve">entry</w:t>
      </w:r>
      <w:r>
        <w:t xml:space="preserve"> </w:t>
      </w:r>
      <m:oMath>
        <m:r>
          <m:t>j</m:t>
        </m:r>
      </m:oMath>
      <w:r>
        <w:t xml:space="preserve"> </w:t>
      </w:r>
      <w:r>
        <w:t xml:space="preserve">of</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oMath>
      <w:r>
        <w:t xml:space="preserve"> </w:t>
      </w:r>
      <w:r>
        <w:t xml:space="preserve">is the linear combination</w:t>
      </w:r>
      <w:r>
        <w:t xml:space="preserve"> </w:t>
      </w:r>
      <w:r>
        <w:t xml:space="preserve">of the</w:t>
      </w:r>
      <w:r>
        <w:t xml:space="preserve"> </w:t>
      </w:r>
      <m:oMath>
        <m:r>
          <m:t>j</m:t>
        </m:r>
      </m:oMath>
      <w:r>
        <w:t xml:space="preserve">th entries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with the same coefficients.</w:t>
      </w:r>
      <w:r>
        <w:t xml:space="preserve"> </w:t>
      </w:r>
      <w:r>
        <w:t xml:space="preserve">For example, the linear combination of</w:t>
      </w:r>
      <w:r>
        <w:t xml:space="preserve"> </w:t>
      </w:r>
      <m:oMath>
        <m:sSup>
          <m:e>
            <m:r>
              <m:rPr>
                <m:sty m:val="p"/>
              </m:rPr>
              <m:t>(</m:t>
            </m:r>
            <m:r>
              <m:t>1</m:t>
            </m:r>
            <m:r>
              <m:rPr>
                <m:sty m:val="p"/>
              </m:rPr>
              <m:t>,</m:t>
            </m:r>
            <m:r>
              <m:t>0</m:t>
            </m:r>
            <m:r>
              <m:rPr>
                <m:sty m:val="p"/>
              </m:rPr>
              <m:t>)</m:t>
            </m:r>
          </m:e>
          <m:sup>
            <m:r>
              <m:rPr>
                <m:sty m:val="p"/>
              </m:rPr>
              <m:t>⊤</m:t>
            </m:r>
          </m:sup>
        </m:sSup>
      </m:oMath>
      <w:r>
        <w:t xml:space="preserve"> </w:t>
      </w:r>
      <w:r>
        <w:t xml:space="preserve">and</w:t>
      </w:r>
      <w:r>
        <w:t xml:space="preserve"> </w:t>
      </w:r>
      <m:oMath>
        <m:sSup>
          <m:e>
            <m:r>
              <m:rPr>
                <m:sty m:val="p"/>
              </m:rPr>
              <m:t>(</m:t>
            </m:r>
            <m:r>
              <m:t>0</m:t>
            </m:r>
            <m:r>
              <m:rPr>
                <m:sty m:val="p"/>
              </m:rPr>
              <m:t>,</m:t>
            </m:r>
            <m:r>
              <m:t>1</m:t>
            </m:r>
            <m:r>
              <m:rPr>
                <m:sty m:val="p"/>
              </m:rPr>
              <m:t>)</m:t>
            </m:r>
          </m:e>
          <m:sup>
            <m:r>
              <m:rPr>
                <m:sty m:val="p"/>
              </m:rPr>
              <m:t>⊤</m:t>
            </m:r>
          </m:sup>
        </m:sSup>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sSup>
          <m:e>
            <m:r>
              <m:rPr>
                <m:sty m:val="p"/>
              </m:rPr>
              <m:t>(</m:t>
            </m:r>
            <m:r>
              <m:t>2</m:t>
            </m:r>
            <m:r>
              <m:rPr>
                <m:sty m:val="p"/>
              </m:rPr>
              <m:t>⋅</m:t>
            </m:r>
            <m:r>
              <m:t>1</m:t>
            </m:r>
            <m:r>
              <m:rPr>
                <m:sty m:val="p"/>
              </m:rPr>
              <m:t>+</m:t>
            </m:r>
            <m:r>
              <m:t>3</m:t>
            </m:r>
            <m:r>
              <m:rPr>
                <m:sty m:val="p"/>
              </m:rPr>
              <m:t>⋅</m:t>
            </m:r>
            <m:r>
              <m:t>0</m:t>
            </m:r>
            <m:r>
              <m:rPr>
                <m:sty m:val="p"/>
              </m:rPr>
              <m:t>,</m:t>
            </m:r>
            <m:r>
              <m:t> </m:t>
            </m:r>
            <m:r>
              <m:t>2</m:t>
            </m:r>
            <m:r>
              <m:rPr>
                <m:sty m:val="p"/>
              </m:rPr>
              <m:t>⋅</m:t>
            </m:r>
            <m:r>
              <m:t>0</m:t>
            </m:r>
            <m:r>
              <m:rPr>
                <m:sty m:val="p"/>
              </m:rPr>
              <m:t>+</m:t>
            </m:r>
            <m:r>
              <m:t>3</m:t>
            </m:r>
            <m:r>
              <m:rPr>
                <m:sty m:val="p"/>
              </m:rPr>
              <m:t>⋅</m:t>
            </m:r>
            <m:r>
              <m:t>1</m:t>
            </m:r>
            <m:r>
              <m:rPr>
                <m:sty m:val="p"/>
              </m:rPr>
              <m:t>)</m:t>
            </m:r>
          </m:e>
          <m:sup>
            <m:r>
              <m:rPr>
                <m:sty m:val="p"/>
              </m:rPr>
              <m:t>⊤</m:t>
            </m:r>
          </m:sup>
        </m:sSup>
        <m:r>
          <m:rPr>
            <m:sty m:val="p"/>
          </m:rPr>
          <m:t>=</m:t>
        </m:r>
        <m:sSup>
          <m:e>
            <m:r>
              <m:rPr>
                <m:sty m:val="p"/>
              </m:rPr>
              <m:t>(</m:t>
            </m:r>
            <m:r>
              <m:t>2</m:t>
            </m:r>
            <m:r>
              <m:rPr>
                <m:sty m:val="p"/>
              </m:rPr>
              <m:t>,</m:t>
            </m:r>
            <m:r>
              <m:t>3</m:t>
            </m:r>
            <m:r>
              <m:rPr>
                <m:sty m:val="p"/>
              </m:rPr>
              <m:t>)</m:t>
            </m:r>
          </m:e>
          <m:sup>
            <m:r>
              <m:rPr>
                <m:sty m:val="p"/>
              </m:rPr>
              <m:t>⊤</m:t>
            </m:r>
          </m:sup>
        </m:sSup>
      </m:oMath>
      <w:r>
        <w:t xml:space="preserve">.</w:t>
      </w:r>
    </w:p>
    <w:bookmarkEnd w:id="32"/>
    <w:bookmarkStart w:id="33" w:name="rem-dot-product-lincom"/>
    <w:p>
      <w:pPr>
        <w:pStyle w:val="BodyText"/>
      </w:pPr>
      <w:r>
        <w:rPr>
          <w:i/>
          <w:iCs/>
        </w:rPr>
        <w:t xml:space="preserve">Remark 3</w:t>
      </w:r>
      <w:r>
        <w:t xml:space="preserve"> (The dot product is a linear combination). </w:t>
      </w:r>
      <w:r>
        <w:t xml:space="preserve">The dot product</w:t>
      </w:r>
      <w:r>
        <w:t xml:space="preserve"> </w:t>
      </w:r>
      <m:oMath>
        <m:acc>
          <m:accPr>
            <m:chr m:val="̃"/>
          </m:accPr>
          <m:e>
            <m:r>
              <m:t>x</m:t>
            </m:r>
          </m:e>
        </m:acc>
        <m:r>
          <m:rPr>
            <m:sty m:val="p"/>
          </m:rPr>
          <m:t>⋅</m:t>
        </m:r>
        <m:acc>
          <m:accPr>
            <m:chr m:val="̃"/>
          </m:accPr>
          <m:e>
            <m:r>
              <m:t>y</m:t>
            </m:r>
          </m:e>
        </m:acc>
      </m:oMath>
      <w:r>
        <w:t xml:space="preserve"> </w:t>
      </w:r>
      <w:r>
        <w:t xml:space="preserve">is a linear combination (</w:t>
      </w:r>
      <w:hyperlink w:anchor="def-linear-combination">
        <w:r>
          <w:rPr>
            <w:rStyle w:val="Hyperlink"/>
          </w:rPr>
          <w:t xml:space="preserve">Definition 8</w:t>
        </w:r>
      </w:hyperlink>
      <w:r>
        <w:t xml:space="preserve">)</w:t>
      </w:r>
      <w:r>
        <w:t xml:space="preserve"> </w:t>
      </w:r>
      <w:r>
        <w:t xml:space="preserve">of the entries of</w:t>
      </w:r>
      <w:r>
        <w:t xml:space="preserve"> </w:t>
      </w:r>
      <m:oMath>
        <m:acc>
          <m:accPr>
            <m:chr m:val="̃"/>
          </m:accPr>
          <m:e>
            <m:r>
              <m:t>y</m:t>
            </m:r>
          </m:e>
        </m:acc>
      </m:oMath>
      <w:r>
        <w:t xml:space="preserve">, 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r>
        <w:t xml:space="preserve"> </w:t>
      </w:r>
      <w:r>
        <w:t xml:space="preserve">In</w:t>
      </w:r>
      <w:r>
        <w:t xml:space="preserve"> </w:t>
      </w:r>
      <w:hyperlink w:anchor="exm-dot-product">
        <w:r>
          <w:rPr>
            <w:rStyle w:val="Hyperlink"/>
          </w:rPr>
          <w:t xml:space="preserve">Example 5</w:t>
        </w:r>
      </w:hyperlink>
      <w:r>
        <w:t xml:space="preserve">,</w:t>
      </w:r>
      <w:r>
        <w:t xml:space="preserve"> </w:t>
      </w:r>
      <m:oMath>
        <m:acc>
          <m:accPr>
            <m:chr m:val="̃"/>
          </m:accPr>
          <m:e>
            <m:r>
              <m:t>x</m:t>
            </m:r>
          </m:e>
        </m:acc>
        <m:r>
          <m:rPr>
            <m:sty m:val="p"/>
          </m:rPr>
          <m:t>⋅</m:t>
        </m:r>
        <m:acc>
          <m:accPr>
            <m:chr m:val="̃"/>
          </m:accPr>
          <m:e>
            <m:r>
              <m:t>y</m:t>
            </m:r>
          </m:e>
        </m:acc>
        <m:r>
          <m:rPr>
            <m:sty m:val="p"/>
          </m:rPr>
          <m:t>=</m:t>
        </m:r>
        <m:r>
          <m:t>1</m:t>
        </m:r>
        <m:r>
          <m:rPr>
            <m:sty m:val="p"/>
          </m:rPr>
          <m:t>⋅</m:t>
        </m:r>
        <m:r>
          <m:t>4</m:t>
        </m:r>
        <m:r>
          <m:rPr>
            <m:sty m:val="p"/>
          </m:rPr>
          <m:t>+</m:t>
        </m:r>
        <m:r>
          <m:t>2</m:t>
        </m:r>
        <m:r>
          <m:rPr>
            <m:sty m:val="p"/>
          </m:rPr>
          <m:t>⋅</m:t>
        </m:r>
        <m:r>
          <m:t>5</m:t>
        </m:r>
        <m:r>
          <m:rPr>
            <m:sty m:val="p"/>
          </m:rPr>
          <m:t>+</m:t>
        </m:r>
        <m:r>
          <m:t>3</m:t>
        </m:r>
        <m:r>
          <m:rPr>
            <m:sty m:val="p"/>
          </m:rPr>
          <m:t>⋅</m:t>
        </m:r>
        <m:r>
          <m:t>6</m:t>
        </m:r>
      </m:oMath>
      <w:r>
        <w:t xml:space="preserve"> </w:t>
      </w:r>
      <w:r>
        <w:t xml:space="preserve">is the linear combination of</w:t>
      </w:r>
      <w:r>
        <w:t xml:space="preserve"> </w:t>
      </w:r>
      <m:oMath>
        <m:r>
          <m:t>4</m:t>
        </m:r>
      </m:oMath>
      <w:r>
        <w:t xml:space="preserve">,</w:t>
      </w:r>
      <w:r>
        <w:t xml:space="preserve"> </w:t>
      </w:r>
      <m:oMath>
        <m:r>
          <m:t>5</m:t>
        </m:r>
      </m:oMath>
      <w:r>
        <w:t xml:space="preserve">, and</w:t>
      </w:r>
      <w:r>
        <w:t xml:space="preserve"> </w:t>
      </w:r>
      <m:oMath>
        <m:r>
          <m:t>6</m:t>
        </m:r>
      </m:oMath>
      <w:r>
        <w:t xml:space="preserve"> </w:t>
      </w:r>
      <w:r>
        <w:t xml:space="preserve">with coefficients</w:t>
      </w:r>
      <w:r>
        <w:t xml:space="preserve"> </w:t>
      </w:r>
      <m:oMath>
        <m:r>
          <m:t>1</m:t>
        </m:r>
      </m:oMath>
      <w:r>
        <w:t xml:space="preserve">,</w:t>
      </w:r>
      <w:r>
        <w:t xml:space="preserve"> </w:t>
      </w:r>
      <m:oMath>
        <m:r>
          <m:t>2</m:t>
        </m:r>
      </m:oMath>
      <w:r>
        <w:t xml:space="preserve">, and</w:t>
      </w:r>
      <w:r>
        <w:t xml:space="preserve"> </w:t>
      </w:r>
      <m:oMath>
        <m:r>
          <m:t>3</m:t>
        </m:r>
      </m:oMath>
      <w:r>
        <w:t xml:space="preserve">.</w:t>
      </w:r>
    </w:p>
    <w:p>
      <w:pPr>
        <w:pStyle w:val="BodyText"/>
      </w:pPr>
      <w:r>
        <w:t xml:space="preserve">The dot product is also the standard</w:t>
      </w:r>
      <w:r>
        <w:t xml:space="preserve"> </w:t>
      </w:r>
      <w:r>
        <w:rPr>
          <w:i/>
          <w:iCs/>
        </w:rPr>
        <w:t xml:space="preserve">inner product</w:t>
      </w:r>
      <w:r>
        <w:t xml:space="preserve"> </w:t>
      </w:r>
      <w:r>
        <w:t xml:space="preserve">on</w:t>
      </w:r>
      <w:r>
        <w:t xml:space="preserve"> </w:t>
      </w:r>
      <m:oMath>
        <m:sSup>
          <m:e>
            <m:r>
              <m:rPr>
                <m:scr m:val="double-struck"/>
                <m:sty m:val="p"/>
              </m:rPr>
              <m:t>R</m:t>
            </m:r>
          </m:e>
          <m:sup>
            <m:r>
              <m:t>p</m:t>
            </m:r>
          </m:sup>
        </m:sSup>
      </m:oMath>
      <w:r>
        <w:t xml:space="preserve">;</w:t>
      </w:r>
      <w:r>
        <w:t xml:space="preserve"> </w:t>
      </w:r>
      <w:r>
        <w:t xml:space="preserve">“inner product”</w:t>
      </w:r>
      <w:r>
        <w:t xml:space="preserve"> </w:t>
      </w:r>
      <w:r>
        <w:t xml:space="preserve">is the general notion (</w:t>
      </w:r>
      <w:hyperlink w:anchor="def-inner-product">
        <w:r>
          <w:rPr>
            <w:rStyle w:val="Hyperlink"/>
          </w:rPr>
          <w:t xml:space="preserve">Definition 56</w:t>
        </w:r>
      </w:hyperlink>
      <w:r>
        <w:t xml:space="preserve">, later in these notes),</w:t>
      </w:r>
      <w:r>
        <w:t xml:space="preserve"> </w:t>
      </w:r>
      <w:r>
        <w:t xml:space="preserve">of which the dot product is one example.</w:t>
      </w:r>
    </w:p>
    <w:bookmarkEnd w:id="33"/>
    <w:bookmarkStart w:id="34" w:name="thm-lincom-symmetric"/>
    <w:p>
      <w:pPr>
        <w:pStyle w:val="BodyText"/>
      </w:pPr>
      <w:r>
        <w:rPr>
          <w:b/>
          <w:bCs/>
        </w:rPr>
        <w:t xml:space="preserve">Theorem 1 (Dot product is symmetric)</w:t>
      </w:r>
      <w:r>
        <w:t xml:space="preserve"> </w:t>
      </w:r>
      <w:r>
        <w:t xml:space="preserve">The dot product is symmetric:</w:t>
      </w:r>
    </w:p>
    <w:p>
      <w:pPr>
        <w:pStyle w:val="BodyText"/>
      </w:pPr>
      <m:oMathPara>
        <m:oMathParaPr>
          <m:jc m:val="center"/>
        </m:oMathParaPr>
        <m:oMath>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x</m:t>
              </m:r>
            </m:e>
          </m:acc>
        </m:oMath>
      </m:oMathPara>
    </w:p>
    <w:bookmarkEnd w:id="34"/>
    <w:p>
      <w:pPr>
        <w:pStyle w:val="FirstParagraph"/>
      </w:pPr>
      <w:r>
        <w:rPr>
          <w:i/>
          <w:iCs/>
        </w:rPr>
        <w:t xml:space="preserve">Proof</w:t>
      </w:r>
      <w:r>
        <w:t xml:space="preserve">. </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sSub>
                    <m:e>
                      <m:r>
                        <m:t>y</m:t>
                      </m:r>
                    </m:e>
                    <m:sub>
                      <m:r>
                        <m:t>i</m:t>
                      </m:r>
                    </m:sub>
                  </m:sSub>
                </m:e>
              </m:nary>
              <m:sSub>
                <m:e>
                  <m:r>
                    <m:t>x</m:t>
                  </m:r>
                </m:e>
                <m:sub>
                  <m:r>
                    <m:t>i</m:t>
                  </m:r>
                </m:sub>
              </m:sSub>
              <m:r>
                <m:t>&amp;</m:t>
              </m:r>
              <m:r>
                <m:t>&amp;</m:t>
              </m:r>
              <m:r>
                <m:rPr>
                  <m:nor/>
                  <m:sty m:val="p"/>
                </m:rPr>
                <m:t>(products of numbers are symmetric)</m:t>
              </m:r>
            </m:e>
            <m:e>
              <m:r>
                <m:t>&amp;</m:t>
              </m:r>
              <m:r>
                <m:rPr>
                  <m:sty m:val="p"/>
                </m:rPr>
                <m:t>=</m:t>
              </m:r>
              <m:acc>
                <m:accPr>
                  <m:chr m:val="̃"/>
                </m:accPr>
                <m:e>
                  <m:r>
                    <m:t>y</m:t>
                  </m:r>
                </m:e>
              </m:acc>
              <m:r>
                <m:rPr>
                  <m:sty m:val="p"/>
                </m:rPr>
                <m:t>⋅</m:t>
              </m:r>
              <m:acc>
                <m:accPr>
                  <m:chr m:val="̃"/>
                </m:accPr>
                <m:e>
                  <m:r>
                    <m:t>x</m:t>
                  </m:r>
                </m:e>
              </m:acc>
              <m:r>
                <m:t>&amp;</m:t>
              </m:r>
              <m:r>
                <m:t>&amp;</m:t>
              </m:r>
              <m:r>
                <m:rPr>
                  <m:nor/>
                  <m:sty m:val="p"/>
                </m:rPr>
                <m:t>(definition of the dot product)</m:t>
              </m:r>
            </m:e>
          </m:eqArr>
        </m:oMath>
      </m:oMathPara>
    </w:p>
    <w:bookmarkStart w:id="48" w:name="special-vectors"/>
    <w:p>
      <w:pPr>
        <w:pStyle w:val="Heading3"/>
      </w:pPr>
      <w:r>
        <w:t xml:space="preserve">1.1 Special vectors</w:t>
      </w:r>
    </w:p>
    <w:bookmarkStart w:id="35" w:name="def-zero-vector"/>
    <w:p>
      <w:pPr>
        <w:pStyle w:val="FirstParagraph"/>
      </w:pPr>
      <w:r>
        <w:rPr>
          <w:b/>
          <w:bCs/>
        </w:rPr>
        <w:t xml:space="preserve">Definition 9 (Zero vector)</w:t>
      </w:r>
      <w:r>
        <w:t xml:space="preserve"> </w:t>
      </w:r>
      <w:r>
        <w:t xml:space="preserve">The</w:t>
      </w:r>
      <w:r>
        <w:t xml:space="preserve"> </w:t>
      </w:r>
      <w:r>
        <w:rPr>
          <w:b/>
          <w:bCs/>
        </w:rPr>
        <w:t xml:space="preserve">zero vector</w:t>
      </w:r>
      <w:r>
        <w:t xml:space="preserve"> </w:t>
      </w:r>
      <m:oMath>
        <m:acc>
          <m:accPr>
            <m:chr m:val="̃"/>
          </m:accPr>
          <m:e>
            <m:r>
              <m:t>0</m:t>
            </m:r>
          </m:e>
        </m:acc>
      </m:oMath>
      <w:r>
        <w:t xml:space="preserve"> </w:t>
      </w:r>
      <w:r>
        <w:t xml:space="preserve">of length</w:t>
      </w:r>
      <w:r>
        <w:t xml:space="preserve"> </w:t>
      </w:r>
      <m:oMath>
        <m:r>
          <m:t>p</m:t>
        </m:r>
      </m:oMath>
      <w:r>
        <w:t xml:space="preserve"> </w:t>
      </w:r>
      <w:r>
        <w:t xml:space="preserve">has all entries equal to zero:</w:t>
      </w:r>
    </w:p>
    <w:p>
      <w:pPr>
        <w:pStyle w:val="BodyText"/>
      </w:pPr>
      <m:oMathPara>
        <m:oMathParaPr>
          <m:jc m:val="center"/>
        </m:oMathParaPr>
        <m:oMath>
          <m:acc>
            <m:accPr>
              <m:chr m:val="̃"/>
            </m:accPr>
            <m:e>
              <m:r>
                <m:t>0</m:t>
              </m:r>
            </m:e>
          </m:acc>
          <m:r>
            <m:rPr>
              <m:sty m:val="p"/>
            </m:rPr>
            <m:t>=</m:t>
          </m:r>
          <m:d>
            <m:dPr>
              <m:begChr m:val="["/>
              <m:sepChr m:val=""/>
              <m:endChr m:val="]"/>
              <m:grow/>
            </m:dPr>
            <m:e>
              <m:m>
                <m:mPr>
                  <m:baseJc m:val="center"/>
                  <m:plcHide m:val="on"/>
                  <m:mcs>
                    <m:mc>
                      <m:mcPr>
                        <m:mcJc m:val="center"/>
                        <m:count m:val="1"/>
                      </m:mcPr>
                    </m:mc>
                  </m:mcs>
                </m:mPr>
                <m:mr>
                  <m:e>
                    <m:r>
                      <m:t>0</m:t>
                    </m:r>
                  </m:e>
                </m:mr>
                <m:mr>
                  <m:e>
                    <m:r>
                      <m:t>0</m:t>
                    </m:r>
                  </m:e>
                </m:mr>
                <m:mr>
                  <m:e>
                    <m:r>
                      <m:rPr>
                        <m:sty m:val="p"/>
                      </m:rPr>
                      <m:t>⋮</m:t>
                    </m:r>
                  </m:e>
                </m:mr>
                <m:mr>
                  <m:e>
                    <m:r>
                      <m:t>0</m:t>
                    </m:r>
                  </m:e>
                </m:mr>
              </m:m>
            </m:e>
          </m:d>
        </m:oMath>
      </m:oMathPara>
    </w:p>
    <w:bookmarkEnd w:id="35"/>
    <w:bookmarkStart w:id="37" w:name="rem-zero-vector-identity"/>
    <w:p>
      <w:pPr>
        <w:pStyle w:val="FirstParagraph"/>
      </w:pPr>
      <w:r>
        <w:rPr>
          <w:i/>
          <w:iCs/>
        </w:rPr>
        <w:t xml:space="preserve">Remark 4</w:t>
      </w:r>
      <w:r>
        <w:t xml:space="preserve"> (The zero vector is the additive identity). </w:t>
      </w:r>
      <w:r>
        <w:t xml:space="preserve">Adding the zero vector to a vector leaves it unchanged</w:t>
      </w:r>
      <w:r>
        <w:t xml:space="preserve"> </w:t>
      </w:r>
      <w:r>
        <w:t xml:space="preserve">(</w:t>
      </w:r>
      <w:hyperlink w:anchor="def-vector-addition">
        <w:r>
          <w:rPr>
            <w:rStyle w:val="Hyperlink"/>
          </w:rPr>
          <w:t xml:space="preserve">Definition 6</w:t>
        </w:r>
      </w:hyperlink>
      <w:r>
        <w:t xml:space="preserve">):</w:t>
      </w:r>
      <w:r>
        <w:t xml:space="preserve"> </w:t>
      </w:r>
      <m:oMath>
        <m:acc>
          <m:accPr>
            <m:chr m:val="̃"/>
          </m:accPr>
          <m:e>
            <m:r>
              <m:t>x</m:t>
            </m:r>
          </m:e>
        </m:acc>
        <m:r>
          <m:rPr>
            <m:sty m:val="p"/>
          </m:rPr>
          <m:t>+</m:t>
        </m:r>
        <m:acc>
          <m:accPr>
            <m:chr m:val="̃"/>
          </m:accPr>
          <m:e>
            <m:r>
              <m:t>0</m:t>
            </m:r>
          </m:e>
        </m:acc>
        <m:r>
          <m:rPr>
            <m:sty m:val="p"/>
          </m:rPr>
          <m:t>=</m:t>
        </m:r>
        <m:acc>
          <m:accPr>
            <m:chr m:val="̃"/>
          </m:accPr>
          <m:e>
            <m:r>
              <m:t>x</m:t>
            </m:r>
          </m:e>
        </m:acc>
      </m:oMath>
      <w:r>
        <w:t xml:space="preserve"> </w:t>
      </w:r>
      <w:r>
        <w:t xml:space="preserve">for any vector</w:t>
      </w:r>
      <w:r>
        <w:t xml:space="preserve"> </w:t>
      </w:r>
      <m:oMath>
        <m:acc>
          <m:accPr>
            <m:chr m:val="̃"/>
          </m:accPr>
          <m:e>
            <m:r>
              <m:t>x</m:t>
            </m:r>
          </m:e>
        </m:acc>
      </m:oMath>
      <w:r>
        <w:t xml:space="preserve"> </w:t>
      </w:r>
      <w:r>
        <w:t xml:space="preserve">of the same length,</w:t>
      </w:r>
      <w:r>
        <w:t xml:space="preserve"> </w:t>
      </w:r>
      <w:r>
        <w:t xml:space="preserve">so</w:t>
      </w:r>
      <w:r>
        <w:t xml:space="preserve"> </w:t>
      </w:r>
      <m:oMath>
        <m:acc>
          <m:accPr>
            <m:chr m:val="̃"/>
          </m:accPr>
          <m:e>
            <m:r>
              <m:t>0</m:t>
            </m:r>
          </m:e>
        </m:acc>
      </m:oMath>
      <w:r>
        <w:t xml:space="preserve"> </w:t>
      </w:r>
      <w:r>
        <w:t xml:space="preserve">is the</w:t>
      </w:r>
      <w:r>
        <w:t xml:space="preserve"> </w:t>
      </w:r>
      <w:hyperlink r:id="rId36">
        <w:r>
          <w:rPr>
            <w:rStyle w:val="Hyperlink"/>
          </w:rPr>
          <w:t xml:space="preserve">identity element</w:t>
        </w:r>
      </w:hyperlink>
      <w:r>
        <w:t xml:space="preserve"> </w:t>
      </w:r>
      <w:r>
        <w:t xml:space="preserve">for vector addition.</w:t>
      </w:r>
      <w:r>
        <w:t xml:space="preserve"> </w:t>
      </w:r>
      <w:r>
        <w:t xml:space="preserve">For example,</w:t>
      </w:r>
    </w:p>
    <w:p>
      <w:pPr>
        <w:pStyle w:val="BodyText"/>
      </w:pPr>
      <m:oMathPara>
        <m:oMathParaPr>
          <m:jc m:val="center"/>
        </m:oMathParaPr>
        <m:oMath>
          <m:eqArr>
            <m:e>
              <m:r>
                <m:rPr>
                  <m:sty m:val="p"/>
                </m:rPr>
                <m:t>(</m:t>
              </m:r>
              <m:r>
                <m:t>2</m:t>
              </m:r>
              <m:r>
                <m:rPr>
                  <m:sty m:val="p"/>
                </m:rPr>
                <m:t>,</m:t>
              </m:r>
              <m:r>
                <m:rPr>
                  <m:sty m:val="p"/>
                </m:rPr>
                <m:t>−</m:t>
              </m:r>
              <m:r>
                <m:t>1</m:t>
              </m:r>
              <m:r>
                <m:rPr>
                  <m:sty m:val="p"/>
                </m:rPr>
                <m:t>)</m:t>
              </m:r>
              <m:r>
                <m:rPr>
                  <m:sty m:val="p"/>
                </m:rPr>
                <m:t>+</m:t>
              </m:r>
              <m:r>
                <m:rPr>
                  <m:sty m:val="p"/>
                </m:rPr>
                <m:t>(</m:t>
              </m:r>
              <m:r>
                <m:t>0</m:t>
              </m:r>
              <m:r>
                <m:rPr>
                  <m:sty m:val="p"/>
                </m:rPr>
                <m:t>,</m:t>
              </m:r>
              <m:r>
                <m:t>0</m:t>
              </m:r>
              <m:r>
                <m:rPr>
                  <m:sty m:val="p"/>
                </m:rPr>
                <m:t>)</m:t>
              </m:r>
              <m:r>
                <m:t>&amp;</m:t>
              </m:r>
              <m:r>
                <m:rPr>
                  <m:sty m:val="p"/>
                </m:rPr>
                <m:t>=</m:t>
              </m:r>
              <m:r>
                <m:rPr>
                  <m:sty m:val="p"/>
                </m:rPr>
                <m:t>(</m:t>
              </m:r>
              <m:r>
                <m:t>2</m:t>
              </m:r>
              <m:r>
                <m:rPr>
                  <m:sty m:val="p"/>
                </m:rPr>
                <m:t>+</m:t>
              </m:r>
              <m:r>
                <m:t>0</m:t>
              </m:r>
              <m:r>
                <m:rPr>
                  <m:sty m:val="p"/>
                </m:rPr>
                <m:t>,</m:t>
              </m:r>
              <m:r>
                <m:rPr>
                  <m:sty m:val="p"/>
                </m:rPr>
                <m:t>−</m:t>
              </m:r>
              <m:r>
                <m:t>1</m:t>
              </m:r>
              <m:r>
                <m:rPr>
                  <m:sty m:val="p"/>
                </m:rPr>
                <m:t>+</m:t>
              </m:r>
              <m:r>
                <m:t>0</m:t>
              </m:r>
              <m:r>
                <m:rPr>
                  <m:sty m:val="p"/>
                </m:rPr>
                <m:t>)</m:t>
              </m:r>
            </m:e>
            <m:e>
              <m:r>
                <m:t>&amp;</m:t>
              </m:r>
              <m:r>
                <m:rPr>
                  <m:sty m:val="p"/>
                </m:rPr>
                <m:t>=</m:t>
              </m:r>
              <m:r>
                <m:rPr>
                  <m:sty m:val="p"/>
                </m:rPr>
                <m:t>(</m:t>
              </m:r>
              <m:r>
                <m:t>2</m:t>
              </m:r>
              <m:r>
                <m:rPr>
                  <m:sty m:val="p"/>
                </m:rPr>
                <m:t>,</m:t>
              </m:r>
              <m:r>
                <m:rPr>
                  <m:sty m:val="p"/>
                </m:rPr>
                <m:t>−</m:t>
              </m:r>
              <m:r>
                <m:t>1</m:t>
              </m:r>
              <m:r>
                <m:rPr>
                  <m:sty m:val="p"/>
                </m:rPr>
                <m:t>)</m:t>
              </m:r>
              <m:r>
                <m:rPr>
                  <m:sty m:val="p"/>
                </m:rPr>
                <m:t>.</m:t>
              </m:r>
            </m:e>
          </m:eqArr>
        </m:oMath>
      </m:oMathPara>
    </w:p>
    <w:bookmarkEnd w:id="37"/>
    <w:bookmarkStart w:id="39" w:name="def-mean"/>
    <w:p>
      <w:pPr>
        <w:pStyle w:val="FirstParagraph"/>
      </w:pPr>
      <w:r>
        <w:rPr>
          <w:b/>
          <w:bCs/>
        </w:rPr>
        <w:t xml:space="preserve">Definition 10 (Mean (average, sample mean))</w:t>
      </w:r>
      <w:r>
        <w:t xml:space="preserve"> </w:t>
      </w:r>
      <w:r>
        <w:t xml:space="preserve">The</w:t>
      </w:r>
      <w:r>
        <w:t xml:space="preserve"> </w:t>
      </w:r>
      <w:r>
        <w:rPr>
          <w:b/>
          <w:bCs/>
        </w:rPr>
        <w:t xml:space="preserve">mean</w:t>
      </w:r>
      <w:r>
        <w:t xml:space="preserve"> </w:t>
      </w:r>
      <w:r>
        <w:t xml:space="preserve">(or</w:t>
      </w:r>
      <w:r>
        <w:t xml:space="preserve"> </w:t>
      </w:r>
      <w:r>
        <w:rPr>
          <w:b/>
          <w:bCs/>
        </w:rPr>
        <w:t xml:space="preserve">average</w:t>
      </w:r>
      <w:r>
        <w:t xml:space="preserve">) of</w:t>
      </w:r>
      <w:r>
        <w:t xml:space="preserve"> </w:t>
      </w:r>
      <m:oMath>
        <m:r>
          <m:t>n</m:t>
        </m:r>
      </m:oMath>
      <w:r>
        <w:t xml:space="preserve"> </w:t>
      </w:r>
      <w:r>
        <w:t xml:space="preserve">numbers</w:t>
      </w:r>
      <w:r>
        <w:t xml:space="preserve"> </w:t>
      </w:r>
      <m:oMath>
        <m:sSub>
          <m:e>
            <m:r>
              <m:t>y</m:t>
            </m:r>
          </m:e>
          <m:sub>
            <m:r>
              <m:t>1</m:t>
            </m:r>
          </m:sub>
        </m:sSub>
        <m:r>
          <m:rPr>
            <m:sty m:val="p"/>
          </m:rPr>
          <m:t>,</m:t>
        </m:r>
        <m:r>
          <m:rPr>
            <m:sty m:val="p"/>
          </m:rPr>
          <m:t>…</m:t>
        </m:r>
        <m:r>
          <m:rPr>
            <m:sty m:val="p"/>
          </m:rPr>
          <m:t>,</m:t>
        </m:r>
        <m:sSub>
          <m:e>
            <m:r>
              <m:t>y</m:t>
            </m:r>
          </m:e>
          <m:sub>
            <m:r>
              <m:t>n</m:t>
            </m:r>
          </m:sub>
        </m:sSub>
      </m:oMath>
      <w:r>
        <w:t xml:space="preserve"> </w:t>
      </w:r>
      <w:r>
        <w:t xml:space="preserve">is</w:t>
      </w:r>
      <w:r>
        <w:t xml:space="preserve"> </w:t>
      </w:r>
      <w:r>
        <w:t xml:space="preserve">their</w:t>
      </w:r>
      <w:r>
        <w:t xml:space="preserve"> </w:t>
      </w:r>
      <w:hyperlink r:id="rId38">
        <w:r>
          <w:rPr>
            <w:rStyle w:val="Hyperlink"/>
          </w:rPr>
          <w:t xml:space="preserve">sum</w:t>
        </w:r>
      </w:hyperlink>
      <w:r>
        <w:t xml:space="preserve"> </w:t>
      </w:r>
      <w:r>
        <w:t xml:space="preserve">divided by how many there are:</w:t>
      </w:r>
    </w:p>
    <w:p>
      <w:pPr>
        <w:pStyle w:val="BodyText"/>
      </w:pPr>
      <m:oMathPara>
        <m:oMathParaPr>
          <m:jc m:val="center"/>
        </m:oMathParaPr>
        <m:oMath>
          <m:acc>
            <m:accPr>
              <m:chr m:val="‾"/>
            </m:accPr>
            <m:e>
              <m:r>
                <m:t>y</m:t>
              </m:r>
            </m:e>
          </m:acc>
          <m:limUpp>
            <m:e>
              <m:r>
                <m:rPr>
                  <m:sty m:val="p"/>
                </m:rPr>
                <m:t>=</m:t>
              </m:r>
            </m:e>
            <m:lim>
              <m:r>
                <m:rPr>
                  <m:nor/>
                  <m:sty m:val="p"/>
                </m:rPr>
                <m:t>def</m:t>
              </m:r>
            </m:lim>
          </m:limUpp>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m:oMathPara>
    </w:p>
    <w:p>
      <w:pPr>
        <w:pStyle w:val="FirstParagraph"/>
      </w:pPr>
      <w:r>
        <w:t xml:space="preserve">When the numbers are observed data values,</w:t>
      </w:r>
      <w:r>
        <w:t xml:space="preserve"> </w:t>
      </w:r>
      <m:oMath>
        <m:acc>
          <m:accPr>
            <m:chr m:val="‾"/>
          </m:accPr>
          <m:e>
            <m:r>
              <m:t>y</m:t>
            </m:r>
          </m:e>
        </m:acc>
      </m:oMath>
      <w:r>
        <w:t xml:space="preserve"> </w:t>
      </w:r>
      <w:r>
        <w:t xml:space="preserve">is also called the</w:t>
      </w:r>
      <w:r>
        <w:t xml:space="preserve"> </w:t>
      </w:r>
      <w:r>
        <w:rPr>
          <w:b/>
          <w:bCs/>
        </w:rPr>
        <w:t xml:space="preserve">sample mean</w:t>
      </w:r>
      <w:r>
        <w:t xml:space="preserve">.</w:t>
      </w:r>
    </w:p>
    <w:bookmarkEnd w:id="39"/>
    <w:bookmarkStart w:id="40" w:name="exm-mean"/>
    <w:p>
      <w:pPr>
        <w:pStyle w:val="BodyText"/>
      </w:pPr>
      <w:r>
        <w:rPr>
          <w:b/>
          <w:bCs/>
        </w:rPr>
        <w:t xml:space="preserve">Example 6 (The mean of three numbers)</w:t>
      </w:r>
      <w:r>
        <w:t xml:space="preserve"> </w:t>
      </w:r>
      <w:r>
        <w:t xml:space="preserve">For</w:t>
      </w:r>
      <w:r>
        <w:t xml:space="preserve"> </w:t>
      </w:r>
      <m:oMath>
        <m:sSub>
          <m:e>
            <m:r>
              <m:t>y</m:t>
            </m:r>
          </m:e>
          <m:sub>
            <m:r>
              <m:t>1</m:t>
            </m:r>
          </m:sub>
        </m:sSub>
        <m:r>
          <m:rPr>
            <m:sty m:val="p"/>
          </m:rPr>
          <m:t>=</m:t>
        </m:r>
        <m:r>
          <m:t>2</m:t>
        </m:r>
      </m:oMath>
      <w:r>
        <w:t xml:space="preserve">,</w:t>
      </w:r>
      <w:r>
        <w:t xml:space="preserve"> </w:t>
      </w:r>
      <m:oMath>
        <m:sSub>
          <m:e>
            <m:r>
              <m:t>y</m:t>
            </m:r>
          </m:e>
          <m:sub>
            <m:r>
              <m:t>2</m:t>
            </m:r>
          </m:sub>
        </m:sSub>
        <m:r>
          <m:rPr>
            <m:sty m:val="p"/>
          </m:rPr>
          <m:t>=</m:t>
        </m:r>
        <m:r>
          <m:rPr>
            <m:sty m:val="p"/>
          </m:rPr>
          <m:t>−</m:t>
        </m:r>
        <m:r>
          <m:t>1</m:t>
        </m:r>
      </m:oMath>
      <w:r>
        <w:t xml:space="preserve"> </w:t>
      </w:r>
      <w:r>
        <w:t xml:space="preserve">and</w:t>
      </w:r>
      <w:r>
        <w:t xml:space="preserve"> </w:t>
      </w:r>
      <m:oMath>
        <m:sSub>
          <m:e>
            <m:r>
              <m:t>y</m:t>
            </m:r>
          </m:e>
          <m:sub>
            <m:r>
              <m:t>3</m:t>
            </m:r>
          </m:sub>
        </m:sSub>
        <m:r>
          <m:rPr>
            <m:sty m:val="p"/>
          </m:rPr>
          <m:t>=</m:t>
        </m:r>
        <m:r>
          <m:t>5</m:t>
        </m:r>
      </m:oMath>
      <w:r>
        <w:t xml:space="preserve">:</w:t>
      </w:r>
    </w:p>
    <w:p>
      <w:pPr>
        <w:pStyle w:val="BodyText"/>
      </w:pPr>
      <m:oMathPara>
        <m:oMathParaPr>
          <m:jc m:val="center"/>
        </m:oMathParaPr>
        <m:oMath>
          <m:eqArr>
            <m:e>
              <m:acc>
                <m:accPr>
                  <m:chr m:val="‾"/>
                </m:accPr>
                <m:e>
                  <m:r>
                    <m:t>y</m:t>
                  </m:r>
                </m:e>
              </m:acc>
              <m:r>
                <m:t>&amp;</m:t>
              </m:r>
              <m:r>
                <m:rPr>
                  <m:sty m:val="p"/>
                </m:rPr>
                <m:t>=</m:t>
              </m:r>
              <m:f>
                <m:fPr>
                  <m:type m:val="bar"/>
                </m:fPr>
                <m:num>
                  <m:r>
                    <m:t>1</m:t>
                  </m:r>
                </m:num>
                <m:den>
                  <m:r>
                    <m:t>3</m:t>
                  </m:r>
                </m:den>
              </m:f>
              <m:r>
                <m:t> </m:t>
              </m:r>
              <m:r>
                <m:t>​</m:t>
              </m:r>
              <m:d>
                <m:dPr>
                  <m:begChr m:val="("/>
                  <m:sepChr m:val=""/>
                  <m:endChr m:val=")"/>
                  <m:grow/>
                </m:dPr>
                <m:e>
                  <m:r>
                    <m:t>2</m:t>
                  </m:r>
                  <m:r>
                    <m:rPr>
                      <m:sty m:val="p"/>
                    </m:rPr>
                    <m:t>+</m:t>
                  </m:r>
                  <m:r>
                    <m:rPr>
                      <m:sty m:val="p"/>
                    </m:rPr>
                    <m:t>(</m:t>
                  </m:r>
                  <m:r>
                    <m:rPr>
                      <m:sty m:val="p"/>
                    </m:rPr>
                    <m:t>−</m:t>
                  </m:r>
                  <m:r>
                    <m:t>1</m:t>
                  </m:r>
                  <m:r>
                    <m:rPr>
                      <m:sty m:val="p"/>
                    </m:rPr>
                    <m:t>)</m:t>
                  </m:r>
                  <m:r>
                    <m:rPr>
                      <m:sty m:val="p"/>
                    </m:rPr>
                    <m:t>+</m:t>
                  </m:r>
                  <m:r>
                    <m:t>5</m:t>
                  </m:r>
                </m:e>
              </m:d>
              <m:r>
                <m:t>​</m:t>
              </m:r>
              <m:r>
                <m:t>&amp;</m:t>
              </m:r>
              <m:r>
                <m:t>&amp;</m:t>
              </m:r>
              <m:r>
                <m:rPr>
                  <m:nor/>
                  <m:sty m:val="p"/>
                </m:rPr>
                <m:t>(definition of the mean, with </m:t>
              </m:r>
              <m:r>
                <m:t>n</m:t>
              </m:r>
              <m:r>
                <m:rPr>
                  <m:sty m:val="p"/>
                </m:rPr>
                <m:t>=</m:t>
              </m:r>
              <m:r>
                <m:t>3</m:t>
              </m:r>
              <m:r>
                <m:rPr>
                  <m:nor/>
                  <m:sty m:val="p"/>
                </m:rPr>
                <m:t>)</m:t>
              </m:r>
            </m:e>
            <m:e>
              <m:r>
                <m:t>&amp;</m:t>
              </m:r>
              <m:r>
                <m:rPr>
                  <m:sty m:val="p"/>
                </m:rPr>
                <m:t>=</m:t>
              </m:r>
              <m:f>
                <m:fPr>
                  <m:type m:val="bar"/>
                </m:fPr>
                <m:num>
                  <m:r>
                    <m:t>1</m:t>
                  </m:r>
                </m:num>
                <m:den>
                  <m:r>
                    <m:t>3</m:t>
                  </m:r>
                </m:den>
              </m:f>
              <m:r>
                <m:rPr>
                  <m:sty m:val="p"/>
                </m:rPr>
                <m:t>⋅</m:t>
              </m:r>
              <m:r>
                <m:t>6</m:t>
              </m:r>
              <m:r>
                <m:t>&amp;</m:t>
              </m:r>
              <m:r>
                <m:t>&amp;</m:t>
              </m:r>
              <m:r>
                <m:rPr>
                  <m:nor/>
                  <m:sty m:val="p"/>
                </m:rPr>
                <m:t>(add)</m:t>
              </m:r>
            </m:e>
            <m:e>
              <m:r>
                <m:t>&amp;</m:t>
              </m:r>
              <m:r>
                <m:rPr>
                  <m:sty m:val="p"/>
                </m:rPr>
                <m:t>=</m:t>
              </m:r>
              <m:r>
                <m:t>2</m:t>
              </m:r>
              <m:r>
                <m:t>&amp;</m:t>
              </m:r>
              <m:r>
                <m:t>&amp;</m:t>
              </m:r>
              <m:r>
                <m:rPr>
                  <m:nor/>
                  <m:sty m:val="p"/>
                </m:rPr>
                <m:t>(multiply)</m:t>
              </m:r>
            </m:e>
          </m:eqArr>
        </m:oMath>
      </m:oMathPara>
    </w:p>
    <w:bookmarkEnd w:id="40"/>
    <w:bookmarkStart w:id="41" w:name="def-ones-vector"/>
    <w:p>
      <w:pPr>
        <w:pStyle w:val="FirstParagraph"/>
      </w:pPr>
      <w:r>
        <w:rPr>
          <w:b/>
          <w:bCs/>
        </w:rPr>
        <w:t xml:space="preserve">Definition 11 (Ones vector)</w:t>
      </w:r>
      <w:r>
        <w:t xml:space="preserve"> </w:t>
      </w:r>
      <w:r>
        <w:t xml:space="preserve">The</w:t>
      </w:r>
      <w:r>
        <w:t xml:space="preserve"> </w:t>
      </w:r>
      <w:r>
        <w:rPr>
          <w:b/>
          <w:bCs/>
        </w:rPr>
        <w:t xml:space="preserve">ones vector</w:t>
      </w:r>
      <w:r>
        <w:t xml:space="preserve"> </w:t>
      </w:r>
      <m:oMath>
        <m:acc>
          <m:accPr>
            <m:chr m:val="̃"/>
          </m:accPr>
          <m:e>
            <m:r>
              <m:t>1</m:t>
            </m:r>
          </m:e>
        </m:acc>
      </m:oMath>
      <w:r>
        <w:t xml:space="preserve"> </w:t>
      </w:r>
      <w:r>
        <w:t xml:space="preserve">of length</w:t>
      </w:r>
      <w:r>
        <w:t xml:space="preserve"> </w:t>
      </w:r>
      <m:oMath>
        <m:r>
          <m:t>p</m:t>
        </m:r>
      </m:oMath>
      <w:r>
        <w:t xml:space="preserve"> </w:t>
      </w:r>
      <w:r>
        <w:t xml:space="preserve">has all entries equal to one:</w:t>
      </w:r>
    </w:p>
    <w:p>
      <w:pPr>
        <w:pStyle w:val="BodyText"/>
      </w:pPr>
      <m:oMathPara>
        <m:oMathParaPr>
          <m:jc m:val="center"/>
        </m:oMathParaPr>
        <m:oMath>
          <m:acc>
            <m:accPr>
              <m:chr m:val="̃"/>
            </m:accPr>
            <m:e>
              <m:r>
                <m:t>1</m:t>
              </m:r>
            </m:e>
          </m:acc>
          <m:r>
            <m:rPr>
              <m:sty m:val="p"/>
            </m:rPr>
            <m:t>=</m:t>
          </m:r>
          <m:d>
            <m:dPr>
              <m:begChr m:val="["/>
              <m:sepChr m:val=""/>
              <m:endChr m:val="]"/>
              <m:grow/>
            </m:dPr>
            <m:e>
              <m:m>
                <m:mPr>
                  <m:baseJc m:val="center"/>
                  <m:plcHide m:val="on"/>
                  <m:mcs>
                    <m:mc>
                      <m:mcPr>
                        <m:mcJc m:val="center"/>
                        <m:count m:val="1"/>
                      </m:mcPr>
                    </m:mc>
                  </m:mcs>
                </m:mPr>
                <m:mr>
                  <m:e>
                    <m:r>
                      <m:t>1</m:t>
                    </m:r>
                  </m:e>
                </m:mr>
                <m:mr>
                  <m:e>
                    <m:r>
                      <m:t>1</m:t>
                    </m:r>
                  </m:e>
                </m:mr>
                <m:mr>
                  <m:e>
                    <m:r>
                      <m:rPr>
                        <m:sty m:val="p"/>
                      </m:rPr>
                      <m:t>⋮</m:t>
                    </m:r>
                  </m:e>
                </m:mr>
                <m:mr>
                  <m:e>
                    <m:r>
                      <m:t>1</m:t>
                    </m:r>
                  </m:e>
                </m:mr>
              </m:m>
            </m:e>
          </m:d>
        </m:oMath>
      </m:oMathPara>
    </w:p>
    <w:bookmarkEnd w:id="41"/>
    <w:bookmarkStart w:id="42" w:name="rem-ones-vector-sum"/>
    <w:p>
      <w:pPr>
        <w:pStyle w:val="FirstParagraph"/>
      </w:pPr>
      <w:r>
        <w:rPr>
          <w:i/>
          <w:iCs/>
        </w:rPr>
        <w:t xml:space="preserve">Remark 5</w:t>
      </w:r>
      <w:r>
        <w:t xml:space="preserve"> (The ones vector sums the entries). </w:t>
      </w:r>
      <w:r>
        <w:t xml:space="preserve">The dot product (2) of</w:t>
      </w:r>
      <w:r>
        <w:t xml:space="preserve"> </w:t>
      </w:r>
      <m:oMath>
        <m:acc>
          <m:accPr>
            <m:chr m:val="̃"/>
          </m:accPr>
          <m:e>
            <m:r>
              <m:t>1</m:t>
            </m:r>
          </m:e>
        </m:acc>
      </m:oMath>
      <w:r>
        <w:t xml:space="preserve"> </w:t>
      </w:r>
      <w:r>
        <w:t xml:space="preserve">with</w:t>
      </w:r>
      <w:r>
        <w:t xml:space="preserve"> </w:t>
      </w:r>
      <m:oMath>
        <m:acc>
          <m:accPr>
            <m:chr m:val="̃"/>
          </m:accPr>
          <m:e>
            <m:r>
              <m:t>x</m:t>
            </m:r>
          </m:e>
        </m:acc>
      </m:oMath>
      <w:r>
        <w:t xml:space="preserve"> </w:t>
      </w:r>
      <w:r>
        <w:t xml:space="preserve">is the sum of the entries of</w:t>
      </w:r>
      <w:r>
        <w:t xml:space="preserve"> </w:t>
      </w:r>
      <m:oMath>
        <m:acc>
          <m:accPr>
            <m:chr m:val="̃"/>
          </m:accPr>
          <m:e>
            <m:r>
              <m:t>x</m:t>
            </m:r>
          </m:e>
        </m:acc>
      </m:oMath>
      <w:r>
        <w:t xml:space="preserve">:</w:t>
      </w:r>
    </w:p>
    <w:p>
      <w:pPr>
        <w:pStyle w:val="BodyText"/>
      </w:pPr>
      <m:oMathPara>
        <m:oMathParaPr>
          <m:jc m:val="center"/>
        </m:oMathParaPr>
        <m:oMath>
          <m:eqArr>
            <m:e>
              <m:acc>
                <m:accPr>
                  <m:chr m:val="̃"/>
                </m:accPr>
                <m:e>
                  <m:r>
                    <m:t>1</m:t>
                  </m:r>
                </m:e>
              </m:acc>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p</m:t>
                  </m:r>
                </m:sup>
                <m:e>
                  <m:r>
                    <m:t>1</m:t>
                  </m:r>
                </m:e>
              </m:nary>
              <m:r>
                <m:rPr>
                  <m:sty m:val="p"/>
                </m:rPr>
                <m:t>⋅</m:t>
              </m:r>
              <m:sSub>
                <m:e>
                  <m:r>
                    <m:t>x</m:t>
                  </m:r>
                </m:e>
                <m:sub>
                  <m:r>
                    <m:t>i</m:t>
                  </m:r>
                </m:sub>
              </m:sSub>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rPr>
                  <m:sty m:val="p"/>
                </m:rPr>
                <m:t>.</m:t>
              </m:r>
            </m:e>
          </m:eqArr>
        </m:oMath>
      </m:oMathPara>
    </w:p>
    <w:p>
      <w:pPr>
        <w:pStyle w:val="FirstParagraph"/>
      </w:pPr>
      <w:r>
        <w:t xml:space="preserve">For example, for</w:t>
      </w:r>
      <w:r>
        <w:t xml:space="preserve"> </w:t>
      </w:r>
      <m:oMath>
        <m:acc>
          <m:accPr>
            <m:chr m:val="̃"/>
          </m:accPr>
          <m:e>
            <m:r>
              <m:t>x</m:t>
            </m:r>
          </m:e>
        </m:acc>
        <m:r>
          <m:rPr>
            <m:sty m:val="p"/>
          </m:rPr>
          <m:t>=</m:t>
        </m:r>
        <m:r>
          <m:rPr>
            <m:sty m:val="p"/>
          </m:rPr>
          <m:t>(</m:t>
        </m:r>
        <m:r>
          <m:t>2</m:t>
        </m:r>
        <m:r>
          <m:rPr>
            <m:sty m:val="p"/>
          </m:rPr>
          <m:t>,</m:t>
        </m:r>
        <m:r>
          <m:rPr>
            <m:sty m:val="p"/>
          </m:rPr>
          <m:t>−</m:t>
        </m:r>
        <m:r>
          <m:t>1</m:t>
        </m:r>
        <m:r>
          <m:rPr>
            <m:sty m:val="p"/>
          </m:rPr>
          <m:t>,</m:t>
        </m:r>
        <m:r>
          <m:t>5</m:t>
        </m:r>
        <m:r>
          <m:rPr>
            <m:sty m:val="p"/>
          </m:rPr>
          <m:t>)</m:t>
        </m:r>
      </m:oMath>
      <w:r>
        <w:t xml:space="preserve">,</w:t>
      </w:r>
    </w:p>
    <w:p>
      <w:pPr>
        <w:pStyle w:val="BodyText"/>
      </w:pPr>
      <m:oMathPara>
        <m:oMathParaPr>
          <m:jc m:val="center"/>
        </m:oMathParaPr>
        <m:oMath>
          <m:eqArr>
            <m:e>
              <m:acc>
                <m:accPr>
                  <m:chr m:val="̃"/>
                </m:accPr>
                <m:e>
                  <m:r>
                    <m:t>1</m:t>
                  </m:r>
                </m:e>
              </m:acc>
              <m:r>
                <m:rPr>
                  <m:sty m:val="p"/>
                </m:rPr>
                <m:t>⋅</m:t>
              </m:r>
              <m:acc>
                <m:accPr>
                  <m:chr m:val="̃"/>
                </m:accPr>
                <m:e>
                  <m:r>
                    <m:t>x</m:t>
                  </m:r>
                </m:e>
              </m:acc>
              <m:r>
                <m:t>&amp;</m:t>
              </m:r>
              <m:r>
                <m:rPr>
                  <m:sty m:val="p"/>
                </m:rPr>
                <m:t>=</m:t>
              </m:r>
              <m:r>
                <m:t>2</m:t>
              </m:r>
              <m:r>
                <m:rPr>
                  <m:sty m:val="p"/>
                </m:rPr>
                <m:t>+</m:t>
              </m:r>
              <m:r>
                <m:rPr>
                  <m:sty m:val="p"/>
                </m:rPr>
                <m:t>(</m:t>
              </m:r>
              <m:r>
                <m:rPr>
                  <m:sty m:val="p"/>
                </m:rPr>
                <m:t>−</m:t>
              </m:r>
              <m:r>
                <m:t>1</m:t>
              </m:r>
              <m:r>
                <m:rPr>
                  <m:sty m:val="p"/>
                </m:rPr>
                <m:t>)</m:t>
              </m:r>
              <m:r>
                <m:rPr>
                  <m:sty m:val="p"/>
                </m:rPr>
                <m:t>+</m:t>
              </m:r>
              <m:r>
                <m:t>5</m:t>
              </m:r>
            </m:e>
            <m:e>
              <m:r>
                <m:t>&amp;</m:t>
              </m:r>
              <m:r>
                <m:rPr>
                  <m:sty m:val="p"/>
                </m:rPr>
                <m:t>=</m:t>
              </m:r>
              <m:r>
                <m:t>6</m:t>
              </m:r>
              <m:r>
                <m:rPr>
                  <m:sty m:val="p"/>
                </m:rPr>
                <m:t>,</m:t>
              </m:r>
            </m:e>
          </m:eqArr>
        </m:oMath>
      </m:oMathPara>
    </w:p>
    <w:p>
      <w:pPr>
        <w:pStyle w:val="FirstParagraph"/>
      </w:pPr>
      <w:r>
        <w:t xml:space="preserve">and dividing by the length</w:t>
      </w:r>
      <w:r>
        <w:t xml:space="preserve"> </w:t>
      </w:r>
      <m:oMath>
        <m:r>
          <m:t>p</m:t>
        </m:r>
        <m:r>
          <m:rPr>
            <m:sty m:val="p"/>
          </m:rPr>
          <m:t>=</m:t>
        </m:r>
        <m:r>
          <m:t>3</m:t>
        </m:r>
      </m:oMath>
      <w:r>
        <w:t xml:space="preserve"> </w:t>
      </w:r>
      <w:r>
        <w:t xml:space="preserve">gives the</w:t>
      </w:r>
      <w:r>
        <w:t xml:space="preserve"> </w:t>
      </w:r>
      <w:hyperlink w:anchor="def-mean">
        <w:r>
          <w:rPr>
            <w:rStyle w:val="Hyperlink"/>
          </w:rPr>
          <w:t xml:space="preserve">mean</w:t>
        </w:r>
      </w:hyperlink>
      <w:r>
        <w:t xml:space="preserve"> </w:t>
      </w:r>
      <w:r>
        <w:t xml:space="preserve">of the entries,</w:t>
      </w:r>
      <w:r>
        <w:t xml:space="preserve"> </w:t>
      </w:r>
      <m:oMath>
        <m:r>
          <m:t>6</m:t>
        </m:r>
        <m:r>
          <m:rPr>
            <m:sty m:val="p"/>
          </m:rPr>
          <m:t>/</m:t>
        </m:r>
        <m:r>
          <m:t>3</m:t>
        </m:r>
        <m:r>
          <m:rPr>
            <m:sty m:val="p"/>
          </m:rPr>
          <m:t>=</m:t>
        </m:r>
        <m:r>
          <m:t>2</m:t>
        </m:r>
      </m:oMath>
      <w:r>
        <w:t xml:space="preserve">.</w:t>
      </w:r>
    </w:p>
    <w:bookmarkEnd w:id="42"/>
    <w:bookmarkStart w:id="43" w:name="def-indicator-vector"/>
    <w:p>
      <w:pPr>
        <w:pStyle w:val="BodyText"/>
      </w:pPr>
      <w:r>
        <w:rPr>
          <w:b/>
          <w:bCs/>
        </w:rPr>
        <w:t xml:space="preserve">Definition 12 (Indicator vector (standard basis vector))</w:t>
      </w:r>
      <w:r>
        <w:t xml:space="preserve"> </w:t>
      </w:r>
      <w:r>
        <w:t xml:space="preserve">The</w:t>
      </w:r>
      <w:r>
        <w:t xml:space="preserve"> </w:t>
      </w:r>
      <m:oMath>
        <m:r>
          <m:t>j</m:t>
        </m:r>
      </m:oMath>
      <w:r>
        <w:t xml:space="preserve">-th</w:t>
      </w:r>
      <w:r>
        <w:t xml:space="preserve"> </w:t>
      </w:r>
      <w:r>
        <w:rPr>
          <w:b/>
          <w:bCs/>
        </w:rPr>
        <w:t xml:space="preserve">indicator vector</w:t>
      </w:r>
      <w:r>
        <w:t xml:space="preserve"> </w:t>
      </w:r>
      <w:r>
        <w:t xml:space="preserve">(or</w:t>
      </w:r>
      <w:r>
        <w:t xml:space="preserve"> </w:t>
      </w:r>
      <w:r>
        <w:rPr>
          <w:b/>
          <w:bCs/>
        </w:rPr>
        <w:t xml:space="preserve">standard basis vector</w:t>
      </w:r>
      <w:r>
        <w:t xml:space="preserve">)</w:t>
      </w:r>
      <w:r>
        <w:t xml:space="preserve"> </w:t>
      </w:r>
      <m:oMath>
        <m:sSub>
          <m:e>
            <m:acc>
              <m:accPr>
                <m:chr m:val="̃"/>
              </m:accPr>
              <m:e>
                <m:r>
                  <m:t>e</m:t>
                </m:r>
              </m:e>
            </m:acc>
          </m:e>
          <m:sub>
            <m:r>
              <m:t>j</m:t>
            </m:r>
          </m:sub>
        </m:sSub>
      </m:oMath>
      <w:r>
        <w:t xml:space="preserve"> </w:t>
      </w:r>
      <w:r>
        <w:t xml:space="preserve">of length</w:t>
      </w:r>
      <w:r>
        <w:t xml:space="preserve"> </w:t>
      </w:r>
      <m:oMath>
        <m:r>
          <m:t>p</m:t>
        </m:r>
      </m:oMath>
      <w:r>
        <w:t xml:space="preserve"> </w:t>
      </w:r>
      <w:r>
        <w:t xml:space="preserve">has a</w:t>
      </w:r>
      <w:r>
        <w:t xml:space="preserve"> </w:t>
      </w:r>
      <m:oMath>
        <m:r>
          <m:t>1</m:t>
        </m:r>
      </m:oMath>
      <w:r>
        <w:t xml:space="preserve"> </w:t>
      </w:r>
      <w:r>
        <w:t xml:space="preserve">in position</w:t>
      </w:r>
      <w:r>
        <w:t xml:space="preserve"> </w:t>
      </w:r>
      <m:oMath>
        <m:r>
          <m:t>j</m:t>
        </m:r>
      </m:oMath>
      <w:r>
        <w:t xml:space="preserve"> </w:t>
      </w:r>
      <w:r>
        <w:t xml:space="preserve">and</w:t>
      </w:r>
      <w:r>
        <w:t xml:space="preserve"> </w:t>
      </w:r>
      <m:oMath>
        <m:r>
          <m:t>0</m:t>
        </m:r>
      </m:oMath>
      <w:r>
        <w:t xml:space="preserve">s elsewhere:</w:t>
      </w:r>
    </w:p>
    <w:p>
      <w:pPr>
        <w:pStyle w:val="BodyText"/>
      </w:pPr>
      <m:oMathPara>
        <m:oMathParaPr>
          <m:jc m:val="center"/>
        </m:oMathParaPr>
        <m:oMath>
          <m:r>
            <m:rPr>
              <m:sty m:val="p"/>
            </m:rPr>
            <m:t>(</m:t>
          </m:r>
          <m:sSub>
            <m:e>
              <m:acc>
                <m:accPr>
                  <m:chr m:val="̃"/>
                </m:accPr>
                <m:e>
                  <m:r>
                    <m:t>e</m:t>
                  </m:r>
                </m:e>
              </m:acc>
            </m:e>
            <m:sub>
              <m:r>
                <m:t>j</m:t>
              </m:r>
            </m:sub>
          </m:sSub>
          <m:sSub>
            <m:e>
              <m:r>
                <m:rPr>
                  <m:sty m:val="p"/>
                </m:rPr>
                <m:t>)</m:t>
              </m:r>
            </m:e>
            <m:sub>
              <m:r>
                <m:t>i</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acc>
                <m:accPr>
                  <m:chr m:val="̃"/>
                </m:accPr>
                <m:e>
                  <m:r>
                    <m:t>e</m:t>
                  </m:r>
                </m:e>
              </m:acc>
            </m:e>
            <m:sub>
              <m:r>
                <m:t>j</m:t>
              </m:r>
            </m:sub>
          </m:sSub>
          <m:r>
            <m:rPr>
              <m:sty m:val="p"/>
            </m:rPr>
            <m:t>=</m:t>
          </m:r>
          <m:d>
            <m:dPr>
              <m:begChr m:val="["/>
              <m:sepChr m:val=""/>
              <m:endChr m:val="]"/>
              <m:grow/>
            </m:dPr>
            <m:e>
              <m:m>
                <m:mPr>
                  <m:baseJc m:val="center"/>
                  <m:plcHide m:val="on"/>
                  <m:mcs>
                    <m:mc>
                      <m:mcPr>
                        <m:mcJc m:val="center"/>
                        <m:count m:val="1"/>
                      </m:mcPr>
                    </m:mc>
                  </m:mcs>
                </m:mPr>
                <m:mr>
                  <m:e>
                    <m:r>
                      <m:t>0</m:t>
                    </m:r>
                  </m:e>
                </m:mr>
                <m:mr>
                  <m:e>
                    <m:r>
                      <m:rPr>
                        <m:sty m:val="p"/>
                      </m:rPr>
                      <m:t>⋮</m:t>
                    </m:r>
                  </m:e>
                </m:mr>
                <m:mr>
                  <m:e>
                    <m:r>
                      <m:t>0</m:t>
                    </m:r>
                  </m:e>
                </m:mr>
                <m:mr>
                  <m:e>
                    <m:r>
                      <m:t>1</m:t>
                    </m:r>
                  </m:e>
                </m:mr>
                <m:mr>
                  <m:e>
                    <m:r>
                      <m:t>0</m:t>
                    </m:r>
                  </m:e>
                </m:mr>
                <m:mr>
                  <m:e>
                    <m:r>
                      <m:rPr>
                        <m:sty m:val="p"/>
                      </m:rPr>
                      <m:t>⋮</m:t>
                    </m:r>
                  </m:e>
                </m:mr>
                <m:mr>
                  <m:e>
                    <m:r>
                      <m:t>0</m:t>
                    </m:r>
                  </m:e>
                </m:mr>
              </m:m>
            </m:e>
          </m:d>
          <m:r>
            <m:rPr>
              <m:sty m:val="p"/>
            </m:rPr>
            <m:t>←</m:t>
          </m:r>
          <m:r>
            <m:rPr>
              <m:nor/>
              <m:sty m:val="p"/>
            </m:rPr>
            <m:t>position </m:t>
          </m:r>
          <m:r>
            <m:t>j</m:t>
          </m:r>
        </m:oMath>
      </m:oMathPara>
    </w:p>
    <w:bookmarkEnd w:id="43"/>
    <w:bookmarkStart w:id="44" w:name="rem-indicator-vector-weighted-sums"/>
    <w:p>
      <w:pPr>
        <w:pStyle w:val="FirstParagraph"/>
      </w:pPr>
      <w:r>
        <w:rPr>
          <w:i/>
          <w:iCs/>
        </w:rPr>
        <w:t xml:space="preserve">Remark 6</w:t>
      </w:r>
      <w:r>
        <w:t xml:space="preserve"> (Indicator vectors build every vector). </w:t>
      </w:r>
      <w:r>
        <w:t xml:space="preserve">For</w:t>
      </w:r>
      <w:r>
        <w:t xml:space="preserve"> </w:t>
      </w:r>
      <m:oMath>
        <m:r>
          <m:t>p</m:t>
        </m:r>
        <m:r>
          <m:rPr>
            <m:sty m:val="p"/>
          </m:rPr>
          <m:t>=</m:t>
        </m:r>
        <m:r>
          <m:t>3</m:t>
        </m:r>
      </m:oMath>
      <w:r>
        <w:t xml:space="preserve">, the indicator vectors are</w:t>
      </w:r>
      <w:r>
        <w:t xml:space="preserve"> </w:t>
      </w:r>
      <m:oMath>
        <m:sSub>
          <m:e>
            <m:acc>
              <m:accPr>
                <m:chr m:val="̃"/>
              </m:accPr>
              <m:e>
                <m:r>
                  <m:t>e</m:t>
                </m:r>
              </m:e>
            </m:acc>
          </m:e>
          <m:sub>
            <m:r>
              <m:t>1</m:t>
            </m:r>
          </m:sub>
        </m:sSub>
        <m:r>
          <m:rPr>
            <m:sty m:val="p"/>
          </m:rPr>
          <m:t>=</m:t>
        </m:r>
        <m:r>
          <m:rPr>
            <m:sty m:val="p"/>
          </m:rPr>
          <m:t>(</m:t>
        </m:r>
        <m:r>
          <m:t>1</m:t>
        </m:r>
        <m:r>
          <m:rPr>
            <m:sty m:val="p"/>
          </m:rPr>
          <m:t>,</m:t>
        </m:r>
        <m:r>
          <m:t>0</m:t>
        </m:r>
        <m:r>
          <m:rPr>
            <m:sty m:val="p"/>
          </m:rPr>
          <m:t>,</m:t>
        </m:r>
        <m:r>
          <m:t>0</m:t>
        </m:r>
        <m:r>
          <m:rPr>
            <m:sty m:val="p"/>
          </m:rPr>
          <m:t>)</m:t>
        </m:r>
      </m:oMath>
      <w:r>
        <w:t xml:space="preserve">,</w:t>
      </w:r>
      <w:r>
        <w:t xml:space="preserve"> </w:t>
      </w:r>
      <m:oMath>
        <m:sSub>
          <m:e>
            <m:acc>
              <m:accPr>
                <m:chr m:val="̃"/>
              </m:accPr>
              <m:e>
                <m:r>
                  <m:t>e</m:t>
                </m:r>
              </m:e>
            </m:acc>
          </m:e>
          <m:sub>
            <m:r>
              <m:t>2</m:t>
            </m:r>
          </m:sub>
        </m:sSub>
        <m:r>
          <m:rPr>
            <m:sty m:val="p"/>
          </m:rPr>
          <m:t>=</m:t>
        </m:r>
        <m:r>
          <m:rPr>
            <m:sty m:val="p"/>
          </m:rPr>
          <m:t>(</m:t>
        </m:r>
        <m:r>
          <m:t>0</m:t>
        </m:r>
        <m:r>
          <m:rPr>
            <m:sty m:val="p"/>
          </m:rPr>
          <m:t>,</m:t>
        </m:r>
        <m:r>
          <m:t>1</m:t>
        </m:r>
        <m:r>
          <m:rPr>
            <m:sty m:val="p"/>
          </m:rPr>
          <m:t>,</m:t>
        </m:r>
        <m:r>
          <m:t>0</m:t>
        </m:r>
        <m:r>
          <m:rPr>
            <m:sty m:val="p"/>
          </m:rPr>
          <m:t>)</m:t>
        </m:r>
      </m:oMath>
      <w:r>
        <w:t xml:space="preserve">, and</w:t>
      </w:r>
      <w:r>
        <w:t xml:space="preserve"> </w:t>
      </w:r>
      <m:oMath>
        <m:sSub>
          <m:e>
            <m:acc>
              <m:accPr>
                <m:chr m:val="̃"/>
              </m:accPr>
              <m:e>
                <m:r>
                  <m:t>e</m:t>
                </m:r>
              </m:e>
            </m:acc>
          </m:e>
          <m:sub>
            <m:r>
              <m:t>3</m:t>
            </m:r>
          </m:sub>
        </m:sSub>
        <m:r>
          <m:rPr>
            <m:sty m:val="p"/>
          </m:rPr>
          <m:t>=</m:t>
        </m:r>
        <m:r>
          <m:rPr>
            <m:sty m:val="p"/>
          </m:rPr>
          <m:t>(</m:t>
        </m:r>
        <m:r>
          <m:t>0</m:t>
        </m:r>
        <m:r>
          <m:rPr>
            <m:sty m:val="p"/>
          </m:rPr>
          <m:t>,</m:t>
        </m:r>
        <m:r>
          <m:t>0</m:t>
        </m:r>
        <m:r>
          <m:rPr>
            <m:sty m:val="p"/>
          </m:rPr>
          <m:t>,</m:t>
        </m:r>
        <m:r>
          <m:t>1</m:t>
        </m:r>
        <m:r>
          <m:rPr>
            <m:sty m:val="p"/>
          </m:rPr>
          <m:t>)</m:t>
        </m:r>
      </m:oMath>
      <w:r>
        <w:t xml:space="preserve">.</w:t>
      </w:r>
      <w:r>
        <w:t xml:space="preserve"> </w:t>
      </w:r>
      <w:r>
        <w:t xml:space="preserve">Every vector of length</w:t>
      </w:r>
      <w:r>
        <w:t xml:space="preserve"> </w:t>
      </w:r>
      <m:oMath>
        <m:r>
          <m:t>3</m:t>
        </m:r>
      </m:oMath>
      <w:r>
        <w:t xml:space="preserve"> </w:t>
      </w:r>
      <w:r>
        <w:t xml:space="preserve">is a weighted sum</w:t>
      </w:r>
      <w:r>
        <w:t xml:space="preserve"> </w:t>
      </w:r>
      <m:oMath>
        <m:sSub>
          <m:e>
            <m:r>
              <m:t>c</m:t>
            </m:r>
          </m:e>
          <m:sub>
            <m:r>
              <m:t>1</m:t>
            </m:r>
          </m:sub>
        </m:sSub>
        <m:sSub>
          <m:e>
            <m:acc>
              <m:accPr>
                <m:chr m:val="̃"/>
              </m:accPr>
              <m:e>
                <m:r>
                  <m:t>e</m:t>
                </m:r>
              </m:e>
            </m:acc>
          </m:e>
          <m:sub>
            <m:r>
              <m:t>1</m:t>
            </m:r>
          </m:sub>
        </m:sSub>
        <m:r>
          <m:rPr>
            <m:sty m:val="p"/>
          </m:rPr>
          <m:t>+</m:t>
        </m:r>
        <m:sSub>
          <m:e>
            <m:r>
              <m:t>c</m:t>
            </m:r>
          </m:e>
          <m:sub>
            <m:r>
              <m:t>2</m:t>
            </m:r>
          </m:sub>
        </m:sSub>
        <m:sSub>
          <m:e>
            <m:acc>
              <m:accPr>
                <m:chr m:val="̃"/>
              </m:accPr>
              <m:e>
                <m:r>
                  <m:t>e</m:t>
                </m:r>
              </m:e>
            </m:acc>
          </m:e>
          <m:sub>
            <m:r>
              <m:t>2</m:t>
            </m:r>
          </m:sub>
        </m:sSub>
        <m:r>
          <m:rPr>
            <m:sty m:val="p"/>
          </m:rPr>
          <m:t>+</m:t>
        </m:r>
        <m:sSub>
          <m:e>
            <m:r>
              <m:t>c</m:t>
            </m:r>
          </m:e>
          <m:sub>
            <m:r>
              <m:t>3</m:t>
            </m:r>
          </m:sub>
        </m:sSub>
        <m:sSub>
          <m:e>
            <m:acc>
              <m:accPr>
                <m:chr m:val="̃"/>
              </m:accPr>
              <m:e>
                <m:r>
                  <m:t>e</m:t>
                </m:r>
              </m:e>
            </m:acc>
          </m:e>
          <m:sub>
            <m:r>
              <m:t>3</m:t>
            </m:r>
          </m:sub>
        </m:sSub>
      </m:oMath>
      <w:r>
        <w:t xml:space="preserve"> </w:t>
      </w:r>
      <w:r>
        <w:t xml:space="preserve">of them,</w:t>
      </w:r>
      <w:r>
        <w:t xml:space="preserve"> </w:t>
      </w:r>
      <w:r>
        <w:t xml:space="preserve">with weights equal to its entries;</w:t>
      </w:r>
      <w:r>
        <w:t xml:space="preserve"> </w:t>
      </w:r>
      <w:r>
        <w:t xml:space="preserve">for example,</w:t>
      </w:r>
      <w:r>
        <w:t xml:space="preserve"> </w:t>
      </w:r>
      <m:oMath>
        <m:r>
          <m:rPr>
            <m:sty m:val="p"/>
          </m:rPr>
          <m:t>(</m:t>
        </m:r>
        <m:r>
          <m:t>2</m:t>
        </m:r>
        <m:r>
          <m:rPr>
            <m:sty m:val="p"/>
          </m:rPr>
          <m:t>,</m:t>
        </m:r>
        <m:r>
          <m:rPr>
            <m:sty m:val="p"/>
          </m:rPr>
          <m:t>−</m:t>
        </m:r>
        <m:r>
          <m:t>1</m:t>
        </m:r>
        <m:r>
          <m:rPr>
            <m:sty m:val="p"/>
          </m:rPr>
          <m:t>,</m:t>
        </m:r>
        <m:r>
          <m:t>5</m:t>
        </m:r>
        <m:r>
          <m:rPr>
            <m:sty m:val="p"/>
          </m:rPr>
          <m:t>)</m:t>
        </m:r>
        <m:r>
          <m:rPr>
            <m:sty m:val="p"/>
          </m:rPr>
          <m:t>=</m:t>
        </m:r>
        <m:r>
          <m:t>2</m:t>
        </m:r>
        <m:sSub>
          <m:e>
            <m:acc>
              <m:accPr>
                <m:chr m:val="̃"/>
              </m:accPr>
              <m:e>
                <m:r>
                  <m:t>e</m:t>
                </m:r>
              </m:e>
            </m:acc>
          </m:e>
          <m:sub>
            <m:r>
              <m:t>1</m:t>
            </m:r>
          </m:sub>
        </m:sSub>
        <m:r>
          <m:rPr>
            <m:sty m:val="p"/>
          </m:rPr>
          <m:t>−</m:t>
        </m:r>
        <m:r>
          <m:t>1</m:t>
        </m:r>
        <m:sSub>
          <m:e>
            <m:acc>
              <m:accPr>
                <m:chr m:val="̃"/>
              </m:accPr>
              <m:e>
                <m:r>
                  <m:t>e</m:t>
                </m:r>
              </m:e>
            </m:acc>
          </m:e>
          <m:sub>
            <m:r>
              <m:t>2</m:t>
            </m:r>
          </m:sub>
        </m:sSub>
        <m:r>
          <m:rPr>
            <m:sty m:val="p"/>
          </m:rPr>
          <m:t>+</m:t>
        </m:r>
        <m:r>
          <m:t>5</m:t>
        </m:r>
        <m:sSub>
          <m:e>
            <m:acc>
              <m:accPr>
                <m:chr m:val="̃"/>
              </m:accPr>
              <m:e>
                <m:r>
                  <m:t>e</m:t>
                </m:r>
              </m:e>
            </m:acc>
          </m:e>
          <m:sub>
            <m:r>
              <m:t>3</m:t>
            </m:r>
          </m:sub>
        </m:sSub>
      </m:oMath>
      <w:r>
        <w:t xml:space="preserve">.</w:t>
      </w:r>
      <w:r>
        <w:t xml:space="preserve"> </w:t>
      </w:r>
      <w:r>
        <w:t xml:space="preserve">No other weights work:</w:t>
      </w:r>
      <w:r>
        <w:t xml:space="preserve"> </w:t>
      </w:r>
      <w:r>
        <w:t xml:space="preserve">entry</w:t>
      </w:r>
      <w:r>
        <w:t xml:space="preserve"> </w:t>
      </w:r>
      <m:oMath>
        <m:r>
          <m:t>j</m:t>
        </m:r>
      </m:oMath>
      <w:r>
        <w:t xml:space="preserve"> </w:t>
      </w:r>
      <w:r>
        <w:t xml:space="preserve">of</w:t>
      </w:r>
      <w:r>
        <w:t xml:space="preserve"> </w:t>
      </w:r>
      <m:oMath>
        <m:sSub>
          <m:e>
            <m:r>
              <m:t>c</m:t>
            </m:r>
          </m:e>
          <m:sub>
            <m:r>
              <m:t>1</m:t>
            </m:r>
          </m:sub>
        </m:sSub>
        <m:sSub>
          <m:e>
            <m:acc>
              <m:accPr>
                <m:chr m:val="̃"/>
              </m:accPr>
              <m:e>
                <m:r>
                  <m:t>e</m:t>
                </m:r>
              </m:e>
            </m:acc>
          </m:e>
          <m:sub>
            <m:r>
              <m:t>1</m:t>
            </m:r>
          </m:sub>
        </m:sSub>
        <m:r>
          <m:rPr>
            <m:sty m:val="p"/>
          </m:rPr>
          <m:t>+</m:t>
        </m:r>
        <m:sSub>
          <m:e>
            <m:r>
              <m:t>c</m:t>
            </m:r>
          </m:e>
          <m:sub>
            <m:r>
              <m:t>2</m:t>
            </m:r>
          </m:sub>
        </m:sSub>
        <m:sSub>
          <m:e>
            <m:acc>
              <m:accPr>
                <m:chr m:val="̃"/>
              </m:accPr>
              <m:e>
                <m:r>
                  <m:t>e</m:t>
                </m:r>
              </m:e>
            </m:acc>
          </m:e>
          <m:sub>
            <m:r>
              <m:t>2</m:t>
            </m:r>
          </m:sub>
        </m:sSub>
        <m:r>
          <m:rPr>
            <m:sty m:val="p"/>
          </m:rPr>
          <m:t>+</m:t>
        </m:r>
        <m:sSub>
          <m:e>
            <m:r>
              <m:t>c</m:t>
            </m:r>
          </m:e>
          <m:sub>
            <m:r>
              <m:t>3</m:t>
            </m:r>
          </m:sub>
        </m:sSub>
        <m:sSub>
          <m:e>
            <m:acc>
              <m:accPr>
                <m:chr m:val="̃"/>
              </m:accPr>
              <m:e>
                <m:r>
                  <m:t>e</m:t>
                </m:r>
              </m:e>
            </m:acc>
          </m:e>
          <m:sub>
            <m:r>
              <m:t>3</m:t>
            </m:r>
          </m:sub>
        </m:sSub>
      </m:oMath>
      <w:r>
        <w:t xml:space="preserve"> </w:t>
      </w:r>
      <w:r>
        <w:t xml:space="preserve">is</w:t>
      </w:r>
      <w:r>
        <w:t xml:space="preserve"> </w:t>
      </w:r>
      <m:oMath>
        <m:sSub>
          <m:e>
            <m:r>
              <m:t>c</m:t>
            </m:r>
          </m:e>
          <m:sub>
            <m:r>
              <m:t>j</m:t>
            </m:r>
          </m:sub>
        </m:sSub>
      </m:oMath>
      <w:r>
        <w:t xml:space="preserve">,</w:t>
      </w:r>
      <w:r>
        <w:t xml:space="preserve"> </w:t>
      </w:r>
      <w:r>
        <w:t xml:space="preserve">so each weight</w:t>
      </w:r>
      <w:r>
        <w:t xml:space="preserve"> </w:t>
      </w:r>
      <m:oMath>
        <m:sSub>
          <m:e>
            <m:r>
              <m:t>c</m:t>
            </m:r>
          </m:e>
          <m:sub>
            <m:r>
              <m:t>j</m:t>
            </m:r>
          </m:sub>
        </m:sSub>
      </m:oMath>
      <w:r>
        <w:t xml:space="preserve"> </w:t>
      </w:r>
      <w:r>
        <w:t xml:space="preserve">must equal entry</w:t>
      </w:r>
      <w:r>
        <w:t xml:space="preserve"> </w:t>
      </w:r>
      <m:oMath>
        <m:r>
          <m:t>j</m:t>
        </m:r>
      </m:oMath>
      <w:r>
        <w:t xml:space="preserve"> </w:t>
      </w:r>
      <w:r>
        <w:t xml:space="preserve">of the vector.</w:t>
      </w:r>
    </w:p>
    <w:bookmarkEnd w:id="44"/>
    <w:bookmarkStart w:id="45" w:name="thm-indicator-selection"/>
    <w:p>
      <w:pPr>
        <w:pStyle w:val="BodyText"/>
      </w:pPr>
      <w:r>
        <w:rPr>
          <w:b/>
          <w:bCs/>
        </w:rPr>
        <w:t xml:space="preserve">Theorem 2 (Indicator vectors select entries)</w:t>
      </w:r>
      <w:r>
        <w:t xml:space="preserve"> </w:t>
      </w:r>
      <w:r>
        <w:t xml:space="preserve">For any vector</w:t>
      </w:r>
      <w:r>
        <w:t xml:space="preserve"> </w:t>
      </w:r>
      <m:oMath>
        <m:acc>
          <m:accPr>
            <m:chr m:val="̃"/>
          </m:accPr>
          <m:e>
            <m:r>
              <m:t>x</m:t>
            </m:r>
          </m:e>
        </m:acc>
      </m:oMath>
      <w:r>
        <w:t xml:space="preserve"> </w:t>
      </w:r>
      <w:r>
        <w:t xml:space="preserve">of length</w:t>
      </w:r>
      <w:r>
        <w:t xml:space="preserve"> </w:t>
      </w:r>
      <m:oMath>
        <m:r>
          <m:t>p</m:t>
        </m:r>
      </m:oMath>
      <w:r>
        <w:t xml:space="preserve"> </w:t>
      </w:r>
      <w:r>
        <w:t xml:space="preserve">and any</w:t>
      </w:r>
      <w:r>
        <w:t xml:space="preserve"> </w:t>
      </w:r>
      <m:oMath>
        <m:r>
          <m:t>j</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sSub>
            <m:e>
              <m:acc>
                <m:accPr>
                  <m:chr m:val="̃"/>
                </m:accPr>
                <m:e>
                  <m:r>
                    <m:t>e</m:t>
                  </m:r>
                </m:e>
              </m:acc>
            </m:e>
            <m:sub>
              <m:r>
                <m:t>j</m:t>
              </m:r>
            </m:sub>
          </m:sSub>
          <m:r>
            <m:rPr>
              <m:sty m:val="p"/>
            </m:rPr>
            <m:t>⋅</m:t>
          </m:r>
          <m:acc>
            <m:accPr>
              <m:chr m:val="̃"/>
            </m:accPr>
            <m:e>
              <m:r>
                <m:t>x</m:t>
              </m:r>
            </m:e>
          </m:acc>
          <m:r>
            <m:rPr>
              <m:sty m:val="p"/>
            </m:rPr>
            <m:t>=</m:t>
          </m:r>
          <m:sSub>
            <m:e>
              <m:r>
                <m:t>x</m:t>
              </m:r>
            </m:e>
            <m:sub>
              <m:r>
                <m:t>j</m:t>
              </m:r>
            </m:sub>
          </m:sSub>
        </m:oMath>
      </m:oMathPara>
    </w:p>
    <w:bookmarkEnd w:id="45"/>
    <w:p>
      <w:pPr>
        <w:pStyle w:val="FirstParagraph"/>
      </w:pPr>
      <w:r>
        <w:rPr>
          <w:i/>
          <w:iCs/>
        </w:rPr>
        <w:t xml:space="preserve">Proof</w:t>
      </w:r>
      <w:r>
        <w:t xml:space="preserve">. </w:t>
      </w:r>
      <w:r>
        <w:t xml:space="preserve">Writing the dot product componentwise:</w:t>
      </w:r>
    </w:p>
    <w:p>
      <w:pPr>
        <w:pStyle w:val="BodyText"/>
      </w:pPr>
      <m:oMathPara>
        <m:oMathParaPr>
          <m:jc m:val="center"/>
        </m:oMathParaPr>
        <m:oMath>
          <m:eqArr>
            <m:e>
              <m:sSub>
                <m:e>
                  <m:acc>
                    <m:accPr>
                      <m:chr m:val="̃"/>
                    </m:accPr>
                    <m:e>
                      <m:r>
                        <m:t>e</m:t>
                      </m:r>
                    </m:e>
                  </m:acc>
                </m:e>
                <m:sub>
                  <m:r>
                    <m:t>j</m:t>
                  </m:r>
                </m:sub>
              </m:sSub>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p</m:t>
                  </m:r>
                </m:sup>
                <m:e>
                  <m:r>
                    <m:rPr>
                      <m:sty m:val="p"/>
                    </m:rPr>
                    <m:t>(</m:t>
                  </m:r>
                </m:e>
              </m:nary>
              <m:sSub>
                <m:e>
                  <m:acc>
                    <m:accPr>
                      <m:chr m:val="̃"/>
                    </m:accPr>
                    <m:e>
                      <m:r>
                        <m:t>e</m:t>
                      </m:r>
                    </m:e>
                  </m:acc>
                </m:e>
                <m:sub>
                  <m:r>
                    <m:t>j</m:t>
                  </m:r>
                </m:sub>
              </m:sSub>
              <m:sSub>
                <m:e>
                  <m:r>
                    <m:rPr>
                      <m:sty m:val="p"/>
                    </m:rPr>
                    <m:t>)</m:t>
                  </m:r>
                </m:e>
                <m:sub>
                  <m:r>
                    <m:t>i</m:t>
                  </m:r>
                </m:sub>
              </m:sSub>
              <m:r>
                <m:t> </m:t>
              </m:r>
              <m:sSub>
                <m:e>
                  <m:r>
                    <m:t>x</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r>
                              <m:t>1</m:t>
                            </m:r>
                            <m:r>
                              <m:rPr>
                                <m:sty m:val="p"/>
                              </m:rPr>
                              <m:t>⋅</m:t>
                            </m:r>
                            <m:sSub>
                              <m:e>
                                <m:r>
                                  <m:t>x</m:t>
                                </m:r>
                              </m:e>
                              <m:sub>
                                <m:r>
                                  <m:t>i</m:t>
                                </m:r>
                              </m:sub>
                            </m:sSub>
                          </m:e>
                          <m:e>
                            <m:r>
                              <m:rPr>
                                <m:nor/>
                                <m:sty m:val="p"/>
                              </m:rPr>
                              <m:t>if </m:t>
                            </m:r>
                            <m:r>
                              <m:t>i</m:t>
                            </m:r>
                            <m:r>
                              <m:rPr>
                                <m:sty m:val="p"/>
                              </m:rPr>
                              <m:t>=</m:t>
                            </m:r>
                            <m:r>
                              <m:t>j</m:t>
                            </m:r>
                          </m:e>
                        </m:mr>
                        <m:mr>
                          <m:e>
                            <m:r>
                              <m:t>0</m:t>
                            </m:r>
                            <m:r>
                              <m:rPr>
                                <m:sty m:val="p"/>
                              </m:rPr>
                              <m:t>⋅</m:t>
                            </m:r>
                            <m:sSub>
                              <m:e>
                                <m:r>
                                  <m:t>x</m:t>
                                </m:r>
                              </m:e>
                              <m:sub>
                                <m:r>
                                  <m:t>i</m:t>
                                </m:r>
                              </m:sub>
                            </m:sSub>
                          </m:e>
                          <m:e>
                            <m:r>
                              <m:rPr>
                                <m:nor/>
                                <m:sty m:val="p"/>
                              </m:rPr>
                              <m:t>if </m:t>
                            </m:r>
                            <m:r>
                              <m:t>i</m:t>
                            </m:r>
                            <m:r>
                              <m:rPr>
                                <m:sty m:val="p"/>
                              </m:rPr>
                              <m:t>≠</m:t>
                            </m:r>
                            <m:r>
                              <m:t>j</m:t>
                            </m:r>
                          </m:e>
                        </m:mr>
                      </m:m>
                    </m:e>
                  </m:d>
                </m:e>
              </m:nary>
              <m:r>
                <m:t>&amp;</m:t>
              </m:r>
              <m:r>
                <m:t>&amp;</m:t>
              </m:r>
              <m:r>
                <m:rPr>
                  <m:nor/>
                  <m:sty m:val="p"/>
                </m:rPr>
                <m:t>(definition of </m:t>
              </m:r>
              <m:sSub>
                <m:e>
                  <m:acc>
                    <m:accPr>
                      <m:chr m:val="̃"/>
                    </m:accPr>
                    <m:e>
                      <m:r>
                        <m:t>e</m:t>
                      </m:r>
                    </m:e>
                  </m:acc>
                </m:e>
                <m:sub>
                  <m:r>
                    <m:t>j</m:t>
                  </m:r>
                </m:sub>
              </m:sSub>
              <m:r>
                <m:rPr>
                  <m:nor/>
                  <m:sty m:val="p"/>
                </m:rPr>
                <m:t>)</m:t>
              </m:r>
            </m:e>
            <m:e>
              <m:r>
                <m:t>&amp;</m:t>
              </m:r>
              <m:r>
                <m:rPr>
                  <m:sty m:val="p"/>
                </m:rPr>
                <m:t>=</m:t>
              </m:r>
              <m:sSub>
                <m:e>
                  <m:r>
                    <m:t>x</m:t>
                  </m:r>
                </m:e>
                <m:sub>
                  <m:r>
                    <m:t>j</m:t>
                  </m:r>
                </m:sub>
              </m:sSub>
              <m:r>
                <m:t>&amp;</m:t>
              </m:r>
              <m:r>
                <m:t>&amp;</m:t>
              </m:r>
              <m:r>
                <m:rPr>
                  <m:nor/>
                  <m:sty m:val="p"/>
                </m:rPr>
                <m:t>(only the </m:t>
              </m:r>
              <m:r>
                <m:t>i</m:t>
              </m:r>
              <m:r>
                <m:rPr>
                  <m:sty m:val="p"/>
                </m:rPr>
                <m:t>=</m:t>
              </m:r>
              <m:r>
                <m:t>j</m:t>
              </m:r>
              <m:r>
                <m:rPr>
                  <m:nor/>
                  <m:sty m:val="p"/>
                </m:rPr>
                <m:t> term is nonzero)</m:t>
              </m:r>
            </m:e>
          </m:eqArr>
        </m:oMath>
      </m:oMathPara>
    </w:p>
    <w:bookmarkStart w:id="46" w:name="thm-standard-basis-expansion"/>
    <w:p>
      <w:pPr>
        <w:pStyle w:val="FirstParagraph"/>
      </w:pPr>
      <w:r>
        <w:rPr>
          <w:b/>
          <w:bCs/>
        </w:rPr>
        <w:t xml:space="preserve">Theorem 3 (A vector is a linear combination of indicator vectors)</w:t>
      </w:r>
      <w:r>
        <w:t xml:space="preserve"> </w:t>
      </w:r>
      <w:r>
        <w:t xml:space="preserve">Every vector</w:t>
      </w:r>
      <w:r>
        <w:t xml:space="preserve"> </w:t>
      </w:r>
      <m:oMath>
        <m:acc>
          <m:accPr>
            <m:chr m:val="̃"/>
          </m:accPr>
          <m:e>
            <m:r>
              <m:t>x</m:t>
            </m:r>
          </m:e>
        </m:acc>
        <m:r>
          <m:rPr>
            <m:sty m:val="p"/>
          </m:rPr>
          <m:t>∈</m:t>
        </m:r>
        <m:sSup>
          <m:e>
            <m:r>
              <m:rPr>
                <m:scr m:val="double-struck"/>
                <m:sty m:val="p"/>
              </m:rPr>
              <m:t>R</m:t>
            </m:r>
          </m:e>
          <m:sup>
            <m:r>
              <m:t>p</m:t>
            </m:r>
          </m:sup>
        </m:sSup>
      </m:oMath>
      <w:r>
        <w:t xml:space="preserve"> </w:t>
      </w:r>
      <w:r>
        <w:t xml:space="preserve">is the linear combination</w:t>
      </w:r>
      <w:r>
        <w:t xml:space="preserve"> </w:t>
      </w:r>
      <w:r>
        <w:t xml:space="preserve">(</w:t>
      </w:r>
      <w:hyperlink w:anchor="def-linear-combination">
        <w:r>
          <w:rPr>
            <w:rStyle w:val="Hyperlink"/>
          </w:rPr>
          <w:t xml:space="preserve">Definition 8</w:t>
        </w:r>
      </w:hyperlink>
      <w:r>
        <w:t xml:space="preserve">) of the indicator vectors</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p>
    <w:p>
      <w:pPr>
        <w:pStyle w:val="BodyText"/>
      </w:pPr>
      <m:oMathPara>
        <m:oMathParaPr>
          <m:jc m:val="center"/>
        </m:oMathParaPr>
        <m:oMath>
          <m:acc>
            <m:accPr>
              <m:chr m:val="̃"/>
            </m:accPr>
            <m:e>
              <m:r>
                <m:t>x</m:t>
              </m:r>
            </m:e>
          </m:acc>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oMath>
      </m:oMathPara>
    </w:p>
    <w:bookmarkEnd w:id="46"/>
    <w:p>
      <w:pPr>
        <w:pStyle w:val="FirstParagraph"/>
      </w:pPr>
      <w:r>
        <w:rPr>
          <w:i/>
          <w:iCs/>
        </w:rPr>
        <w:t xml:space="preserve">Proof</w:t>
      </w:r>
      <w:r>
        <w:t xml:space="preserve">. </w:t>
      </w:r>
      <w:r>
        <w:t xml:space="preserve">Compare the two sides entry by entry. For each</w:t>
      </w:r>
      <w:r>
        <w:t xml:space="preserve"> </w:t>
      </w:r>
      <m:oMath>
        <m:r>
          <m:t>i</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rPr>
                  <m:sty m:val="p"/>
                </m:rPr>
                <m:t>(</m:t>
              </m:r>
              <m:sSub>
                <m:e>
                  <m:acc>
                    <m:accPr>
                      <m:chr m:val="̃"/>
                    </m:accPr>
                    <m:e>
                      <m:r>
                        <m:t>e</m:t>
                      </m:r>
                    </m:e>
                  </m:acc>
                </m:e>
                <m:sub>
                  <m:r>
                    <m:t>j</m:t>
                  </m:r>
                </m:sub>
              </m:sSub>
              <m:sSub>
                <m:e>
                  <m:r>
                    <m:rPr>
                      <m:sty m:val="p"/>
                    </m:rPr>
                    <m:t>)</m:t>
                  </m:r>
                </m:e>
                <m:sub>
                  <m:r>
                    <m:t>i</m:t>
                  </m:r>
                </m:sub>
              </m:sSub>
              <m:r>
                <m:t>&amp;</m:t>
              </m:r>
              <m:r>
                <m:t>&amp;</m:t>
              </m:r>
              <m:r>
                <m:rPr>
                  <m:nor/>
                  <m:sty m:val="p"/>
                </m:rPr>
                <m:t>(</m:t>
              </m:r>
              <m:r>
                <m:rPr>
                  <m:nor/>
                  <m:sty m:val="p"/>
                </m:rPr>
                <m:t>Definition 8</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sSub>
                              <m:e>
                                <m:r>
                                  <m:t>x</m:t>
                                </m:r>
                              </m:e>
                              <m:sub>
                                <m:r>
                                  <m:t>j</m:t>
                                </m:r>
                              </m:sub>
                            </m:sSub>
                            <m:r>
                              <m:rPr>
                                <m:sty m:val="p"/>
                              </m:rPr>
                              <m:t>⋅</m:t>
                            </m:r>
                            <m:r>
                              <m:t>1</m:t>
                            </m:r>
                          </m:e>
                          <m:e>
                            <m:r>
                              <m:rPr>
                                <m:nor/>
                                <m:sty m:val="p"/>
                              </m:rPr>
                              <m:t>if </m:t>
                            </m:r>
                            <m:r>
                              <m:t>j</m:t>
                            </m:r>
                            <m:r>
                              <m:rPr>
                                <m:sty m:val="p"/>
                              </m:rPr>
                              <m:t>=</m:t>
                            </m:r>
                            <m:r>
                              <m:t>i</m:t>
                            </m:r>
                          </m:e>
                        </m:mr>
                        <m:mr>
                          <m:e>
                            <m:sSub>
                              <m:e>
                                <m:r>
                                  <m:t>x</m:t>
                                </m:r>
                              </m:e>
                              <m:sub>
                                <m:r>
                                  <m:t>j</m:t>
                                </m:r>
                              </m:sub>
                            </m:sSub>
                            <m:r>
                              <m:rPr>
                                <m:sty m:val="p"/>
                              </m:rPr>
                              <m:t>⋅</m:t>
                            </m:r>
                            <m:r>
                              <m:t>0</m:t>
                            </m:r>
                          </m:e>
                          <m:e>
                            <m:r>
                              <m:rPr>
                                <m:nor/>
                                <m:sty m:val="p"/>
                              </m:rPr>
                              <m:t>if </m:t>
                            </m:r>
                            <m:r>
                              <m:t>j</m:t>
                            </m:r>
                            <m:r>
                              <m:rPr>
                                <m:sty m:val="p"/>
                              </m:rPr>
                              <m:t>≠</m:t>
                            </m:r>
                            <m:r>
                              <m:t>i</m:t>
                            </m:r>
                          </m:e>
                        </m:mr>
                      </m:m>
                    </m:e>
                  </m:d>
                </m:e>
              </m:nary>
              <m:r>
                <m:t>&amp;</m:t>
              </m:r>
              <m:r>
                <m:t>&amp;</m:t>
              </m:r>
              <m:r>
                <m:rPr>
                  <m:nor/>
                  <m:sty m:val="p"/>
                </m:rPr>
                <m:t>(</m:t>
              </m:r>
              <m:r>
                <m:rPr>
                  <m:nor/>
                  <m:sty m:val="p"/>
                </m:rPr>
                <m:t>Definition 12</m:t>
              </m:r>
              <m:r>
                <m:rPr>
                  <m:nor/>
                  <m:sty m:val="p"/>
                </m:rPr>
                <m:t>)</m:t>
              </m:r>
            </m:e>
            <m:e>
              <m:r>
                <m:t>&amp;</m:t>
              </m:r>
              <m:r>
                <m:rPr>
                  <m:sty m:val="p"/>
                </m:rPr>
                <m:t>=</m:t>
              </m:r>
              <m:sSub>
                <m:e>
                  <m:r>
                    <m:t>x</m:t>
                  </m:r>
                </m:e>
                <m:sub>
                  <m:r>
                    <m:t>i</m:t>
                  </m:r>
                </m:sub>
              </m:sSub>
              <m:r>
                <m:rPr>
                  <m:sty m:val="p"/>
                </m:rPr>
                <m:t>⋅</m:t>
              </m:r>
              <m:r>
                <m:t>1</m:t>
              </m:r>
              <m:r>
                <m:rPr>
                  <m:sty m:val="p"/>
                </m:rPr>
                <m:t>+</m:t>
              </m:r>
              <m:nary>
                <m:naryPr>
                  <m:chr m:val="∑"/>
                  <m:limLoc m:val="undOvr"/>
                  <m:subHide m:val="off"/>
                  <m:supHide m:val="on"/>
                </m:naryPr>
                <m:sub>
                  <m:r>
                    <m:t>j</m:t>
                  </m:r>
                  <m:r>
                    <m:rPr>
                      <m:sty m:val="p"/>
                    </m:rPr>
                    <m:t>≠</m:t>
                  </m:r>
                  <m:r>
                    <m:t>i</m:t>
                  </m:r>
                </m:sub>
                <m:sup>
                  <m:r>
                    <m:t>​</m:t>
                  </m:r>
                </m:sup>
                <m:e>
                  <m:sSub>
                    <m:e>
                      <m:r>
                        <m:t>x</m:t>
                      </m:r>
                    </m:e>
                    <m:sub>
                      <m:r>
                        <m:t>j</m:t>
                      </m:r>
                    </m:sub>
                  </m:sSub>
                </m:e>
              </m:nary>
              <m:r>
                <m:rPr>
                  <m:sty m:val="p"/>
                </m:rPr>
                <m:t>⋅</m:t>
              </m:r>
              <m:r>
                <m:t>0</m:t>
              </m:r>
              <m:r>
                <m:t>&amp;</m:t>
              </m:r>
              <m:r>
                <m:t>&amp;</m:t>
              </m:r>
              <m:r>
                <m:rPr>
                  <m:nor/>
                  <m:sty m:val="p"/>
                </m:rPr>
                <m:t>(split off the </m:t>
              </m:r>
              <m:r>
                <m:t>j</m:t>
              </m:r>
              <m:r>
                <m:rPr>
                  <m:sty m:val="p"/>
                </m:rPr>
                <m:t>=</m:t>
              </m:r>
              <m:r>
                <m:t>i</m:t>
              </m:r>
              <m:r>
                <m:rPr>
                  <m:nor/>
                  <m:sty m:val="p"/>
                </m:rPr>
                <m:t> term)</m:t>
              </m:r>
            </m:e>
            <m:e>
              <m:r>
                <m:t>&amp;</m:t>
              </m:r>
              <m:r>
                <m:rPr>
                  <m:sty m:val="p"/>
                </m:rPr>
                <m:t>=</m:t>
              </m:r>
              <m:sSub>
                <m:e>
                  <m:r>
                    <m:t>x</m:t>
                  </m:r>
                </m:e>
                <m:sub>
                  <m:r>
                    <m:t>i</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x</m:t>
                  </m:r>
                </m:e>
                <m:sub>
                  <m:r>
                    <m:t>i</m:t>
                  </m:r>
                </m:sub>
              </m:sSub>
              <m:r>
                <m:t>&amp;</m:t>
              </m:r>
              <m:r>
                <m:t>&amp;</m:t>
              </m:r>
              <m:r>
                <m:rPr>
                  <m:nor/>
                  <m:sty m:val="p"/>
                </m:rPr>
                <m:t>(adding </m:t>
              </m:r>
              <m:r>
                <m:t>0</m:t>
              </m:r>
              <m:r>
                <m:rPr>
                  <m:nor/>
                  <m:sty m:val="p"/>
                </m:rPr>
                <m:t> changes nothing)</m:t>
              </m:r>
            </m:e>
          </m:eqArr>
        </m:oMath>
      </m:oMathPara>
    </w:p>
    <w:bookmarkStart w:id="47" w:name="exm-standard-basis-expansion"/>
    <w:p>
      <w:pPr>
        <w:pStyle w:val="FirstParagraph"/>
      </w:pPr>
      <w:r>
        <w:rPr>
          <w:b/>
          <w:bCs/>
        </w:rPr>
        <w:t xml:space="preserve">Example 7 (Expanding a vector in indicator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4</m:t>
                        </m:r>
                      </m:e>
                    </m:mr>
                    <m:mr>
                      <m:e>
                        <m:r>
                          <m:rPr>
                            <m:sty m:val="p"/>
                          </m:rPr>
                          <m:t>−</m:t>
                        </m:r>
                        <m:r>
                          <m:t>1</m:t>
                        </m:r>
                      </m:e>
                    </m:mr>
                    <m:mr>
                      <m:e>
                        <m:r>
                          <m:t>2</m:t>
                        </m:r>
                      </m:e>
                    </m:mr>
                  </m:m>
                </m:e>
              </m:d>
              <m:r>
                <m:t>&amp;</m:t>
              </m:r>
              <m:r>
                <m:rPr>
                  <m:sty m:val="p"/>
                </m:rPr>
                <m:t>=</m:t>
              </m:r>
              <m:r>
                <m:t>4</m:t>
              </m:r>
              <m:d>
                <m:dPr>
                  <m:begChr m:val="["/>
                  <m:sepChr m:val=""/>
                  <m:endChr m:val="]"/>
                  <m:grow/>
                </m:dPr>
                <m:e>
                  <m:m>
                    <m:mPr>
                      <m:baseJc m:val="center"/>
                      <m:plcHide m:val="on"/>
                      <m:mcs>
                        <m:mc>
                          <m:mcPr>
                            <m:mcJc m:val="center"/>
                            <m:count m:val="1"/>
                          </m:mcPr>
                        </m:mc>
                      </m:mcs>
                    </m:mPr>
                    <m:mr>
                      <m:e>
                        <m:r>
                          <m:t>1</m:t>
                        </m:r>
                      </m:e>
                    </m:mr>
                    <m:mr>
                      <m:e>
                        <m:r>
                          <m:t>0</m:t>
                        </m:r>
                      </m:e>
                    </m:mr>
                    <m:mr>
                      <m:e>
                        <m:r>
                          <m:t>0</m:t>
                        </m:r>
                      </m:e>
                    </m:mr>
                  </m:m>
                </m:e>
              </m:d>
              <m:r>
                <m:rPr>
                  <m:sty m:val="p"/>
                </m:rPr>
                <m:t>+</m:t>
              </m:r>
              <m:r>
                <m:rPr>
                  <m:sty m:val="p"/>
                </m:rPr>
                <m:t>(</m:t>
              </m:r>
              <m:r>
                <m:rPr>
                  <m:sty m:val="p"/>
                </m:rPr>
                <m:t>−</m:t>
              </m:r>
              <m:r>
                <m:t>1</m:t>
              </m:r>
              <m:r>
                <m:rPr>
                  <m:sty m:val="p"/>
                </m:rPr>
                <m:t>)</m:t>
              </m:r>
              <m:d>
                <m:dPr>
                  <m:begChr m:val="["/>
                  <m:sepChr m:val=""/>
                  <m:endChr m:val="]"/>
                  <m:grow/>
                </m:dPr>
                <m:e>
                  <m:m>
                    <m:mPr>
                      <m:baseJc m:val="center"/>
                      <m:plcHide m:val="on"/>
                      <m:mcs>
                        <m:mc>
                          <m:mcPr>
                            <m:mcJc m:val="center"/>
                            <m:count m:val="1"/>
                          </m:mcPr>
                        </m:mc>
                      </m:mcs>
                    </m:mPr>
                    <m:mr>
                      <m:e>
                        <m:r>
                          <m:t>0</m:t>
                        </m:r>
                      </m:e>
                    </m:mr>
                    <m:mr>
                      <m:e>
                        <m:r>
                          <m:t>1</m:t>
                        </m:r>
                      </m:e>
                    </m:mr>
                    <m:mr>
                      <m:e>
                        <m:r>
                          <m:t>0</m:t>
                        </m:r>
                      </m:e>
                    </m:mr>
                  </m:m>
                </m:e>
              </m:d>
              <m:r>
                <m:rPr>
                  <m:sty m:val="p"/>
                </m:rPr>
                <m:t>+</m:t>
              </m:r>
              <m:r>
                <m:t>2</m:t>
              </m:r>
              <m:d>
                <m:dPr>
                  <m:begChr m:val="["/>
                  <m:sepChr m:val=""/>
                  <m:endChr m:val="]"/>
                  <m:grow/>
                </m:dPr>
                <m:e>
                  <m:m>
                    <m:mPr>
                      <m:baseJc m:val="center"/>
                      <m:plcHide m:val="on"/>
                      <m:mcs>
                        <m:mc>
                          <m:mcPr>
                            <m:mcJc m:val="center"/>
                            <m:count m:val="1"/>
                          </m:mcPr>
                        </m:mc>
                      </m:mcs>
                    </m:mPr>
                    <m:mr>
                      <m:e>
                        <m:r>
                          <m:t>0</m:t>
                        </m:r>
                      </m:e>
                    </m:mr>
                    <m:mr>
                      <m:e>
                        <m:r>
                          <m:t>0</m:t>
                        </m:r>
                      </m:e>
                    </m:mr>
                    <m:mr>
                      <m:e>
                        <m:r>
                          <m:t>1</m:t>
                        </m:r>
                      </m:e>
                    </m:mr>
                  </m:m>
                </m:e>
              </m:d>
            </m:e>
            <m:e>
              <m:r>
                <m:t>&amp;</m:t>
              </m:r>
              <m:r>
                <m:rPr>
                  <m:sty m:val="p"/>
                </m:rPr>
                <m:t>=</m:t>
              </m:r>
              <m:r>
                <m:t>4</m:t>
              </m:r>
              <m:sSub>
                <m:e>
                  <m:acc>
                    <m:accPr>
                      <m:chr m:val="̃"/>
                    </m:accPr>
                    <m:e>
                      <m:r>
                        <m:t>e</m:t>
                      </m:r>
                    </m:e>
                  </m:acc>
                </m:e>
                <m:sub>
                  <m:r>
                    <m:t>1</m:t>
                  </m:r>
                </m:sub>
              </m:sSub>
              <m:r>
                <m:rPr>
                  <m:sty m:val="p"/>
                </m:rPr>
                <m:t>−</m:t>
              </m:r>
              <m:sSub>
                <m:e>
                  <m:acc>
                    <m:accPr>
                      <m:chr m:val="̃"/>
                    </m:accPr>
                    <m:e>
                      <m:r>
                        <m:t>e</m:t>
                      </m:r>
                    </m:e>
                  </m:acc>
                </m:e>
                <m:sub>
                  <m:r>
                    <m:t>2</m:t>
                  </m:r>
                </m:sub>
              </m:sSub>
              <m:r>
                <m:rPr>
                  <m:sty m:val="p"/>
                </m:rPr>
                <m:t>+</m:t>
              </m:r>
              <m:r>
                <m:t>2</m:t>
              </m:r>
              <m:sSub>
                <m:e>
                  <m:acc>
                    <m:accPr>
                      <m:chr m:val="̃"/>
                    </m:accPr>
                    <m:e>
                      <m:r>
                        <m:t>e</m:t>
                      </m:r>
                    </m:e>
                  </m:acc>
                </m:e>
                <m:sub>
                  <m:r>
                    <m:t>3</m:t>
                  </m:r>
                </m:sub>
              </m:sSub>
            </m:e>
          </m:eqArr>
        </m:oMath>
      </m:oMathPara>
    </w:p>
    <w:bookmarkEnd w:id="47"/>
    <w:bookmarkEnd w:id="48"/>
    <w:bookmarkStart w:id="74" w:name="orthogonality"/>
    <w:p>
      <w:pPr>
        <w:pStyle w:val="Heading3"/>
      </w:pPr>
      <w:r>
        <w:t xml:space="preserve">1.2 Orthogonality</w:t>
      </w:r>
    </w:p>
    <w:bookmarkStart w:id="49" w:name="def-orthogonal-vectors"/>
    <w:p>
      <w:pPr>
        <w:pStyle w:val="FirstParagraph"/>
      </w:pPr>
      <w:r>
        <w:rPr>
          <w:b/>
          <w:bCs/>
        </w:rPr>
        <w:t xml:space="preserve">Definition 13 (Orthogonal vectors)</w:t>
      </w:r>
      <w:r>
        <w:t xml:space="preserve"> </w:t>
      </w:r>
      <w:r>
        <w:t xml:space="preserve">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 are</w:t>
      </w:r>
      <w:r>
        <w:t xml:space="preserve"> </w:t>
      </w:r>
      <w:r>
        <w:rPr>
          <w:b/>
          <w:bCs/>
        </w:rPr>
        <w:t xml:space="preserve">orthogonal</w:t>
      </w:r>
      <w:r>
        <w:t xml:space="preserve"> </w:t>
      </w:r>
      <w:r>
        <w:t xml:space="preserve">(written</w:t>
      </w:r>
      <w:r>
        <w:t xml:space="preserve"> </w:t>
      </w:r>
      <m:oMath>
        <m:acc>
          <m:accPr>
            <m:chr m:val="̃"/>
          </m:accPr>
          <m:e>
            <m:r>
              <m:t>x</m:t>
            </m:r>
          </m:e>
        </m:acc>
        <m:r>
          <m:rPr>
            <m:sty m:val="p"/>
          </m:rPr>
          <m:t>⟂</m:t>
        </m:r>
        <m:acc>
          <m:accPr>
            <m:chr m:val="̃"/>
          </m:accPr>
          <m:e>
            <m:r>
              <m:t>y</m:t>
            </m:r>
          </m:e>
        </m:acc>
      </m:oMath>
      <w:r>
        <w:t xml:space="preserve">) if their dot product (2) is zero:</w:t>
      </w:r>
    </w:p>
    <w:p>
      <w:pPr>
        <w:pStyle w:val="BodyText"/>
      </w:pPr>
      <m:oMathPara>
        <m:oMathParaPr>
          <m:jc m:val="center"/>
        </m:oMathParaPr>
        <m:oMath>
          <m:acc>
            <m:accPr>
              <m:chr m:val="̃"/>
            </m:accPr>
            <m:e>
              <m:r>
                <m:t>x</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r>
            <m:t>0</m:t>
          </m:r>
        </m:oMath>
      </m:oMathPara>
    </w:p>
    <w:bookmarkEnd w:id="49"/>
    <w:bookmarkStart w:id="50" w:name="rem-orthogonal-perpendicular"/>
    <w:p>
      <w:pPr>
        <w:pStyle w:val="FirstParagraph"/>
      </w:pPr>
      <w:r>
        <w:rPr>
          <w:i/>
          <w:iCs/>
        </w:rPr>
        <w:t xml:space="preserve">Remark 7</w:t>
      </w:r>
      <w:r>
        <w:t xml:space="preserve"> (Orthogonal means perpendicular). </w:t>
      </w:r>
      <w:r>
        <w:t xml:space="preserve">Orthogonality extends the geometric idea of perpendicular lines</w:t>
      </w:r>
      <w:r>
        <w:t xml:space="preserve"> </w:t>
      </w:r>
      <w:r>
        <w:t xml:space="preserve">to vectors with any number of entries.</w:t>
      </w:r>
      <w:r>
        <w:t xml:space="preserve"> </w:t>
      </w:r>
      <w:r>
        <w:t xml:space="preserve">In the plane,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 </w:t>
      </w:r>
      <w:r>
        <w:t xml:space="preserve">are perpendicular,</w:t>
      </w:r>
      <w:r>
        <w:t xml:space="preserve"> </w:t>
      </w:r>
      <w:r>
        <w:t xml:space="preserve">and their dot product is</w:t>
      </w:r>
      <w:r>
        <w:t xml:space="preserve"> </w:t>
      </w:r>
      <m:oMath>
        <m:r>
          <m:t>1</m:t>
        </m:r>
        <m:r>
          <m:rPr>
            <m:sty m:val="p"/>
          </m:rPr>
          <m:t>⋅</m:t>
        </m:r>
        <m:r>
          <m:rPr>
            <m:sty m:val="p"/>
          </m:rPr>
          <m:t>(</m:t>
        </m:r>
        <m:r>
          <m:rPr>
            <m:sty m:val="p"/>
          </m:rPr>
          <m:t>−</m:t>
        </m:r>
        <m:r>
          <m:t>2</m:t>
        </m:r>
        <m:r>
          <m:rPr>
            <m:sty m:val="p"/>
          </m:rPr>
          <m:t>)</m:t>
        </m:r>
        <m:r>
          <m:rPr>
            <m:sty m:val="p"/>
          </m:rPr>
          <m:t>+</m:t>
        </m:r>
        <m:r>
          <m:t>2</m:t>
        </m:r>
        <m:r>
          <m:rPr>
            <m:sty m:val="p"/>
          </m:rPr>
          <m:t>⋅</m:t>
        </m:r>
        <m:r>
          <m:t>1</m:t>
        </m:r>
        <m:r>
          <m:rPr>
            <m:sty m:val="p"/>
          </m:rPr>
          <m:t>=</m:t>
        </m:r>
        <m:r>
          <m:t>0</m:t>
        </m:r>
      </m:oMath>
      <w:r>
        <w:t xml:space="preserve">.</w:t>
      </w:r>
      <w:r>
        <w:t xml:space="preserve"> </w:t>
      </w:r>
      <w:r>
        <w:t xml:space="preserve">The same test works in</w:t>
      </w:r>
      <w:r>
        <w:t xml:space="preserve"> </w:t>
      </w:r>
      <m:oMath>
        <m:sSup>
          <m:e>
            <m:r>
              <m:rPr>
                <m:scr m:val="double-struck"/>
                <m:sty m:val="p"/>
              </m:rPr>
              <m:t>R</m:t>
            </m:r>
          </m:e>
          <m:sup>
            <m:r>
              <m:t>3</m:t>
            </m:r>
          </m:sup>
        </m:sSup>
      </m:oMath>
      <w:r>
        <w:t xml:space="preserve">, where pictures are harder to draw:</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oMath>
      <w:r>
        <w:t xml:space="preserve">.</w:t>
      </w:r>
    </w:p>
    <w:bookmarkEnd w:id="50"/>
    <w:bookmarkStart w:id="51" w:name="exm-not-orthogonal"/>
    <w:p>
      <w:pPr>
        <w:pStyle w:val="BodyText"/>
      </w:pPr>
      <w:r>
        <w:rPr>
          <w:b/>
          <w:bCs/>
        </w:rPr>
        <w:t xml:space="preserve">Example 8 (Vectors that are not orthogonal)</w:t>
      </w:r>
    </w:p>
    <w:p>
      <w:pPr>
        <w:pStyle w:val="BodyText"/>
      </w:pPr>
      <m:oMathPara>
        <m:oMathParaPr>
          <m:jc m:val="center"/>
        </m:oMathParaPr>
        <m:oMath>
          <m:eqArr>
            <m:e>
              <m:r>
                <m:rPr>
                  <m:sty m:val="p"/>
                </m:rPr>
                <m:t>(</m:t>
              </m:r>
              <m:r>
                <m:t>1</m:t>
              </m:r>
              <m:r>
                <m:rPr>
                  <m:sty m:val="p"/>
                </m:rPr>
                <m:t>,</m:t>
              </m:r>
              <m:r>
                <m:t>2</m:t>
              </m:r>
              <m:r>
                <m:rPr>
                  <m:sty m:val="p"/>
                </m:rPr>
                <m:t>)</m:t>
              </m:r>
              <m:r>
                <m:rPr>
                  <m:sty m:val="p"/>
                </m:rPr>
                <m:t>⋅</m:t>
              </m:r>
              <m:r>
                <m:rPr>
                  <m:sty m:val="p"/>
                </m:rPr>
                <m:t>(</m:t>
              </m:r>
              <m:r>
                <m:t>1</m:t>
              </m:r>
              <m:r>
                <m:rPr>
                  <m:sty m:val="p"/>
                </m:rPr>
                <m:t>,</m:t>
              </m:r>
              <m:r>
                <m:t>1</m:t>
              </m:r>
              <m:r>
                <m:rPr>
                  <m:sty m:val="p"/>
                </m:rPr>
                <m:t>)</m:t>
              </m:r>
              <m:r>
                <m:t>&amp;</m:t>
              </m:r>
              <m:r>
                <m:rPr>
                  <m:sty m:val="p"/>
                </m:rPr>
                <m:t>=</m:t>
              </m:r>
              <m:r>
                <m:t>1</m:t>
              </m:r>
              <m:r>
                <m:rPr>
                  <m:sty m:val="p"/>
                </m:rPr>
                <m:t>⋅</m:t>
              </m:r>
              <m:r>
                <m:t>1</m:t>
              </m:r>
              <m:r>
                <m:rPr>
                  <m:sty m:val="p"/>
                </m:rPr>
                <m:t>+</m:t>
              </m:r>
              <m:r>
                <m:t>2</m:t>
              </m:r>
              <m:r>
                <m:rPr>
                  <m:sty m:val="p"/>
                </m:rPr>
                <m:t>⋅</m:t>
              </m:r>
              <m:r>
                <m:t>1</m:t>
              </m:r>
            </m:e>
            <m:e>
              <m:r>
                <m:t>&amp;</m:t>
              </m:r>
              <m:r>
                <m:rPr>
                  <m:sty m:val="p"/>
                </m:rPr>
                <m:t>=</m:t>
              </m:r>
              <m:r>
                <m:t>3</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not orthogonal.</w:t>
      </w:r>
    </w:p>
    <w:bookmarkEnd w:id="51"/>
    <w:bookmarkStart w:id="54" w:name="def-euclidean-norm"/>
    <w:p>
      <w:pPr>
        <w:pStyle w:val="BodyText"/>
      </w:pPr>
      <w:r>
        <w:rPr>
          <w:b/>
          <w:bCs/>
        </w:rPr>
        <w:t xml:space="preserve">Definition 14 (Euclidean norm (length,</w:t>
      </w:r>
      <w:r>
        <w:rPr>
          <w:b/>
          <w:bCs/>
        </w:rPr>
        <w:t xml:space="preserve"> </w:t>
      </w:r>
      <m:oMath>
        <m:sSub>
          <m:e>
            <m:r>
              <m:t>L</m:t>
            </m:r>
          </m:e>
          <m:sub>
            <m:r>
              <m:t>2</m:t>
            </m:r>
          </m:sub>
        </m:sSub>
      </m:oMath>
      <w:r>
        <w:rPr>
          <w:b/>
          <w:bCs/>
        </w:rPr>
        <w:t xml:space="preserve"> </w:t>
      </w:r>
      <w:r>
        <w:rPr>
          <w:b/>
          <w:bCs/>
        </w:rPr>
        <w:t xml:space="preserve">norm))</w:t>
      </w:r>
      <w:r>
        <w:t xml:space="preserve"> </w:t>
      </w:r>
      <w:r>
        <w:t xml:space="preserve">The</w:t>
      </w:r>
      <w:r>
        <w:t xml:space="preserve"> </w:t>
      </w:r>
      <w:r>
        <w:rPr>
          <w:b/>
          <w:bCs/>
        </w:rPr>
        <w:t xml:space="preserve">Euclidean norm</w:t>
      </w:r>
      <w:r>
        <w:t xml:space="preserve"> </w:t>
      </w:r>
      <w:r>
        <w:t xml:space="preserve">(or</w:t>
      </w:r>
      <w:r>
        <w:t xml:space="preserve"> </w:t>
      </w:r>
      <w:r>
        <w:rPr>
          <w:b/>
          <w:bCs/>
        </w:rPr>
        <w:t xml:space="preserve">length</w:t>
      </w:r>
      <w:r>
        <w:t xml:space="preserve">, also called the</w:t>
      </w:r>
      <w:r>
        <w:t xml:space="preserve"> </w:t>
      </w:r>
      <m:oMath>
        <m:sSub>
          <m:e>
            <m:r>
              <m:t>L</m:t>
            </m:r>
          </m:e>
          <m:sub>
            <m:r>
              <m:t>2</m:t>
            </m:r>
          </m:sub>
        </m:sSub>
      </m:oMath>
      <w:r>
        <w:rPr>
          <w:b/>
          <w:bCs/>
        </w:rPr>
        <w:t xml:space="preserve"> </w:t>
      </w:r>
      <w:r>
        <w:rPr>
          <w:b/>
          <w:bCs/>
        </w:rPr>
        <w:t xml:space="preserve">norm</w:t>
      </w:r>
      <w:r>
        <w:t xml:space="preserve"> </w:t>
      </w:r>
      <w:r>
        <w:t xml:space="preserve">and written</w:t>
      </w:r>
      <w:r>
        <w:t xml:space="preserve"> </w:t>
      </w:r>
      <m:oMath>
        <m:r>
          <m:t>​</m:t>
        </m:r>
        <m:d>
          <m:dPr>
            <m:begChr m:val="∥"/>
            <m:sepChr m:val=""/>
            <m:endChr m:val="∥"/>
            <m:grow/>
          </m:dPr>
          <m:e>
            <m:acc>
              <m:accPr>
                <m:chr m:val="̃"/>
              </m:accPr>
              <m:e>
                <m:r>
                  <m:t>x</m:t>
                </m:r>
              </m:e>
            </m:acc>
          </m:e>
        </m:d>
        <m:sSub>
          <m:e>
            <m:r>
              <m:t>​</m:t>
            </m:r>
          </m:e>
          <m:sub>
            <m:r>
              <m:t>2</m:t>
            </m:r>
          </m:sub>
        </m:sSub>
      </m:oMath>
      <w:r>
        <w:t xml:space="preserve">) of a vector</w:t>
      </w:r>
      <w:r>
        <w:t xml:space="preserve"> </w:t>
      </w:r>
      <m:oMath>
        <m:acc>
          <m:accPr>
            <m:chr m:val="̃"/>
          </m:accPr>
          <m:e>
            <m:r>
              <m:t>x</m:t>
            </m:r>
          </m:e>
        </m:acc>
      </m:oMath>
      <w:r>
        <w:t xml:space="preserve"> </w:t>
      </w:r>
      <w:r>
        <w:t xml:space="preserve">of length</w:t>
      </w:r>
      <w:r>
        <w:t xml:space="preserve"> </w:t>
      </w:r>
      <m:oMath>
        <m:r>
          <m:t>p</m:t>
        </m:r>
      </m:oMath>
      <w:r>
        <w:t xml:space="preserve"> </w:t>
      </w:r>
      <w:r>
        <w:t xml:space="preserve">is</w:t>
      </w:r>
    </w:p>
    <w:p>
      <w:pPr>
        <w:pStyle w:val="BodyText"/>
      </w:pPr>
      <w:bookmarkStart w:id="52" w:name="eq-l2-norm"/>
      <m:oMathPara>
        <m:oMathParaPr>
          <m:jc m:val="center"/>
        </m:oMathParaPr>
        <m:oMath>
          <m:r>
            <m:t>​</m:t>
          </m:r>
          <m:d>
            <m:dPr>
              <m:begChr m:val="∥"/>
              <m:sepChr m:val=""/>
              <m:endChr m:val="∥"/>
              <m:grow/>
            </m:dPr>
            <m:e>
              <m:acc>
                <m:accPr>
                  <m:chr m:val="̃"/>
                </m:accPr>
                <m:e>
                  <m:r>
                    <m:t>x</m:t>
                  </m:r>
                </m:e>
              </m:acc>
            </m:e>
          </m:d>
          <m:r>
            <m:t>​</m:t>
          </m:r>
          <m:limUpp>
            <m:e>
              <m:r>
                <m:rPr>
                  <m:sty m:val="p"/>
                </m:rPr>
                <m:t>=</m:t>
              </m:r>
            </m:e>
            <m:lim>
              <m:r>
                <m:rPr>
                  <m:nor/>
                  <m:sty m:val="p"/>
                </m:rPr>
                <m:t>def</m:t>
              </m:r>
            </m:lim>
          </m:limUpp>
          <m:rad>
            <m:radPr>
              <m:degHide m:val="on"/>
            </m:radPr>
            <m:deg/>
            <m:e>
              <m:acc>
                <m:accPr>
                  <m:chr m:val="̃"/>
                </m:accPr>
                <m:e>
                  <m:r>
                    <m:t>x</m:t>
                  </m:r>
                </m:e>
              </m:acc>
              <m:r>
                <m:rPr>
                  <m:sty m:val="p"/>
                </m:rPr>
                <m:t>⋅</m:t>
              </m:r>
              <m:acc>
                <m:accPr>
                  <m:chr m:val="̃"/>
                </m:accPr>
                <m:e>
                  <m:r>
                    <m:t>x</m:t>
                  </m:r>
                </m:e>
              </m:acc>
            </m:e>
          </m:rad>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  </m:t>
          </m:r>
          <m:r>
            <m:rPr>
              <m:sty m:val="p"/>
            </m:rPr>
            <m:t>(</m:t>
          </m:r>
          <m:r>
            <m:t>2</m:t>
          </m:r>
          <m:r>
            <m:rPr>
              <m:sty m:val="p"/>
            </m:rPr>
            <m:t>)</m:t>
          </m:r>
        </m:oMath>
      </m:oMathPara>
      <w:bookmarkEnd w:id="52"/>
    </w:p>
    <w:p>
      <w:pPr>
        <w:pStyle w:val="FirstParagraph"/>
      </w:pPr>
      <w:r>
        <w:t xml:space="preserve">where</w:t>
      </w:r>
      <w:r>
        <w:t xml:space="preserve"> </w:t>
      </w:r>
      <m:oMath>
        <m:rad>
          <m:radPr>
            <m:degHide m:val="on"/>
          </m:radPr>
          <m:deg/>
          <m:e>
            <m:r>
              <m:rPr>
                <m:sty m:val="p"/>
              </m:rPr>
              <m:t>⋅</m:t>
            </m:r>
          </m:e>
        </m:rad>
      </m:oMath>
      <w:r>
        <w:t xml:space="preserve"> </w:t>
      </w:r>
      <w:r>
        <w:t xml:space="preserve">is the</w:t>
      </w:r>
      <w:r>
        <w:t xml:space="preserve"> </w:t>
      </w:r>
      <w:hyperlink r:id="rId53">
        <w:r>
          <w:rPr>
            <w:rStyle w:val="Hyperlink"/>
          </w:rPr>
          <w:t xml:space="preserve">square root</w:t>
        </w:r>
      </w:hyperlink>
      <w:r>
        <w:t xml:space="preserve">.</w:t>
      </w:r>
    </w:p>
    <w:bookmarkEnd w:id="54"/>
    <w:bookmarkStart w:id="55" w:name="exm-euclidean-norm"/>
    <w:p>
      <w:pPr>
        <w:pStyle w:val="BodyText"/>
      </w:pPr>
      <w:r>
        <w:rPr>
          <w:b/>
          <w:bCs/>
        </w:rPr>
        <w:t xml:space="preserve">Example 9 (The length of a vector)</w:t>
      </w:r>
      <w:r>
        <w:t xml:space="preserve"> </w:t>
      </w:r>
      <w:r>
        <w:t xml:space="preserve">For</w:t>
      </w:r>
      <w:r>
        <w:t xml:space="preserve"> </w:t>
      </w:r>
      <m:oMath>
        <m:acc>
          <m:accPr>
            <m:chr m:val="̃"/>
          </m:accPr>
          <m:e>
            <m:r>
              <m:t>x</m:t>
            </m:r>
          </m:e>
        </m:acc>
        <m:r>
          <m:rPr>
            <m:sty m:val="p"/>
          </m:rPr>
          <m:t>=</m:t>
        </m:r>
        <m:r>
          <m:rPr>
            <m:sty m:val="p"/>
          </m:rPr>
          <m:t>(</m:t>
        </m:r>
        <m:r>
          <m:t>3</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e>
              </m:d>
              <m:r>
                <m:t>​</m:t>
              </m:r>
              <m:r>
                <m:t>&amp;</m:t>
              </m:r>
              <m:r>
                <m:rPr>
                  <m:sty m:val="p"/>
                </m:rPr>
                <m:t>=</m:t>
              </m:r>
              <m:rad>
                <m:radPr>
                  <m:degHide m:val="on"/>
                </m:radPr>
                <m:deg/>
                <m:e>
                  <m:sSup>
                    <m:e>
                      <m:r>
                        <m:t>3</m:t>
                      </m:r>
                    </m:e>
                    <m:sup>
                      <m:r>
                        <m:t>2</m:t>
                      </m:r>
                    </m:sup>
                  </m:sSup>
                  <m:r>
                    <m:rPr>
                      <m:sty m:val="p"/>
                    </m:rPr>
                    <m:t>+</m:t>
                  </m:r>
                  <m:sSup>
                    <m:e>
                      <m:r>
                        <m:t>4</m:t>
                      </m:r>
                    </m:e>
                    <m:sup>
                      <m:r>
                        <m:t>2</m:t>
                      </m:r>
                    </m:sup>
                  </m:sSup>
                </m:e>
              </m:rad>
              <m:r>
                <m:t>&amp;</m:t>
              </m:r>
              <m:r>
                <m:t>&amp;</m:t>
              </m:r>
              <m:r>
                <m:rPr>
                  <m:nor/>
                  <m:sty m:val="p"/>
                </m:rPr>
                <m:t>(definition of the norm)</m:t>
              </m:r>
            </m:e>
            <m:e>
              <m:r>
                <m:t>&amp;</m:t>
              </m:r>
              <m:r>
                <m:rPr>
                  <m:sty m:val="p"/>
                </m:rPr>
                <m:t>=</m:t>
              </m:r>
              <m:rad>
                <m:radPr>
                  <m:degHide m:val="on"/>
                </m:radPr>
                <m:deg/>
                <m:e>
                  <m:r>
                    <m:t>25</m:t>
                  </m:r>
                </m:e>
              </m:rad>
              <m:r>
                <m:t>&amp;</m:t>
              </m:r>
              <m:r>
                <m:t>&amp;</m:t>
              </m:r>
              <m:r>
                <m:rPr>
                  <m:nor/>
                  <m:sty m:val="p"/>
                </m:rPr>
                <m:t>(square and add)</m:t>
              </m:r>
            </m:e>
            <m:e>
              <m:r>
                <m:t>&amp;</m:t>
              </m:r>
              <m:r>
                <m:rPr>
                  <m:sty m:val="p"/>
                </m:rPr>
                <m:t>=</m:t>
              </m:r>
              <m:r>
                <m:t>5</m:t>
              </m:r>
            </m:e>
          </m:eqArr>
        </m:oMath>
      </m:oMathPara>
    </w:p>
    <w:p>
      <w:pPr>
        <w:pStyle w:val="FirstParagraph"/>
      </w:pPr>
      <w:r>
        <w:t xml:space="preserve">The vector</w:t>
      </w:r>
      <w:r>
        <w:t xml:space="preserve"> </w:t>
      </w:r>
      <m:oMath>
        <m:r>
          <m:rPr>
            <m:sty m:val="p"/>
          </m:rPr>
          <m:t>(</m:t>
        </m:r>
        <m:r>
          <m:t>0.6</m:t>
        </m:r>
        <m:r>
          <m:rPr>
            <m:sty m:val="p"/>
          </m:rPr>
          <m:t>,</m:t>
        </m:r>
        <m:r>
          <m:t>0.8</m:t>
        </m:r>
        <m:r>
          <m:rPr>
            <m:sty m:val="p"/>
          </m:rPr>
          <m:t>)</m:t>
        </m:r>
      </m:oMath>
      <w:r>
        <w:t xml:space="preserve"> </w:t>
      </w:r>
      <w:r>
        <w:t xml:space="preserve">has norm</w:t>
      </w:r>
      <w:r>
        <w:t xml:space="preserve"> </w:t>
      </w:r>
      <m:oMath>
        <m:rad>
          <m:radPr>
            <m:degHide m:val="on"/>
          </m:radPr>
          <m:deg/>
          <m:e>
            <m:r>
              <m:t>0.36</m:t>
            </m:r>
            <m:r>
              <m:rPr>
                <m:sty m:val="p"/>
              </m:rPr>
              <m:t>+</m:t>
            </m:r>
            <m:r>
              <m:t>0.64</m:t>
            </m:r>
          </m:e>
        </m:rad>
        <m:r>
          <m:rPr>
            <m:sty m:val="p"/>
          </m:rPr>
          <m:t>=</m:t>
        </m:r>
        <m:r>
          <m:t>1</m:t>
        </m:r>
      </m:oMath>
      <w:r>
        <w:t xml:space="preserve">.</w:t>
      </w:r>
    </w:p>
    <w:bookmarkEnd w:id="55"/>
    <w:bookmarkStart w:id="56" w:name="def-unit-vector"/>
    <w:p>
      <w:pPr>
        <w:pStyle w:val="BodyText"/>
      </w:pPr>
      <w:r>
        <w:rPr>
          <w:b/>
          <w:bCs/>
        </w:rPr>
        <w:t xml:space="preserve">Definition 15 (Unit vector)</w:t>
      </w:r>
      <w:r>
        <w:t xml:space="preserve"> </w:t>
      </w:r>
      <w:r>
        <w:t xml:space="preserve">A</w:t>
      </w:r>
      <w:r>
        <w:t xml:space="preserve"> </w:t>
      </w:r>
      <w:r>
        <w:rPr>
          <w:b/>
          <w:bCs/>
        </w:rPr>
        <w:t xml:space="preserve">unit vector</w:t>
      </w:r>
      <w:r>
        <w:t xml:space="preserve"> </w:t>
      </w:r>
      <w:r>
        <w:t xml:space="preserve">is a vector whose Euclidean norm (</w:t>
      </w:r>
      <w:hyperlink w:anchor="def-euclidean-norm">
        <w:r>
          <w:rPr>
            <w:rStyle w:val="Hyperlink"/>
          </w:rPr>
          <w:t xml:space="preserve">Definition 14</w:t>
        </w:r>
      </w:hyperlink>
      <w:r>
        <w:t xml:space="preserve">) is</w:t>
      </w:r>
      <w:r>
        <w:t xml:space="preserve"> </w:t>
      </w:r>
      <m:oMath>
        <m:r>
          <m:t>1</m:t>
        </m:r>
      </m:oMath>
      <w:r>
        <w:t xml:space="preserve">.</w:t>
      </w:r>
      <w:r>
        <w:t xml:space="preserve"> </w:t>
      </w:r>
      <w:r>
        <w:t xml:space="preserve">A unit vector is said to have</w:t>
      </w:r>
      <w:r>
        <w:t xml:space="preserve"> </w:t>
      </w:r>
      <w:r>
        <w:rPr>
          <w:i/>
          <w:iCs/>
        </w:rPr>
        <w:t xml:space="preserve">unit length</w:t>
      </w:r>
      <w:r>
        <w:t xml:space="preserve">.</w:t>
      </w:r>
    </w:p>
    <w:bookmarkEnd w:id="56"/>
    <w:bookmarkStart w:id="57" w:name="exm-unit-vector"/>
    <w:p>
      <w:pPr>
        <w:pStyle w:val="BodyText"/>
      </w:pPr>
      <w:r>
        <w:rPr>
          <w:b/>
          <w:bCs/>
        </w:rPr>
        <w:t xml:space="preserve">Example 10 (A unit vector and a vector that is not one)</w:t>
      </w:r>
      <w:r>
        <w:t xml:space="preserve"> </w:t>
      </w:r>
      <w:r>
        <w:t xml:space="preserve">For</w:t>
      </w:r>
      <w:r>
        <w:t xml:space="preserve"> </w:t>
      </w:r>
      <m:oMath>
        <m:acc>
          <m:accPr>
            <m:chr m:val="̃"/>
          </m:accPr>
          <m:e>
            <m:r>
              <m:t>x</m:t>
            </m:r>
          </m:e>
        </m:acc>
        <m:r>
          <m:rPr>
            <m:sty m:val="p"/>
          </m:rPr>
          <m:t>=</m:t>
        </m:r>
        <m:r>
          <m:rPr>
            <m:sty m:val="p"/>
          </m:rPr>
          <m:t>(</m:t>
        </m:r>
        <m:r>
          <m:t>0.6</m:t>
        </m:r>
        <m:r>
          <m:rPr>
            <m:sty m:val="p"/>
          </m:rPr>
          <m:t>,</m:t>
        </m:r>
        <m:r>
          <m:t>0.8</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e>
              </m:d>
              <m:r>
                <m:t>​</m:t>
              </m:r>
              <m:r>
                <m:t>&amp;</m:t>
              </m:r>
              <m:r>
                <m:rPr>
                  <m:sty m:val="p"/>
                </m:rPr>
                <m:t>=</m:t>
              </m:r>
              <m:rad>
                <m:radPr>
                  <m:degHide m:val="on"/>
                </m:radPr>
                <m:deg/>
                <m:e>
                  <m:sSup>
                    <m:e>
                      <m:r>
                        <m:t>0.6</m:t>
                      </m:r>
                    </m:e>
                    <m:sup>
                      <m:r>
                        <m:t>2</m:t>
                      </m:r>
                    </m:sup>
                  </m:sSup>
                  <m:r>
                    <m:rPr>
                      <m:sty m:val="p"/>
                    </m:rPr>
                    <m:t>+</m:t>
                  </m:r>
                  <m:sSup>
                    <m:e>
                      <m:r>
                        <m:t>0.8</m:t>
                      </m:r>
                    </m:e>
                    <m:sup>
                      <m:r>
                        <m:t>2</m:t>
                      </m:r>
                    </m:sup>
                  </m:sSup>
                </m:e>
              </m:rad>
              <m:r>
                <m:t>&amp;</m:t>
              </m:r>
              <m:r>
                <m:t>&amp;</m:t>
              </m:r>
              <m:r>
                <m:rPr>
                  <m:nor/>
                  <m:sty m:val="p"/>
                </m:rPr>
                <m:t>(definition of the norm)</m:t>
              </m:r>
            </m:e>
            <m:e>
              <m:r>
                <m:t>&amp;</m:t>
              </m:r>
              <m:r>
                <m:rPr>
                  <m:sty m:val="p"/>
                </m:rPr>
                <m:t>=</m:t>
              </m:r>
              <m:rad>
                <m:radPr>
                  <m:degHide m:val="on"/>
                </m:radPr>
                <m:deg/>
                <m:e>
                  <m:r>
                    <m:t>0.36</m:t>
                  </m:r>
                  <m:r>
                    <m:rPr>
                      <m:sty m:val="p"/>
                    </m:rPr>
                    <m:t>+</m:t>
                  </m:r>
                  <m:r>
                    <m:t>0.64</m:t>
                  </m:r>
                </m:e>
              </m:rad>
              <m:r>
                <m:t>&amp;</m:t>
              </m:r>
              <m:r>
                <m:t>&amp;</m:t>
              </m:r>
              <m:r>
                <m:rPr>
                  <m:nor/>
                  <m:sty m:val="p"/>
                </m:rPr>
                <m:t>(square)</m:t>
              </m:r>
            </m:e>
            <m:e>
              <m:r>
                <m:t>&amp;</m:t>
              </m:r>
              <m:r>
                <m:rPr>
                  <m:sty m:val="p"/>
                </m:rPr>
                <m:t>=</m:t>
              </m:r>
              <m:rad>
                <m:radPr>
                  <m:degHide m:val="on"/>
                </m:radPr>
                <m:deg/>
                <m:e>
                  <m:r>
                    <m:t>1</m:t>
                  </m:r>
                </m:e>
              </m:rad>
              <m:r>
                <m:t>&amp;</m:t>
              </m:r>
              <m:r>
                <m:t>&amp;</m:t>
              </m:r>
              <m:r>
                <m:rPr>
                  <m:nor/>
                  <m:sty m:val="p"/>
                </m:rPr>
                <m:t>(add)</m:t>
              </m:r>
            </m:e>
            <m:e>
              <m:r>
                <m:t>&amp;</m:t>
              </m:r>
              <m:r>
                <m:rPr>
                  <m:sty m:val="p"/>
                </m:rPr>
                <m:t>=</m:t>
              </m:r>
              <m:r>
                <m:t>1</m:t>
              </m:r>
              <m:r>
                <m:t>&amp;</m:t>
              </m:r>
              <m:r>
                <m:t>&amp;</m:t>
              </m:r>
              <m:r>
                <m:rPr>
                  <m:nor/>
                  <m:sty m:val="p"/>
                </m:rPr>
                <m:t>(take the square root)</m:t>
              </m:r>
            </m:e>
          </m:eqArr>
        </m:oMath>
      </m:oMathPara>
    </w:p>
    <w:p>
      <w:pPr>
        <w:pStyle w:val="FirstParagraph"/>
      </w:pPr>
      <w:r>
        <w:t xml:space="preserve">so</w:t>
      </w:r>
      <w:r>
        <w:t xml:space="preserve"> </w:t>
      </w:r>
      <m:oMath>
        <m:r>
          <m:rPr>
            <m:sty m:val="p"/>
          </m:rPr>
          <m:t>(</m:t>
        </m:r>
        <m:r>
          <m:t>0.6</m:t>
        </m:r>
        <m:r>
          <m:rPr>
            <m:sty m:val="p"/>
          </m:rPr>
          <m:t>,</m:t>
        </m:r>
        <m:r>
          <m:t>0.8</m:t>
        </m:r>
        <m:r>
          <m:rPr>
            <m:sty m:val="p"/>
          </m:rPr>
          <m:t>)</m:t>
        </m:r>
      </m:oMath>
      <w:r>
        <w:t xml:space="preserve"> </w:t>
      </w:r>
      <w:r>
        <w:t xml:space="preserve">is a unit vector.</w:t>
      </w:r>
      <w:r>
        <w:t xml:space="preserve"> </w:t>
      </w:r>
      <w:r>
        <w:t xml:space="preserve">The vector</w:t>
      </w:r>
      <w:r>
        <w:t xml:space="preserve"> </w:t>
      </w:r>
      <m:oMath>
        <m:r>
          <m:rPr>
            <m:sty m:val="p"/>
          </m:rPr>
          <m:t>(</m:t>
        </m:r>
        <m:r>
          <m:t>1</m:t>
        </m:r>
        <m:r>
          <m:rPr>
            <m:sty m:val="p"/>
          </m:rPr>
          <m:t>,</m:t>
        </m:r>
        <m:r>
          <m:t>1</m:t>
        </m:r>
        <m:r>
          <m:rPr>
            <m:sty m:val="p"/>
          </m:rPr>
          <m:t>)</m:t>
        </m:r>
      </m:oMath>
      <w:r>
        <w:t xml:space="preserve"> </w:t>
      </w:r>
      <w:r>
        <w:t xml:space="preserve">is not:</w:t>
      </w:r>
    </w:p>
    <w:p>
      <w:pPr>
        <w:pStyle w:val="BodyText"/>
      </w:pPr>
      <m:oMathPara>
        <m:oMathParaPr>
          <m:jc m:val="center"/>
        </m:oMathParaPr>
        <m:oMath>
          <m:eqArr>
            <m:e>
              <m:r>
                <m:t>​</m:t>
              </m:r>
              <m:d>
                <m:dPr>
                  <m:begChr m:val="∥"/>
                  <m:sepChr m:val=""/>
                  <m:endChr m:val="∥"/>
                  <m:grow/>
                </m:dPr>
                <m:e>
                  <m:r>
                    <m:rPr>
                      <m:sty m:val="p"/>
                    </m:rPr>
                    <m:t>(</m:t>
                  </m:r>
                  <m:r>
                    <m:t>1</m:t>
                  </m:r>
                  <m:r>
                    <m:rPr>
                      <m:sty m:val="p"/>
                    </m:rPr>
                    <m:t>,</m:t>
                  </m:r>
                  <m:r>
                    <m:t>1</m:t>
                  </m:r>
                  <m:r>
                    <m:rPr>
                      <m:sty m:val="p"/>
                    </m:rPr>
                    <m:t>)</m:t>
                  </m:r>
                </m:e>
              </m:d>
              <m:r>
                <m:t>​</m:t>
              </m:r>
              <m:r>
                <m:t>&amp;</m:t>
              </m:r>
              <m:r>
                <m:rPr>
                  <m:sty m:val="p"/>
                </m:rPr>
                <m:t>=</m:t>
              </m:r>
              <m:rad>
                <m:radPr>
                  <m:degHide m:val="on"/>
                </m:radPr>
                <m:deg/>
                <m:e>
                  <m:sSup>
                    <m:e>
                      <m:r>
                        <m:t>1</m:t>
                      </m:r>
                    </m:e>
                    <m:sup>
                      <m:r>
                        <m:t>2</m:t>
                      </m:r>
                    </m:sup>
                  </m:sSup>
                  <m:r>
                    <m:rPr>
                      <m:sty m:val="p"/>
                    </m:rPr>
                    <m:t>+</m:t>
                  </m:r>
                  <m:sSup>
                    <m:e>
                      <m:r>
                        <m:t>1</m:t>
                      </m:r>
                    </m:e>
                    <m:sup>
                      <m:r>
                        <m:t>2</m:t>
                      </m:r>
                    </m:sup>
                  </m:sSup>
                </m:e>
              </m:rad>
            </m:e>
            <m:e>
              <m:r>
                <m:t>&amp;</m:t>
              </m:r>
              <m:r>
                <m:rPr>
                  <m:sty m:val="p"/>
                </m:rPr>
                <m:t>=</m:t>
              </m:r>
              <m:rad>
                <m:radPr>
                  <m:degHide m:val="on"/>
                </m:radPr>
                <m:deg/>
                <m:e>
                  <m:r>
                    <m:t>2</m:t>
                  </m:r>
                </m:e>
              </m:rad>
            </m:e>
            <m:e>
              <m:r>
                <m:t>&amp;</m:t>
              </m:r>
              <m:r>
                <m:rPr>
                  <m:sty m:val="p"/>
                </m:rPr>
                <m:t>≠</m:t>
              </m:r>
              <m:r>
                <m:t>1</m:t>
              </m:r>
              <m:r>
                <m:rPr>
                  <m:sty m:val="p"/>
                </m:rPr>
                <m:t>.</m:t>
              </m:r>
            </m:e>
          </m:eqArr>
        </m:oMath>
      </m:oMathPara>
    </w:p>
    <w:bookmarkEnd w:id="57"/>
    <w:bookmarkStart w:id="58" w:name="exr-euclidean-distance"/>
    <w:p>
      <w:pPr>
        <w:pStyle w:val="FirstParagraph"/>
      </w:pPr>
      <w:r>
        <w:rPr>
          <w:b/>
          <w:bCs/>
        </w:rPr>
        <w:t xml:space="preserve">Exercise 2 (How far apart are two points?)</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t>6</m:t>
        </m:r>
        <m:r>
          <m:rPr>
            <m:sty m:val="p"/>
          </m:rPr>
          <m:t>)</m:t>
        </m:r>
      </m:oMath>
      <w:r>
        <w:t xml:space="preserve">.</w:t>
      </w:r>
    </w:p>
    <w:p>
      <w:pPr>
        <w:pStyle w:val="Compact"/>
        <w:numPr>
          <w:ilvl w:val="0"/>
          <w:numId w:val="1004"/>
        </w:numPr>
      </w:pPr>
      <w:r>
        <w:t xml:space="preserve">Compute the vector</w:t>
      </w:r>
      <w:r>
        <w:t xml:space="preserve"> </w:t>
      </w:r>
      <m:oMath>
        <m:acc>
          <m:accPr>
            <m:chr m:val="̃"/>
          </m:accPr>
          <m:e>
            <m:r>
              <m:t>x</m:t>
            </m:r>
          </m:e>
        </m:acc>
        <m:r>
          <m:rPr>
            <m:sty m:val="p"/>
          </m:rPr>
          <m:t>−</m:t>
        </m:r>
        <m:acc>
          <m:accPr>
            <m:chr m:val="̃"/>
          </m:accPr>
          <m:e>
            <m:r>
              <m:t>y</m:t>
            </m:r>
          </m:e>
        </m:acc>
      </m:oMath>
      <w:r>
        <w:t xml:space="preserve">.</w:t>
      </w:r>
    </w:p>
    <w:p>
      <w:pPr>
        <w:pStyle w:val="Compact"/>
        <w:numPr>
          <w:ilvl w:val="0"/>
          <w:numId w:val="1004"/>
        </w:numPr>
      </w:pPr>
      <w:r>
        <w:t xml:space="preserve">Compute the length of</w:t>
      </w:r>
      <w:r>
        <w:t xml:space="preserve"> </w:t>
      </w:r>
      <m:oMath>
        <m:acc>
          <m:accPr>
            <m:chr m:val="̃"/>
          </m:accPr>
          <m:e>
            <m:r>
              <m:t>x</m:t>
            </m:r>
          </m:e>
        </m:acc>
        <m:r>
          <m:rPr>
            <m:sty m:val="p"/>
          </m:rPr>
          <m:t>−</m:t>
        </m:r>
        <m:acc>
          <m:accPr>
            <m:chr m:val="̃"/>
          </m:accPr>
          <m:e>
            <m:r>
              <m:t>y</m:t>
            </m:r>
          </m:e>
        </m:acc>
      </m:oMath>
      <w:r>
        <w:t xml:space="preserve">,</w:t>
      </w:r>
      <w:r>
        <w:t xml:space="preserve"> </w:t>
      </w:r>
      <w:r>
        <w:t xml:space="preserve">using the</w:t>
      </w:r>
      <w:r>
        <w:t xml:space="preserve"> </w:t>
      </w:r>
      <w:hyperlink w:anchor="def-euclidean-norm">
        <w:r>
          <w:rPr>
            <w:rStyle w:val="Hyperlink"/>
          </w:rPr>
          <w:t xml:space="preserve">Euclidean norm</w:t>
        </w:r>
      </w:hyperlink>
      <w:r>
        <w:t xml:space="preserve">.</w:t>
      </w:r>
    </w:p>
    <w:p>
      <w:pPr>
        <w:pStyle w:val="Compact"/>
        <w:numPr>
          <w:ilvl w:val="0"/>
          <w:numId w:val="1004"/>
        </w:numPr>
      </w:pPr>
      <w:r>
        <w:t xml:space="preserve">Is the result the same if you compute the length of</w:t>
      </w:r>
      <w:r>
        <w:t xml:space="preserve"> </w:t>
      </w:r>
      <m:oMath>
        <m:acc>
          <m:accPr>
            <m:chr m:val="̃"/>
          </m:accPr>
          <m:e>
            <m:r>
              <m:t>y</m:t>
            </m:r>
          </m:e>
        </m:acc>
        <m:r>
          <m:rPr>
            <m:sty m:val="p"/>
          </m:rPr>
          <m:t>−</m:t>
        </m:r>
        <m:acc>
          <m:accPr>
            <m:chr m:val="̃"/>
          </m:accPr>
          <m:e>
            <m:r>
              <m:t>x</m:t>
            </m:r>
          </m:e>
        </m:acc>
      </m:oMath>
      <w:r>
        <w:t xml:space="preserve"> </w:t>
      </w:r>
      <w:r>
        <w:t xml:space="preserve">instead?</w:t>
      </w:r>
    </w:p>
    <w:bookmarkEnd w:id="58"/>
    <w:bookmarkStart w:id="59" w:name="sol-euclidean-distance"/>
    <w:p>
      <w:pPr>
        <w:pStyle w:val="FirstParagraph"/>
      </w:pPr>
      <w:r>
        <w:rPr>
          <w:i/>
          <w:iCs/>
        </w:rPr>
        <w:t xml:space="preserve">Solution 2</w:t>
      </w:r>
      <w:r>
        <w:t xml:space="preserve">. </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rPr>
                  <m:sty m:val="p"/>
                </m:rPr>
                <m:t>(</m:t>
              </m:r>
              <m:r>
                <m:t>1</m:t>
              </m:r>
              <m:r>
                <m:rPr>
                  <m:sty m:val="p"/>
                </m:rPr>
                <m:t>−</m:t>
              </m:r>
              <m:r>
                <m:t>4</m:t>
              </m:r>
              <m:r>
                <m:rPr>
                  <m:sty m:val="p"/>
                </m:rPr>
                <m:t>,</m:t>
              </m:r>
              <m:r>
                <m:t>2</m:t>
              </m:r>
              <m:r>
                <m:rPr>
                  <m:sty m:val="p"/>
                </m:rPr>
                <m:t>−</m:t>
              </m:r>
              <m:r>
                <m:t>6</m:t>
              </m:r>
              <m:r>
                <m:rPr>
                  <m:sty m:val="p"/>
                </m:rPr>
                <m:t>)</m:t>
              </m:r>
            </m:e>
            <m:e>
              <m:r>
                <m:t>&amp;</m:t>
              </m:r>
              <m:r>
                <m:rPr>
                  <m:sty m:val="p"/>
                </m:rPr>
                <m:t>=</m:t>
              </m:r>
              <m:r>
                <m:rPr>
                  <m:sty m:val="p"/>
                </m:rPr>
                <m:t>(</m:t>
              </m:r>
              <m:r>
                <m:rPr>
                  <m:sty m:val="p"/>
                </m:rPr>
                <m:t>−</m:t>
              </m:r>
              <m:r>
                <m:t>3</m:t>
              </m:r>
              <m:r>
                <m:rPr>
                  <m:sty m:val="p"/>
                </m:rPr>
                <m:t>,</m:t>
              </m:r>
              <m:r>
                <m:rPr>
                  <m:sty m:val="p"/>
                </m:rPr>
                <m:t>−</m:t>
              </m:r>
              <m:r>
                <m:t>4</m:t>
              </m:r>
              <m:r>
                <m:rPr>
                  <m:sty m:val="p"/>
                </m:rPr>
                <m:t>)</m:t>
              </m:r>
              <m:r>
                <m:rPr>
                  <m:sty m:val="p"/>
                </m:rPr>
                <m:t>.</m:t>
              </m:r>
            </m:e>
          </m:eqArr>
        </m:oMath>
      </m:oMathPara>
    </w:p>
    <w:p>
      <w:pPr>
        <w:pStyle w:val="FirstParagraph"/>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ad>
                <m:radPr>
                  <m:degHide m:val="on"/>
                </m:radPr>
                <m:deg/>
                <m:e>
                  <m:r>
                    <m:rPr>
                      <m:sty m:val="p"/>
                    </m:rPr>
                    <m:t>(</m:t>
                  </m:r>
                  <m:r>
                    <m:rPr>
                      <m:sty m:val="p"/>
                    </m:rPr>
                    <m:t>−</m:t>
                  </m:r>
                  <m:r>
                    <m:t>3</m:t>
                  </m:r>
                  <m:sSup>
                    <m:e>
                      <m:r>
                        <m:rPr>
                          <m:sty m:val="p"/>
                        </m:rPr>
                        <m:t>)</m:t>
                      </m:r>
                    </m:e>
                    <m:sup>
                      <m:r>
                        <m:t>2</m:t>
                      </m:r>
                    </m:sup>
                  </m:sSup>
                  <m:r>
                    <m:rPr>
                      <m:sty m:val="p"/>
                    </m:rPr>
                    <m:t>+</m:t>
                  </m:r>
                  <m:r>
                    <m:rPr>
                      <m:sty m:val="p"/>
                    </m:rPr>
                    <m:t>(</m:t>
                  </m:r>
                  <m:r>
                    <m:rPr>
                      <m:sty m:val="p"/>
                    </m:rPr>
                    <m:t>−</m:t>
                  </m:r>
                  <m:r>
                    <m:t>4</m:t>
                  </m:r>
                  <m:sSup>
                    <m:e>
                      <m:r>
                        <m:rPr>
                          <m:sty m:val="p"/>
                        </m:rPr>
                        <m:t>)</m:t>
                      </m:r>
                    </m:e>
                    <m:sup>
                      <m:r>
                        <m:t>2</m:t>
                      </m:r>
                    </m:sup>
                  </m:sSup>
                </m:e>
              </m:rad>
            </m:e>
            <m:e>
              <m:r>
                <m:t>&amp;</m:t>
              </m:r>
              <m:r>
                <m:rPr>
                  <m:sty m:val="p"/>
                </m:rPr>
                <m:t>=</m:t>
              </m:r>
              <m:rad>
                <m:radPr>
                  <m:degHide m:val="on"/>
                </m:radPr>
                <m:deg/>
                <m:e>
                  <m:r>
                    <m:t>25</m:t>
                  </m:r>
                </m:e>
              </m:rad>
            </m:e>
            <m:e>
              <m:r>
                <m:t>&amp;</m:t>
              </m:r>
              <m:r>
                <m:rPr>
                  <m:sty m:val="p"/>
                </m:rPr>
                <m:t>=</m:t>
              </m:r>
              <m:r>
                <m:t>5</m:t>
              </m:r>
              <m:r>
                <m:rPr>
                  <m:sty m:val="p"/>
                </m:rPr>
                <m:t>.</m:t>
              </m:r>
            </m:e>
          </m:eqArr>
        </m:oMath>
      </m:oMathPara>
    </w:p>
    <w:p>
      <w:pPr>
        <w:numPr>
          <w:ilvl w:val="0"/>
          <w:numId w:val="1005"/>
        </w:numPr>
      </w:pPr>
      <m:oMath>
        <m:acc>
          <m:accPr>
            <m:chr m:val="̃"/>
          </m:accPr>
          <m:e>
            <m:r>
              <m:t>y</m:t>
            </m:r>
          </m:e>
        </m:acc>
        <m:r>
          <m:rPr>
            <m:sty m:val="p"/>
          </m:rPr>
          <m:t>−</m:t>
        </m:r>
        <m:acc>
          <m:accPr>
            <m:chr m:val="̃"/>
          </m:accPr>
          <m:e>
            <m:r>
              <m:t>x</m:t>
            </m:r>
          </m:e>
        </m:acc>
        <m:r>
          <m:rPr>
            <m:sty m:val="p"/>
          </m:rPr>
          <m:t>=</m:t>
        </m:r>
        <m:r>
          <m:rPr>
            <m:sty m:val="p"/>
          </m:rPr>
          <m:t>(</m:t>
        </m:r>
        <m:r>
          <m:t>3</m:t>
        </m:r>
        <m:r>
          <m:rPr>
            <m:sty m:val="p"/>
          </m:rPr>
          <m:t>,</m:t>
        </m:r>
        <m:r>
          <m:t>4</m:t>
        </m:r>
        <m:r>
          <m:rPr>
            <m:sty m:val="p"/>
          </m:rPr>
          <m:t>)</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x</m:t>
                      </m:r>
                    </m:e>
                  </m:acc>
                </m:e>
              </m:d>
              <m:r>
                <m:t>​</m:t>
              </m:r>
              <m:r>
                <m:t>&amp;</m:t>
              </m:r>
              <m:r>
                <m:rPr>
                  <m:sty m:val="p"/>
                </m:rPr>
                <m:t>=</m:t>
              </m:r>
              <m:rad>
                <m:radPr>
                  <m:degHide m:val="on"/>
                </m:radPr>
                <m:deg/>
                <m:e>
                  <m:sSup>
                    <m:e>
                      <m:r>
                        <m:t>3</m:t>
                      </m:r>
                    </m:e>
                    <m:sup>
                      <m:r>
                        <m:t>2</m:t>
                      </m:r>
                    </m:sup>
                  </m:sSup>
                  <m:r>
                    <m:rPr>
                      <m:sty m:val="p"/>
                    </m:rPr>
                    <m:t>+</m:t>
                  </m:r>
                  <m:sSup>
                    <m:e>
                      <m:r>
                        <m:t>4</m:t>
                      </m:r>
                    </m:e>
                    <m:sup>
                      <m:r>
                        <m:t>2</m:t>
                      </m:r>
                    </m:sup>
                  </m:sSup>
                </m:e>
              </m:rad>
            </m:e>
            <m:e>
              <m:r>
                <m:t>&amp;</m:t>
              </m:r>
              <m:r>
                <m:rPr>
                  <m:sty m:val="p"/>
                </m:rPr>
                <m:t>=</m:t>
              </m:r>
              <m:r>
                <m:t>5</m:t>
              </m:r>
              <m:r>
                <m:rPr>
                  <m:sty m:val="p"/>
                </m:rPr>
                <m:t>.</m:t>
              </m:r>
            </m:e>
          </m:eqArr>
        </m:oMath>
      </m:oMathPara>
    </w:p>
    <w:p>
      <w:pPr>
        <w:numPr>
          <w:ilvl w:val="0"/>
          <w:numId w:val="1000"/>
        </w:numPr>
      </w:pPr>
      <w:r>
        <w:t xml:space="preserve">Yes, the result is the same.</w:t>
      </w:r>
    </w:p>
    <w:bookmarkEnd w:id="59"/>
    <w:bookmarkStart w:id="61" w:name="def-euclidean-distance"/>
    <w:p>
      <w:pPr>
        <w:pStyle w:val="FirstParagraph"/>
      </w:pPr>
      <w:r>
        <w:rPr>
          <w:b/>
          <w:bCs/>
        </w:rPr>
        <w:t xml:space="preserve">Definition 16 (Euclidean distance)</w:t>
      </w:r>
      <w:r>
        <w:t xml:space="preserve"> </w:t>
      </w:r>
      <w:r>
        <w:t xml:space="preserve">The</w:t>
      </w:r>
      <w:r>
        <w:t xml:space="preserve"> </w:t>
      </w:r>
      <w:r>
        <w:rPr>
          <w:b/>
          <w:bCs/>
        </w:rPr>
        <w:t xml:space="preserve">Euclidean distance</w:t>
      </w:r>
      <w:r>
        <w:t xml:space="preserve"> </w:t>
      </w:r>
      <w:r>
        <w:t xml:space="preserve">between 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length</w:t>
      </w:r>
      <w:r>
        <w:t xml:space="preserve"> </w:t>
      </w:r>
      <m:oMath>
        <m:r>
          <m:t>p</m:t>
        </m:r>
      </m:oMath>
      <w:r>
        <w:t xml:space="preserve"> </w:t>
      </w:r>
      <w:r>
        <w:t xml:space="preserve">is the</w:t>
      </w:r>
      <w:r>
        <w:t xml:space="preserve"> </w:t>
      </w:r>
      <w:hyperlink w:anchor="def-euclidean-norm">
        <w:r>
          <w:rPr>
            <w:rStyle w:val="Hyperlink"/>
          </w:rPr>
          <w:t xml:space="preserve">Euclidean norm</w:t>
        </w:r>
      </w:hyperlink>
      <w:r>
        <w:t xml:space="preserve"> </w:t>
      </w:r>
      <w:r>
        <w:t xml:space="preserve">of their difference:</w:t>
      </w:r>
    </w:p>
    <w:p>
      <w:pPr>
        <w:pStyle w:val="BodyText"/>
      </w:pPr>
      <w:bookmarkStart w:id="60" w:name="eq-euclidean-distance"/>
      <m:oMathPara>
        <m:oMathParaPr>
          <m:jc m:val="center"/>
        </m:oMathParaPr>
        <m:oMath>
          <m:r>
            <m:t>d</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r>
            <m:t>​</m:t>
          </m:r>
          <m:d>
            <m:dPr>
              <m:begChr m:val="∥"/>
              <m:sepChr m:val=""/>
              <m:endChr m:val="∥"/>
              <m:grow/>
            </m:dPr>
            <m:e>
              <m:acc>
                <m:accPr>
                  <m:chr m:val="̃"/>
                </m:accPr>
                <m:e>
                  <m:r>
                    <m:t>x</m:t>
                  </m:r>
                </m:e>
              </m:acc>
              <m:r>
                <m:rPr>
                  <m:sty m:val="p"/>
                </m:rPr>
                <m:t>−</m:t>
              </m:r>
              <m:acc>
                <m:accPr>
                  <m:chr m:val="̃"/>
                </m:accPr>
                <m:e>
                  <m:r>
                    <m:t>y</m:t>
                  </m:r>
                </m:e>
              </m:acc>
            </m:e>
          </m:d>
          <m:r>
            <m:t>​</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sSub>
                <m:e>
                  <m:r>
                    <m:t>x</m:t>
                  </m:r>
                </m:e>
                <m:sub>
                  <m:r>
                    <m:t>i</m:t>
                  </m:r>
                </m:sub>
              </m:sSub>
              <m:r>
                <m:rPr>
                  <m:sty m:val="p"/>
                </m:rPr>
                <m:t>−</m:t>
              </m:r>
              <m:sSub>
                <m:e>
                  <m:r>
                    <m:t>y</m:t>
                  </m:r>
                </m:e>
                <m:sub>
                  <m:r>
                    <m:t>i</m:t>
                  </m:r>
                </m:sub>
              </m:sSub>
              <m:sSup>
                <m:e>
                  <m:r>
                    <m:rPr>
                      <m:sty m:val="p"/>
                    </m:rPr>
                    <m:t>)</m:t>
                  </m:r>
                </m:e>
                <m:sup>
                  <m:r>
                    <m:t>2</m:t>
                  </m:r>
                </m:sup>
              </m:sSup>
            </m:e>
          </m:rad>
          <m:r>
            <m:t>  </m:t>
          </m:r>
          <m:r>
            <m:rPr>
              <m:sty m:val="p"/>
            </m:rPr>
            <m:t>(</m:t>
          </m:r>
          <m:r>
            <m:t>3</m:t>
          </m:r>
          <m:r>
            <m:rPr>
              <m:sty m:val="p"/>
            </m:rPr>
            <m:t>)</m:t>
          </m:r>
        </m:oMath>
      </m:oMathPara>
      <w:bookmarkEnd w:id="60"/>
    </w:p>
    <w:bookmarkEnd w:id="61"/>
    <w:bookmarkStart w:id="62" w:name="rem-distance-from-origin"/>
    <w:p>
      <w:pPr>
        <w:pStyle w:val="FirstParagraph"/>
      </w:pPr>
      <w:r>
        <w:rPr>
          <w:i/>
          <w:iCs/>
        </w:rPr>
        <w:t xml:space="preserve">Remark 8</w:t>
      </w:r>
      <w:r>
        <w:t xml:space="preserve"> (Distance from the origin). </w:t>
      </w:r>
      <w:r>
        <w:t xml:space="preserve">The distance from the origin</w:t>
      </w:r>
      <w:r>
        <w:t xml:space="preserve"> </w:t>
      </w:r>
      <m:oMath>
        <m:acc>
          <m:accPr>
            <m:chr m:val="̃"/>
          </m:accPr>
          <m:e>
            <m:r>
              <m:t>0</m:t>
            </m:r>
          </m:e>
        </m:acc>
      </m:oMath>
      <w:r>
        <w:t xml:space="preserve"> </w:t>
      </w:r>
      <w:r>
        <w:t xml:space="preserve">to a vector</w:t>
      </w:r>
      <w:r>
        <w:t xml:space="preserve"> </w:t>
      </w:r>
      <m:oMath>
        <m:acc>
          <m:accPr>
            <m:chr m:val="̃"/>
          </m:accPr>
          <m:e>
            <m:r>
              <m:t>x</m:t>
            </m:r>
          </m:e>
        </m:acc>
      </m:oMath>
      <w:r>
        <w:t xml:space="preserve"> </w:t>
      </w:r>
      <w:r>
        <w:t xml:space="preserve">is the norm of</w:t>
      </w:r>
      <w:r>
        <w:t xml:space="preserve"> </w:t>
      </w:r>
      <m:oMath>
        <m:acc>
          <m:accPr>
            <m:chr m:val="̃"/>
          </m:accPr>
          <m:e>
            <m:r>
              <m:t>x</m:t>
            </m:r>
          </m:e>
        </m:acc>
      </m:oMath>
      <w:r>
        <w:t xml:space="preserve">:</w:t>
      </w:r>
    </w:p>
    <w:p>
      <w:pPr>
        <w:pStyle w:val="BodyText"/>
      </w:pPr>
      <m:oMathPara>
        <m:oMathParaPr>
          <m:jc m:val="center"/>
        </m:oMathParaPr>
        <m:oMath>
          <m:eqArr>
            <m:e>
              <m:r>
                <m:t>d</m:t>
              </m:r>
              <m:r>
                <m:rPr>
                  <m:sty m:val="p"/>
                </m:rPr>
                <m:t>(</m:t>
              </m:r>
              <m:acc>
                <m:accPr>
                  <m:chr m:val="̃"/>
                </m:accPr>
                <m:e>
                  <m:r>
                    <m:t>x</m:t>
                  </m:r>
                </m:e>
              </m:acc>
              <m:r>
                <m:rPr>
                  <m:sty m:val="p"/>
                </m:rPr>
                <m:t>,</m:t>
              </m:r>
              <m:acc>
                <m:accPr>
                  <m:chr m:val="̃"/>
                </m:accPr>
                <m:e>
                  <m:r>
                    <m:t>0</m:t>
                  </m:r>
                </m:e>
              </m:acc>
              <m:r>
                <m:rPr>
                  <m:sty m:val="p"/>
                </m:rPr>
                <m:t>)</m:t>
              </m:r>
              <m:r>
                <m:t>&amp;</m:t>
              </m:r>
              <m:r>
                <m:rPr>
                  <m:sty m:val="p"/>
                </m:rPr>
                <m:t>=</m:t>
              </m:r>
              <m:r>
                <m:t>​</m:t>
              </m:r>
              <m:d>
                <m:dPr>
                  <m:begChr m:val="∥"/>
                  <m:sepChr m:val=""/>
                  <m:endChr m:val="∥"/>
                  <m:grow/>
                </m:dPr>
                <m:e>
                  <m:acc>
                    <m:accPr>
                      <m:chr m:val="̃"/>
                    </m:accPr>
                    <m:e>
                      <m:r>
                        <m:t>x</m:t>
                      </m:r>
                    </m:e>
                  </m:acc>
                  <m:r>
                    <m:rPr>
                      <m:sty m:val="p"/>
                    </m:rPr>
                    <m:t>−</m:t>
                  </m:r>
                  <m:acc>
                    <m:accPr>
                      <m:chr m:val="̃"/>
                    </m:accPr>
                    <m:e>
                      <m:r>
                        <m:t>0</m:t>
                      </m:r>
                    </m:e>
                  </m:acc>
                </m:e>
              </m:d>
              <m:r>
                <m:t>​</m:t>
              </m:r>
            </m:e>
            <m:e>
              <m:r>
                <m:t>&amp;</m:t>
              </m:r>
              <m:r>
                <m:rPr>
                  <m:sty m:val="p"/>
                </m:rPr>
                <m:t>=</m:t>
              </m:r>
              <m:r>
                <m:t>​</m:t>
              </m:r>
              <m:d>
                <m:dPr>
                  <m:begChr m:val="∥"/>
                  <m:sepChr m:val=""/>
                  <m:endChr m:val="∥"/>
                  <m:grow/>
                </m:dPr>
                <m:e>
                  <m:acc>
                    <m:accPr>
                      <m:chr m:val="̃"/>
                    </m:accPr>
                    <m:e>
                      <m:r>
                        <m:t>x</m:t>
                      </m:r>
                    </m:e>
                  </m:acc>
                </m:e>
              </m:d>
              <m:r>
                <m:t>​</m:t>
              </m:r>
            </m:e>
          </m:eqArr>
        </m:oMath>
      </m:oMathPara>
    </w:p>
    <w:p>
      <w:pPr>
        <w:pStyle w:val="FirstParagraph"/>
      </w:pPr>
      <w:r>
        <w:t xml:space="preserve">(Goodfellow et al. 2016, 39)</w:t>
      </w:r>
      <w:r>
        <w:t xml:space="preserve">.</w:t>
      </w:r>
    </w:p>
    <w:p>
      <w:pPr>
        <w:pStyle w:val="BodyText"/>
      </w:pPr>
      <w:r>
        <w:t xml:space="preserve">For example, the distance from</w:t>
      </w:r>
      <w:r>
        <w:t xml:space="preserve"> </w:t>
      </w:r>
      <m:oMath>
        <m:acc>
          <m:accPr>
            <m:chr m:val="̃"/>
          </m:accPr>
          <m:e>
            <m:r>
              <m:t>0</m:t>
            </m:r>
          </m:e>
        </m:acc>
      </m:oMath>
      <w:r>
        <w:t xml:space="preserve"> </w:t>
      </w:r>
      <w:r>
        <w:t xml:space="preserve">to</w:t>
      </w:r>
      <w:r>
        <w:t xml:space="preserve"> </w:t>
      </w:r>
      <m:oMath>
        <m:r>
          <m:rPr>
            <m:sty m:val="p"/>
          </m:rPr>
          <m:t>(</m:t>
        </m:r>
        <m:r>
          <m:t>3</m:t>
        </m:r>
        <m:r>
          <m:rPr>
            <m:sty m:val="p"/>
          </m:rPr>
          <m:t>,</m:t>
        </m:r>
        <m:r>
          <m:t>4</m:t>
        </m:r>
        <m:r>
          <m:rPr>
            <m:sty m:val="p"/>
          </m:rPr>
          <m:t>)</m:t>
        </m:r>
      </m:oMath>
      <w:r>
        <w:t xml:space="preserve"> </w:t>
      </w:r>
      <w:r>
        <w:t xml:space="preserve">is</w:t>
      </w:r>
      <w:r>
        <w:t xml:space="preserve"> </w:t>
      </w:r>
      <m:oMath>
        <m:r>
          <m:t>​</m:t>
        </m:r>
        <m:d>
          <m:dPr>
            <m:begChr m:val="∥"/>
            <m:sepChr m:val=""/>
            <m:endChr m:val="∥"/>
            <m:grow/>
          </m:dPr>
          <m:e>
            <m:r>
              <m:rPr>
                <m:sty m:val="p"/>
              </m:rPr>
              <m:t>(</m:t>
            </m:r>
            <m:r>
              <m:t>3</m:t>
            </m:r>
            <m:r>
              <m:rPr>
                <m:sty m:val="p"/>
              </m:rPr>
              <m:t>,</m:t>
            </m:r>
            <m:r>
              <m:t>4</m:t>
            </m:r>
            <m:r>
              <m:rPr>
                <m:sty m:val="p"/>
              </m:rPr>
              <m:t>)</m:t>
            </m:r>
          </m:e>
        </m:d>
        <m:r>
          <m:t>​</m:t>
        </m:r>
        <m:r>
          <m:rPr>
            <m:sty m:val="p"/>
          </m:rPr>
          <m:t>=</m:t>
        </m:r>
        <m:r>
          <m:t>5</m:t>
        </m:r>
      </m:oMath>
      <w:r>
        <w:t xml:space="preserve">,</w:t>
      </w:r>
      <w:r>
        <w:t xml:space="preserve"> </w:t>
      </w:r>
      <w:r>
        <w:t xml:space="preserve">as in</w:t>
      </w:r>
      <w:r>
        <w:t xml:space="preserve"> </w:t>
      </w:r>
      <w:hyperlink w:anchor="exm-euclidean-norm">
        <w:r>
          <w:rPr>
            <w:rStyle w:val="Hyperlink"/>
          </w:rPr>
          <w:t xml:space="preserve">Example 9</w:t>
        </w:r>
      </w:hyperlink>
      <w:r>
        <w:t xml:space="preserve">.</w:t>
      </w:r>
    </w:p>
    <w:bookmarkEnd w:id="62"/>
    <w:bookmarkStart w:id="63" w:name="def-orthonormal-vectors"/>
    <w:p>
      <w:pPr>
        <w:pStyle w:val="BodyText"/>
      </w:pPr>
      <w:r>
        <w:rPr>
          <w:b/>
          <w:bCs/>
        </w:rPr>
        <w:t xml:space="preserve">Definition 17 (Orthonormal vectors)</w:t>
      </w:r>
      <w:r>
        <w:t xml:space="preserve"> </w:t>
      </w:r>
      <w:r>
        <w:t xml:space="preserve">A set of vectors</w:t>
      </w:r>
      <w:r>
        <w:t xml:space="preserve"> </w:t>
      </w:r>
      <m:oMath>
        <m:r>
          <m:rPr>
            <m:sty m:val="p"/>
          </m:rPr>
          <m:t>{</m:t>
        </m:r>
        <m:sSub>
          <m:e>
            <m:acc>
              <m:accPr>
                <m:chr m:val="̃"/>
              </m:accPr>
              <m:e>
                <m:r>
                  <m:t>x</m:t>
                </m:r>
              </m:e>
            </m:acc>
          </m:e>
          <m:sub>
            <m:r>
              <m:t>1</m:t>
            </m:r>
          </m:sub>
        </m:sSub>
        <m:r>
          <m:rPr>
            <m:sty m:val="p"/>
          </m:rPr>
          <m:t>,</m:t>
        </m:r>
        <m:sSub>
          <m:e>
            <m:acc>
              <m:accPr>
                <m:chr m:val="̃"/>
              </m:accPr>
              <m:e>
                <m:r>
                  <m:t>x</m:t>
                </m:r>
              </m:e>
            </m:acc>
          </m:e>
          <m:sub>
            <m:r>
              <m:t>2</m:t>
            </m:r>
          </m:sub>
        </m:sSub>
        <m:r>
          <m:rPr>
            <m:sty m:val="p"/>
          </m:rPr>
          <m:t>,</m:t>
        </m:r>
        <m:r>
          <m:rPr>
            <m:sty m:val="p"/>
          </m:rPr>
          <m:t>…</m:t>
        </m:r>
        <m:r>
          <m:rPr>
            <m:sty m:val="p"/>
          </m:rPr>
          <m:t>,</m:t>
        </m:r>
        <m:sSub>
          <m:e>
            <m:acc>
              <m:accPr>
                <m:chr m:val="̃"/>
              </m:accPr>
              <m:e>
                <m:r>
                  <m:t>x</m:t>
                </m:r>
              </m:e>
            </m:acc>
          </m:e>
          <m:sub>
            <m:r>
              <m:t>k</m:t>
            </m:r>
          </m:sub>
        </m:sSub>
        <m:r>
          <m:rPr>
            <m:sty m:val="p"/>
          </m:rPr>
          <m:t>}</m:t>
        </m:r>
      </m:oMath>
      <w:r>
        <w:t xml:space="preserve"> </w:t>
      </w:r>
      <w:r>
        <w:t xml:space="preserve">is</w:t>
      </w:r>
      <w:r>
        <w:t xml:space="preserve"> </w:t>
      </w:r>
      <w:r>
        <w:rPr>
          <w:b/>
          <w:bCs/>
        </w:rPr>
        <w:t xml:space="preserve">orthonormal</w:t>
      </w:r>
      <w:r>
        <w:t xml:space="preserve"> </w:t>
      </w:r>
      <w:r>
        <w:t xml:space="preserve">if</w:t>
      </w:r>
      <w:r>
        <w:t xml:space="preserve"> </w:t>
      </w:r>
      <w:r>
        <w:t xml:space="preserve">the vectors are mutually orthogonal (</w:t>
      </w:r>
      <w:hyperlink w:anchor="def-orthogonal-vectors">
        <w:r>
          <w:rPr>
            <w:rStyle w:val="Hyperlink"/>
          </w:rPr>
          <w:t xml:space="preserve">Definition 13</w:t>
        </w:r>
      </w:hyperlink>
      <w:r>
        <w:t xml:space="preserve">)</w:t>
      </w:r>
      <w:r>
        <w:t xml:space="preserve"> </w:t>
      </w:r>
      <w:r>
        <w:t xml:space="preserve">and each has norm</w:t>
      </w:r>
      <w:r>
        <w:t xml:space="preserve"> </w:t>
      </w:r>
      <m:oMath>
        <m:r>
          <m:t>1</m:t>
        </m:r>
      </m:oMath>
      <w:r>
        <w:t xml:space="preserve"> </w:t>
      </w:r>
      <w:r>
        <w:t xml:space="preserve">(</w:t>
      </w:r>
      <w:hyperlink w:anchor="def-euclidean-norm">
        <w:r>
          <w:rPr>
            <w:rStyle w:val="Hyperlink"/>
          </w:rPr>
          <w:t xml:space="preserve">Definition 14</w:t>
        </w:r>
      </w:hyperlink>
      <w:r>
        <w:t xml:space="preserve">), that is,</w:t>
      </w:r>
      <w:r>
        <w:t xml:space="preserve"> </w:t>
      </w:r>
      <w:hyperlink w:anchor="def-unit-vector">
        <w:r>
          <w:rPr>
            <w:rStyle w:val="Hyperlink"/>
          </w:rPr>
          <w:t xml:space="preserve">unit length</w:t>
        </w:r>
      </w:hyperlink>
      <w:r>
        <w:t xml:space="preserve">:</w:t>
      </w:r>
    </w:p>
    <w:p>
      <w:pPr>
        <w:pStyle w:val="BodyText"/>
      </w:pPr>
      <m:oMathPara>
        <m:oMathParaPr>
          <m:jc m:val="center"/>
        </m:oMathParaPr>
        <m:oMath>
          <m:sSub>
            <m:e>
              <m:acc>
                <m:accPr>
                  <m:chr m:val="̃"/>
                </m:accPr>
                <m:e>
                  <m:r>
                    <m:t>x</m:t>
                  </m:r>
                </m:e>
              </m:acc>
            </m:e>
            <m:sub>
              <m:r>
                <m:t>i</m:t>
              </m:r>
            </m:sub>
          </m:sSub>
          <m:r>
            <m:rPr>
              <m:sty m:val="p"/>
            </m:rPr>
            <m:t>⋅</m:t>
          </m:r>
          <m:sSub>
            <m:e>
              <m:acc>
                <m:accPr>
                  <m:chr m:val="̃"/>
                </m:accPr>
                <m:e>
                  <m:r>
                    <m:t>x</m:t>
                  </m:r>
                </m:e>
              </m:acc>
            </m:e>
            <m:sub>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oMath>
      </m:oMathPara>
    </w:p>
    <w:bookmarkEnd w:id="63"/>
    <w:bookmarkStart w:id="64" w:name="exm-indicator-orthonormal"/>
    <w:p>
      <w:pPr>
        <w:pStyle w:val="FirstParagraph"/>
      </w:pPr>
      <w:r>
        <w:rPr>
          <w:b/>
          <w:bCs/>
        </w:rPr>
        <w:t xml:space="preserve">Example 11 (Indicator vectors are orthonormal)</w:t>
      </w:r>
      <w:r>
        <w:t xml:space="preserve"> </w:t>
      </w:r>
      <w:r>
        <w:t xml:space="preserve">The indicator vectors</w:t>
      </w:r>
      <w:r>
        <w:t xml:space="preserve"> </w:t>
      </w:r>
      <m:oMath>
        <m:sSub>
          <m:e>
            <m:acc>
              <m:accPr>
                <m:chr m:val="̃"/>
              </m:accPr>
              <m:e>
                <m:r>
                  <m:t>e</m:t>
                </m:r>
              </m:e>
            </m:acc>
          </m:e>
          <m:sub>
            <m:r>
              <m:t>1</m:t>
            </m:r>
          </m:sub>
        </m:sSub>
        <m:r>
          <m:rPr>
            <m:sty m:val="p"/>
          </m:rPr>
          <m:t>,</m:t>
        </m:r>
        <m:sSub>
          <m:e>
            <m:acc>
              <m:accPr>
                <m:chr m:val="̃"/>
              </m:accPr>
              <m:e>
                <m:r>
                  <m:t>e</m:t>
                </m:r>
              </m:e>
            </m:acc>
          </m:e>
          <m:sub>
            <m:r>
              <m:t>2</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 form an orthonormal set.</w:t>
      </w:r>
      <w:r>
        <w:t xml:space="preserve"> </w:t>
      </w:r>
      <w:r>
        <w:t xml:space="preserve">By</w:t>
      </w:r>
      <w:r>
        <w:t xml:space="preserve"> </w:t>
      </w:r>
      <w:hyperlink w:anchor="thm-indicator-selection">
        <w:r>
          <w:rPr>
            <w:rStyle w:val="Hyperlink"/>
          </w:rPr>
          <w:t xml:space="preserve">Theorem 2</w:t>
        </w:r>
      </w:hyperlink>
      <w:r>
        <w:t xml:space="preserve">,</w:t>
      </w:r>
      <w:r>
        <w:t xml:space="preserve"> </w:t>
      </w:r>
      <m:oMath>
        <m:sSub>
          <m:e>
            <m:acc>
              <m:accPr>
                <m:chr m:val="̃"/>
              </m:accPr>
              <m:e>
                <m:r>
                  <m:t>e</m:t>
                </m:r>
              </m:e>
            </m:acc>
          </m:e>
          <m:sub>
            <m:r>
              <m:t>i</m:t>
            </m:r>
          </m:sub>
        </m:sSub>
        <m:r>
          <m:rPr>
            <m:sty m:val="p"/>
          </m:rPr>
          <m:t>⋅</m:t>
        </m:r>
        <m:sSub>
          <m:e>
            <m:acc>
              <m:accPr>
                <m:chr m:val="̃"/>
              </m:accPr>
              <m:e>
                <m:r>
                  <m:t>e</m:t>
                </m:r>
              </m:e>
            </m:acc>
          </m:e>
          <m:sub>
            <m:r>
              <m:t>j</m:t>
            </m:r>
          </m:sub>
        </m:sSub>
      </m:oMath>
      <w:r>
        <w:t xml:space="preserve"> </w:t>
      </w:r>
      <w:r>
        <w:t xml:space="preserve">is entry</w:t>
      </w:r>
      <w:r>
        <w:t xml:space="preserve"> </w:t>
      </w:r>
      <m:oMath>
        <m:r>
          <m:t>i</m:t>
        </m:r>
      </m:oMath>
      <w:r>
        <w:t xml:space="preserve"> </w:t>
      </w:r>
      <w:r>
        <w:t xml:space="preserve">of</w:t>
      </w:r>
      <w:r>
        <w:t xml:space="preserve"> </w:t>
      </w:r>
      <m:oMath>
        <m:sSub>
          <m:e>
            <m:acc>
              <m:accPr>
                <m:chr m:val="̃"/>
              </m:accPr>
              <m:e>
                <m:r>
                  <m:t>e</m:t>
                </m:r>
              </m:e>
            </m:acc>
          </m:e>
          <m:sub>
            <m:r>
              <m:t>j</m:t>
            </m:r>
          </m:sub>
        </m:sSub>
      </m:oMath>
      <w:r>
        <w:t xml:space="preserve">,</w:t>
      </w:r>
      <w:r>
        <w:t xml:space="preserve"> </w:t>
      </w: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if</w:t>
      </w:r>
      <w:r>
        <w:t xml:space="preserve"> </w:t>
      </w:r>
      <m:oMath>
        <m:r>
          <m:t>i</m:t>
        </m:r>
        <m:r>
          <m:rPr>
            <m:sty m:val="p"/>
          </m:rPr>
          <m:t>≠</m:t>
        </m:r>
        <m:r>
          <m:t>j</m:t>
        </m:r>
      </m:oMath>
      <w:r>
        <w:t xml:space="preserve">.</w:t>
      </w:r>
      <w:r>
        <w:t xml:space="preserve"> </w:t>
      </w:r>
      <w:r>
        <w:t xml:space="preserve">For</w:t>
      </w:r>
      <w:r>
        <w:t xml:space="preserve"> </w:t>
      </w:r>
      <m:oMath>
        <m:r>
          <m:t>p</m:t>
        </m:r>
        <m:r>
          <m:rPr>
            <m:sty m:val="p"/>
          </m:rPr>
          <m:t>=</m:t>
        </m:r>
        <m:r>
          <m:t>2</m:t>
        </m:r>
      </m:oMath>
      <w:r>
        <w:t xml:space="preserve">:</w:t>
      </w:r>
    </w:p>
    <w:p>
      <w:pPr>
        <w:pStyle w:val="BodyText"/>
      </w:pPr>
      <m:oMathPara>
        <m:oMathParaPr>
          <m:jc m:val="center"/>
        </m:oMathParaPr>
        <m:oMath>
          <m:eqArr>
            <m:e>
              <m:sSub>
                <m:e>
                  <m:acc>
                    <m:accPr>
                      <m:chr m:val="̃"/>
                    </m:accPr>
                    <m:e>
                      <m:r>
                        <m:t>e</m:t>
                      </m:r>
                    </m:e>
                  </m:acc>
                </m:e>
                <m:sub>
                  <m:r>
                    <m:t>1</m:t>
                  </m:r>
                </m:sub>
              </m:sSub>
              <m:r>
                <m:rPr>
                  <m:sty m:val="p"/>
                </m:rPr>
                <m:t>⋅</m:t>
              </m:r>
              <m:sSub>
                <m:e>
                  <m:acc>
                    <m:accPr>
                      <m:chr m:val="̃"/>
                    </m:accPr>
                    <m:e>
                      <m:r>
                        <m:t>e</m:t>
                      </m:r>
                    </m:e>
                  </m:acc>
                </m:e>
                <m:sub>
                  <m:r>
                    <m:t>1</m:t>
                  </m:r>
                </m:sub>
              </m:sSub>
              <m:r>
                <m:t>&amp;</m:t>
              </m:r>
              <m:r>
                <m:rPr>
                  <m:sty m:val="p"/>
                </m:rPr>
                <m:t>=</m:t>
              </m:r>
              <m:r>
                <m:t>1</m:t>
              </m:r>
              <m:r>
                <m:rPr>
                  <m:sty m:val="p"/>
                </m:rPr>
                <m:t>⋅</m:t>
              </m:r>
              <m:r>
                <m:t>1</m:t>
              </m:r>
              <m:r>
                <m:rPr>
                  <m:sty m:val="p"/>
                </m:rPr>
                <m:t>+</m:t>
              </m:r>
              <m:r>
                <m:t>0</m:t>
              </m:r>
              <m:r>
                <m:rPr>
                  <m:sty m:val="p"/>
                </m:rPr>
                <m:t>⋅</m:t>
              </m:r>
              <m:r>
                <m:t>0</m:t>
              </m:r>
            </m:e>
            <m:e>
              <m:r>
                <m:t>&amp;</m:t>
              </m:r>
              <m:r>
                <m:rPr>
                  <m:sty m:val="p"/>
                </m:rPr>
                <m:t>=</m:t>
              </m:r>
              <m:r>
                <m:t>1</m:t>
              </m:r>
              <m:r>
                <m:rPr>
                  <m:sty m:val="p"/>
                </m:rPr>
                <m:t>,</m:t>
              </m:r>
            </m:e>
          </m:eqArr>
        </m:oMath>
      </m:oMathPara>
    </w:p>
    <w:p>
      <w:pPr>
        <w:pStyle w:val="FirstParagraph"/>
      </w:pPr>
      <m:oMathPara>
        <m:oMathParaPr>
          <m:jc m:val="center"/>
        </m:oMathParaPr>
        <m:oMath>
          <m:eqArr>
            <m:e>
              <m:sSub>
                <m:e>
                  <m:acc>
                    <m:accPr>
                      <m:chr m:val="̃"/>
                    </m:accPr>
                    <m:e>
                      <m:r>
                        <m:t>e</m:t>
                      </m:r>
                    </m:e>
                  </m:acc>
                </m:e>
                <m:sub>
                  <m:r>
                    <m:t>2</m:t>
                  </m:r>
                </m:sub>
              </m:sSub>
              <m:r>
                <m:rPr>
                  <m:sty m:val="p"/>
                </m:rPr>
                <m:t>⋅</m:t>
              </m:r>
              <m:sSub>
                <m:e>
                  <m:acc>
                    <m:accPr>
                      <m:chr m:val="̃"/>
                    </m:accPr>
                    <m:e>
                      <m:r>
                        <m:t>e</m:t>
                      </m:r>
                    </m:e>
                  </m:acc>
                </m:e>
                <m:sub>
                  <m:r>
                    <m:t>2</m:t>
                  </m:r>
                </m:sub>
              </m:sSub>
              <m:r>
                <m:t>&amp;</m:t>
              </m:r>
              <m:r>
                <m:rPr>
                  <m:sty m:val="p"/>
                </m:rPr>
                <m:t>=</m:t>
              </m:r>
              <m:r>
                <m:t>0</m:t>
              </m:r>
              <m:r>
                <m:rPr>
                  <m:sty m:val="p"/>
                </m:rPr>
                <m:t>⋅</m:t>
              </m:r>
              <m:r>
                <m:t>0</m:t>
              </m:r>
              <m:r>
                <m:rPr>
                  <m:sty m:val="p"/>
                </m:rPr>
                <m:t>+</m:t>
              </m:r>
              <m:r>
                <m:t>1</m:t>
              </m:r>
              <m:r>
                <m:rPr>
                  <m:sty m:val="p"/>
                </m:rPr>
                <m:t>⋅</m:t>
              </m:r>
              <m:r>
                <m:t>1</m:t>
              </m:r>
            </m:e>
            <m:e>
              <m:r>
                <m:t>&amp;</m:t>
              </m:r>
              <m:r>
                <m:rPr>
                  <m:sty m:val="p"/>
                </m:rPr>
                <m:t>=</m:t>
              </m:r>
              <m:r>
                <m:t>1</m:t>
              </m:r>
              <m:r>
                <m:rPr>
                  <m:sty m:val="p"/>
                </m:rPr>
                <m:t>,</m:t>
              </m:r>
            </m:e>
          </m:eqArr>
        </m:oMath>
      </m:oMathPara>
    </w:p>
    <w:p>
      <w:pPr>
        <w:pStyle w:val="FirstParagraph"/>
      </w:pPr>
      <w:r>
        <w:t xml:space="preserve">and</w:t>
      </w:r>
    </w:p>
    <w:p>
      <w:pPr>
        <w:pStyle w:val="BodyText"/>
      </w:pPr>
      <m:oMathPara>
        <m:oMathParaPr>
          <m:jc m:val="center"/>
        </m:oMathParaPr>
        <m:oMath>
          <m:eqArr>
            <m:e>
              <m:sSub>
                <m:e>
                  <m:acc>
                    <m:accPr>
                      <m:chr m:val="̃"/>
                    </m:accPr>
                    <m:e>
                      <m:r>
                        <m:t>e</m:t>
                      </m:r>
                    </m:e>
                  </m:acc>
                </m:e>
                <m:sub>
                  <m:r>
                    <m:t>1</m:t>
                  </m:r>
                </m:sub>
              </m:sSub>
              <m:r>
                <m:rPr>
                  <m:sty m:val="p"/>
                </m:rPr>
                <m:t>⋅</m:t>
              </m:r>
              <m:sSub>
                <m:e>
                  <m:acc>
                    <m:accPr>
                      <m:chr m:val="̃"/>
                    </m:accPr>
                    <m:e>
                      <m:r>
                        <m:t>e</m:t>
                      </m:r>
                    </m:e>
                  </m:acc>
                </m:e>
                <m:sub>
                  <m:r>
                    <m:t>2</m:t>
                  </m:r>
                </m:sub>
              </m:sSub>
              <m:r>
                <m:t>&amp;</m:t>
              </m:r>
              <m:r>
                <m:rPr>
                  <m:sty m:val="p"/>
                </m:rPr>
                <m:t>=</m:t>
              </m:r>
              <m:r>
                <m:t>1</m:t>
              </m:r>
              <m:r>
                <m:rPr>
                  <m:sty m:val="p"/>
                </m:rPr>
                <m:t>⋅</m:t>
              </m:r>
              <m:r>
                <m:t>0</m:t>
              </m:r>
              <m:r>
                <m:rPr>
                  <m:sty m:val="p"/>
                </m:rPr>
                <m:t>+</m:t>
              </m:r>
              <m:r>
                <m:t>0</m:t>
              </m:r>
              <m:r>
                <m:rPr>
                  <m:sty m:val="p"/>
                </m:rPr>
                <m:t>⋅</m:t>
              </m:r>
              <m:r>
                <m:t>1</m:t>
              </m:r>
            </m:e>
            <m:e>
              <m:r>
                <m:t>&amp;</m:t>
              </m:r>
              <m:r>
                <m:rPr>
                  <m:sty m:val="p"/>
                </m:rPr>
                <m:t>=</m:t>
              </m:r>
              <m:r>
                <m:t>0</m:t>
              </m:r>
              <m:r>
                <m:rPr>
                  <m:sty m:val="p"/>
                </m:rPr>
                <m:t>.</m:t>
              </m:r>
            </m:e>
          </m:eqArr>
        </m:oMath>
      </m:oMathPara>
    </w:p>
    <w:bookmarkEnd w:id="64"/>
    <w:bookmarkStart w:id="65" w:name="exm-not-orthonormal"/>
    <w:p>
      <w:pPr>
        <w:pStyle w:val="FirstParagraph"/>
      </w:pPr>
      <w:r>
        <w:rPr>
          <w:b/>
          <w:bCs/>
        </w:rPr>
        <w:t xml:space="preserve">Example 12 (Two ways to fail to be orthonormal)</w:t>
      </w:r>
      <w:r>
        <w:t xml:space="preserve"> </w:t>
      </w:r>
      <w:r>
        <w:t xml:space="preserve"> </w:t>
      </w:r>
    </w:p>
    <w:p>
      <w:pPr>
        <w:numPr>
          <w:ilvl w:val="0"/>
          <w:numId w:val="1006"/>
        </w:numPr>
      </w:pP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are orthogonal, since</w:t>
      </w:r>
      <w:r>
        <w:t xml:space="preserve"> </w:t>
      </w:r>
      <m:oMath>
        <m:r>
          <m:t>1</m:t>
        </m:r>
        <m:r>
          <m:rPr>
            <m:sty m:val="p"/>
          </m:rPr>
          <m:t>⋅</m:t>
        </m:r>
        <m:r>
          <m:t>1</m:t>
        </m:r>
        <m:r>
          <m:rPr>
            <m:sty m:val="p"/>
          </m:rPr>
          <m:t>+</m:t>
        </m:r>
        <m:r>
          <m:t>1</m:t>
        </m:r>
        <m:r>
          <m:rPr>
            <m:sty m:val="p"/>
          </m:rPr>
          <m:t>⋅</m:t>
        </m:r>
        <m:r>
          <m:rPr>
            <m:sty m:val="p"/>
          </m:rPr>
          <m:t>(</m:t>
        </m:r>
        <m:r>
          <m:rPr>
            <m:sty m:val="p"/>
          </m:rPr>
          <m:t>−</m:t>
        </m:r>
        <m:r>
          <m:t>1</m:t>
        </m:r>
        <m:r>
          <m:rPr>
            <m:sty m:val="p"/>
          </m:rPr>
          <m:t>)</m:t>
        </m:r>
        <m:r>
          <m:rPr>
            <m:sty m:val="p"/>
          </m:rPr>
          <m:t>=</m:t>
        </m:r>
        <m:r>
          <m:t>0</m:t>
        </m:r>
      </m:oMath>
      <w:r>
        <w:t xml:space="preserve">,</w:t>
      </w:r>
      <w:r>
        <w:t xml:space="preserve"> </w:t>
      </w:r>
      <w:r>
        <w:t xml:space="preserve">but not orthonormal:</w:t>
      </w:r>
      <w:r>
        <w:t xml:space="preserve"> </w:t>
      </w:r>
      <m:oMath>
        <m:r>
          <m:rPr>
            <m:sty m:val="p"/>
          </m:rPr>
          <m:t>(</m:t>
        </m:r>
        <m:r>
          <m:t>1</m:t>
        </m:r>
        <m:r>
          <m:rPr>
            <m:sty m:val="p"/>
          </m:rPr>
          <m:t>,</m:t>
        </m:r>
        <m:r>
          <m:t>1</m:t>
        </m:r>
        <m:r>
          <m:rPr>
            <m:sty m:val="p"/>
          </m:rPr>
          <m:t>)</m:t>
        </m:r>
        <m:r>
          <m:rPr>
            <m:sty m:val="p"/>
          </m:rPr>
          <m:t>⋅</m:t>
        </m:r>
        <m:r>
          <m:rPr>
            <m:sty m:val="p"/>
          </m:rPr>
          <m:t>(</m:t>
        </m:r>
        <m:r>
          <m:t>1</m:t>
        </m:r>
        <m:r>
          <m:rPr>
            <m:sty m:val="p"/>
          </m:rPr>
          <m:t>,</m:t>
        </m:r>
        <m:r>
          <m:t>1</m:t>
        </m:r>
        <m:r>
          <m:rPr>
            <m:sty m:val="p"/>
          </m:rPr>
          <m:t>)</m:t>
        </m:r>
        <m:r>
          <m:rPr>
            <m:sty m:val="p"/>
          </m:rPr>
          <m:t>=</m:t>
        </m:r>
        <m:r>
          <m:t>2</m:t>
        </m:r>
        <m:r>
          <m:rPr>
            <m:sty m:val="p"/>
          </m:rPr>
          <m:t>≠</m:t>
        </m:r>
        <m:r>
          <m:t>1</m:t>
        </m:r>
      </m:oMath>
      <w:r>
        <w:t xml:space="preserve">.</w:t>
      </w:r>
    </w:p>
    <w:p>
      <w:pPr>
        <w:numPr>
          <w:ilvl w:val="0"/>
          <w:numId w:val="1006"/>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0.6</m:t>
        </m:r>
        <m:r>
          <m:rPr>
            <m:sty m:val="p"/>
          </m:rPr>
          <m:t>,</m:t>
        </m:r>
        <m:r>
          <m:t>0.8</m:t>
        </m:r>
        <m:r>
          <m:rPr>
            <m:sty m:val="p"/>
          </m:rPr>
          <m:t>)</m:t>
        </m:r>
      </m:oMath>
      <w:r>
        <w:t xml:space="preserve"> </w:t>
      </w:r>
      <w:r>
        <w:t xml:space="preserve">both have unit length,</w:t>
      </w:r>
      <w:r>
        <w:t xml:space="preserve"> </w:t>
      </w:r>
      <w:r>
        <w:t xml:space="preserve">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0</m:t>
        </m:r>
        <m:r>
          <m:rPr>
            <m:sty m:val="p"/>
          </m:rPr>
          <m:t>)</m:t>
        </m:r>
        <m:r>
          <m:rPr>
            <m:sty m:val="p"/>
          </m:rPr>
          <m:t>=</m:t>
        </m:r>
        <m:r>
          <m:t>1</m:t>
        </m:r>
      </m:oMath>
      <w:r>
        <w:t xml:space="preserve"> </w:t>
      </w:r>
      <w:r>
        <w:t xml:space="preserve">and</w:t>
      </w:r>
    </w:p>
    <w:p>
      <w:pPr>
        <w:pStyle w:val="BodyText"/>
      </w:pPr>
      <m:oMathPara>
        <m:oMathParaPr>
          <m:jc m:val="center"/>
        </m:oMathParaPr>
        <m:oMath>
          <m:eqArr>
            <m:e>
              <m:r>
                <m:rPr>
                  <m:sty m:val="p"/>
                </m:rPr>
                <m:t>(</m:t>
              </m:r>
              <m:r>
                <m:t>0.6</m:t>
              </m:r>
              <m:r>
                <m:rPr>
                  <m:sty m:val="p"/>
                </m:rPr>
                <m:t>,</m:t>
              </m:r>
              <m:r>
                <m:t>0.8</m:t>
              </m:r>
              <m:r>
                <m:rPr>
                  <m:sty m:val="p"/>
                </m:rPr>
                <m:t>)</m:t>
              </m:r>
              <m:r>
                <m:rPr>
                  <m:sty m:val="p"/>
                </m:rPr>
                <m:t>⋅</m:t>
              </m:r>
              <m:r>
                <m:rPr>
                  <m:sty m:val="p"/>
                </m:rPr>
                <m:t>(</m:t>
              </m:r>
              <m:r>
                <m:t>0.6</m:t>
              </m:r>
              <m:r>
                <m:rPr>
                  <m:sty m:val="p"/>
                </m:rPr>
                <m:t>,</m:t>
              </m:r>
              <m:r>
                <m:t>0.8</m:t>
              </m:r>
              <m:r>
                <m:rPr>
                  <m:sty m:val="p"/>
                </m:rPr>
                <m:t>)</m:t>
              </m:r>
              <m:r>
                <m:t>&amp;</m:t>
              </m:r>
              <m:r>
                <m:rPr>
                  <m:sty m:val="p"/>
                </m:rPr>
                <m:t>=</m:t>
              </m:r>
              <m:r>
                <m:t>0.36</m:t>
              </m:r>
              <m:r>
                <m:rPr>
                  <m:sty m:val="p"/>
                </m:rPr>
                <m:t>+</m:t>
              </m:r>
              <m:r>
                <m:t>0.64</m:t>
              </m:r>
            </m:e>
            <m:e>
              <m:r>
                <m:t>&amp;</m:t>
              </m:r>
              <m:r>
                <m:rPr>
                  <m:sty m:val="p"/>
                </m:rPr>
                <m:t>=</m:t>
              </m:r>
              <m:r>
                <m:t>1</m:t>
              </m:r>
              <m:r>
                <m:rPr>
                  <m:sty m:val="p"/>
                </m:rPr>
                <m:t>,</m:t>
              </m:r>
            </m:e>
          </m:eqArr>
        </m:oMath>
      </m:oMathPara>
    </w:p>
    <w:p>
      <w:pPr>
        <w:numPr>
          <w:ilvl w:val="0"/>
          <w:numId w:val="1000"/>
        </w:numPr>
      </w:pPr>
      <w:r>
        <w:t xml:space="preserve">but they are not orthonormal:</w:t>
      </w:r>
      <w:r>
        <w:t xml:space="preserve"> </w:t>
      </w:r>
      <m:oMath>
        <m:r>
          <m:rPr>
            <m:sty m:val="p"/>
          </m:rPr>
          <m:t>(</m:t>
        </m:r>
        <m:r>
          <m:t>1</m:t>
        </m:r>
        <m:r>
          <m:rPr>
            <m:sty m:val="p"/>
          </m:rPr>
          <m:t>,</m:t>
        </m:r>
        <m:r>
          <m:t>0</m:t>
        </m:r>
        <m:r>
          <m:rPr>
            <m:sty m:val="p"/>
          </m:rPr>
          <m:t>)</m:t>
        </m:r>
        <m:r>
          <m:rPr>
            <m:sty m:val="p"/>
          </m:rPr>
          <m:t>⋅</m:t>
        </m:r>
        <m:r>
          <m:rPr>
            <m:sty m:val="p"/>
          </m:rPr>
          <m:t>(</m:t>
        </m:r>
        <m:r>
          <m:t>0.6</m:t>
        </m:r>
        <m:r>
          <m:rPr>
            <m:sty m:val="p"/>
          </m:rPr>
          <m:t>,</m:t>
        </m:r>
        <m:r>
          <m:t>0.8</m:t>
        </m:r>
        <m:r>
          <m:rPr>
            <m:sty m:val="p"/>
          </m:rPr>
          <m:t>)</m:t>
        </m:r>
        <m:r>
          <m:rPr>
            <m:sty m:val="p"/>
          </m:rPr>
          <m:t>=</m:t>
        </m:r>
        <m:r>
          <m:t>0.6</m:t>
        </m:r>
        <m:r>
          <m:rPr>
            <m:sty m:val="p"/>
          </m:rPr>
          <m:t>≠</m:t>
        </m:r>
        <m:r>
          <m:t>0</m:t>
        </m:r>
      </m:oMath>
      <w:r>
        <w:t xml:space="preserve">.</w:t>
      </w:r>
    </w:p>
    <w:bookmarkEnd w:id="65"/>
    <w:bookmarkStart w:id="66" w:name="exr-inner-product"/>
    <w:p>
      <w:pPr>
        <w:pStyle w:val="FirstParagraph"/>
      </w:pPr>
      <w:r>
        <w:rPr>
          <w:b/>
          <w:bCs/>
        </w:rPr>
        <w:t xml:space="preserve">Exercise 3 (Compute an inner product and a norm)</w:t>
      </w:r>
      <w:r>
        <w:t xml:space="preserve"> </w:t>
      </w:r>
      <w:r>
        <w:t xml:space="preserve">Let</w:t>
      </w:r>
    </w:p>
    <w:p>
      <w:pPr>
        <w:pStyle w:val="BodyText"/>
      </w:pPr>
      <m:oMathPara>
        <m:oMathParaPr>
          <m:jc m:val="center"/>
        </m:oMathParaPr>
        <m:oMath>
          <m:acc>
            <m:accPr>
              <m:chr m:val="̃"/>
            </m:accPr>
            <m:e>
              <m:r>
                <m:t>a</m:t>
              </m:r>
            </m:e>
          </m:acc>
          <m:r>
            <m:rPr>
              <m:sty m:val="p"/>
            </m:rPr>
            <m:t>=</m:t>
          </m:r>
          <m:d>
            <m:dPr>
              <m:begChr m:val="["/>
              <m:sepChr m:val=""/>
              <m:endChr m:val="]"/>
              <m:grow/>
            </m:dPr>
            <m:e>
              <m:m>
                <m:mPr>
                  <m:baseJc m:val="center"/>
                  <m:plcHide m:val="on"/>
                  <m:mcs>
                    <m:mc>
                      <m:mcPr>
                        <m:mcJc m:val="center"/>
                        <m:count m:val="1"/>
                      </m:mcPr>
                    </m:mc>
                  </m:mcs>
                </m:mPr>
                <m:mr>
                  <m:e>
                    <m:r>
                      <m:t>3</m:t>
                    </m:r>
                  </m:e>
                </m:mr>
                <m:mr>
                  <m:e>
                    <m:r>
                      <m:rPr>
                        <m:sty m:val="p"/>
                      </m:rPr>
                      <m:t>−</m:t>
                    </m:r>
                    <m:r>
                      <m:t>1</m:t>
                    </m:r>
                  </m:e>
                </m:mr>
                <m:mr>
                  <m:e>
                    <m:r>
                      <m:t>2</m:t>
                    </m:r>
                  </m:e>
                </m:mr>
              </m:m>
            </m:e>
          </m:d>
          <m:r>
            <m:rPr>
              <m:sty m:val="p"/>
            </m:rPr>
            <m:t>,</m:t>
          </m:r>
          <m:r>
            <m:t>  </m:t>
          </m:r>
          <m:acc>
            <m:accPr>
              <m:chr m:val="̃"/>
            </m:accPr>
            <m:e>
              <m:r>
                <m:t>b</m:t>
              </m:r>
            </m:e>
          </m:acc>
          <m:r>
            <m:rPr>
              <m:sty m:val="p"/>
            </m:rPr>
            <m:t>=</m:t>
          </m:r>
          <m:d>
            <m:dPr>
              <m:begChr m:val="["/>
              <m:sepChr m:val=""/>
              <m:endChr m:val="]"/>
              <m:grow/>
            </m:dPr>
            <m:e>
              <m:m>
                <m:mPr>
                  <m:baseJc m:val="center"/>
                  <m:plcHide m:val="on"/>
                  <m:mcs>
                    <m:mc>
                      <m:mcPr>
                        <m:mcJc m:val="center"/>
                        <m:count m:val="1"/>
                      </m:mcPr>
                    </m:mc>
                  </m:mcs>
                </m:mPr>
                <m:mr>
                  <m:e>
                    <m:r>
                      <m:t>0</m:t>
                    </m:r>
                  </m:e>
                </m:mr>
                <m:mr>
                  <m:e>
                    <m:r>
                      <m:t>4</m:t>
                    </m:r>
                  </m:e>
                </m:mr>
                <m:mr>
                  <m:e>
                    <m:r>
                      <m:rPr>
                        <m:sty m:val="p"/>
                      </m:rPr>
                      <m:t>−</m:t>
                    </m:r>
                    <m:r>
                      <m:t>2</m:t>
                    </m:r>
                  </m:e>
                </m:mr>
              </m:m>
            </m:e>
          </m:d>
        </m:oMath>
      </m:oMathPara>
    </w:p>
    <w:p>
      <w:pPr>
        <w:pStyle w:val="FirstParagraph"/>
      </w:pPr>
      <w:r>
        <w:t xml:space="preserve">Compute</w:t>
      </w:r>
      <w:r>
        <w:t xml:space="preserve"> </w:t>
      </w:r>
      <m:oMath>
        <m:sSup>
          <m:e>
            <m:acc>
              <m:accPr>
                <m:chr m:val="̃"/>
              </m:accPr>
              <m:e>
                <m:r>
                  <m:t>a</m:t>
                </m:r>
              </m:e>
            </m:acc>
          </m:e>
          <m:sup>
            <m:r>
              <m:rPr>
                <m:sty m:val="p"/>
              </m:rPr>
              <m:t>⊤</m:t>
            </m:r>
          </m:sup>
        </m:sSup>
        <m:acc>
          <m:accPr>
            <m:chr m:val="̃"/>
          </m:accPr>
          <m:e>
            <m:r>
              <m:t>b</m:t>
            </m:r>
          </m:e>
        </m:acc>
      </m:oMath>
      <w:r>
        <w:t xml:space="preserve"> </w:t>
      </w:r>
      <w:r>
        <w:t xml:space="preserve">and</w:t>
      </w:r>
      <w:r>
        <w:t xml:space="preserve"> </w:t>
      </w:r>
      <m:oMath>
        <m:r>
          <m:t>​</m:t>
        </m:r>
        <m:d>
          <m:dPr>
            <m:begChr m:val="∥"/>
            <m:sepChr m:val=""/>
            <m:endChr m:val="∥"/>
            <m:grow/>
          </m:dPr>
          <m:e>
            <m:acc>
              <m:accPr>
                <m:chr m:val="̃"/>
              </m:accPr>
              <m:e>
                <m:r>
                  <m:t>a</m:t>
                </m:r>
              </m:e>
            </m:acc>
          </m:e>
        </m:d>
        <m:sSub>
          <m:e>
            <m:r>
              <m:t>​</m:t>
            </m:r>
          </m:e>
          <m:sub>
            <m:r>
              <m:t>2</m:t>
            </m:r>
          </m:sub>
        </m:sSub>
      </m:oMath>
      <w:r>
        <w:t xml:space="preserve">.</w:t>
      </w:r>
    </w:p>
    <w:bookmarkEnd w:id="66"/>
    <w:bookmarkStart w:id="67" w:name="sol-inner-product"/>
    <w:p>
      <w:pPr>
        <w:pStyle w:val="BodyText"/>
      </w:pPr>
      <w:r>
        <w:rPr>
          <w:i/>
          <w:iCs/>
        </w:rPr>
        <w:t xml:space="preserve">Solution 3</w:t>
      </w:r>
      <w:r>
        <w:t xml:space="preserve">. </w:t>
      </w:r>
      <w:r>
        <w:t xml:space="preserve">Multiply entry by entry and add:</w:t>
      </w:r>
    </w:p>
    <w:p>
      <w:pPr>
        <w:pStyle w:val="BodyText"/>
      </w:pPr>
      <m:oMathPara>
        <m:oMathParaPr>
          <m:jc m:val="center"/>
        </m:oMathParaPr>
        <m:oMath>
          <m:eqArr>
            <m:e>
              <m:acc>
                <m:accPr>
                  <m:chr m:val="̃"/>
                </m:accPr>
                <m:e>
                  <m:r>
                    <m:t>a</m:t>
                  </m:r>
                </m:e>
              </m:acc>
              <m:r>
                <m:rPr>
                  <m:sty m:val="p"/>
                </m:rPr>
                <m:t>⋅</m:t>
              </m:r>
              <m:acc>
                <m:accPr>
                  <m:chr m:val="̃"/>
                </m:accPr>
                <m:e>
                  <m:r>
                    <m:t>b</m:t>
                  </m:r>
                </m:e>
              </m:acc>
              <m:r>
                <m:t>&amp;</m:t>
              </m:r>
              <m:r>
                <m:rPr>
                  <m:sty m:val="p"/>
                </m:rPr>
                <m:t>=</m:t>
              </m:r>
              <m:r>
                <m:rPr>
                  <m:sty m:val="p"/>
                </m:rPr>
                <m:t>(</m:t>
              </m:r>
              <m:r>
                <m:t>3</m:t>
              </m:r>
              <m:r>
                <m:rPr>
                  <m:sty m:val="p"/>
                </m:rPr>
                <m:t>)</m:t>
              </m:r>
              <m:r>
                <m:rPr>
                  <m:sty m:val="p"/>
                </m:rPr>
                <m:t>(</m:t>
              </m:r>
              <m:r>
                <m:t>0</m:t>
              </m:r>
              <m:r>
                <m:rPr>
                  <m:sty m:val="p"/>
                </m:rPr>
                <m:t>)</m:t>
              </m:r>
              <m:r>
                <m:rPr>
                  <m:sty m:val="p"/>
                </m:rPr>
                <m:t>+</m:t>
              </m:r>
              <m:r>
                <m:rPr>
                  <m:sty m:val="p"/>
                </m:rPr>
                <m:t>(</m:t>
              </m:r>
              <m:r>
                <m:rPr>
                  <m:sty m:val="p"/>
                </m:rPr>
                <m:t>−</m:t>
              </m:r>
              <m:r>
                <m:t>1</m:t>
              </m:r>
              <m:r>
                <m:rPr>
                  <m:sty m:val="p"/>
                </m:rPr>
                <m:t>)</m:t>
              </m:r>
              <m:r>
                <m:rPr>
                  <m:sty m:val="p"/>
                </m:rPr>
                <m:t>(</m:t>
              </m:r>
              <m:r>
                <m:t>4</m:t>
              </m:r>
              <m:r>
                <m:rPr>
                  <m:sty m:val="p"/>
                </m:rPr>
                <m:t>)</m:t>
              </m:r>
              <m:r>
                <m:rPr>
                  <m:sty m:val="p"/>
                </m:rPr>
                <m:t>+</m:t>
              </m:r>
              <m:r>
                <m:rPr>
                  <m:sty m:val="p"/>
                </m:rPr>
                <m:t>(</m:t>
              </m:r>
              <m:r>
                <m:t>2</m:t>
              </m:r>
              <m:r>
                <m:rPr>
                  <m:sty m:val="p"/>
                </m:rPr>
                <m:t>)</m:t>
              </m:r>
              <m:r>
                <m:rPr>
                  <m:sty m:val="p"/>
                </m:rPr>
                <m:t>(</m:t>
              </m:r>
              <m:r>
                <m:rPr>
                  <m:sty m:val="p"/>
                </m:rPr>
                <m:t>−</m:t>
              </m:r>
              <m:r>
                <m:t>2</m:t>
              </m:r>
              <m:r>
                <m:rPr>
                  <m:sty m:val="p"/>
                </m:rPr>
                <m:t>)</m:t>
              </m:r>
            </m:e>
            <m:e>
              <m:r>
                <m:t>&amp;</m:t>
              </m:r>
              <m:r>
                <m:rPr>
                  <m:sty m:val="p"/>
                </m:rPr>
                <m:t>=</m:t>
              </m:r>
              <m:r>
                <m:t>0</m:t>
              </m:r>
              <m:r>
                <m:rPr>
                  <m:sty m:val="p"/>
                </m:rPr>
                <m:t>−</m:t>
              </m:r>
              <m:r>
                <m:t>4</m:t>
              </m:r>
              <m:r>
                <m:rPr>
                  <m:sty m:val="p"/>
                </m:rPr>
                <m:t>−</m:t>
              </m:r>
              <m:r>
                <m:t>4</m:t>
              </m:r>
            </m:e>
            <m:e>
              <m:r>
                <m:t>&amp;</m:t>
              </m:r>
              <m:r>
                <m:rPr>
                  <m:sty m:val="p"/>
                </m:rPr>
                <m:t>=</m:t>
              </m:r>
              <m:r>
                <m:rPr>
                  <m:sty m:val="p"/>
                </m:rPr>
                <m:t>−</m:t>
              </m:r>
              <m:r>
                <m:t>8</m:t>
              </m:r>
            </m:e>
          </m:eqArr>
        </m:oMath>
      </m:oMathPara>
    </w:p>
    <w:p>
      <w:pPr>
        <w:pStyle w:val="FirstParagraph"/>
      </w:pPr>
      <w:r>
        <w:t xml:space="preserve">For the norm, take the inner product of</w:t>
      </w:r>
      <w:r>
        <w:t xml:space="preserve"> </w:t>
      </w:r>
      <m:oMath>
        <m:acc>
          <m:accPr>
            <m:chr m:val="̃"/>
          </m:accPr>
          <m:e>
            <m:r>
              <m:t>a</m:t>
            </m:r>
          </m:e>
        </m:acc>
      </m:oMath>
      <w:r>
        <w:t xml:space="preserve"> </w:t>
      </w:r>
      <w:r>
        <w:t xml:space="preserve">with itself first:</w:t>
      </w:r>
    </w:p>
    <w:p>
      <w:pPr>
        <w:pStyle w:val="BodyText"/>
      </w:pPr>
      <m:oMathPara>
        <m:oMathParaPr>
          <m:jc m:val="center"/>
        </m:oMathParaPr>
        <m:oMath>
          <m:eqArr>
            <m:e>
              <m:acc>
                <m:accPr>
                  <m:chr m:val="̃"/>
                </m:accPr>
                <m:e>
                  <m:r>
                    <m:t>a</m:t>
                  </m:r>
                </m:e>
              </m:acc>
              <m:r>
                <m:rPr>
                  <m:sty m:val="p"/>
                </m:rPr>
                <m:t>⋅</m:t>
              </m:r>
              <m:acc>
                <m:accPr>
                  <m:chr m:val="̃"/>
                </m:accPr>
                <m:e>
                  <m:r>
                    <m:t>a</m:t>
                  </m:r>
                </m:e>
              </m:acc>
              <m:r>
                <m:t>&amp;</m:t>
              </m:r>
              <m:r>
                <m:rPr>
                  <m:sty m:val="p"/>
                </m:rPr>
                <m:t>=</m:t>
              </m:r>
              <m:sSup>
                <m:e>
                  <m:r>
                    <m:t>3</m:t>
                  </m:r>
                </m:e>
                <m:sup>
                  <m:r>
                    <m:t>2</m:t>
                  </m:r>
                </m:sup>
              </m:sSup>
              <m:r>
                <m:rPr>
                  <m:sty m:val="p"/>
                </m:rPr>
                <m:t>+</m:t>
              </m:r>
              <m:r>
                <m:rPr>
                  <m:sty m:val="p"/>
                </m:rPr>
                <m:t>(</m:t>
              </m:r>
              <m:r>
                <m:rPr>
                  <m:sty m:val="p"/>
                </m:rPr>
                <m:t>−</m:t>
              </m:r>
              <m:r>
                <m:t>1</m:t>
              </m:r>
              <m:sSup>
                <m:e>
                  <m:r>
                    <m:rPr>
                      <m:sty m:val="p"/>
                    </m:rPr>
                    <m:t>)</m:t>
                  </m:r>
                </m:e>
                <m:sup>
                  <m:r>
                    <m:t>2</m:t>
                  </m:r>
                </m:sup>
              </m:sSup>
              <m:r>
                <m:rPr>
                  <m:sty m:val="p"/>
                </m:rPr>
                <m:t>+</m:t>
              </m:r>
              <m:sSup>
                <m:e>
                  <m:r>
                    <m:t>2</m:t>
                  </m:r>
                </m:e>
                <m:sup>
                  <m:r>
                    <m:t>2</m:t>
                  </m:r>
                </m:sup>
              </m:sSup>
            </m:e>
            <m:e>
              <m:r>
                <m:t>&amp;</m:t>
              </m:r>
              <m:r>
                <m:rPr>
                  <m:sty m:val="p"/>
                </m:rPr>
                <m:t>=</m:t>
              </m:r>
              <m:r>
                <m:t>9</m:t>
              </m:r>
              <m:r>
                <m:rPr>
                  <m:sty m:val="p"/>
                </m:rPr>
                <m:t>+</m:t>
              </m:r>
              <m:r>
                <m:t>1</m:t>
              </m:r>
              <m:r>
                <m:rPr>
                  <m:sty m:val="p"/>
                </m:rPr>
                <m:t>+</m:t>
              </m:r>
              <m:r>
                <m:t>4</m:t>
              </m:r>
            </m:e>
            <m:e>
              <m:r>
                <m:t>&amp;</m:t>
              </m:r>
              <m:r>
                <m:rPr>
                  <m:sty m:val="p"/>
                </m:rPr>
                <m:t>=</m:t>
              </m:r>
              <m:r>
                <m:t>14</m:t>
              </m:r>
            </m:e>
          </m:eqArr>
        </m:oMath>
      </m:oMathPara>
    </w:p>
    <w:p>
      <w:pPr>
        <w:pStyle w:val="FirstParagraph"/>
      </w:pPr>
      <w:r>
        <w:t xml:space="preserve">so</w:t>
      </w:r>
    </w:p>
    <w:p>
      <w:pPr>
        <w:pStyle w:val="BodyText"/>
      </w:pPr>
      <m:oMathPara>
        <m:oMathParaPr>
          <m:jc m:val="center"/>
        </m:oMathParaPr>
        <m:oMath>
          <m:r>
            <m:t>​</m:t>
          </m:r>
          <m:d>
            <m:dPr>
              <m:begChr m:val="∥"/>
              <m:sepChr m:val=""/>
              <m:endChr m:val="∥"/>
              <m:grow/>
            </m:dPr>
            <m:e>
              <m:acc>
                <m:accPr>
                  <m:chr m:val="̃"/>
                </m:accPr>
                <m:e>
                  <m:r>
                    <m:t>a</m:t>
                  </m:r>
                </m:e>
              </m:acc>
            </m:e>
          </m:d>
          <m:sSub>
            <m:e>
              <m:r>
                <m:t>​</m:t>
              </m:r>
            </m:e>
            <m:sub>
              <m:r>
                <m:t>2</m:t>
              </m:r>
            </m:sub>
          </m:sSub>
          <m:r>
            <m:rPr>
              <m:sty m:val="p"/>
            </m:rPr>
            <m:t>=</m:t>
          </m:r>
          <m:rad>
            <m:radPr>
              <m:degHide m:val="on"/>
            </m:radPr>
            <m:deg/>
            <m:e>
              <m:r>
                <m:t>14</m:t>
              </m:r>
            </m:e>
          </m:rad>
          <m:r>
            <m:rPr>
              <m:sty m:val="p"/>
            </m:rPr>
            <m:t>≈</m:t>
          </m:r>
          <m:r>
            <m:t>3.742</m:t>
          </m:r>
        </m:oMath>
      </m:oMathPara>
    </w:p>
    <w:p>
      <w:pPr>
        <w:pStyle w:val="FirstParagraph"/>
      </w:pPr>
      <w:r>
        <w:t xml:space="preserve">The inner product came out negative while the norm cannot:</w:t>
      </w:r>
      <w:r>
        <w:t xml:space="preserve"> </w:t>
      </w:r>
      <w:r>
        <w:t xml:space="preserve">a norm is a square root of a sum of squares, so it is never below zero.</w:t>
      </w:r>
    </w:p>
    <w:p>
      <w:pPr>
        <w:pStyle w:val="BodyText"/>
      </w:pPr>
      <w:r>
        <w:t xml:space="preserve">Python has both operations built in, and R builds them from</w:t>
      </w:r>
      <w:r>
        <w:t xml:space="preserve"> </w:t>
      </w:r>
      <w:r>
        <w:rPr>
          <w:rStyle w:val="VerbatimChar"/>
        </w:rPr>
        <w:t xml:space="preserve">sum</w:t>
      </w:r>
      <w:r>
        <w:t xml:space="preserve">.</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NormalTok"/>
        </w:rPr>
        <w:t xml:space="preserve">a </w:t>
      </w:r>
      <w:r>
        <w:rPr>
          <w:rStyle w:val="OperatorTok"/>
        </w:rPr>
        <w:t xml:space="preserve">=</w:t>
      </w:r>
      <w:r>
        <w:rPr>
          <w:rStyle w:val="NormalTok"/>
        </w:rPr>
        <w:t xml:space="preserve"> np.array([</w:t>
      </w:r>
      <w:r>
        <w:rPr>
          <w:rStyle w:val="FloatTok"/>
        </w:rPr>
        <w:t xml:space="preserve">3.0</w:t>
      </w:r>
      <w:r>
        <w:rPr>
          <w:rStyle w:val="NormalTok"/>
        </w:rPr>
        <w:t xml:space="preserve">, </w:t>
      </w:r>
      <w:r>
        <w:rPr>
          <w:rStyle w:val="OperatorTok"/>
        </w:rPr>
        <w:t xml:space="preserve">-</w:t>
      </w:r>
      <w:r>
        <w:rPr>
          <w:rStyle w:val="FloatTok"/>
        </w:rPr>
        <w:t xml:space="preserve">1.0</w:t>
      </w:r>
      <w:r>
        <w:rPr>
          <w:rStyle w:val="NormalTok"/>
        </w:rPr>
        <w:t xml:space="preserve">, </w:t>
      </w:r>
      <w:r>
        <w:rPr>
          <w:rStyle w:val="FloatTok"/>
        </w:rPr>
        <w:t xml:space="preserve">2.0</w:t>
      </w:r>
      <w:r>
        <w:rPr>
          <w:rStyle w:val="NormalTok"/>
        </w:rPr>
        <w:t xml:space="preserve">])</w:t>
      </w:r>
      <w:r>
        <w:br/>
      </w:r>
      <w:r>
        <w:rPr>
          <w:rStyle w:val="NormalTok"/>
        </w:rPr>
        <w:t xml:space="preserve">b </w:t>
      </w:r>
      <w:r>
        <w:rPr>
          <w:rStyle w:val="OperatorTok"/>
        </w:rPr>
        <w:t xml:space="preserve">=</w:t>
      </w:r>
      <w:r>
        <w:rPr>
          <w:rStyle w:val="NormalTok"/>
        </w:rPr>
        <w:t xml:space="preserve"> np.array([</w:t>
      </w:r>
      <w:r>
        <w:rPr>
          <w:rStyle w:val="FloatTok"/>
        </w:rPr>
        <w:t xml:space="preserve">0.0</w:t>
      </w:r>
      <w:r>
        <w:rPr>
          <w:rStyle w:val="NormalTok"/>
        </w:rPr>
        <w:t xml:space="preserve">, </w:t>
      </w:r>
      <w:r>
        <w:rPr>
          <w:rStyle w:val="FloatTok"/>
        </w:rPr>
        <w:t xml:space="preserve">4.0</w:t>
      </w:r>
      <w:r>
        <w:rPr>
          <w:rStyle w:val="NormalTok"/>
        </w:rPr>
        <w:t xml:space="preserve">, </w:t>
      </w:r>
      <w:r>
        <w:rPr>
          <w:rStyle w:val="OperatorTok"/>
        </w:rPr>
        <w:t xml:space="preserve">-</w:t>
      </w:r>
      <w:r>
        <w:rPr>
          <w:rStyle w:val="FloatTok"/>
        </w:rPr>
        <w:t xml:space="preserve">2.0</w:t>
      </w:r>
      <w:r>
        <w:rPr>
          <w:rStyle w:val="NormalTok"/>
        </w:rPr>
        <w:t xml:space="preserve">])</w:t>
      </w:r>
      <w:r>
        <w:br/>
      </w:r>
      <w:r>
        <w:br/>
      </w:r>
      <w:r>
        <w:rPr>
          <w:rStyle w:val="BuiltInTok"/>
        </w:rPr>
        <w:t xml:space="preserve">print</w:t>
      </w:r>
      <w:r>
        <w:rPr>
          <w:rStyle w:val="NormalTok"/>
        </w:rPr>
        <w:t xml:space="preserve">(a </w:t>
      </w:r>
      <w:r>
        <w:rPr>
          <w:rStyle w:val="OperatorTok"/>
        </w:rPr>
        <w:t xml:space="preserve">@</w:t>
      </w:r>
      <w:r>
        <w:rPr>
          <w:rStyle w:val="NormalTok"/>
        </w:rPr>
        <w:t xml:space="preserve"> b, </w:t>
      </w:r>
      <w:r>
        <w:rPr>
          <w:rStyle w:val="BuiltInTok"/>
        </w:rPr>
        <w:t xml:space="preserve">round</w:t>
      </w:r>
      <w:r>
        <w:rPr>
          <w:rStyle w:val="NormalTok"/>
        </w:rPr>
        <w:t xml:space="preserve">(</w:t>
      </w:r>
      <w:r>
        <w:rPr>
          <w:rStyle w:val="BuiltInTok"/>
        </w:rPr>
        <w:t xml:space="preserve">float</w:t>
      </w:r>
      <w:r>
        <w:rPr>
          <w:rStyle w:val="NormalTok"/>
        </w:rPr>
        <w:t xml:space="preserve">(np.linalg.norm(a)), </w:t>
      </w:r>
      <w:r>
        <w:rPr>
          <w:rStyle w:val="DecValTok"/>
        </w:rPr>
        <w:t xml:space="preserve">3</w:t>
      </w:r>
      <w:r>
        <w:rPr>
          <w:rStyle w:val="NormalTok"/>
        </w:rPr>
        <w:t xml:space="preserv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 </w:t>
      </w:r>
      <w:r>
        <w:rPr>
          <w:rStyle w:val="SpecialCharTok"/>
        </w:rPr>
        <w:t xml:space="preserve">-</w:t>
      </w:r>
      <w:r>
        <w:rPr>
          <w:rStyle w:val="DecValTok"/>
        </w:rPr>
        <w:t xml:space="preserve">2</w:t>
      </w:r>
      <w:r>
        <w:rPr>
          <w:rStyle w:val="NormalTok"/>
        </w:rPr>
        <w:t xml:space="preserve">)</w:t>
      </w:r>
      <w:r>
        <w:br/>
      </w:r>
      <w:r>
        <w:br/>
      </w:r>
      <w:r>
        <w:rPr>
          <w:rStyle w:val="FunctionTok"/>
        </w:rPr>
        <w:t xml:space="preserve">print</w:t>
      </w:r>
      <w:r>
        <w:rPr>
          <w:rStyle w:val="NormalTok"/>
        </w:rPr>
        <w:t xml:space="preserve">(</w:t>
      </w:r>
      <w:r>
        <w:rPr>
          <w:rStyle w:val="FunctionTok"/>
        </w:rPr>
        <w:t xml:space="preserve">c</w:t>
      </w:r>
      <w:r>
        <w:rPr>
          <w:rStyle w:val="NormalTok"/>
        </w:rPr>
        <w:t xml:space="preserve">(</w:t>
      </w:r>
      <w:r>
        <w:rPr>
          <w:rStyle w:val="FunctionTok"/>
        </w:rPr>
        <w:t xml:space="preserve">sum</w:t>
      </w:r>
      <w:r>
        <w:rPr>
          <w:rStyle w:val="NormalTok"/>
        </w:rPr>
        <w:t xml:space="preserve">(a </w:t>
      </w:r>
      <w:r>
        <w:rPr>
          <w:rStyle w:val="SpecialCharTok"/>
        </w:rPr>
        <w:t xml:space="preserve">*</w:t>
      </w:r>
      <w:r>
        <w:rPr>
          <w:rStyle w:val="NormalTok"/>
        </w:rPr>
        <w:t xml:space="preserve"> b), </w:t>
      </w:r>
      <w:r>
        <w:rPr>
          <w:rStyle w:val="FunctionTok"/>
        </w:rPr>
        <w:t xml:space="preserve">round</w:t>
      </w:r>
      <w:r>
        <w:rPr>
          <w:rStyle w:val="NormalTok"/>
        </w:rPr>
        <w:t xml:space="preserve">(</w:t>
      </w:r>
      <w:r>
        <w:rPr>
          <w:rStyle w:val="FunctionTok"/>
        </w:rPr>
        <w:t xml:space="preserve">sqrt</w:t>
      </w:r>
      <w:r>
        <w:rPr>
          <w:rStyle w:val="NormalTok"/>
        </w:rPr>
        <w:t xml:space="preserve">(</w:t>
      </w:r>
      <w:r>
        <w:rPr>
          <w:rStyle w:val="FunctionTok"/>
        </w:rPr>
        <w:t xml:space="preserve">sum</w:t>
      </w:r>
      <w:r>
        <w:rPr>
          <w:rStyle w:val="NormalTok"/>
        </w:rPr>
        <w:t xml:space="preserve">(a</w:t>
      </w:r>
      <w:r>
        <w:rPr>
          <w:rStyle w:val="SpecialCharTok"/>
        </w:rPr>
        <w:t xml:space="preserve">^</w:t>
      </w:r>
      <w:r>
        <w:rPr>
          <w:rStyle w:val="DecValTok"/>
        </w:rPr>
        <w:t xml:space="preserve">2</w:t>
      </w:r>
      <w:r>
        <w:rPr>
          <w:rStyle w:val="NormalTok"/>
        </w:rPr>
        <w:t xml:space="preserve">)), </w:t>
      </w:r>
      <w:r>
        <w:rPr>
          <w:rStyle w:val="DecValTok"/>
        </w:rPr>
        <w:t xml:space="preserve">3</w:t>
      </w:r>
      <w:r>
        <w:rPr>
          <w:rStyle w:val="NormalTok"/>
        </w:rPr>
        <w:t xml:space="preserve">)))</w:t>
      </w:r>
      <w:r>
        <w:br/>
      </w:r>
      <w:r>
        <w:rPr>
          <w:rStyle w:val="CommentTok"/>
        </w:rPr>
        <w:t xml:space="preserve">#&gt; [1] -8.000  3.742</w:t>
      </w:r>
    </w:p>
    <w:p>
      <w:pPr>
        <w:pStyle w:val="FirstParagraph"/>
      </w:pPr>
      <w:r>
        <w:t xml:space="preserve">Both print</w:t>
      </w:r>
      <w:r>
        <w:t xml:space="preserve"> </w:t>
      </w:r>
      <m:oMath>
        <m:r>
          <m:rPr>
            <m:sty m:val="p"/>
          </m:rPr>
          <m:t>−</m:t>
        </m:r>
        <m:r>
          <m:t>8</m:t>
        </m:r>
      </m:oMath>
      <w:r>
        <w:t xml:space="preserve"> </w:t>
      </w:r>
      <w:r>
        <w:t xml:space="preserve">and</w:t>
      </w:r>
      <w:r>
        <w:t xml:space="preserve"> </w:t>
      </w:r>
      <m:oMath>
        <m:r>
          <m:t>3.742</m:t>
        </m:r>
      </m:oMath>
      <w:r>
        <w:t xml:space="preserve">.</w:t>
      </w:r>
    </w:p>
    <w:bookmarkEnd w:id="67"/>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69" name="Picture"/>
                  <a:graphic>
                    <a:graphicData uri="http://schemas.openxmlformats.org/drawingml/2006/picture">
                      <pic:pic>
                        <pic:nvPicPr>
                          <pic:cNvPr descr="/opt/quarto/share/formats/docx/tip.png" id="70"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 lecture</w:t>
            </w:r>
          </w:p>
        </w:tc>
      </w:tr>
      <w:tr>
        <w:trPr>
          <w:cantSplit/>
        </w:trPr>
        <w:tc>
          <w:tcPr>
            <w:tcMar>
              <w:top w:w="108" w:type="dxa"/>
              <w:bottom w:w="108" w:type="dxa"/>
            </w:tcMar>
          </w:tcPr>
          <w:p>
            <w:pPr>
              <w:pStyle w:val="BodyText"/>
            </w:pPr>
            <w:pPr>
              <w:spacing w:before="16" w:after="16"/>
            </w:pPr>
            <w:r>
              <w:t xml:space="preserve">Hutchinson’s</w:t>
            </w:r>
            <w:r>
              <w:t xml:space="preserve"> </w:t>
            </w:r>
            <w:hyperlink r:id="rId71">
              <w:r>
                <w:rPr>
                  <w:rStyle w:val="Hyperlink"/>
                </w:rPr>
                <w:t xml:space="preserve">Linear Function Basics</w:t>
              </w:r>
            </w:hyperlink>
            <w:r>
              <w:t xml:space="preserve"> </w:t>
            </w:r>
            <w:r>
              <w:t xml:space="preserve">(24 min)</w:t>
            </w:r>
            <w:r>
              <w:t xml:space="preserve"> </w:t>
            </w:r>
            <w:r>
              <w:t xml:space="preserve">covers dot products and the Euclidean norm,</w:t>
            </w:r>
            <w:r>
              <w:t xml:space="preserve"> </w:t>
            </w:r>
            <w:r>
              <w:t xml:space="preserve">and goes on to hyperplanes (</w:t>
            </w:r>
            <w:hyperlink w:anchor="def-hyperplane">
              <w:r>
                <w:rPr>
                  <w:rStyle w:val="Hyperlink"/>
                </w:rPr>
                <w:t xml:space="preserve">Definition 36</w:t>
              </w:r>
            </w:hyperlink>
            <w:r>
              <w:t xml:space="preserve">)</w:t>
            </w:r>
            <w:r>
              <w:t xml:space="preserve"> </w:t>
            </w:r>
            <w:r>
              <w:t xml:space="preserve">and</w:t>
            </w:r>
            <w:r>
              <w:t xml:space="preserve"> </w:t>
            </w:r>
            <w:hyperlink r:id="rId72">
              <w:r>
                <w:rPr>
                  <w:rStyle w:val="Hyperlink"/>
                </w:rPr>
                <w:t xml:space="preserve">level sets</w:t>
              </w:r>
            </w:hyperlink>
            <w:r>
              <w:t xml:space="preserve"> </w:t>
            </w:r>
            <w:r>
              <w:t xml:space="preserve">(Hutchinson, n.d.)</w:t>
            </w:r>
            <w:r>
              <w:t xml:space="preserve">.</w:t>
            </w:r>
            <w:r>
              <w:t xml:space="preserve"> </w:t>
            </w:r>
            <w:r>
              <w:t xml:space="preserve">The login for the video site is posted</w:t>
            </w:r>
            <w:r>
              <w:t xml:space="preserve"> </w:t>
            </w:r>
            <w:hyperlink r:id="rId73">
              <w:r>
                <w:rPr>
                  <w:rStyle w:val="Hyperlink"/>
                </w:rPr>
                <w:t xml:space="preserve">on Canvas</w:t>
              </w:r>
            </w:hyperlink>
            <w:r>
              <w:t xml:space="preserve">.</w:t>
            </w:r>
          </w:p>
          <w:p/>
        </w:tc>
      </w:tr>
    </w:tbl>
    <w:bookmarkEnd w:id="74"/>
    <w:bookmarkEnd w:id="75"/>
    <w:bookmarkStart w:id="173" w:name="matrices"/>
    <w:p>
      <w:pPr>
        <w:pStyle w:val="Heading2"/>
      </w:pPr>
      <w:r>
        <w:t xml:space="preserve">2 Matrices</w:t>
      </w:r>
    </w:p>
    <w:bookmarkStart w:id="76" w:name="def-matrix"/>
    <w:p>
      <w:pPr>
        <w:pStyle w:val="FirstParagraph"/>
      </w:pPr>
      <w:r>
        <w:rPr>
          <w:b/>
          <w:bCs/>
        </w:rPr>
        <w:t xml:space="preserve">Definition 18 (Matrix)</w:t>
      </w:r>
      <w:r>
        <w:t xml:space="preserve"> </w:t>
      </w:r>
      <w:r>
        <w:t xml:space="preserve">A</w:t>
      </w:r>
      <w:r>
        <w:t xml:space="preserve"> </w:t>
      </w:r>
      <w:r>
        <w:rPr>
          <w:b/>
          <w:bCs/>
        </w:rPr>
        <w:t xml:space="preserve">matrix</w:t>
      </w:r>
      <w:r>
        <w:t xml:space="preserve"> </w:t>
      </w:r>
      <w:r>
        <w:t xml:space="preserve">of dimensions</w:t>
      </w:r>
      <w:r>
        <w:t xml:space="preserve"> </w:t>
      </w:r>
      <m:oMath>
        <m:r>
          <m:t>m</m:t>
        </m:r>
        <m:r>
          <m:rPr>
            <m:sty m:val="p"/>
          </m:rPr>
          <m:t>×</m:t>
        </m:r>
        <m:r>
          <m:t>n</m:t>
        </m:r>
      </m:oMath>
      <w:r>
        <w:t xml:space="preserve"> </w:t>
      </w:r>
      <w:r>
        <w:t xml:space="preserve">is a rectangular array of</w:t>
      </w:r>
      <w:r>
        <w:t xml:space="preserve"> </w:t>
      </w:r>
      <m:oMath>
        <m:r>
          <m:t>m</m:t>
        </m:r>
        <m:r>
          <m:rPr>
            <m:sty m:val="p"/>
          </m:rPr>
          <m:t>⋅</m:t>
        </m:r>
        <m:r>
          <m:t>n</m:t>
        </m:r>
      </m:oMath>
      <w:r>
        <w:t xml:space="preserve"> </w:t>
      </w:r>
      <w:r>
        <w:t xml:space="preserve">numbers,</w:t>
      </w:r>
      <w:r>
        <w:t xml:space="preserve"> </w:t>
      </w:r>
      <w:r>
        <w:t xml:space="preserve">arranged in</w:t>
      </w:r>
      <w:r>
        <w:t xml:space="preserve"> </w:t>
      </w:r>
      <m:oMath>
        <m:r>
          <m:t>m</m:t>
        </m:r>
      </m:oMath>
      <w:r>
        <w:t xml:space="preserve"> </w:t>
      </w:r>
      <w:r>
        <w:t xml:space="preserve">rows and</w:t>
      </w:r>
      <w:r>
        <w:t xml:space="preserve"> </w:t>
      </w:r>
      <m:oMath>
        <m:r>
          <m:t>n</m:t>
        </m:r>
      </m:oMath>
      <w:r>
        <w:t xml:space="preserve"> </w:t>
      </w:r>
      <w:r>
        <w:t xml:space="preserve">columns:</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a</m:t>
                        </m:r>
                      </m:e>
                      <m:sub>
                        <m:r>
                          <m:t>11</m:t>
                        </m:r>
                      </m:sub>
                    </m:sSub>
                  </m:e>
                  <m:e>
                    <m:sSub>
                      <m:e>
                        <m:r>
                          <m:t>a</m:t>
                        </m:r>
                      </m:e>
                      <m:sub>
                        <m:r>
                          <m:t>12</m:t>
                        </m:r>
                      </m:sub>
                    </m:sSub>
                  </m:e>
                  <m:e>
                    <m:r>
                      <m:rPr>
                        <m:sty m:val="p"/>
                      </m:rPr>
                      <m:t>⋯</m:t>
                    </m:r>
                  </m:e>
                  <m:e>
                    <m:sSub>
                      <m:e>
                        <m:r>
                          <m:t>a</m:t>
                        </m:r>
                      </m:e>
                      <m:sub>
                        <m:r>
                          <m:t>1</m:t>
                        </m:r>
                        <m:r>
                          <m:t>n</m:t>
                        </m:r>
                      </m:sub>
                    </m:sSub>
                  </m:e>
                </m:mr>
                <m:mr>
                  <m:e>
                    <m:sSub>
                      <m:e>
                        <m:r>
                          <m:t>a</m:t>
                        </m:r>
                      </m:e>
                      <m:sub>
                        <m:r>
                          <m:t>21</m:t>
                        </m:r>
                      </m:sub>
                    </m:sSub>
                  </m:e>
                  <m:e>
                    <m:sSub>
                      <m:e>
                        <m:r>
                          <m:t>a</m:t>
                        </m:r>
                      </m:e>
                      <m:sub>
                        <m:r>
                          <m:t>22</m:t>
                        </m:r>
                      </m:sub>
                    </m:sSub>
                  </m:e>
                  <m:e>
                    <m:r>
                      <m:rPr>
                        <m:sty m:val="p"/>
                      </m:rPr>
                      <m:t>⋯</m:t>
                    </m:r>
                  </m:e>
                  <m:e>
                    <m:sSub>
                      <m:e>
                        <m:r>
                          <m:t>a</m:t>
                        </m:r>
                      </m:e>
                      <m:sub>
                        <m:r>
                          <m:t>2</m:t>
                        </m:r>
                        <m:r>
                          <m:t>n</m:t>
                        </m:r>
                      </m:sub>
                    </m:sSub>
                  </m:e>
                </m:mr>
                <m:mr>
                  <m:e>
                    <m:r>
                      <m:rPr>
                        <m:sty m:val="p"/>
                      </m:rPr>
                      <m:t>⋮</m:t>
                    </m:r>
                  </m:e>
                  <m:e>
                    <m:r>
                      <m:rPr>
                        <m:sty m:val="p"/>
                      </m:rPr>
                      <m:t>⋮</m:t>
                    </m:r>
                  </m:e>
                  <m:e>
                    <m:r>
                      <m:rPr>
                        <m:sty m:val="p"/>
                      </m:rPr>
                      <m:t>⋱</m:t>
                    </m:r>
                  </m:e>
                  <m:e>
                    <m:r>
                      <m:rPr>
                        <m:sty m:val="p"/>
                      </m:rPr>
                      <m:t>⋮</m:t>
                    </m:r>
                  </m:e>
                </m:mr>
                <m:mr>
                  <m:e>
                    <m:sSub>
                      <m:e>
                        <m:r>
                          <m:t>a</m:t>
                        </m:r>
                      </m:e>
                      <m:sub>
                        <m:r>
                          <m:t>m</m:t>
                        </m:r>
                        <m:r>
                          <m:t>1</m:t>
                        </m:r>
                      </m:sub>
                    </m:sSub>
                  </m:e>
                  <m:e>
                    <m:sSub>
                      <m:e>
                        <m:r>
                          <m:t>a</m:t>
                        </m:r>
                      </m:e>
                      <m:sub>
                        <m:r>
                          <m:t>m</m:t>
                        </m:r>
                        <m:r>
                          <m:t>2</m:t>
                        </m:r>
                      </m:sub>
                    </m:sSub>
                  </m:e>
                  <m:e>
                    <m:r>
                      <m:rPr>
                        <m:sty m:val="p"/>
                      </m:rPr>
                      <m:t>⋯</m:t>
                    </m:r>
                  </m:e>
                  <m:e>
                    <m:sSub>
                      <m:e>
                        <m:r>
                          <m:t>a</m:t>
                        </m:r>
                      </m:e>
                      <m:sub>
                        <m:r>
                          <m:t>m</m:t>
                        </m:r>
                        <m:r>
                          <m:t>n</m:t>
                        </m:r>
                      </m:sub>
                    </m:sSub>
                  </m:e>
                </m:mr>
              </m:m>
            </m:e>
          </m:d>
        </m:oMath>
      </m:oMathPara>
    </w:p>
    <w:bookmarkEnd w:id="76"/>
    <w:bookmarkStart w:id="77" w:name="rem-matrix-entries"/>
    <w:p>
      <w:pPr>
        <w:pStyle w:val="FirstParagraph"/>
      </w:pPr>
      <w:r>
        <w:rPr>
          <w:i/>
          <w:iCs/>
        </w:rPr>
        <w:t xml:space="preserve">Remark 9</w:t>
      </w:r>
      <w:r>
        <w:t xml:space="preserve"> (Matrix entries, and vectors as matrices). </w:t>
      </w:r>
      <w:r>
        <w:t xml:space="preserve">The entry in row</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 </w:t>
      </w:r>
      <w:r>
        <w:t xml:space="preserve">is written</w:t>
      </w:r>
      <w:r>
        <w:t xml:space="preserve"> </w:t>
      </w:r>
      <m:oMath>
        <m:sSub>
          <m:e>
            <m:r>
              <m:t>a</m:t>
            </m:r>
          </m:e>
          <m:sub>
            <m:r>
              <m:t>i</m:t>
            </m:r>
            <m:r>
              <m:t>j</m:t>
            </m:r>
          </m:sub>
        </m:sSub>
      </m:oMath>
      <w:r>
        <w:t xml:space="preserve"> </w:t>
      </w:r>
      <w:r>
        <w:t xml:space="preserve">or</w:t>
      </w:r>
      <w:r>
        <w:t xml:space="preserve"> </w:t>
      </w:r>
      <m:oMath>
        <m:r>
          <m:rPr>
            <m:sty m:val="p"/>
          </m:rPr>
          <m:t>(</m:t>
        </m:r>
        <m:r>
          <m:rPr>
            <m:sty m:val="bi"/>
          </m:rPr>
          <m:t>A</m:t>
        </m:r>
        <m:sSub>
          <m:e>
            <m:r>
              <m:rPr>
                <m:sty m:val="p"/>
              </m:rPr>
              <m:t>)</m:t>
            </m:r>
          </m:e>
          <m:sub>
            <m:r>
              <m:t>i</m:t>
            </m:r>
            <m:r>
              <m:t>j</m:t>
            </m:r>
          </m:sub>
        </m:sSub>
      </m:oMath>
      <w:r>
        <w:t xml:space="preserve">.</w:t>
      </w:r>
      <w:r>
        <w:t xml:space="preserve"> </w:t>
      </w:r>
      <w:r>
        <w:t xml:space="preserve">For example, for the</w:t>
      </w:r>
      <w:r>
        <w:t xml:space="preserve"> </w:t>
      </w:r>
      <m:oMath>
        <m:r>
          <m:t>2</m:t>
        </m:r>
        <m:r>
          <m:rPr>
            <m:sty m:val="p"/>
          </m:rPr>
          <m:t>×</m:t>
        </m:r>
        <m:r>
          <m:t>3</m:t>
        </m:r>
      </m:oMath>
      <w:r>
        <w:t xml:space="preserve"> </w:t>
      </w:r>
      <w:r>
        <w:t xml:space="preserve">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r>
            <m:rPr>
              <m:sty m:val="p"/>
            </m:rPr>
            <m:t>,</m:t>
          </m:r>
        </m:oMath>
      </m:oMathPara>
    </w:p>
    <w:p>
      <w:pPr>
        <w:pStyle w:val="FirstParagraph"/>
      </w:pPr>
      <m:oMath>
        <m:sSub>
          <m:e>
            <m:r>
              <m:t>a</m:t>
            </m:r>
          </m:e>
          <m:sub>
            <m:r>
              <m:t>12</m:t>
            </m:r>
          </m:sub>
        </m:sSub>
        <m:r>
          <m:rPr>
            <m:sty m:val="p"/>
          </m:rPr>
          <m:t>=</m:t>
        </m:r>
        <m:r>
          <m:t>2</m:t>
        </m:r>
      </m:oMath>
      <w:r>
        <w:t xml:space="preserve"> </w:t>
      </w:r>
      <w:r>
        <w:t xml:space="preserve">and</w:t>
      </w:r>
      <w:r>
        <w:t xml:space="preserve"> </w:t>
      </w:r>
      <m:oMath>
        <m:sSub>
          <m:e>
            <m:r>
              <m:t>a</m:t>
            </m:r>
          </m:e>
          <m:sub>
            <m:r>
              <m:t>23</m:t>
            </m:r>
          </m:sub>
        </m:sSub>
        <m:r>
          <m:rPr>
            <m:sty m:val="p"/>
          </m:rPr>
          <m:t>=</m:t>
        </m:r>
        <m:r>
          <m:t>6</m:t>
        </m:r>
      </m:oMath>
      <w:r>
        <w:t xml:space="preserve">.</w:t>
      </w:r>
    </w:p>
    <w:p>
      <w:pPr>
        <w:pStyle w:val="BodyText"/>
      </w:pPr>
      <w:r>
        <w:t xml:space="preserve">A column vector of length</w:t>
      </w:r>
      <w:r>
        <w:t xml:space="preserve"> </w:t>
      </w:r>
      <m:oMath>
        <m:r>
          <m:t>p</m:t>
        </m:r>
      </m:oMath>
      <w:r>
        <w:t xml:space="preserve"> </w:t>
      </w:r>
      <w:r>
        <w:t xml:space="preserve">is a</w:t>
      </w:r>
      <w:r>
        <w:t xml:space="preserve"> </w:t>
      </w:r>
      <m:oMath>
        <m:r>
          <m:t>p</m:t>
        </m:r>
        <m:r>
          <m:rPr>
            <m:sty m:val="p"/>
          </m:rPr>
          <m:t>×</m:t>
        </m:r>
        <m:r>
          <m:t>1</m:t>
        </m:r>
      </m:oMath>
      <w:r>
        <w:t xml:space="preserve"> </w:t>
      </w:r>
      <w:r>
        <w:t xml:space="preserve">matrix,</w:t>
      </w:r>
      <w:r>
        <w:t xml:space="preserve"> </w:t>
      </w:r>
      <w:r>
        <w:t xml:space="preserve">and a row vector of length</w:t>
      </w:r>
      <w:r>
        <w:t xml:space="preserve"> </w:t>
      </w:r>
      <m:oMath>
        <m:r>
          <m:t>p</m:t>
        </m:r>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For example, the column vector</w:t>
      </w:r>
      <w:r>
        <w:t xml:space="preserve"> </w:t>
      </w:r>
      <m:oMath>
        <m:r>
          <m:rPr>
            <m:sty m:val="p"/>
          </m:rPr>
          <m:t>(</m:t>
        </m:r>
        <m:r>
          <m:t>7</m:t>
        </m:r>
        <m:r>
          <m:rPr>
            <m:sty m:val="p"/>
          </m:rPr>
          <m:t>,</m:t>
        </m:r>
        <m:r>
          <m:t>8</m:t>
        </m:r>
        <m:r>
          <m:rPr>
            <m:sty m:val="p"/>
          </m:rPr>
          <m:t>)</m:t>
        </m:r>
      </m:oMath>
      <w:r>
        <w:t xml:space="preserve"> </w:t>
      </w:r>
      <w:r>
        <w:t xml:space="preserve">is a</w:t>
      </w:r>
      <w:r>
        <w:t xml:space="preserve"> </w:t>
      </w:r>
      <m:oMath>
        <m:r>
          <m:t>2</m:t>
        </m:r>
        <m:r>
          <m:rPr>
            <m:sty m:val="p"/>
          </m:rPr>
          <m:t>×</m:t>
        </m:r>
        <m:r>
          <m:t>1</m:t>
        </m:r>
      </m:oMath>
      <w:r>
        <w:t xml:space="preserve"> </w:t>
      </w:r>
      <w:r>
        <w:t xml:space="preserve">matrix,</w:t>
      </w:r>
      <w:r>
        <w:t xml:space="preserve"> </w:t>
      </w:r>
      <w:r>
        <w:t xml:space="preserve">and the row vector</w:t>
      </w:r>
      <w:r>
        <w:t xml:space="preserve"> </w:t>
      </w:r>
      <m:oMath>
        <m:r>
          <m:rPr>
            <m:sty m:val="p"/>
          </m:rPr>
          <m:t>[</m:t>
        </m:r>
        <m:r>
          <m:t>7</m:t>
        </m:r>
        <m:r>
          <m:rPr>
            <m:sty m:val="p"/>
          </m:rPr>
          <m:t>,</m:t>
        </m:r>
        <m:r>
          <m:t> </m:t>
        </m:r>
        <m:r>
          <m:t>8</m:t>
        </m:r>
        <m:r>
          <m:rPr>
            <m:sty m:val="p"/>
          </m:rPr>
          <m:t>]</m:t>
        </m:r>
      </m:oMath>
      <w:r>
        <w:t xml:space="preserve"> </w:t>
      </w:r>
      <w:r>
        <w:t xml:space="preserve">is a</w:t>
      </w:r>
      <w:r>
        <w:t xml:space="preserve"> </w:t>
      </w:r>
      <m:oMath>
        <m:r>
          <m:t>1</m:t>
        </m:r>
        <m:r>
          <m:rPr>
            <m:sty m:val="p"/>
          </m:rPr>
          <m:t>×</m:t>
        </m:r>
        <m:r>
          <m:t>2</m:t>
        </m:r>
      </m:oMath>
      <w:r>
        <w:t xml:space="preserve"> </w:t>
      </w:r>
      <w:r>
        <w:t xml:space="preserve">matrix.</w:t>
      </w:r>
    </w:p>
    <w:bookmarkEnd w:id="77"/>
    <w:bookmarkStart w:id="78" w:name="def-tensor"/>
    <w:p>
      <w:pPr>
        <w:pStyle w:val="BodyText"/>
      </w:pPr>
      <w:r>
        <w:rPr>
          <w:b/>
          <w:bCs/>
        </w:rPr>
        <w:t xml:space="preserve">Definition 19 (Tensor)</w:t>
      </w:r>
      <w:r>
        <w:t xml:space="preserve"> </w:t>
      </w:r>
      <w:r>
        <w:t xml:space="preserve">A</w:t>
      </w:r>
      <w:r>
        <w:t xml:space="preserve"> </w:t>
      </w:r>
      <w:r>
        <w:rPr>
          <w:b/>
          <w:bCs/>
        </w:rPr>
        <w:t xml:space="preserve">tensor</w:t>
      </w:r>
      <w:r>
        <w:t xml:space="preserve"> </w:t>
      </w:r>
      <w:r>
        <w:t xml:space="preserve">of order</w:t>
      </w:r>
      <w:r>
        <w:t xml:space="preserve"> </w:t>
      </w:r>
      <m:oMath>
        <m:r>
          <m:t>k</m:t>
        </m:r>
        <m:r>
          <m:rPr>
            <m:sty m:val="p"/>
          </m:rPr>
          <m:t>≥</m:t>
        </m:r>
        <m:r>
          <m:t>1</m:t>
        </m:r>
      </m:oMath>
      <w:r>
        <w:t xml:space="preserve"> </w:t>
      </w:r>
      <w:r>
        <w:t xml:space="preserve">is an array of numbers</w:t>
      </w:r>
      <w:r>
        <w:t xml:space="preserve"> </w:t>
      </w:r>
      <w:r>
        <w:t xml:space="preserve">with</w:t>
      </w:r>
      <w:r>
        <w:t xml:space="preserve"> </w:t>
      </w:r>
      <m:oMath>
        <m:r>
          <m:t>k</m:t>
        </m:r>
      </m:oMath>
      <w:r>
        <w:t xml:space="preserve"> </w:t>
      </w:r>
      <w:r>
        <w:t xml:space="preserve">indices,</w:t>
      </w:r>
    </w:p>
    <w:p>
      <w:pPr>
        <w:pStyle w:val="BodyText"/>
      </w:pPr>
      <m:oMathPara>
        <m:oMathParaPr>
          <m:jc m:val="center"/>
        </m:oMathParaPr>
        <m:oMath>
          <m:r>
            <m:rPr>
              <m:scr m:val="script"/>
              <m:sty m:val="p"/>
            </m:rPr>
            <m:t>A</m:t>
          </m:r>
          <m:r>
            <m:rPr>
              <m:sty m:val="p"/>
            </m:rPr>
            <m:t>=</m:t>
          </m:r>
          <m:r>
            <m:t>​</m:t>
          </m:r>
          <m:d>
            <m:dPr>
              <m:begChr m:val="("/>
              <m:sepChr m:val=""/>
              <m:endChr m:val=")"/>
              <m:grow/>
            </m:dPr>
            <m:e>
              <m:sSub>
                <m:e>
                  <m:r>
                    <m:t>a</m:t>
                  </m:r>
                </m:e>
                <m:sub>
                  <m:sSub>
                    <m:e>
                      <m:r>
                        <m:t>i</m:t>
                      </m:r>
                    </m:e>
                    <m:sub>
                      <m:r>
                        <m:t>1</m:t>
                      </m:r>
                    </m:sub>
                  </m:sSub>
                  <m:sSub>
                    <m:e>
                      <m:r>
                        <m:t>i</m:t>
                      </m:r>
                    </m:e>
                    <m:sub>
                      <m:r>
                        <m:t>2</m:t>
                      </m:r>
                    </m:sub>
                  </m:sSub>
                  <m:r>
                    <m:rPr>
                      <m:sty m:val="p"/>
                    </m:rPr>
                    <m:t>⋯</m:t>
                  </m:r>
                  <m:sSub>
                    <m:e>
                      <m:r>
                        <m:t>i</m:t>
                      </m:r>
                    </m:e>
                    <m:sub>
                      <m:r>
                        <m:t>k</m:t>
                      </m:r>
                    </m:sub>
                  </m:sSub>
                </m:sub>
              </m:sSub>
            </m:e>
          </m:d>
          <m:r>
            <m:t>​</m:t>
          </m:r>
          <m:r>
            <m:rPr>
              <m:sty m:val="p"/>
            </m:rPr>
            <m:t>,</m:t>
          </m:r>
          <m:r>
            <m:t> </m:t>
          </m:r>
          <m:sSub>
            <m:e>
              <m:r>
                <m:t>i</m:t>
              </m:r>
            </m:e>
            <m:sub>
              <m:r>
                <m:t>1</m:t>
              </m:r>
            </m:sub>
          </m:sSub>
          <m:r>
            <m:rPr>
              <m:sty m:val="p"/>
            </m:rPr>
            <m:t>=</m:t>
          </m:r>
          <m:r>
            <m:t>1</m:t>
          </m:r>
          <m:r>
            <m:rPr>
              <m:sty m:val="p"/>
            </m:rPr>
            <m:t>,</m:t>
          </m:r>
          <m:r>
            <m:rPr>
              <m:sty m:val="p"/>
            </m:rPr>
            <m:t>…</m:t>
          </m:r>
          <m:r>
            <m:rPr>
              <m:sty m:val="p"/>
            </m:rPr>
            <m:t>,</m:t>
          </m:r>
          <m:sSub>
            <m:e>
              <m:r>
                <m:t>n</m:t>
              </m:r>
            </m:e>
            <m:sub>
              <m:r>
                <m:t>1</m:t>
              </m:r>
            </m:sub>
          </m:sSub>
          <m:r>
            <m:rPr>
              <m:sty m:val="p"/>
            </m:rPr>
            <m:t>,</m:t>
          </m:r>
          <m:r>
            <m:t> </m:t>
          </m:r>
          <m:r>
            <m:rPr>
              <m:sty m:val="p"/>
            </m:rPr>
            <m:t>…</m:t>
          </m:r>
          <m:r>
            <m:rPr>
              <m:sty m:val="p"/>
            </m:rPr>
            <m:t>,</m:t>
          </m:r>
          <m:r>
            <m:t> </m:t>
          </m:r>
          <m:sSub>
            <m:e>
              <m:r>
                <m:t>i</m:t>
              </m:r>
            </m:e>
            <m:sub>
              <m:r>
                <m:t>k</m:t>
              </m:r>
            </m:sub>
          </m:sSub>
          <m:r>
            <m:rPr>
              <m:sty m:val="p"/>
            </m:rPr>
            <m:t>=</m:t>
          </m:r>
          <m:r>
            <m:t>1</m:t>
          </m:r>
          <m:r>
            <m:rPr>
              <m:sty m:val="p"/>
            </m:rPr>
            <m:t>,</m:t>
          </m:r>
          <m:r>
            <m:rPr>
              <m:sty m:val="p"/>
            </m:rPr>
            <m:t>…</m:t>
          </m:r>
          <m:r>
            <m:rPr>
              <m:sty m:val="p"/>
            </m:rPr>
            <m:t>,</m:t>
          </m:r>
          <m:sSub>
            <m:e>
              <m:r>
                <m:t>n</m:t>
              </m:r>
            </m:e>
            <m:sub>
              <m:r>
                <m:t>k</m:t>
              </m:r>
            </m:sub>
          </m:sSub>
          <m:r>
            <m:rPr>
              <m:sty m:val="p"/>
            </m:rPr>
            <m:t>,</m:t>
          </m:r>
        </m:oMath>
      </m:oMathPara>
    </w:p>
    <w:p>
      <w:pPr>
        <w:pStyle w:val="FirstParagraph"/>
      </w:pPr>
      <w:r>
        <w:t xml:space="preserve">and its dimensions are</w:t>
      </w:r>
      <w:r>
        <w:t xml:space="preserve"> </w:t>
      </w:r>
      <m:oMath>
        <m:sSub>
          <m:e>
            <m:r>
              <m:t>n</m:t>
            </m:r>
          </m:e>
          <m:sub>
            <m:r>
              <m:t>1</m:t>
            </m:r>
          </m:sub>
        </m:sSub>
        <m:r>
          <m:rPr>
            <m:sty m:val="p"/>
          </m:rPr>
          <m:t>×</m:t>
        </m:r>
        <m:sSub>
          <m:e>
            <m:r>
              <m:t>n</m:t>
            </m:r>
          </m:e>
          <m:sub>
            <m:r>
              <m:t>2</m:t>
            </m:r>
          </m:sub>
        </m:sSub>
        <m:r>
          <m:rPr>
            <m:sty m:val="p"/>
          </m:rPr>
          <m:t>×</m:t>
        </m:r>
        <m:r>
          <m:rPr>
            <m:sty m:val="p"/>
          </m:rPr>
          <m:t>⋯</m:t>
        </m:r>
        <m:r>
          <m:rPr>
            <m:sty m:val="p"/>
          </m:rPr>
          <m:t>×</m:t>
        </m:r>
        <m:sSub>
          <m:e>
            <m:r>
              <m:t>n</m:t>
            </m:r>
          </m:e>
          <m:sub>
            <m:r>
              <m:t>k</m:t>
            </m:r>
          </m:sub>
        </m:sSub>
      </m:oMath>
      <w:r>
        <w:t xml:space="preserve">.</w:t>
      </w:r>
    </w:p>
    <w:bookmarkEnd w:id="78"/>
    <w:bookmarkStart w:id="79" w:name="exm-tensor"/>
    <w:p>
      <w:pPr>
        <w:pStyle w:val="BodyText"/>
      </w:pPr>
      <w:r>
        <w:rPr>
          <w:b/>
          <w:bCs/>
        </w:rPr>
        <w:t xml:space="preserve">Example 13 (Vectors, matrices and images as tensors)</w:t>
      </w:r>
      <w:r>
        <w:t xml:space="preserve"> </w:t>
      </w:r>
      <w:r>
        <w:t xml:space="preserve">A vector of length</w:t>
      </w:r>
      <w:r>
        <w:t xml:space="preserve"> </w:t>
      </w:r>
      <m:oMath>
        <m:r>
          <m:t>p</m:t>
        </m:r>
      </m:oMath>
      <w:r>
        <w:t xml:space="preserve"> </w:t>
      </w:r>
      <w:r>
        <w:t xml:space="preserve">is a tensor of order</w:t>
      </w:r>
      <w:r>
        <w:t xml:space="preserve"> </w:t>
      </w:r>
      <m:oMath>
        <m:r>
          <m:t>1</m:t>
        </m:r>
      </m:oMath>
      <w:r>
        <w:t xml:space="preserve">,</w:t>
      </w:r>
      <w:r>
        <w:t xml:space="preserve"> </w:t>
      </w:r>
      <w:r>
        <w:t xml:space="preserve">and an</w:t>
      </w:r>
      <w:r>
        <w:t xml:space="preserve"> </w:t>
      </w:r>
      <m:oMath>
        <m:r>
          <m:t>m</m:t>
        </m:r>
        <m:r>
          <m:rPr>
            <m:sty m:val="p"/>
          </m:rPr>
          <m:t>×</m:t>
        </m:r>
        <m:r>
          <m:t>n</m:t>
        </m:r>
      </m:oMath>
      <w:r>
        <w:t xml:space="preserve"> </w:t>
      </w:r>
      <w:hyperlink w:anchor="def-matrix">
        <w:r>
          <w:rPr>
            <w:rStyle w:val="Hyperlink"/>
          </w:rPr>
          <w:t xml:space="preserve">matrix</w:t>
        </w:r>
      </w:hyperlink>
      <w:r>
        <w:t xml:space="preserve"> </w:t>
      </w:r>
      <w:r>
        <w:t xml:space="preserve">is a tensor of order</w:t>
      </w:r>
      <w:r>
        <w:t xml:space="preserve"> </w:t>
      </w:r>
      <m:oMath>
        <m:r>
          <m:t>2</m:t>
        </m:r>
      </m:oMath>
      <w:r>
        <w:t xml:space="preserve">.</w:t>
      </w:r>
      <w:r>
        <w:t xml:space="preserve"> </w:t>
      </w:r>
      <w:r>
        <w:t xml:space="preserve">A</w:t>
      </w:r>
      <w:r>
        <w:t xml:space="preserve"> </w:t>
      </w:r>
      <m:oMath>
        <m:r>
          <m:t>28</m:t>
        </m:r>
        <m:r>
          <m:rPr>
            <m:sty m:val="p"/>
          </m:rPr>
          <m:t>×</m:t>
        </m:r>
        <m:r>
          <m:t>28</m:t>
        </m:r>
      </m:oMath>
      <w:r>
        <w:t xml:space="preserve"> </w:t>
      </w:r>
      <w:r>
        <w:t xml:space="preserve">grayscale image is a matrix:</w:t>
      </w:r>
      <w:r>
        <w:t xml:space="preserve"> </w:t>
      </w:r>
      <w:r>
        <w:t xml:space="preserve">the entry</w:t>
      </w:r>
      <w:r>
        <w:t xml:space="preserve"> </w:t>
      </w:r>
      <m:oMath>
        <m:sSub>
          <m:e>
            <m:r>
              <m:t>a</m:t>
            </m:r>
          </m:e>
          <m:sub>
            <m:r>
              <m:t>i</m:t>
            </m:r>
            <m:r>
              <m:t>j</m:t>
            </m:r>
          </m:sub>
        </m:sSub>
      </m:oMath>
      <w:r>
        <w:t xml:space="preserve"> </w:t>
      </w:r>
      <w:r>
        <w:t xml:space="preserve">is the brightness of the pixel in row</w:t>
      </w:r>
      <w:r>
        <w:t xml:space="preserve"> </w:t>
      </w:r>
      <m:oMath>
        <m:r>
          <m:t>i</m:t>
        </m:r>
      </m:oMath>
      <w:r>
        <w:t xml:space="preserve"> </w:t>
      </w:r>
      <w:r>
        <w:t xml:space="preserve">and column</w:t>
      </w:r>
      <w:r>
        <w:t xml:space="preserve"> </w:t>
      </w:r>
      <m:oMath>
        <m:r>
          <m:t>j</m:t>
        </m:r>
      </m:oMath>
      <w:r>
        <w:t xml:space="preserve">.</w:t>
      </w:r>
      <w:r>
        <w:t xml:space="preserve"> </w:t>
      </w:r>
      <w:r>
        <w:t xml:space="preserve">A</w:t>
      </w:r>
      <w:r>
        <w:t xml:space="preserve"> </w:t>
      </w:r>
      <m:oMath>
        <m:r>
          <m:t>28</m:t>
        </m:r>
        <m:r>
          <m:rPr>
            <m:sty m:val="p"/>
          </m:rPr>
          <m:t>×</m:t>
        </m:r>
        <m:r>
          <m:t>28</m:t>
        </m:r>
      </m:oMath>
      <w:r>
        <w:t xml:space="preserve"> </w:t>
      </w:r>
      <w:r>
        <w:t xml:space="preserve">color image stores three numbers per pixel (red, green, blue),</w:t>
      </w:r>
      <w:r>
        <w:t xml:space="preserve"> </w:t>
      </w:r>
      <w:r>
        <w:t xml:space="preserve">so it is an order-3 tensor with dimensions</w:t>
      </w:r>
      <w:r>
        <w:t xml:space="preserve"> </w:t>
      </w:r>
      <m:oMath>
        <m:r>
          <m:t>28</m:t>
        </m:r>
        <m:r>
          <m:rPr>
            <m:sty m:val="p"/>
          </m:rPr>
          <m:t>×</m:t>
        </m:r>
        <m:r>
          <m:t>28</m:t>
        </m:r>
        <m:r>
          <m:rPr>
            <m:sty m:val="p"/>
          </m:rPr>
          <m:t>×</m:t>
        </m:r>
        <m:r>
          <m:t>3</m:t>
        </m:r>
      </m:oMath>
      <w:r>
        <w:t xml:space="preserve">,</w:t>
      </w:r>
      <w:r>
        <w:t xml:space="preserve"> </w:t>
      </w:r>
      <w:r>
        <w:t xml:space="preserve">and</w:t>
      </w:r>
      <w:r>
        <w:t xml:space="preserve"> </w:t>
      </w:r>
      <m:oMath>
        <m:sSub>
          <m:e>
            <m:r>
              <m:t>a</m:t>
            </m:r>
          </m:e>
          <m:sub>
            <m:r>
              <m:t>i</m:t>
            </m:r>
            <m:r>
              <m:t>j</m:t>
            </m:r>
            <m:r>
              <m:t>c</m:t>
            </m:r>
          </m:sub>
        </m:sSub>
      </m:oMath>
      <w:r>
        <w:t xml:space="preserve"> </w:t>
      </w:r>
      <w:r>
        <w:t xml:space="preserve">is the value of color channel</w:t>
      </w:r>
      <w:r>
        <w:t xml:space="preserve"> </w:t>
      </w:r>
      <m:oMath>
        <m:r>
          <m:t>c</m:t>
        </m:r>
      </m:oMath>
      <w:r>
        <w:t xml:space="preserve"> </w:t>
      </w:r>
      <w:r>
        <w:t xml:space="preserve">at the pixel in row</w:t>
      </w:r>
      <w:r>
        <w:t xml:space="preserve"> </w:t>
      </w:r>
      <m:oMath>
        <m:r>
          <m:t>i</m:t>
        </m:r>
      </m:oMath>
      <w:r>
        <w:t xml:space="preserve"> </w:t>
      </w:r>
      <w:r>
        <w:t xml:space="preserve">and column</w:t>
      </w:r>
      <w:r>
        <w:t xml:space="preserve"> </w:t>
      </w:r>
      <m:oMath>
        <m:r>
          <m:t>j</m:t>
        </m:r>
      </m:oMath>
      <w:r>
        <w:t xml:space="preserve">.</w:t>
      </w:r>
      <w:r>
        <w:t xml:space="preserve"> </w:t>
      </w:r>
      <w:r>
        <w:t xml:space="preserve">It has</w:t>
      </w:r>
      <w:r>
        <w:t xml:space="preserve"> </w:t>
      </w:r>
      <m:oMath>
        <m:r>
          <m:t>28</m:t>
        </m:r>
        <m:r>
          <m:rPr>
            <m:sty m:val="p"/>
          </m:rPr>
          <m:t>⋅</m:t>
        </m:r>
        <m:r>
          <m:t>28</m:t>
        </m:r>
        <m:r>
          <m:rPr>
            <m:sty m:val="p"/>
          </m:rPr>
          <m:t>⋅</m:t>
        </m:r>
        <m:r>
          <m:t>3</m:t>
        </m:r>
        <m:r>
          <m:rPr>
            <m:sty m:val="p"/>
          </m:rPr>
          <m:t>=</m:t>
        </m:r>
        <m:r>
          <m:t>2352</m:t>
        </m:r>
      </m:oMath>
      <w:r>
        <w:t xml:space="preserve"> </w:t>
      </w:r>
      <w:r>
        <w:t xml:space="preserve">entries.</w:t>
      </w:r>
    </w:p>
    <w:bookmarkEnd w:id="79"/>
    <w:bookmarkStart w:id="82" w:name="sec-matrix-transpose"/>
    <w:p>
      <w:pPr>
        <w:pStyle w:val="Heading3"/>
      </w:pPr>
      <w:r>
        <w:t xml:space="preserve">2.1 Matrix transpose</w:t>
      </w:r>
    </w:p>
    <w:bookmarkStart w:id="80" w:name="def-matrix-transpose"/>
    <w:p>
      <w:pPr>
        <w:pStyle w:val="FirstParagraph"/>
      </w:pPr>
      <w:r>
        <w:rPr>
          <w:b/>
          <w:bCs/>
        </w:rPr>
        <w:t xml:space="preserve">Definition 20 (Matrix transpose)</w:t>
      </w:r>
      <w:r>
        <w:t xml:space="preserve"> </w:t>
      </w:r>
      <w:r>
        <w:t xml:space="preserve">The</w:t>
      </w:r>
      <w:r>
        <w:t xml:space="preserve"> </w:t>
      </w:r>
      <w:r>
        <w:rPr>
          <w:b/>
          <w:bCs/>
        </w:rPr>
        <w:t xml:space="preserve">transpose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 </w:t>
      </w:r>
      <w:r>
        <w:t xml:space="preserve">obtained by</w:t>
      </w:r>
      <w:r>
        <w:t xml:space="preserve"> </w:t>
      </w:r>
      <w:r>
        <w:t xml:space="preserve">swapping the rows and columns of</w:t>
      </w:r>
      <w:r>
        <w:t xml:space="preserve"> </w:t>
      </w:r>
      <m:oMath>
        <m:r>
          <m:rPr>
            <m:sty m:val="bi"/>
          </m:rPr>
          <m:t>A</m:t>
        </m:r>
      </m:oMath>
      <w:r>
        <w:t xml:space="preserve">:</w:t>
      </w:r>
    </w:p>
    <w:p>
      <w:pPr>
        <w:pStyle w:val="BodyText"/>
      </w:pPr>
      <m:oMathPara>
        <m:oMathParaPr>
          <m:jc m:val="center"/>
        </m:oMathParaPr>
        <m:oMath>
          <m:r>
            <m:rPr>
              <m:sty m:val="p"/>
            </m:rPr>
            <m:t>(</m:t>
          </m:r>
          <m:sSup>
            <m:e>
              <m:r>
                <m:rPr>
                  <m:sty m:val="bi"/>
                </m:rPr>
                <m:t>A</m:t>
              </m:r>
            </m:e>
            <m:sup>
              <m:r>
                <m:rPr>
                  <m:sty m:val="p"/>
                </m:rPr>
                <m:t>⊤</m:t>
              </m:r>
            </m:sup>
          </m:sSup>
          <m:sSub>
            <m:e>
              <m:r>
                <m:rPr>
                  <m:sty m:val="p"/>
                </m:rPr>
                <m:t>)</m:t>
              </m:r>
            </m:e>
            <m:sub>
              <m:r>
                <m:t>i</m:t>
              </m:r>
              <m:r>
                <m:t>j</m:t>
              </m:r>
            </m:sub>
          </m:sSub>
          <m:r>
            <m:rPr>
              <m:sty m:val="p"/>
            </m:rPr>
            <m:t>=</m:t>
          </m:r>
          <m:sSub>
            <m:e>
              <m:r>
                <m:t>a</m:t>
              </m:r>
            </m:e>
            <m:sub>
              <m:r>
                <m:t>j</m:t>
              </m:r>
              <m:r>
                <m:t>i</m:t>
              </m:r>
            </m:sub>
          </m:sSub>
        </m:oMath>
      </m:oMathPara>
    </w:p>
    <w:bookmarkEnd w:id="80"/>
    <w:bookmarkStart w:id="81" w:name="exm-matrix-transpose"/>
    <w:p>
      <w:pPr>
        <w:pStyle w:val="FirstParagraph"/>
      </w:pPr>
      <w:r>
        <w:rPr>
          <w:b/>
          <w:bCs/>
        </w:rPr>
        <w:t xml:space="preserve">Example 14 (Transposing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p>
    <w:p>
      <w:pPr>
        <w:pStyle w:val="BodyText"/>
      </w:pPr>
      <m:oMathPara>
        <m:oMathParaPr>
          <m:jc m:val="center"/>
        </m:oMathParaP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4</m:t>
                    </m:r>
                  </m:e>
                </m:mr>
                <m:mr>
                  <m:e>
                    <m:r>
                      <m:t>2</m:t>
                    </m:r>
                  </m:e>
                  <m:e>
                    <m:r>
                      <m:t>5</m:t>
                    </m:r>
                  </m:e>
                </m:mr>
                <m:mr>
                  <m:e>
                    <m:r>
                      <m:t>3</m:t>
                    </m:r>
                  </m:e>
                  <m:e>
                    <m:r>
                      <m:t>6</m:t>
                    </m:r>
                  </m:e>
                </m:mr>
              </m:m>
            </m:e>
          </m:d>
          <m:r>
            <m:rPr>
              <m:sty m:val="p"/>
            </m:rPr>
            <m:t>,</m:t>
          </m:r>
        </m:oMath>
      </m:oMathPara>
    </w:p>
    <w:p>
      <w:pPr>
        <w:pStyle w:val="FirstParagraph"/>
      </w:pPr>
      <w:r>
        <w:t xml:space="preserve">a</w:t>
      </w:r>
      <w:r>
        <w:t xml:space="preserve"> </w:t>
      </w:r>
      <m:oMath>
        <m:r>
          <m:t>3</m:t>
        </m:r>
        <m:r>
          <m:rPr>
            <m:sty m:val="p"/>
          </m:rPr>
          <m:t>×</m:t>
        </m:r>
        <m:r>
          <m:t>2</m:t>
        </m:r>
      </m:oMath>
      <w:r>
        <w:t xml:space="preserve"> </w:t>
      </w:r>
      <w:r>
        <w:t xml:space="preserve">matrix. For instance, entry</w:t>
      </w:r>
      <w:r>
        <w:t xml:space="preserve"> </w:t>
      </w:r>
      <m:oMath>
        <m:r>
          <m:rPr>
            <m:sty m:val="p"/>
          </m:rPr>
          <m:t>(</m:t>
        </m:r>
        <m:r>
          <m:t>1</m:t>
        </m:r>
        <m:r>
          <m:rPr>
            <m:sty m:val="p"/>
          </m:rPr>
          <m:t>,</m:t>
        </m:r>
        <m:r>
          <m:t>2</m:t>
        </m:r>
        <m:r>
          <m:rPr>
            <m:sty m:val="p"/>
          </m:rPr>
          <m:t>)</m:t>
        </m:r>
      </m:oMath>
      <w:r>
        <w:t xml:space="preserve"> </w:t>
      </w:r>
      <w:r>
        <w:t xml:space="preserve">of the transpose is</w:t>
      </w:r>
      <w:r>
        <w:t xml:space="preserve"> </w:t>
      </w:r>
      <m:oMath>
        <m:sSub>
          <m:e>
            <m:r>
              <m:t>a</m:t>
            </m:r>
          </m:e>
          <m:sub>
            <m:r>
              <m:t>21</m:t>
            </m:r>
          </m:sub>
        </m:sSub>
        <m:r>
          <m:rPr>
            <m:sty m:val="p"/>
          </m:rPr>
          <m:t>=</m:t>
        </m:r>
        <m:r>
          <m:t>4</m:t>
        </m:r>
      </m:oMath>
      <w:r>
        <w:t xml:space="preserve">.</w:t>
      </w:r>
    </w:p>
    <w:bookmarkEnd w:id="81"/>
    <w:bookmarkEnd w:id="82"/>
    <w:bookmarkStart w:id="93" w:name="matrix-addition"/>
    <w:p>
      <w:pPr>
        <w:pStyle w:val="Heading3"/>
      </w:pPr>
      <w:r>
        <w:t xml:space="preserve">2.2 Matrix addition</w:t>
      </w:r>
    </w:p>
    <w:bookmarkStart w:id="83" w:name="def-zero-matrix"/>
    <w:p>
      <w:pPr>
        <w:pStyle w:val="FirstParagraph"/>
      </w:pPr>
      <w:r>
        <w:rPr>
          <w:b/>
          <w:bCs/>
        </w:rPr>
        <w:t xml:space="preserve">Definition 21 (Zero matrix)</w:t>
      </w:r>
      <w:r>
        <w:t xml:space="preserve"> </w:t>
      </w:r>
      <w:r>
        <w:t xml:space="preserve">The</w:t>
      </w:r>
      <w:r>
        <w:t xml:space="preserve"> </w:t>
      </w:r>
      <m:oMath>
        <m:r>
          <m:t>m</m:t>
        </m:r>
        <m:r>
          <m:rPr>
            <m:sty m:val="p"/>
          </m:rPr>
          <m:t>×</m:t>
        </m:r>
        <m:r>
          <m:t>n</m:t>
        </m:r>
      </m:oMath>
      <w:r>
        <w:t xml:space="preserve"> </w:t>
      </w:r>
      <w:r>
        <w:rPr>
          <w:b/>
          <w:bCs/>
        </w:rPr>
        <w:t xml:space="preserve">zero matrix</w:t>
      </w:r>
      <w:r>
        <w:t xml:space="preserve"> </w:t>
      </w:r>
      <m:oMath>
        <m:sSub>
          <m:e>
            <m:r>
              <m:rPr>
                <m:sty m:val="b"/>
              </m:rPr>
              <m:t>0</m:t>
            </m:r>
          </m:e>
          <m:sub>
            <m:r>
              <m:t>m</m:t>
            </m:r>
            <m:r>
              <m:rPr>
                <m:sty m:val="p"/>
              </m:rPr>
              <m:t>×</m:t>
            </m:r>
            <m:r>
              <m:t>n</m:t>
            </m:r>
          </m:sub>
        </m:sSub>
      </m:oMath>
      <w:r>
        <w:t xml:space="preserve"> </w:t>
      </w:r>
      <w:r>
        <w:t xml:space="preserve">(or</w:t>
      </w:r>
      <w:r>
        <w:t xml:space="preserve"> </w:t>
      </w:r>
      <m:oMath>
        <m:r>
          <m:rPr>
            <m:sty m:val="b"/>
          </m:rPr>
          <m:t>0</m:t>
        </m:r>
      </m:oMath>
      <w:r>
        <w:t xml:space="preserve"> </w:t>
      </w:r>
      <w:r>
        <w:t xml:space="preserve">when dimensions are clear from context)</w:t>
      </w:r>
      <w:r>
        <w:t xml:space="preserve"> </w:t>
      </w:r>
      <w:r>
        <w:t xml:space="preserve">has all entries equal to zero:</w:t>
      </w:r>
    </w:p>
    <w:p>
      <w:pPr>
        <w:pStyle w:val="BodyText"/>
      </w:pPr>
      <m:oMathPara>
        <m:oMathParaPr>
          <m:jc m:val="center"/>
        </m:oMathParaPr>
        <m:oMath>
          <m:sSub>
            <m:e>
              <m:r>
                <m:rPr>
                  <m:sty m:val="b"/>
                </m:rPr>
                <m:t>0</m:t>
              </m:r>
            </m:e>
            <m:sub>
              <m:r>
                <m:t>m</m:t>
              </m:r>
              <m:r>
                <m:rPr>
                  <m:sty m:val="p"/>
                </m:rPr>
                <m:t>×</m:t>
              </m:r>
              <m:r>
                <m:t>n</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m:t>
                    </m:r>
                  </m:e>
                  <m:e>
                    <m:r>
                      <m:t>0</m:t>
                    </m:r>
                  </m:e>
                  <m:e>
                    <m:r>
                      <m:rPr>
                        <m:sty m:val="p"/>
                      </m:rPr>
                      <m:t>⋯</m:t>
                    </m:r>
                  </m:e>
                  <m:e>
                    <m:r>
                      <m:t>0</m:t>
                    </m:r>
                  </m:e>
                </m:mr>
                <m:mr>
                  <m:e>
                    <m:r>
                      <m:t>0</m:t>
                    </m:r>
                  </m:e>
                  <m:e>
                    <m:r>
                      <m:t>0</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0</m:t>
                    </m:r>
                  </m:e>
                </m:mr>
              </m:m>
            </m:e>
          </m:d>
        </m:oMath>
      </m:oMathPara>
    </w:p>
    <w:bookmarkEnd w:id="83"/>
    <w:bookmarkStart w:id="84" w:name="exm-zero-matrix"/>
    <w:p>
      <w:pPr>
        <w:pStyle w:val="FirstParagraph"/>
      </w:pPr>
      <w:r>
        <w:rPr>
          <w:b/>
          <w:bCs/>
        </w:rPr>
        <w:t xml:space="preserve">Example 15 (Zero matrices of two shapes)</w:t>
      </w:r>
    </w:p>
    <w:p>
      <w:pPr>
        <w:pStyle w:val="BodyText"/>
      </w:pPr>
      <m:oMathPara>
        <m:oMathParaPr>
          <m:jc m:val="center"/>
        </m:oMathParaPr>
        <m:oMath>
          <m:sSub>
            <m:e>
              <m:r>
                <m:rPr>
                  <m:sty m:val="b"/>
                </m:rPr>
                <m:t>0</m:t>
              </m:r>
            </m:e>
            <m:sub>
              <m:r>
                <m:t>2</m:t>
              </m:r>
              <m:r>
                <m:rPr>
                  <m:sty m:val="p"/>
                </m:rPr>
                <m:t>×</m:t>
              </m:r>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0</m:t>
                    </m:r>
                  </m:e>
                  <m:e>
                    <m:r>
                      <m:t>0</m:t>
                    </m:r>
                  </m:e>
                  <m:e>
                    <m:r>
                      <m:t>0</m:t>
                    </m:r>
                  </m:e>
                </m:mr>
                <m:mr>
                  <m:e>
                    <m:r>
                      <m:t>0</m:t>
                    </m:r>
                  </m:e>
                  <m:e>
                    <m:r>
                      <m:t>0</m:t>
                    </m:r>
                  </m:e>
                  <m:e>
                    <m:r>
                      <m:t>0</m:t>
                    </m:r>
                  </m:e>
                </m:mr>
              </m:m>
            </m:e>
          </m:d>
          <m:r>
            <m:rPr>
              <m:sty m:val="p"/>
            </m:rPr>
            <m:t>,</m:t>
          </m:r>
          <m:r>
            <m:t>  </m:t>
          </m:r>
          <m:sSub>
            <m:e>
              <m:r>
                <m:rPr>
                  <m:sty m:val="b"/>
                </m:rPr>
                <m:t>0</m:t>
              </m:r>
            </m:e>
            <m:sub>
              <m:r>
                <m:t>3</m:t>
              </m:r>
              <m:r>
                <m:rPr>
                  <m:sty m:val="p"/>
                </m:rPr>
                <m:t>×</m:t>
              </m:r>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r>
                  <m:e>
                    <m:r>
                      <m:t>0</m:t>
                    </m:r>
                  </m:e>
                  <m:e>
                    <m:r>
                      <m:t>0</m:t>
                    </m:r>
                  </m:e>
                </m:mr>
              </m:m>
            </m:e>
          </m:d>
          <m:r>
            <m:rPr>
              <m:sty m:val="p"/>
            </m:rPr>
            <m:t>.</m:t>
          </m:r>
        </m:oMath>
      </m:oMathPara>
    </w:p>
    <w:p>
      <w:pPr>
        <w:pStyle w:val="FirstParagraph"/>
      </w:pPr>
      <w:r>
        <w:t xml:space="preserve">Both have all entries</w:t>
      </w:r>
      <w:r>
        <w:t xml:space="preserve"> </w:t>
      </w:r>
      <m:oMath>
        <m:r>
          <m:t>0</m:t>
        </m:r>
      </m:oMath>
      <w:r>
        <w:t xml:space="preserve">, but one is</w:t>
      </w:r>
      <w:r>
        <w:t xml:space="preserve"> </w:t>
      </w:r>
      <m:oMath>
        <m:r>
          <m:t>2</m:t>
        </m:r>
        <m:r>
          <m:rPr>
            <m:sty m:val="p"/>
          </m:rPr>
          <m:t>×</m:t>
        </m:r>
        <m:r>
          <m:t>3</m:t>
        </m:r>
      </m:oMath>
      <w:r>
        <w:t xml:space="preserve"> </w:t>
      </w:r>
      <w:r>
        <w:t xml:space="preserve">and the other</w:t>
      </w:r>
      <w:r>
        <w:t xml:space="preserve"> </w:t>
      </w:r>
      <m:oMath>
        <m:r>
          <m:t>3</m:t>
        </m:r>
        <m:r>
          <m:rPr>
            <m:sty m:val="p"/>
          </m:rPr>
          <m:t>×</m:t>
        </m:r>
        <m:r>
          <m:t>2</m:t>
        </m:r>
      </m:oMath>
      <w:r>
        <w:t xml:space="preserve">, so they are different matrices.</w:t>
      </w:r>
    </w:p>
    <w:bookmarkEnd w:id="84"/>
    <w:bookmarkStart w:id="85" w:name="def-matrix-addition"/>
    <w:p>
      <w:pPr>
        <w:pStyle w:val="BodyText"/>
      </w:pPr>
      <w:r>
        <w:rPr>
          <w:b/>
          <w:bCs/>
        </w:rPr>
        <w:t xml:space="preserve">Definition 22 (Matrix addition)</w:t>
      </w:r>
      <w:r>
        <w:t xml:space="preserve"> </w:t>
      </w:r>
      <w:r>
        <w:t xml:space="preserve">Two matrices</w:t>
      </w:r>
      <w:r>
        <w:t xml:space="preserve"> </w:t>
      </w:r>
      <m:oMath>
        <m:r>
          <m:rPr>
            <m:sty m:val="bi"/>
          </m:rPr>
          <m:t>A</m:t>
        </m:r>
      </m:oMath>
      <w:r>
        <w:t xml:space="preserve"> </w:t>
      </w:r>
      <w:r>
        <w:t xml:space="preserve">and</w:t>
      </w:r>
      <w:r>
        <w:t xml:space="preserve"> </w:t>
      </w:r>
      <m:oMath>
        <m:r>
          <m:rPr>
            <m:sty m:val="bi"/>
          </m:rPr>
          <m:t>B</m:t>
        </m:r>
      </m:oMath>
      <w:r>
        <w:t xml:space="preserve"> </w:t>
      </w:r>
      <w:r>
        <w:t xml:space="preserve">of the same dimensions</w:t>
      </w:r>
      <w:r>
        <w:t xml:space="preserve"> </w:t>
      </w:r>
      <m:oMath>
        <m:r>
          <m:t>m</m:t>
        </m:r>
        <m:r>
          <m:rPr>
            <m:sty m:val="p"/>
          </m:rPr>
          <m:t>×</m:t>
        </m:r>
        <m:r>
          <m:t>n</m:t>
        </m:r>
      </m:oMath>
      <w:r>
        <w:t xml:space="preserve"> </w:t>
      </w:r>
      <w:r>
        <w:t xml:space="preserve">can be added element-wise; their</w:t>
      </w:r>
      <w:r>
        <w:t xml:space="preserve"> </w:t>
      </w:r>
      <w:r>
        <w:rPr>
          <w:b/>
          <w:bCs/>
        </w:rPr>
        <w:t xml:space="preserve">matrix sum</w:t>
      </w:r>
      <w:r>
        <w:t xml:space="preserve"> </w:t>
      </w:r>
      <w:r>
        <w:t xml:space="preserve">is:</w:t>
      </w:r>
    </w:p>
    <w:p>
      <w:pPr>
        <w:pStyle w:val="BodyText"/>
      </w:pPr>
      <m:oMathPara>
        <m:oMathParaPr>
          <m:jc m:val="center"/>
        </m:oMathParaPr>
        <m:oMath>
          <m:r>
            <m:rPr>
              <m:sty m:val="p"/>
            </m:rPr>
            <m:t>(</m:t>
          </m:r>
          <m:r>
            <m:rPr>
              <m:sty m:val="bi"/>
            </m:rPr>
            <m:t>A</m:t>
          </m:r>
          <m:r>
            <m:rPr>
              <m:sty m:val="p"/>
            </m:rPr>
            <m:t>+</m:t>
          </m:r>
          <m:r>
            <m:rPr>
              <m:sty m:val="bi"/>
            </m:rPr>
            <m:t>B</m:t>
          </m:r>
          <m:sSub>
            <m:e>
              <m:r>
                <m:rPr>
                  <m:sty m:val="p"/>
                </m:rPr>
                <m:t>)</m:t>
              </m:r>
            </m:e>
            <m:sub>
              <m:r>
                <m:t>i</m:t>
              </m:r>
              <m:r>
                <m:t>j</m:t>
              </m:r>
            </m:sub>
          </m:sSub>
          <m:r>
            <m:rPr>
              <m:sty m:val="p"/>
            </m:rPr>
            <m:t>=</m:t>
          </m:r>
          <m:sSub>
            <m:e>
              <m:r>
                <m:t>a</m:t>
              </m:r>
            </m:e>
            <m:sub>
              <m:r>
                <m:t>i</m:t>
              </m:r>
              <m:r>
                <m:t>j</m:t>
              </m:r>
            </m:sub>
          </m:sSub>
          <m:r>
            <m:rPr>
              <m:sty m:val="p"/>
            </m:rPr>
            <m:t>+</m:t>
          </m:r>
          <m:sSub>
            <m:e>
              <m:r>
                <m:t>b</m:t>
              </m:r>
            </m:e>
            <m:sub>
              <m:r>
                <m:t>i</m:t>
              </m:r>
              <m:r>
                <m:t>j</m:t>
              </m:r>
            </m:sub>
          </m:sSub>
        </m:oMath>
      </m:oMathPara>
    </w:p>
    <w:bookmarkEnd w:id="85"/>
    <w:bookmarkStart w:id="86" w:name="exm-matrix-addition"/>
    <w:p>
      <w:pPr>
        <w:pStyle w:val="FirstParagraph"/>
      </w:pPr>
      <w:r>
        <w:rPr>
          <w:b/>
          <w:bCs/>
        </w:rPr>
        <w:t xml:space="preserve">Example 16 (Adding matrices, and a sum that is not defined)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2</m:t>
                        </m:r>
                        <m:r>
                          <m:rPr>
                            <m:sty m:val="p"/>
                          </m:rPr>
                          <m:t>+</m:t>
                        </m:r>
                        <m:r>
                          <m:t>1</m:t>
                        </m:r>
                      </m:e>
                    </m:mr>
                    <m:mr>
                      <m:e>
                        <m:r>
                          <m:t>3</m:t>
                        </m:r>
                        <m:r>
                          <m:rPr>
                            <m:sty m:val="p"/>
                          </m:rPr>
                          <m:t>+</m:t>
                        </m:r>
                        <m:r>
                          <m:t>1</m:t>
                        </m:r>
                      </m:e>
                      <m:e>
                        <m:r>
                          <m:t>4</m:t>
                        </m:r>
                        <m:r>
                          <m:rPr>
                            <m:sty m:val="p"/>
                          </m:rPr>
                          <m:t>+</m:t>
                        </m:r>
                        <m:r>
                          <m:t>0</m:t>
                        </m:r>
                      </m:e>
                    </m:mr>
                  </m:m>
                </m:e>
              </m:d>
              <m:r>
                <m:t>&amp;</m:t>
              </m:r>
              <m:r>
                <m:t>&amp;</m:t>
              </m:r>
              <m:r>
                <m:rPr>
                  <m:nor/>
                  <m:sty m:val="p"/>
                </m:rPr>
                <m:t>(add entry by entry)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4</m:t>
                        </m:r>
                      </m:e>
                      <m:e>
                        <m:r>
                          <m:t>4</m:t>
                        </m:r>
                      </m:e>
                    </m:mr>
                  </m:m>
                </m:e>
              </m:d>
              <m:r>
                <m:rPr>
                  <m:sty m:val="p"/>
                </m:rPr>
                <m:t>.</m:t>
              </m:r>
              <m:r>
                <m:t>&amp;</m:t>
              </m:r>
              <m:r>
                <m:t>&amp;</m:t>
              </m:r>
              <m:r>
                <m:rPr>
                  <m:nor/>
                  <m:sty m:val="p"/>
                </m:rPr>
                <m:t>(add)</m:t>
              </m:r>
            </m:e>
          </m:eqArr>
        </m:oMath>
      </m:oMathPara>
    </w:p>
    <w:p>
      <w:pPr>
        <w:pStyle w:val="FirstParagraph"/>
      </w:pPr>
      <w:r>
        <w:t xml:space="preserve">A</w:t>
      </w:r>
      <w:r>
        <w:t xml:space="preserve"> </w:t>
      </w:r>
      <m:oMath>
        <m:r>
          <m:t>2</m:t>
        </m:r>
        <m:r>
          <m:rPr>
            <m:sty m:val="p"/>
          </m:rPr>
          <m:t>×</m:t>
        </m:r>
        <m:r>
          <m:t>2</m:t>
        </m:r>
      </m:oMath>
      <w:r>
        <w:t xml:space="preserve"> </w:t>
      </w:r>
      <w:r>
        <w:t xml:space="preserve">matrix and a</w:t>
      </w:r>
      <w:r>
        <w:t xml:space="preserve"> </w:t>
      </w:r>
      <m:oMath>
        <m:r>
          <m:t>2</m:t>
        </m:r>
        <m:r>
          <m:rPr>
            <m:sty m:val="p"/>
          </m:rPr>
          <m:t>×</m:t>
        </m:r>
        <m:r>
          <m:t>3</m:t>
        </m:r>
      </m:oMath>
      <w:r>
        <w:t xml:space="preserve"> </w:t>
      </w:r>
      <w:r>
        <w:t xml:space="preserve">matrix cannot be added:</w:t>
      </w:r>
      <w:r>
        <w:t xml:space="preserve"> </w:t>
      </w:r>
      <w:r>
        <w:t xml:space="preserve">they do not have the same dimensions, so entry</w:t>
      </w:r>
      <w:r>
        <w:t xml:space="preserve"> </w:t>
      </w:r>
      <m:oMath>
        <m:r>
          <m:rPr>
            <m:sty m:val="p"/>
          </m:rPr>
          <m:t>(</m:t>
        </m:r>
        <m:r>
          <m:t>1</m:t>
        </m:r>
        <m:r>
          <m:rPr>
            <m:sty m:val="p"/>
          </m:rPr>
          <m:t>,</m:t>
        </m:r>
        <m:r>
          <m:t>3</m:t>
        </m:r>
        <m:r>
          <m:rPr>
            <m:sty m:val="p"/>
          </m:rPr>
          <m:t>)</m:t>
        </m:r>
      </m:oMath>
      <w:r>
        <w:t xml:space="preserve"> </w:t>
      </w:r>
      <w:r>
        <w:t xml:space="preserve">of the sum would have no first term.</w:t>
      </w:r>
    </w:p>
    <w:bookmarkEnd w:id="86"/>
    <w:bookmarkStart w:id="88" w:name="thm-matadd-commutative"/>
    <w:p>
      <w:pPr>
        <w:pStyle w:val="BodyText"/>
      </w:pPr>
      <w:r>
        <w:rPr>
          <w:b/>
          <w:bCs/>
        </w:rPr>
        <w:t xml:space="preserve">Theorem 4 (Matrix addition is commutative)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r>
        <w:t xml:space="preserve"> </w:t>
      </w:r>
      <w:r>
        <w:t xml:space="preserve">matrix addition is</w:t>
      </w:r>
      <w:r>
        <w:t xml:space="preserve"> </w:t>
      </w:r>
      <w:hyperlink r:id="rId87">
        <w:r>
          <w:rPr>
            <w:rStyle w:val="Hyperlink"/>
          </w:rPr>
          <w:t xml:space="preserve">commutative</w:t>
        </w:r>
      </w:hyperlink>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B</m:t>
          </m:r>
          <m:r>
            <m:rPr>
              <m:sty m:val="p"/>
            </m:rPr>
            <m:t>+</m:t>
          </m:r>
          <m:r>
            <m:rPr>
              <m:sty m:val="bi"/>
            </m:rPr>
            <m:t>A</m:t>
          </m:r>
        </m:oMath>
      </m:oMathPara>
    </w:p>
    <w:bookmarkEnd w:id="88"/>
    <w:bookmarkStart w:id="90" w:name="thm-matadd-assoc"/>
    <w:p>
      <w:pPr>
        <w:pStyle w:val="FirstParagraph"/>
      </w:pPr>
      <w:r>
        <w:rPr>
          <w:b/>
          <w:bCs/>
        </w:rPr>
        <w:t xml:space="preserve">Theorem 5 (Matrix addition is associative)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w:t>
      </w:r>
      <w:r>
        <w:t xml:space="preserve"> </w:t>
      </w:r>
      <m:oMath>
        <m:r>
          <m:rPr>
            <m:sty m:val="bi"/>
          </m:rPr>
          <m:t>B</m:t>
        </m:r>
      </m:oMath>
      <w:r>
        <w:t xml:space="preserve">, and</w:t>
      </w:r>
      <w:r>
        <w:t xml:space="preserve"> </w:t>
      </w:r>
      <m:oMath>
        <m:r>
          <m:rPr>
            <m:sty m:val="bi"/>
          </m:rPr>
          <m:t>C</m:t>
        </m:r>
      </m:oMath>
      <w:r>
        <w:t xml:space="preserve">,</w:t>
      </w:r>
      <w:r>
        <w:t xml:space="preserve"> </w:t>
      </w:r>
      <w:r>
        <w:t xml:space="preserve">matrix addition is</w:t>
      </w:r>
      <w:r>
        <w:t xml:space="preserve"> </w:t>
      </w:r>
      <w:hyperlink r:id="rId89">
        <w:r>
          <w:rPr>
            <w:rStyle w:val="Hyperlink"/>
          </w:rPr>
          <w:t xml:space="preserve">associative</w:t>
        </w:r>
      </w:hyperlink>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p"/>
            </m:rPr>
            <m:t>+</m:t>
          </m:r>
          <m:r>
            <m:rPr>
              <m:sty m:val="bi"/>
            </m:rPr>
            <m:t>C</m:t>
          </m:r>
          <m:r>
            <m:rPr>
              <m:sty m:val="p"/>
            </m:rPr>
            <m:t>=</m:t>
          </m:r>
          <m:r>
            <m:rPr>
              <m:sty m:val="bi"/>
            </m:rPr>
            <m:t>A</m:t>
          </m:r>
          <m:r>
            <m:rPr>
              <m:sty m:val="p"/>
            </m:rPr>
            <m:t>+</m:t>
          </m:r>
          <m:r>
            <m:rPr>
              <m:sty m:val="p"/>
            </m:rPr>
            <m:t>(</m:t>
          </m:r>
          <m:r>
            <m:rPr>
              <m:sty m:val="bi"/>
            </m:rPr>
            <m:t>B</m:t>
          </m:r>
          <m:r>
            <m:rPr>
              <m:sty m:val="p"/>
            </m:rPr>
            <m:t>+</m:t>
          </m:r>
          <m:r>
            <m:rPr>
              <m:sty m:val="bi"/>
            </m:rPr>
            <m:t>C</m:t>
          </m:r>
          <m:r>
            <m:rPr>
              <m:sty m:val="p"/>
            </m:rPr>
            <m:t>)</m:t>
          </m:r>
        </m:oMath>
      </m:oMathPara>
    </w:p>
    <w:bookmarkEnd w:id="90"/>
    <w:bookmarkStart w:id="91" w:name="thm-matadd-identity"/>
    <w:p>
      <w:pPr>
        <w:pStyle w:val="FirstParagraph"/>
      </w:pPr>
      <w:r>
        <w:rPr>
          <w:b/>
          <w:bCs/>
        </w:rPr>
        <w:t xml:space="preserve">Theorem 6 (Zero matrix is the additive identity)</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rPr>
              <m:sty m:val="p"/>
            </m:rPr>
            <m:t>+</m:t>
          </m:r>
          <m:sSub>
            <m:e>
              <m:r>
                <m:rPr>
                  <m:sty m:val="b"/>
                </m:rPr>
                <m:t>0</m:t>
              </m:r>
            </m:e>
            <m:sub>
              <m:r>
                <m:t>m</m:t>
              </m:r>
              <m:r>
                <m:rPr>
                  <m:sty m:val="p"/>
                </m:rPr>
                <m:t>×</m:t>
              </m:r>
              <m:r>
                <m:t>n</m:t>
              </m:r>
            </m:sub>
          </m:sSub>
          <m:r>
            <m:rPr>
              <m:sty m:val="p"/>
            </m:rPr>
            <m:t>=</m:t>
          </m:r>
          <m:r>
            <m:rPr>
              <m:sty m:val="bi"/>
            </m:rPr>
            <m:t>A</m:t>
          </m:r>
        </m:oMath>
      </m:oMathPara>
    </w:p>
    <w:bookmarkEnd w:id="91"/>
    <w:bookmarkStart w:id="92" w:name="thm-matadd-inverse"/>
    <w:p>
      <w:pPr>
        <w:pStyle w:val="FirstParagraph"/>
      </w:pPr>
      <w:r>
        <w:rPr>
          <w:b/>
          <w:bCs/>
        </w:rPr>
        <w:t xml:space="preserve">Theorem 7 (Additive inverse)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 the</w:t>
      </w:r>
      <w:r>
        <w:t xml:space="preserve"> </w:t>
      </w:r>
      <m:oMath>
        <m:r>
          <m:t>m</m:t>
        </m:r>
        <m:r>
          <m:rPr>
            <m:sty m:val="p"/>
          </m:rPr>
          <m:t>×</m:t>
        </m:r>
        <m:r>
          <m:t>n</m:t>
        </m:r>
      </m:oMath>
      <w:r>
        <w:t xml:space="preserve"> </w:t>
      </w:r>
      <w:r>
        <w:t xml:space="preserve">matrix</w:t>
      </w:r>
      <w:r>
        <w:t xml:space="preserve"> </w:t>
      </w:r>
      <m:oMath>
        <m:r>
          <m:rPr>
            <m:sty m:val="p"/>
          </m:rPr>
          <m:t>−</m:t>
        </m:r>
        <m:r>
          <m:rPr>
            <m:sty m:val="bi"/>
          </m:rPr>
          <m:t>A</m:t>
        </m:r>
      </m:oMath>
      <w:r>
        <w:t xml:space="preserve"> </w:t>
      </w:r>
      <w:r>
        <w:t xml:space="preserve">(defined by</w:t>
      </w:r>
      <w:r>
        <w:t xml:space="preserve"> </w:t>
      </w:r>
      <m:oMath>
        <m:r>
          <m:rPr>
            <m:sty m:val="p"/>
          </m:rPr>
          <m:t>(</m:t>
        </m:r>
        <m:r>
          <m:rPr>
            <m:sty m:val="p"/>
          </m:rPr>
          <m:t>−</m:t>
        </m:r>
        <m:r>
          <m:rPr>
            <m:sty m:val="bi"/>
          </m:rPr>
          <m:t>A</m:t>
        </m:r>
        <m:sSub>
          <m:e>
            <m:r>
              <m:rPr>
                <m:sty m:val="p"/>
              </m:rPr>
              <m:t>)</m:t>
            </m:r>
          </m:e>
          <m:sub>
            <m:r>
              <m:t>i</m:t>
            </m:r>
            <m:r>
              <m:t>j</m:t>
            </m:r>
          </m:sub>
        </m:sSub>
        <m:r>
          <m:rPr>
            <m:sty m:val="p"/>
          </m:rPr>
          <m:t>=</m:t>
        </m:r>
        <m:r>
          <m:rPr>
            <m:sty m:val="p"/>
          </m:rPr>
          <m:t>−</m:t>
        </m:r>
        <m:sSub>
          <m:e>
            <m:r>
              <m:t>a</m:t>
            </m:r>
          </m:e>
          <m:sub>
            <m:r>
              <m:t>i</m:t>
            </m:r>
            <m:r>
              <m:t>j</m:t>
            </m:r>
          </m:sub>
        </m:sSub>
      </m:oMath>
      <w:r>
        <w:t xml:space="preserve">) satisfies:</w:t>
      </w:r>
    </w:p>
    <w:p>
      <w:pPr>
        <w:pStyle w:val="BodyText"/>
      </w:pPr>
      <m:oMathPara>
        <m:oMathParaPr>
          <m:jc m:val="center"/>
        </m:oMathParaPr>
        <m:oMath>
          <m:r>
            <m:rPr>
              <m:sty m:val="bi"/>
            </m:rPr>
            <m:t>A</m:t>
          </m:r>
          <m:r>
            <m:rPr>
              <m:sty m:val="p"/>
            </m:rPr>
            <m:t>+</m:t>
          </m:r>
          <m:r>
            <m:rPr>
              <m:sty m:val="p"/>
            </m:rPr>
            <m:t>(</m:t>
          </m:r>
          <m:r>
            <m:rPr>
              <m:sty m:val="p"/>
            </m:rPr>
            <m:t>−</m:t>
          </m:r>
          <m:r>
            <m:rPr>
              <m:sty m:val="bi"/>
            </m:rPr>
            <m:t>A</m:t>
          </m:r>
          <m:r>
            <m:rPr>
              <m:sty m:val="p"/>
            </m:rPr>
            <m:t>)</m:t>
          </m:r>
          <m:r>
            <m:rPr>
              <m:sty m:val="p"/>
            </m:rPr>
            <m:t>=</m:t>
          </m:r>
          <m:sSub>
            <m:e>
              <m:r>
                <m:rPr>
                  <m:sty m:val="b"/>
                </m:rPr>
                <m:t>0</m:t>
              </m:r>
            </m:e>
            <m:sub>
              <m:r>
                <m:t>m</m:t>
              </m:r>
              <m:r>
                <m:rPr>
                  <m:sty m:val="p"/>
                </m:rPr>
                <m:t>×</m:t>
              </m:r>
              <m:r>
                <m:t>n</m:t>
              </m:r>
            </m:sub>
          </m:sSub>
        </m:oMath>
      </m:oMathPara>
    </w:p>
    <w:bookmarkEnd w:id="92"/>
    <w:bookmarkEnd w:id="93"/>
    <w:bookmarkStart w:id="96" w:name="scalar-multiplication"/>
    <w:p>
      <w:pPr>
        <w:pStyle w:val="Heading3"/>
      </w:pPr>
      <w:r>
        <w:t xml:space="preserve">2.3 Scalar multiplication</w:t>
      </w:r>
    </w:p>
    <w:bookmarkStart w:id="94" w:name="def-scalar-mult"/>
    <w:p>
      <w:pPr>
        <w:pStyle w:val="FirstParagraph"/>
      </w:pPr>
      <w:r>
        <w:rPr>
          <w:b/>
          <w:bCs/>
        </w:rPr>
        <w:t xml:space="preserve">Definition 23 (Scalar multiplication)</w:t>
      </w:r>
      <w:r>
        <w:t xml:space="preserve"> </w:t>
      </w:r>
      <w:r>
        <w:t xml:space="preserve">The</w:t>
      </w:r>
      <w:r>
        <w:t xml:space="preserve"> </w:t>
      </w:r>
      <w:r>
        <w:rPr>
          <w:b/>
          <w:bCs/>
        </w:rPr>
        <w:t xml:space="preserve">scalar multiple</w:t>
      </w:r>
      <w:r>
        <w:t xml:space="preserve"> </w:t>
      </w:r>
      <w:r>
        <w:t xml:space="preserve">of a matrix</w:t>
      </w:r>
      <w:r>
        <w:t xml:space="preserve"> </w:t>
      </w:r>
      <m:oMath>
        <m:r>
          <m:rPr>
            <m:sty m:val="bi"/>
          </m:rPr>
          <m:t>A</m:t>
        </m:r>
      </m:oMath>
      <w:r>
        <w:t xml:space="preserve"> </w:t>
      </w:r>
      <w:r>
        <w:t xml:space="preserve">by a scalar</w:t>
      </w:r>
      <w:r>
        <w:t xml:space="preserve"> </w:t>
      </w:r>
      <m:oMath>
        <m:r>
          <m:t>c</m:t>
        </m:r>
      </m:oMath>
      <w:r>
        <w:t xml:space="preserve"> </w:t>
      </w:r>
      <w:r>
        <w:t xml:space="preserve">is:</w:t>
      </w:r>
    </w:p>
    <w:p>
      <w:pPr>
        <w:pStyle w:val="BodyText"/>
      </w:pPr>
      <m:oMathPara>
        <m:oMathParaPr>
          <m:jc m:val="center"/>
        </m:oMathParaPr>
        <m:oMath>
          <m:r>
            <m:rPr>
              <m:sty m:val="p"/>
            </m:rPr>
            <m:t>(</m:t>
          </m:r>
          <m:r>
            <m:t>c</m:t>
          </m:r>
          <m:r>
            <m:rPr>
              <m:sty m:val="bi"/>
            </m:rPr>
            <m:t>A</m:t>
          </m:r>
          <m:sSub>
            <m:e>
              <m:r>
                <m:rPr>
                  <m:sty m:val="p"/>
                </m:rPr>
                <m:t>)</m:t>
              </m:r>
            </m:e>
            <m:sub>
              <m:r>
                <m:t>i</m:t>
              </m:r>
              <m:r>
                <m:t>j</m:t>
              </m:r>
            </m:sub>
          </m:sSub>
          <m:r>
            <m:rPr>
              <m:sty m:val="p"/>
            </m:rPr>
            <m:t>=</m:t>
          </m:r>
          <m:r>
            <m:t>c</m:t>
          </m:r>
          <m:r>
            <m:rPr>
              <m:sty m:val="p"/>
            </m:rPr>
            <m:t>⋅</m:t>
          </m:r>
          <m:sSub>
            <m:e>
              <m:r>
                <m:t>a</m:t>
              </m:r>
            </m:e>
            <m:sub>
              <m:r>
                <m:t>i</m:t>
              </m:r>
              <m:r>
                <m:t>j</m:t>
              </m:r>
            </m:sub>
          </m:sSub>
        </m:oMath>
      </m:oMathPara>
    </w:p>
    <w:bookmarkEnd w:id="94"/>
    <w:bookmarkStart w:id="95" w:name="exm-scalar-mult"/>
    <w:p>
      <w:pPr>
        <w:pStyle w:val="FirstParagraph"/>
      </w:pPr>
      <w:r>
        <w:rPr>
          <w:b/>
          <w:bCs/>
        </w:rPr>
        <w:t xml:space="preserve">Example 17 (A scalar multiple)</w:t>
      </w:r>
    </w:p>
    <w:p>
      <w:pPr>
        <w:pStyle w:val="BodyText"/>
      </w:pPr>
      <m:oMathPara>
        <m:oMathParaPr>
          <m:jc m:val="center"/>
        </m:oMathParaPr>
        <m:oMath>
          <m:eqArr>
            <m:e>
              <m:r>
                <m:t>3</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2</m:t>
                        </m:r>
                      </m:e>
                    </m:mr>
                    <m:mr>
                      <m:e>
                        <m:r>
                          <m:t>0</m:t>
                        </m:r>
                      </m:e>
                      <m:e>
                        <m:r>
                          <m:t>4</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rPr>
                            <m:sty m:val="p"/>
                          </m:rPr>
                          <m:t>(</m:t>
                        </m:r>
                        <m:r>
                          <m:rPr>
                            <m:sty m:val="p"/>
                          </m:rPr>
                          <m:t>−</m:t>
                        </m:r>
                        <m:r>
                          <m:t>2</m:t>
                        </m:r>
                        <m:r>
                          <m:rPr>
                            <m:sty m:val="p"/>
                          </m:rPr>
                          <m:t>)</m:t>
                        </m:r>
                      </m:e>
                    </m:mr>
                    <m:mr>
                      <m:e>
                        <m:r>
                          <m:t>3</m:t>
                        </m:r>
                        <m:r>
                          <m:rPr>
                            <m:sty m:val="p"/>
                          </m:rPr>
                          <m:t>⋅</m:t>
                        </m:r>
                        <m:r>
                          <m:t>0</m:t>
                        </m:r>
                      </m:e>
                      <m:e>
                        <m:r>
                          <m:t>3</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6</m:t>
                        </m:r>
                      </m:e>
                    </m:mr>
                    <m:mr>
                      <m:e>
                        <m:r>
                          <m:t>0</m:t>
                        </m:r>
                      </m:e>
                      <m:e>
                        <m:r>
                          <m:t>12</m:t>
                        </m:r>
                      </m:e>
                    </m:mr>
                  </m:m>
                </m:e>
              </m:d>
              <m:r>
                <m:rPr>
                  <m:sty m:val="p"/>
                </m:rPr>
                <m:t>.</m:t>
              </m:r>
            </m:e>
          </m:eqArr>
        </m:oMath>
      </m:oMathPara>
    </w:p>
    <w:bookmarkEnd w:id="95"/>
    <w:bookmarkEnd w:id="96"/>
    <w:bookmarkStart w:id="105" w:name="matrix-multiplication"/>
    <w:p>
      <w:pPr>
        <w:pStyle w:val="Heading3"/>
      </w:pPr>
      <w:r>
        <w:t xml:space="preserve">2.4 Matrix multiplication</w:t>
      </w:r>
    </w:p>
    <w:bookmarkStart w:id="97" w:name="def-matrix-mult"/>
    <w:p>
      <w:pPr>
        <w:pStyle w:val="FirstParagraph"/>
      </w:pPr>
      <w:r>
        <w:rPr>
          <w:b/>
          <w:bCs/>
        </w:rPr>
        <w:t xml:space="preserve">Definition 24 (Matrix multiplication)</w:t>
      </w:r>
      <w:r>
        <w:t xml:space="preserve"> </w:t>
      </w:r>
      <w:r>
        <w:t xml:space="preserve">The</w:t>
      </w:r>
      <w:r>
        <w:t xml:space="preserve"> </w:t>
      </w:r>
      <w:r>
        <w:rPr>
          <w:b/>
          <w:bCs/>
        </w:rPr>
        <w:t xml:space="preserve">product</w:t>
      </w:r>
      <w:r>
        <w:t xml:space="preserve"> </w:t>
      </w:r>
      <w:r>
        <w:t xml:space="preserve">of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is the</w:t>
      </w:r>
      <w:r>
        <w:t xml:space="preserve"> </w:t>
      </w:r>
      <m:oMath>
        <m:r>
          <m:t>m</m:t>
        </m:r>
        <m:r>
          <m:rPr>
            <m:sty m:val="p"/>
          </m:rPr>
          <m:t>×</m:t>
        </m:r>
        <m:r>
          <m:t>n</m:t>
        </m:r>
      </m:oMath>
      <w:r>
        <w:t xml:space="preserve"> </w:t>
      </w:r>
      <w:r>
        <w:t xml:space="preserve">matrix</w:t>
      </w:r>
      <w:r>
        <w:t xml:space="preserve"> </w:t>
      </w:r>
      <m:oMath>
        <m:r>
          <m:rPr>
            <m:sty m:val="bi"/>
          </m:rPr>
          <m:t>C</m:t>
        </m:r>
        <m:r>
          <m:rPr>
            <m:sty m:val="p"/>
          </m:rPr>
          <m:t>=</m:t>
        </m:r>
        <m:r>
          <m:rPr>
            <m:sty m:val="bi"/>
          </m:rPr>
          <m:t>A</m:t>
        </m:r>
        <m:r>
          <m:rPr>
            <m:sty m:val="bi"/>
          </m:rPr>
          <m:t>B</m:t>
        </m:r>
      </m:oMath>
      <w:r>
        <w:t xml:space="preserve"> </w:t>
      </w:r>
      <w:r>
        <w:t xml:space="preserve">with entries:</w:t>
      </w:r>
    </w:p>
    <w:p>
      <w:pPr>
        <w:pStyle w:val="BodyText"/>
      </w:pPr>
      <m:oMathPara>
        <m:oMathParaPr>
          <m:jc m:val="center"/>
        </m:oMathParaPr>
        <m:oMath>
          <m:sSub>
            <m:e>
              <m:r>
                <m:t>c</m:t>
              </m:r>
            </m:e>
            <m:sub>
              <m:r>
                <m:t>i</m:t>
              </m:r>
              <m:r>
                <m:t>j</m:t>
              </m:r>
            </m:sub>
          </m:sSub>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j</m:t>
              </m:r>
            </m:sub>
          </m:sSub>
        </m:oMath>
      </m:oMathPara>
    </w:p>
    <w:bookmarkEnd w:id="97"/>
    <w:bookmarkStart w:id="98" w:name="rem-matmul-not-commutative"/>
    <w:p>
      <w:pPr>
        <w:pStyle w:val="FirstParagraph"/>
      </w:pPr>
      <w:r>
        <w:rPr>
          <w:i/>
          <w:iCs/>
        </w:rPr>
        <w:t xml:space="preserve">Remark 10</w:t>
      </w:r>
      <w:r>
        <w:t xml:space="preserve"> (Matrix multiplication is not commutative). </w:t>
      </w:r>
      <w:r>
        <w:t xml:space="preserve">When</w:t>
      </w:r>
      <w:r>
        <w:t xml:space="preserve"> </w:t>
      </w:r>
      <m:oMath>
        <m:r>
          <m:rPr>
            <m:sty m:val="bi"/>
          </m:rPr>
          <m:t>A</m:t>
        </m:r>
        <m:r>
          <m:rPr>
            <m:sty m:val="bi"/>
          </m:rPr>
          <m:t>B</m:t>
        </m:r>
      </m:oMath>
      <w:r>
        <w:t xml:space="preserve"> </w:t>
      </w:r>
      <w:r>
        <w:t xml:space="preserve">and</w:t>
      </w:r>
      <w:r>
        <w:t xml:space="preserve"> </w:t>
      </w:r>
      <m:oMath>
        <m:r>
          <m:rPr>
            <m:sty m:val="bi"/>
          </m:rPr>
          <m:t>B</m:t>
        </m:r>
        <m:r>
          <m:rPr>
            <m:sty m:val="bi"/>
          </m:rPr>
          <m:t>A</m:t>
        </m:r>
      </m:oMath>
      <w:r>
        <w:t xml:space="preserve"> </w:t>
      </w:r>
      <w:r>
        <w:t xml:space="preserve">are both defined,</w:t>
      </w:r>
      <w:r>
        <w:t xml:space="preserve"> </w:t>
      </w:r>
      <w:r>
        <w:t xml:space="preserve">they are usually different.</w:t>
      </w:r>
      <w:r>
        <w:t xml:space="preserve"> </w:t>
      </w:r>
      <w:r>
        <w:t xml:space="preserve">For example, with</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rPr>
              <m:sty m:val="p"/>
            </m:rPr>
            <m:t>,</m:t>
          </m:r>
        </m:oMath>
      </m:oMathPara>
    </w:p>
    <w:p>
      <w:pPr>
        <w:pStyle w:val="FirstParagraph"/>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e>
            <m:e>
              <m:r>
                <m:rPr>
                  <m:sty m:val="bi"/>
                </m:rPr>
                <m:t>B</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3</m:t>
                        </m:r>
                      </m:e>
                    </m:mr>
                  </m:m>
                </m:e>
              </m:d>
              <m:r>
                <m:rPr>
                  <m:sty m:val="p"/>
                </m:rPr>
                <m:t>,</m:t>
              </m:r>
            </m:e>
          </m:eqArr>
        </m:oMath>
      </m:oMathPara>
    </w:p>
    <w:p>
      <w:pPr>
        <w:pStyle w:val="FirstParagraph"/>
      </w:pPr>
      <w:r>
        <w:t xml:space="preserve">so</w:t>
      </w:r>
      <w:r>
        <w:t xml:space="preserve"> </w:t>
      </w:r>
      <m:oMath>
        <m:r>
          <m:rPr>
            <m:sty m:val="bi"/>
          </m:rPr>
          <m:t>A</m:t>
        </m:r>
        <m:r>
          <m:rPr>
            <m:sty m:val="bi"/>
          </m:rPr>
          <m:t>B</m:t>
        </m:r>
        <m:r>
          <m:rPr>
            <m:sty m:val="p"/>
          </m:rPr>
          <m:t>≠</m:t>
        </m:r>
        <m:r>
          <m:rPr>
            <m:sty m:val="bi"/>
          </m:rPr>
          <m:t>B</m:t>
        </m:r>
        <m:r>
          <m:rPr>
            <m:sty m:val="bi"/>
          </m:rPr>
          <m:t>A</m:t>
        </m:r>
      </m:oMath>
      <w:r>
        <w:t xml:space="preserve">.</w:t>
      </w:r>
    </w:p>
    <w:bookmarkEnd w:id="98"/>
    <w:bookmarkStart w:id="99" w:name="exm-dot-product-matmul"/>
    <w:p>
      <w:pPr>
        <w:pStyle w:val="BodyText"/>
      </w:pPr>
      <w:r>
        <w:rPr>
          <w:b/>
          <w:bCs/>
        </w:rPr>
        <w:t xml:space="preserve">Example 18 (Dot product as matrix multiplication)</w:t>
      </w:r>
      <w:r>
        <w:t xml:space="preserve"> </w:t>
      </w:r>
      <w:r>
        <w:t xml:space="preserve">The dot product of two column vectors</w:t>
      </w:r>
      <w:r>
        <w:t xml:space="preserve"> </w:t>
      </w:r>
      <m:oMath>
        <m:acc>
          <m:accPr>
            <m:chr m:val="̃"/>
          </m:accPr>
          <m:e>
            <m:r>
              <m:t>x</m:t>
            </m:r>
          </m:e>
        </m:acc>
      </m:oMath>
      <w:r>
        <w:t xml:space="preserve"> </w:t>
      </w:r>
      <w:r>
        <w:t xml:space="preserve">and</w:t>
      </w:r>
      <w:r>
        <w:t xml:space="preserve"> </w:t>
      </w:r>
      <m:oMath>
        <m:acc>
          <m:accPr>
            <m:chr m:val="̃"/>
          </m:accPr>
          <m:e>
            <m:r>
              <m:t>β</m:t>
            </m:r>
          </m:e>
        </m:acc>
      </m:oMath>
      <w:r>
        <w:t xml:space="preserve"> </w:t>
      </w:r>
      <w:r>
        <w:t xml:space="preserve">can be written as a matrix product of the row vector</w:t>
      </w:r>
      <w:r>
        <w:t xml:space="preserve"> </w:t>
      </w:r>
      <m:oMath>
        <m:sSup>
          <m:e>
            <m:acc>
              <m:accPr>
                <m:chr m:val="̃"/>
              </m:accPr>
              <m:e>
                <m:r>
                  <m:t>x</m:t>
                </m:r>
              </m:e>
            </m:acc>
          </m:e>
          <m:sup>
            <m:r>
              <m:rPr>
                <m:sty m:val="p"/>
              </m:rPr>
              <m:t>⊤</m:t>
            </m:r>
          </m:sup>
        </m:sSup>
      </m:oMath>
      <w:r>
        <w:t xml:space="preserve"> </w:t>
      </w:r>
      <w:r>
        <w:t xml:space="preserve">with the column vector</w:t>
      </w:r>
      <w:r>
        <w:t xml:space="preserve"> </w:t>
      </w:r>
      <m:oMath>
        <m:acc>
          <m:accPr>
            <m:chr m:val="̃"/>
          </m:accPr>
          <m:e>
            <m:r>
              <m:t>β</m:t>
            </m:r>
          </m:e>
        </m:acc>
      </m:oMath>
      <w:r>
        <w:t xml:space="preserve">:</w:t>
      </w:r>
    </w:p>
    <w:p>
      <w:pPr>
        <w:pStyle w:val="BodyText"/>
      </w:pPr>
      <m:oMathPara>
        <m:oMathParaPr>
          <m:jc m:val="center"/>
        </m:oMathParaPr>
        <m:oMath>
          <m:eqArr>
            <m:e>
              <m:acc>
                <m:accPr>
                  <m:chr m:val="̃"/>
                </m:accPr>
                <m:e>
                  <m:r>
                    <m:t>x</m:t>
                  </m:r>
                </m:e>
              </m:acc>
              <m:r>
                <m:rPr>
                  <m:sty m:val="p"/>
                </m:rPr>
                <m:t>⋅</m:t>
              </m:r>
              <m:acc>
                <m:accPr>
                  <m:chr m:val="̃"/>
                </m:accPr>
                <m:e>
                  <m:r>
                    <m:t>β</m:t>
                  </m:r>
                </m:e>
              </m:acc>
              <m:r>
                <m:t>&amp;</m:t>
              </m:r>
              <m:r>
                <m:rPr>
                  <m:sty m:val="p"/>
                </m:rPr>
                <m:t>=</m:t>
              </m:r>
              <m:sSup>
                <m:e>
                  <m:acc>
                    <m:accPr>
                      <m:chr m:val="̃"/>
                    </m:accPr>
                    <m:e>
                      <m:r>
                        <m:t>x</m:t>
                      </m:r>
                    </m:e>
                  </m:acc>
                </m:e>
                <m:sup>
                  <m:r>
                    <m:rPr>
                      <m:sty m:val="p"/>
                    </m:rPr>
                    <m:t>⊤</m:t>
                  </m:r>
                </m:sup>
              </m:sSup>
              <m:r>
                <m:t> </m:t>
              </m:r>
              <m:acc>
                <m:accPr>
                  <m:chr m:val="̃"/>
                </m:accPr>
                <m:e>
                  <m:r>
                    <m:t>β</m:t>
                  </m:r>
                </m:e>
              </m:acc>
            </m:e>
            <m:e>
              <m:r>
                <m:t>&amp;</m:t>
              </m:r>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d>
                <m:dPr>
                  <m:begChr m:val="["/>
                  <m:sepChr m:val=""/>
                  <m:endChr m:val="]"/>
                  <m:grow/>
                </m:dPr>
                <m:e>
                  <m:m>
                    <m:mPr>
                      <m:baseJc m:val="center"/>
                      <m:plcHide m:val="on"/>
                      <m:mcs>
                        <m:mc>
                          <m:mcPr>
                            <m:mcJc m:val="center"/>
                            <m:count m:val="1"/>
                          </m:mcPr>
                        </m:mc>
                      </m:mcs>
                    </m:mPr>
                    <m:mr>
                      <m:e>
                        <m:sSub>
                          <m:e>
                            <m:r>
                              <m:t>β</m:t>
                            </m:r>
                          </m:e>
                          <m:sub>
                            <m:r>
                              <m:t>1</m:t>
                            </m:r>
                          </m:sub>
                        </m:sSub>
                      </m:e>
                    </m:mr>
                    <m:mr>
                      <m:e>
                        <m:sSub>
                          <m:e>
                            <m:r>
                              <m:t>β</m:t>
                            </m:r>
                          </m:e>
                          <m:sub>
                            <m:r>
                              <m:t>2</m:t>
                            </m:r>
                          </m:sub>
                        </m:sSub>
                      </m:e>
                    </m:mr>
                    <m:mr>
                      <m:e>
                        <m:r>
                          <m:rPr>
                            <m:sty m:val="p"/>
                          </m:rPr>
                          <m:t>⋮</m:t>
                        </m:r>
                      </m:e>
                    </m:mr>
                    <m:mr>
                      <m:e>
                        <m:sSub>
                          <m:e>
                            <m:r>
                              <m:t>β</m:t>
                            </m:r>
                          </m:e>
                          <m:sub>
                            <m:r>
                              <m:t>p</m:t>
                            </m:r>
                          </m:sub>
                        </m:sSub>
                      </m:e>
                    </m:mr>
                  </m:m>
                </m:e>
              </m:d>
            </m:e>
            <m:e>
              <m:r>
                <m:t>&amp;</m:t>
              </m:r>
              <m:r>
                <m:rPr>
                  <m:sty m:val="p"/>
                </m:rPr>
                <m:t>=</m:t>
              </m:r>
              <m:sSub>
                <m:e>
                  <m:r>
                    <m:t>x</m:t>
                  </m:r>
                </m:e>
                <m:sub>
                  <m:r>
                    <m:t>1</m:t>
                  </m:r>
                </m:sub>
              </m:sSub>
              <m:sSub>
                <m:e>
                  <m:r>
                    <m:t>β</m:t>
                  </m:r>
                </m:e>
                <m:sub>
                  <m:r>
                    <m:t>1</m:t>
                  </m:r>
                </m:sub>
              </m:sSub>
              <m:r>
                <m:rPr>
                  <m:sty m:val="p"/>
                </m:rPr>
                <m:t>+</m:t>
              </m:r>
              <m:sSub>
                <m:e>
                  <m:r>
                    <m:t>x</m:t>
                  </m:r>
                </m:e>
                <m:sub>
                  <m:r>
                    <m:t>2</m:t>
                  </m:r>
                </m:sub>
              </m:sSub>
              <m:sSub>
                <m:e>
                  <m:r>
                    <m:t>β</m:t>
                  </m:r>
                </m:e>
                <m:sub>
                  <m:r>
                    <m:t>2</m:t>
                  </m:r>
                </m:sub>
              </m:sSub>
              <m:r>
                <m:rPr>
                  <m:sty m:val="p"/>
                </m:rPr>
                <m:t>+</m:t>
              </m:r>
              <m:r>
                <m:rPr>
                  <m:sty m:val="p"/>
                </m:rPr>
                <m:t>⋯</m:t>
              </m:r>
              <m:r>
                <m:rPr>
                  <m:sty m:val="p"/>
                </m:rPr>
                <m:t>+</m:t>
              </m:r>
              <m:sSub>
                <m:e>
                  <m:r>
                    <m:t>x</m:t>
                  </m:r>
                </m:e>
                <m:sub>
                  <m:r>
                    <m:t>p</m:t>
                  </m:r>
                </m:sub>
              </m:sSub>
              <m:sSub>
                <m:e>
                  <m:r>
                    <m:t>β</m:t>
                  </m:r>
                </m:e>
                <m:sub>
                  <m:r>
                    <m:t>p</m:t>
                  </m:r>
                </m:sub>
              </m:sSub>
            </m:e>
          </m:eqArr>
        </m:oMath>
      </m:oMathPara>
    </w:p>
    <w:bookmarkEnd w:id="99"/>
    <w:bookmarkStart w:id="100" w:name="thm-matmul-assoc"/>
    <w:p>
      <w:pPr>
        <w:pStyle w:val="FirstParagraph"/>
      </w:pPr>
      <w:r>
        <w:rPr>
          <w:b/>
          <w:bCs/>
        </w:rPr>
        <w:t xml:space="preserve">Theorem 8 (Matrix multiplication is associative)</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w:t>
      </w:r>
      <w:r>
        <w:t xml:space="preserve"> </w:t>
      </w:r>
      <w:r>
        <w:t xml:space="preserve">a</w:t>
      </w:r>
      <w:r>
        <w:t xml:space="preserve"> </w:t>
      </w:r>
      <m:oMath>
        <m:r>
          <m:t>k</m:t>
        </m:r>
        <m:r>
          <m:rPr>
            <m:sty m:val="p"/>
          </m:rPr>
          <m:t>×</m:t>
        </m:r>
        <m:r>
          <m:t>l</m:t>
        </m:r>
      </m:oMath>
      <w:r>
        <w:t xml:space="preserve"> </w:t>
      </w:r>
      <w:r>
        <w:t xml:space="preserve">matrix</w:t>
      </w:r>
      <w:r>
        <w:t xml:space="preserve"> </w:t>
      </w:r>
      <m:oMath>
        <m:r>
          <m:rPr>
            <m:sty m:val="bi"/>
          </m:rPr>
          <m:t>B</m:t>
        </m:r>
      </m:oMath>
      <w:r>
        <w:t xml:space="preserve">,</w:t>
      </w:r>
      <w:r>
        <w:t xml:space="preserve"> </w:t>
      </w:r>
      <w:r>
        <w:t xml:space="preserve">and an</w:t>
      </w:r>
      <w:r>
        <w:t xml:space="preserve"> </w:t>
      </w:r>
      <m:oMath>
        <m:r>
          <m:t>l</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limLow>
            <m:e>
              <m:limLow>
                <m:e>
                  <m:r>
                    <m:rPr>
                      <m:sty m:val="p"/>
                    </m:rPr>
                    <m:t>(</m:t>
                  </m:r>
                  <m:r>
                    <m:rPr>
                      <m:sty m:val="bi"/>
                    </m:rPr>
                    <m:t>A</m:t>
                  </m:r>
                  <m:r>
                    <m:rPr>
                      <m:sty m:val="bi"/>
                    </m:rPr>
                    <m:t>B</m:t>
                  </m:r>
                  <m:r>
                    <m:rPr>
                      <m:sty m:val="p"/>
                    </m:rPr>
                    <m:t>)</m:t>
                  </m:r>
                  <m:r>
                    <m:rPr>
                      <m:sty m:val="bi"/>
                    </m:rPr>
                    <m:t>C</m:t>
                  </m:r>
                </m:e>
                <m:lim>
                  <m:r>
                    <m:rPr>
                      <m:sty m:val="p"/>
                    </m:rPr>
                    <m:t>⏟</m:t>
                  </m:r>
                </m:lim>
              </m:limLow>
            </m:e>
            <m:lim>
              <m:r>
                <m:t>m</m:t>
              </m:r>
              <m:r>
                <m:rPr>
                  <m:sty m:val="p"/>
                </m:rPr>
                <m:t>×</m:t>
              </m:r>
              <m:r>
                <m:t>n</m:t>
              </m:r>
            </m:lim>
          </m:limLow>
          <m:r>
            <m:rPr>
              <m:sty m:val="p"/>
            </m:rPr>
            <m:t>=</m:t>
          </m:r>
          <m:limLow>
            <m:e>
              <m:limLow>
                <m:e>
                  <m:r>
                    <m:rPr>
                      <m:sty m:val="bi"/>
                    </m:rPr>
                    <m:t>A</m:t>
                  </m:r>
                  <m:r>
                    <m:rPr>
                      <m:sty m:val="p"/>
                    </m:rPr>
                    <m:t>(</m:t>
                  </m:r>
                  <m:r>
                    <m:rPr>
                      <m:sty m:val="bi"/>
                    </m:rPr>
                    <m:t>B</m:t>
                  </m:r>
                  <m:r>
                    <m:rPr>
                      <m:sty m:val="bi"/>
                    </m:rPr>
                    <m:t>C</m:t>
                  </m:r>
                  <m:r>
                    <m:rPr>
                      <m:sty m:val="p"/>
                    </m:rPr>
                    <m:t>)</m:t>
                  </m:r>
                </m:e>
                <m:lim>
                  <m:r>
                    <m:rPr>
                      <m:sty m:val="p"/>
                    </m:rPr>
                    <m:t>⏟</m:t>
                  </m:r>
                </m:lim>
              </m:limLow>
            </m:e>
            <m:lim>
              <m:r>
                <m:t>m</m:t>
              </m:r>
              <m:r>
                <m:rPr>
                  <m:sty m:val="p"/>
                </m:rPr>
                <m:t>×</m:t>
              </m:r>
              <m:r>
                <m:t>n</m:t>
              </m:r>
            </m:lim>
          </m:limLow>
        </m:oMath>
      </m:oMathPara>
    </w:p>
    <w:bookmarkEnd w:id="100"/>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 from 4:</w:t>
      </w:r>
    </w:p>
    <w:p>
      <w:pPr>
        <w:pStyle w:val="BodyText"/>
      </w:pPr>
      <m:oMathPara>
        <m:oMathParaPr>
          <m:jc m:val="center"/>
        </m:oMathParaPr>
        <m:oMath>
          <m:eqArr>
            <m:e>
              <m:r>
                <m:t>​</m:t>
              </m:r>
              <m:d>
                <m:dPr>
                  <m:begChr m:val="["/>
                  <m:sepChr m:val=""/>
                  <m:endChr m:val="]"/>
                  <m:grow/>
                </m:dPr>
                <m:e>
                  <m:r>
                    <m:rPr>
                      <m:sty m:val="p"/>
                    </m:rPr>
                    <m:t>(</m:t>
                  </m:r>
                  <m:r>
                    <m:rPr>
                      <m:sty m:val="bi"/>
                    </m:rPr>
                    <m:t>A</m:t>
                  </m:r>
                  <m:r>
                    <m:rPr>
                      <m:sty m:val="bi"/>
                    </m:rPr>
                    <m:t>B</m:t>
                  </m:r>
                  <m:r>
                    <m:rPr>
                      <m:sty m:val="p"/>
                    </m:rPr>
                    <m:t>)</m:t>
                  </m:r>
                  <m:r>
                    <m:rPr>
                      <m:sty m:val="bi"/>
                    </m:rPr>
                    <m:t>C</m:t>
                  </m:r>
                </m:e>
              </m:d>
              <m:sSub>
                <m:e>
                  <m:r>
                    <m:t>​</m:t>
                  </m:r>
                </m:e>
                <m:sub>
                  <m:r>
                    <m:t>i</m:t>
                  </m:r>
                  <m:r>
                    <m:t>j</m:t>
                  </m:r>
                </m:sub>
              </m:sSub>
              <m:r>
                <m:t>&amp;</m:t>
              </m:r>
              <m:r>
                <m:rPr>
                  <m:sty m:val="p"/>
                </m:rPr>
                <m:t>=</m:t>
              </m:r>
              <m:nary>
                <m:naryPr>
                  <m:chr m:val="∑"/>
                  <m:limLoc m:val="undOvr"/>
                  <m:subHide m:val="off"/>
                  <m:supHide m:val="off"/>
                </m:naryPr>
                <m:sub>
                  <m:r>
                    <m:t>t</m:t>
                  </m:r>
                  <m:r>
                    <m:rPr>
                      <m:sty m:val="p"/>
                    </m:rPr>
                    <m:t>=</m:t>
                  </m:r>
                  <m:r>
                    <m:t>1</m:t>
                  </m:r>
                </m:sub>
                <m:sup>
                  <m:r>
                    <m:t>l</m:t>
                  </m:r>
                </m:sup>
                <m:e>
                  <m:r>
                    <m:rPr>
                      <m:sty m:val="p"/>
                    </m:rPr>
                    <m:t>(</m:t>
                  </m:r>
                </m:e>
              </m:nary>
              <m:r>
                <m:rPr>
                  <m:sty m:val="bi"/>
                </m:rPr>
                <m:t>A</m:t>
              </m:r>
              <m:r>
                <m:rPr>
                  <m:sty m:val="bi"/>
                </m:rPr>
                <m:t>B</m:t>
              </m:r>
              <m:sSub>
                <m:e>
                  <m:r>
                    <m:rPr>
                      <m:sty m:val="p"/>
                    </m:rPr>
                    <m:t>)</m:t>
                  </m:r>
                </m:e>
                <m:sub>
                  <m:r>
                    <m:t>i</m:t>
                  </m:r>
                  <m:r>
                    <m:t>t</m:t>
                  </m:r>
                </m:sub>
              </m:sSub>
              <m:r>
                <m:t> </m:t>
              </m:r>
              <m:sSub>
                <m:e>
                  <m:r>
                    <m:t>c</m:t>
                  </m:r>
                </m:e>
                <m:sub>
                  <m:r>
                    <m:t>t</m:t>
                  </m:r>
                  <m:r>
                    <m:t>j</m:t>
                  </m:r>
                </m:sub>
              </m:sSub>
              <m:r>
                <m:t>&amp;</m:t>
              </m:r>
              <m:r>
                <m:t>&amp;</m:t>
              </m:r>
              <m:r>
                <m:rPr>
                  <m:nor/>
                  <m:sty m:val="p"/>
                </m:rPr>
                <m:t>(definition of </m:t>
              </m:r>
              <m:r>
                <m:rPr>
                  <m:sty m:val="p"/>
                </m:rPr>
                <m:t>(</m:t>
              </m:r>
              <m:r>
                <m:rPr>
                  <m:sty m:val="bi"/>
                </m:rPr>
                <m:t>A</m:t>
              </m:r>
              <m:r>
                <m:rPr>
                  <m:sty m:val="bi"/>
                </m:rPr>
                <m:t>B</m:t>
              </m:r>
              <m:r>
                <m:rPr>
                  <m:sty m:val="p"/>
                </m:rPr>
                <m:t>)</m:t>
              </m:r>
              <m:r>
                <m:rPr>
                  <m:sty m:val="bi"/>
                </m:rPr>
                <m:t>C</m:t>
              </m:r>
              <m:r>
                <m:rPr>
                  <m:nor/>
                  <m:sty m:val="p"/>
                </m:rPr>
                <m:t>)</m:t>
              </m:r>
            </m:e>
            <m:e>
              <m:r>
                <m:t>&amp;</m:t>
              </m:r>
              <m:r>
                <m:rPr>
                  <m:sty m:val="p"/>
                </m:rPr>
                <m:t>=</m:t>
              </m:r>
              <m:nary>
                <m:naryPr>
                  <m:chr m:val="∑"/>
                  <m:limLoc m:val="undOvr"/>
                  <m:subHide m:val="off"/>
                  <m:supHide m:val="off"/>
                </m:naryPr>
                <m:sub>
                  <m:r>
                    <m:t>t</m:t>
                  </m:r>
                  <m:r>
                    <m:rPr>
                      <m:sty m:val="p"/>
                    </m:rPr>
                    <m:t>=</m:t>
                  </m:r>
                  <m:r>
                    <m:t>1</m:t>
                  </m:r>
                </m:sub>
                <m:sup>
                  <m:r>
                    <m:t>l</m:t>
                  </m:r>
                </m:sup>
                <m:e>
                  <m:r>
                    <m:t>​</m:t>
                  </m:r>
                </m:e>
              </m:nary>
              <m:d>
                <m:dPr>
                  <m:begChr m:val="("/>
                  <m:sepChr m:val=""/>
                  <m:endChr m:val=")"/>
                  <m:grow/>
                </m:dPr>
                <m:e>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t</m:t>
                      </m:r>
                    </m:sub>
                  </m:sSub>
                </m:e>
              </m:d>
              <m:r>
                <m:t>​</m:t>
              </m:r>
              <m:sSub>
                <m:e>
                  <m:r>
                    <m:t>c</m:t>
                  </m:r>
                </m:e>
                <m:sub>
                  <m:r>
                    <m:t>t</m:t>
                  </m:r>
                  <m:r>
                    <m:t>j</m:t>
                  </m:r>
                </m:sub>
              </m:sSub>
              <m:r>
                <m:t>&amp;</m:t>
              </m:r>
              <m:r>
                <m:t>&amp;</m:t>
              </m:r>
              <m:r>
                <m:rPr>
                  <m:nor/>
                  <m:sty m:val="p"/>
                </m:rPr>
                <m:t>(definition of </m:t>
              </m:r>
              <m:r>
                <m:rPr>
                  <m:sty m:val="bi"/>
                </m:rPr>
                <m:t>A</m:t>
              </m:r>
              <m:r>
                <m:rPr>
                  <m:sty m:val="bi"/>
                </m:rPr>
                <m:t>B</m:t>
              </m:r>
              <m:r>
                <m:rPr>
                  <m:nor/>
                  <m:sty m:val="p"/>
                </m:rPr>
                <m:t>)</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m:t>
              </m:r>
              <m:d>
                <m:dPr>
                  <m:begChr m:val="("/>
                  <m:sepChr m:val=""/>
                  <m:endChr m:val=")"/>
                  <m:grow/>
                </m:dPr>
                <m:e>
                  <m:nary>
                    <m:naryPr>
                      <m:chr m:val="∑"/>
                      <m:limLoc m:val="undOvr"/>
                      <m:subHide m:val="off"/>
                      <m:supHide m:val="off"/>
                    </m:naryPr>
                    <m:sub>
                      <m:r>
                        <m:t>t</m:t>
                      </m:r>
                      <m:r>
                        <m:rPr>
                          <m:sty m:val="p"/>
                        </m:rPr>
                        <m:t>=</m:t>
                      </m:r>
                      <m:r>
                        <m:t>1</m:t>
                      </m:r>
                    </m:sub>
                    <m:sup>
                      <m:r>
                        <m:t>l</m:t>
                      </m:r>
                    </m:sup>
                    <m:e>
                      <m:sSub>
                        <m:e>
                          <m:r>
                            <m:t>b</m:t>
                          </m:r>
                        </m:e>
                        <m:sub>
                          <m:r>
                            <m:t>s</m:t>
                          </m:r>
                          <m:r>
                            <m:t>t</m:t>
                          </m:r>
                        </m:sub>
                      </m:sSub>
                    </m:e>
                  </m:nary>
                  <m:r>
                    <m:t> </m:t>
                  </m:r>
                  <m:sSub>
                    <m:e>
                      <m:r>
                        <m:t>c</m:t>
                      </m:r>
                    </m:e>
                    <m:sub>
                      <m:r>
                        <m:t>t</m:t>
                      </m:r>
                      <m:r>
                        <m:t>j</m:t>
                      </m:r>
                    </m:sub>
                  </m:sSub>
                </m:e>
              </m:d>
              <m:r>
                <m:t>​</m:t>
              </m:r>
              <m:r>
                <m:t>&amp;</m:t>
              </m:r>
              <m:r>
                <m:t>&amp;</m:t>
              </m:r>
              <m:r>
                <m:rPr>
                  <m:nor/>
                  <m:sty m:val="p"/>
                </m:rPr>
                <m:t>(distribute and swap the finite sums)</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r>
                <m:rPr>
                  <m:sty m:val="p"/>
                </m:rPr>
                <m:t>(</m:t>
              </m:r>
              <m:r>
                <m:rPr>
                  <m:sty m:val="bi"/>
                </m:rPr>
                <m:t>B</m:t>
              </m:r>
              <m:r>
                <m:rPr>
                  <m:sty m:val="bi"/>
                </m:rPr>
                <m:t>C</m:t>
              </m:r>
              <m:sSub>
                <m:e>
                  <m:r>
                    <m:rPr>
                      <m:sty m:val="p"/>
                    </m:rPr>
                    <m:t>)</m:t>
                  </m:r>
                </m:e>
                <m:sub>
                  <m:r>
                    <m:t>s</m:t>
                  </m:r>
                  <m:r>
                    <m:t>j</m:t>
                  </m:r>
                </m:sub>
              </m:sSub>
              <m:r>
                <m:t>&amp;</m:t>
              </m:r>
              <m:r>
                <m:t>&amp;</m:t>
              </m:r>
              <m:r>
                <m:rPr>
                  <m:nor/>
                  <m:sty m:val="p"/>
                </m:rPr>
                <m:t>(definition of </m:t>
              </m:r>
              <m:r>
                <m:rPr>
                  <m:sty m:val="bi"/>
                </m:rPr>
                <m:t>B</m:t>
              </m:r>
              <m:r>
                <m:rPr>
                  <m:sty m:val="bi"/>
                </m:rPr>
                <m:t>C</m:t>
              </m:r>
              <m:r>
                <m:rPr>
                  <m:nor/>
                  <m:sty m:val="p"/>
                </m:rPr>
                <m:t>)</m:t>
              </m:r>
            </m:e>
            <m:e>
              <m:r>
                <m:t>&amp;</m:t>
              </m:r>
              <m:r>
                <m:rPr>
                  <m:sty m:val="p"/>
                </m:rPr>
                <m:t>=</m:t>
              </m:r>
              <m:r>
                <m:t>​</m:t>
              </m:r>
              <m:d>
                <m:dPr>
                  <m:begChr m:val="["/>
                  <m:sepChr m:val=""/>
                  <m:endChr m:val="]"/>
                  <m:grow/>
                </m:dPr>
                <m:e>
                  <m:r>
                    <m:rPr>
                      <m:sty m:val="bi"/>
                    </m:rPr>
                    <m:t>A</m:t>
                  </m:r>
                  <m:r>
                    <m:rPr>
                      <m:sty m:val="p"/>
                    </m:rPr>
                    <m:t>(</m:t>
                  </m:r>
                  <m:r>
                    <m:rPr>
                      <m:sty m:val="bi"/>
                    </m:rPr>
                    <m:t>B</m:t>
                  </m:r>
                  <m:r>
                    <m:rPr>
                      <m:sty m:val="bi"/>
                    </m:rPr>
                    <m:t>C</m:t>
                  </m:r>
                  <m:r>
                    <m:rPr>
                      <m:sty m:val="p"/>
                    </m:rPr>
                    <m:t>)</m:t>
                  </m:r>
                </m:e>
              </m:d>
              <m:sSub>
                <m:e>
                  <m:r>
                    <m:t>​</m:t>
                  </m:r>
                </m:e>
                <m:sub>
                  <m:r>
                    <m:t>i</m:t>
                  </m:r>
                  <m:r>
                    <m:t>j</m:t>
                  </m:r>
                </m:sub>
              </m:sSub>
              <m:r>
                <m:t>&amp;</m:t>
              </m:r>
              <m:r>
                <m:t>&amp;</m:t>
              </m:r>
              <m:r>
                <m:rPr>
                  <m:nor/>
                  <m:sty m:val="p"/>
                </m:rPr>
                <m:t>(definition of </m:t>
              </m:r>
              <m:r>
                <m:rPr>
                  <m:sty m:val="bi"/>
                </m:rPr>
                <m:t>A</m:t>
              </m:r>
              <m:r>
                <m:rPr>
                  <m:sty m:val="p"/>
                </m:rPr>
                <m:t>(</m:t>
              </m:r>
              <m:r>
                <m:rPr>
                  <m:sty m:val="bi"/>
                </m:rPr>
                <m:t>B</m:t>
              </m:r>
              <m:r>
                <m:rPr>
                  <m:sty m:val="bi"/>
                </m:rPr>
                <m:t>C</m:t>
              </m:r>
              <m:r>
                <m:rPr>
                  <m:sty m:val="p"/>
                </m:rPr>
                <m:t>)</m:t>
              </m:r>
              <m:r>
                <m:rPr>
                  <m:nor/>
                  <m:sty m:val="p"/>
                </m:rPr>
                <m:t>)</m:t>
              </m:r>
            </m:e>
          </m:eqArr>
        </m:oMath>
      </m:oMathPara>
    </w:p>
    <w:bookmarkStart w:id="102" w:name="thm-matmul-distrib"/>
    <w:p>
      <w:pPr>
        <w:pStyle w:val="FirstParagraph"/>
      </w:pPr>
      <w:r>
        <w:rPr>
          <w:b/>
          <w:bCs/>
        </w:rPr>
        <w:t xml:space="preserve">Theorem 9 (Matrix multiplication is distributive over addition)</w:t>
      </w:r>
      <w:r>
        <w:t xml:space="preserve"> </w:t>
      </w:r>
      <w:r>
        <w:t xml:space="preserve">Matrix multiplication</w:t>
      </w:r>
      <w:r>
        <w:t xml:space="preserve"> </w:t>
      </w:r>
      <w:hyperlink r:id="rId101">
        <w:r>
          <w:rPr>
            <w:rStyle w:val="Hyperlink"/>
          </w:rPr>
          <w:t xml:space="preserve">distributes</w:t>
        </w:r>
      </w:hyperlink>
      <w:r>
        <w:t xml:space="preserve"> </w:t>
      </w:r>
      <w:r>
        <w:t xml:space="preserve">over addition from the left and from the right.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w:t>
      </w:r>
      <w:r>
        <w:t xml:space="preserve"> </w:t>
      </w:r>
      <m:oMath>
        <m:r>
          <m:t>k</m:t>
        </m:r>
        <m:r>
          <m:rPr>
            <m:sty m:val="p"/>
          </m:rPr>
          <m:t>×</m:t>
        </m:r>
        <m:r>
          <m:t>n</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m:oMathPara>
    </w:p>
    <w:p>
      <w:pPr>
        <w:pStyle w:val="FirstParagraph"/>
      </w:pPr>
      <w:r>
        <w:t xml:space="preserve">For</w:t>
      </w:r>
      <w:r>
        <w:t xml:space="preserve"> </w:t>
      </w:r>
      <m:oMath>
        <m:r>
          <m:t>m</m:t>
        </m:r>
        <m:r>
          <m:rPr>
            <m:sty m:val="p"/>
          </m:rPr>
          <m:t>×</m:t>
        </m:r>
        <m:r>
          <m:t>k</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bi"/>
            </m:rPr>
            <m:t>C</m:t>
          </m:r>
          <m:r>
            <m:rPr>
              <m:sty m:val="p"/>
            </m:rPr>
            <m:t>=</m:t>
          </m:r>
          <m:r>
            <m:rPr>
              <m:sty m:val="bi"/>
            </m:rPr>
            <m:t>A</m:t>
          </m:r>
          <m:r>
            <m:rPr>
              <m:sty m:val="bi"/>
            </m:rPr>
            <m:t>C</m:t>
          </m:r>
          <m:r>
            <m:rPr>
              <m:sty m:val="p"/>
            </m:rPr>
            <m:t>+</m:t>
          </m:r>
          <m:r>
            <m:rPr>
              <m:sty m:val="bi"/>
            </m:rPr>
            <m:t>B</m:t>
          </m:r>
          <m:r>
            <m:rPr>
              <m:sty m:val="bi"/>
            </m:rPr>
            <m:t>C</m:t>
          </m:r>
        </m:oMath>
      </m:oMathPara>
    </w:p>
    <w:bookmarkEnd w:id="102"/>
    <w:bookmarkStart w:id="103" w:name="exr-shape-rule"/>
    <w:p>
      <w:pPr>
        <w:pStyle w:val="FirstParagraph"/>
      </w:pPr>
      <w:r>
        <w:rPr>
          <w:b/>
          <w:bCs/>
        </w:rPr>
        <w:t xml:space="preserve">Exercise 4 (Which of these products are defined?)</w:t>
      </w:r>
      <w:r>
        <w:t xml:space="preserve"> </w:t>
      </w:r>
      <w:r>
        <w:t xml:space="preserve">Let</w:t>
      </w:r>
      <w:r>
        <w:t xml:space="preserve"> </w:t>
      </w:r>
      <m:oMath>
        <m:r>
          <m:rPr>
            <m:sty m:val="bi"/>
          </m:rPr>
          <m:t>A</m:t>
        </m:r>
      </m:oMath>
      <w:r>
        <w:t xml:space="preserve"> </w:t>
      </w:r>
      <w:r>
        <w:t xml:space="preserve">be</w:t>
      </w:r>
      <w:r>
        <w:t xml:space="preserve"> </w:t>
      </w:r>
      <m:oMath>
        <m:r>
          <m:t>4</m:t>
        </m:r>
        <m:r>
          <m:rPr>
            <m:sty m:val="p"/>
          </m:rPr>
          <m:t>×</m:t>
        </m:r>
        <m:r>
          <m:t>3</m:t>
        </m:r>
      </m:oMath>
      <w:r>
        <w:t xml:space="preserve">, let</w:t>
      </w:r>
      <w:r>
        <w:t xml:space="preserve"> </w:t>
      </w:r>
      <m:oMath>
        <m:r>
          <m:rPr>
            <m:sty m:val="bi"/>
          </m:rPr>
          <m:t>B</m:t>
        </m:r>
      </m:oMath>
      <w:r>
        <w:t xml:space="preserve"> </w:t>
      </w:r>
      <w:r>
        <w:t xml:space="preserve">be</w:t>
      </w:r>
      <w:r>
        <w:t xml:space="preserve"> </w:t>
      </w:r>
      <m:oMath>
        <m:r>
          <m:t>3</m:t>
        </m:r>
        <m:r>
          <m:rPr>
            <m:sty m:val="p"/>
          </m:rPr>
          <m:t>×</m:t>
        </m:r>
        <m:r>
          <m:t>2</m:t>
        </m:r>
      </m:oMath>
      <w:r>
        <w:t xml:space="preserve">, and let</w:t>
      </w:r>
      <w:r>
        <w:t xml:space="preserve"> </w:t>
      </w:r>
      <m:oMath>
        <m:acc>
          <m:accPr>
            <m:chr m:val="̃"/>
          </m:accPr>
          <m:e>
            <m:r>
              <m:t>x</m:t>
            </m:r>
          </m:e>
        </m:acc>
        <m:r>
          <m:rPr>
            <m:sty m:val="p"/>
          </m:rPr>
          <m:t>∈</m:t>
        </m:r>
        <m:sSup>
          <m:e>
            <m:r>
              <m:rPr>
                <m:scr m:val="double-struck"/>
                <m:sty m:val="p"/>
              </m:rPr>
              <m:t>R</m:t>
            </m:r>
          </m:e>
          <m:sup>
            <m:r>
              <m:t>3</m:t>
            </m:r>
          </m:sup>
        </m:sSup>
      </m:oMath>
      <w:r>
        <w:t xml:space="preserve">.</w:t>
      </w:r>
      <w:r>
        <w:t xml:space="preserve"> </w:t>
      </w:r>
      <w:r>
        <w:t xml:space="preserve">For each expression, say whether it is defined,</w:t>
      </w:r>
      <w:r>
        <w:t xml:space="preserve"> </w:t>
      </w:r>
      <w:r>
        <w:t xml:space="preserve">and if so give the shape of the result:</w:t>
      </w:r>
    </w:p>
    <w:p>
      <w:pPr>
        <w:pStyle w:val="Compact"/>
        <w:numPr>
          <w:ilvl w:val="0"/>
          <w:numId w:val="1007"/>
        </w:numPr>
      </w:pPr>
      <m:oMath>
        <m:r>
          <m:rPr>
            <m:sty m:val="bi"/>
          </m:rPr>
          <m:t>A</m:t>
        </m:r>
        <m:r>
          <m:rPr>
            <m:sty m:val="bi"/>
          </m:rPr>
          <m:t>B</m:t>
        </m:r>
      </m:oMath>
      <w:r>
        <w:t xml:space="preserve">​</w:t>
      </w:r>
    </w:p>
    <w:p>
      <w:pPr>
        <w:pStyle w:val="Compact"/>
        <w:numPr>
          <w:ilvl w:val="0"/>
          <w:numId w:val="1007"/>
        </w:numPr>
      </w:pPr>
      <m:oMath>
        <m:r>
          <m:rPr>
            <m:sty m:val="bi"/>
          </m:rPr>
          <m:t>B</m:t>
        </m:r>
        <m:r>
          <m:rPr>
            <m:sty m:val="bi"/>
          </m:rPr>
          <m:t>A</m:t>
        </m:r>
      </m:oMath>
      <w:r>
        <w:t xml:space="preserve">​</w:t>
      </w:r>
    </w:p>
    <w:p>
      <w:pPr>
        <w:pStyle w:val="Compact"/>
        <w:numPr>
          <w:ilvl w:val="0"/>
          <w:numId w:val="1007"/>
        </w:numPr>
      </w:pPr>
      <m:oMath>
        <m:r>
          <m:rPr>
            <m:sty m:val="bi"/>
          </m:rPr>
          <m:t>A</m:t>
        </m:r>
        <m:acc>
          <m:accPr>
            <m:chr m:val="̃"/>
          </m:accPr>
          <m:e>
            <m:r>
              <m:t>x</m:t>
            </m:r>
          </m:e>
        </m:acc>
      </m:oMath>
      <w:r>
        <w:t xml:space="preserve">​</w:t>
      </w:r>
    </w:p>
    <w:p>
      <w:pPr>
        <w:pStyle w:val="Compact"/>
        <w:numPr>
          <w:ilvl w:val="0"/>
          <w:numId w:val="1007"/>
        </w:numPr>
      </w:pPr>
      <m:oMath>
        <m:sSup>
          <m:e>
            <m:acc>
              <m:accPr>
                <m:chr m:val="̃"/>
              </m:accPr>
              <m:e>
                <m:r>
                  <m:t>x</m:t>
                </m:r>
              </m:e>
            </m:acc>
          </m:e>
          <m:sup>
            <m:r>
              <m:rPr>
                <m:sty m:val="p"/>
              </m:rPr>
              <m:t>⊤</m:t>
            </m:r>
          </m:sup>
        </m:sSup>
        <m:acc>
          <m:accPr>
            <m:chr m:val="̃"/>
          </m:accPr>
          <m:e>
            <m:r>
              <m:t>x</m:t>
            </m:r>
          </m:e>
        </m:acc>
      </m:oMath>
      <w:r>
        <w:t xml:space="preserve">​</w:t>
      </w:r>
    </w:p>
    <w:p>
      <w:pPr>
        <w:pStyle w:val="Compact"/>
        <w:numPr>
          <w:ilvl w:val="0"/>
          <w:numId w:val="1007"/>
        </w:numPr>
      </w:pPr>
      <m:oMath>
        <m:acc>
          <m:accPr>
            <m:chr m:val="̃"/>
          </m:accPr>
          <m:e>
            <m:r>
              <m:t>x</m:t>
            </m:r>
          </m:e>
        </m:acc>
        <m:sSup>
          <m:e>
            <m:acc>
              <m:accPr>
                <m:chr m:val="̃"/>
              </m:accPr>
              <m:e>
                <m:r>
                  <m:t>x</m:t>
                </m:r>
              </m:e>
            </m:acc>
          </m:e>
          <m:sup>
            <m:r>
              <m:rPr>
                <m:sty m:val="p"/>
              </m:rPr>
              <m:t>⊤</m:t>
            </m:r>
          </m:sup>
        </m:sSup>
      </m:oMath>
      <w:r>
        <w:t xml:space="preserve">​</w:t>
      </w:r>
    </w:p>
    <w:bookmarkEnd w:id="103"/>
    <w:bookmarkStart w:id="104" w:name="sol-shape-rule"/>
    <w:p>
      <w:pPr>
        <w:pStyle w:val="FirstParagraph"/>
      </w:pPr>
      <w:r>
        <w:rPr>
          <w:i/>
          <w:iCs/>
        </w:rPr>
        <w:t xml:space="preserve">Solution 4</w:t>
      </w:r>
      <w:r>
        <w:t xml:space="preserve">. </w:t>
      </w:r>
      <w:r>
        <w:t xml:space="preserve">A vector in</w:t>
      </w:r>
      <w:r>
        <w:t xml:space="preserve"> </w:t>
      </w:r>
      <m:oMath>
        <m:sSup>
          <m:e>
            <m:r>
              <m:rPr>
                <m:scr m:val="double-struck"/>
                <m:sty m:val="p"/>
              </m:rPr>
              <m:t>R</m:t>
            </m:r>
          </m:e>
          <m:sup>
            <m:r>
              <m:t>3</m:t>
            </m:r>
          </m:sup>
        </m:sSup>
      </m:oMath>
      <w:r>
        <w:t xml:space="preserve"> </w:t>
      </w:r>
      <w:r>
        <w:t xml:space="preserve">is a</w:t>
      </w:r>
      <w:r>
        <w:t xml:space="preserve"> </w:t>
      </w:r>
      <m:oMath>
        <m:r>
          <m:t>3</m:t>
        </m:r>
        <m:r>
          <m:rPr>
            <m:sty m:val="p"/>
          </m:rPr>
          <m:t>×</m:t>
        </m:r>
        <m:r>
          <m:t>1</m:t>
        </m:r>
      </m:oMath>
      <w:r>
        <w:t xml:space="preserve"> </w:t>
      </w:r>
      <w:r>
        <w:t xml:space="preserve">matrix,</w:t>
      </w:r>
      <w:r>
        <w:t xml:space="preserve"> </w:t>
      </w:r>
      <w:r>
        <w:t xml:space="preserve">so the same rule settles every case.</w:t>
      </w:r>
    </w:p>
    <w:p>
      <w:pPr>
        <w:pStyle w:val="Compact"/>
        <w:numPr>
          <w:ilvl w:val="0"/>
          <w:numId w:val="1008"/>
        </w:numPr>
      </w:pPr>
      <m:oMath>
        <m:r>
          <m:rPr>
            <m:sty m:val="bi"/>
          </m:rPr>
          <m:t>A</m:t>
        </m:r>
        <m:r>
          <m:rPr>
            <m:sty m:val="bi"/>
          </m:rPr>
          <m:t>B</m:t>
        </m:r>
      </m:oMath>
      <w:r>
        <w:t xml:space="preserve">:</w:t>
      </w:r>
      <w:r>
        <w:t xml:space="preserve"> </w:t>
      </w:r>
      <m:oMath>
        <m:r>
          <m:rPr>
            <m:sty m:val="p"/>
          </m:rPr>
          <m:t>(</m:t>
        </m:r>
        <m:r>
          <m:t>4</m:t>
        </m:r>
        <m:r>
          <m:rPr>
            <m:sty m:val="p"/>
          </m:rPr>
          <m:t>×</m:t>
        </m:r>
        <m:r>
          <m:t>3</m:t>
        </m:r>
        <m:r>
          <m:rPr>
            <m:sty m:val="p"/>
          </m:rPr>
          <m:t>)</m:t>
        </m:r>
        <m:r>
          <m:rPr>
            <m:sty m:val="p"/>
          </m:rPr>
          <m:t>(</m:t>
        </m:r>
        <m:r>
          <m:t>3</m:t>
        </m:r>
        <m:r>
          <m:rPr>
            <m:sty m:val="p"/>
          </m:rPr>
          <m:t>×</m:t>
        </m:r>
        <m:r>
          <m:t>2</m:t>
        </m:r>
        <m:r>
          <m:rPr>
            <m:sty m:val="p"/>
          </m:rPr>
          <m:t>)</m:t>
        </m:r>
      </m:oMath>
      <w:r>
        <w:t xml:space="preserve">. The inner pair is</w:t>
      </w:r>
      <w:r>
        <w:t xml:space="preserve"> </w:t>
      </w:r>
      <m:oMath>
        <m:r>
          <m:t>3</m:t>
        </m:r>
      </m:oMath>
      <w:r>
        <w:t xml:space="preserve"> </w:t>
      </w:r>
      <w:r>
        <w:t xml:space="preserve">and</w:t>
      </w:r>
      <w:r>
        <w:t xml:space="preserve"> </w:t>
      </w:r>
      <m:oMath>
        <m:r>
          <m:t>3</m:t>
        </m:r>
      </m:oMath>
      <w:r>
        <w:t xml:space="preserve">, so it is</w:t>
      </w:r>
      <w:r>
        <w:t xml:space="preserve"> </w:t>
      </w:r>
      <w:r>
        <w:t xml:space="preserve">defined, and the result is</w:t>
      </w:r>
      <w:r>
        <w:t xml:space="preserve"> </w:t>
      </w:r>
      <m:oMath>
        <m:r>
          <m:t>4</m:t>
        </m:r>
        <m:r>
          <m:rPr>
            <m:sty m:val="p"/>
          </m:rPr>
          <m:t>×</m:t>
        </m:r>
        <m:r>
          <m:t>2</m:t>
        </m:r>
      </m:oMath>
      <w:r>
        <w:t xml:space="preserve">.</w:t>
      </w:r>
    </w:p>
    <w:p>
      <w:pPr>
        <w:pStyle w:val="Compact"/>
        <w:numPr>
          <w:ilvl w:val="0"/>
          <w:numId w:val="1008"/>
        </w:numPr>
      </w:pPr>
      <m:oMath>
        <m:r>
          <m:rPr>
            <m:sty m:val="bi"/>
          </m:rPr>
          <m:t>B</m:t>
        </m:r>
        <m:r>
          <m:rPr>
            <m:sty m:val="bi"/>
          </m:rPr>
          <m:t>A</m:t>
        </m:r>
      </m:oMath>
      <w:r>
        <w:t xml:space="preserve">:</w:t>
      </w:r>
      <w:r>
        <w:t xml:space="preserve"> </w:t>
      </w:r>
      <m:oMath>
        <m:r>
          <m:rPr>
            <m:sty m:val="p"/>
          </m:rPr>
          <m:t>(</m:t>
        </m:r>
        <m:r>
          <m:t>3</m:t>
        </m:r>
        <m:r>
          <m:rPr>
            <m:sty m:val="p"/>
          </m:rPr>
          <m:t>×</m:t>
        </m:r>
        <m:r>
          <m:t>2</m:t>
        </m:r>
        <m:r>
          <m:rPr>
            <m:sty m:val="p"/>
          </m:rPr>
          <m:t>)</m:t>
        </m:r>
        <m:r>
          <m:rPr>
            <m:sty m:val="p"/>
          </m:rPr>
          <m:t>(</m:t>
        </m:r>
        <m:r>
          <m:t>4</m:t>
        </m:r>
        <m:r>
          <m:rPr>
            <m:sty m:val="p"/>
          </m:rPr>
          <m:t>×</m:t>
        </m:r>
        <m:r>
          <m:t>3</m:t>
        </m:r>
        <m:r>
          <m:rPr>
            <m:sty m:val="p"/>
          </m:rPr>
          <m:t>)</m:t>
        </m:r>
      </m:oMath>
      <w:r>
        <w:t xml:space="preserve">. The inner pair is</w:t>
      </w:r>
      <w:r>
        <w:t xml:space="preserve"> </w:t>
      </w:r>
      <m:oMath>
        <m:r>
          <m:t>2</m:t>
        </m:r>
      </m:oMath>
      <w:r>
        <w:t xml:space="preserve"> </w:t>
      </w:r>
      <w:r>
        <w:t xml:space="preserve">and</w:t>
      </w:r>
      <w:r>
        <w:t xml:space="preserve"> </w:t>
      </w:r>
      <m:oMath>
        <m:r>
          <m:t>4</m:t>
        </m:r>
      </m:oMath>
      <w:r>
        <w:t xml:space="preserve">, which do</w:t>
      </w:r>
      <w:r>
        <w:t xml:space="preserve"> </w:t>
      </w:r>
      <w:r>
        <w:t xml:space="preserve">not match, so it is</w:t>
      </w:r>
      <w:r>
        <w:t xml:space="preserve"> </w:t>
      </w:r>
      <w:r>
        <w:rPr>
          <w:b/>
          <w:bCs/>
        </w:rPr>
        <w:t xml:space="preserve">not defined</w:t>
      </w:r>
      <w:r>
        <w:t xml:space="preserve">.</w:t>
      </w:r>
      <w:r>
        <w:t xml:space="preserve"> </w:t>
      </w:r>
      <w:r>
        <w:t xml:space="preserve">Matrix multiplication is not commutative, and this is the blunt form of</w:t>
      </w:r>
      <w:r>
        <w:t xml:space="preserve"> </w:t>
      </w:r>
      <w:r>
        <w:t xml:space="preserve">that: swapping the order can leave an expression that means nothing.</w:t>
      </w:r>
    </w:p>
    <w:p>
      <w:pPr>
        <w:pStyle w:val="Compact"/>
        <w:numPr>
          <w:ilvl w:val="0"/>
          <w:numId w:val="1008"/>
        </w:numPr>
      </w:pPr>
      <m:oMath>
        <m:r>
          <m:rPr>
            <m:sty m:val="bi"/>
          </m:rPr>
          <m:t>A</m:t>
        </m:r>
        <m:acc>
          <m:accPr>
            <m:chr m:val="̃"/>
          </m:accPr>
          <m:e>
            <m:r>
              <m:t>x</m:t>
            </m:r>
          </m:e>
        </m:acc>
      </m:oMath>
      <w:r>
        <w:t xml:space="preserve">:</w:t>
      </w:r>
      <w:r>
        <w:t xml:space="preserve"> </w:t>
      </w:r>
      <m:oMath>
        <m:r>
          <m:rPr>
            <m:sty m:val="p"/>
          </m:rPr>
          <m:t>(</m:t>
        </m:r>
        <m:r>
          <m:t>4</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4</m:t>
        </m:r>
        <m:r>
          <m:rPr>
            <m:sty m:val="p"/>
          </m:rPr>
          <m:t>×</m:t>
        </m:r>
        <m:r>
          <m:t>1</m:t>
        </m:r>
      </m:oMath>
      <w:r>
        <w:t xml:space="preserve"> </w:t>
      </w:r>
      <w:r>
        <w:t xml:space="preserve">—</w:t>
      </w:r>
      <w:r>
        <w:t xml:space="preserve"> </w:t>
      </w:r>
      <w:r>
        <w:t xml:space="preserve">a vector in</w:t>
      </w:r>
      <w:r>
        <w:t xml:space="preserve"> </w:t>
      </w:r>
      <m:oMath>
        <m:sSup>
          <m:e>
            <m:r>
              <m:rPr>
                <m:scr m:val="double-struck"/>
                <m:sty m:val="p"/>
              </m:rPr>
              <m:t>R</m:t>
            </m:r>
          </m:e>
          <m:sup>
            <m:r>
              <m:t>4</m:t>
            </m:r>
          </m:sup>
        </m:sSup>
      </m:oMath>
      <w:r>
        <w:t xml:space="preserve">.</w:t>
      </w:r>
    </w:p>
    <w:p>
      <w:pPr>
        <w:pStyle w:val="Compact"/>
        <w:numPr>
          <w:ilvl w:val="0"/>
          <w:numId w:val="1008"/>
        </w:numPr>
      </w:pPr>
      <m:oMath>
        <m:sSup>
          <m:e>
            <m:acc>
              <m:accPr>
                <m:chr m:val="̃"/>
              </m:accPr>
              <m:e>
                <m:r>
                  <m:t>x</m:t>
                </m:r>
              </m:e>
            </m:acc>
          </m:e>
          <m:sup>
            <m:r>
              <m:rPr>
                <m:sty m:val="p"/>
              </m:rPr>
              <m:t>⊤</m:t>
            </m:r>
          </m:sup>
        </m:sSup>
        <m:acc>
          <m:accPr>
            <m:chr m:val="̃"/>
          </m:accPr>
          <m:e>
            <m:r>
              <m:t>x</m:t>
            </m:r>
          </m:e>
        </m:acc>
      </m:oMath>
      <w:r>
        <w:t xml:space="preserve">:</w:t>
      </w:r>
      <w:r>
        <w:t xml:space="preserve"> </w:t>
      </w:r>
      <m:oMath>
        <m:r>
          <m:rPr>
            <m:sty m:val="p"/>
          </m:rPr>
          <m:t>(</m:t>
        </m:r>
        <m:r>
          <m:t>1</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1</m:t>
        </m:r>
        <m:r>
          <m:rPr>
            <m:sty m:val="p"/>
          </m:rPr>
          <m:t>×</m:t>
        </m:r>
        <m:r>
          <m:t>1</m:t>
        </m:r>
      </m:oMath>
      <w:r>
        <w:t xml:space="preserve"> </w:t>
      </w:r>
      <w:r>
        <w:t xml:space="preserve">— a single number.</w:t>
      </w:r>
      <w:r>
        <w:t xml:space="preserve"> </w:t>
      </w:r>
      <w:r>
        <w:t xml:space="preserve">The product is the inner product of</w:t>
      </w:r>
      <w:r>
        <w:t xml:space="preserve"> </w:t>
      </w:r>
      <w:hyperlink w:anchor="eq-inner-product">
        <w:r>
          <w:rPr>
            <w:rStyle w:val="Hyperlink"/>
          </w:rPr>
          <w:t xml:space="preserve">Equation 1</w:t>
        </w:r>
      </w:hyperlink>
      <w:r>
        <w:t xml:space="preserve">.</w:t>
      </w:r>
    </w:p>
    <w:p>
      <w:pPr>
        <w:pStyle w:val="Compact"/>
        <w:numPr>
          <w:ilvl w:val="0"/>
          <w:numId w:val="1008"/>
        </w:numPr>
      </w:pPr>
      <m:oMath>
        <m:acc>
          <m:accPr>
            <m:chr m:val="̃"/>
          </m:accPr>
          <m:e>
            <m:r>
              <m:t>x</m:t>
            </m:r>
          </m:e>
        </m:acc>
        <m:sSup>
          <m:e>
            <m:acc>
              <m:accPr>
                <m:chr m:val="̃"/>
              </m:accPr>
              <m:e>
                <m:r>
                  <m:t>x</m:t>
                </m:r>
              </m:e>
            </m:acc>
          </m:e>
          <m:sup>
            <m:r>
              <m:rPr>
                <m:sty m:val="p"/>
              </m:rPr>
              <m:t>⊤</m:t>
            </m:r>
          </m:sup>
        </m:sSup>
      </m:oMath>
      <w:r>
        <w:t xml:space="preserve">:</w:t>
      </w:r>
      <w:r>
        <w:t xml:space="preserve"> </w:t>
      </w:r>
      <m:oMath>
        <m:r>
          <m:rPr>
            <m:sty m:val="p"/>
          </m:rPr>
          <m:t>(</m:t>
        </m:r>
        <m:r>
          <m:t>3</m:t>
        </m:r>
        <m:r>
          <m:rPr>
            <m:sty m:val="p"/>
          </m:rPr>
          <m:t>×</m:t>
        </m:r>
        <m:r>
          <m:t>1</m:t>
        </m:r>
        <m:r>
          <m:rPr>
            <m:sty m:val="p"/>
          </m:rPr>
          <m:t>)</m:t>
        </m:r>
        <m:r>
          <m:rPr>
            <m:sty m:val="p"/>
          </m:rPr>
          <m:t>(</m:t>
        </m:r>
        <m:r>
          <m:t>1</m:t>
        </m:r>
        <m:r>
          <m:rPr>
            <m:sty m:val="p"/>
          </m:rPr>
          <m:t>×</m:t>
        </m:r>
        <m:r>
          <m:t>3</m:t>
        </m:r>
        <m:r>
          <m:rPr>
            <m:sty m:val="p"/>
          </m:rPr>
          <m:t>)</m:t>
        </m:r>
      </m:oMath>
      <w:r>
        <w:t xml:space="preserve">, defined, result</w:t>
      </w:r>
      <w:r>
        <w:t xml:space="preserve"> </w:t>
      </w:r>
      <m:oMath>
        <m:r>
          <m:t>3</m:t>
        </m:r>
        <m:r>
          <m:rPr>
            <m:sty m:val="p"/>
          </m:rPr>
          <m:t>×</m:t>
        </m:r>
        <m:r>
          <m:t>3</m:t>
        </m:r>
      </m:oMath>
      <w:r>
        <w:t xml:space="preserve"> </w:t>
      </w:r>
      <w:r>
        <w:t xml:space="preserve">— a matrix.</w:t>
      </w:r>
    </w:p>
    <w:p>
      <w:pPr>
        <w:pStyle w:val="FirstParagraph"/>
      </w:pPr>
      <w:r>
        <w:t xml:space="preserve">The last two use the same two vectors and differ only in order,</w:t>
      </w:r>
      <w:r>
        <w:t xml:space="preserve"> </w:t>
      </w:r>
      <w:r>
        <w:t xml:space="preserve">and they return objects of different kinds.</w:t>
      </w:r>
      <w:r>
        <w:t xml:space="preserve"> </w:t>
      </w:r>
      <w:r>
        <w:t xml:space="preserve">Reading a transpose as decoration rather than as a shape change is the</w:t>
      </w:r>
      <w:r>
        <w:t xml:space="preserve"> </w:t>
      </w:r>
      <w:r>
        <w:t xml:space="preserve">commonest way to lose track of an expression.</w:t>
      </w:r>
    </w:p>
    <w:bookmarkEnd w:id="104"/>
    <w:bookmarkEnd w:id="105"/>
    <w:bookmarkStart w:id="114" w:name="square-and-identity-matrices"/>
    <w:p>
      <w:pPr>
        <w:pStyle w:val="Heading3"/>
      </w:pPr>
      <w:r>
        <w:t xml:space="preserve">2.5 Square and identity matrices</w:t>
      </w:r>
    </w:p>
    <w:bookmarkStart w:id="106" w:name="def-square-matrix"/>
    <w:p>
      <w:pPr>
        <w:pStyle w:val="FirstParagraph"/>
      </w:pPr>
      <w:r>
        <w:rPr>
          <w:b/>
          <w:bCs/>
        </w:rPr>
        <w:t xml:space="preserve">Definition 25 (Square matrix)</w:t>
      </w:r>
      <w:r>
        <w:t xml:space="preserve"> </w:t>
      </w:r>
      <w:r>
        <w:t xml:space="preserve">A matrix is</w:t>
      </w:r>
      <w:r>
        <w:t xml:space="preserve"> </w:t>
      </w:r>
      <w:r>
        <w:rPr>
          <w:b/>
          <w:bCs/>
        </w:rPr>
        <w:t xml:space="preserve">square</w:t>
      </w:r>
      <w:r>
        <w:t xml:space="preserve"> </w:t>
      </w:r>
      <w:r>
        <w:t xml:space="preserve">if it has the same number of rows as columns.</w:t>
      </w:r>
    </w:p>
    <w:bookmarkEnd w:id="106"/>
    <w:bookmarkStart w:id="107" w:name="exm-square-matrix"/>
    <w:p>
      <w:pPr>
        <w:pStyle w:val="BodyText"/>
      </w:pPr>
      <w:r>
        <w:rPr>
          <w:b/>
          <w:bCs/>
        </w:rPr>
        <w:t xml:space="preserve">Example 19 (Square and not square)</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square (</w:t>
      </w:r>
      <m:oMath>
        <m:r>
          <m:t>2</m:t>
        </m:r>
      </m:oMath>
      <w:r>
        <w:t xml:space="preserve"> </w:t>
      </w:r>
      <w:r>
        <w:t xml:space="preserve">rows,</w:t>
      </w:r>
      <w:r>
        <w:t xml:space="preserve"> </w:t>
      </w:r>
      <m:oMath>
        <m:r>
          <m:t>2</m:t>
        </m:r>
      </m:oMath>
      <w:r>
        <w:t xml:space="preserve"> </w:t>
      </w:r>
      <w:r>
        <w:t xml:space="preserve">columns);</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 </w:t>
      </w:r>
      <w:r>
        <w:t xml:space="preserve">is not (</w:t>
      </w:r>
      <m:oMath>
        <m:r>
          <m:t>2</m:t>
        </m:r>
      </m:oMath>
      <w:r>
        <w:t xml:space="preserve"> </w:t>
      </w:r>
      <w:r>
        <w:t xml:space="preserve">rows,</w:t>
      </w:r>
      <w:r>
        <w:t xml:space="preserve"> </w:t>
      </w:r>
      <m:oMath>
        <m:r>
          <m:t>3</m:t>
        </m:r>
      </m:oMath>
      <w:r>
        <w:t xml:space="preserve"> </w:t>
      </w:r>
      <w:r>
        <w:t xml:space="preserve">columns).</w:t>
      </w:r>
    </w:p>
    <w:bookmarkEnd w:id="107"/>
    <w:bookmarkStart w:id="108" w:name="def-main-diagonal"/>
    <w:p>
      <w:pPr>
        <w:pStyle w:val="BodyText"/>
      </w:pPr>
      <w:r>
        <w:rPr>
          <w:b/>
          <w:bCs/>
        </w:rPr>
        <w:t xml:space="preserve">Definition 26 (Main diagonal)</w:t>
      </w:r>
      <w:r>
        <w:t xml:space="preserve"> </w:t>
      </w:r>
      <w:r>
        <w:t xml:space="preserve">The</w:t>
      </w:r>
      <w:r>
        <w:t xml:space="preserve"> </w:t>
      </w:r>
      <w:r>
        <w:rPr>
          <w:b/>
          <w:bCs/>
        </w:rPr>
        <w:t xml:space="preserve">main diagonal</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 list of its entries</w:t>
      </w:r>
      <w:r>
        <w:t xml:space="preserve"> </w:t>
      </w:r>
      <m:oMath>
        <m:sSub>
          <m:e>
            <m:r>
              <m:t>a</m:t>
            </m:r>
          </m:e>
          <m:sub>
            <m:r>
              <m:t>11</m:t>
            </m:r>
          </m:sub>
        </m:sSub>
        <m:r>
          <m:rPr>
            <m:sty m:val="p"/>
          </m:rPr>
          <m:t>,</m:t>
        </m:r>
        <m:sSub>
          <m:e>
            <m:r>
              <m:t>a</m:t>
            </m:r>
          </m:e>
          <m:sub>
            <m:r>
              <m:t>22</m:t>
            </m:r>
          </m:sub>
        </m:sSub>
        <m:r>
          <m:rPr>
            <m:sty m:val="p"/>
          </m:rPr>
          <m:t>,</m:t>
        </m:r>
        <m:r>
          <m:rPr>
            <m:sty m:val="p"/>
          </m:rPr>
          <m:t>…</m:t>
        </m:r>
        <m:r>
          <m:rPr>
            <m:sty m:val="p"/>
          </m:rPr>
          <m:t>,</m:t>
        </m:r>
        <m:sSub>
          <m:e>
            <m:r>
              <m:t>a</m:t>
            </m:r>
          </m:e>
          <m:sub>
            <m:r>
              <m:t>k</m:t>
            </m:r>
            <m:r>
              <m:t>k</m:t>
            </m:r>
          </m:sub>
        </m:sSub>
      </m:oMath>
      <w:r>
        <w:t xml:space="preserve">,</w:t>
      </w:r>
      <w:r>
        <w:t xml:space="preserve"> </w:t>
      </w:r>
      <w:r>
        <w:t xml:space="preserve">where</w:t>
      </w:r>
      <w:r>
        <w:t xml:space="preserve"> </w:t>
      </w:r>
      <m:oMath>
        <m:r>
          <m:t>k</m:t>
        </m:r>
      </m:oMath>
      <w:r>
        <w:t xml:space="preserve"> </w:t>
      </w:r>
      <w:r>
        <w:t xml:space="preserve">is the smaller of</w:t>
      </w:r>
      <w:r>
        <w:t xml:space="preserve"> </w:t>
      </w:r>
      <m:oMath>
        <m:r>
          <m:t>m</m:t>
        </m:r>
      </m:oMath>
      <w:r>
        <w:t xml:space="preserve"> </w:t>
      </w:r>
      <w:r>
        <w:t xml:space="preserve">and</w:t>
      </w:r>
      <w:r>
        <w:t xml:space="preserve"> </w:t>
      </w:r>
      <m:oMath>
        <m:r>
          <m:t>n</m:t>
        </m:r>
      </m:oMath>
      <w:r>
        <w:t xml:space="preserve">.</w:t>
      </w:r>
      <w:r>
        <w:t xml:space="preserve"> </w:t>
      </w:r>
      <w:r>
        <w:t xml:space="preserve">These are the</w:t>
      </w:r>
      <w:r>
        <w:t xml:space="preserve"> </w:t>
      </w:r>
      <w:r>
        <w:rPr>
          <w:b/>
          <w:bCs/>
        </w:rPr>
        <w:t xml:space="preserve">diagonal entries</w:t>
      </w:r>
      <w:r>
        <w:t xml:space="preserve"> </w:t>
      </w:r>
      <w:r>
        <w:t xml:space="preserve">of</w:t>
      </w:r>
      <w:r>
        <w:t xml:space="preserve"> </w:t>
      </w:r>
      <m:oMath>
        <m:r>
          <m:rPr>
            <m:sty m:val="bi"/>
          </m:rPr>
          <m:t>A</m:t>
        </m:r>
      </m:oMath>
      <w:r>
        <w:t xml:space="preserve">;</w:t>
      </w:r>
      <w:r>
        <w:t xml:space="preserve"> </w:t>
      </w:r>
      <w:r>
        <w:t xml:space="preserve">every entry</w:t>
      </w:r>
      <w:r>
        <w:t xml:space="preserve"> </w:t>
      </w:r>
      <m:oMath>
        <m:sSub>
          <m:e>
            <m:r>
              <m:t>a</m:t>
            </m:r>
          </m:e>
          <m:sub>
            <m:r>
              <m:t>i</m:t>
            </m:r>
            <m:r>
              <m:t>j</m:t>
            </m:r>
          </m:sub>
        </m:sSub>
      </m:oMath>
      <w:r>
        <w:t xml:space="preserve"> </w:t>
      </w:r>
      <w:r>
        <w:t xml:space="preserve">with</w:t>
      </w:r>
      <w:r>
        <w:t xml:space="preserve"> </w:t>
      </w:r>
      <m:oMath>
        <m:r>
          <m:t>i</m:t>
        </m:r>
        <m:r>
          <m:rPr>
            <m:sty m:val="p"/>
          </m:rPr>
          <m:t>≠</m:t>
        </m:r>
        <m:r>
          <m:t>j</m:t>
        </m:r>
      </m:oMath>
      <w:r>
        <w:t xml:space="preserve"> </w:t>
      </w:r>
      <w:r>
        <w:t xml:space="preserve">is an</w:t>
      </w:r>
      <w:r>
        <w:t xml:space="preserve"> </w:t>
      </w:r>
      <w:r>
        <w:rPr>
          <w:b/>
          <w:bCs/>
        </w:rPr>
        <w:t xml:space="preserve">off-diagonal entry</w:t>
      </w:r>
      <w:r>
        <w:t xml:space="preserve">.</w:t>
      </w:r>
    </w:p>
    <w:bookmarkEnd w:id="108"/>
    <w:bookmarkStart w:id="109" w:name="exm-main-diagonal"/>
    <w:p>
      <w:pPr>
        <w:pStyle w:val="BodyText"/>
      </w:pPr>
      <w:r>
        <w:rPr>
          <w:b/>
          <w:bCs/>
        </w:rPr>
        <w:t xml:space="preserve">Example 20 (Diagonal entries of a square and a non-square matrix)</w:t>
      </w:r>
      <w:r>
        <w:t xml:space="preserve"> </w:t>
      </w:r>
      <w:r>
        <w:t xml:space="preserve"> </w:t>
      </w:r>
    </w:p>
    <w:p>
      <w:pPr>
        <w:pStyle w:val="Compact"/>
        <w:numPr>
          <w:ilvl w:val="0"/>
          <w:numId w:val="1009"/>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w:r>
        <w:t xml:space="preserve">the diagonal entries are</w:t>
      </w:r>
      <w:r>
        <w:t xml:space="preserve"> </w:t>
      </w:r>
      <m:oMath>
        <m:sSub>
          <m:e>
            <m:r>
              <m:t>a</m:t>
            </m:r>
          </m:e>
          <m:sub>
            <m:r>
              <m:t>11</m:t>
            </m:r>
          </m:sub>
        </m:sSub>
        <m:r>
          <m:rPr>
            <m:sty m:val="p"/>
          </m:rPr>
          <m:t>=</m:t>
        </m:r>
        <m:r>
          <m:t>1</m:t>
        </m:r>
      </m:oMath>
      <w:r>
        <w:t xml:space="preserve"> </w:t>
      </w:r>
      <w:r>
        <w:t xml:space="preserve">and</w:t>
      </w:r>
      <w:r>
        <w:t xml:space="preserve"> </w:t>
      </w:r>
      <m:oMath>
        <m:sSub>
          <m:e>
            <m:r>
              <m:t>a</m:t>
            </m:r>
          </m:e>
          <m:sub>
            <m:r>
              <m:t>22</m:t>
            </m:r>
          </m:sub>
        </m:sSub>
        <m:r>
          <m:rPr>
            <m:sty m:val="p"/>
          </m:rPr>
          <m:t>=</m:t>
        </m:r>
        <m:r>
          <m:t>4</m:t>
        </m:r>
      </m:oMath>
      <w:r>
        <w:t xml:space="preserve">,</w:t>
      </w:r>
      <w:r>
        <w:t xml:space="preserve"> </w:t>
      </w:r>
      <w:r>
        <w:t xml:space="preserve">and the off-diagonal entries are</w:t>
      </w:r>
      <w:r>
        <w:t xml:space="preserve"> </w:t>
      </w:r>
      <m:oMath>
        <m:sSub>
          <m:e>
            <m:r>
              <m:t>a</m:t>
            </m:r>
          </m:e>
          <m:sub>
            <m:r>
              <m:t>12</m:t>
            </m:r>
          </m:sub>
        </m:sSub>
        <m:r>
          <m:rPr>
            <m:sty m:val="p"/>
          </m:rPr>
          <m:t>=</m:t>
        </m:r>
        <m:r>
          <m:t>2</m:t>
        </m:r>
      </m:oMath>
      <w:r>
        <w:t xml:space="preserve"> </w:t>
      </w:r>
      <w:r>
        <w:t xml:space="preserve">and</w:t>
      </w:r>
      <w:r>
        <w:t xml:space="preserve"> </w:t>
      </w:r>
      <m:oMath>
        <m:sSub>
          <m:e>
            <m:r>
              <m:t>a</m:t>
            </m:r>
          </m:e>
          <m:sub>
            <m:r>
              <m:t>21</m:t>
            </m:r>
          </m:sub>
        </m:sSub>
        <m:r>
          <m:rPr>
            <m:sty m:val="p"/>
          </m:rPr>
          <m:t>=</m:t>
        </m:r>
        <m:r>
          <m:t>3</m:t>
        </m:r>
      </m:oMath>
      <w:r>
        <w:t xml:space="preserve">.</w:t>
      </w:r>
    </w:p>
    <w:p>
      <w:pPr>
        <w:pStyle w:val="Compact"/>
        <w:numPr>
          <w:ilvl w:val="0"/>
          <w:numId w:val="1009"/>
        </w:numPr>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r>
        <w:t xml:space="preserve"> </w:t>
      </w:r>
      <m:oMath>
        <m:r>
          <m:t>m</m:t>
        </m:r>
        <m:r>
          <m:rPr>
            <m:sty m:val="p"/>
          </m:rPr>
          <m:t>=</m:t>
        </m:r>
        <m:r>
          <m:t>2</m:t>
        </m:r>
      </m:oMath>
      <w:r>
        <w:t xml:space="preserve"> </w:t>
      </w:r>
      <w:r>
        <w:t xml:space="preserve">and</w:t>
      </w:r>
      <w:r>
        <w:t xml:space="preserve"> </w:t>
      </w:r>
      <m:oMath>
        <m:r>
          <m:t>n</m:t>
        </m:r>
        <m:r>
          <m:rPr>
            <m:sty m:val="p"/>
          </m:rPr>
          <m:t>=</m:t>
        </m:r>
        <m:r>
          <m:t>3</m:t>
        </m:r>
      </m:oMath>
      <w:r>
        <w:t xml:space="preserve">, so</w:t>
      </w:r>
      <w:r>
        <w:t xml:space="preserve"> </w:t>
      </w:r>
      <m:oMath>
        <m:r>
          <m:t>k</m:t>
        </m:r>
        <m:r>
          <m:rPr>
            <m:sty m:val="p"/>
          </m:rPr>
          <m:t>=</m:t>
        </m:r>
        <m:r>
          <m:t>2</m:t>
        </m:r>
      </m:oMath>
      <w:r>
        <w:t xml:space="preserve">,</w:t>
      </w:r>
      <w:r>
        <w:t xml:space="preserve"> </w:t>
      </w:r>
      <w:r>
        <w:t xml:space="preserve">and the diagonal entries are</w:t>
      </w:r>
      <w:r>
        <w:t xml:space="preserve"> </w:t>
      </w:r>
      <m:oMath>
        <m:sSub>
          <m:e>
            <m:r>
              <m:t>b</m:t>
            </m:r>
          </m:e>
          <m:sub>
            <m:r>
              <m:t>11</m:t>
            </m:r>
          </m:sub>
        </m:sSub>
        <m:r>
          <m:rPr>
            <m:sty m:val="p"/>
          </m:rPr>
          <m:t>=</m:t>
        </m:r>
        <m:r>
          <m:t>1</m:t>
        </m:r>
      </m:oMath>
      <w:r>
        <w:t xml:space="preserve"> </w:t>
      </w:r>
      <w:r>
        <w:t xml:space="preserve">and</w:t>
      </w:r>
      <w:r>
        <w:t xml:space="preserve"> </w:t>
      </w:r>
      <m:oMath>
        <m:sSub>
          <m:e>
            <m:r>
              <m:t>b</m:t>
            </m:r>
          </m:e>
          <m:sub>
            <m:r>
              <m:t>22</m:t>
            </m:r>
          </m:sub>
        </m:sSub>
        <m:r>
          <m:rPr>
            <m:sty m:val="p"/>
          </m:rPr>
          <m:t>=</m:t>
        </m:r>
        <m:r>
          <m:t>5</m:t>
        </m:r>
      </m:oMath>
      <w:r>
        <w:t xml:space="preserve">;</w:t>
      </w:r>
      <w:r>
        <w:t xml:space="preserve"> </w:t>
      </w:r>
      <w:r>
        <w:t xml:space="preserve">the other four entries,</w:t>
      </w:r>
      <w:r>
        <w:t xml:space="preserve"> </w:t>
      </w:r>
      <m:oMath>
        <m:r>
          <m:t>2</m:t>
        </m:r>
      </m:oMath>
      <w:r>
        <w:t xml:space="preserve">,</w:t>
      </w:r>
      <w:r>
        <w:t xml:space="preserve"> </w:t>
      </w:r>
      <m:oMath>
        <m:r>
          <m:t>3</m:t>
        </m:r>
      </m:oMath>
      <w:r>
        <w:t xml:space="preserve">,</w:t>
      </w:r>
      <w:r>
        <w:t xml:space="preserve"> </w:t>
      </w:r>
      <m:oMath>
        <m:r>
          <m:t>4</m:t>
        </m:r>
      </m:oMath>
      <w:r>
        <w:t xml:space="preserve"> </w:t>
      </w:r>
      <w:r>
        <w:t xml:space="preserve">and</w:t>
      </w:r>
      <w:r>
        <w:t xml:space="preserve"> </w:t>
      </w:r>
      <m:oMath>
        <m:r>
          <m:t>6</m:t>
        </m:r>
      </m:oMath>
      <w:r>
        <w:t xml:space="preserve">, are off-diagonal.</w:t>
      </w:r>
    </w:p>
    <w:bookmarkEnd w:id="109"/>
    <w:bookmarkStart w:id="111" w:name="def-identity-matrix"/>
    <w:p>
      <w:pPr>
        <w:pStyle w:val="FirstParagraph"/>
      </w:pPr>
      <w:r>
        <w:rPr>
          <w:b/>
          <w:bCs/>
        </w:rPr>
        <w:t xml:space="preserve">Definition 27 (Identity matrix)</w:t>
      </w:r>
      <w:r>
        <w:t xml:space="preserve"> </w:t>
      </w:r>
      <w:r>
        <w:t xml:space="preserve">The</w:t>
      </w:r>
      <w:r>
        <w:t xml:space="preserve"> </w:t>
      </w:r>
      <m:oMath>
        <m:r>
          <m:t>p</m:t>
        </m:r>
        <m:r>
          <m:rPr>
            <m:sty m:val="p"/>
          </m:rPr>
          <m:t>×</m:t>
        </m:r>
        <m:r>
          <m:t>p</m:t>
        </m:r>
      </m:oMath>
      <w:r>
        <w:t xml:space="preserve"> </w:t>
      </w:r>
      <w:r>
        <w:rPr>
          <w:b/>
          <w:bCs/>
        </w:rPr>
        <w:t xml:space="preserve">identity matrix</w:t>
      </w:r>
      <w:r>
        <w:t xml:space="preserve"> </w:t>
      </w:r>
      <m:oMath>
        <m:sSub>
          <m:e>
            <m:r>
              <m:rPr>
                <m:sty m:val="bi"/>
              </m:rPr>
              <m:t>I</m:t>
            </m:r>
          </m:e>
          <m:sub>
            <m:r>
              <m:t>p</m:t>
            </m:r>
          </m:sub>
        </m:sSub>
      </m:oMath>
      <w:r>
        <w:t xml:space="preserve"> </w:t>
      </w:r>
      <w:r>
        <w:t xml:space="preserve">(or</w:t>
      </w:r>
      <w:r>
        <w:t xml:space="preserve"> </w:t>
      </w:r>
      <m:oMath>
        <m:r>
          <m:rPr>
            <m:sty m:val="bi"/>
          </m:rPr>
          <m:t>I</m:t>
        </m:r>
      </m:oMath>
      <w:r>
        <w:t xml:space="preserve"> </w:t>
      </w:r>
      <w:r>
        <w:t xml:space="preserve">when the size is clear from context)</w:t>
      </w:r>
      <w:r>
        <w:t xml:space="preserve"> </w:t>
      </w:r>
      <w:r>
        <w:t xml:space="preserve">has ones on the</w:t>
      </w:r>
      <w:r>
        <w:t xml:space="preserve"> </w:t>
      </w:r>
      <w:hyperlink w:anchor="def-main-diagonal">
        <w:r>
          <w:rPr>
            <w:rStyle w:val="Hyperlink"/>
          </w:rPr>
          <w:t xml:space="preserve">main diagonal</w:t>
        </w:r>
      </w:hyperlink>
      <w:r>
        <w:t xml:space="preserve"> </w:t>
      </w:r>
      <w:r>
        <w:t xml:space="preserve">and zeros elsewhere:</w:t>
      </w:r>
    </w:p>
    <w:p>
      <w:pPr>
        <w:pStyle w:val="BodyText"/>
      </w:pPr>
      <m:oMathPara>
        <m:oMathParaPr>
          <m:jc m:val="center"/>
        </m:oMathParaPr>
        <m:oMath>
          <m:r>
            <m:rPr>
              <m:sty m:val="p"/>
            </m:rPr>
            <m:t>(</m:t>
          </m:r>
          <m:sSub>
            <m:e>
              <m:r>
                <m:rPr>
                  <m:sty m:val="bi"/>
                </m:rPr>
                <m:t>I</m:t>
              </m:r>
            </m:e>
            <m:sub>
              <m:r>
                <m:t>p</m:t>
              </m:r>
            </m:sub>
          </m:sSub>
          <m:sSub>
            <m:e>
              <m:r>
                <m:rPr>
                  <m:sty m:val="p"/>
                </m:rPr>
                <m:t>)</m:t>
              </m:r>
            </m:e>
            <m:sub>
              <m:r>
                <m:t>i</m:t>
              </m:r>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r>
                <m:rPr>
                  <m:sty m:val="bi"/>
                </m:rPr>
                <m:t>I</m:t>
              </m:r>
            </m:e>
            <m:sub>
              <m:r>
                <m:t>p</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1</m:t>
                    </m:r>
                  </m:e>
                  <m:e>
                    <m:r>
                      <m:t>0</m:t>
                    </m:r>
                  </m:e>
                  <m:e>
                    <m:r>
                      <m:rPr>
                        <m:sty m:val="p"/>
                      </m:rPr>
                      <m:t>⋯</m:t>
                    </m:r>
                  </m:e>
                  <m:e>
                    <m:r>
                      <m:t>0</m:t>
                    </m:r>
                  </m:e>
                </m:mr>
                <m:mr>
                  <m:e>
                    <m:r>
                      <m:t>0</m:t>
                    </m:r>
                  </m:e>
                  <m:e>
                    <m:r>
                      <m:t>1</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1</m:t>
                    </m:r>
                  </m:e>
                </m:mr>
              </m:m>
            </m:e>
          </m:d>
        </m:oMath>
      </m:oMathPara>
    </w:p>
    <w:p>
      <w:pPr>
        <w:pStyle w:val="FirstParagraph"/>
      </w:pPr>
      <w:r>
        <w:t xml:space="preserve">Equivalently,</w:t>
      </w:r>
      <w:r>
        <w:t xml:space="preserve"> </w:t>
      </w:r>
      <w:r>
        <w:t xml:space="preserve">the entries of the identity matrix are given by the</w:t>
      </w:r>
      <w:r>
        <w:t xml:space="preserve"> </w:t>
      </w:r>
      <w:hyperlink r:id="rId110">
        <w:r>
          <w:rPr>
            <w:rStyle w:val="Hyperlink"/>
          </w:rPr>
          <w:t xml:space="preserve">Kronecker delta</w:t>
        </w:r>
      </w:hyperlink>
      <w:r>
        <w:t xml:space="preserve">:</w:t>
      </w:r>
      <w:r>
        <w:t xml:space="preserve"> </w:t>
      </w:r>
      <m:oMath>
        <m:r>
          <m:rPr>
            <m:sty m:val="p"/>
          </m:rPr>
          <m:t>(</m:t>
        </m:r>
        <m:sSub>
          <m:e>
            <m:r>
              <m:rPr>
                <m:sty m:val="bi"/>
              </m:rPr>
              <m:t>I</m:t>
            </m:r>
          </m:e>
          <m:sub>
            <m:r>
              <m:t>p</m:t>
            </m:r>
          </m:sub>
        </m:sSub>
        <m:sSub>
          <m:e>
            <m:r>
              <m:rPr>
                <m:sty m:val="p"/>
              </m:rPr>
              <m:t>)</m:t>
            </m:r>
          </m:e>
          <m:sub>
            <m:r>
              <m:t>i</m:t>
            </m:r>
            <m:r>
              <m:t>j</m:t>
            </m:r>
          </m:sub>
        </m:sSub>
        <m:r>
          <m:rPr>
            <m:sty m:val="p"/>
          </m:rPr>
          <m:t>=</m:t>
        </m:r>
        <m:sSub>
          <m:e>
            <m:r>
              <m:t>δ</m:t>
            </m:r>
          </m:e>
          <m:sub>
            <m:r>
              <m:t>i</m:t>
            </m:r>
            <m:r>
              <m:t>j</m:t>
            </m:r>
          </m:sub>
        </m:sSub>
      </m:oMath>
      <w:r>
        <w:t xml:space="preserve">.</w:t>
      </w:r>
    </w:p>
    <w:bookmarkEnd w:id="111"/>
    <w:bookmarkStart w:id="112" w:name="exm-identity-matrix"/>
    <w:p>
      <w:pPr>
        <w:pStyle w:val="BodyText"/>
      </w:pPr>
      <w:r>
        <w:rPr>
          <w:b/>
          <w:bCs/>
        </w:rPr>
        <w:t xml:space="preserve">Example 21 (The</w:t>
      </w:r>
      <w:r>
        <w:rPr>
          <w:b/>
          <w:bCs/>
        </w:rPr>
        <w:t xml:space="preserve"> </w:t>
      </w:r>
      <m:oMath>
        <m:r>
          <m:t>3</m:t>
        </m:r>
        <m:r>
          <m:rPr>
            <m:sty m:val="p"/>
          </m:rPr>
          <m:t>×</m:t>
        </m:r>
        <m:r>
          <m:t>3</m:t>
        </m:r>
      </m:oMath>
      <w:r>
        <w:rPr>
          <w:b/>
          <w:bCs/>
        </w:rPr>
        <w:t xml:space="preserve"> </w:t>
      </w:r>
      <w:r>
        <w:rPr>
          <w:b/>
          <w:bCs/>
        </w:rPr>
        <w:t xml:space="preserve">identity)</w:t>
      </w:r>
    </w:p>
    <w:p>
      <w:pPr>
        <w:pStyle w:val="BodyText"/>
      </w:pPr>
      <m:oMathPara>
        <m:oMathParaPr>
          <m:jc m:val="center"/>
        </m:oMathParaPr>
        <m:oMath>
          <m:sSub>
            <m:e>
              <m:r>
                <m:rPr>
                  <m:sty m:val="bi"/>
                </m:rPr>
                <m:t>I</m:t>
              </m:r>
            </m:e>
            <m:sub>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t>0</m:t>
                    </m:r>
                  </m:e>
                  <m:e>
                    <m:r>
                      <m:t>1</m:t>
                    </m:r>
                  </m:e>
                  <m:e>
                    <m:r>
                      <m:t>0</m:t>
                    </m:r>
                  </m:e>
                </m:mr>
                <m:mr>
                  <m:e>
                    <m:r>
                      <m:t>0</m:t>
                    </m:r>
                  </m:e>
                  <m:e>
                    <m:r>
                      <m:t>0</m:t>
                    </m:r>
                  </m:e>
                  <m:e>
                    <m:r>
                      <m:t>1</m:t>
                    </m:r>
                  </m:e>
                </m:mr>
              </m:m>
            </m:e>
          </m:d>
          <m:r>
            <m:rPr>
              <m:sty m:val="p"/>
            </m:rPr>
            <m:t>,</m:t>
          </m:r>
        </m:oMath>
      </m:oMathPara>
    </w:p>
    <w:p>
      <w:pPr>
        <w:pStyle w:val="FirstParagraph"/>
      </w:pPr>
      <w:r>
        <w:t xml:space="preserve">so, for instance,</w:t>
      </w:r>
      <w:r>
        <w:t xml:space="preserve"> </w:t>
      </w:r>
      <m:oMath>
        <m:r>
          <m:rPr>
            <m:sty m:val="p"/>
          </m:rPr>
          <m:t>(</m:t>
        </m:r>
        <m:sSub>
          <m:e>
            <m:r>
              <m:rPr>
                <m:sty m:val="bi"/>
              </m:rPr>
              <m:t>I</m:t>
            </m:r>
          </m:e>
          <m:sub>
            <m:r>
              <m:t>3</m:t>
            </m:r>
          </m:sub>
        </m:sSub>
        <m:sSub>
          <m:e>
            <m:r>
              <m:rPr>
                <m:sty m:val="p"/>
              </m:rPr>
              <m:t>)</m:t>
            </m:r>
          </m:e>
          <m:sub>
            <m:r>
              <m:t>22</m:t>
            </m:r>
          </m:sub>
        </m:sSub>
        <m:r>
          <m:rPr>
            <m:sty m:val="p"/>
          </m:rPr>
          <m:t>=</m:t>
        </m:r>
        <m:r>
          <m:t>1</m:t>
        </m:r>
      </m:oMath>
      <w:r>
        <w:t xml:space="preserve"> </w:t>
      </w:r>
      <w:r>
        <w:t xml:space="preserve">and</w:t>
      </w:r>
      <w:r>
        <w:t xml:space="preserve"> </w:t>
      </w:r>
      <m:oMath>
        <m:r>
          <m:rPr>
            <m:sty m:val="p"/>
          </m:rPr>
          <m:t>(</m:t>
        </m:r>
        <m:sSub>
          <m:e>
            <m:r>
              <m:rPr>
                <m:sty m:val="bi"/>
              </m:rPr>
              <m:t>I</m:t>
            </m:r>
          </m:e>
          <m:sub>
            <m:r>
              <m:t>3</m:t>
            </m:r>
          </m:sub>
        </m:sSub>
        <m:sSub>
          <m:e>
            <m:r>
              <m:rPr>
                <m:sty m:val="p"/>
              </m:rPr>
              <m:t>)</m:t>
            </m:r>
          </m:e>
          <m:sub>
            <m:r>
              <m:t>23</m:t>
            </m:r>
          </m:sub>
        </m:sSub>
        <m:r>
          <m:rPr>
            <m:sty m:val="p"/>
          </m:rPr>
          <m:t>=</m:t>
        </m:r>
        <m:r>
          <m:t>0</m:t>
        </m:r>
      </m:oMath>
      <w:r>
        <w:t xml:space="preserve">.</w:t>
      </w:r>
    </w:p>
    <w:bookmarkEnd w:id="112"/>
    <w:bookmarkStart w:id="113" w:name="thm-identity"/>
    <w:p>
      <w:pPr>
        <w:pStyle w:val="BodyText"/>
      </w:pPr>
      <w:r>
        <w:rPr>
          <w:b/>
          <w:bCs/>
        </w:rPr>
        <w:t xml:space="preserve">Theorem 10 (Identity matrix is a multiplicative identity)</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t> </m:t>
          </m:r>
          <m:sSub>
            <m:e>
              <m:r>
                <m:rPr>
                  <m:sty m:val="bi"/>
                </m:rPr>
                <m:t>I</m:t>
              </m:r>
            </m:e>
            <m:sub>
              <m:r>
                <m:t>p</m:t>
              </m:r>
            </m:sub>
          </m:sSub>
          <m:r>
            <m:rPr>
              <m:sty m:val="p"/>
            </m:rPr>
            <m:t>=</m:t>
          </m:r>
          <m:r>
            <m:rPr>
              <m:sty m:val="bi"/>
            </m:rPr>
            <m:t>A</m:t>
          </m:r>
        </m:oMath>
      </m:oMathPara>
    </w:p>
    <w:p>
      <w:pPr>
        <w:pStyle w:val="FirstParagraph"/>
      </w:pPr>
      <m:oMathPara>
        <m:oMathParaPr>
          <m:jc m:val="center"/>
        </m:oMathParaPr>
        <m:oMath>
          <m:sSub>
            <m:e>
              <m:r>
                <m:rPr>
                  <m:sty m:val="bi"/>
                </m:rPr>
                <m:t>I</m:t>
              </m:r>
            </m:e>
            <m:sub>
              <m:r>
                <m:t>m</m:t>
              </m:r>
            </m:sub>
          </m:sSub>
          <m:r>
            <m:t> </m:t>
          </m:r>
          <m:r>
            <m:rPr>
              <m:sty m:val="bi"/>
            </m:rPr>
            <m:t>A</m:t>
          </m:r>
          <m:r>
            <m:rPr>
              <m:sty m:val="p"/>
            </m:rPr>
            <m:t>=</m:t>
          </m:r>
          <m:r>
            <m:rPr>
              <m:sty m:val="bi"/>
            </m:rPr>
            <m:t>A</m:t>
          </m:r>
        </m:oMath>
      </m:oMathPara>
    </w:p>
    <w:bookmarkEnd w:id="113"/>
    <w:bookmarkEnd w:id="114"/>
    <w:bookmarkStart w:id="119" w:name="matrix-vector-multiplication"/>
    <w:p>
      <w:pPr>
        <w:pStyle w:val="Heading3"/>
      </w:pPr>
      <w:r>
        <w:t xml:space="preserve">2.6 Matrix-vector multiplication</w:t>
      </w:r>
    </w:p>
    <w:bookmarkStart w:id="115" w:name="def-matvec-mult"/>
    <w:p>
      <w:pPr>
        <w:pStyle w:val="FirstParagraph"/>
      </w:pPr>
      <w:r>
        <w:rPr>
          <w:b/>
          <w:bCs/>
        </w:rPr>
        <w:t xml:space="preserve">Definition 28 (Matrix-vector multiplication)</w:t>
      </w:r>
      <w:r>
        <w:t xml:space="preserve"> </w:t>
      </w:r>
      <w:r>
        <w:t xml:space="preserve">The</w:t>
      </w:r>
      <w:r>
        <w:t xml:space="preserve"> </w:t>
      </w:r>
      <w:r>
        <w:rPr>
          <w:b/>
          <w:bCs/>
        </w:rPr>
        <w:t xml:space="preserve">matrix-vector product</w:t>
      </w:r>
      <w:r>
        <w:t xml:space="preserve"> </w:t>
      </w:r>
      <w:r>
        <w:t xml:space="preserve">of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w:t>
      </w:r>
      <w:r>
        <w:t xml:space="preserve"> </w:t>
      </w:r>
      <m:oMath>
        <m:r>
          <m:t>p</m:t>
        </m:r>
        <m:r>
          <m:rPr>
            <m:sty m:val="p"/>
          </m:rPr>
          <m:t>×</m:t>
        </m:r>
        <m:r>
          <m:t>1</m:t>
        </m:r>
      </m:oMath>
      <w:r>
        <w:t xml:space="preserve"> </w:t>
      </w:r>
      <w:r>
        <w:t xml:space="preserve">column vector</w:t>
      </w:r>
      <w:r>
        <w:t xml:space="preserve"> </w:t>
      </w:r>
      <m:oMath>
        <m:acc>
          <m:accPr>
            <m:chr m:val="̃"/>
          </m:accPr>
          <m:e>
            <m:r>
              <m:t>x</m:t>
            </m:r>
          </m:e>
        </m:acc>
      </m:oMath>
      <w:r>
        <w:t xml:space="preserve"> </w:t>
      </w:r>
      <w:r>
        <w:t xml:space="preserve">is the</w:t>
      </w:r>
      <w:r>
        <w:t xml:space="preserve"> </w:t>
      </w:r>
      <m:oMath>
        <m:r>
          <m:t>m</m:t>
        </m:r>
        <m:r>
          <m:rPr>
            <m:sty m:val="p"/>
          </m:rPr>
          <m:t>×</m:t>
        </m:r>
        <m:r>
          <m:t>1</m:t>
        </m:r>
      </m:oMath>
      <w:r>
        <w:t xml:space="preserve"> </w:t>
      </w:r>
      <w:r>
        <w:t xml:space="preserve">column vector</w:t>
      </w:r>
      <w:r>
        <w:t xml:space="preserve"> </w:t>
      </w:r>
      <m:oMath>
        <m:r>
          <m:rPr>
            <m:sty m:val="bi"/>
          </m:rPr>
          <m:t>A</m:t>
        </m:r>
        <m:acc>
          <m:accPr>
            <m:chr m:val="̃"/>
          </m:accPr>
          <m:e>
            <m:r>
              <m:t>x</m:t>
            </m:r>
          </m:e>
        </m:acc>
      </m:oMath>
      <w:r>
        <w:t xml:space="preserve"> </w:t>
      </w:r>
      <w:r>
        <w:t xml:space="preserve">with entries:</w:t>
      </w:r>
    </w:p>
    <w:p>
      <w:pPr>
        <w:pStyle w:val="BodyText"/>
      </w:pPr>
      <m:oMathPara>
        <m:oMathParaPr>
          <m:jc m:val="center"/>
        </m:oMathParaPr>
        <m:oMath>
          <m:r>
            <m:rPr>
              <m:sty m:val="p"/>
            </m:rPr>
            <m:t>(</m:t>
          </m:r>
          <m:r>
            <m:rPr>
              <m:sty m:val="bi"/>
            </m:rPr>
            <m:t>A</m:t>
          </m:r>
          <m:acc>
            <m:accPr>
              <m:chr m:val="̃"/>
            </m:accPr>
            <m:e>
              <m:r>
                <m:t>x</m:t>
              </m:r>
            </m:e>
          </m:acc>
          <m:sSub>
            <m:e>
              <m:r>
                <m:rPr>
                  <m:sty m:val="p"/>
                </m:rPr>
                <m:t>)</m:t>
              </m:r>
            </m:e>
            <m:sub>
              <m:r>
                <m:t>i</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sSub>
            <m:e>
              <m:r>
                <m:t>x</m:t>
              </m:r>
            </m:e>
            <m:sub>
              <m:r>
                <m:t>j</m:t>
              </m:r>
            </m:sub>
          </m:sSub>
        </m:oMath>
      </m:oMathPara>
    </w:p>
    <w:bookmarkEnd w:id="115"/>
    <w:bookmarkStart w:id="116" w:name="rem-matvec-row-dot-products"/>
    <w:p>
      <w:pPr>
        <w:pStyle w:val="FirstParagraph"/>
      </w:pPr>
      <w:r>
        <w:rPr>
          <w:i/>
          <w:iCs/>
        </w:rPr>
        <w:t xml:space="preserve">Remark 11</w:t>
      </w:r>
      <w:r>
        <w:t xml:space="preserve"> (Each entry is a dot product). </w:t>
      </w:r>
      <w:r>
        <w:t xml:space="preserve">Matrix-vector multiplication extends the dot product (2):</w:t>
      </w:r>
      <w:r>
        <w:t xml:space="preserve"> </w:t>
      </w:r>
      <w:r>
        <w:t xml:space="preserve">entry</w:t>
      </w:r>
      <w:r>
        <w:t xml:space="preserve"> </w:t>
      </w:r>
      <m:oMath>
        <m:r>
          <m:t>i</m:t>
        </m:r>
      </m:oMath>
      <w:r>
        <w:t xml:space="preserve"> </w:t>
      </w:r>
      <w:r>
        <w:t xml:space="preserve">of</w:t>
      </w:r>
      <w:r>
        <w:t xml:space="preserve"> </w:t>
      </w:r>
      <m:oMath>
        <m:r>
          <m:rPr>
            <m:sty m:val="bi"/>
          </m:rPr>
          <m:t>A</m:t>
        </m:r>
        <m:acc>
          <m:accPr>
            <m:chr m:val="̃"/>
          </m:accPr>
          <m:e>
            <m:r>
              <m:t>x</m:t>
            </m:r>
          </m:e>
        </m:acc>
      </m:oMath>
      <w:r>
        <w:t xml:space="preserve"> </w:t>
      </w:r>
      <w:r>
        <w:t xml:space="preserve">is the dot product of row</w:t>
      </w:r>
      <w:r>
        <w:t xml:space="preserve"> </w:t>
      </w:r>
      <m:oMath>
        <m:r>
          <m:t>i</m:t>
        </m:r>
      </m:oMath>
      <w:r>
        <w:t xml:space="preserve"> </w:t>
      </w:r>
      <w:r>
        <w:t xml:space="preserve">of</w:t>
      </w:r>
      <w:r>
        <w:t xml:space="preserve"> </w:t>
      </w:r>
      <m:oMath>
        <m:r>
          <m:rPr>
            <m:sty m:val="bi"/>
          </m:rPr>
          <m:t>A</m:t>
        </m:r>
      </m:oMath>
      <w:r>
        <w:t xml:space="preserve"> </w:t>
      </w:r>
      <w:r>
        <w:t xml:space="preserve">with</w:t>
      </w:r>
      <w:r>
        <w:t xml:space="preserve"> </w:t>
      </w:r>
      <m:oMath>
        <m:acc>
          <m:accPr>
            <m:chr m:val="̃"/>
          </m:accPr>
          <m:e>
            <m:r>
              <m:t>x</m:t>
            </m:r>
          </m:e>
        </m:acc>
      </m:oMath>
      <w:r>
        <w:t xml:space="preserve">.</w:t>
      </w:r>
      <w:r>
        <w:t xml:space="preserve"> </w:t>
      </w:r>
      <w:r>
        <w:t xml:space="preserve">For example,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1</m:t>
                        </m:r>
                        <m:r>
                          <m:rPr>
                            <m:sty m:val="p"/>
                          </m:rPr>
                          <m:t>+</m:t>
                        </m:r>
                        <m:r>
                          <m:t>2</m:t>
                        </m:r>
                        <m:r>
                          <m:rPr>
                            <m:sty m:val="p"/>
                          </m:rPr>
                          <m:t>⋅</m:t>
                        </m:r>
                        <m:r>
                          <m:rPr>
                            <m:sty m:val="p"/>
                          </m:rPr>
                          <m:t>(</m:t>
                        </m:r>
                        <m:r>
                          <m:rPr>
                            <m:sty m:val="p"/>
                          </m:rPr>
                          <m:t>−</m:t>
                        </m:r>
                        <m:r>
                          <m:t>1</m:t>
                        </m:r>
                        <m:r>
                          <m:rPr>
                            <m:sty m:val="p"/>
                          </m:rPr>
                          <m:t>)</m:t>
                        </m:r>
                      </m:e>
                    </m:mr>
                    <m:mr>
                      <m:e>
                        <m:r>
                          <m:t>3</m:t>
                        </m:r>
                        <m:r>
                          <m:rPr>
                            <m:sty m:val="p"/>
                          </m:rPr>
                          <m:t>⋅</m:t>
                        </m:r>
                        <m:r>
                          <m:t>1</m:t>
                        </m:r>
                        <m:r>
                          <m:rPr>
                            <m:sty m:val="p"/>
                          </m:rPr>
                          <m:t>+</m:t>
                        </m:r>
                        <m:r>
                          <m:t>4</m:t>
                        </m:r>
                        <m:r>
                          <m:rPr>
                            <m:sty m:val="p"/>
                          </m:rPr>
                          <m:t>⋅</m:t>
                        </m:r>
                        <m:r>
                          <m:rPr>
                            <m:sty m:val="p"/>
                          </m:rPr>
                          <m:t>(</m:t>
                        </m:r>
                        <m:r>
                          <m:rPr>
                            <m:sty m:val="p"/>
                          </m:rPr>
                          <m:t>−</m:t>
                        </m:r>
                        <m:r>
                          <m:t>1</m:t>
                        </m:r>
                        <m:r>
                          <m:rPr>
                            <m:sty m:val="p"/>
                          </m:rPr>
                          <m:t>)</m:t>
                        </m:r>
                      </m:e>
                    </m:mr>
                  </m:m>
                </m:e>
              </m:d>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e>
          </m:eqArr>
        </m:oMath>
      </m:oMathPara>
    </w:p>
    <w:bookmarkEnd w:id="116"/>
    <w:bookmarkStart w:id="117" w:name="def-linear-system"/>
    <w:p>
      <w:pPr>
        <w:pStyle w:val="FirstParagraph"/>
      </w:pPr>
      <w:r>
        <w:rPr>
          <w:b/>
          <w:bCs/>
        </w:rPr>
        <w:t xml:space="preserve">Definition 29 (Linear system (system of linear equations))</w:t>
      </w:r>
      <w:r>
        <w:t xml:space="preserve"> </w:t>
      </w:r>
      <w:r>
        <w:t xml:space="preserve">A</w:t>
      </w:r>
      <w:r>
        <w:t xml:space="preserve"> </w:t>
      </w:r>
      <w:r>
        <w:rPr>
          <w:b/>
          <w:bCs/>
        </w:rPr>
        <w:t xml:space="preserve">linear system</w:t>
      </w:r>
      <w:r>
        <w:t xml:space="preserve"> </w:t>
      </w:r>
      <w:r>
        <w:t xml:space="preserve">(or</w:t>
      </w:r>
      <w:r>
        <w:t xml:space="preserve"> </w:t>
      </w:r>
      <w:r>
        <w:rPr>
          <w:b/>
          <w:bCs/>
        </w:rPr>
        <w:t xml:space="preserve">system of linear equations</w:t>
      </w:r>
      <w:r>
        <w:t xml:space="preserve">)</w:t>
      </w:r>
      <w:r>
        <w:t xml:space="preserve"> </w:t>
      </w:r>
      <w:r>
        <w:t xml:space="preserve">with</w:t>
      </w:r>
      <w:r>
        <w:t xml:space="preserve"> </w:t>
      </w:r>
      <m:oMath>
        <m:r>
          <m:t>m</m:t>
        </m:r>
      </m:oMath>
      <w:r>
        <w:t xml:space="preserve"> </w:t>
      </w:r>
      <w:r>
        <w:t xml:space="preserve">equations in</w:t>
      </w:r>
      <w:r>
        <w:t xml:space="preserve"> </w:t>
      </w:r>
      <m:oMath>
        <m:r>
          <m:t>n</m:t>
        </m:r>
      </m:oMath>
      <w:r>
        <w:t xml:space="preserve"> </w:t>
      </w:r>
      <w:r>
        <w:t xml:space="preserve">unknowns is an equation</w:t>
      </w:r>
      <w:r>
        <w:t xml:space="preserve"> </w:t>
      </w:r>
      <m:oMath>
        <m:r>
          <m:rPr>
            <m:sty m:val="bi"/>
          </m:rPr>
          <m:t>A</m:t>
        </m:r>
        <m:acc>
          <m:accPr>
            <m:chr m:val="̃"/>
          </m:accPr>
          <m:e>
            <m:r>
              <m:t>x</m:t>
            </m:r>
          </m:e>
        </m:acc>
        <m:r>
          <m:rPr>
            <m:sty m:val="p"/>
          </m:rPr>
          <m:t>=</m:t>
        </m:r>
        <m:acc>
          <m:accPr>
            <m:chr m:val="̃"/>
          </m:accPr>
          <m:e>
            <m:r>
              <m:t>b</m:t>
            </m:r>
          </m:e>
        </m:acc>
      </m:oMath>
      <w:r>
        <w:t xml:space="preserve"> </w:t>
      </w:r>
      <w:r>
        <w:t xml:space="preserve">in which the</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the vector</w:t>
      </w:r>
      <w:r>
        <w:t xml:space="preserve"> </w:t>
      </w:r>
      <m:oMath>
        <m:acc>
          <m:accPr>
            <m:chr m:val="̃"/>
          </m:accPr>
          <m:e>
            <m:r>
              <m:t>b</m:t>
            </m:r>
          </m:e>
        </m:acc>
        <m:r>
          <m:rPr>
            <m:sty m:val="p"/>
          </m:rPr>
          <m:t>∈</m:t>
        </m:r>
        <m:sSup>
          <m:e>
            <m:r>
              <m:rPr>
                <m:scr m:val="double-struck"/>
                <m:sty m:val="p"/>
              </m:rPr>
              <m:t>R</m:t>
            </m:r>
          </m:e>
          <m:sup>
            <m:r>
              <m:t>m</m:t>
            </m:r>
          </m:sup>
        </m:sSup>
      </m:oMath>
      <w:r>
        <w:t xml:space="preserve"> </w:t>
      </w:r>
      <w:r>
        <w:t xml:space="preserve">are given.</w:t>
      </w:r>
      <w:r>
        <w:t xml:space="preserve"> </w:t>
      </w:r>
      <w:r>
        <w:t xml:space="preserve">A</w:t>
      </w:r>
      <w:r>
        <w:t xml:space="preserve"> </w:t>
      </w:r>
      <w:r>
        <w:rPr>
          <w:b/>
          <w:bCs/>
        </w:rPr>
        <w:t xml:space="preserve">solution</w:t>
      </w:r>
      <w:r>
        <w:t xml:space="preserve"> </w:t>
      </w:r>
      <w:r>
        <w:t xml:space="preserve">of the system is a vector</w:t>
      </w:r>
      <w:r>
        <w:t xml:space="preserve"> </w:t>
      </w:r>
      <m:oMath>
        <m:acc>
          <m:accPr>
            <m:chr m:val="̃"/>
          </m:accPr>
          <m:e>
            <m:r>
              <m:t>x</m:t>
            </m:r>
          </m:e>
        </m:acc>
        <m:r>
          <m:rPr>
            <m:sty m:val="p"/>
          </m:rPr>
          <m:t>∈</m:t>
        </m:r>
        <m:sSup>
          <m:e>
            <m:r>
              <m:rPr>
                <m:scr m:val="double-struck"/>
                <m:sty m:val="p"/>
              </m:rPr>
              <m:t>R</m:t>
            </m:r>
          </m:e>
          <m:sup>
            <m:r>
              <m:t>n</m:t>
            </m:r>
          </m:sup>
        </m:sSup>
      </m:oMath>
      <w:r>
        <w:t xml:space="preserve"> </w:t>
      </w:r>
      <w:r>
        <w:t xml:space="preserve">for which</w:t>
      </w:r>
      <w:r>
        <w:t xml:space="preserve"> </w:t>
      </w:r>
      <m:oMath>
        <m:r>
          <m:rPr>
            <m:sty m:val="bi"/>
          </m:rPr>
          <m:t>A</m:t>
        </m:r>
        <m:acc>
          <m:accPr>
            <m:chr m:val="̃"/>
          </m:accPr>
          <m:e>
            <m:r>
              <m:t>x</m:t>
            </m:r>
          </m:e>
        </m:acc>
        <m:r>
          <m:rPr>
            <m:sty m:val="p"/>
          </m:rPr>
          <m:t>=</m:t>
        </m:r>
        <m:acc>
          <m:accPr>
            <m:chr m:val="̃"/>
          </m:accPr>
          <m:e>
            <m:r>
              <m:t>b</m:t>
            </m:r>
          </m:e>
        </m:acc>
      </m:oMath>
      <w:r>
        <w:t xml:space="preserve"> </w:t>
      </w:r>
      <w:r>
        <w:t xml:space="preserve">holds.</w:t>
      </w:r>
    </w:p>
    <w:bookmarkEnd w:id="117"/>
    <w:bookmarkStart w:id="118" w:name="exm-linear-system"/>
    <w:p>
      <w:pPr>
        <w:pStyle w:val="BodyText"/>
      </w:pPr>
      <w:r>
        <w:rPr>
          <w:b/>
          <w:bCs/>
        </w:rPr>
        <w:t xml:space="preserve">Example 22 (Two equations in two unknowns)</w:t>
      </w:r>
      <w:r>
        <w:t xml:space="preserve"> </w:t>
      </w:r>
      <w:r>
        <w:t xml:space="preserve">By</w:t>
      </w:r>
      <w:r>
        <w:t xml:space="preserve"> </w:t>
      </w:r>
      <w:hyperlink w:anchor="def-matvec-mult">
        <w:r>
          <w:rPr>
            <w:rStyle w:val="Hyperlink"/>
          </w:rPr>
          <w:t xml:space="preserve">Definition 28</w:t>
        </w:r>
      </w:hyperlink>
      <w:r>
        <w:t xml:space="preserve">, row</w:t>
      </w:r>
      <w:r>
        <w:t xml:space="preserve"> </w:t>
      </w:r>
      <m:oMath>
        <m:r>
          <m:t>i</m:t>
        </m:r>
      </m:oMath>
      <w:r>
        <w:t xml:space="preserve"> </w:t>
      </w:r>
      <w:r>
        <w:t xml:space="preserve">of</w:t>
      </w:r>
      <w:r>
        <w:t xml:space="preserve"> </w:t>
      </w:r>
      <m:oMath>
        <m:r>
          <m:rPr>
            <m:sty m:val="bi"/>
          </m:rPr>
          <m:t>A</m:t>
        </m:r>
        <m:acc>
          <m:accPr>
            <m:chr m:val="̃"/>
          </m:accPr>
          <m:e>
            <m:r>
              <m:t>x</m:t>
            </m:r>
          </m:e>
        </m:acc>
        <m:r>
          <m:rPr>
            <m:sty m:val="p"/>
          </m:rPr>
          <m:t>=</m:t>
        </m:r>
        <m:acc>
          <m:accPr>
            <m:chr m:val="̃"/>
          </m:accPr>
          <m:e>
            <m:r>
              <m:t>b</m:t>
            </m:r>
          </m:e>
        </m:acc>
      </m:oMath>
      <w:r>
        <w:t xml:space="preserve"> </w:t>
      </w:r>
      <w:r>
        <w:t xml:space="preserve">is the equation</w:t>
      </w:r>
      <w:r>
        <w:t xml:space="preserve"> </w:t>
      </w:r>
      <m:oMath>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rPr>
            <m:sty m:val="p"/>
          </m:rPr>
          <m:t>=</m:t>
        </m:r>
        <m:sSub>
          <m:e>
            <m:r>
              <m:t>b</m:t>
            </m:r>
          </m:e>
          <m:sub>
            <m:r>
              <m:t>i</m:t>
            </m:r>
          </m:sub>
        </m:sSub>
      </m:oMath>
      <w:r>
        <w:t xml:space="preserve">.</w:t>
      </w:r>
      <w:r>
        <w:t xml:space="preserve"> </w:t>
      </w:r>
      <w:r>
        <w:t xml:space="preserve">So the two equations</w:t>
      </w:r>
      <w:r>
        <w:t xml:space="preserve"> </w:t>
      </w:r>
      <m:oMath>
        <m:sSub>
          <m:e>
            <m:r>
              <m:t>x</m:t>
            </m:r>
          </m:e>
          <m:sub>
            <m:r>
              <m:t>1</m:t>
            </m:r>
          </m:sub>
        </m:sSub>
        <m:r>
          <m:rPr>
            <m:sty m:val="p"/>
          </m:rPr>
          <m:t>+</m:t>
        </m:r>
        <m:r>
          <m:t>2</m:t>
        </m:r>
        <m:sSub>
          <m:e>
            <m:r>
              <m:t>x</m:t>
            </m:r>
          </m:e>
          <m:sub>
            <m:r>
              <m:t>2</m:t>
            </m:r>
          </m:sub>
        </m:sSub>
        <m:r>
          <m:rPr>
            <m:sty m:val="p"/>
          </m:rPr>
          <m:t>=</m:t>
        </m:r>
        <m:r>
          <m:t>5</m:t>
        </m:r>
      </m:oMath>
      <w:r>
        <w:t xml:space="preserve"> </w:t>
      </w:r>
      <w:r>
        <w:t xml:space="preserve">and</w:t>
      </w:r>
      <w:r>
        <w:t xml:space="preserve"> </w:t>
      </w:r>
      <m:oMath>
        <m:r>
          <m:t>3</m:t>
        </m:r>
        <m:sSub>
          <m:e>
            <m:r>
              <m:t>x</m:t>
            </m:r>
          </m:e>
          <m:sub>
            <m:r>
              <m:t>1</m:t>
            </m:r>
          </m:sub>
        </m:sSub>
        <m:r>
          <m:rPr>
            <m:sty m:val="p"/>
          </m:rPr>
          <m:t>+</m:t>
        </m:r>
        <m:r>
          <m:t>4</m:t>
        </m:r>
        <m:sSub>
          <m:e>
            <m:r>
              <m:t>x</m:t>
            </m:r>
          </m:e>
          <m:sub>
            <m:r>
              <m:t>2</m:t>
            </m:r>
          </m:sub>
        </m:sSub>
        <m:r>
          <m:rPr>
            <m:sty m:val="p"/>
          </m:rPr>
          <m:t>=</m:t>
        </m:r>
        <m:r>
          <m:t>6</m:t>
        </m:r>
      </m:oMath>
      <w:r>
        <w:t xml:space="preserve"> </w:t>
      </w:r>
      <w:r>
        <w:t xml:space="preserve">form the linear system</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acc>
          <m:accPr>
            <m:chr m:val="̃"/>
          </m:accPr>
          <m:e>
            <m:r>
              <m:t>x</m:t>
            </m:r>
          </m:e>
        </m:acc>
        <m:r>
          <m:rPr>
            <m:sty m:val="p"/>
          </m:rPr>
          <m:t>=</m:t>
        </m:r>
        <m:d>
          <m:dPr>
            <m:begChr m:val="["/>
            <m:sepChr m:val=""/>
            <m:endChr m:val="]"/>
            <m:grow/>
          </m:dPr>
          <m:e>
            <m:m>
              <m:mPr>
                <m:baseJc m:val="center"/>
                <m:plcHide m:val="on"/>
                <m:mcs>
                  <m:mc>
                    <m:mcPr>
                      <m:mcJc m:val="center"/>
                      <m:count m:val="1"/>
                    </m:mcPr>
                  </m:mc>
                </m:mcs>
              </m:mPr>
              <m:mr>
                <m:e>
                  <m:r>
                    <m:t>5</m:t>
                  </m:r>
                </m:e>
              </m:mr>
              <m:mr>
                <m:e>
                  <m:r>
                    <m:t>6</m:t>
                  </m:r>
                </m:e>
              </m:mr>
            </m:m>
          </m:e>
        </m:d>
      </m:oMath>
      <w:r>
        <w:t xml:space="preserve">.</w:t>
      </w:r>
      <w:r>
        <w:t xml:space="preserve"> </w:t>
      </w:r>
      <w:r>
        <w:t xml:space="preserve">The vector</w:t>
      </w:r>
      <w:r>
        <w:t xml:space="preserve"> </w:t>
      </w:r>
      <m:oMath>
        <m:acc>
          <m:accPr>
            <m:chr m:val="̃"/>
          </m:accPr>
          <m:e>
            <m:r>
              <m:t>x</m:t>
            </m:r>
          </m:e>
        </m:acc>
        <m:r>
          <m:rPr>
            <m:sty m:val="p"/>
          </m:rPr>
          <m:t>=</m:t>
        </m:r>
        <m:r>
          <m:rPr>
            <m:sty m:val="p"/>
          </m:rPr>
          <m:t>(</m:t>
        </m:r>
        <m:r>
          <m:rPr>
            <m:sty m:val="p"/>
          </m:rPr>
          <m:t>−</m:t>
        </m:r>
        <m:r>
          <m:t>4</m:t>
        </m:r>
        <m:r>
          <m:rPr>
            <m:sty m:val="p"/>
          </m:rPr>
          <m:t>,</m:t>
        </m:r>
        <m:r>
          <m:t>4.5</m:t>
        </m:r>
        <m:r>
          <m:rPr>
            <m:sty m:val="p"/>
          </m:rPr>
          <m:t>)</m:t>
        </m:r>
      </m:oMath>
      <w:r>
        <w:t xml:space="preserve"> </w:t>
      </w:r>
      <w:r>
        <w:t xml:space="preserve">is a solution:</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rPr>
                            <m:sty m:val="p"/>
                          </m:rPr>
                          <m:t>−</m:t>
                        </m:r>
                        <m:r>
                          <m:t>4</m:t>
                        </m:r>
                      </m:e>
                    </m:mr>
                    <m:mr>
                      <m:e>
                        <m:r>
                          <m:t>4.5</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rPr>
                            <m:sty m:val="p"/>
                          </m:rPr>
                          <m:t>(</m:t>
                        </m:r>
                        <m:r>
                          <m:rPr>
                            <m:sty m:val="p"/>
                          </m:rPr>
                          <m:t>−</m:t>
                        </m:r>
                        <m:r>
                          <m:t>4</m:t>
                        </m:r>
                        <m:r>
                          <m:rPr>
                            <m:sty m:val="p"/>
                          </m:rPr>
                          <m:t>)</m:t>
                        </m:r>
                        <m:r>
                          <m:rPr>
                            <m:sty m:val="p"/>
                          </m:rPr>
                          <m:t>+</m:t>
                        </m:r>
                        <m:r>
                          <m:t>2</m:t>
                        </m:r>
                        <m:r>
                          <m:rPr>
                            <m:sty m:val="p"/>
                          </m:rPr>
                          <m:t>⋅</m:t>
                        </m:r>
                        <m:r>
                          <m:t>4.5</m:t>
                        </m:r>
                      </m:e>
                    </m:mr>
                    <m:mr>
                      <m:e>
                        <m:r>
                          <m:t>3</m:t>
                        </m:r>
                        <m:r>
                          <m:rPr>
                            <m:sty m:val="p"/>
                          </m:rPr>
                          <m:t>⋅</m:t>
                        </m:r>
                        <m:r>
                          <m:rPr>
                            <m:sty m:val="p"/>
                          </m:rPr>
                          <m:t>(</m:t>
                        </m:r>
                        <m:r>
                          <m:rPr>
                            <m:sty m:val="p"/>
                          </m:rPr>
                          <m:t>−</m:t>
                        </m:r>
                        <m:r>
                          <m:t>4</m:t>
                        </m:r>
                        <m:r>
                          <m:rPr>
                            <m:sty m:val="p"/>
                          </m:rPr>
                          <m:t>)</m:t>
                        </m:r>
                        <m:r>
                          <m:rPr>
                            <m:sty m:val="p"/>
                          </m:rPr>
                          <m:t>+</m:t>
                        </m:r>
                        <m:r>
                          <m:t>4</m:t>
                        </m:r>
                        <m:r>
                          <m:rPr>
                            <m:sty m:val="p"/>
                          </m:rPr>
                          <m:t>⋅</m:t>
                        </m:r>
                        <m:r>
                          <m:t>4.5</m:t>
                        </m:r>
                      </m:e>
                    </m:mr>
                  </m:m>
                </m:e>
              </m:d>
              <m:r>
                <m:t>&amp;</m:t>
              </m:r>
              <m:r>
                <m:t>&amp;</m:t>
              </m:r>
              <m:r>
                <m:rPr>
                  <m:nor/>
                  <m:sty m:val="p"/>
                </m:rPr>
                <m:t>(</m:t>
              </m:r>
              <m:r>
                <m:rPr>
                  <m:nor/>
                  <m:sty m:val="p"/>
                </m:rPr>
                <m:t>Definition 28</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4</m:t>
                        </m:r>
                        <m:r>
                          <m:rPr>
                            <m:sty m:val="p"/>
                          </m:rPr>
                          <m:t>+</m:t>
                        </m:r>
                        <m:r>
                          <m:t>9</m:t>
                        </m:r>
                      </m:e>
                    </m:mr>
                    <m:mr>
                      <m:e>
                        <m:r>
                          <m:rPr>
                            <m:sty m:val="p"/>
                          </m:rPr>
                          <m:t>−</m:t>
                        </m:r>
                        <m:r>
                          <m:t>12</m:t>
                        </m:r>
                        <m:r>
                          <m:rPr>
                            <m:sty m:val="p"/>
                          </m:rPr>
                          <m:t>+</m:t>
                        </m:r>
                        <m:r>
                          <m:t>18</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5</m:t>
                        </m:r>
                      </m:e>
                    </m:mr>
                    <m:mr>
                      <m:e>
                        <m:r>
                          <m:t>6</m:t>
                        </m:r>
                      </m:e>
                    </m:mr>
                  </m:m>
                </m:e>
              </m:d>
              <m:r>
                <m:t>&amp;</m:t>
              </m:r>
              <m:r>
                <m:t>&amp;</m:t>
              </m:r>
              <m:r>
                <m:rPr>
                  <m:nor/>
                  <m:sty m:val="p"/>
                </m:rPr>
                <m:t>(add)</m:t>
              </m:r>
            </m:e>
          </m:eqArr>
        </m:oMath>
      </m:oMathPara>
    </w:p>
    <w:p>
      <w:pPr>
        <w:pStyle w:val="FirstParagraph"/>
      </w:pPr>
      <w:r>
        <w:t xml:space="preserve">The vector</w:t>
      </w:r>
      <w:r>
        <w:t xml:space="preserve"> </w:t>
      </w:r>
      <m:oMath>
        <m:r>
          <m:rPr>
            <m:sty m:val="p"/>
          </m:rPr>
          <m:t>(</m:t>
        </m:r>
        <m:r>
          <m:t>1</m:t>
        </m:r>
        <m:r>
          <m:rPr>
            <m:sty m:val="p"/>
          </m:rPr>
          <m:t>,</m:t>
        </m:r>
        <m:r>
          <m:t>2</m:t>
        </m:r>
        <m:r>
          <m:rPr>
            <m:sty m:val="p"/>
          </m:rPr>
          <m:t>)</m:t>
        </m:r>
      </m:oMath>
      <w:r>
        <w:t xml:space="preserve"> </w:t>
      </w:r>
      <w:r>
        <w:t xml:space="preserve">is not a solution:</w:t>
      </w:r>
      <w:r>
        <w:t xml:space="preserve"> </w:t>
      </w:r>
      <w:r>
        <w:t xml:space="preserve">its first equation holds, since</w:t>
      </w:r>
      <w:r>
        <w:t xml:space="preserve"> </w:t>
      </w:r>
      <m:oMath>
        <m:r>
          <m:t>1</m:t>
        </m:r>
        <m:r>
          <m:rPr>
            <m:sty m:val="p"/>
          </m:rPr>
          <m:t>+</m:t>
        </m:r>
        <m:r>
          <m:t>2</m:t>
        </m:r>
        <m:r>
          <m:rPr>
            <m:sty m:val="p"/>
          </m:rPr>
          <m:t>⋅</m:t>
        </m:r>
        <m:r>
          <m:t>2</m:t>
        </m:r>
        <m:r>
          <m:rPr>
            <m:sty m:val="p"/>
          </m:rPr>
          <m:t>=</m:t>
        </m:r>
        <m:r>
          <m:t>5</m:t>
        </m:r>
      </m:oMath>
      <w:r>
        <w:t xml:space="preserve">,</w:t>
      </w:r>
      <w:r>
        <w:t xml:space="preserve"> </w:t>
      </w:r>
      <w:r>
        <w:t xml:space="preserve">but its second gives</w:t>
      </w:r>
      <w:r>
        <w:t xml:space="preserve"> </w:t>
      </w:r>
      <m:oMath>
        <m:r>
          <m:t>3</m:t>
        </m:r>
        <m:r>
          <m:rPr>
            <m:sty m:val="p"/>
          </m:rPr>
          <m:t>⋅</m:t>
        </m:r>
        <m:r>
          <m:t>1</m:t>
        </m:r>
        <m:r>
          <m:rPr>
            <m:sty m:val="p"/>
          </m:rPr>
          <m:t>+</m:t>
        </m:r>
        <m:r>
          <m:t>4</m:t>
        </m:r>
        <m:r>
          <m:rPr>
            <m:sty m:val="p"/>
          </m:rPr>
          <m:t>⋅</m:t>
        </m:r>
        <m:r>
          <m:t>2</m:t>
        </m:r>
        <m:r>
          <m:rPr>
            <m:sty m:val="p"/>
          </m:rPr>
          <m:t>=</m:t>
        </m:r>
        <m:r>
          <m:t>11</m:t>
        </m:r>
        <m:r>
          <m:rPr>
            <m:sty m:val="p"/>
          </m:rPr>
          <m:t>≠</m:t>
        </m:r>
        <m:r>
          <m:t>6</m:t>
        </m:r>
      </m:oMath>
      <w:r>
        <w:t xml:space="preserve">.</w:t>
      </w:r>
    </w:p>
    <w:bookmarkEnd w:id="118"/>
    <w:bookmarkEnd w:id="119"/>
    <w:bookmarkStart w:id="168" w:name="linear-and-affine-maps"/>
    <w:p>
      <w:pPr>
        <w:pStyle w:val="Heading3"/>
      </w:pPr>
      <w:r>
        <w:t xml:space="preserve">2.7 Linear and affine maps</w:t>
      </w:r>
    </w:p>
    <w:bookmarkStart w:id="120" w:name="def-linear-map"/>
    <w:p>
      <w:pPr>
        <w:pStyle w:val="FirstParagraph"/>
      </w:pPr>
      <w:r>
        <w:rPr>
          <w:b/>
          <w:bCs/>
        </w:rPr>
        <w:t xml:space="preserve">Definition 30 (Linear map (linear transformation, linear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w:t>
      </w:r>
      <w:r>
        <w:t xml:space="preserve"> </w:t>
      </w:r>
      <w:r>
        <w:rPr>
          <w:b/>
          <w:bCs/>
        </w:rPr>
        <w:t xml:space="preserve">linear map</w:t>
      </w:r>
      <w:r>
        <w:t xml:space="preserve"> </w:t>
      </w:r>
      <w:r>
        <w:t xml:space="preserve">(also called a</w:t>
      </w:r>
      <w:r>
        <w:t xml:space="preserve"> </w:t>
      </w:r>
      <w:r>
        <w:rPr>
          <w:b/>
          <w:bCs/>
        </w:rPr>
        <w:t xml:space="preserve">linear transformation</w:t>
      </w:r>
      <w:r>
        <w:t xml:space="preserve"> </w:t>
      </w:r>
      <w:r>
        <w:t xml:space="preserve">or</w:t>
      </w:r>
      <w:r>
        <w:t xml:space="preserve"> </w:t>
      </w:r>
      <w:r>
        <w:rPr>
          <w:b/>
          <w:bCs/>
        </w:rPr>
        <w:t xml:space="preserve">linear function</w:t>
      </w:r>
      <w:r>
        <w:t xml:space="preserve">)</w:t>
      </w:r>
      <w:r>
        <w:t xml:space="preserve"> </w:t>
      </w:r>
      <w:r>
        <w:t xml:space="preserve">if it preserves vector addition and scalar multiplication:</w:t>
      </w:r>
      <w:r>
        <w:t xml:space="preserve"> </w:t>
      </w:r>
      <w:r>
        <w:t xml:space="preserve">for all</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and</w:t>
      </w:r>
      <w:r>
        <w:t xml:space="preserve"> </w:t>
      </w:r>
      <m:oMath>
        <m:r>
          <m:t>c</m:t>
        </m:r>
        <m:r>
          <m:rPr>
            <m:sty m:val="p"/>
          </m:rPr>
          <m:t>∈</m:t>
        </m:r>
        <m:r>
          <m:rPr>
            <m:scr m:val="double-struck"/>
            <m:sty m:val="p"/>
          </m:rPr>
          <m:t>R</m:t>
        </m:r>
      </m:oMath>
      <w:r>
        <w:t xml:space="preserve">,</w:t>
      </w:r>
    </w:p>
    <w:p>
      <w:pPr>
        <w:pStyle w:val="Compact"/>
        <w:numPr>
          <w:ilvl w:val="0"/>
          <w:numId w:val="1010"/>
        </w:numPr>
      </w:pPr>
      <m:oMath>
        <m:r>
          <m:t>f</m:t>
        </m:r>
        <m:r>
          <m:rPr>
            <m:sty m:val="p"/>
          </m:rPr>
          <m:t>(</m:t>
        </m:r>
        <m:acc>
          <m:accPr>
            <m:chr m:val="̃"/>
          </m:accPr>
          <m:e>
            <m:r>
              <m:t>x</m:t>
            </m:r>
          </m:e>
        </m:acc>
        <m:r>
          <m:rPr>
            <m:sty m:val="p"/>
          </m:rPr>
          <m:t>+</m:t>
        </m:r>
        <m:acc>
          <m:accPr>
            <m:chr m:val="̃"/>
          </m:accPr>
          <m:e>
            <m:r>
              <m:t>y</m:t>
            </m:r>
          </m:e>
        </m:acc>
        <m:r>
          <m:rPr>
            <m:sty m:val="p"/>
          </m:rPr>
          <m:t>)</m:t>
        </m:r>
        <m:r>
          <m:rPr>
            <m:sty m:val="p"/>
          </m:rPr>
          <m:t>=</m:t>
        </m:r>
        <m:r>
          <m:t>f</m:t>
        </m:r>
        <m:r>
          <m:rPr>
            <m:sty m:val="p"/>
          </m:rPr>
          <m:t>(</m:t>
        </m:r>
        <m:acc>
          <m:accPr>
            <m:chr m:val="̃"/>
          </m:accPr>
          <m:e>
            <m:r>
              <m:t>x</m:t>
            </m:r>
          </m:e>
        </m:acc>
        <m:r>
          <m:rPr>
            <m:sty m:val="p"/>
          </m:rPr>
          <m:t>)</m:t>
        </m:r>
        <m:r>
          <m:rPr>
            <m:sty m:val="p"/>
          </m:rPr>
          <m:t>+</m:t>
        </m:r>
        <m:r>
          <m:t>f</m:t>
        </m:r>
        <m:r>
          <m:rPr>
            <m:sty m:val="p"/>
          </m:rPr>
          <m:t>(</m:t>
        </m:r>
        <m:acc>
          <m:accPr>
            <m:chr m:val="̃"/>
          </m:accPr>
          <m:e>
            <m:r>
              <m:t>y</m:t>
            </m:r>
          </m:e>
        </m:acc>
        <m:r>
          <m:rPr>
            <m:sty m:val="p"/>
          </m:rPr>
          <m:t>)</m:t>
        </m:r>
      </m:oMath>
      <w:r>
        <w:t xml:space="preserve"> </w:t>
      </w:r>
      <w:r>
        <w:t xml:space="preserve">(</w:t>
      </w:r>
      <w:r>
        <w:rPr>
          <w:i/>
          <w:iCs/>
        </w:rPr>
        <w:t xml:space="preserve">additivity</w:t>
      </w:r>
      <w:r>
        <w:t xml:space="preserve">)</w:t>
      </w:r>
    </w:p>
    <w:p>
      <w:pPr>
        <w:pStyle w:val="Compact"/>
        <w:numPr>
          <w:ilvl w:val="0"/>
          <w:numId w:val="1010"/>
        </w:numPr>
      </w:pPr>
      <m:oMath>
        <m:r>
          <m:t>f</m:t>
        </m:r>
        <m:r>
          <m:rPr>
            <m:sty m:val="p"/>
          </m:rPr>
          <m:t>(</m:t>
        </m:r>
        <m:r>
          <m:t>c</m:t>
        </m:r>
        <m:acc>
          <m:accPr>
            <m:chr m:val="̃"/>
          </m:accPr>
          <m:e>
            <m:r>
              <m:t>x</m:t>
            </m:r>
          </m:e>
        </m:acc>
        <m:r>
          <m:rPr>
            <m:sty m:val="p"/>
          </m:rPr>
          <m:t>)</m:t>
        </m:r>
        <m:r>
          <m:rPr>
            <m:sty m:val="p"/>
          </m:rPr>
          <m:t>=</m:t>
        </m:r>
        <m:r>
          <m:t>c</m:t>
        </m:r>
        <m:r>
          <m:t>f</m:t>
        </m:r>
        <m:r>
          <m:rPr>
            <m:sty m:val="p"/>
          </m:rPr>
          <m:t>(</m:t>
        </m:r>
        <m:acc>
          <m:accPr>
            <m:chr m:val="̃"/>
          </m:accPr>
          <m:e>
            <m:r>
              <m:t>x</m:t>
            </m:r>
          </m:e>
        </m:acc>
        <m:r>
          <m:rPr>
            <m:sty m:val="p"/>
          </m:rPr>
          <m:t>)</m:t>
        </m:r>
      </m:oMath>
      <w:r>
        <w:t xml:space="preserve"> </w:t>
      </w:r>
      <w:r>
        <w:t xml:space="preserve">(</w:t>
      </w:r>
      <w:r>
        <w:rPr>
          <w:i/>
          <w:iCs/>
        </w:rPr>
        <w:t xml:space="preserve">homogeneity</w:t>
      </w:r>
      <w:r>
        <w:t xml:space="preserve">)</w:t>
      </w:r>
    </w:p>
    <w:bookmarkEnd w:id="120"/>
    <w:bookmarkStart w:id="121" w:name="exm-linear-map"/>
    <w:p>
      <w:pPr>
        <w:pStyle w:val="FirstParagraph"/>
      </w:pPr>
      <w:r>
        <w:rPr>
          <w:b/>
          <w:bCs/>
        </w:rPr>
        <w:t xml:space="preserve">Example 23 (A linear map, and two functions that are not)</w:t>
      </w:r>
      <w:r>
        <w:t xml:space="preserve"> </w:t>
      </w:r>
      <w:r>
        <w:t xml:space="preserve"> </w:t>
      </w:r>
    </w:p>
    <w:p>
      <w:pPr>
        <w:numPr>
          <w:ilvl w:val="0"/>
          <w:numId w:val="1011"/>
        </w:numPr>
      </w:pP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on</w:t>
      </w:r>
      <w:r>
        <w:t xml:space="preserve"> </w:t>
      </w:r>
      <m:oMath>
        <m:sSup>
          <m:e>
            <m:r>
              <m:rPr>
                <m:scr m:val="double-struck"/>
                <m:sty m:val="p"/>
              </m:rPr>
              <m:t>R</m:t>
            </m:r>
          </m:e>
          <m:sup>
            <m:r>
              <m:t>2</m:t>
            </m:r>
          </m:sup>
        </m:sSup>
      </m:oMath>
      <w:r>
        <w:t xml:space="preserve"> </w:t>
      </w:r>
      <w:r>
        <w:t xml:space="preserve">is linear. For</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2</m:t>
            </m:r>
          </m:sup>
        </m:sSup>
      </m:oMath>
      <w:r>
        <w:t xml:space="preserve"> </w:t>
      </w:r>
      <w:r>
        <w:t xml:space="preserve">and</w:t>
      </w:r>
      <w:r>
        <w:t xml:space="preserve"> </w:t>
      </w:r>
      <m:oMath>
        <m:r>
          <m:t>c</m:t>
        </m:r>
        <m:r>
          <m:rPr>
            <m:sty m:val="p"/>
          </m:rPr>
          <m:t>∈</m:t>
        </m:r>
        <m:r>
          <m:rPr>
            <m:scr m:val="double-struck"/>
            <m:sty m:val="p"/>
          </m:rPr>
          <m:t>R</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y</m:t>
                  </m:r>
                </m:e>
              </m:acc>
              <m:r>
                <m:rPr>
                  <m:sty m:val="p"/>
                </m:rPr>
                <m:t>)</m:t>
              </m:r>
              <m:r>
                <m:t>&amp;</m:t>
              </m:r>
              <m:r>
                <m:rPr>
                  <m:sty m:val="p"/>
                </m:rPr>
                <m:t>=</m:t>
              </m:r>
              <m:r>
                <m:rPr>
                  <m:sty m:val="p"/>
                </m:rPr>
                <m:t>(</m:t>
              </m:r>
              <m:r>
                <m:t>2</m:t>
              </m:r>
              <m:r>
                <m:rPr>
                  <m:sty m:val="p"/>
                </m:rPr>
                <m:t>(</m:t>
              </m:r>
              <m:sSub>
                <m:e>
                  <m:r>
                    <m:t>x</m:t>
                  </m:r>
                </m:e>
                <m:sub>
                  <m:r>
                    <m:t>1</m:t>
                  </m:r>
                </m:sub>
              </m:sSub>
              <m:r>
                <m:rPr>
                  <m:sty m:val="p"/>
                </m:rPr>
                <m:t>+</m:t>
              </m:r>
              <m:sSub>
                <m:e>
                  <m:r>
                    <m:t>y</m:t>
                  </m:r>
                </m:e>
                <m:sub>
                  <m:r>
                    <m:t>1</m:t>
                  </m:r>
                </m:sub>
              </m:sSub>
              <m:r>
                <m:rPr>
                  <m:sty m:val="p"/>
                </m:rPr>
                <m:t>)</m:t>
              </m:r>
              <m:r>
                <m:rPr>
                  <m:sty m:val="p"/>
                </m:rPr>
                <m:t>,</m:t>
              </m:r>
              <m:r>
                <m:t> </m:t>
              </m:r>
              <m:r>
                <m:rPr>
                  <m:sty m:val="p"/>
                </m:rPr>
                <m:t>(</m:t>
              </m:r>
              <m:sSub>
                <m:e>
                  <m:r>
                    <m:t>x</m:t>
                  </m:r>
                </m:e>
                <m:sub>
                  <m:r>
                    <m:t>1</m:t>
                  </m:r>
                </m:sub>
              </m:sSub>
              <m:r>
                <m:rPr>
                  <m:sty m:val="p"/>
                </m:rPr>
                <m:t>+</m:t>
              </m:r>
              <m:sSub>
                <m:e>
                  <m:r>
                    <m:t>y</m:t>
                  </m:r>
                </m:e>
                <m:sub>
                  <m:r>
                    <m:t>1</m:t>
                  </m:r>
                </m:sub>
              </m:sSub>
              <m:r>
                <m:rPr>
                  <m:sty m:val="p"/>
                </m:rPr>
                <m:t>)</m:t>
              </m:r>
              <m:r>
                <m:rPr>
                  <m:sty m:val="p"/>
                </m:rPr>
                <m:t>+</m:t>
              </m:r>
              <m:r>
                <m:rPr>
                  <m:sty m:val="p"/>
                </m:rPr>
                <m:t>(</m:t>
              </m:r>
              <m:sSub>
                <m:e>
                  <m:r>
                    <m:t>x</m:t>
                  </m:r>
                </m:e>
                <m:sub>
                  <m:r>
                    <m:t>2</m:t>
                  </m:r>
                </m:sub>
              </m:sSub>
              <m:r>
                <m:rPr>
                  <m:sty m:val="p"/>
                </m:rPr>
                <m:t>+</m:t>
              </m:r>
              <m:sSub>
                <m:e>
                  <m:r>
                    <m:t>y</m:t>
                  </m:r>
                </m:e>
                <m:sub>
                  <m:r>
                    <m:t>2</m:t>
                  </m:r>
                </m:sub>
              </m:sSub>
              <m:r>
                <m:rPr>
                  <m:sty m:val="p"/>
                </m:rPr>
                <m:t>)</m:t>
              </m:r>
              <m:r>
                <m:rPr>
                  <m:sty m:val="p"/>
                </m:rPr>
                <m:t>)</m:t>
              </m:r>
            </m:e>
            <m:e>
              <m:r>
                <m:t>&amp;</m:t>
              </m:r>
              <m:r>
                <m:rPr>
                  <m:sty m:val="p"/>
                </m:rPr>
                <m:t>=</m:t>
              </m:r>
              <m:r>
                <m:t>f</m:t>
              </m:r>
              <m:r>
                <m:rPr>
                  <m:sty m:val="p"/>
                </m:rPr>
                <m:t>(</m:t>
              </m:r>
              <m:acc>
                <m:accPr>
                  <m:chr m:val="̃"/>
                </m:accPr>
                <m:e>
                  <m:r>
                    <m:t>x</m:t>
                  </m:r>
                </m:e>
              </m:acc>
              <m:r>
                <m:rPr>
                  <m:sty m:val="p"/>
                </m:rPr>
                <m:t>)</m:t>
              </m:r>
              <m:r>
                <m:rPr>
                  <m:sty m:val="p"/>
                </m:rPr>
                <m:t>+</m:t>
              </m:r>
              <m:r>
                <m:t>f</m:t>
              </m:r>
              <m:r>
                <m:rPr>
                  <m:sty m:val="p"/>
                </m:rPr>
                <m:t>(</m:t>
              </m:r>
              <m:acc>
                <m:accPr>
                  <m:chr m:val="̃"/>
                </m:accPr>
                <m:e>
                  <m:r>
                    <m:t>y</m:t>
                  </m:r>
                </m:e>
              </m:acc>
              <m:r>
                <m:rPr>
                  <m:sty m:val="p"/>
                </m:rPr>
                <m:t>)</m:t>
              </m:r>
            </m:e>
          </m:eqArr>
        </m:oMath>
      </m:oMathPara>
    </w:p>
    <w:p>
      <w:pPr>
        <w:numPr>
          <w:ilvl w:val="0"/>
          <w:numId w:val="1000"/>
        </w:numPr>
      </w:pPr>
      <w:r>
        <w:t xml:space="preserve">and</w:t>
      </w:r>
    </w:p>
    <w:p>
      <w:pPr>
        <w:pStyle w:val="BodyText"/>
      </w:pPr>
      <m:oMathPara>
        <m:oMathParaPr>
          <m:jc m:val="center"/>
        </m:oMathParaPr>
        <m:oMath>
          <m:eqArr>
            <m:e>
              <m:r>
                <m:t>f</m:t>
              </m:r>
              <m:r>
                <m:rPr>
                  <m:sty m:val="p"/>
                </m:rPr>
                <m:t>(</m:t>
              </m:r>
              <m:r>
                <m:t>c</m:t>
              </m:r>
              <m:acc>
                <m:accPr>
                  <m:chr m:val="̃"/>
                </m:accPr>
                <m:e>
                  <m:r>
                    <m:t>x</m:t>
                  </m:r>
                </m:e>
              </m:acc>
              <m:r>
                <m:rPr>
                  <m:sty m:val="p"/>
                </m:rPr>
                <m:t>)</m:t>
              </m:r>
              <m:r>
                <m:t>&amp;</m:t>
              </m:r>
              <m:r>
                <m:rPr>
                  <m:sty m:val="p"/>
                </m:rPr>
                <m:t>=</m:t>
              </m:r>
              <m:r>
                <m:rPr>
                  <m:sty m:val="p"/>
                </m:rPr>
                <m:t>(</m:t>
              </m:r>
              <m:r>
                <m:t>2</m:t>
              </m:r>
              <m:r>
                <m:t>c</m:t>
              </m:r>
              <m:sSub>
                <m:e>
                  <m:r>
                    <m:t>x</m:t>
                  </m:r>
                </m:e>
                <m:sub>
                  <m:r>
                    <m:t>1</m:t>
                  </m:r>
                </m:sub>
              </m:sSub>
              <m:r>
                <m:rPr>
                  <m:sty m:val="p"/>
                </m:rPr>
                <m:t>,</m:t>
              </m:r>
              <m:r>
                <m:t> </m:t>
              </m:r>
              <m:r>
                <m:t>c</m:t>
              </m:r>
              <m:sSub>
                <m:e>
                  <m:r>
                    <m:t>x</m:t>
                  </m:r>
                </m:e>
                <m:sub>
                  <m:r>
                    <m:t>1</m:t>
                  </m:r>
                </m:sub>
              </m:sSub>
              <m:r>
                <m:rPr>
                  <m:sty m:val="p"/>
                </m:rPr>
                <m:t>+</m:t>
              </m:r>
              <m:r>
                <m:t>c</m:t>
              </m:r>
              <m:sSub>
                <m:e>
                  <m:r>
                    <m:t>x</m:t>
                  </m:r>
                </m:e>
                <m:sub>
                  <m:r>
                    <m:t>2</m:t>
                  </m:r>
                </m:sub>
              </m:sSub>
              <m:r>
                <m:rPr>
                  <m:sty m:val="p"/>
                </m:rPr>
                <m:t>)</m:t>
              </m:r>
            </m:e>
            <m:e>
              <m:r>
                <m:t>&amp;</m:t>
              </m:r>
              <m:r>
                <m:rPr>
                  <m:sty m:val="p"/>
                </m:rPr>
                <m:t>=</m:t>
              </m:r>
              <m:r>
                <m:t>c</m:t>
              </m:r>
              <m:r>
                <m:t>f</m:t>
              </m:r>
              <m:r>
                <m:rPr>
                  <m:sty m:val="p"/>
                </m:rPr>
                <m:t>(</m:t>
              </m:r>
              <m:acc>
                <m:accPr>
                  <m:chr m:val="̃"/>
                </m:accPr>
                <m:e>
                  <m:r>
                    <m:t>x</m:t>
                  </m:r>
                </m:e>
              </m:acc>
              <m:r>
                <m:rPr>
                  <m:sty m:val="p"/>
                </m:rPr>
                <m:t>)</m:t>
              </m:r>
              <m:r>
                <m:rPr>
                  <m:sty m:val="p"/>
                </m:rPr>
                <m:t>.</m:t>
              </m:r>
            </m:e>
          </m:eqArr>
        </m:oMath>
      </m:oMathPara>
    </w:p>
    <w:p>
      <w:pPr>
        <w:numPr>
          <w:ilvl w:val="0"/>
          <w:numId w:val="1011"/>
        </w:numPr>
      </w:pPr>
      <m:oMath>
        <m:r>
          <m:t>g</m:t>
        </m:r>
        <m:r>
          <m:rPr>
            <m:sty m:val="p"/>
          </m:rPr>
          <m:t>(</m:t>
        </m:r>
        <m:r>
          <m:t>x</m:t>
        </m:r>
        <m:r>
          <m:rPr>
            <m:sty m:val="p"/>
          </m:rPr>
          <m:t>)</m:t>
        </m:r>
        <m:r>
          <m:rPr>
            <m:sty m:val="p"/>
          </m:rPr>
          <m:t>=</m:t>
        </m:r>
        <m:r>
          <m:t>x</m:t>
        </m:r>
        <m:r>
          <m:rPr>
            <m:sty m:val="p"/>
          </m:rPr>
          <m:t>+</m:t>
        </m:r>
        <m:r>
          <m:t>1</m:t>
        </m:r>
      </m:oMath>
      <w:r>
        <w:t xml:space="preserve"> </w:t>
      </w:r>
      <w:r>
        <w:t xml:space="preserve">on</w:t>
      </w:r>
      <w:r>
        <w:t xml:space="preserve"> </w:t>
      </w:r>
      <m:oMath>
        <m:r>
          <m:rPr>
            <m:scr m:val="double-struck"/>
            <m:sty m:val="p"/>
          </m:rPr>
          <m:t>R</m:t>
        </m:r>
      </m:oMath>
      <w:r>
        <w:t xml:space="preserve"> </w:t>
      </w:r>
      <w:r>
        <w:t xml:space="preserve">is not linear: additivity fails,</w:t>
      </w:r>
      <w:r>
        <w:t xml:space="preserve"> </w:t>
      </w:r>
      <w:r>
        <w:t xml:space="preserve">since</w:t>
      </w:r>
      <w:r>
        <w:t xml:space="preserve"> </w:t>
      </w:r>
      <m:oMath>
        <m:r>
          <m:t>g</m:t>
        </m:r>
        <m:r>
          <m:rPr>
            <m:sty m:val="p"/>
          </m:rPr>
          <m:t>(</m:t>
        </m:r>
        <m:r>
          <m:t>0</m:t>
        </m:r>
        <m:r>
          <m:rPr>
            <m:sty m:val="p"/>
          </m:rPr>
          <m:t>+</m:t>
        </m:r>
        <m:r>
          <m:t>0</m:t>
        </m:r>
        <m:r>
          <m:rPr>
            <m:sty m:val="p"/>
          </m:rPr>
          <m:t>)</m:t>
        </m:r>
        <m:r>
          <m:rPr>
            <m:sty m:val="p"/>
          </m:rPr>
          <m:t>=</m:t>
        </m:r>
        <m:r>
          <m:t>1</m:t>
        </m:r>
      </m:oMath>
      <w:r>
        <w:t xml:space="preserve"> </w:t>
      </w:r>
      <w:r>
        <w:t xml:space="preserve">but</w:t>
      </w:r>
      <w:r>
        <w:t xml:space="preserve"> </w:t>
      </w:r>
      <m:oMath>
        <m:r>
          <m:t>g</m:t>
        </m:r>
        <m:r>
          <m:rPr>
            <m:sty m:val="p"/>
          </m:rPr>
          <m:t>(</m:t>
        </m:r>
        <m:r>
          <m:t>0</m:t>
        </m:r>
        <m:r>
          <m:rPr>
            <m:sty m:val="p"/>
          </m:rPr>
          <m:t>)</m:t>
        </m:r>
        <m:r>
          <m:rPr>
            <m:sty m:val="p"/>
          </m:rPr>
          <m:t>+</m:t>
        </m:r>
        <m:r>
          <m:t>g</m:t>
        </m:r>
        <m:r>
          <m:rPr>
            <m:sty m:val="p"/>
          </m:rPr>
          <m:t>(</m:t>
        </m:r>
        <m:r>
          <m:t>0</m:t>
        </m:r>
        <m:r>
          <m:rPr>
            <m:sty m:val="p"/>
          </m:rPr>
          <m:t>)</m:t>
        </m:r>
        <m:r>
          <m:rPr>
            <m:sty m:val="p"/>
          </m:rPr>
          <m:t>=</m:t>
        </m:r>
        <m:r>
          <m:t>2</m:t>
        </m:r>
      </m:oMath>
      <w:r>
        <w:t xml:space="preserve">.</w:t>
      </w:r>
    </w:p>
    <w:p>
      <w:pPr>
        <w:numPr>
          <w:ilvl w:val="0"/>
          <w:numId w:val="1011"/>
        </w:numPr>
      </w:pPr>
      <m:oMath>
        <m:r>
          <m:t>h</m:t>
        </m:r>
        <m:r>
          <m:rPr>
            <m:sty m:val="p"/>
          </m:rPr>
          <m:t>(</m:t>
        </m:r>
        <m:r>
          <m:t>x</m:t>
        </m:r>
        <m:r>
          <m:rPr>
            <m:sty m:val="p"/>
          </m:rPr>
          <m:t>)</m:t>
        </m:r>
        <m:r>
          <m:rPr>
            <m:sty m:val="p"/>
          </m:rPr>
          <m:t>=</m:t>
        </m:r>
        <m:sSup>
          <m:e>
            <m:r>
              <m:t>x</m:t>
            </m:r>
          </m:e>
          <m:sup>
            <m:r>
              <m:t>2</m:t>
            </m:r>
          </m:sup>
        </m:sSup>
      </m:oMath>
      <w:r>
        <w:t xml:space="preserve"> </w:t>
      </w:r>
      <w:r>
        <w:t xml:space="preserve">on</w:t>
      </w:r>
      <w:r>
        <w:t xml:space="preserve"> </w:t>
      </w:r>
      <m:oMath>
        <m:r>
          <m:rPr>
            <m:scr m:val="double-struck"/>
            <m:sty m:val="p"/>
          </m:rPr>
          <m:t>R</m:t>
        </m:r>
      </m:oMath>
      <w:r>
        <w:t xml:space="preserve"> </w:t>
      </w:r>
      <w:r>
        <w:t xml:space="preserve">is not linear:</w:t>
      </w:r>
      <w:r>
        <w:t xml:space="preserve"> </w:t>
      </w:r>
      <m:oMath>
        <m:r>
          <m:t>h</m:t>
        </m:r>
        <m:r>
          <m:rPr>
            <m:sty m:val="p"/>
          </m:rPr>
          <m:t>(</m:t>
        </m:r>
        <m:r>
          <m:t>2</m:t>
        </m:r>
        <m:r>
          <m:rPr>
            <m:sty m:val="p"/>
          </m:rPr>
          <m:t>⋅</m:t>
        </m:r>
        <m:r>
          <m:t>1</m:t>
        </m:r>
        <m:r>
          <m:rPr>
            <m:sty m:val="p"/>
          </m:rPr>
          <m:t>)</m:t>
        </m:r>
        <m:r>
          <m:rPr>
            <m:sty m:val="p"/>
          </m:rPr>
          <m:t>=</m:t>
        </m:r>
        <m:r>
          <m:t>4</m:t>
        </m:r>
      </m:oMath>
      <w:r>
        <w:t xml:space="preserve"> </w:t>
      </w:r>
      <w:r>
        <w:t xml:space="preserve">but</w:t>
      </w:r>
      <w:r>
        <w:t xml:space="preserve"> </w:t>
      </w:r>
      <m:oMath>
        <m:r>
          <m:t>2</m:t>
        </m:r>
        <m:r>
          <m:t> </m:t>
        </m:r>
        <m:r>
          <m:t>h</m:t>
        </m:r>
        <m:r>
          <m:rPr>
            <m:sty m:val="p"/>
          </m:rPr>
          <m:t>(</m:t>
        </m:r>
        <m:r>
          <m:t>1</m:t>
        </m:r>
        <m:r>
          <m:rPr>
            <m:sty m:val="p"/>
          </m:rPr>
          <m:t>)</m:t>
        </m:r>
        <m:r>
          <m:rPr>
            <m:sty m:val="p"/>
          </m:rPr>
          <m:t>=</m:t>
        </m:r>
        <m:r>
          <m:t>2</m:t>
        </m:r>
      </m:oMath>
      <w:r>
        <w:t xml:space="preserve">, so</w:t>
      </w:r>
      <w:r>
        <w:t xml:space="preserve"> </w:t>
      </w:r>
      <m:oMath>
        <m:r>
          <m:t>h</m:t>
        </m:r>
        <m:r>
          <m:rPr>
            <m:sty m:val="p"/>
          </m:rPr>
          <m:t>(</m:t>
        </m:r>
        <m:r>
          <m:t>c</m:t>
        </m:r>
        <m:r>
          <m:t>x</m:t>
        </m:r>
        <m:r>
          <m:rPr>
            <m:sty m:val="p"/>
          </m:rPr>
          <m:t>)</m:t>
        </m:r>
        <m:r>
          <m:rPr>
            <m:sty m:val="p"/>
          </m:rPr>
          <m:t>≠</m:t>
        </m:r>
        <m:r>
          <m:t>c</m:t>
        </m:r>
        <m:r>
          <m:t> </m:t>
        </m:r>
        <m:r>
          <m:t>h</m:t>
        </m:r>
        <m:r>
          <m:rPr>
            <m:sty m:val="p"/>
          </m:rPr>
          <m:t>(</m:t>
        </m:r>
        <m:r>
          <m:t>x</m:t>
        </m:r>
        <m:r>
          <m:rPr>
            <m:sty m:val="p"/>
          </m:rPr>
          <m:t>)</m:t>
        </m:r>
      </m:oMath>
      <w:r>
        <w:t xml:space="preserve"> </w:t>
      </w:r>
      <w:r>
        <w:t xml:space="preserve">for</w:t>
      </w:r>
      <w:r>
        <w:t xml:space="preserve"> </w:t>
      </w:r>
      <m:oMath>
        <m:r>
          <m:t>c</m:t>
        </m:r>
        <m:r>
          <m:rPr>
            <m:sty m:val="p"/>
          </m:rPr>
          <m:t>=</m:t>
        </m:r>
        <m:r>
          <m:t>2</m:t>
        </m:r>
      </m:oMath>
      <w:r>
        <w:t xml:space="preserve">,</w:t>
      </w:r>
      <w:r>
        <w:t xml:space="preserve"> </w:t>
      </w:r>
      <m:oMath>
        <m:r>
          <m:t>x</m:t>
        </m:r>
        <m:r>
          <m:rPr>
            <m:sty m:val="p"/>
          </m:rPr>
          <m:t>=</m:t>
        </m:r>
        <m:r>
          <m:t>1</m:t>
        </m:r>
      </m:oMath>
      <w:r>
        <w:t xml:space="preserve">.</w:t>
      </w:r>
    </w:p>
    <w:bookmarkEnd w:id="121"/>
    <w:bookmarkStart w:id="122" w:name="def-linear-operator"/>
    <w:p>
      <w:pPr>
        <w:pStyle w:val="FirstParagraph"/>
      </w:pPr>
      <w:r>
        <w:rPr>
          <w:b/>
          <w:bCs/>
        </w:rPr>
        <w:t xml:space="preserve">Definition 31 (Linear operator)</w:t>
      </w:r>
      <w:r>
        <w:t xml:space="preserve"> </w:t>
      </w:r>
      <w:r>
        <w:t xml:space="preserve">A</w:t>
      </w:r>
      <w:r>
        <w:t xml:space="preserve"> </w:t>
      </w:r>
      <w:r>
        <w:rPr>
          <w:b/>
          <w:bCs/>
        </w:rPr>
        <w:t xml:space="preserve">linear operator</w:t>
      </w:r>
      <w:r>
        <w:t xml:space="preserve"> </w:t>
      </w:r>
      <w:r>
        <w:t xml:space="preserve">on</w:t>
      </w:r>
      <w:r>
        <w:t xml:space="preserve"> </w:t>
      </w:r>
      <m:oMath>
        <m:sSup>
          <m:e>
            <m:r>
              <m:rPr>
                <m:scr m:val="double-struck"/>
                <m:sty m:val="p"/>
              </m:rPr>
              <m:t>R</m:t>
            </m:r>
          </m:e>
          <m:sup>
            <m:r>
              <m:t>p</m:t>
            </m:r>
          </m:sup>
        </m:sSup>
      </m:oMath>
      <w:r>
        <w:t xml:space="preserve"> </w:t>
      </w:r>
      <w:r>
        <w:t xml:space="preserve">is a linear map (</w:t>
      </w:r>
      <w:hyperlink w:anchor="def-linear-map">
        <w:r>
          <w:rPr>
            <w:rStyle w:val="Hyperlink"/>
          </w:rPr>
          <w:t xml:space="preserve">Definition 30</w:t>
        </w:r>
      </w:hyperlink>
      <w:r>
        <w:t xml:space="preserve">) from</w:t>
      </w:r>
      <w:r>
        <w:t xml:space="preserve"> </w:t>
      </w:r>
      <m:oMath>
        <m:sSup>
          <m:e>
            <m:r>
              <m:rPr>
                <m:scr m:val="double-struck"/>
                <m:sty m:val="p"/>
              </m:rPr>
              <m:t>R</m:t>
            </m:r>
          </m:e>
          <m:sup>
            <m:r>
              <m:t>p</m:t>
            </m:r>
          </m:sup>
        </m:sSup>
      </m:oMath>
      <w:r>
        <w:t xml:space="preserve"> </w:t>
      </w:r>
      <w:r>
        <w:t xml:space="preserve">to itself,</w:t>
      </w:r>
      <w:r>
        <w:t xml:space="preserve"> </w:t>
      </w:r>
      <w:r>
        <w:t xml:space="preserve">that is, 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p</m:t>
            </m:r>
          </m:sup>
        </m:sSup>
      </m:oMath>
      <w:r>
        <w:t xml:space="preserve"> </w:t>
      </w:r>
      <w:r>
        <w:t xml:space="preserve">whose input and output have the same length.</w:t>
      </w:r>
      <w:r>
        <w:t xml:space="preserve"> </w:t>
      </w:r>
      <w:r>
        <w:t xml:space="preserve">Some authors use</w:t>
      </w:r>
      <w:r>
        <w:t xml:space="preserve"> </w:t>
      </w:r>
      <w:r>
        <w:t xml:space="preserve">“operator”</w:t>
      </w:r>
      <w:r>
        <w:t xml:space="preserve"> </w:t>
      </w:r>
      <w:r>
        <w:t xml:space="preserve">more loosely, for any linear map.</w:t>
      </w:r>
    </w:p>
    <w:bookmarkEnd w:id="122"/>
    <w:bookmarkStart w:id="123" w:name="exm-linear-operator"/>
    <w:p>
      <w:pPr>
        <w:pStyle w:val="BodyText"/>
      </w:pPr>
      <w:r>
        <w:rPr>
          <w:b/>
          <w:bCs/>
        </w:rPr>
        <w:t xml:space="preserve">Example 24 (A linear operator, and a linear map that is not one)</w:t>
      </w:r>
      <w:r>
        <w:t xml:space="preserve"> </w:t>
      </w:r>
      <w:r>
        <w:t xml:space="preserve">The map</w:t>
      </w:r>
      <w:r>
        <w:t xml:space="preserve"> </w:t>
      </w: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23</w:t>
        </w:r>
      </w:hyperlink>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sSup>
          <m:e>
            <m:r>
              <m:rPr>
                <m:scr m:val="double-struck"/>
                <m:sty m:val="p"/>
              </m:rPr>
              <m:t>R</m:t>
            </m:r>
          </m:e>
          <m:sup>
            <m:r>
              <m:t>2</m:t>
            </m:r>
          </m:sup>
        </m:sSup>
      </m:oMath>
      <w:r>
        <w:t xml:space="preserve">, so it is a linear operator on</w:t>
      </w:r>
      <w:r>
        <w:t xml:space="preserve"> </w:t>
      </w:r>
      <m:oMath>
        <m:sSup>
          <m:e>
            <m:r>
              <m:rPr>
                <m:scr m:val="double-struck"/>
                <m:sty m:val="p"/>
              </m:rPr>
              <m:t>R</m:t>
            </m:r>
          </m:e>
          <m:sup>
            <m:r>
              <m:t>2</m:t>
            </m:r>
          </m:sup>
        </m:sSup>
      </m:oMath>
      <w:r>
        <w:t xml:space="preserve">.</w:t>
      </w:r>
      <w:r>
        <w:t xml:space="preserve"> </w:t>
      </w:r>
      <w:r>
        <w:t xml:space="preserve">The linear map</w:t>
      </w:r>
      <w:r>
        <w:t xml:space="preserve"> </w:t>
      </w:r>
      <m:oMath>
        <m:r>
          <m:t>g</m:t>
        </m:r>
        <m:r>
          <m:rPr>
            <m:sty m:val="p"/>
          </m:rPr>
          <m:t>(</m:t>
        </m:r>
        <m:acc>
          <m:accPr>
            <m:chr m:val="̃"/>
          </m:accPr>
          <m:e>
            <m:r>
              <m:t>x</m:t>
            </m:r>
          </m:e>
        </m:acc>
        <m:r>
          <m:rPr>
            <m:sty m:val="p"/>
          </m:rPr>
          <m:t>)</m:t>
        </m:r>
        <m:r>
          <m:rPr>
            <m:sty m:val="p"/>
          </m:rPr>
          <m:t>=</m:t>
        </m:r>
        <m:sSub>
          <m:e>
            <m:r>
              <m:t>x</m:t>
            </m:r>
          </m:e>
          <m:sub>
            <m:r>
              <m:t>1</m:t>
            </m:r>
          </m:sub>
        </m:sSub>
        <m:r>
          <m:rPr>
            <m:sty m:val="p"/>
          </m:rPr>
          <m:t>+</m:t>
        </m:r>
        <m:sSub>
          <m:e>
            <m:r>
              <m:t>x</m:t>
            </m:r>
          </m:e>
          <m:sub>
            <m:r>
              <m:t>2</m:t>
            </m:r>
          </m:sub>
        </m:sSub>
      </m:oMath>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r>
          <m:rPr>
            <m:scr m:val="double-struck"/>
            <m:sty m:val="p"/>
          </m:rPr>
          <m:t>R</m:t>
        </m:r>
      </m:oMath>
      <w:r>
        <w:t xml:space="preserve">,</w:t>
      </w:r>
      <w:r>
        <w:t xml:space="preserve"> </w:t>
      </w:r>
      <w:r>
        <w:t xml:space="preserve">so it is linear but not an operator:</w:t>
      </w:r>
      <w:r>
        <w:t xml:space="preserve"> </w:t>
      </w:r>
      <w:r>
        <w:t xml:space="preserve">its outputs have length</w:t>
      </w:r>
      <w:r>
        <w:t xml:space="preserve"> </w:t>
      </w:r>
      <m:oMath>
        <m:r>
          <m:t>1</m:t>
        </m:r>
      </m:oMath>
      <w:r>
        <w:t xml:space="preserve">, not</w:t>
      </w:r>
      <w:r>
        <w:t xml:space="preserve"> </w:t>
      </w:r>
      <m:oMath>
        <m:r>
          <m:t>2</m:t>
        </m:r>
      </m:oMath>
      <w:r>
        <w:t xml:space="preserve">.</w:t>
      </w:r>
    </w:p>
    <w:bookmarkEnd w:id="123"/>
    <w:bookmarkStart w:id="124" w:name="thm-linear-map-zero"/>
    <w:p>
      <w:pPr>
        <w:pStyle w:val="BodyText"/>
      </w:pPr>
      <w:r>
        <w:rPr>
          <w:b/>
          <w:bCs/>
        </w:rPr>
        <w:t xml:space="preserve">Theorem 11 (A linear map sends zero to zero)</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w:t>
      </w:r>
      <w:r>
        <w:t xml:space="preserve"> </w:t>
      </w:r>
      <m:oMath>
        <m:r>
          <m:t>f</m:t>
        </m:r>
        <m:r>
          <m:rPr>
            <m:sty m:val="p"/>
          </m:rPr>
          <m:t>(</m:t>
        </m:r>
        <m:acc>
          <m:accPr>
            <m:chr m:val="̃"/>
          </m:accPr>
          <m:e>
            <m:r>
              <m:t>0</m:t>
            </m:r>
          </m:e>
        </m:acc>
        <m:r>
          <m:rPr>
            <m:sty m:val="p"/>
          </m:rPr>
          <m:t>)</m:t>
        </m:r>
        <m:r>
          <m:rPr>
            <m:sty m:val="p"/>
          </m:rPr>
          <m:t>=</m:t>
        </m:r>
        <m:acc>
          <m:accPr>
            <m:chr m:val="̃"/>
          </m:accPr>
          <m:e>
            <m:r>
              <m:t>0</m:t>
            </m:r>
          </m:e>
        </m:acc>
      </m:oMath>
      <w:r>
        <w:t xml:space="preserve">.</w:t>
      </w:r>
    </w:p>
    <w:bookmarkEnd w:id="124"/>
    <w:p>
      <w:pPr>
        <w:pStyle w:val="BodyText"/>
      </w:pPr>
      <w:r>
        <w:rPr>
          <w:i/>
          <w:iCs/>
        </w:rPr>
        <w:t xml:space="preserve">Proof</w:t>
      </w:r>
      <w:r>
        <w:t xml:space="preserve">. </w:t>
      </w:r>
      <w:r>
        <w:t xml:space="preserve">On the left,</w:t>
      </w:r>
      <w:r>
        <w:t xml:space="preserve"> </w:t>
      </w:r>
      <m:oMath>
        <m:acc>
          <m:accPr>
            <m:chr m:val="̃"/>
          </m:accPr>
          <m:e>
            <m:r>
              <m:t>0</m:t>
            </m:r>
          </m:e>
        </m:acc>
      </m:oMath>
      <w:r>
        <w:t xml:space="preserve"> </w:t>
      </w:r>
      <w:r>
        <w:t xml:space="preserve">is the zero vector of length</w:t>
      </w:r>
      <w:r>
        <w:t xml:space="preserve"> </w:t>
      </w:r>
      <m:oMath>
        <m:r>
          <m:t>p</m:t>
        </m:r>
      </m:oMath>
      <w:r>
        <w:t xml:space="preserve">;</w:t>
      </w:r>
      <w:r>
        <w:t xml:space="preserve"> </w:t>
      </w:r>
      <w:r>
        <w:t xml:space="preserve">on the right, it is the zero vector of length</w:t>
      </w:r>
      <w:r>
        <w:t xml:space="preserve"> </w:t>
      </w:r>
      <m:oMath>
        <m:r>
          <m:t>m</m:t>
        </m:r>
      </m:oMath>
      <w:r>
        <w:t xml:space="preserve">.</w:t>
      </w:r>
    </w:p>
    <w:p>
      <w:pPr>
        <w:pStyle w:val="BodyText"/>
      </w:pPr>
      <m:oMathPara>
        <m:oMathParaPr>
          <m:jc m:val="center"/>
        </m:oMathParaPr>
        <m:oMath>
          <m:eqArr>
            <m:e>
              <m:r>
                <m:t>f</m:t>
              </m:r>
              <m:r>
                <m:rPr>
                  <m:sty m:val="p"/>
                </m:rPr>
                <m:t>(</m:t>
              </m:r>
              <m:acc>
                <m:accPr>
                  <m:chr m:val="̃"/>
                </m:accPr>
                <m:e>
                  <m:r>
                    <m:t>0</m:t>
                  </m:r>
                </m:e>
              </m:acc>
              <m:r>
                <m:rPr>
                  <m:sty m:val="p"/>
                </m:rPr>
                <m:t>)</m:t>
              </m:r>
              <m:r>
                <m:t>&amp;</m:t>
              </m:r>
              <m:r>
                <m:rPr>
                  <m:sty m:val="p"/>
                </m:rPr>
                <m:t>=</m:t>
              </m:r>
              <m:r>
                <m:t>f</m:t>
              </m:r>
              <m:r>
                <m:rPr>
                  <m:sty m:val="p"/>
                </m:rPr>
                <m:t>(</m:t>
              </m:r>
              <m:r>
                <m:t>0</m:t>
              </m:r>
              <m:r>
                <m:rPr>
                  <m:sty m:val="p"/>
                </m:rPr>
                <m:t>⋅</m:t>
              </m:r>
              <m:acc>
                <m:accPr>
                  <m:chr m:val="̃"/>
                </m:accPr>
                <m:e>
                  <m:r>
                    <m:t>0</m:t>
                  </m:r>
                </m:e>
              </m:acc>
              <m:r>
                <m:rPr>
                  <m:sty m:val="p"/>
                </m:rPr>
                <m:t>)</m:t>
              </m:r>
              <m:r>
                <m:t>&amp;</m:t>
              </m:r>
              <m:r>
                <m:t>&amp;</m:t>
              </m:r>
              <m:r>
                <m:rPr>
                  <m:nor/>
                  <m:sty m:val="p"/>
                </m:rPr>
                <m:t>(every entry of </m:t>
              </m:r>
              <m:r>
                <m:t>0</m:t>
              </m:r>
              <m:r>
                <m:rPr>
                  <m:sty m:val="p"/>
                </m:rPr>
                <m:t>⋅</m:t>
              </m:r>
              <m:acc>
                <m:accPr>
                  <m:chr m:val="̃"/>
                </m:accPr>
                <m:e>
                  <m:r>
                    <m:t>0</m:t>
                  </m:r>
                </m:e>
              </m:acc>
              <m:r>
                <m:rPr>
                  <m:nor/>
                  <m:sty m:val="p"/>
                </m:rPr>
                <m:t> is </m:t>
              </m:r>
              <m:r>
                <m:t>0</m:t>
              </m:r>
              <m:r>
                <m:rPr>
                  <m:sty m:val="p"/>
                </m:rPr>
                <m:t>⋅</m:t>
              </m:r>
              <m:r>
                <m:t>0</m:t>
              </m:r>
              <m:r>
                <m:rPr>
                  <m:sty m:val="p"/>
                </m:rPr>
                <m:t>=</m:t>
              </m:r>
              <m:r>
                <m:t>0</m:t>
              </m:r>
              <m:r>
                <m:rPr>
                  <m:nor/>
                  <m:sty m:val="p"/>
                </m:rPr>
                <m:t>; </m:t>
              </m:r>
              <m:r>
                <m:rPr>
                  <m:nor/>
                  <m:sty m:val="p"/>
                </m:rPr>
                <m:t>Definition 23</m:t>
              </m:r>
              <m:r>
                <m:rPr>
                  <m:nor/>
                  <m:sty m:val="p"/>
                </m:rPr>
                <m:t>)</m:t>
              </m:r>
            </m:e>
            <m:e>
              <m:r>
                <m:t>&amp;</m:t>
              </m:r>
              <m:r>
                <m:rPr>
                  <m:sty m:val="p"/>
                </m:rPr>
                <m:t>=</m:t>
              </m:r>
              <m:r>
                <m:t>0</m:t>
              </m:r>
              <m:r>
                <m:rPr>
                  <m:sty m:val="p"/>
                </m:rPr>
                <m:t>⋅</m:t>
              </m:r>
              <m:r>
                <m:t>f</m:t>
              </m:r>
              <m:r>
                <m:rPr>
                  <m:sty m:val="p"/>
                </m:rPr>
                <m:t>(</m:t>
              </m:r>
              <m:acc>
                <m:accPr>
                  <m:chr m:val="̃"/>
                </m:accPr>
                <m:e>
                  <m:r>
                    <m:t>0</m:t>
                  </m:r>
                </m:e>
              </m:acc>
              <m:r>
                <m:rPr>
                  <m:sty m:val="p"/>
                </m:rPr>
                <m:t>)</m:t>
              </m:r>
              <m:r>
                <m:t>&amp;</m:t>
              </m:r>
              <m:r>
                <m:t>&amp;</m:t>
              </m:r>
              <m:r>
                <m:rPr>
                  <m:nor/>
                  <m:sty m:val="p"/>
                </m:rPr>
                <m:t>(homogeneity, with </m:t>
              </m:r>
              <m:r>
                <m:t>c</m:t>
              </m:r>
              <m:r>
                <m:rPr>
                  <m:sty m:val="p"/>
                </m:rPr>
                <m:t>=</m:t>
              </m:r>
              <m:r>
                <m:t>0</m:t>
              </m:r>
              <m:r>
                <m:rPr>
                  <m:nor/>
                  <m:sty m:val="p"/>
                </m:rPr>
                <m:t> and </m:t>
              </m:r>
              <m:acc>
                <m:accPr>
                  <m:chr m:val="̃"/>
                </m:accPr>
                <m:e>
                  <m:r>
                    <m:t>x</m:t>
                  </m:r>
                </m:e>
              </m:acc>
              <m:r>
                <m:rPr>
                  <m:sty m:val="p"/>
                </m:rPr>
                <m:t>=</m:t>
              </m:r>
              <m:acc>
                <m:accPr>
                  <m:chr m:val="̃"/>
                </m:accPr>
                <m:e>
                  <m:r>
                    <m:t>0</m:t>
                  </m:r>
                </m:e>
              </m:acc>
              <m:r>
                <m:rPr>
                  <m:nor/>
                  <m:sty m:val="p"/>
                </m:rPr>
                <m:t>)</m:t>
              </m:r>
            </m:e>
            <m:e>
              <m:r>
                <m:t>&amp;</m:t>
              </m:r>
              <m:r>
                <m:rPr>
                  <m:sty m:val="p"/>
                </m:rPr>
                <m:t>=</m:t>
              </m:r>
              <m:acc>
                <m:accPr>
                  <m:chr m:val="̃"/>
                </m:accPr>
                <m:e>
                  <m:r>
                    <m:t>0</m:t>
                  </m:r>
                </m:e>
              </m:acc>
              <m:r>
                <m:t>&amp;</m:t>
              </m:r>
              <m:r>
                <m:t>&amp;</m:t>
              </m:r>
              <m:r>
                <m:rPr>
                  <m:nor/>
                  <m:sty m:val="p"/>
                </m:rPr>
                <m:t>(every entry of </m:t>
              </m:r>
              <m:r>
                <m:t>0</m:t>
              </m:r>
              <m:r>
                <m:rPr>
                  <m:sty m:val="p"/>
                </m:rPr>
                <m:t>⋅</m:t>
              </m:r>
              <m:r>
                <m:t>f</m:t>
              </m:r>
              <m:r>
                <m:rPr>
                  <m:sty m:val="p"/>
                </m:rPr>
                <m:t>(</m:t>
              </m:r>
              <m:acc>
                <m:accPr>
                  <m:chr m:val="̃"/>
                </m:accPr>
                <m:e>
                  <m:r>
                    <m:t>0</m:t>
                  </m:r>
                </m:e>
              </m:acc>
              <m:r>
                <m:rPr>
                  <m:sty m:val="p"/>
                </m:rPr>
                <m:t>)</m:t>
              </m:r>
              <m:r>
                <m:rPr>
                  <m:nor/>
                  <m:sty m:val="p"/>
                </m:rPr>
                <m:t> is </m:t>
              </m:r>
              <m:r>
                <m:t>0</m:t>
              </m:r>
              <m:r>
                <m:rPr>
                  <m:nor/>
                  <m:sty m:val="p"/>
                </m:rPr>
                <m:t>; </m:t>
              </m:r>
              <m:r>
                <m:rPr>
                  <m:nor/>
                  <m:sty m:val="p"/>
                </m:rPr>
                <m:t>Definition 23</m:t>
              </m:r>
              <m:r>
                <m:rPr>
                  <m:nor/>
                  <m:sty m:val="p"/>
                </m:rPr>
                <m:t>)</m:t>
              </m:r>
            </m:e>
          </m:eqArr>
        </m:oMath>
      </m:oMathPara>
    </w:p>
    <w:bookmarkStart w:id="125" w:name="exm-linear-map-zero"/>
    <w:p>
      <w:pPr>
        <w:pStyle w:val="FirstParagraph"/>
      </w:pPr>
      <w:r>
        <w:rPr>
          <w:b/>
          <w:bCs/>
        </w:rPr>
        <w:t xml:space="preserve">Example 25 (Ruling out linearity at zero)</w:t>
      </w:r>
      <w:r>
        <w:t xml:space="preserve"> </w:t>
      </w:r>
      <w:r>
        <w:t xml:space="preserve">In</w:t>
      </w:r>
      <w:r>
        <w:t xml:space="preserve"> </w:t>
      </w:r>
      <w:hyperlink w:anchor="exm-linear-map">
        <w:r>
          <w:rPr>
            <w:rStyle w:val="Hyperlink"/>
          </w:rPr>
          <w:t xml:space="preserve">Example 23</w:t>
        </w:r>
      </w:hyperlink>
      <w:r>
        <w:t xml:space="preserve">,</w:t>
      </w:r>
      <w:r>
        <w:t xml:space="preserve"> </w:t>
      </w:r>
      <m:oMath>
        <m:r>
          <m:t>g</m:t>
        </m:r>
        <m:r>
          <m:rPr>
            <m:sty m:val="p"/>
          </m:rPr>
          <m:t>(</m:t>
        </m:r>
        <m:r>
          <m:t>x</m:t>
        </m:r>
        <m:r>
          <m:rPr>
            <m:sty m:val="p"/>
          </m:rPr>
          <m:t>)</m:t>
        </m:r>
        <m:r>
          <m:rPr>
            <m:sty m:val="p"/>
          </m:rPr>
          <m:t>=</m:t>
        </m:r>
        <m:r>
          <m:t>x</m:t>
        </m:r>
        <m:r>
          <m:rPr>
            <m:sty m:val="p"/>
          </m:rPr>
          <m:t>+</m:t>
        </m:r>
        <m:r>
          <m:t>1</m:t>
        </m:r>
      </m:oMath>
      <w:r>
        <w:t xml:space="preserve"> </w:t>
      </w:r>
      <w:r>
        <w:t xml:space="preserve">has</w:t>
      </w:r>
      <w:r>
        <w:t xml:space="preserve"> </w:t>
      </w:r>
      <m:oMath>
        <m:r>
          <m:t>g</m:t>
        </m:r>
        <m:r>
          <m:rPr>
            <m:sty m:val="p"/>
          </m:rPr>
          <m:t>(</m:t>
        </m:r>
        <m:r>
          <m:t>0</m:t>
        </m:r>
        <m:r>
          <m:rPr>
            <m:sty m:val="p"/>
          </m:rPr>
          <m:t>)</m:t>
        </m:r>
        <m:r>
          <m:rPr>
            <m:sty m:val="p"/>
          </m:rPr>
          <m:t>=</m:t>
        </m:r>
        <m:r>
          <m:t>1</m:t>
        </m:r>
        <m:r>
          <m:rPr>
            <m:sty m:val="p"/>
          </m:rPr>
          <m:t>≠</m:t>
        </m:r>
        <m:r>
          <m:t>0</m:t>
        </m:r>
      </m:oMath>
      <w:r>
        <w:t xml:space="preserve">,</w:t>
      </w:r>
      <w:r>
        <w:t xml:space="preserve"> </w:t>
      </w:r>
      <w:r>
        <w:t xml:space="preserve">so by</w:t>
      </w:r>
      <w:r>
        <w:t xml:space="preserve"> </w:t>
      </w:r>
      <w:hyperlink w:anchor="thm-linear-map-zero">
        <w:r>
          <w:rPr>
            <w:rStyle w:val="Hyperlink"/>
          </w:rPr>
          <w:t xml:space="preserve">Theorem 11</w:t>
        </w:r>
      </w:hyperlink>
      <w:r>
        <w:t xml:space="preserve"> </w:t>
      </w:r>
      <w:r>
        <w:t xml:space="preserve">it is not linear,</w:t>
      </w:r>
      <w:r>
        <w:t xml:space="preserve"> </w:t>
      </w:r>
      <w:r>
        <w:t xml:space="preserve">without checking additivity or homogeneity.</w:t>
      </w:r>
    </w:p>
    <w:p>
      <w:pPr>
        <w:pStyle w:val="BodyText"/>
      </w:pPr>
      <w:r>
        <w:t xml:space="preserve">Sending</w:t>
      </w:r>
      <w:r>
        <w:t xml:space="preserve"> </w:t>
      </w:r>
      <m:oMath>
        <m:acc>
          <m:accPr>
            <m:chr m:val="̃"/>
          </m:accPr>
          <m:e>
            <m:r>
              <m:t>0</m:t>
            </m:r>
          </m:e>
        </m:acc>
      </m:oMath>
      <w:r>
        <w:t xml:space="preserve"> </w:t>
      </w:r>
      <w:r>
        <w:t xml:space="preserve">to</w:t>
      </w:r>
      <w:r>
        <w:t xml:space="preserve"> </w:t>
      </w:r>
      <m:oMath>
        <m:acc>
          <m:accPr>
            <m:chr m:val="̃"/>
          </m:accPr>
          <m:e>
            <m:r>
              <m:t>0</m:t>
            </m:r>
          </m:e>
        </m:acc>
      </m:oMath>
      <w:r>
        <w:t xml:space="preserve"> </w:t>
      </w:r>
      <w:r>
        <w:t xml:space="preserve">is necessary but not sufficient:</w:t>
      </w:r>
      <w:r>
        <w:t xml:space="preserve"> </w:t>
      </w:r>
      <m:oMath>
        <m:r>
          <m:t>h</m:t>
        </m:r>
        <m:r>
          <m:rPr>
            <m:sty m:val="p"/>
          </m:rPr>
          <m:t>(</m:t>
        </m:r>
        <m:r>
          <m:t>x</m:t>
        </m:r>
        <m:r>
          <m:rPr>
            <m:sty m:val="p"/>
          </m:rPr>
          <m:t>)</m:t>
        </m:r>
        <m:r>
          <m:rPr>
            <m:sty m:val="p"/>
          </m:rPr>
          <m:t>=</m:t>
        </m:r>
        <m:sSup>
          <m:e>
            <m:r>
              <m:t>x</m:t>
            </m:r>
          </m:e>
          <m:sup>
            <m:r>
              <m:t>2</m:t>
            </m:r>
          </m:sup>
        </m:sSup>
      </m:oMath>
      <w:r>
        <w:t xml:space="preserve"> </w:t>
      </w:r>
      <w:r>
        <w:t xml:space="preserve">in the same example has</w:t>
      </w:r>
      <w:r>
        <w:t xml:space="preserve"> </w:t>
      </w:r>
      <m:oMath>
        <m:r>
          <m:t>h</m:t>
        </m:r>
        <m:r>
          <m:rPr>
            <m:sty m:val="p"/>
          </m:rPr>
          <m:t>(</m:t>
        </m:r>
        <m:r>
          <m:t>0</m:t>
        </m:r>
        <m:r>
          <m:rPr>
            <m:sty m:val="p"/>
          </m:rPr>
          <m:t>)</m:t>
        </m:r>
        <m:r>
          <m:rPr>
            <m:sty m:val="p"/>
          </m:rPr>
          <m:t>=</m:t>
        </m:r>
        <m:r>
          <m:t>0</m:t>
        </m:r>
      </m:oMath>
      <w:r>
        <w:t xml:space="preserve"> </w:t>
      </w:r>
      <w:r>
        <w:t xml:space="preserve">and is still not linear.</w:t>
      </w:r>
    </w:p>
    <w:bookmarkEnd w:id="125"/>
    <w:bookmarkStart w:id="126" w:name="thm-matrix-map-linear"/>
    <w:p>
      <w:pPr>
        <w:pStyle w:val="BodyText"/>
      </w:pPr>
      <w:r>
        <w:rPr>
          <w:b/>
          <w:bCs/>
        </w:rPr>
        <w:t xml:space="preserve">Theorem 12 (Multiplying by a matrix is a linear map)</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r>
        <w:t xml:space="preserve"> </w:t>
      </w:r>
      <w:r>
        <w:t xml:space="preserve">the function</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defined by</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is a linear map (</w:t>
      </w:r>
      <w:hyperlink w:anchor="def-linear-map">
        <w:r>
          <w:rPr>
            <w:rStyle w:val="Hyperlink"/>
          </w:rPr>
          <w:t xml:space="preserve">Definition 30</w:t>
        </w:r>
      </w:hyperlink>
      <w:r>
        <w:t xml:space="preserve">).</w:t>
      </w:r>
    </w:p>
    <w:bookmarkEnd w:id="126"/>
    <w:p>
      <w:pPr>
        <w:pStyle w:val="BodyText"/>
      </w:pPr>
      <w:r>
        <w:rPr>
          <w:i/>
          <w:iCs/>
        </w:rPr>
        <w:t xml:space="preserve">Proof</w:t>
      </w:r>
      <w:r>
        <w:t xml:space="preserve">. </w:t>
      </w:r>
      <w:r>
        <w:t xml:space="preserve">Both conditions are checked one entry at a time.</w:t>
      </w:r>
      <w:r>
        <w:t xml:space="preserve"> </w:t>
      </w:r>
      <w:r>
        <w:t xml:space="preserve">For each</w:t>
      </w:r>
      <w:r>
        <w:t xml:space="preserve"> </w:t>
      </w:r>
      <m:oMath>
        <m:r>
          <m:t>i</m:t>
        </m:r>
        <m:r>
          <m:rPr>
            <m:sty m:val="p"/>
          </m:rPr>
          <m:t>∈</m:t>
        </m:r>
        <m:r>
          <m:rPr>
            <m:sty m:val="p"/>
          </m:rPr>
          <m:t>{</m:t>
        </m:r>
        <m:r>
          <m:t>1</m:t>
        </m:r>
        <m:r>
          <m:rPr>
            <m:sty m:val="p"/>
          </m:rPr>
          <m:t>,</m:t>
        </m:r>
        <m:r>
          <m:rPr>
            <m:sty m:val="p"/>
          </m:rPr>
          <m:t>…</m:t>
        </m:r>
        <m:r>
          <m:rPr>
            <m:sty m:val="p"/>
          </m:rPr>
          <m:t>,</m:t>
        </m:r>
        <m:r>
          <m:t>m</m:t>
        </m:r>
        <m:r>
          <m:rPr>
            <m:sty m:val="p"/>
          </m:rPr>
          <m:t>}</m:t>
        </m:r>
      </m:oMath>
      <w:r>
        <w:t xml:space="preserve">, additivity:</w:t>
      </w:r>
    </w:p>
    <w:p>
      <w:pPr>
        <w:pStyle w:val="BodyText"/>
      </w:pPr>
      <m:oMathPara>
        <m:oMathParaPr>
          <m:jc m:val="center"/>
        </m:oMathParaPr>
        <m:oMath>
          <m:eqArr>
            <m:e>
              <m:r>
                <m:t>​</m:t>
              </m:r>
              <m:d>
                <m:dPr>
                  <m:begChr m:val="("/>
                  <m:sepChr m:val=""/>
                  <m:endChr m:val=")"/>
                  <m:grow/>
                </m:dPr>
                <m:e>
                  <m:r>
                    <m:rPr>
                      <m:sty m:val="bi"/>
                    </m:rPr>
                    <m:t>A</m:t>
                  </m:r>
                  <m:r>
                    <m:rPr>
                      <m:sty m:val="p"/>
                    </m:rPr>
                    <m:t>(</m:t>
                  </m:r>
                  <m:acc>
                    <m:accPr>
                      <m:chr m:val="̃"/>
                    </m:accPr>
                    <m:e>
                      <m:r>
                        <m:t>x</m:t>
                      </m:r>
                    </m:e>
                  </m:acc>
                  <m:r>
                    <m:rPr>
                      <m:sty m:val="p"/>
                    </m:rPr>
                    <m:t>+</m:t>
                  </m:r>
                  <m:acc>
                    <m:accPr>
                      <m:chr m:val="̃"/>
                    </m:accPr>
                    <m:e>
                      <m:r>
                        <m:t>y</m:t>
                      </m:r>
                    </m:e>
                  </m:acc>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acc>
                <m:accPr>
                  <m:chr m:val="̃"/>
                </m:accPr>
                <m:e>
                  <m:r>
                    <m:t>x</m:t>
                  </m:r>
                </m:e>
              </m:acc>
              <m:r>
                <m:rPr>
                  <m:sty m:val="p"/>
                </m:rPr>
                <m:t>+</m:t>
              </m:r>
              <m:acc>
                <m:accPr>
                  <m:chr m:val="̃"/>
                </m:accPr>
                <m:e>
                  <m:r>
                    <m:t>y</m:t>
                  </m:r>
                </m:e>
              </m:acc>
              <m:sSub>
                <m:e>
                  <m:r>
                    <m:rPr>
                      <m:sty m:val="p"/>
                    </m:rPr>
                    <m:t>)</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sSub>
                <m:e>
                  <m:r>
                    <m:t>x</m:t>
                  </m:r>
                </m:e>
                <m:sub>
                  <m:r>
                    <m:t>j</m:t>
                  </m:r>
                </m:sub>
              </m:sSub>
              <m:r>
                <m:rPr>
                  <m:sty m:val="p"/>
                </m:rPr>
                <m:t>+</m:t>
              </m:r>
              <m:sSub>
                <m:e>
                  <m:r>
                    <m:t>y</m:t>
                  </m:r>
                </m:e>
                <m:sub>
                  <m:r>
                    <m:t>j</m:t>
                  </m:r>
                </m:sub>
              </m:sSub>
              <m:r>
                <m:rPr>
                  <m:sty m:val="p"/>
                </m:rPr>
                <m:t>)</m:t>
              </m:r>
              <m:r>
                <m:t>&amp;</m:t>
              </m:r>
              <m:r>
                <m:t>&amp;</m:t>
              </m:r>
              <m:r>
                <m:rPr>
                  <m:nor/>
                  <m:sty m:val="p"/>
                </m:rPr>
                <m:t>(</m:t>
              </m:r>
              <m:r>
                <m:rPr>
                  <m:nor/>
                  <m:sty m:val="p"/>
                </m:rPr>
                <m:t>Definition 6</m:t>
              </m:r>
              <m:r>
                <m:rPr>
                  <m:nor/>
                  <m:sty m:val="p"/>
                </m:rPr>
                <m: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b>
                <m:e>
                  <m:r>
                    <m:t>a</m:t>
                  </m:r>
                </m:e>
                <m:sub>
                  <m:r>
                    <m:t>i</m:t>
                  </m:r>
                  <m:r>
                    <m:t>j</m:t>
                  </m:r>
                </m:sub>
              </m:sSub>
              <m:sSub>
                <m:e>
                  <m:r>
                    <m:t>x</m:t>
                  </m:r>
                </m:e>
                <m:sub>
                  <m:r>
                    <m:t>j</m:t>
                  </m:r>
                </m:sub>
              </m:sSub>
              <m:r>
                <m:rPr>
                  <m:sty m:val="p"/>
                </m:rPr>
                <m:t>+</m:t>
              </m:r>
              <m:sSub>
                <m:e>
                  <m:r>
                    <m:t>a</m:t>
                  </m:r>
                </m:e>
                <m:sub>
                  <m:r>
                    <m:t>i</m:t>
                  </m:r>
                  <m:r>
                    <m:t>j</m:t>
                  </m:r>
                </m:sub>
              </m:sSub>
              <m:sSub>
                <m:e>
                  <m:r>
                    <m:t>y</m:t>
                  </m:r>
                </m:e>
                <m:sub>
                  <m:r>
                    <m:t>j</m:t>
                  </m:r>
                </m:sub>
              </m:sSub>
              <m:r>
                <m:rPr>
                  <m:sty m:val="p"/>
                </m:rPr>
                <m:t>)</m:t>
              </m:r>
              <m:r>
                <m:t>&amp;</m:t>
              </m:r>
              <m:r>
                <m:t>&amp;</m:t>
              </m:r>
              <m:r>
                <m:rPr>
                  <m:nor/>
                  <m:sty m:val="p"/>
                </m:rPr>
                <m:t>(multiplication distributes over addition)</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(a sum of sums splits)</m:t>
              </m:r>
            </m:e>
            <m:e>
              <m:r>
                <m:t>&amp;</m:t>
              </m:r>
              <m:r>
                <m:rPr>
                  <m:sty m:val="p"/>
                </m:rPr>
                <m:t>=</m:t>
              </m:r>
              <m:r>
                <m:rPr>
                  <m:sty m:val="p"/>
                </m:rPr>
                <m:t>(</m:t>
              </m:r>
              <m:r>
                <m:rPr>
                  <m:sty m:val="bi"/>
                </m:rPr>
                <m:t>A</m:t>
              </m:r>
              <m:acc>
                <m:accPr>
                  <m:chr m:val="̃"/>
                </m:accPr>
                <m:e>
                  <m:r>
                    <m:t>x</m:t>
                  </m:r>
                </m:e>
              </m:acc>
              <m:sSub>
                <m:e>
                  <m:r>
                    <m:rPr>
                      <m:sty m:val="p"/>
                    </m:rPr>
                    <m:t>)</m:t>
                  </m:r>
                </m:e>
                <m:sub>
                  <m:r>
                    <m:t>i</m:t>
                  </m:r>
                </m:sub>
              </m:sSub>
              <m:r>
                <m:rPr>
                  <m:sty m:val="p"/>
                </m:rPr>
                <m:t>+</m:t>
              </m:r>
              <m:r>
                <m:rPr>
                  <m:sty m:val="p"/>
                </m:rPr>
                <m:t>(</m:t>
              </m:r>
              <m:r>
                <m:rPr>
                  <m:sty m:val="bi"/>
                </m:rPr>
                <m:t>A</m:t>
              </m:r>
              <m:acc>
                <m:accPr>
                  <m:chr m:val="̃"/>
                </m:accPr>
                <m:e>
                  <m:r>
                    <m:t>y</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rPr>
                  <m:sty m:val="p"/>
                </m:rPr>
                <m:t>(</m:t>
              </m:r>
              <m:r>
                <m:rPr>
                  <m:sty m:val="bi"/>
                </m:rPr>
                <m:t>A</m:t>
              </m:r>
              <m:acc>
                <m:accPr>
                  <m:chr m:val="̃"/>
                </m:accPr>
                <m:e>
                  <m:r>
                    <m:t>x</m:t>
                  </m:r>
                </m:e>
              </m:acc>
              <m:r>
                <m:rPr>
                  <m:sty m:val="p"/>
                </m:rPr>
                <m:t>+</m:t>
              </m:r>
              <m:r>
                <m:rPr>
                  <m:sty m:val="bi"/>
                </m:rPr>
                <m:t>A</m:t>
              </m:r>
              <m:acc>
                <m:accPr>
                  <m:chr m:val="̃"/>
                </m:accPr>
                <m:e>
                  <m:r>
                    <m:t>y</m:t>
                  </m:r>
                </m:e>
              </m:acc>
              <m:sSub>
                <m:e>
                  <m:r>
                    <m:rPr>
                      <m:sty m:val="p"/>
                    </m:rPr>
                    <m:t>)</m:t>
                  </m:r>
                </m:e>
                <m:sub>
                  <m:r>
                    <m:t>i</m:t>
                  </m:r>
                </m:sub>
              </m:sSub>
              <m:r>
                <m:t>&amp;</m:t>
              </m:r>
              <m:r>
                <m:t>&amp;</m:t>
              </m:r>
              <m:r>
                <m:rPr>
                  <m:nor/>
                  <m:sty m:val="p"/>
                </m:rPr>
                <m:t>(</m:t>
              </m:r>
              <m:r>
                <m:rPr>
                  <m:nor/>
                  <m:sty m:val="p"/>
                </m:rPr>
                <m:t>Definition 6</m:t>
              </m:r>
              <m:r>
                <m:rPr>
                  <m:nor/>
                  <m:sty m:val="p"/>
                </m:rPr>
                <m:t>)</m:t>
              </m:r>
            </m:e>
          </m:eqArr>
        </m:oMath>
      </m:oMathPara>
    </w:p>
    <w:p>
      <w:pPr>
        <w:pStyle w:val="FirstParagraph"/>
      </w:pPr>
      <w:r>
        <w:t xml:space="preserve">and homogeneity:</w:t>
      </w:r>
    </w:p>
    <w:p>
      <w:pPr>
        <w:pStyle w:val="BodyText"/>
      </w:pPr>
      <m:oMathPara>
        <m:oMathParaPr>
          <m:jc m:val="center"/>
        </m:oMathParaPr>
        <m:oMath>
          <m:eqArr>
            <m:e>
              <m:r>
                <m:t>​</m:t>
              </m:r>
              <m:d>
                <m:dPr>
                  <m:begChr m:val="("/>
                  <m:sepChr m:val=""/>
                  <m:endChr m:val=")"/>
                  <m:grow/>
                </m:dPr>
                <m:e>
                  <m:r>
                    <m:rPr>
                      <m:sty m:val="bi"/>
                    </m:rPr>
                    <m:t>A</m:t>
                  </m:r>
                  <m:r>
                    <m:rPr>
                      <m:sty m:val="p"/>
                    </m:rPr>
                    <m:t>(</m:t>
                  </m:r>
                  <m:r>
                    <m:t>c</m:t>
                  </m:r>
                  <m:acc>
                    <m:accPr>
                      <m:chr m:val="̃"/>
                    </m:accPr>
                    <m:e>
                      <m:r>
                        <m:t>x</m:t>
                      </m:r>
                    </m:e>
                  </m:acc>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c</m:t>
              </m:r>
              <m:acc>
                <m:accPr>
                  <m:chr m:val="̃"/>
                </m:accPr>
                <m:e>
                  <m:r>
                    <m:t>x</m:t>
                  </m:r>
                </m:e>
              </m:acc>
              <m:sSub>
                <m:e>
                  <m:r>
                    <m:rPr>
                      <m:sty m:val="p"/>
                    </m:rPr>
                    <m:t>)</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r>
                <m:t>c</m:t>
              </m:r>
              <m:r>
                <m:t> </m:t>
              </m:r>
              <m:sSub>
                <m:e>
                  <m:r>
                    <m:t>x</m:t>
                  </m:r>
                </m:e>
                <m:sub>
                  <m:r>
                    <m:t>j</m:t>
                  </m:r>
                </m:sub>
              </m:sSub>
              <m:r>
                <m:t>&amp;</m:t>
              </m:r>
              <m:r>
                <m:t>&amp;</m:t>
              </m:r>
              <m:r>
                <m:rPr>
                  <m:nor/>
                  <m:sty m:val="p"/>
                </m:rPr>
                <m:t>(</m:t>
              </m:r>
              <m:r>
                <m:rPr>
                  <m:nor/>
                  <m:sty m:val="p"/>
                </m:rPr>
                <m:t>Definition 23</m:t>
              </m:r>
              <m:r>
                <m:rPr>
                  <m:nor/>
                  <m:sty m:val="p"/>
                </m:rPr>
                <m:t>)</m:t>
              </m:r>
            </m:e>
            <m:e>
              <m:r>
                <m:t>&amp;</m:t>
              </m:r>
              <m:r>
                <m:rPr>
                  <m:sty m:val="p"/>
                </m:rPr>
                <m:t>=</m:t>
              </m:r>
              <m:nary>
                <m:naryPr>
                  <m:chr m:val="∑"/>
                  <m:limLoc m:val="undOvr"/>
                  <m:subHide m:val="off"/>
                  <m:supHide m:val="off"/>
                </m:naryPr>
                <m:sub>
                  <m:r>
                    <m:t>j</m:t>
                  </m:r>
                  <m:r>
                    <m:rPr>
                      <m:sty m:val="p"/>
                    </m:rPr>
                    <m:t>=</m:t>
                  </m:r>
                  <m:r>
                    <m:t>1</m:t>
                  </m:r>
                </m:sub>
                <m:sup>
                  <m:r>
                    <m:t>p</m:t>
                  </m:r>
                </m:sup>
                <m:e>
                  <m:r>
                    <m:t>c</m:t>
                  </m:r>
                </m:e>
              </m:nary>
              <m:r>
                <m:t> </m:t>
              </m:r>
              <m:sSub>
                <m:e>
                  <m:r>
                    <m:t>a</m:t>
                  </m:r>
                </m:e>
                <m:sub>
                  <m:r>
                    <m:t>i</m:t>
                  </m:r>
                  <m:r>
                    <m:t>j</m:t>
                  </m:r>
                </m:sub>
              </m:sSub>
              <m:sSub>
                <m:e>
                  <m:r>
                    <m:t>x</m:t>
                  </m:r>
                </m:e>
                <m:sub>
                  <m:r>
                    <m:t>j</m:t>
                  </m:r>
                </m:sub>
              </m:sSub>
              <m:r>
                <m:t>&amp;</m:t>
              </m:r>
              <m:r>
                <m:t>&amp;</m:t>
              </m:r>
              <m:r>
                <m:rPr>
                  <m:nor/>
                  <m:sty m:val="p"/>
                </m:rPr>
                <m:t>(products are symmetric)</m:t>
              </m:r>
            </m:e>
            <m:e>
              <m:r>
                <m:t>&amp;</m:t>
              </m:r>
              <m:r>
                <m:rPr>
                  <m:sty m:val="p"/>
                </m:rPr>
                <m:t>=</m:t>
              </m:r>
              <m:r>
                <m:t>c</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(a constant factor comes out of a sum)</m:t>
              </m:r>
            </m:e>
            <m:e>
              <m:r>
                <m:t>&amp;</m:t>
              </m:r>
              <m:r>
                <m:rPr>
                  <m:sty m:val="p"/>
                </m:rPr>
                <m:t>=</m:t>
              </m:r>
              <m:r>
                <m:t>c</m:t>
              </m:r>
              <m:r>
                <m:t> </m:t>
              </m:r>
              <m:r>
                <m:rPr>
                  <m:sty m:val="p"/>
                </m:rPr>
                <m:t>(</m:t>
              </m:r>
              <m:r>
                <m:rPr>
                  <m:sty m:val="bi"/>
                </m:rPr>
                <m:t>A</m:t>
              </m:r>
              <m:acc>
                <m:accPr>
                  <m:chr m:val="̃"/>
                </m:accPr>
                <m:e>
                  <m:r>
                    <m:t>x</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rPr>
                  <m:sty m:val="p"/>
                </m:rPr>
                <m:t>(</m:t>
              </m:r>
              <m:r>
                <m:t>c</m:t>
              </m:r>
              <m:r>
                <m:t> </m:t>
              </m:r>
              <m:r>
                <m:rPr>
                  <m:sty m:val="bi"/>
                </m:rPr>
                <m:t>A</m:t>
              </m:r>
              <m:acc>
                <m:accPr>
                  <m:chr m:val="̃"/>
                </m:accPr>
                <m:e>
                  <m:r>
                    <m:t>x</m:t>
                  </m:r>
                </m:e>
              </m:acc>
              <m:sSub>
                <m:e>
                  <m:r>
                    <m:rPr>
                      <m:sty m:val="p"/>
                    </m:rPr>
                    <m:t>)</m:t>
                  </m:r>
                </m:e>
                <m:sub>
                  <m:r>
                    <m:t>i</m:t>
                  </m:r>
                </m:sub>
              </m:sSub>
              <m:r>
                <m:t>&amp;</m:t>
              </m:r>
              <m:r>
                <m:t>&amp;</m:t>
              </m:r>
              <m:r>
                <m:rPr>
                  <m:nor/>
                  <m:sty m:val="p"/>
                </m:rPr>
                <m:t>(</m:t>
              </m:r>
              <m:r>
                <m:rPr>
                  <m:nor/>
                  <m:sty m:val="p"/>
                </m:rPr>
                <m:t>Definition 23</m:t>
              </m:r>
              <m:r>
                <m:rPr>
                  <m:nor/>
                  <m:sty m:val="p"/>
                </m:rPr>
                <m:t>)</m:t>
              </m:r>
            </m:e>
          </m:eqArr>
        </m:oMath>
      </m:oMathPara>
    </w:p>
    <w:p>
      <w:pPr>
        <w:pStyle w:val="FirstParagraph"/>
      </w:pPr>
      <w:r>
        <w:t xml:space="preserve">The four algebra rules cited here are on the</w:t>
      </w:r>
      <w:r>
        <w:t xml:space="preserve"> </w:t>
      </w:r>
      <w:hyperlink r:id="rId127">
        <w:r>
          <w:rPr>
            <w:rStyle w:val="Hyperlink"/>
          </w:rPr>
          <w:t xml:space="preserve">algebra page</w:t>
        </w:r>
      </w:hyperlink>
      <w:r>
        <w:t xml:space="preserve">:</w:t>
      </w:r>
      <w:r>
        <w:t xml:space="preserve"> </w:t>
      </w:r>
      <w:hyperlink r:id="rId128">
        <w:r>
          <w:rPr>
            <w:rStyle w:val="Hyperlink"/>
          </w:rPr>
          <w:t xml:space="preserve">distributivity</w:t>
        </w:r>
      </w:hyperlink>
      <w:r>
        <w:t xml:space="preserve">,</w:t>
      </w:r>
      <w:r>
        <w:t xml:space="preserve"> </w:t>
      </w:r>
      <w:hyperlink r:id="rId129">
        <w:r>
          <w:rPr>
            <w:rStyle w:val="Hyperlink"/>
          </w:rPr>
          <w:t xml:space="preserve">a sum of sums</w:t>
        </w:r>
      </w:hyperlink>
      <w:r>
        <w:t xml:space="preserve">,</w:t>
      </w:r>
      <w:r>
        <w:t xml:space="preserve"> </w:t>
      </w:r>
      <w:hyperlink r:id="rId130">
        <w:r>
          <w:rPr>
            <w:rStyle w:val="Hyperlink"/>
          </w:rPr>
          <w:t xml:space="preserve">symmetry of products</w:t>
        </w:r>
      </w:hyperlink>
      <w:r>
        <w:t xml:space="preserve">,</w:t>
      </w:r>
      <w:r>
        <w:t xml:space="preserve"> </w:t>
      </w:r>
      <w:r>
        <w:t xml:space="preserve">and</w:t>
      </w:r>
      <w:r>
        <w:t xml:space="preserve"> </w:t>
      </w:r>
      <w:hyperlink r:id="rId131">
        <w:r>
          <w:rPr>
            <w:rStyle w:val="Hyperlink"/>
          </w:rPr>
          <w:t xml:space="preserve">a constant factor</w:t>
        </w:r>
      </w:hyperlink>
      <w:r>
        <w:t xml:space="preserve">.</w:t>
      </w:r>
    </w:p>
    <w:bookmarkStart w:id="132" w:name="thm-linear-map-lincom"/>
    <w:p>
      <w:pPr>
        <w:pStyle w:val="BodyText"/>
      </w:pPr>
      <w:r>
        <w:rPr>
          <w:b/>
          <w:bCs/>
        </w:rPr>
        <w:t xml:space="preserve">Theorem 13 (A linear map preserves linear combinations)</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 for any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and any coefficients</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w:t>
      </w:r>
    </w:p>
    <w:p>
      <w:pPr>
        <w:pStyle w:val="BodyText"/>
      </w:pPr>
      <m:oMathPara>
        <m:oMathParaPr>
          <m:jc m:val="center"/>
        </m:oMathParaPr>
        <m:oMath>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oMath>
      </m:oMathPara>
    </w:p>
    <w:bookmarkEnd w:id="132"/>
    <w:p>
      <w:pPr>
        <w:pStyle w:val="FirstParagraph"/>
      </w:pPr>
      <w:r>
        <w:rPr>
          <w:i/>
          <w:iCs/>
        </w:rPr>
        <w:t xml:space="preserve">Proof</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 the claim</w:t>
      </w:r>
      <w:r>
        <w:t xml:space="preserve"> </w:t>
      </w:r>
      <m:oMath>
        <m:r>
          <m:t>f</m:t>
        </m:r>
        <m:r>
          <m:rPr>
            <m:sty m:val="p"/>
          </m:rPr>
          <m:t>(</m:t>
        </m:r>
        <m:sSub>
          <m:e>
            <m:r>
              <m:t>c</m:t>
            </m:r>
          </m:e>
          <m:sub>
            <m:r>
              <m:t>1</m:t>
            </m:r>
          </m:sub>
        </m:sSub>
        <m:sSub>
          <m:e>
            <m:acc>
              <m:accPr>
                <m:chr m:val="̃"/>
              </m:accPr>
              <m:e>
                <m:r>
                  <m:t>v</m:t>
                </m:r>
              </m:e>
            </m:acc>
          </m:e>
          <m:sub>
            <m:r>
              <m:t>1</m:t>
            </m:r>
          </m:sub>
        </m:sSub>
        <m:r>
          <m:rPr>
            <m:sty m:val="p"/>
          </m:rPr>
          <m:t>)</m:t>
        </m:r>
        <m:r>
          <m:rPr>
            <m:sty m:val="p"/>
          </m:rPr>
          <m:t>=</m:t>
        </m:r>
        <m:sSub>
          <m:e>
            <m:r>
              <m:t>c</m:t>
            </m:r>
          </m:e>
          <m:sub>
            <m:r>
              <m:t>1</m:t>
            </m:r>
          </m:sub>
        </m:sSub>
        <m:r>
          <m:t>f</m:t>
        </m:r>
        <m:r>
          <m:rPr>
            <m:sty m:val="p"/>
          </m:rPr>
          <m:t>(</m:t>
        </m:r>
        <m:sSub>
          <m:e>
            <m:acc>
              <m:accPr>
                <m:chr m:val="̃"/>
              </m:accPr>
              <m:e>
                <m:r>
                  <m:t>v</m:t>
                </m:r>
              </m:e>
            </m:acc>
          </m:e>
          <m:sub>
            <m:r>
              <m:t>1</m:t>
            </m:r>
          </m:sub>
        </m:sSub>
        <m:r>
          <m:rPr>
            <m:sty m:val="p"/>
          </m:rPr>
          <m:t>)</m:t>
        </m:r>
      </m:oMath>
      <w:r>
        <w:t xml:space="preserve"> </w:t>
      </w:r>
      <w:r>
        <w:t xml:space="preserve">is homogeneity.</w:t>
      </w:r>
    </w:p>
    <w:p>
      <w:pPr>
        <w:pStyle w:val="BodyText"/>
      </w:pPr>
      <w:r>
        <w:t xml:space="preserve">Suppose the claim holds for</w:t>
      </w:r>
      <w:r>
        <w:t xml:space="preserve"> </w:t>
      </w:r>
      <m:oMath>
        <m:r>
          <m:t>k</m:t>
        </m:r>
      </m:oMath>
      <w:r>
        <w:t xml:space="preserve"> </w:t>
      </w:r>
      <w:r>
        <w:t xml:space="preserve">vectors. Then for</w:t>
      </w:r>
      <w:r>
        <w:t xml:space="preserve"> </w:t>
      </w:r>
      <m:oMath>
        <m:r>
          <m:t>k</m:t>
        </m:r>
        <m:r>
          <m:rPr>
            <m:sty m:val="p"/>
          </m:rPr>
          <m:t>+</m:t>
        </m:r>
        <m:r>
          <m:t>1</m:t>
        </m:r>
      </m:oMath>
      <w:r>
        <w:t xml:space="preserve">:</w:t>
      </w:r>
    </w:p>
    <w:p>
      <w:pPr>
        <w:pStyle w:val="BodyText"/>
      </w:pPr>
      <m:oMathPara>
        <m:oMathParaPr>
          <m:jc m:val="center"/>
        </m:oMathParaPr>
        <m:oMath>
          <m:eqArr>
            <m:e>
              <m:r>
                <m:t>f</m:t>
              </m:r>
              <m:r>
                <m:t>​</m:t>
              </m:r>
              <m:d>
                <m:dPr>
                  <m:begChr m:val="("/>
                  <m:sepChr m:val=""/>
                  <m:endChr m:val=")"/>
                  <m:grow/>
                </m:dPr>
                <m:e>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sSub>
                    <m:e>
                      <m:acc>
                        <m:accPr>
                          <m:chr m:val="̃"/>
                        </m:accPr>
                        <m:e>
                          <m:r>
                            <m:t>v</m:t>
                          </m:r>
                        </m:e>
                      </m:acc>
                    </m:e>
                    <m:sub>
                      <m:r>
                        <m:t>j</m:t>
                      </m:r>
                    </m:sub>
                  </m:sSub>
                </m:e>
              </m:d>
              <m: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r>
                    <m:rPr>
                      <m:sty m:val="p"/>
                    </m:rPr>
                    <m:t>+</m:t>
                  </m:r>
                  <m:sSub>
                    <m:e>
                      <m:r>
                        <m:t>c</m:t>
                      </m:r>
                    </m:e>
                    <m:sub>
                      <m:r>
                        <m:t>k</m:t>
                      </m:r>
                      <m:r>
                        <m:rPr>
                          <m:sty m:val="p"/>
                        </m:rPr>
                        <m:t>+</m:t>
                      </m:r>
                      <m:r>
                        <m:t>1</m:t>
                      </m:r>
                    </m:sub>
                  </m:sSub>
                  <m:sSub>
                    <m:e>
                      <m:acc>
                        <m:accPr>
                          <m:chr m:val="̃"/>
                        </m:accPr>
                        <m:e>
                          <m:r>
                            <m:t>v</m:t>
                          </m:r>
                        </m:e>
                      </m:acc>
                    </m:e>
                    <m:sub>
                      <m:r>
                        <m:t>k</m:t>
                      </m:r>
                      <m:r>
                        <m:rPr>
                          <m:sty m:val="p"/>
                        </m:rPr>
                        <m:t>+</m:t>
                      </m:r>
                      <m:r>
                        <m:t>1</m:t>
                      </m:r>
                    </m:sub>
                  </m:sSub>
                </m:e>
              </m:d>
              <m:r>
                <m:t>​</m:t>
              </m:r>
              <m:r>
                <m:t>&amp;</m:t>
              </m:r>
              <m:r>
                <m:t>&amp;</m:t>
              </m:r>
              <m:r>
                <m:rPr>
                  <m:nor/>
                  <m:sty m:val="p"/>
                </m:rPr>
                <m:t>(split off the last term)</m:t>
              </m:r>
            </m:e>
            <m:e>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e>
              </m:d>
              <m:r>
                <m:t>​</m:t>
              </m:r>
              <m:r>
                <m:rPr>
                  <m:sty m:val="p"/>
                </m:rPr>
                <m:t>+</m:t>
              </m:r>
              <m:r>
                <m:t>f</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&amp;</m:t>
              </m:r>
              <m:r>
                <m:t>&amp;</m:t>
              </m:r>
              <m:r>
                <m:rPr>
                  <m:nor/>
                  <m:sty m:val="p"/>
                </m:rPr>
                <m:t>(additivity)</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r>
                <m:rPr>
                  <m:sty m:val="p"/>
                </m:rPr>
                <m:t>+</m:t>
              </m:r>
              <m:r>
                <m:t>f</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&amp;</m:t>
              </m:r>
              <m:r>
                <m:t>&amp;</m:t>
              </m:r>
              <m:r>
                <m:rPr>
                  <m:nor/>
                  <m:sty m:val="p"/>
                </m:rPr>
                <m:t>(induction hypothesis)</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r>
                <m:rPr>
                  <m:sty m:val="p"/>
                </m:rPr>
                <m:t>+</m:t>
              </m:r>
              <m:sSub>
                <m:e>
                  <m:r>
                    <m:t>c</m:t>
                  </m:r>
                </m:e>
                <m:sub>
                  <m:r>
                    <m:t>k</m:t>
                  </m:r>
                  <m:r>
                    <m:rPr>
                      <m:sty m:val="p"/>
                    </m:rPr>
                    <m:t>+</m:t>
                  </m:r>
                  <m:r>
                    <m:t>1</m:t>
                  </m:r>
                </m:sub>
              </m:sSub>
              <m:r>
                <m:t>f</m:t>
              </m:r>
              <m:r>
                <m:rPr>
                  <m:sty m:val="p"/>
                </m:rPr>
                <m:t>(</m:t>
              </m:r>
              <m:sSub>
                <m:e>
                  <m:acc>
                    <m:accPr>
                      <m:chr m:val="̃"/>
                    </m:accPr>
                    <m:e>
                      <m:r>
                        <m:t>v</m:t>
                      </m:r>
                    </m:e>
                  </m:acc>
                </m:e>
                <m:sub>
                  <m:r>
                    <m:t>k</m:t>
                  </m:r>
                  <m:r>
                    <m:rPr>
                      <m:sty m:val="p"/>
                    </m:rPr>
                    <m:t>+</m:t>
                  </m:r>
                  <m:r>
                    <m:t>1</m:t>
                  </m:r>
                </m:sub>
              </m:sSub>
              <m:r>
                <m:rPr>
                  <m:sty m:val="p"/>
                </m:rPr>
                <m:t>)</m:t>
              </m:r>
              <m:r>
                <m:t>&amp;</m:t>
              </m:r>
              <m:r>
                <m:t>&amp;</m:t>
              </m:r>
              <m:r>
                <m:rPr>
                  <m:nor/>
                  <m:sty m:val="p"/>
                </m:rPr>
                <m:t>(homogeneity)</m:t>
              </m:r>
            </m:e>
            <m:e>
              <m:r>
                <m:t>&amp;</m:t>
              </m:r>
              <m:r>
                <m:rPr>
                  <m:sty m:val="p"/>
                </m:rPr>
                <m:t>=</m:t>
              </m:r>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r>
                <m:t>f</m:t>
              </m:r>
              <m:r>
                <m:rPr>
                  <m:sty m:val="p"/>
                </m:rPr>
                <m:t>(</m:t>
              </m:r>
              <m:sSub>
                <m:e>
                  <m:acc>
                    <m:accPr>
                      <m:chr m:val="̃"/>
                    </m:accPr>
                    <m:e>
                      <m:r>
                        <m:t>v</m:t>
                      </m:r>
                    </m:e>
                  </m:acc>
                </m:e>
                <m:sub>
                  <m:r>
                    <m:t>j</m:t>
                  </m:r>
                </m:sub>
              </m:sSub>
              <m:r>
                <m:rPr>
                  <m:sty m:val="p"/>
                </m:rPr>
                <m:t>)</m:t>
              </m:r>
              <m:r>
                <m:t>&amp;</m:t>
              </m:r>
              <m:r>
                <m:t>&amp;</m:t>
              </m:r>
              <m:r>
                <m:rPr>
                  <m:nor/>
                  <m:sty m:val="p"/>
                </m:rPr>
                <m:t>(join the last term back on)</m:t>
              </m:r>
            </m:e>
          </m:eqArr>
        </m:oMath>
      </m:oMathPara>
    </w:p>
    <w:bookmarkStart w:id="134" w:name="thm-linear-map-matrix"/>
    <w:p>
      <w:pPr>
        <w:pStyle w:val="FirstParagraph"/>
      </w:pPr>
      <w:r>
        <w:rPr>
          <w:b/>
          <w:bCs/>
        </w:rPr>
        <w:t xml:space="preserve">Theorem 14 (Every linear map is multiplication by a matrix)</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 there is exactly one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such that</w:t>
      </w:r>
    </w:p>
    <w:p>
      <w:pPr>
        <w:pStyle w:val="BodyText"/>
      </w:pPr>
      <m:oMathPara>
        <m:oMathParaPr>
          <m:jc m:val="center"/>
        </m:oMathParaPr>
        <m:oMath>
          <m:r>
            <m:t>f</m:t>
          </m:r>
          <m:r>
            <m:rPr>
              <m:sty m:val="p"/>
            </m:rPr>
            <m:t>(</m:t>
          </m:r>
          <m:acc>
            <m:accPr>
              <m:chr m:val="̃"/>
            </m:accPr>
            <m:e>
              <m:r>
                <m:t>x</m:t>
              </m:r>
            </m:e>
          </m:acc>
          <m:r>
            <m:rPr>
              <m:sty m:val="p"/>
            </m:rPr>
            <m:t>)</m:t>
          </m:r>
          <m:r>
            <m:rPr>
              <m:sty m:val="p"/>
            </m:rPr>
            <m:t>=</m:t>
          </m:r>
          <m:r>
            <m:rPr>
              <m:sty m:val="bi"/>
            </m:rPr>
            <m:t>A</m:t>
          </m:r>
          <m:acc>
            <m:accPr>
              <m:chr m:val="̃"/>
            </m:accPr>
            <m:e>
              <m:r>
                <m:t>x</m:t>
              </m:r>
            </m:e>
          </m:acc>
          <m:r>
            <m:t> </m:t>
          </m:r>
          <m:r>
            <m:rPr>
              <m:nor/>
              <m:sty m:val="p"/>
            </m:rPr>
            <m:t>for all </m:t>
          </m:r>
          <m:acc>
            <m:accPr>
              <m:chr m:val="̃"/>
            </m:accPr>
            <m:e>
              <m:r>
                <m:t>x</m:t>
              </m:r>
            </m:e>
          </m:acc>
          <m:r>
            <m:rPr>
              <m:sty m:val="p"/>
            </m:rPr>
            <m:t>∈</m:t>
          </m:r>
          <m:sSup>
            <m:e>
              <m:r>
                <m:rPr>
                  <m:scr m:val="double-struck"/>
                  <m:sty m:val="p"/>
                </m:rPr>
                <m:t>R</m:t>
              </m:r>
            </m:e>
            <m:sup>
              <m:r>
                <m:t>p</m:t>
              </m:r>
            </m:sup>
          </m:sSup>
        </m:oMath>
      </m:oMathPara>
    </w:p>
    <w:p>
      <w:pPr>
        <w:pStyle w:val="FirstParagraph"/>
      </w:pPr>
      <w:r>
        <w:t xml:space="preserve">Column</w:t>
      </w:r>
      <w:r>
        <w:t xml:space="preserve"> </w:t>
      </w:r>
      <m:oMath>
        <m:r>
          <m:t>j</m:t>
        </m:r>
      </m:oMath>
      <w:r>
        <w:t xml:space="preserve"> </w:t>
      </w:r>
      <w:r>
        <w:t xml:space="preserve">of</w:t>
      </w:r>
      <w:r>
        <w:t xml:space="preserve"> </w:t>
      </w:r>
      <m:oMath>
        <m:r>
          <m:rPr>
            <m:sty m:val="bi"/>
          </m:rPr>
          <m:t>A</m:t>
        </m:r>
      </m:oMath>
      <w:r>
        <w:t xml:space="preserve"> </w:t>
      </w:r>
      <w:r>
        <w:t xml:space="preserve">is</w:t>
      </w:r>
      <w:r>
        <w:t xml:space="preserve"> </w:t>
      </w:r>
      <m:oMath>
        <m:r>
          <m:t>f</m:t>
        </m:r>
        <m:r>
          <m:rPr>
            <m:sty m:val="p"/>
          </m:rPr>
          <m:t>(</m:t>
        </m:r>
        <m:sSub>
          <m:e>
            <m:acc>
              <m:accPr>
                <m:chr m:val="̃"/>
              </m:accPr>
              <m:e>
                <m:r>
                  <m:t>e</m:t>
                </m:r>
              </m:e>
            </m:acc>
          </m:e>
          <m:sub>
            <m:r>
              <m:t>j</m:t>
            </m:r>
          </m:sub>
        </m:sSub>
        <m:r>
          <m:rPr>
            <m:sty m:val="p"/>
          </m:rPr>
          <m:t>)</m:t>
        </m:r>
      </m:oMath>
      <w:r>
        <w:t xml:space="preserve">,</w:t>
      </w:r>
      <w:r>
        <w:t xml:space="preserve"> </w:t>
      </w:r>
      <w:r>
        <w:t xml:space="preserve">the value of</w:t>
      </w:r>
      <w:r>
        <w:t xml:space="preserve"> </w:t>
      </w:r>
      <m:oMath>
        <m:r>
          <m:t>f</m:t>
        </m:r>
      </m:oMath>
      <w:r>
        <w:t xml:space="preserve"> </w:t>
      </w:r>
      <w:r>
        <w:t xml:space="preserve">at the</w:t>
      </w:r>
      <w:r>
        <w:t xml:space="preserve"> </w:t>
      </w:r>
      <m:oMath>
        <m:r>
          <m:t>j</m:t>
        </m:r>
      </m:oMath>
      <w:r>
        <w:t xml:space="preserve">th indicator vector (</w:t>
      </w:r>
      <w:hyperlink w:anchor="def-indicator-vector">
        <w:r>
          <w:rPr>
            <w:rStyle w:val="Hyperlink"/>
          </w:rPr>
          <w:t xml:space="preserve">Definition 12</w:t>
        </w:r>
      </w:hyperlink>
      <w:r>
        <w:t xml:space="preserve">);</w:t>
      </w:r>
      <w:r>
        <w:t xml:space="preserve"> </w:t>
      </w:r>
      <w:r>
        <w:t xml:space="preserve">that is,</w:t>
      </w:r>
      <w:r>
        <w:t xml:space="preserve"> </w:t>
      </w:r>
      <m:oMath>
        <m:sSub>
          <m:e>
            <m:r>
              <m:t>a</m:t>
            </m:r>
          </m:e>
          <m:sub>
            <m:r>
              <m:t>i</m:t>
            </m:r>
            <m:r>
              <m:t>j</m:t>
            </m:r>
          </m:sub>
        </m:sSub>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oMath>
      <w:r>
        <w:t xml:space="preserve">.</w:t>
      </w:r>
    </w:p>
    <w:bookmarkEnd w:id="134"/>
    <w:p>
      <w:pPr>
        <w:pStyle w:val="BodyText"/>
      </w:pPr>
      <w:r>
        <w:rPr>
          <w:i/>
          <w:iCs/>
        </w:rPr>
        <w:t xml:space="preserve">Proof</w:t>
      </w:r>
      <w:r>
        <w:t xml:space="preserve">. </w:t>
      </w:r>
      <w:r>
        <w:rPr>
          <w:b/>
          <w:bCs/>
        </w:rPr>
        <w:t xml:space="preserve">Existence.</w:t>
      </w:r>
      <w:r>
        <w:t xml:space="preserve"> </w:t>
      </w:r>
      <w:r>
        <w:t xml:space="preserve">Let</w:t>
      </w:r>
      <w:r>
        <w:t xml:space="preserve"> </w:t>
      </w:r>
      <m:oMath>
        <m:r>
          <m:rPr>
            <m:sty m:val="bi"/>
          </m:rPr>
          <m:t>A</m:t>
        </m:r>
      </m:oMath>
      <w:r>
        <w:t xml:space="preserve"> </w:t>
      </w:r>
      <w:r>
        <w:t xml:space="preserve">be the</w:t>
      </w:r>
      <w:r>
        <w:t xml:space="preserve"> </w:t>
      </w:r>
      <m:oMath>
        <m:r>
          <m:t>m</m:t>
        </m:r>
        <m:r>
          <m:rPr>
            <m:sty m:val="p"/>
          </m:rPr>
          <m:t>×</m:t>
        </m:r>
        <m:r>
          <m:t>p</m:t>
        </m:r>
      </m:oMath>
      <w:r>
        <w:t xml:space="preserve"> </w:t>
      </w:r>
      <w:r>
        <w:t xml:space="preserve">matrix with</w:t>
      </w:r>
      <w:r>
        <w:t xml:space="preserve"> </w:t>
      </w:r>
      <m:oMath>
        <m:sSub>
          <m:e>
            <m:r>
              <m:t>a</m:t>
            </m:r>
          </m:e>
          <m:sub>
            <m:r>
              <m:t>i</m:t>
            </m:r>
            <m:r>
              <m:t>j</m:t>
            </m:r>
          </m:sub>
        </m:sSub>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oMath>
      <w:r>
        <w:t xml:space="preserve">.</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e>
              </m:d>
              <m:r>
                <m:t>​</m:t>
              </m:r>
              <m:r>
                <m:t>&amp;</m:t>
              </m:r>
              <m:r>
                <m:t>&amp;</m:t>
              </m:r>
              <m:r>
                <m:rPr>
                  <m:nor/>
                  <m:sty m:val="p"/>
                </m:rPr>
                <m:t>(</m:t>
              </m:r>
              <m:r>
                <m:rPr>
                  <m:nor/>
                  <m:sty m:val="p"/>
                </m:rPr>
                <m:t>Theorem 3</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acc>
                    <m:accPr>
                      <m:chr m:val="̃"/>
                    </m:accPr>
                    <m:e>
                      <m:r>
                        <m:t>e</m:t>
                      </m:r>
                    </m:e>
                  </m:acc>
                </m:e>
                <m:sub>
                  <m:r>
                    <m:t>j</m:t>
                  </m:r>
                </m:sub>
              </m:sSub>
              <m:r>
                <m:rPr>
                  <m:sty m:val="p"/>
                </m:rPr>
                <m:t>)</m:t>
              </m:r>
              <m:r>
                <m:t>&amp;</m:t>
              </m:r>
              <m:r>
                <m:t>&amp;</m:t>
              </m:r>
              <m:r>
                <m:rPr>
                  <m:nor/>
                  <m:sty m:val="p"/>
                </m:rPr>
                <m:t>(</m:t>
              </m:r>
              <m:r>
                <m:rPr>
                  <m:nor/>
                  <m:sty m:val="p"/>
                </m:rPr>
                <m:t>Theorem 13</m:t>
              </m:r>
              <m:r>
                <m:rPr>
                  <m:nor/>
                  <m:sty m:val="p"/>
                </m:rPr>
                <m:t>)</m:t>
              </m:r>
            </m:e>
          </m:eqArr>
        </m:oMath>
      </m:oMathPara>
    </w:p>
    <w:p>
      <w:pPr>
        <w:pStyle w:val="FirstParagraph"/>
      </w:pPr>
      <w:r>
        <w:t xml:space="preserve">and entry</w:t>
      </w:r>
      <w:r>
        <w:t xml:space="preserve"> </w:t>
      </w:r>
      <m:oMath>
        <m:r>
          <m:t>i</m:t>
        </m:r>
      </m:oMath>
      <w:r>
        <w:t xml:space="preserve"> </w:t>
      </w:r>
      <w:r>
        <w:t xml:space="preserve">of that sum is</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acc>
                        <m:accPr>
                          <m:chr m:val="̃"/>
                        </m:accPr>
                        <m:e>
                          <m:r>
                            <m:t>e</m:t>
                          </m:r>
                        </m:e>
                      </m:acc>
                    </m:e>
                    <m:sub>
                      <m:r>
                        <m:t>j</m:t>
                      </m:r>
                    </m:sub>
                  </m:sSub>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r>
                <m:t>&amp;</m:t>
              </m:r>
              <m:r>
                <m:t>&amp;</m:t>
              </m:r>
              <m:r>
                <m:rPr>
                  <m:nor/>
                  <m:sty m:val="p"/>
                </m:rPr>
                <m:t>(</m:t>
              </m:r>
              <m:r>
                <m:rPr>
                  <m:nor/>
                  <m:sty m:val="p"/>
                </m:rPr>
                <m:t>Definition 8</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r>
                    <m:t>a</m:t>
                  </m:r>
                </m:e>
                <m:sub>
                  <m:r>
                    <m:t>i</m:t>
                  </m:r>
                  <m:r>
                    <m:t>j</m:t>
                  </m:r>
                </m:sub>
              </m:sSub>
              <m:r>
                <m:t>&amp;</m:t>
              </m:r>
              <m:r>
                <m:t>&amp;</m:t>
              </m:r>
              <m:r>
                <m:rPr>
                  <m:nor/>
                  <m:sty m:val="p"/>
                </m:rPr>
                <m:t>(definition of </m:t>
              </m:r>
              <m:r>
                <m:rPr>
                  <m:sty m:val="bi"/>
                </m:rPr>
                <m:t>A</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(products are symmetric)</m:t>
              </m:r>
            </m:e>
            <m:e>
              <m:r>
                <m:t>&amp;</m:t>
              </m:r>
              <m:r>
                <m:rPr>
                  <m:sty m:val="p"/>
                </m:rPr>
                <m:t>=</m:t>
              </m:r>
              <m:r>
                <m:rPr>
                  <m:sty m:val="p"/>
                </m:rPr>
                <m:t>(</m:t>
              </m:r>
              <m:r>
                <m:rPr>
                  <m:sty m:val="bi"/>
                </m:rPr>
                <m:t>A</m:t>
              </m:r>
              <m:acc>
                <m:accPr>
                  <m:chr m:val="̃"/>
                </m:accPr>
                <m:e>
                  <m:r>
                    <m:t>x</m:t>
                  </m:r>
                </m:e>
              </m:acc>
              <m:sSub>
                <m:e>
                  <m:r>
                    <m:rPr>
                      <m:sty m:val="p"/>
                    </m:rPr>
                    <m:t>)</m:t>
                  </m:r>
                </m:e>
                <m:sub>
                  <m:r>
                    <m:t>i</m:t>
                  </m:r>
                </m:sub>
              </m:sSub>
              <m:r>
                <m:t>&amp;</m:t>
              </m:r>
              <m:r>
                <m:t>&amp;</m:t>
              </m:r>
              <m:r>
                <m:rPr>
                  <m:nor/>
                  <m:sty m:val="p"/>
                </m:rPr>
                <m:t>(</m:t>
              </m:r>
              <m:r>
                <m:rPr>
                  <m:nor/>
                  <m:sty m:val="p"/>
                </m:rPr>
                <m:t>Definition 28</m:t>
              </m:r>
              <m:r>
                <m:rPr>
                  <m:nor/>
                  <m:sty m:val="p"/>
                </m:rPr>
                <m:t>)</m:t>
              </m:r>
            </m:e>
          </m:eqArr>
        </m:oMath>
      </m:oMathPara>
    </w:p>
    <w:p>
      <w:pPr>
        <w:pStyle w:val="FirstParagraph"/>
      </w:pPr>
      <w:r>
        <w:rPr>
          <w:b/>
          <w:bCs/>
        </w:rPr>
        <w:t xml:space="preserve">Uniqueness.</w:t>
      </w:r>
      <w:r>
        <w:t xml:space="preserve"> </w:t>
      </w:r>
      <w:r>
        <w:t xml:space="preserve">Suppose</w:t>
      </w:r>
      <w:r>
        <w:t xml:space="preserve"> </w:t>
      </w:r>
      <m:oMath>
        <m:r>
          <m:rPr>
            <m:sty m:val="bi"/>
          </m:rPr>
          <m:t>B</m:t>
        </m:r>
      </m:oMath>
      <w:r>
        <w:t xml:space="preserve"> </w:t>
      </w:r>
      <w:r>
        <w:t xml:space="preserve">is any</w:t>
      </w:r>
      <w:r>
        <w:t xml:space="preserve"> </w:t>
      </w:r>
      <m:oMath>
        <m:r>
          <m:t>m</m:t>
        </m:r>
        <m:r>
          <m:rPr>
            <m:sty m:val="p"/>
          </m:rPr>
          <m:t>×</m:t>
        </m:r>
        <m:r>
          <m:t>p</m:t>
        </m:r>
      </m:oMath>
      <w:r>
        <w:t xml:space="preserve"> </w:t>
      </w:r>
      <w:r>
        <w:t xml:space="preserve">matrix</w:t>
      </w:r>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B</m:t>
        </m:r>
        <m:acc>
          <m:accPr>
            <m:chr m:val="̃"/>
          </m:accPr>
          <m:e>
            <m:r>
              <m:t>x</m:t>
            </m:r>
          </m:e>
        </m:acc>
      </m:oMath>
      <w:r>
        <w:t xml:space="preserve"> </w:t>
      </w:r>
      <w:r>
        <w:t xml:space="preserve">for all</w:t>
      </w:r>
      <w:r>
        <w:t xml:space="preserve"> </w:t>
      </w:r>
      <m:oMath>
        <m:acc>
          <m:accPr>
            <m:chr m:val="̃"/>
          </m:accPr>
          <m:e>
            <m:r>
              <m:t>x</m:t>
            </m:r>
          </m:e>
        </m:acc>
      </m:oMath>
      <w:r>
        <w:t xml:space="preserve">.</w:t>
      </w:r>
      <w:r>
        <w:t xml:space="preserve"> </w:t>
      </w:r>
      <w:r>
        <w:t xml:space="preserve">Taking</w:t>
      </w:r>
      <w:r>
        <w:t xml:space="preserve"> </w:t>
      </w:r>
      <m:oMath>
        <m:acc>
          <m:accPr>
            <m:chr m:val="̃"/>
          </m:accPr>
          <m:e>
            <m:r>
              <m:t>x</m:t>
            </m:r>
          </m:e>
        </m:acc>
        <m:r>
          <m:rPr>
            <m:sty m:val="p"/>
          </m:rPr>
          <m:t>=</m:t>
        </m:r>
        <m:sSub>
          <m:e>
            <m:acc>
              <m:accPr>
                <m:chr m:val="̃"/>
              </m:accPr>
              <m:e>
                <m:r>
                  <m:t>e</m:t>
                </m:r>
              </m:e>
            </m:acc>
          </m:e>
          <m:sub>
            <m:r>
              <m:t>j</m:t>
            </m:r>
          </m:sub>
        </m:sSub>
      </m:oMath>
      <w:r>
        <w:t xml:space="preserve">, for each</w:t>
      </w:r>
      <w:r>
        <w:t xml:space="preserve"> </w:t>
      </w:r>
      <m:oMath>
        <m:r>
          <m:t>i</m:t>
        </m:r>
      </m:oMath>
      <w:r>
        <w:t xml:space="preserve">:</w:t>
      </w:r>
    </w:p>
    <w:p>
      <w:pPr>
        <w:pStyle w:val="BodyText"/>
      </w:pPr>
      <m:oMathPara>
        <m:oMathParaPr>
          <m:jc m:val="center"/>
        </m:oMathParaPr>
        <m:oMath>
          <m:eqArr>
            <m:e>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r>
                <m:t>&amp;</m:t>
              </m:r>
              <m:r>
                <m:rPr>
                  <m:sty m:val="p"/>
                </m:rPr>
                <m:t>=</m:t>
              </m:r>
              <m:r>
                <m:rPr>
                  <m:sty m:val="p"/>
                </m:rPr>
                <m:t>(</m:t>
              </m:r>
              <m:r>
                <m:rPr>
                  <m:sty m:val="bi"/>
                </m:rPr>
                <m:t>B</m:t>
              </m:r>
              <m:sSub>
                <m:e>
                  <m:acc>
                    <m:accPr>
                      <m:chr m:val="̃"/>
                    </m:accPr>
                    <m:e>
                      <m:r>
                        <m:t>e</m:t>
                      </m:r>
                    </m:e>
                  </m:acc>
                </m:e>
                <m:sub>
                  <m:r>
                    <m:t>j</m:t>
                  </m:r>
                </m:sub>
              </m:sSub>
              <m:sSub>
                <m:e>
                  <m:r>
                    <m:rPr>
                      <m:sty m:val="p"/>
                    </m:rPr>
                    <m:t>)</m:t>
                  </m:r>
                </m:e>
                <m:sub>
                  <m:r>
                    <m:t>i</m:t>
                  </m:r>
                </m:sub>
              </m:sSub>
              <m:r>
                <m:t>&amp;</m:t>
              </m:r>
              <m:r>
                <m:t>&amp;</m:t>
              </m:r>
              <m:r>
                <m:rPr>
                  <m:nor/>
                  <m:sty m:val="p"/>
                </m:rPr>
                <m:t>(assumption on </m:t>
              </m:r>
              <m:r>
                <m:rPr>
                  <m:sty m:val="bi"/>
                </m:rPr>
                <m:t>B</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b</m:t>
                      </m:r>
                    </m:e>
                    <m:sub>
                      <m:r>
                        <m:t>i</m:t>
                      </m:r>
                      <m:r>
                        <m:t>k</m:t>
                      </m:r>
                    </m:sub>
                  </m:sSub>
                </m:e>
              </m:nary>
              <m:r>
                <m:rPr>
                  <m:sty m:val="p"/>
                </m:rPr>
                <m:t>(</m:t>
              </m:r>
              <m:sSub>
                <m:e>
                  <m:acc>
                    <m:accPr>
                      <m:chr m:val="̃"/>
                    </m:accPr>
                    <m:e>
                      <m:r>
                        <m:t>e</m:t>
                      </m:r>
                    </m:e>
                  </m:acc>
                </m:e>
                <m:sub>
                  <m:r>
                    <m:t>j</m:t>
                  </m:r>
                </m:sub>
              </m:sSub>
              <m:sSub>
                <m:e>
                  <m:r>
                    <m:rPr>
                      <m:sty m:val="p"/>
                    </m:rPr>
                    <m:t>)</m:t>
                  </m:r>
                </m:e>
                <m:sub>
                  <m:r>
                    <m:t>k</m:t>
                  </m:r>
                </m:sub>
              </m:sSub>
              <m:r>
                <m:t>&amp;</m:t>
              </m:r>
              <m:r>
                <m:t>&amp;</m:t>
              </m:r>
              <m:r>
                <m:rPr>
                  <m:nor/>
                  <m:sty m:val="p"/>
                </m:rPr>
                <m:t>(</m:t>
              </m:r>
              <m:r>
                <m:rPr>
                  <m:nor/>
                  <m:sty m:val="p"/>
                </m:rPr>
                <m:t>Definition 28</m:t>
              </m:r>
              <m:r>
                <m:rPr>
                  <m:nor/>
                  <m:sty m:val="p"/>
                </m:rPr>
                <m:t>)</m:t>
              </m:r>
            </m:e>
            <m:e>
              <m:r>
                <m:t>&amp;</m:t>
              </m:r>
              <m:r>
                <m:rPr>
                  <m:sty m:val="p"/>
                </m:rPr>
                <m:t>=</m:t>
              </m:r>
              <m:sSub>
                <m:e>
                  <m:r>
                    <m:t>b</m:t>
                  </m:r>
                </m:e>
                <m:sub>
                  <m:r>
                    <m:t>i</m:t>
                  </m:r>
                  <m:r>
                    <m:t>j</m:t>
                  </m:r>
                </m:sub>
              </m:sSub>
              <m:r>
                <m:rPr>
                  <m:sty m:val="p"/>
                </m:rPr>
                <m:t>⋅</m:t>
              </m:r>
              <m:r>
                <m:t>1</m:t>
              </m:r>
              <m:r>
                <m:rPr>
                  <m:sty m:val="p"/>
                </m:rPr>
                <m:t>+</m:t>
              </m:r>
              <m:nary>
                <m:naryPr>
                  <m:chr m:val="∑"/>
                  <m:limLoc m:val="undOvr"/>
                  <m:subHide m:val="off"/>
                  <m:supHide m:val="on"/>
                </m:naryPr>
                <m:sub>
                  <m:r>
                    <m:t>k</m:t>
                  </m:r>
                  <m:r>
                    <m:rPr>
                      <m:sty m:val="p"/>
                    </m:rPr>
                    <m:t>≠</m:t>
                  </m:r>
                  <m:r>
                    <m:t>j</m:t>
                  </m:r>
                </m:sub>
                <m:sup>
                  <m:r>
                    <m:t>​</m:t>
                  </m:r>
                </m:sup>
                <m:e>
                  <m:sSub>
                    <m:e>
                      <m:r>
                        <m:t>b</m:t>
                      </m:r>
                    </m:e>
                    <m:sub>
                      <m:r>
                        <m:t>i</m:t>
                      </m:r>
                      <m:r>
                        <m:t>k</m:t>
                      </m:r>
                    </m:sub>
                  </m:sSub>
                </m:e>
              </m:nary>
              <m:r>
                <m:rPr>
                  <m:sty m:val="p"/>
                </m:rPr>
                <m:t>⋅</m:t>
              </m:r>
              <m:r>
                <m:t>0</m:t>
              </m:r>
              <m:r>
                <m:t>&amp;</m:t>
              </m:r>
              <m:r>
                <m:t>&amp;</m:t>
              </m:r>
              <m:r>
                <m:rPr>
                  <m:nor/>
                  <m:sty m:val="p"/>
                </m:rPr>
                <m:t>(</m:t>
              </m:r>
              <m:r>
                <m:rPr>
                  <m:nor/>
                  <m:sty m:val="p"/>
                </m:rPr>
                <m:t>Definition 12</m:t>
              </m:r>
              <m:r>
                <m:rPr>
                  <m:nor/>
                  <m:sty m:val="p"/>
                </m:rPr>
                <m:t>, splitting off the </m:t>
              </m:r>
              <m:r>
                <m:t>k</m:t>
              </m:r>
              <m:r>
                <m:rPr>
                  <m:sty m:val="p"/>
                </m:rPr>
                <m:t>=</m:t>
              </m:r>
              <m:r>
                <m:t>j</m:t>
              </m:r>
              <m:r>
                <m:rPr>
                  <m:nor/>
                  <m:sty m:val="p"/>
                </m:rPr>
                <m:t> term)</m:t>
              </m:r>
            </m:e>
            <m:e>
              <m:r>
                <m:t>&amp;</m:t>
              </m:r>
              <m:r>
                <m:rPr>
                  <m:sty m:val="p"/>
                </m:rPr>
                <m:t>=</m:t>
              </m:r>
              <m:sSub>
                <m:e>
                  <m:r>
                    <m:t>b</m:t>
                  </m:r>
                </m:e>
                <m:sub>
                  <m:r>
                    <m:t>i</m:t>
                  </m:r>
                  <m:r>
                    <m:t>j</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b</m:t>
                  </m:r>
                </m:e>
                <m:sub>
                  <m:r>
                    <m:t>i</m:t>
                  </m:r>
                  <m:r>
                    <m:t>j</m:t>
                  </m:r>
                </m:sub>
              </m:sSub>
              <m:r>
                <m:t>&amp;</m:t>
              </m:r>
              <m:r>
                <m:t>&amp;</m:t>
              </m:r>
              <m:r>
                <m:rPr>
                  <m:nor/>
                  <m:sty m:val="p"/>
                </m:rPr>
                <m:t>(adding </m:t>
              </m:r>
              <m:r>
                <m:t>0</m:t>
              </m:r>
              <m:r>
                <m:rPr>
                  <m:nor/>
                  <m:sty m:val="p"/>
                </m:rPr>
                <m:t> changes nothing)</m:t>
              </m:r>
            </m:e>
          </m:eqArr>
        </m:oMath>
      </m:oMathPara>
    </w:p>
    <w:p>
      <w:pPr>
        <w:pStyle w:val="FirstParagraph"/>
      </w:pPr>
      <w:r>
        <w:t xml:space="preserve">So</w:t>
      </w:r>
    </w:p>
    <w:p>
      <w:pPr>
        <w:pStyle w:val="BodyText"/>
      </w:pPr>
      <m:oMathPara>
        <m:oMathParaPr>
          <m:jc m:val="center"/>
        </m:oMathParaPr>
        <m:oMath>
          <m:eqArr>
            <m:e>
              <m:sSub>
                <m:e>
                  <m:r>
                    <m:t>b</m:t>
                  </m:r>
                </m:e>
                <m:sub>
                  <m:r>
                    <m:t>i</m:t>
                  </m:r>
                  <m:r>
                    <m:t>j</m:t>
                  </m:r>
                </m:sub>
              </m:sSub>
              <m:r>
                <m:t>&amp;</m:t>
              </m:r>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e>
            <m:e>
              <m:r>
                <m:t>&amp;</m:t>
              </m:r>
              <m:r>
                <m:rPr>
                  <m:sty m:val="p"/>
                </m:rPr>
                <m:t>=</m:t>
              </m:r>
              <m:sSub>
                <m:e>
                  <m:r>
                    <m:t>a</m:t>
                  </m:r>
                </m:e>
                <m:sub>
                  <m:r>
                    <m:t>i</m:t>
                  </m:r>
                  <m:r>
                    <m:t>j</m:t>
                  </m:r>
                </m:sub>
              </m:sSub>
            </m:e>
          </m:eqArr>
        </m:oMath>
      </m:oMathPara>
    </w:p>
    <w:p>
      <w:pPr>
        <w:pStyle w:val="FirstParagraph"/>
      </w:pPr>
      <w:r>
        <w:t xml:space="preserve">for every</w:t>
      </w:r>
      <w:r>
        <w:t xml:space="preserve"> </w:t>
      </w:r>
      <m:oMath>
        <m:r>
          <m:t>i</m:t>
        </m:r>
      </m:oMath>
      <w:r>
        <w:t xml:space="preserve"> </w:t>
      </w:r>
      <w:r>
        <w:t xml:space="preserve">and</w:t>
      </w:r>
      <w:r>
        <w:t xml:space="preserve"> </w:t>
      </w:r>
      <m:oMath>
        <m:r>
          <m:t>j</m:t>
        </m:r>
      </m:oMath>
      <w:r>
        <w:t xml:space="preserve">,</w:t>
      </w:r>
      <w:r>
        <w:t xml:space="preserve"> </w:t>
      </w:r>
      <w:r>
        <w:t xml:space="preserve">and</w:t>
      </w:r>
      <w:r>
        <w:t xml:space="preserve"> </w:t>
      </w:r>
      <m:oMath>
        <m:r>
          <m:rPr>
            <m:sty m:val="bi"/>
          </m:rPr>
          <m:t>B</m:t>
        </m:r>
        <m:r>
          <m:rPr>
            <m:sty m:val="p"/>
          </m:rPr>
          <m:t>=</m:t>
        </m:r>
        <m:r>
          <m:rPr>
            <m:sty m:val="bi"/>
          </m:rPr>
          <m:t>A</m:t>
        </m:r>
      </m:oMath>
      <w:r>
        <w:t xml:space="preserve">.</w:t>
      </w:r>
    </w:p>
    <w:bookmarkStart w:id="135" w:name="def-matrix-of-linear-map"/>
    <w:p>
      <w:pPr>
        <w:pStyle w:val="BodyText"/>
      </w:pPr>
      <w:r>
        <w:rPr>
          <w:b/>
          <w:bCs/>
        </w:rPr>
        <w:t xml:space="preserve">Definition 32 (Matrix of a linear map)</w:t>
      </w:r>
      <w:r>
        <w:t xml:space="preserve"> </w:t>
      </w:r>
      <w:r>
        <w:t xml:space="preserve">The</w:t>
      </w:r>
      <w:r>
        <w:t xml:space="preserve"> </w:t>
      </w:r>
      <w:r>
        <w:rPr>
          <w:b/>
          <w:bCs/>
        </w:rPr>
        <w:t xml:space="preserve">matrix of</w:t>
      </w:r>
      <w:r>
        <w:t xml:space="preserve"> </w:t>
      </w:r>
      <w:r>
        <w:t xml:space="preserve">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the unique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for all</w:t>
      </w:r>
      <w:r>
        <w:t xml:space="preserve"> </w:t>
      </w:r>
      <m:oMath>
        <m:acc>
          <m:accPr>
            <m:chr m:val="̃"/>
          </m:accPr>
          <m:e>
            <m:r>
              <m:t>x</m:t>
            </m:r>
          </m:e>
        </m:acc>
      </m:oMath>
      <w:r>
        <w:t xml:space="preserve"> </w:t>
      </w:r>
      <w:r>
        <w:t xml:space="preserve">(</w:t>
      </w:r>
      <w:hyperlink w:anchor="thm-linear-map-matrix">
        <w:r>
          <w:rPr>
            <w:rStyle w:val="Hyperlink"/>
          </w:rPr>
          <w:t xml:space="preserve">Theorem 14</w:t>
        </w:r>
      </w:hyperlink>
      <w:r>
        <w:t xml:space="preserve">).</w:t>
      </w:r>
      <w:r>
        <w:t xml:space="preserve"> </w:t>
      </w:r>
      <w:r>
        <w:t xml:space="preserve">Its column</w:t>
      </w:r>
      <w:r>
        <w:t xml:space="preserve"> </w:t>
      </w:r>
      <m:oMath>
        <m:r>
          <m:t>j</m:t>
        </m:r>
      </m:oMath>
      <w:r>
        <w:t xml:space="preserve"> </w:t>
      </w:r>
      <w:r>
        <w:t xml:space="preserve">is</w:t>
      </w:r>
      <w:r>
        <w:t xml:space="preserve"> </w:t>
      </w:r>
      <m:oMath>
        <m:r>
          <m:t>f</m:t>
        </m:r>
        <m:r>
          <m:rPr>
            <m:sty m:val="p"/>
          </m:rPr>
          <m:t>(</m:t>
        </m:r>
        <m:sSub>
          <m:e>
            <m:acc>
              <m:accPr>
                <m:chr m:val="̃"/>
              </m:accPr>
              <m:e>
                <m:r>
                  <m:t>e</m:t>
                </m:r>
              </m:e>
            </m:acc>
          </m:e>
          <m:sub>
            <m:r>
              <m:t>j</m:t>
            </m:r>
          </m:sub>
        </m:sSub>
        <m:r>
          <m:rPr>
            <m:sty m:val="p"/>
          </m:rPr>
          <m:t>)</m:t>
        </m:r>
      </m:oMath>
      <w:r>
        <w:t xml:space="preserve">.</w:t>
      </w:r>
    </w:p>
    <w:bookmarkEnd w:id="135"/>
    <w:bookmarkStart w:id="136" w:name="exm-linear-map-matrix"/>
    <w:p>
      <w:pPr>
        <w:pStyle w:val="BodyText"/>
      </w:pPr>
      <w:r>
        <w:rPr>
          <w:b/>
          <w:bCs/>
        </w:rPr>
        <w:t xml:space="preserve">Example 26 (Finding the matrix of a linear map)</w:t>
      </w:r>
      <w:r>
        <w:t xml:space="preserve"> </w:t>
      </w:r>
      <w:r>
        <w:t xml:space="preserve">For</w:t>
      </w:r>
      <w:r>
        <w:t xml:space="preserve"> </w:t>
      </w: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23</w:t>
        </w:r>
      </w:hyperlink>
      <w:r>
        <w:t xml:space="preserve">,</w:t>
      </w:r>
      <w:r>
        <w:t xml:space="preserve"> </w:t>
      </w:r>
      <w:r>
        <w:t xml:space="preserve">the values of</w:t>
      </w:r>
      <w:r>
        <w:t xml:space="preserve"> </w:t>
      </w:r>
      <m:oMath>
        <m:r>
          <m:t>f</m:t>
        </m:r>
      </m:oMath>
      <w:r>
        <w:t xml:space="preserve"> </w:t>
      </w:r>
      <w:r>
        <w:t xml:space="preserve">at the indicator vectors are</w:t>
      </w:r>
    </w:p>
    <w:p>
      <w:pPr>
        <w:pStyle w:val="BodyText"/>
      </w:pPr>
      <m:oMathPara>
        <m:oMathParaPr>
          <m:jc m:val="center"/>
        </m:oMathParaPr>
        <m:oMath>
          <m:r>
            <m:t>f</m:t>
          </m:r>
          <m:r>
            <m:rPr>
              <m:sty m:val="p"/>
            </m:rPr>
            <m:t>(</m:t>
          </m:r>
          <m:sSub>
            <m:e>
              <m:acc>
                <m:accPr>
                  <m:chr m:val="̃"/>
                </m:accPr>
                <m:e>
                  <m:r>
                    <m:t>e</m:t>
                  </m:r>
                </m:e>
              </m:acc>
            </m:e>
            <m:sub>
              <m:r>
                <m:t>1</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1</m:t>
                        </m:r>
                      </m:e>
                    </m:mr>
                    <m:mr>
                      <m:e>
                        <m:r>
                          <m:t>0</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t>f</m:t>
          </m:r>
          <m:r>
            <m:rPr>
              <m:sty m:val="p"/>
            </m:rPr>
            <m:t>(</m:t>
          </m:r>
          <m:sSub>
            <m:e>
              <m:acc>
                <m:accPr>
                  <m:chr m:val="̃"/>
                </m:accPr>
                <m:e>
                  <m:r>
                    <m:t>e</m:t>
                  </m:r>
                </m:e>
              </m:acc>
            </m:e>
            <m:sub>
              <m:r>
                <m:t>2</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1</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0</m:t>
                    </m:r>
                  </m:e>
                </m:mr>
                <m:mr>
                  <m:e>
                    <m:r>
                      <m:t>0</m:t>
                    </m:r>
                    <m:r>
                      <m:rPr>
                        <m:sty m:val="p"/>
                      </m:rPr>
                      <m:t>+</m:t>
                    </m:r>
                    <m:r>
                      <m:t>1</m:t>
                    </m:r>
                  </m:e>
                </m:mr>
              </m:m>
            </m:e>
          </m:d>
          <m:r>
            <m:rPr>
              <m:sty m:val="p"/>
            </m:rPr>
            <m:t>=</m:t>
          </m:r>
          <m:d>
            <m:dPr>
              <m:begChr m:val="["/>
              <m:sepChr m:val=""/>
              <m:endChr m:val="]"/>
              <m:grow/>
            </m:dPr>
            <m:e>
              <m:m>
                <m:mPr>
                  <m:baseJc m:val="center"/>
                  <m:plcHide m:val="on"/>
                  <m:mcs>
                    <m:mc>
                      <m:mcPr>
                        <m:mcJc m:val="center"/>
                        <m:count m:val="1"/>
                      </m:mcPr>
                    </m:mc>
                  </m:mcs>
                </m:mPr>
                <m:mr>
                  <m:e>
                    <m:r>
                      <m:t>0</m:t>
                    </m:r>
                  </m:e>
                </m:mr>
                <m:mr>
                  <m:e>
                    <m:r>
                      <m:t>1</m:t>
                    </m:r>
                  </m:e>
                </m:mr>
              </m:m>
            </m:e>
          </m:d>
        </m:oMath>
      </m:oMathPara>
    </w:p>
    <w:p>
      <w:pPr>
        <w:pStyle w:val="FirstParagraph"/>
      </w:pPr>
      <w:r>
        <w:t xml:space="preserve">and these are the columns of the matrix of</w:t>
      </w:r>
      <w:r>
        <w:t xml:space="preserve"> </w:t>
      </w:r>
      <m:oMath>
        <m:r>
          <m:t>f</m:t>
        </m:r>
      </m:oMath>
      <w:r>
        <w:t xml:space="preserve"> </w:t>
      </w:r>
      <w:r>
        <w:t xml:space="preserve">(</w:t>
      </w:r>
      <w:hyperlink w:anchor="def-matrix-of-linear-map">
        <w:r>
          <w:rPr>
            <w:rStyle w:val="Hyperlink"/>
          </w:rPr>
          <w:t xml:space="preserve">Definition 32</w:t>
        </w:r>
      </w:hyperlink>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w:t>
      </w:r>
    </w:p>
    <w:bookmarkEnd w:id="136"/>
    <w:bookmarkStart w:id="137" w:name="cor-linear-scalar"/>
    <w:p>
      <w:pPr>
        <w:pStyle w:val="BodyText"/>
      </w:pPr>
      <w:r>
        <w:rPr>
          <w:b/>
          <w:bCs/>
        </w:rPr>
        <w:t xml:space="preserve">Corollary 1 (Linear functions from vectors to numbers)</w:t>
      </w:r>
      <w:r>
        <w:t xml:space="preserve"> </w:t>
      </w:r>
      <w:r>
        <w:t xml:space="preserve">A function</w:t>
      </w:r>
      <w:r>
        <w:t xml:space="preserve"> </w:t>
      </w:r>
      <m:oMath>
        <m:r>
          <m:t>f</m:t>
        </m:r>
        <m:r>
          <m:rPr>
            <m:sty m:val="p"/>
          </m:rPr>
          <m:t>:</m:t>
        </m:r>
        <m:sSup>
          <m:e>
            <m:r>
              <m:rPr>
                <m:scr m:val="double-struck"/>
                <m:sty m:val="p"/>
              </m:rPr>
              <m:t>R</m:t>
            </m:r>
          </m:e>
          <m:sup>
            <m:r>
              <m:t>p</m:t>
            </m:r>
          </m:sup>
        </m:sSup>
        <m:r>
          <m:rPr>
            <m:sty m:val="p"/>
          </m:rPr>
          <m:t>→</m:t>
        </m:r>
        <m:r>
          <m:rPr>
            <m:scr m:val="double-struck"/>
            <m:sty m:val="p"/>
          </m:rPr>
          <m:t>R</m:t>
        </m:r>
      </m:oMath>
      <w:r>
        <w:t xml:space="preserve"> </w:t>
      </w:r>
      <w:r>
        <w:t xml:space="preserve">is linear (</w:t>
      </w:r>
      <w:hyperlink w:anchor="def-linear-map">
        <w:r>
          <w:rPr>
            <w:rStyle w:val="Hyperlink"/>
          </w:rPr>
          <w:t xml:space="preserve">Definition 30</w:t>
        </w:r>
      </w:hyperlink>
      <w:r>
        <w:t xml:space="preserve">)</w:t>
      </w:r>
      <w:r>
        <w:t xml:space="preserve"> </w:t>
      </w:r>
      <w:r>
        <w:t xml:space="preserve">if and only if there is a vector</w:t>
      </w:r>
      <w:r>
        <w:t xml:space="preserve"> </w:t>
      </w:r>
      <m:oMath>
        <m:acc>
          <m:accPr>
            <m:chr m:val="̃"/>
          </m:accPr>
          <m:e>
            <m:r>
              <m:t>w</m:t>
            </m:r>
          </m:e>
        </m:acc>
        <m:r>
          <m:rPr>
            <m:sty m:val="p"/>
          </m:rPr>
          <m:t>∈</m:t>
        </m:r>
        <m:sSup>
          <m:e>
            <m:r>
              <m:rPr>
                <m:scr m:val="double-struck"/>
                <m:sty m:val="p"/>
              </m:rPr>
              <m:t>R</m:t>
            </m:r>
          </m:e>
          <m:sup>
            <m:r>
              <m:t>p</m:t>
            </m:r>
          </m:sup>
        </m:sSup>
      </m:oMath>
      <w:r>
        <w:t xml:space="preserve"> </w:t>
      </w:r>
      <w:r>
        <w:t xml:space="preserve">such that</w:t>
      </w:r>
    </w:p>
    <w:p>
      <w:pPr>
        <w:pStyle w:val="BodyText"/>
      </w:pPr>
      <m:oMathPara>
        <m:oMathParaPr>
          <m:jc m:val="center"/>
        </m:oMathParaPr>
        <m:oMath>
          <m:r>
            <m:t>f</m:t>
          </m:r>
          <m:r>
            <m:rPr>
              <m:sty m:val="p"/>
            </m:rPr>
            <m:t>(</m:t>
          </m:r>
          <m:acc>
            <m:accPr>
              <m:chr m:val="̃"/>
            </m:accPr>
            <m:e>
              <m:r>
                <m:t>x</m:t>
              </m:r>
            </m:e>
          </m:acc>
          <m:r>
            <m:rPr>
              <m:sty m:val="p"/>
            </m:rPr>
            <m:t>)</m:t>
          </m:r>
          <m:r>
            <m:rPr>
              <m:sty m:val="p"/>
            </m:rPr>
            <m:t>=</m:t>
          </m:r>
          <m:acc>
            <m:accPr>
              <m:chr m:val="̃"/>
            </m:accPr>
            <m:e>
              <m:r>
                <m:t>w</m:t>
              </m:r>
            </m:e>
          </m:acc>
          <m:r>
            <m:rPr>
              <m:sty m:val="p"/>
            </m:rPr>
            <m:t>⋅</m:t>
          </m:r>
          <m:acc>
            <m:accPr>
              <m:chr m:val="̃"/>
            </m:accPr>
            <m:e>
              <m:r>
                <m:t>x</m:t>
              </m:r>
            </m:e>
          </m:acc>
          <m:r>
            <m:t> </m:t>
          </m:r>
          <m:r>
            <m:rPr>
              <m:nor/>
              <m:sty m:val="p"/>
            </m:rPr>
            <m:t>for all </m:t>
          </m:r>
          <m:acc>
            <m:accPr>
              <m:chr m:val="̃"/>
            </m:accPr>
            <m:e>
              <m:r>
                <m:t>x</m:t>
              </m:r>
            </m:e>
          </m:acc>
          <m:r>
            <m:rPr>
              <m:sty m:val="p"/>
            </m:rPr>
            <m:t>∈</m:t>
          </m:r>
          <m:sSup>
            <m:e>
              <m:r>
                <m:rPr>
                  <m:scr m:val="double-struck"/>
                  <m:sty m:val="p"/>
                </m:rPr>
                <m:t>R</m:t>
              </m:r>
            </m:e>
            <m:sup>
              <m:r>
                <m:t>p</m:t>
              </m:r>
            </m:sup>
          </m:sSup>
        </m:oMath>
      </m:oMathPara>
    </w:p>
    <w:p>
      <w:pPr>
        <w:pStyle w:val="FirstParagraph"/>
      </w:pPr>
      <w:r>
        <w:t xml:space="preserve">and then</w:t>
      </w:r>
      <w:r>
        <w:t xml:space="preserve"> </w:t>
      </w:r>
      <m:oMath>
        <m:sSub>
          <m:e>
            <m:r>
              <m:t>w</m:t>
            </m:r>
          </m:e>
          <m:sub>
            <m:r>
              <m:t>j</m:t>
            </m:r>
          </m:sub>
        </m:sSub>
        <m:r>
          <m:rPr>
            <m:sty m:val="p"/>
          </m:rPr>
          <m:t>=</m:t>
        </m:r>
        <m:r>
          <m:t>f</m:t>
        </m:r>
        <m:r>
          <m:rPr>
            <m:sty m:val="p"/>
          </m:rPr>
          <m:t>(</m:t>
        </m:r>
        <m:sSub>
          <m:e>
            <m:acc>
              <m:accPr>
                <m:chr m:val="̃"/>
              </m:accPr>
              <m:e>
                <m:r>
                  <m:t>e</m:t>
                </m:r>
              </m:e>
            </m:acc>
          </m:e>
          <m:sub>
            <m:r>
              <m:t>j</m:t>
            </m:r>
          </m:sub>
        </m:sSub>
        <m:r>
          <m:rPr>
            <m:sty m:val="p"/>
          </m:rPr>
          <m:t>)</m:t>
        </m:r>
      </m:oMath>
      <w:r>
        <w:t xml:space="preserve"> </w:t>
      </w:r>
      <w:r>
        <w:t xml:space="preserve">for each</w:t>
      </w:r>
      <w:r>
        <w:t xml:space="preserve"> </w:t>
      </w:r>
      <m:oMath>
        <m:r>
          <m:t>j</m:t>
        </m:r>
      </m:oMath>
      <w:r>
        <w:t xml:space="preserve">.</w:t>
      </w:r>
    </w:p>
    <w:bookmarkEnd w:id="137"/>
    <w:p>
      <w:pPr>
        <w:pStyle w:val="BodyText"/>
      </w:pPr>
      <w:r>
        <w:rPr>
          <w:i/>
          <w:iCs/>
        </w:rPr>
        <w:t xml:space="preserve">Proof</w:t>
      </w:r>
      <w:r>
        <w:t xml:space="preserve">. </w:t>
      </w:r>
      <w:r>
        <w:rPr>
          <w:b/>
          <w:bCs/>
        </w:rPr>
        <w:t xml:space="preserve">If</w:t>
      </w:r>
      <w:r>
        <w:rPr>
          <w:b/>
          <w:bCs/>
        </w:rPr>
        <w:t xml:space="preserve"> </w:t>
      </w:r>
      <m:oMath>
        <m:r>
          <m:t>f</m:t>
        </m:r>
      </m:oMath>
      <w:r>
        <w:rPr>
          <w:b/>
          <w:bCs/>
        </w:rPr>
        <w:t xml:space="preserve"> </w:t>
      </w:r>
      <w:r>
        <w:rPr>
          <w:b/>
          <w:bCs/>
        </w:rPr>
        <w:t xml:space="preserve">is linear.</w:t>
      </w:r>
      <w:r>
        <w:t xml:space="preserve"> </w:t>
      </w:r>
      <w:hyperlink w:anchor="thm-linear-map-matrix">
        <w:r>
          <w:rPr>
            <w:rStyle w:val="Hyperlink"/>
          </w:rPr>
          <w:t xml:space="preserve">Theorem 14</w:t>
        </w:r>
      </w:hyperlink>
      <w:r>
        <w:t xml:space="preserve"> </w:t>
      </w:r>
      <w:r>
        <w:t xml:space="preserve">with</w:t>
      </w:r>
      <w:r>
        <w:t xml:space="preserve"> </w:t>
      </w:r>
      <m:oMath>
        <m:r>
          <m:t>m</m:t>
        </m:r>
        <m:r>
          <m:rPr>
            <m:sty m:val="p"/>
          </m:rPr>
          <m:t>=</m:t>
        </m:r>
        <m:r>
          <m:t>1</m:t>
        </m:r>
      </m:oMath>
      <w:r>
        <w:t xml:space="preserve"> </w:t>
      </w:r>
      <w:r>
        <w:t xml:space="preserve">gives a</w:t>
      </w:r>
      <w:r>
        <w:t xml:space="preserve"> </w:t>
      </w:r>
      <m:oMath>
        <m:r>
          <m:t>1</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and</w:t>
      </w:r>
      <w:r>
        <w:t xml:space="preserve"> </w:t>
      </w:r>
      <m:oMath>
        <m:sSub>
          <m:e>
            <m:r>
              <m:t>a</m:t>
            </m:r>
          </m:e>
          <m:sub>
            <m:r>
              <m:t>1</m:t>
            </m:r>
            <m:r>
              <m:t>j</m:t>
            </m:r>
          </m:sub>
        </m:sSub>
        <m:r>
          <m:rPr>
            <m:sty m:val="p"/>
          </m:rPr>
          <m:t>=</m:t>
        </m:r>
        <m:r>
          <m:t>f</m:t>
        </m:r>
        <m:r>
          <m:rPr>
            <m:sty m:val="p"/>
          </m:rPr>
          <m:t>(</m:t>
        </m:r>
        <m:sSub>
          <m:e>
            <m:acc>
              <m:accPr>
                <m:chr m:val="̃"/>
              </m:accPr>
              <m:e>
                <m:r>
                  <m:t>e</m:t>
                </m:r>
              </m:e>
            </m:acc>
          </m:e>
          <m:sub>
            <m:r>
              <m:t>j</m:t>
            </m:r>
          </m:sub>
        </m:sSub>
        <m:r>
          <m:rPr>
            <m:sty m:val="p"/>
          </m:rPr>
          <m:t>)</m:t>
        </m:r>
      </m:oMath>
      <w:r>
        <w:t xml:space="preserve">.</w:t>
      </w:r>
      <w:r>
        <w:t xml:space="preserve"> </w:t>
      </w:r>
      <w:r>
        <w:t xml:space="preserve">Let</w:t>
      </w:r>
      <w:r>
        <w:t xml:space="preserve"> </w:t>
      </w:r>
      <m:oMath>
        <m:acc>
          <m:accPr>
            <m:chr m:val="̃"/>
          </m:accPr>
          <m:e>
            <m:r>
              <m:t>w</m:t>
            </m:r>
          </m:e>
        </m:acc>
      </m:oMath>
      <w:r>
        <w:t xml:space="preserve"> </w:t>
      </w:r>
      <w:r>
        <w:t xml:space="preserve">be the vector with</w:t>
      </w:r>
      <w:r>
        <w:t xml:space="preserve"> </w:t>
      </w:r>
      <m:oMath>
        <m:sSub>
          <m:e>
            <m:r>
              <m:t>w</m:t>
            </m:r>
          </m:e>
          <m:sub>
            <m:r>
              <m:t>j</m:t>
            </m:r>
          </m:sub>
        </m:sSub>
        <m:r>
          <m:rPr>
            <m:sty m:val="p"/>
          </m:rPr>
          <m:t>=</m:t>
        </m:r>
        <m:sSub>
          <m:e>
            <m:r>
              <m:t>a</m:t>
            </m:r>
          </m:e>
          <m:sub>
            <m:r>
              <m:t>1</m:t>
            </m:r>
            <m:r>
              <m:t>j</m:t>
            </m:r>
          </m:sub>
        </m:sSub>
      </m:oMath>
      <w:r>
        <w:t xml:space="preserve">, so that</w:t>
      </w:r>
      <w:r>
        <w:t xml:space="preserve"> </w:t>
      </w:r>
      <m:oMath>
        <m:r>
          <m:rPr>
            <m:sty m:val="bi"/>
          </m:rPr>
          <m:t>A</m:t>
        </m:r>
        <m:r>
          <m:rPr>
            <m:sty m:val="p"/>
          </m:rPr>
          <m:t>=</m:t>
        </m:r>
        <m:sSup>
          <m:e>
            <m:acc>
              <m:accPr>
                <m:chr m:val="̃"/>
              </m:accPr>
              <m:e>
                <m:r>
                  <m:t>w</m:t>
                </m:r>
              </m:e>
            </m:acc>
          </m:e>
          <m:sup>
            <m:r>
              <m:rPr>
                <m:sty m:val="p"/>
              </m:rPr>
              <m:t>⊤</m:t>
            </m:r>
          </m:sup>
        </m:sSup>
      </m:oMath>
      <w:r>
        <w:t xml:space="preserve">.</w:t>
      </w:r>
      <w:r>
        <w:t xml:space="preserve"> </w:t>
      </w:r>
      <w:r>
        <w:t xml:space="preserve">Then</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r>
                <m:t>&amp;</m:t>
              </m:r>
              <m:r>
                <m:t>&amp;</m:t>
              </m:r>
              <m:r>
                <m:rPr>
                  <m:nor/>
                  <m:sty m:val="p"/>
                </m:rPr>
                <m:t>(</m:t>
              </m:r>
              <m:r>
                <m:rPr>
                  <m:nor/>
                  <m:sty m:val="p"/>
                </m:rPr>
                <m:t>Theorem 14</m:t>
              </m:r>
              <m:r>
                <m:rPr>
                  <m:nor/>
                  <m:sty m:val="p"/>
                </m:rPr>
                <m:t>)</m:t>
              </m:r>
            </m:e>
            <m:e>
              <m:r>
                <m:t>&amp;</m:t>
              </m:r>
              <m:r>
                <m:rPr>
                  <m:sty m:val="p"/>
                </m:rPr>
                <m:t>=</m:t>
              </m:r>
              <m:acc>
                <m:accPr>
                  <m:chr m:val="̃"/>
                </m:accPr>
                <m:e>
                  <m:r>
                    <m:t>w</m:t>
                  </m:r>
                </m:e>
              </m:acc>
              <m:r>
                <m:rPr>
                  <m:sty m:val="p"/>
                </m:rPr>
                <m:t>⋅</m:t>
              </m:r>
              <m:acc>
                <m:accPr>
                  <m:chr m:val="̃"/>
                </m:accPr>
                <m:e>
                  <m:r>
                    <m:t>x</m:t>
                  </m:r>
                </m:e>
              </m:acc>
              <m:r>
                <m:t>&amp;</m:t>
              </m:r>
              <m:r>
                <m:t>&amp;</m:t>
              </m:r>
              <m:r>
                <m:rPr>
                  <m:sty m:val="p"/>
                </m:rPr>
                <m:t>(</m:t>
              </m:r>
              <m:r>
                <m:rPr>
                  <m:sty m:val="bi"/>
                </m:rPr>
                <m:t>A</m:t>
              </m:r>
              <m:r>
                <m:rPr>
                  <m:sty m:val="p"/>
                </m:rPr>
                <m:t>=</m:t>
              </m:r>
              <m:sSup>
                <m:e>
                  <m:acc>
                    <m:accPr>
                      <m:chr m:val="̃"/>
                    </m:accPr>
                    <m:e>
                      <m:r>
                        <m:t>w</m:t>
                      </m:r>
                    </m:e>
                  </m:acc>
                </m:e>
                <m:sup>
                  <m:r>
                    <m:rPr>
                      <m:sty m:val="p"/>
                    </m:rPr>
                    <m:t>⊤</m:t>
                  </m:r>
                </m:sup>
              </m:sSup>
              <m:r>
                <m:rPr>
                  <m:sty m:val="p"/>
                </m:rPr>
                <m:t>)</m:t>
              </m:r>
            </m:e>
          </m:eqArr>
        </m:oMath>
      </m:oMathPara>
    </w:p>
    <w:p>
      <w:pPr>
        <w:pStyle w:val="FirstParagraph"/>
      </w:pPr>
      <w:r>
        <w:t xml:space="preserve">and</w:t>
      </w:r>
    </w:p>
    <w:p>
      <w:pPr>
        <w:pStyle w:val="BodyText"/>
      </w:pPr>
      <m:oMathPara>
        <m:oMathParaPr>
          <m:jc m:val="center"/>
        </m:oMathParaPr>
        <m:oMath>
          <m:eqArr>
            <m:e>
              <m:sSub>
                <m:e>
                  <m:r>
                    <m:t>w</m:t>
                  </m:r>
                </m:e>
                <m:sub>
                  <m:r>
                    <m:t>j</m:t>
                  </m:r>
                </m:sub>
              </m:sSub>
              <m:r>
                <m:t>&amp;</m:t>
              </m:r>
              <m:r>
                <m:rPr>
                  <m:sty m:val="p"/>
                </m:rPr>
                <m:t>=</m:t>
              </m:r>
              <m:sSub>
                <m:e>
                  <m:r>
                    <m:t>a</m:t>
                  </m:r>
                </m:e>
                <m:sub>
                  <m:r>
                    <m:t>1</m:t>
                  </m:r>
                  <m:r>
                    <m:t>j</m:t>
                  </m:r>
                </m:sub>
              </m:sSub>
            </m:e>
            <m:e>
              <m:r>
                <m:t>&amp;</m:t>
              </m:r>
              <m:r>
                <m:rPr>
                  <m:sty m:val="p"/>
                </m:rPr>
                <m:t>=</m:t>
              </m:r>
              <m:r>
                <m:t>f</m:t>
              </m:r>
              <m:r>
                <m:rPr>
                  <m:sty m:val="p"/>
                </m:rPr>
                <m:t>(</m:t>
              </m:r>
              <m:sSub>
                <m:e>
                  <m:acc>
                    <m:accPr>
                      <m:chr m:val="̃"/>
                    </m:accPr>
                    <m:e>
                      <m:r>
                        <m:t>e</m:t>
                      </m:r>
                    </m:e>
                  </m:acc>
                </m:e>
                <m:sub>
                  <m:r>
                    <m:t>j</m:t>
                  </m:r>
                </m:sub>
              </m:sSub>
              <m:r>
                <m:rPr>
                  <m:sty m:val="p"/>
                </m:rPr>
                <m:t>)</m:t>
              </m:r>
              <m:r>
                <m:rPr>
                  <m:sty m:val="p"/>
                </m:rPr>
                <m:t>.</m:t>
              </m:r>
            </m:e>
          </m:eqArr>
        </m:oMath>
      </m:oMathPara>
    </w:p>
    <w:p>
      <w:pPr>
        <w:pStyle w:val="FirstParagraph"/>
      </w:pPr>
      <w:r>
        <w:rPr>
          <w:b/>
          <w:bCs/>
        </w:rPr>
        <w:t xml:space="preserve">If</w:t>
      </w:r>
      <w:r>
        <w:rPr>
          <w:b/>
          <w:bCs/>
        </w:rPr>
        <w:t xml:space="preserve"> </w:t>
      </w:r>
      <m:oMath>
        <m:r>
          <m:t>f</m:t>
        </m:r>
        <m:r>
          <m:rPr>
            <m:sty m:val="p"/>
          </m:rPr>
          <m:t>(</m:t>
        </m:r>
        <m:acc>
          <m:accPr>
            <m:chr m:val="̃"/>
          </m:accPr>
          <m:e>
            <m:r>
              <m:t>x</m:t>
            </m:r>
          </m:e>
        </m:acc>
        <m:r>
          <m:rPr>
            <m:sty m:val="p"/>
          </m:rPr>
          <m:t>)</m:t>
        </m:r>
        <m:r>
          <m:rPr>
            <m:sty m:val="p"/>
          </m:rPr>
          <m:t>=</m:t>
        </m:r>
        <m:sSup>
          <m:e>
            <m:acc>
              <m:accPr>
                <m:chr m:val="̃"/>
              </m:accPr>
              <m:e>
                <m:r>
                  <m:t>w</m:t>
                </m:r>
              </m:e>
            </m:acc>
          </m:e>
          <m:sup>
            <m:r>
              <m:rPr>
                <m:sty m:val="p"/>
              </m:rPr>
              <m:t>⊤</m:t>
            </m:r>
          </m:sup>
        </m:sSup>
        <m:acc>
          <m:accPr>
            <m:chr m:val="̃"/>
          </m:accPr>
          <m:e>
            <m:r>
              <m:t>x</m:t>
            </m:r>
          </m:e>
        </m:acc>
      </m:oMath>
      <w:r>
        <w:rPr>
          <w:b/>
          <w:bCs/>
        </w:rPr>
        <w:t xml:space="preserve">.</w:t>
      </w:r>
      <w:r>
        <w:t xml:space="preserve"> </w:t>
      </w:r>
      <w:r>
        <w:t xml:space="preserve">Here</w:t>
      </w:r>
      <w:r>
        <w:t xml:space="preserve"> </w:t>
      </w:r>
      <m:oMath>
        <m:sSup>
          <m:e>
            <m:acc>
              <m:accPr>
                <m:chr m:val="̃"/>
              </m:accPr>
              <m:e>
                <m:r>
                  <m:t>w</m:t>
                </m:r>
              </m:e>
            </m:acc>
          </m:e>
          <m:sup>
            <m:r>
              <m:rPr>
                <m:sty m:val="p"/>
              </m:rPr>
              <m:t>⊤</m:t>
            </m:r>
          </m:sup>
        </m:sSup>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so</w:t>
      </w:r>
      <w:r>
        <w:t xml:space="preserve"> </w:t>
      </w:r>
      <m:oMath>
        <m:r>
          <m:t>f</m:t>
        </m:r>
      </m:oMath>
      <w:r>
        <w:t xml:space="preserve"> </w:t>
      </w:r>
      <w:r>
        <w:t xml:space="preserve">is linear by</w:t>
      </w:r>
      <w:r>
        <w:t xml:space="preserve"> </w:t>
      </w:r>
      <w:hyperlink w:anchor="thm-matrix-map-linear">
        <w:r>
          <w:rPr>
            <w:rStyle w:val="Hyperlink"/>
          </w:rPr>
          <w:t xml:space="preserve">Theorem 12</w:t>
        </w:r>
      </w:hyperlink>
      <w:r>
        <w:t xml:space="preserve">.</w:t>
      </w:r>
    </w:p>
    <w:bookmarkStart w:id="138" w:name="exm-linear-scalar"/>
    <w:p>
      <w:pPr>
        <w:pStyle w:val="BodyText"/>
      </w:pPr>
      <w:r>
        <w:rPr>
          <w:b/>
          <w:bCs/>
        </w:rPr>
        <w:t xml:space="preserve">Example 27 (A linear function from</w:t>
      </w:r>
      <w:r>
        <w:rPr>
          <w:b/>
          <w:bCs/>
        </w:rPr>
        <w:t xml:space="preserve"> </w:t>
      </w:r>
      <m:oMath>
        <m:sSup>
          <m:e>
            <m:r>
              <m:rPr>
                <m:scr m:val="double-struck"/>
                <m:sty m:val="p"/>
              </m:rPr>
              <m:t>R</m:t>
            </m:r>
          </m:e>
          <m:sup>
            <m:r>
              <m:t>2</m:t>
            </m:r>
          </m:sup>
        </m:sSup>
      </m:oMath>
      <w:r>
        <w:rPr>
          <w:b/>
          <w:bCs/>
        </w:rPr>
        <w:t xml:space="preserve"> </w:t>
      </w:r>
      <w:r>
        <w:rPr>
          <w:b/>
          <w:bCs/>
        </w:rPr>
        <w:t xml:space="preserve">to</w:t>
      </w:r>
      <w:r>
        <w:rPr>
          <w:b/>
          <w:bCs/>
        </w:rPr>
        <w:t xml:space="preserve"> </w:t>
      </w:r>
      <m:oMath>
        <m:r>
          <m:rPr>
            <m:scr m:val="double-struck"/>
            <m:sty m:val="p"/>
          </m:rPr>
          <m:t>R</m:t>
        </m:r>
      </m:oMath>
      <w:r>
        <w:rPr>
          <w:b/>
          <w:bCs/>
        </w:rPr>
        <w:t xml:space="preserve">)</w:t>
      </w:r>
      <w:r>
        <w:t xml:space="preserve"> </w:t>
      </w:r>
      <m:oMath>
        <m:r>
          <m:t>f</m:t>
        </m:r>
        <m:r>
          <m:rPr>
            <m:sty m:val="p"/>
          </m:rPr>
          <m:t>(</m:t>
        </m:r>
        <m:acc>
          <m:accPr>
            <m:chr m:val="̃"/>
          </m:accPr>
          <m:e>
            <m:r>
              <m:t>x</m:t>
            </m:r>
          </m:e>
        </m:acc>
        <m:r>
          <m:rPr>
            <m:sty m:val="p"/>
          </m:rPr>
          <m:t>)</m:t>
        </m:r>
        <m:r>
          <m:rPr>
            <m:sty m:val="p"/>
          </m:rPr>
          <m:t>=</m:t>
        </m:r>
        <m:r>
          <m:t>3</m:t>
        </m:r>
        <m:sSub>
          <m:e>
            <m:r>
              <m:t>x</m:t>
            </m:r>
          </m:e>
          <m:sub>
            <m:r>
              <m:t>1</m:t>
            </m:r>
          </m:sub>
        </m:sSub>
        <m:r>
          <m:rPr>
            <m:sty m:val="p"/>
          </m:rPr>
          <m:t>+</m:t>
        </m:r>
        <m:r>
          <m:t>5</m:t>
        </m:r>
        <m:sSub>
          <m:e>
            <m:r>
              <m:t>x</m:t>
            </m:r>
          </m:e>
          <m:sub>
            <m:r>
              <m:t>2</m:t>
            </m:r>
          </m:sub>
        </m:sSub>
      </m:oMath>
      <w:r>
        <w:t xml:space="preserve"> </w:t>
      </w:r>
      <w:r>
        <w:t xml:space="preserve">is</w:t>
      </w:r>
      <w:r>
        <w:t xml:space="preserve"> </w:t>
      </w:r>
      <m:oMath>
        <m:acc>
          <m:accPr>
            <m:chr m:val="̃"/>
          </m:accPr>
          <m:e>
            <m:r>
              <m:t>w</m:t>
            </m:r>
          </m:e>
        </m:acc>
        <m:r>
          <m:rPr>
            <m:sty m:val="p"/>
          </m:rPr>
          <m:t>⋅</m:t>
        </m:r>
        <m:acc>
          <m:accPr>
            <m:chr m:val="̃"/>
          </m:accPr>
          <m:e>
            <m:r>
              <m:t>x</m:t>
            </m:r>
          </m:e>
        </m:acc>
      </m:oMath>
      <w:r>
        <w:t xml:space="preserve"> </w:t>
      </w:r>
      <w:r>
        <w:t xml:space="preserve">with</w:t>
      </w:r>
      <w:r>
        <w:t xml:space="preserve"> </w:t>
      </w:r>
      <m:oMath>
        <m:acc>
          <m:accPr>
            <m:chr m:val="̃"/>
          </m:accPr>
          <m:e>
            <m:r>
              <m:t>w</m:t>
            </m:r>
          </m:e>
        </m:acc>
        <m:r>
          <m:rPr>
            <m:sty m:val="p"/>
          </m:rPr>
          <m:t>=</m:t>
        </m:r>
        <m:sSup>
          <m:e>
            <m:r>
              <m:rPr>
                <m:sty m:val="p"/>
              </m:rPr>
              <m:t>(</m:t>
            </m:r>
            <m:r>
              <m:t>3</m:t>
            </m:r>
            <m:r>
              <m:rPr>
                <m:sty m:val="p"/>
              </m:rPr>
              <m:t>,</m:t>
            </m:r>
            <m:r>
              <m:t>5</m:t>
            </m:r>
            <m:r>
              <m:rPr>
                <m:sty m:val="p"/>
              </m:rPr>
              <m:t>)</m:t>
            </m:r>
          </m:e>
          <m:sup>
            <m:r>
              <m:rPr>
                <m:sty m:val="p"/>
              </m:rPr>
              <m:t>⊤</m:t>
            </m:r>
          </m:sup>
        </m:sSup>
      </m:oMath>
      <w:r>
        <w:t xml:space="preserve">,</w:t>
      </w:r>
      <w:r>
        <w:t xml:space="preserve"> </w:t>
      </w:r>
      <w:r>
        <w:t xml:space="preserve">so it is linear by</w:t>
      </w:r>
      <w:r>
        <w:t xml:space="preserve"> </w:t>
      </w:r>
      <w:hyperlink w:anchor="cor-linear-scalar">
        <w:r>
          <w:rPr>
            <w:rStyle w:val="Hyperlink"/>
          </w:rPr>
          <w:t xml:space="preserve">Corollary 1</w:t>
        </w:r>
      </w:hyperlink>
      <w:r>
        <w:t xml:space="preserve">.</w:t>
      </w:r>
      <w:r>
        <w:t xml:space="preserve"> </w:t>
      </w:r>
      <w:r>
        <w:t xml:space="preserve">The entries of</w:t>
      </w:r>
      <w:r>
        <w:t xml:space="preserve"> </w:t>
      </w:r>
      <m:oMath>
        <m:acc>
          <m:accPr>
            <m:chr m:val="̃"/>
          </m:accPr>
          <m:e>
            <m:r>
              <m:t>w</m:t>
            </m:r>
          </m:e>
        </m:acc>
      </m:oMath>
      <w:r>
        <w:t xml:space="preserve"> </w:t>
      </w:r>
      <w:r>
        <w:t xml:space="preserve">are the values at the indicator vectors:</w:t>
      </w:r>
    </w:p>
    <w:p>
      <w:pPr>
        <w:pStyle w:val="BodyText"/>
      </w:pPr>
      <m:oMathPara>
        <m:oMathParaPr>
          <m:jc m:val="center"/>
        </m:oMathParaPr>
        <m:oMath>
          <m:eqArr>
            <m:e>
              <m:r>
                <m:t>f</m:t>
              </m:r>
              <m:r>
                <m:rPr>
                  <m:sty m:val="p"/>
                </m:rPr>
                <m:t>(</m:t>
              </m:r>
              <m:sSub>
                <m:e>
                  <m:acc>
                    <m:accPr>
                      <m:chr m:val="̃"/>
                    </m:accPr>
                    <m:e>
                      <m:r>
                        <m:t>e</m:t>
                      </m:r>
                    </m:e>
                  </m:acc>
                </m:e>
                <m:sub>
                  <m:r>
                    <m:t>1</m:t>
                  </m:r>
                </m:sub>
              </m:sSub>
              <m:r>
                <m:rPr>
                  <m:sty m:val="p"/>
                </m:rPr>
                <m:t>)</m:t>
              </m:r>
              <m:r>
                <m:t>&amp;</m:t>
              </m:r>
              <m:r>
                <m:rPr>
                  <m:sty m:val="p"/>
                </m:rPr>
                <m:t>=</m:t>
              </m:r>
              <m:r>
                <m:t>3</m:t>
              </m:r>
              <m:r>
                <m:rPr>
                  <m:sty m:val="p"/>
                </m:rPr>
                <m:t>⋅</m:t>
              </m:r>
              <m:r>
                <m:t>1</m:t>
              </m:r>
              <m:r>
                <m:rPr>
                  <m:sty m:val="p"/>
                </m:rPr>
                <m:t>+</m:t>
              </m:r>
              <m:r>
                <m:t>5</m:t>
              </m:r>
              <m:r>
                <m:rPr>
                  <m:sty m:val="p"/>
                </m:rPr>
                <m:t>⋅</m:t>
              </m:r>
              <m:r>
                <m:t>0</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t>f</m:t>
              </m:r>
              <m:r>
                <m:rPr>
                  <m:sty m:val="p"/>
                </m:rPr>
                <m:t>(</m:t>
              </m:r>
              <m:sSub>
                <m:e>
                  <m:acc>
                    <m:accPr>
                      <m:chr m:val="̃"/>
                    </m:accPr>
                    <m:e>
                      <m:r>
                        <m:t>e</m:t>
                      </m:r>
                    </m:e>
                  </m:acc>
                </m:e>
                <m:sub>
                  <m:r>
                    <m:t>2</m:t>
                  </m:r>
                </m:sub>
              </m:sSub>
              <m:r>
                <m:rPr>
                  <m:sty m:val="p"/>
                </m:rPr>
                <m:t>)</m:t>
              </m:r>
              <m:r>
                <m:t>&amp;</m:t>
              </m:r>
              <m:r>
                <m:rPr>
                  <m:sty m:val="p"/>
                </m:rPr>
                <m:t>=</m:t>
              </m:r>
              <m:r>
                <m:t>3</m:t>
              </m:r>
              <m:r>
                <m:rPr>
                  <m:sty m:val="p"/>
                </m:rPr>
                <m:t>⋅</m:t>
              </m:r>
              <m:r>
                <m:t>0</m:t>
              </m:r>
              <m:r>
                <m:rPr>
                  <m:sty m:val="p"/>
                </m:rPr>
                <m:t>+</m:t>
              </m:r>
              <m:r>
                <m:t>5</m:t>
              </m:r>
              <m:r>
                <m:rPr>
                  <m:sty m:val="p"/>
                </m:rPr>
                <m:t>⋅</m:t>
              </m:r>
              <m:r>
                <m:t>1</m:t>
              </m:r>
            </m:e>
            <m:e>
              <m:r>
                <m:t>&amp;</m:t>
              </m:r>
              <m:r>
                <m:rPr>
                  <m:sty m:val="p"/>
                </m:rPr>
                <m:t>=</m:t>
              </m:r>
              <m:r>
                <m:t>5</m:t>
              </m:r>
              <m:r>
                <m:rPr>
                  <m:sty m:val="p"/>
                </m:rPr>
                <m:t>.</m:t>
              </m:r>
            </m:e>
          </m:eqArr>
        </m:oMath>
      </m:oMathPara>
    </w:p>
    <w:p>
      <w:pPr>
        <w:pStyle w:val="FirstParagraph"/>
      </w:pPr>
      <m:oMath>
        <m:r>
          <m:t>g</m:t>
        </m:r>
        <m:r>
          <m:rPr>
            <m:sty m:val="p"/>
          </m:rPr>
          <m:t>(</m:t>
        </m:r>
        <m:acc>
          <m:accPr>
            <m:chr m:val="̃"/>
          </m:accPr>
          <m:e>
            <m:r>
              <m:t>x</m:t>
            </m:r>
          </m:e>
        </m:acc>
        <m:r>
          <m:rPr>
            <m:sty m:val="p"/>
          </m:rPr>
          <m:t>)</m:t>
        </m:r>
        <m:r>
          <m:rPr>
            <m:sty m:val="p"/>
          </m:rPr>
          <m:t>=</m:t>
        </m:r>
        <m:r>
          <m:t>3</m:t>
        </m:r>
        <m:sSub>
          <m:e>
            <m:r>
              <m:t>x</m:t>
            </m:r>
          </m:e>
          <m:sub>
            <m:r>
              <m:t>1</m:t>
            </m:r>
          </m:sub>
        </m:sSub>
        <m:r>
          <m:rPr>
            <m:sty m:val="p"/>
          </m:rPr>
          <m:t>+</m:t>
        </m:r>
        <m:r>
          <m:t>5</m:t>
        </m:r>
        <m:sSub>
          <m:e>
            <m:r>
              <m:t>x</m:t>
            </m:r>
          </m:e>
          <m:sub>
            <m:r>
              <m:t>2</m:t>
            </m:r>
          </m:sub>
        </m:sSub>
        <m:r>
          <m:rPr>
            <m:sty m:val="p"/>
          </m:rPr>
          <m:t>+</m:t>
        </m:r>
        <m:r>
          <m:t>1</m:t>
        </m:r>
      </m:oMath>
      <w:r>
        <w:t xml:space="preserve"> </w:t>
      </w:r>
      <w:r>
        <w:t xml:space="preserve">is not linear,</w:t>
      </w:r>
      <w:r>
        <w:t xml:space="preserve"> </w:t>
      </w:r>
      <w:r>
        <w:t xml:space="preserve">because</w:t>
      </w:r>
      <w:r>
        <w:t xml:space="preserve"> </w:t>
      </w:r>
      <m:oMath>
        <m:r>
          <m:t>g</m:t>
        </m:r>
        <m:r>
          <m:rPr>
            <m:sty m:val="p"/>
          </m:rPr>
          <m:t>(</m:t>
        </m:r>
        <m:acc>
          <m:accPr>
            <m:chr m:val="̃"/>
          </m:accPr>
          <m:e>
            <m:r>
              <m:t>0</m:t>
            </m:r>
          </m:e>
        </m:acc>
        <m:r>
          <m:rPr>
            <m:sty m:val="p"/>
          </m:rPr>
          <m:t>)</m:t>
        </m:r>
        <m:r>
          <m:rPr>
            <m:sty m:val="p"/>
          </m:rPr>
          <m:t>=</m:t>
        </m:r>
        <m:r>
          <m:t>1</m:t>
        </m:r>
        <m:r>
          <m:rPr>
            <m:sty m:val="p"/>
          </m:rPr>
          <m:t>≠</m:t>
        </m:r>
        <m:r>
          <m:t>0</m:t>
        </m:r>
      </m:oMath>
      <w:r>
        <w:t xml:space="preserve"> </w:t>
      </w:r>
      <w:r>
        <w:t xml:space="preserve">(</w:t>
      </w:r>
      <w:hyperlink w:anchor="thm-linear-map-zero">
        <w:r>
          <w:rPr>
            <w:rStyle w:val="Hyperlink"/>
          </w:rPr>
          <w:t xml:space="preserve">Theorem 11</w:t>
        </w:r>
      </w:hyperlink>
      <w:r>
        <w:t xml:space="preserve">).</w:t>
      </w:r>
    </w:p>
    <w:bookmarkEnd w:id="138"/>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39" name="Picture"/>
                  <a:graphic>
                    <a:graphicData uri="http://schemas.openxmlformats.org/drawingml/2006/picture">
                      <pic:pic>
                        <pic:nvPicPr>
                          <pic:cNvPr descr="/opt/quarto/share/formats/docx/tip.png" id="140"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Videos</w:t>
            </w:r>
          </w:p>
        </w:tc>
      </w:tr>
      <w:tr>
        <w:trPr>
          <w:cantSplit/>
        </w:trPr>
        <w:tc>
          <w:tcPr>
            <w:tcMar>
              <w:top w:w="108" w:type="dxa"/>
              <w:bottom w:w="108" w:type="dxa"/>
            </w:tcMar>
          </w:tcPr>
          <w:p>
            <w:pPr>
              <w:pStyle w:val="BodyText"/>
            </w:pPr>
            <w:pPr>
              <w:spacing w:before="16"/>
            </w:pPr>
            <w:r>
              <w:t xml:space="preserve">Two chapters of the</w:t>
            </w:r>
            <w:r>
              <w:t xml:space="preserve"> </w:t>
            </w:r>
            <w:hyperlink r:id="rId141">
              <w:r>
                <w:rPr>
                  <w:rStyle w:val="Hyperlink"/>
                  <w:i/>
                  <w:iCs/>
                </w:rPr>
                <w:t xml:space="preserve">Essence of linear algebra</w:t>
              </w:r>
            </w:hyperlink>
            <w:r>
              <w:t xml:space="preserve"> </w:t>
            </w:r>
            <w:r>
              <w:t xml:space="preserve">series by 3Blue1Brown</w:t>
            </w:r>
            <w:r>
              <w:t xml:space="preserve"> </w:t>
            </w:r>
            <w:r>
              <w:t xml:space="preserve">show the results above geometrically:</w:t>
            </w:r>
          </w:p>
          <w:p>
            <w:pPr>
              <w:pStyle w:val="Compact"/>
              <w:numPr>
                <w:ilvl w:val="0"/>
                <w:numId w:val="1012"/>
              </w:numPr>
            </w:pPr>
            <w:hyperlink r:id="rId142">
              <w:r>
                <w:rPr>
                  <w:rStyle w:val="Hyperlink"/>
                </w:rPr>
                <w:t xml:space="preserve">Linear transformations and matrices</w:t>
              </w:r>
            </w:hyperlink>
            <w:r>
              <w:t xml:space="preserve"> </w:t>
            </w:r>
            <w:r>
              <w:t xml:space="preserve">(Chapter 3)</w:t>
            </w:r>
            <w:r>
              <w:t xml:space="preserve"> </w:t>
            </w:r>
            <w:r>
              <w:t xml:space="preserve">shows why a linear map is fixed by where it sends the indicator vectors,</w:t>
            </w:r>
            <w:r>
              <w:t xml:space="preserve"> </w:t>
            </w:r>
            <w:r>
              <w:t xml:space="preserve">which become the columns of its matrix (</w:t>
            </w:r>
            <w:hyperlink w:anchor="def-matrix-of-linear-map">
              <w:r>
                <w:rPr>
                  <w:rStyle w:val="Hyperlink"/>
                </w:rPr>
                <w:t xml:space="preserve">Definition 32</w:t>
              </w:r>
            </w:hyperlink>
            <w:r>
              <w:t xml:space="preserve">).</w:t>
            </w:r>
          </w:p>
          <w:p>
            <w:pPr>
              <w:pStyle w:val="Compact"/>
              <w:numPr>
                <w:ilvl w:val="0"/>
                <w:numId w:val="1012"/>
              </w:numPr>
            </w:pPr>
            <w:hyperlink r:id="rId143">
              <w:r>
                <w:rPr>
                  <w:rStyle w:val="Hyperlink"/>
                </w:rPr>
                <w:t xml:space="preserve">Dot products and duality</w:t>
              </w:r>
            </w:hyperlink>
            <w:r>
              <w:t xml:space="preserve"> </w:t>
            </w:r>
            <w:r>
              <w:t xml:space="preserve">(Chapter 9)</w:t>
            </w:r>
            <w:r>
              <w:t xml:space="preserve"> </w:t>
            </w:r>
            <w:r>
              <w:t xml:space="preserve">shows why every linear map from</w:t>
            </w:r>
            <w:r>
              <w:t xml:space="preserve"> </w:t>
            </w:r>
            <m:oMath>
              <m:sSup>
                <m:e>
                  <m:r>
                    <m:rPr>
                      <m:scr m:val="double-struck"/>
                      <m:sty m:val="p"/>
                    </m:rPr>
                    <m:t>R</m:t>
                  </m:r>
                </m:e>
                <m:sup>
                  <m:r>
                    <m:t>p</m:t>
                  </m:r>
                </m:sup>
              </m:sSup>
            </m:oMath>
            <w:r>
              <w:t xml:space="preserve"> </w:t>
            </w:r>
            <w:r>
              <w:t xml:space="preserve">to</w:t>
            </w:r>
            <w:r>
              <w:t xml:space="preserve"> </w:t>
            </w:r>
            <m:oMath>
              <m:r>
                <m:rPr>
                  <m:scr m:val="double-struck"/>
                  <m:sty m:val="p"/>
                </m:rPr>
                <m:t>R</m:t>
              </m:r>
            </m:oMath>
            <w:r>
              <w:t xml:space="preserve"> </w:t>
            </w:r>
            <w:r>
              <w:t xml:space="preserve">is a dot product</w:t>
            </w:r>
            <w:r>
              <w:t xml:space="preserve"> </w:t>
            </w:r>
            <w:r>
              <w:t xml:space="preserve">with a fixed vector (</w:t>
            </w:r>
            <w:hyperlink w:anchor="cor-linear-scalar">
              <w:r>
                <w:rPr>
                  <w:rStyle w:val="Hyperlink"/>
                </w:rPr>
                <w:t xml:space="preserve">Corollary 1</w:t>
              </w:r>
            </w:hyperlink>
            <w:r>
              <w:t xml:space="preserve">).</w:t>
            </w:r>
          </w:p>
          <w:p/>
        </w:tc>
      </w:tr>
    </w:tbl>
    <w:bookmarkStart w:id="144" w:name="def-translation"/>
    <w:p>
      <w:pPr>
        <w:pStyle w:val="FirstParagraph"/>
      </w:pPr>
      <w:r>
        <w:rPr>
          <w:b/>
          <w:bCs/>
        </w:rPr>
        <w:t xml:space="preserve">Definition 33 (Translation)</w:t>
      </w:r>
      <w:r>
        <w:t xml:space="preserve"> </w:t>
      </w:r>
      <w:r>
        <w:t xml:space="preserve">For a fixed vector</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the</w:t>
      </w:r>
      <w:r>
        <w:t xml:space="preserve"> </w:t>
      </w:r>
      <w:r>
        <w:rPr>
          <w:b/>
          <w:bCs/>
        </w:rPr>
        <w:t xml:space="preserve">translation</w:t>
      </w:r>
      <w:r>
        <w:t xml:space="preserve"> </w:t>
      </w:r>
      <w:r>
        <w:t xml:space="preserve">by</w:t>
      </w:r>
      <w:r>
        <w:t xml:space="preserve"> </w:t>
      </w:r>
      <m:oMath>
        <m:acc>
          <m:accPr>
            <m:chr m:val="̃"/>
          </m:accPr>
          <m:e>
            <m:r>
              <m:t>b</m:t>
            </m:r>
          </m:e>
        </m:acc>
      </m:oMath>
      <w:r>
        <w:t xml:space="preserve"> </w:t>
      </w:r>
      <w:r>
        <w:t xml:space="preserve">is the function</w:t>
      </w:r>
      <w:r>
        <w:t xml:space="preserve"> </w:t>
      </w:r>
      <m:oMath>
        <m:sSub>
          <m:e>
            <m:r>
              <m:t>t</m:t>
            </m:r>
          </m:e>
          <m:sub>
            <m:acc>
              <m:accPr>
                <m:chr m:val="̃"/>
              </m:accPr>
              <m:e>
                <m:r>
                  <m:t>b</m:t>
                </m:r>
              </m:e>
            </m:acc>
          </m:sub>
        </m:sSub>
        <m:r>
          <m:rPr>
            <m:sty m:val="p"/>
          </m:rPr>
          <m:t>:</m:t>
        </m:r>
        <m:sSup>
          <m:e>
            <m:r>
              <m:rPr>
                <m:scr m:val="double-struck"/>
                <m:sty m:val="p"/>
              </m:rPr>
              <m:t>R</m:t>
            </m:r>
          </m:e>
          <m:sup>
            <m:r>
              <m:t>m</m:t>
            </m:r>
          </m:sup>
        </m:sSup>
        <m:r>
          <m:rPr>
            <m:sty m:val="p"/>
          </m:rPr>
          <m:t>→</m:t>
        </m:r>
        <m:sSup>
          <m:e>
            <m:r>
              <m:rPr>
                <m:scr m:val="double-struck"/>
                <m:sty m:val="p"/>
              </m:rPr>
              <m:t>R</m:t>
            </m:r>
          </m:e>
          <m:sup>
            <m:r>
              <m:t>m</m:t>
            </m:r>
          </m:sup>
        </m:sSup>
      </m:oMath>
      <w:r>
        <w:t xml:space="preserve"> </w:t>
      </w:r>
      <w:r>
        <w:t xml:space="preserve">defined by</w:t>
      </w:r>
    </w:p>
    <w:p>
      <w:pPr>
        <w:pStyle w:val="BodyText"/>
      </w:pPr>
      <m:oMathPara>
        <m:oMathParaPr>
          <m:jc m:val="center"/>
        </m:oMathParaPr>
        <m:oMath>
          <m:sSub>
            <m:e>
              <m:r>
                <m:t>t</m:t>
              </m:r>
            </m:e>
            <m:sub>
              <m:acc>
                <m:accPr>
                  <m:chr m:val="̃"/>
                </m:accPr>
                <m:e>
                  <m:r>
                    <m:t>b</m:t>
                  </m:r>
                </m:e>
              </m:acc>
            </m:sub>
          </m:sSub>
          <m:r>
            <m:rPr>
              <m:sty m:val="p"/>
            </m:rPr>
            <m:t>(</m:t>
          </m:r>
          <m:acc>
            <m:accPr>
              <m:chr m:val="̃"/>
            </m:accPr>
            <m:e>
              <m:r>
                <m:t>y</m:t>
              </m:r>
            </m:e>
          </m:acc>
          <m:r>
            <m:rPr>
              <m:sty m:val="p"/>
            </m:rPr>
            <m:t>)</m:t>
          </m:r>
          <m:r>
            <m:rPr>
              <m:sty m:val="p"/>
            </m:rPr>
            <m:t>=</m:t>
          </m:r>
          <m:acc>
            <m:accPr>
              <m:chr m:val="̃"/>
            </m:accPr>
            <m:e>
              <m:r>
                <m:t>y</m:t>
              </m:r>
            </m:e>
          </m:acc>
          <m:r>
            <m:rPr>
              <m:sty m:val="p"/>
            </m:rPr>
            <m:t>+</m:t>
          </m:r>
          <m:acc>
            <m:accPr>
              <m:chr m:val="̃"/>
            </m:accPr>
            <m:e>
              <m:r>
                <m:t>b</m:t>
              </m:r>
            </m:e>
          </m:acc>
        </m:oMath>
      </m:oMathPara>
    </w:p>
    <w:p>
      <w:pPr>
        <w:pStyle w:val="FirstParagraph"/>
      </w:pPr>
      <w:r>
        <w:t xml:space="preserve">It moves every point by the same vector</w:t>
      </w:r>
      <w:r>
        <w:t xml:space="preserve"> </w:t>
      </w:r>
      <m:oMath>
        <m:acc>
          <m:accPr>
            <m:chr m:val="̃"/>
          </m:accPr>
          <m:e>
            <m:r>
              <m:t>b</m:t>
            </m:r>
          </m:e>
        </m:acc>
      </m:oMath>
      <w:r>
        <w:t xml:space="preserve">.</w:t>
      </w:r>
    </w:p>
    <w:bookmarkEnd w:id="144"/>
    <w:bookmarkStart w:id="145" w:name="exm-translation"/>
    <w:p>
      <w:pPr>
        <w:pStyle w:val="BodyText"/>
      </w:pPr>
      <w:r>
        <w:rPr>
          <w:b/>
          <w:bCs/>
        </w:rPr>
        <w:t xml:space="preserve">Example 28 (Translating two points)</w:t>
      </w:r>
      <w:r>
        <w:t xml:space="preserve"> </w:t>
      </w:r>
      <w:r>
        <w:t xml:space="preserve">The translation by</w:t>
      </w:r>
      <w:r>
        <w:t xml:space="preserve"> </w:t>
      </w:r>
      <m:oMath>
        <m:acc>
          <m:accPr>
            <m:chr m:val="̃"/>
          </m:accPr>
          <m:e>
            <m:r>
              <m:t>b</m:t>
            </m:r>
          </m:e>
        </m:acc>
        <m:r>
          <m:rPr>
            <m:sty m:val="p"/>
          </m:rPr>
          <m:t>=</m:t>
        </m:r>
        <m:sSup>
          <m:e>
            <m:r>
              <m:rPr>
                <m:sty m:val="p"/>
              </m:rPr>
              <m:t>(</m:t>
            </m:r>
            <m:r>
              <m:t>1</m:t>
            </m:r>
            <m:r>
              <m:rPr>
                <m:sty m:val="p"/>
              </m:rPr>
              <m:t>,</m:t>
            </m:r>
            <m:r>
              <m:rPr>
                <m:sty m:val="p"/>
              </m:rPr>
              <m:t>−</m:t>
            </m:r>
            <m:r>
              <m:t>2</m:t>
            </m:r>
            <m:r>
              <m:rPr>
                <m:sty m:val="p"/>
              </m:rPr>
              <m:t>)</m:t>
            </m:r>
          </m:e>
          <m:sup>
            <m:r>
              <m:rPr>
                <m:sty m:val="p"/>
              </m:rPr>
              <m:t>⊤</m:t>
            </m:r>
          </m:sup>
        </m:sSup>
      </m:oMath>
      <w:r>
        <w:t xml:space="preserve"> </w:t>
      </w:r>
      <w:r>
        <w:t xml:space="preserve">sends</w:t>
      </w:r>
    </w:p>
    <w:p>
      <w:pPr>
        <w:pStyle w:val="BodyText"/>
      </w:pPr>
      <m:oMathPara>
        <m:oMathParaPr>
          <m:jc m:val="center"/>
        </m:oMathParaPr>
        <m:oMath>
          <m:sSub>
            <m:e>
              <m:r>
                <m:t>t</m:t>
              </m:r>
            </m:e>
            <m:sub>
              <m:acc>
                <m:accPr>
                  <m:chr m:val="̃"/>
                </m:accPr>
                <m:e>
                  <m:r>
                    <m:t>b</m:t>
                  </m:r>
                </m:e>
              </m:acc>
            </m:sub>
          </m:sSub>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0</m:t>
                        </m:r>
                      </m:e>
                    </m:mr>
                  </m:m>
                </m:e>
              </m:d>
            </m:e>
          </m:d>
          <m:r>
            <m:t>​</m:t>
          </m:r>
          <m:r>
            <m:rPr>
              <m:sty m:val="p"/>
            </m:rPr>
            <m:t>=</m:t>
          </m:r>
          <m:d>
            <m:dPr>
              <m:begChr m:val="["/>
              <m:sepChr m:val=""/>
              <m:endChr m:val="]"/>
              <m:grow/>
            </m:dPr>
            <m:e>
              <m:m>
                <m:mPr>
                  <m:baseJc m:val="center"/>
                  <m:plcHide m:val="on"/>
                  <m:mcs>
                    <m:mc>
                      <m:mcPr>
                        <m:mcJc m:val="center"/>
                        <m:count m:val="1"/>
                      </m:mcPr>
                    </m:mc>
                  </m:mcs>
                </m:mPr>
                <m:mr>
                  <m:e>
                    <m:r>
                      <m:t>0</m:t>
                    </m:r>
                    <m:r>
                      <m:rPr>
                        <m:sty m:val="p"/>
                      </m:rPr>
                      <m:t>+</m:t>
                    </m:r>
                    <m:r>
                      <m:t>1</m:t>
                    </m:r>
                  </m:e>
                </m:mr>
                <m:mr>
                  <m:e>
                    <m:r>
                      <m:t>0</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1</m:t>
                    </m:r>
                  </m:e>
                </m:mr>
                <m:mr>
                  <m:e>
                    <m:r>
                      <m:rPr>
                        <m:sty m:val="p"/>
                      </m:rPr>
                      <m:t>−</m:t>
                    </m:r>
                    <m:r>
                      <m:t>2</m:t>
                    </m:r>
                  </m:e>
                </m:mr>
              </m:m>
            </m:e>
          </m:d>
          <m:r>
            <m:rPr>
              <m:sty m:val="p"/>
            </m:rPr>
            <m:t>,</m:t>
          </m:r>
          <m:r>
            <m:t>  </m:t>
          </m:r>
          <m:sSub>
            <m:e>
              <m:r>
                <m:t>t</m:t>
              </m:r>
            </m:e>
            <m:sub>
              <m:acc>
                <m:accPr>
                  <m:chr m:val="̃"/>
                </m:accPr>
                <m:e>
                  <m:r>
                    <m:t>b</m:t>
                  </m:r>
                </m:e>
              </m:acc>
            </m:sub>
          </m:sSub>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4</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4</m:t>
                    </m:r>
                  </m:e>
                </m:mr>
                <m:mr>
                  <m:e>
                    <m:r>
                      <m:t>2</m:t>
                    </m:r>
                  </m:e>
                </m:mr>
              </m:m>
            </m:e>
          </m:d>
        </m:oMath>
      </m:oMathPara>
    </w:p>
    <w:p>
      <w:pPr>
        <w:pStyle w:val="FirstParagraph"/>
      </w:pPr>
      <w:r>
        <w:t xml:space="preserve">Both points move one unit right and two units down.</w:t>
      </w:r>
    </w:p>
    <w:bookmarkEnd w:id="145"/>
    <w:bookmarkStart w:id="148" w:name="def-affine-map"/>
    <w:p>
      <w:pPr>
        <w:pStyle w:val="BodyText"/>
      </w:pPr>
      <w:r>
        <w:rPr>
          <w:b/>
          <w:bCs/>
        </w:rPr>
        <w:t xml:space="preserve">Definition 34 (Affine map (affine transformation, affine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an</w:t>
      </w:r>
      <w:r>
        <w:t xml:space="preserve"> </w:t>
      </w:r>
      <w:r>
        <w:rPr>
          <w:b/>
          <w:bCs/>
        </w:rPr>
        <w:t xml:space="preserve">affine map</w:t>
      </w:r>
      <w:r>
        <w:t xml:space="preserve"> </w:t>
      </w:r>
      <w:r>
        <w:t xml:space="preserve">(also called an</w:t>
      </w:r>
      <w:r>
        <w:t xml:space="preserve"> </w:t>
      </w:r>
      <w:r>
        <w:rPr>
          <w:b/>
          <w:bCs/>
        </w:rPr>
        <w:t xml:space="preserve">affine transformation</w:t>
      </w:r>
      <w:r>
        <w:t xml:space="preserve"> </w:t>
      </w:r>
      <w:r>
        <w:t xml:space="preserve">or</w:t>
      </w:r>
      <w:r>
        <w:t xml:space="preserve"> </w:t>
      </w:r>
      <w:r>
        <w:rPr>
          <w:b/>
          <w:bCs/>
        </w:rPr>
        <w:t xml:space="preserve">affine function</w:t>
      </w:r>
      <w:r>
        <w:t xml:space="preserve">)</w:t>
      </w:r>
      <w:r>
        <w:t xml:space="preserve"> </w:t>
      </w:r>
      <w:r>
        <w:t xml:space="preserve">if it is a matrix product followed by a translation (</w:t>
      </w:r>
      <w:hyperlink w:anchor="def-translation">
        <w:r>
          <w:rPr>
            <w:rStyle w:val="Hyperlink"/>
          </w:rPr>
          <w:t xml:space="preserve">Definition 33</w:t>
        </w:r>
      </w:hyperlink>
      <w:r>
        <w:t xml:space="preserve">)</w:t>
      </w:r>
      <w:r>
        <w:t xml:space="preserve"> </w:t>
      </w:r>
      <w:r>
        <w:t xml:space="preserve">(a</w:t>
      </w:r>
      <w:r>
        <w:t xml:space="preserve"> </w:t>
      </w:r>
      <w:hyperlink r:id="rId146">
        <w:r>
          <w:rPr>
            <w:rStyle w:val="Hyperlink"/>
          </w:rPr>
          <w:t xml:space="preserve">composition</w:t>
        </w:r>
      </w:hyperlink>
      <w:r>
        <w:t xml:space="preserve">, with the matrix product as the inner function):</w:t>
      </w:r>
      <w:r>
        <w:t xml:space="preserve"> </w:t>
      </w:r>
      <w:r>
        <w:t xml:space="preserve">there are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 vector</w:t>
      </w:r>
      <w:r>
        <w:t xml:space="preserve"> </w:t>
      </w:r>
      <m:oMath>
        <m:acc>
          <m:accPr>
            <m:chr m:val="̃"/>
          </m:accPr>
          <m:e>
            <m:r>
              <m:t>b</m:t>
            </m:r>
          </m:e>
        </m:acc>
        <m:r>
          <m:rPr>
            <m:sty m:val="p"/>
          </m:rPr>
          <m:t>∈</m:t>
        </m:r>
        <m:sSup>
          <m:e>
            <m:r>
              <m:rPr>
                <m:scr m:val="double-struck"/>
                <m:sty m:val="p"/>
              </m:rPr>
              <m:t>R</m:t>
            </m:r>
          </m:e>
          <m:sup>
            <m:r>
              <m:t>m</m:t>
            </m:r>
          </m:sup>
        </m:sSup>
      </m:oMath>
      <w:r>
        <w:t xml:space="preserve"> </w:t>
      </w:r>
      <w:r>
        <w:t xml:space="preserve">such that</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sSub>
                <m:e>
                  <m:r>
                    <m:t>t</m:t>
                  </m:r>
                </m:e>
                <m:sub>
                  <m:acc>
                    <m:accPr>
                      <m:chr m:val="̃"/>
                    </m:accPr>
                    <m:e>
                      <m:r>
                        <m:t>b</m:t>
                      </m:r>
                    </m:e>
                  </m:acc>
                </m:sub>
              </m:sSub>
              <m:r>
                <m:rPr>
                  <m:sty m:val="p"/>
                </m:rPr>
                <m:t>(</m:t>
              </m:r>
              <m:r>
                <m:rPr>
                  <m:sty m:val="bi"/>
                </m:rPr>
                <m:t>A</m:t>
              </m:r>
              <m:acc>
                <m:accPr>
                  <m:chr m:val="̃"/>
                </m:accPr>
                <m:e>
                  <m:r>
                    <m:t>x</m:t>
                  </m:r>
                </m:e>
              </m:acc>
              <m:r>
                <m:rPr>
                  <m:sty m:val="p"/>
                </m:rPr>
                <m:t>)</m:t>
              </m:r>
            </m:e>
            <m:e>
              <m:r>
                <m:t>&amp;</m:t>
              </m:r>
              <m:r>
                <m:rPr>
                  <m:sty m:val="p"/>
                </m:rPr>
                <m:t>=</m:t>
              </m:r>
              <m:r>
                <m:rPr>
                  <m:sty m:val="bi"/>
                </m:rPr>
                <m:t>A</m:t>
              </m:r>
              <m:acc>
                <m:accPr>
                  <m:chr m:val="̃"/>
                </m:accPr>
                <m:e>
                  <m:r>
                    <m:t>x</m:t>
                  </m:r>
                </m:e>
              </m:acc>
              <m:r>
                <m:rPr>
                  <m:sty m:val="p"/>
                </m:rPr>
                <m:t>+</m:t>
              </m:r>
              <m:acc>
                <m:accPr>
                  <m:chr m:val="̃"/>
                </m:accPr>
                <m:e>
                  <m:r>
                    <m:t>b</m:t>
                  </m:r>
                </m:e>
              </m:acc>
              <m:r>
                <m:t> </m:t>
              </m:r>
              <m:r>
                <m:rPr>
                  <m:nor/>
                  <m:sty m:val="p"/>
                </m:rPr>
                <m:t>for all </m:t>
              </m:r>
              <m:acc>
                <m:accPr>
                  <m:chr m:val="̃"/>
                </m:accPr>
                <m:e>
                  <m:r>
                    <m:t>x</m:t>
                  </m:r>
                </m:e>
              </m:acc>
              <m:r>
                <m:rPr>
                  <m:sty m:val="p"/>
                </m:rPr>
                <m:t>∈</m:t>
              </m:r>
              <m:sSup>
                <m:e>
                  <m:r>
                    <m:rPr>
                      <m:scr m:val="double-struck"/>
                      <m:sty m:val="p"/>
                    </m:rPr>
                    <m:t>R</m:t>
                  </m:r>
                </m:e>
                <m:sup>
                  <m:r>
                    <m:t>p</m:t>
                  </m:r>
                </m:sup>
              </m:sSup>
            </m:e>
          </m:eqArr>
        </m:oMath>
      </m:oMathPara>
    </w:p>
    <w:p>
      <w:pPr>
        <w:pStyle w:val="FirstParagraph"/>
      </w:pPr>
      <w:r>
        <w:t xml:space="preserve">The vector</w:t>
      </w:r>
      <w:r>
        <w:t xml:space="preserve"> </w:t>
      </w:r>
      <m:oMath>
        <m:acc>
          <m:accPr>
            <m:chr m:val="̃"/>
          </m:accPr>
          <m:e>
            <m:r>
              <m:t>b</m:t>
            </m:r>
          </m:e>
        </m:acc>
      </m:oMath>
      <w:r>
        <w:t xml:space="preserve"> </w:t>
      </w:r>
      <w:r>
        <w:t xml:space="preserve">is called the</w:t>
      </w:r>
      <w:r>
        <w:t xml:space="preserve"> </w:t>
      </w:r>
      <w:r>
        <w:rPr>
          <w:b/>
          <w:bCs/>
        </w:rPr>
        <w:t xml:space="preserve">offset</w:t>
      </w:r>
      <w:r>
        <w:t xml:space="preserve"> </w:t>
      </w:r>
      <w:r>
        <w:t xml:space="preserve">of</w:t>
      </w:r>
      <w:r>
        <w:t xml:space="preserve"> </w:t>
      </w:r>
      <m:oMath>
        <m:r>
          <m:t>f</m:t>
        </m:r>
      </m:oMath>
      <w:r>
        <w:t xml:space="preserve"> </w:t>
      </w:r>
      <w:r>
        <w:t xml:space="preserve">(statistics also calls it the</w:t>
      </w:r>
      <w:r>
        <w:t xml:space="preserve"> </w:t>
      </w:r>
      <w:r>
        <w:rPr>
          <w:b/>
          <w:bCs/>
        </w:rPr>
        <w:t xml:space="preserve">intercept</w:t>
      </w:r>
      <w:r>
        <w:t xml:space="preserve">, and machine learning the</w:t>
      </w:r>
      <w:r>
        <w:t xml:space="preserve"> </w:t>
      </w:r>
      <w:r>
        <w:rPr>
          <w:b/>
          <w:bCs/>
        </w:rPr>
        <w:t xml:space="preserve">bias</w:t>
      </w:r>
      <w:r>
        <w:t xml:space="preserve">).</w:t>
      </w:r>
    </w:p>
    <w:p>
      <w:pPr>
        <w:pStyle w:val="BodyText"/>
      </w:pPr>
      <w:r>
        <w:t xml:space="preserve">For a real-valued function (</w:t>
      </w:r>
      <w:hyperlink w:anchor="def-real-vector-valued">
        <w:r>
          <w:rPr>
            <w:rStyle w:val="Hyperlink"/>
          </w:rPr>
          <w:t xml:space="preserve">Definition 4</w:t>
        </w:r>
      </w:hyperlink>
      <w:r>
        <w:t xml:space="preserve">,</w:t>
      </w:r>
      <w:r>
        <w:t xml:space="preserve"> </w:t>
      </w:r>
      <m:oMath>
        <m:r>
          <m:t>m</m:t>
        </m:r>
        <m:r>
          <m:rPr>
            <m:sty m:val="p"/>
          </m:rPr>
          <m:t>=</m:t>
        </m:r>
        <m:r>
          <m:t>1</m:t>
        </m:r>
      </m:oMath>
      <w:r>
        <w:t xml:space="preserve">),</w:t>
      </w:r>
      <w:r>
        <w:t xml:space="preserve"> </w:t>
      </w:r>
      <m:oMath>
        <m:r>
          <m:rPr>
            <m:sty m:val="bi"/>
          </m:rPr>
          <m:t>A</m:t>
        </m:r>
      </m:oMath>
      <w:r>
        <w:t xml:space="preserve"> </w:t>
      </w:r>
      <w:r>
        <w:t xml:space="preserve">is a single row, written</w:t>
      </w:r>
      <w:r>
        <w:t xml:space="preserve"> </w:t>
      </w:r>
      <m:oMath>
        <m:sSup>
          <m:e>
            <m:acc>
              <m:accPr>
                <m:chr m:val="̃"/>
              </m:accPr>
              <m:e>
                <m:r>
                  <m:t>w</m:t>
                </m:r>
              </m:e>
            </m:acc>
          </m:e>
          <m:sup>
            <m:r>
              <m:rPr>
                <m:sty m:val="p"/>
              </m:rPr>
              <m:t>⊤</m:t>
            </m:r>
          </m:sup>
        </m:sSup>
      </m:oMath>
      <w:r>
        <w:t xml:space="preserve">, and</w:t>
      </w:r>
      <w:r>
        <w:t xml:space="preserve"> </w:t>
      </w:r>
      <m:oMath>
        <m:acc>
          <m:accPr>
            <m:chr m:val="̃"/>
          </m:accPr>
          <m:e>
            <m:r>
              <m:t>b</m:t>
            </m:r>
          </m:e>
        </m:acc>
      </m:oMath>
      <w:r>
        <w:t xml:space="preserve"> </w:t>
      </w:r>
      <w:r>
        <w:t xml:space="preserve">is a single number</w:t>
      </w:r>
      <w:r>
        <w:t xml:space="preserve"> </w:t>
      </w:r>
      <m:oMath>
        <m:r>
          <m:t>b</m:t>
        </m:r>
      </m:oMath>
      <w:r>
        <w:t xml:space="preserve">,</w:t>
      </w:r>
      <w:r>
        <w:t xml:space="preserve"> </w:t>
      </w:r>
      <w:r>
        <w:t xml:space="preserve">so an affine function is a linear function</w:t>
      </w:r>
      <w:r>
        <w:t xml:space="preserve"> </w:t>
      </w:r>
      <m:oMath>
        <m:acc>
          <m:accPr>
            <m:chr m:val="̃"/>
          </m:accPr>
          <m:e>
            <m:r>
              <m:t>w</m:t>
            </m:r>
          </m:e>
        </m:acc>
        <m:r>
          <m:rPr>
            <m:sty m:val="p"/>
          </m:rPr>
          <m:t>⋅</m:t>
        </m:r>
        <m:acc>
          <m:accPr>
            <m:chr m:val="̃"/>
          </m:accPr>
          <m:e>
            <m:r>
              <m:t>x</m:t>
            </m:r>
          </m:e>
        </m:acc>
      </m:oMath>
      <w:r>
        <w:t xml:space="preserve"> </w:t>
      </w:r>
      <w:r>
        <w:t xml:space="preserve">(</w:t>
      </w:r>
      <w:hyperlink w:anchor="cor-linear-scalar">
        <w:r>
          <w:rPr>
            <w:rStyle w:val="Hyperlink"/>
          </w:rPr>
          <w:t xml:space="preserve">Corollary 1</w:t>
        </w:r>
      </w:hyperlink>
      <w:r>
        <w:t xml:space="preserve">)</w:t>
      </w:r>
      <w:r>
        <w:t xml:space="preserve"> </w:t>
      </w:r>
      <w:r>
        <w:t xml:space="preserve">plus an offset:</w:t>
      </w:r>
    </w:p>
    <w:p>
      <w:pPr>
        <w:pStyle w:val="BodyText"/>
      </w:pPr>
      <w:bookmarkStart w:id="147" w:name="eq-linear-scalar"/>
      <m:oMathPara>
        <m:oMathParaPr>
          <m:jc m:val="center"/>
        </m:oMathParaPr>
        <m:oMath>
          <m:r>
            <m:t>f</m:t>
          </m:r>
          <m:r>
            <m:rPr>
              <m:sty m:val="p"/>
            </m:rPr>
            <m:t>(</m:t>
          </m:r>
          <m:acc>
            <m:accPr>
              <m:chr m:val="̃"/>
            </m:accPr>
            <m:e>
              <m:r>
                <m:t>x</m:t>
              </m:r>
            </m:e>
          </m:acc>
          <m:r>
            <m:rPr>
              <m:sty m:val="p"/>
            </m:rPr>
            <m:t>)</m:t>
          </m:r>
          <m:r>
            <m:rPr>
              <m:sty m:val="p"/>
            </m:rPr>
            <m:t>=</m:t>
          </m:r>
          <m:acc>
            <m:accPr>
              <m:chr m:val="̃"/>
            </m:accPr>
            <m:e>
              <m:r>
                <m:t>w</m:t>
              </m:r>
            </m:e>
          </m:acc>
          <m:r>
            <m:rPr>
              <m:sty m:val="p"/>
            </m:rPr>
            <m:t>⋅</m:t>
          </m:r>
          <m:acc>
            <m:accPr>
              <m:chr m:val="̃"/>
            </m:accPr>
            <m:e>
              <m:r>
                <m:t>x</m:t>
              </m:r>
            </m:e>
          </m:acc>
          <m:r>
            <m:rPr>
              <m:sty m:val="p"/>
            </m:rPr>
            <m:t>+</m:t>
          </m:r>
          <m:r>
            <m:t>b</m:t>
          </m:r>
          <m:r>
            <m:rPr>
              <m:sty m:val="p"/>
            </m:rPr>
            <m:t>,</m:t>
          </m:r>
          <m:r>
            <m:t>  </m:t>
          </m:r>
          <m:acc>
            <m:accPr>
              <m:chr m:val="̃"/>
            </m:accPr>
            <m:e>
              <m:r>
                <m:t>w</m:t>
              </m:r>
            </m:e>
          </m:acc>
          <m:r>
            <m:rPr>
              <m:sty m:val="p"/>
            </m:rPr>
            <m:t>∈</m:t>
          </m:r>
          <m:sSup>
            <m:e>
              <m:r>
                <m:rPr>
                  <m:scr m:val="double-struck"/>
                  <m:sty m:val="p"/>
                </m:rPr>
                <m:t>R</m:t>
              </m:r>
            </m:e>
            <m:sup>
              <m:r>
                <m:t>p</m:t>
              </m:r>
            </m:sup>
          </m:sSup>
          <m:r>
            <m:rPr>
              <m:sty m:val="p"/>
            </m:rPr>
            <m:t>,</m:t>
          </m:r>
          <m:r>
            <m:t> </m:t>
          </m:r>
          <m:r>
            <m:t>b</m:t>
          </m:r>
          <m:r>
            <m:rPr>
              <m:sty m:val="p"/>
            </m:rPr>
            <m:t>∈</m:t>
          </m:r>
          <m:r>
            <m:rPr>
              <m:scr m:val="double-struck"/>
              <m:sty m:val="p"/>
            </m:rPr>
            <m:t>R</m:t>
          </m:r>
          <m:r>
            <m:t>  </m:t>
          </m:r>
          <m:r>
            <m:rPr>
              <m:sty m:val="p"/>
            </m:rPr>
            <m:t>(</m:t>
          </m:r>
          <m:r>
            <m:t>4</m:t>
          </m:r>
          <m:r>
            <m:rPr>
              <m:sty m:val="p"/>
            </m:rPr>
            <m:t>)</m:t>
          </m:r>
        </m:oMath>
      </m:oMathPara>
      <w:bookmarkEnd w:id="147"/>
    </w:p>
    <w:bookmarkEnd w:id="148"/>
    <w:bookmarkStart w:id="149" w:name="def-augmented-vector"/>
    <w:p>
      <w:pPr>
        <w:pStyle w:val="FirstParagraph"/>
      </w:pPr>
      <w:r>
        <w:rPr>
          <w:b/>
          <w:bCs/>
        </w:rPr>
        <w:t xml:space="preserve">Definition 35 (Augmented vector)</w:t>
      </w:r>
      <w:r>
        <w:t xml:space="preserve"> </w:t>
      </w:r>
      <w:r>
        <w:t xml:space="preserve">The</w:t>
      </w:r>
      <w:r>
        <w:t xml:space="preserve"> </w:t>
      </w:r>
      <w:r>
        <w:rPr>
          <w:b/>
          <w:bCs/>
        </w:rPr>
        <w:t xml:space="preserve">augmented vector</w:t>
      </w:r>
      <w:r>
        <w:t xml:space="preserve"> </w:t>
      </w:r>
      <w:r>
        <w:t xml:space="preserve">of</w:t>
      </w:r>
      <w:r>
        <w:t xml:space="preserve"> </w:t>
      </w:r>
      <m:oMath>
        <m:acc>
          <m:accPr>
            <m:chr m:val="̃"/>
          </m:accPr>
          <m:e>
            <m:r>
              <m:t>x</m:t>
            </m:r>
          </m:e>
        </m:acc>
        <m:r>
          <m:rPr>
            <m:sty m:val="p"/>
          </m:rPr>
          <m:t>∈</m:t>
        </m:r>
        <m:sSup>
          <m:e>
            <m:r>
              <m:rPr>
                <m:scr m:val="double-struck"/>
                <m:sty m:val="p"/>
              </m:rPr>
              <m:t>R</m:t>
            </m:r>
          </m:e>
          <m:sup>
            <m:r>
              <m:t>p</m:t>
            </m:r>
          </m:sup>
        </m:sSup>
      </m:oMath>
      <w:r>
        <w:t xml:space="preserve"> </w:t>
      </w:r>
      <w:r>
        <w:t xml:space="preserve">is the vector</w:t>
      </w:r>
      <w:r>
        <w:t xml:space="preserve"> </w:t>
      </w:r>
      <m:oMath>
        <m:acc>
          <m:accPr>
            <m:chr m:val="̃"/>
          </m:accPr>
          <m:e>
            <m:acc>
              <m:accPr>
                <m:chr m:val="̃"/>
              </m:accPr>
              <m:e>
                <m:r>
                  <m:t>x</m:t>
                </m:r>
              </m:e>
            </m:acc>
          </m:e>
        </m:acc>
        <m:r>
          <m:rPr>
            <m:sty m:val="p"/>
          </m:rPr>
          <m:t>∈</m:t>
        </m:r>
        <m:sSup>
          <m:e>
            <m:r>
              <m:rPr>
                <m:scr m:val="double-struck"/>
                <m:sty m:val="p"/>
              </m:rPr>
              <m:t>R</m:t>
            </m:r>
          </m:e>
          <m:sup>
            <m:r>
              <m:t>p</m:t>
            </m:r>
            <m:r>
              <m:rPr>
                <m:sty m:val="p"/>
              </m:rPr>
              <m:t>+</m:t>
            </m:r>
            <m:r>
              <m:t>1</m:t>
            </m:r>
          </m:sup>
        </m:sSup>
      </m:oMath>
      <w:r>
        <w:t xml:space="preserve"> </w:t>
      </w:r>
      <w:r>
        <w:t xml:space="preserve">formed by placing a</w:t>
      </w:r>
      <w:r>
        <w:t xml:space="preserve"> </w:t>
      </w:r>
      <m:oMath>
        <m:r>
          <m:t>1</m:t>
        </m:r>
      </m:oMath>
      <w:r>
        <w:t xml:space="preserve"> </w:t>
      </w:r>
      <w:r>
        <w:t xml:space="preserve">above the entries of</w:t>
      </w:r>
      <w:r>
        <w:t xml:space="preserve"> </w:t>
      </w:r>
      <m:oMath>
        <m:acc>
          <m:accPr>
            <m:chr m:val="̃"/>
          </m:accPr>
          <m:e>
            <m:r>
              <m:t>x</m:t>
            </m:r>
          </m:e>
        </m:acc>
      </m:oMath>
      <w:r>
        <w:t xml:space="preserve">:</w:t>
      </w:r>
    </w:p>
    <w:p>
      <w:pPr>
        <w:pStyle w:val="BodyText"/>
      </w:pPr>
      <m:oMathPara>
        <m:oMathParaPr>
          <m:jc m:val="center"/>
        </m:oMathParaPr>
        <m:oMath>
          <m:eqArr>
            <m:e>
              <m:acc>
                <m:accPr>
                  <m:chr m:val="̃"/>
                </m:accPr>
                <m:e>
                  <m:acc>
                    <m:accPr>
                      <m:chr m:val="̃"/>
                    </m:accPr>
                    <m:e>
                      <m:r>
                        <m:t>x</m:t>
                      </m:r>
                    </m:e>
                  </m:acc>
                </m:e>
              </m:acc>
              <m:r>
                <m:t>&amp;</m:t>
              </m:r>
              <m:r>
                <m:rPr>
                  <m:sty m:val="p"/>
                </m:rPr>
                <m:t>=</m:t>
              </m:r>
              <m:d>
                <m:dPr>
                  <m:begChr m:val="["/>
                  <m:sepChr m:val=""/>
                  <m:endChr m:val="]"/>
                  <m:grow/>
                </m:dPr>
                <m:e>
                  <m:m>
                    <m:mPr>
                      <m:baseJc m:val="center"/>
                      <m:plcHide m:val="on"/>
                      <m:mcs>
                        <m:mc>
                          <m:mcPr>
                            <m:mcJc m:val="center"/>
                            <m:count m:val="1"/>
                          </m:mcPr>
                        </m:mc>
                      </m:mcs>
                    </m:mPr>
                    <m:mr>
                      <m:e>
                        <m:r>
                          <m:t>1</m:t>
                        </m:r>
                      </m:e>
                    </m:mr>
                    <m:mr>
                      <m:e>
                        <m:acc>
                          <m:accPr>
                            <m:chr m:val="̃"/>
                          </m:accPr>
                          <m:e>
                            <m:r>
                              <m:t>x</m:t>
                            </m:r>
                          </m:e>
                        </m:acc>
                      </m:e>
                    </m:mr>
                  </m:m>
                </m:e>
              </m:d>
            </m:e>
            <m:e>
              <m:r>
                <m:t>&amp;</m:t>
              </m:r>
              <m:r>
                <m:rPr>
                  <m:sty m:val="p"/>
                </m:rPr>
                <m:t>=</m:t>
              </m:r>
              <m:sSup>
                <m:e>
                  <m:r>
                    <m:rPr>
                      <m:sty m:val="p"/>
                    </m:rPr>
                    <m:t>(</m:t>
                  </m:r>
                  <m:r>
                    <m:t>1</m:t>
                  </m:r>
                  <m:r>
                    <m:rPr>
                      <m:sty m:val="p"/>
                    </m:rPr>
                    <m:t>,</m:t>
                  </m:r>
                  <m:sSub>
                    <m:e>
                      <m:r>
                        <m:t>x</m:t>
                      </m:r>
                    </m:e>
                    <m:sub>
                      <m:r>
                        <m:t>1</m:t>
                      </m:r>
                    </m:sub>
                  </m:sSub>
                  <m:r>
                    <m:rPr>
                      <m:sty m:val="p"/>
                    </m:rPr>
                    <m:t>,</m:t>
                  </m:r>
                  <m:r>
                    <m:rPr>
                      <m:sty m:val="p"/>
                    </m:rPr>
                    <m:t>…</m:t>
                  </m:r>
                  <m:r>
                    <m:rPr>
                      <m:sty m:val="p"/>
                    </m:rPr>
                    <m:t>,</m:t>
                  </m:r>
                  <m:sSub>
                    <m:e>
                      <m:r>
                        <m:t>x</m:t>
                      </m:r>
                    </m:e>
                    <m:sub>
                      <m:r>
                        <m:t>p</m:t>
                      </m:r>
                    </m:sub>
                  </m:sSub>
                  <m:r>
                    <m:rPr>
                      <m:sty m:val="p"/>
                    </m:rPr>
                    <m:t>)</m:t>
                  </m:r>
                </m:e>
                <m:sup>
                  <m:r>
                    <m:rPr>
                      <m:sty m:val="p"/>
                    </m:rPr>
                    <m:t>⊤</m:t>
                  </m:r>
                </m:sup>
              </m:sSup>
            </m:e>
          </m:eqArr>
        </m:oMath>
      </m:oMathPara>
    </w:p>
    <w:bookmarkEnd w:id="149"/>
    <w:bookmarkStart w:id="150" w:name="exm-augmented-vector"/>
    <w:p>
      <w:pPr>
        <w:pStyle w:val="FirstParagraph"/>
      </w:pPr>
      <w:r>
        <w:rPr>
          <w:b/>
          <w:bCs/>
        </w:rPr>
        <w:t xml:space="preserve">Example 29 (An affine function as a dot product with an augmented vector)</w:t>
      </w:r>
      <w:r>
        <w:t xml:space="preserve"> </w:t>
      </w:r>
      <w:r>
        <w:t xml:space="preserve">For</w:t>
      </w:r>
      <w:r>
        <w:t xml:space="preserve"> </w:t>
      </w:r>
      <m:oMath>
        <m:acc>
          <m:accPr>
            <m:chr m:val="̃"/>
          </m:accPr>
          <m:e>
            <m:r>
              <m:t>x</m:t>
            </m:r>
          </m:e>
        </m:acc>
        <m:r>
          <m:rPr>
            <m:sty m:val="p"/>
          </m:rPr>
          <m:t>=</m:t>
        </m:r>
        <m:sSup>
          <m:e>
            <m:r>
              <m:rPr>
                <m:sty m:val="p"/>
              </m:rPr>
              <m:t>(</m:t>
            </m:r>
            <m:r>
              <m:t>2</m:t>
            </m:r>
            <m:r>
              <m:rPr>
                <m:sty m:val="p"/>
              </m:rPr>
              <m:t>,</m:t>
            </m:r>
            <m:r>
              <m:t>5</m:t>
            </m:r>
            <m:r>
              <m:rPr>
                <m:sty m:val="p"/>
              </m:rPr>
              <m:t>)</m:t>
            </m:r>
          </m:e>
          <m:sup>
            <m:r>
              <m:rPr>
                <m:sty m:val="p"/>
              </m:rPr>
              <m:t>⊤</m:t>
            </m:r>
          </m:sup>
        </m:sSup>
      </m:oMath>
      <w:r>
        <w:t xml:space="preserve">, the augmented vector is</w:t>
      </w:r>
      <w:r>
        <w:t xml:space="preserve"> </w:t>
      </w:r>
      <m:oMath>
        <m:acc>
          <m:accPr>
            <m:chr m:val="̃"/>
          </m:accPr>
          <m:e>
            <m:acc>
              <m:accPr>
                <m:chr m:val="̃"/>
              </m:accPr>
              <m:e>
                <m:r>
                  <m:t>x</m:t>
                </m:r>
              </m:e>
            </m:acc>
          </m:e>
        </m:acc>
        <m:r>
          <m:rPr>
            <m:sty m:val="p"/>
          </m:rPr>
          <m:t>=</m:t>
        </m:r>
        <m:sSup>
          <m:e>
            <m:r>
              <m:rPr>
                <m:sty m:val="p"/>
              </m:rPr>
              <m:t>(</m:t>
            </m:r>
            <m:r>
              <m:t>1</m:t>
            </m:r>
            <m:r>
              <m:rPr>
                <m:sty m:val="p"/>
              </m:rPr>
              <m:t>,</m:t>
            </m:r>
            <m:r>
              <m:t>2</m:t>
            </m:r>
            <m:r>
              <m:rPr>
                <m:sty m:val="p"/>
              </m:rPr>
              <m:t>,</m:t>
            </m:r>
            <m:r>
              <m:t>5</m:t>
            </m:r>
            <m:r>
              <m:rPr>
                <m:sty m:val="p"/>
              </m:rPr>
              <m:t>)</m:t>
            </m:r>
          </m:e>
          <m:sup>
            <m:r>
              <m:rPr>
                <m:sty m:val="p"/>
              </m:rPr>
              <m:t>⊤</m:t>
            </m:r>
          </m:sup>
        </m:sSup>
      </m:oMath>
      <w:r>
        <w:t xml:space="preserve">.</w:t>
      </w:r>
      <w:r>
        <w:t xml:space="preserve"> </w:t>
      </w:r>
      <w:r>
        <w:t xml:space="preserve">With</w:t>
      </w:r>
      <w:r>
        <w:t xml:space="preserve"> </w:t>
      </w:r>
      <m:oMath>
        <m:acc>
          <m:accPr>
            <m:chr m:val="̃"/>
          </m:accPr>
          <m:e>
            <m:r>
              <m:t>w</m:t>
            </m:r>
          </m:e>
        </m:acc>
        <m:r>
          <m:rPr>
            <m:sty m:val="p"/>
          </m:rPr>
          <m:t>=</m:t>
        </m:r>
        <m:sSup>
          <m:e>
            <m:r>
              <m:rPr>
                <m:sty m:val="p"/>
              </m:rPr>
              <m:t>(</m:t>
            </m:r>
            <m:r>
              <m:t>3</m:t>
            </m:r>
            <m:r>
              <m:rPr>
                <m:sty m:val="p"/>
              </m:rPr>
              <m:t>,</m:t>
            </m:r>
            <m:r>
              <m:rPr>
                <m:sty m:val="p"/>
              </m:rPr>
              <m:t>−</m:t>
            </m:r>
            <m:r>
              <m:t>1</m:t>
            </m:r>
            <m:r>
              <m:rPr>
                <m:sty m:val="p"/>
              </m:rPr>
              <m:t>)</m:t>
            </m:r>
          </m:e>
          <m:sup>
            <m:r>
              <m:rPr>
                <m:sty m:val="p"/>
              </m:rPr>
              <m:t>⊤</m:t>
            </m:r>
          </m:sup>
        </m:sSup>
      </m:oMath>
      <w:r>
        <w:t xml:space="preserve"> </w:t>
      </w:r>
      <w:r>
        <w:t xml:space="preserve">and</w:t>
      </w:r>
      <w:r>
        <w:t xml:space="preserve"> </w:t>
      </w:r>
      <m:oMath>
        <m:r>
          <m:t>b</m:t>
        </m:r>
        <m:r>
          <m:rPr>
            <m:sty m:val="p"/>
          </m:rPr>
          <m:t>=</m:t>
        </m:r>
        <m:r>
          <m:t>4</m:t>
        </m:r>
      </m:oMath>
      <w:r>
        <w:t xml:space="preserve">,</w:t>
      </w:r>
      <w:r>
        <w:t xml:space="preserve"> </w:t>
      </w:r>
      <w:r>
        <w:t xml:space="preserve">the affine function</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w:t>
      </w:r>
      <w:hyperlink w:anchor="eq-linear-scalar">
        <w:r>
          <w:rPr>
            <w:rStyle w:val="Hyperlink"/>
          </w:rPr>
          <w:t xml:space="preserve">Equation 4</w:t>
        </w:r>
      </w:hyperlink>
      <w:r>
        <w:t xml:space="preserve">) equals</w:t>
      </w:r>
      <w:r>
        <w:t xml:space="preserve"> </w:t>
      </w:r>
      <w:r>
        <w:t xml:space="preserve">the dot product of</w:t>
      </w:r>
      <w:r>
        <w:t xml:space="preserve"> </w:t>
      </w:r>
      <m:oMath>
        <m:sSup>
          <m:e>
            <m:r>
              <m:rPr>
                <m:sty m:val="p"/>
              </m:rPr>
              <m:t>(</m:t>
            </m:r>
            <m:r>
              <m:t>b</m:t>
            </m:r>
            <m:r>
              <m:rPr>
                <m:sty m:val="p"/>
              </m:rPr>
              <m:t>,</m:t>
            </m:r>
            <m:sSub>
              <m:e>
                <m:r>
                  <m:t>w</m:t>
                </m:r>
              </m:e>
              <m:sub>
                <m:r>
                  <m:t>1</m:t>
                </m:r>
              </m:sub>
            </m:sSub>
            <m:r>
              <m:rPr>
                <m:sty m:val="p"/>
              </m:rPr>
              <m:t>,</m:t>
            </m:r>
            <m:sSub>
              <m:e>
                <m:r>
                  <m:t>w</m:t>
                </m:r>
              </m:e>
              <m:sub>
                <m:r>
                  <m:t>2</m:t>
                </m:r>
              </m:sub>
            </m:sSub>
            <m:r>
              <m:rPr>
                <m:sty m:val="p"/>
              </m:rPr>
              <m:t>)</m:t>
            </m:r>
          </m:e>
          <m:sup>
            <m:r>
              <m:rPr>
                <m:sty m:val="p"/>
              </m:rPr>
              <m:t>⊤</m:t>
            </m:r>
          </m:sup>
        </m:sSup>
        <m:r>
          <m:rPr>
            <m:sty m:val="p"/>
          </m:rPr>
          <m:t>=</m:t>
        </m:r>
        <m:sSup>
          <m:e>
            <m:r>
              <m:rPr>
                <m:sty m:val="p"/>
              </m:rPr>
              <m:t>(</m:t>
            </m:r>
            <m:r>
              <m:t>4</m:t>
            </m:r>
            <m:r>
              <m:rPr>
                <m:sty m:val="p"/>
              </m:rPr>
              <m:t>,</m:t>
            </m:r>
            <m:r>
              <m:t>3</m:t>
            </m:r>
            <m:r>
              <m:rPr>
                <m:sty m:val="p"/>
              </m:rPr>
              <m:t>,</m:t>
            </m:r>
            <m:r>
              <m:rPr>
                <m:sty m:val="p"/>
              </m:rPr>
              <m:t>−</m:t>
            </m:r>
            <m:r>
              <m:t>1</m:t>
            </m:r>
            <m:r>
              <m:rPr>
                <m:sty m:val="p"/>
              </m:rPr>
              <m:t>)</m:t>
            </m:r>
          </m:e>
          <m:sup>
            <m:r>
              <m:rPr>
                <m:sty m:val="p"/>
              </m:rPr>
              <m:t>⊤</m:t>
            </m:r>
          </m:sup>
        </m:sSup>
      </m:oMath>
      <w:r>
        <w:t xml:space="preserve"> </w:t>
      </w:r>
      <w:r>
        <w:t xml:space="preserve">with</w:t>
      </w:r>
      <w:r>
        <w:t xml:space="preserve"> </w:t>
      </w:r>
      <m:oMath>
        <m:acc>
          <m:accPr>
            <m:chr m:val="̃"/>
          </m:accPr>
          <m:e>
            <m:acc>
              <m:accPr>
                <m:chr m:val="̃"/>
              </m:accPr>
              <m:e>
                <m:r>
                  <m:t>x</m:t>
                </m:r>
              </m:e>
            </m:acc>
          </m:e>
        </m:acc>
      </m:oMath>
      <w:r>
        <w:t xml:space="preserve">:</w:t>
      </w:r>
    </w:p>
    <w:p>
      <w:pPr>
        <w:pStyle w:val="BodyText"/>
      </w:pPr>
      <m:oMathPara>
        <m:oMathParaPr>
          <m:jc m:val="center"/>
        </m:oMathParaPr>
        <m:oMath>
          <m:eqArr>
            <m:e>
              <m:acc>
                <m:accPr>
                  <m:chr m:val="̃"/>
                </m:accPr>
                <m:e>
                  <m:r>
                    <m:t>w</m:t>
                  </m:r>
                </m:e>
              </m:acc>
              <m:r>
                <m:rPr>
                  <m:sty m:val="p"/>
                </m:rPr>
                <m:t>⋅</m:t>
              </m:r>
              <m:acc>
                <m:accPr>
                  <m:chr m:val="̃"/>
                </m:accPr>
                <m:e>
                  <m:r>
                    <m:t>x</m:t>
                  </m:r>
                </m:e>
              </m:acc>
              <m:r>
                <m:rPr>
                  <m:sty m:val="p"/>
                </m:rPr>
                <m:t>+</m:t>
              </m:r>
              <m:r>
                <m:t>b</m:t>
              </m:r>
              <m:r>
                <m:t>&amp;</m:t>
              </m:r>
              <m:r>
                <m:rPr>
                  <m:sty m:val="p"/>
                </m:rPr>
                <m:t>=</m:t>
              </m:r>
              <m:r>
                <m:t>3</m:t>
              </m:r>
              <m:r>
                <m:rPr>
                  <m:sty m:val="p"/>
                </m:rPr>
                <m:t>⋅</m:t>
              </m:r>
              <m:r>
                <m:t>2</m:t>
              </m:r>
              <m:r>
                <m:rPr>
                  <m:sty m:val="p"/>
                </m:rPr>
                <m:t>+</m:t>
              </m:r>
              <m:r>
                <m:rPr>
                  <m:sty m:val="p"/>
                </m:rPr>
                <m:t>(</m:t>
              </m:r>
              <m:r>
                <m:rPr>
                  <m:sty m:val="p"/>
                </m:rPr>
                <m:t>−</m:t>
              </m:r>
              <m:r>
                <m:t>1</m:t>
              </m:r>
              <m:r>
                <m:rPr>
                  <m:sty m:val="p"/>
                </m:rPr>
                <m:t>)</m:t>
              </m:r>
              <m:r>
                <m:rPr>
                  <m:sty m:val="p"/>
                </m:rPr>
                <m:t>⋅</m:t>
              </m:r>
              <m:r>
                <m:t>5</m:t>
              </m:r>
              <m:r>
                <m:rPr>
                  <m:sty m:val="p"/>
                </m:rPr>
                <m:t>+</m:t>
              </m:r>
              <m:r>
                <m:t>4</m:t>
              </m:r>
            </m:e>
            <m:e>
              <m:r>
                <m:t>&amp;</m:t>
              </m:r>
              <m:r>
                <m:rPr>
                  <m:sty m:val="p"/>
                </m:rPr>
                <m:t>=</m:t>
              </m:r>
              <m:r>
                <m:t>5</m:t>
              </m:r>
              <m:r>
                <m:rPr>
                  <m:sty m:val="p"/>
                </m:rPr>
                <m:t>,</m:t>
              </m:r>
            </m:e>
            <m:e>
              <m:sSup>
                <m:e>
                  <m:r>
                    <m:rPr>
                      <m:sty m:val="p"/>
                    </m:rPr>
                    <m:t>(</m:t>
                  </m:r>
                  <m:r>
                    <m:t>4</m:t>
                  </m:r>
                  <m:r>
                    <m:rPr>
                      <m:sty m:val="p"/>
                    </m:rPr>
                    <m:t>,</m:t>
                  </m:r>
                  <m:r>
                    <m:t>3</m:t>
                  </m:r>
                  <m:r>
                    <m:rPr>
                      <m:sty m:val="p"/>
                    </m:rPr>
                    <m:t>,</m:t>
                  </m:r>
                  <m:r>
                    <m:rPr>
                      <m:sty m:val="p"/>
                    </m:rPr>
                    <m:t>−</m:t>
                  </m:r>
                  <m:r>
                    <m:t>1</m:t>
                  </m:r>
                  <m:r>
                    <m:rPr>
                      <m:sty m:val="p"/>
                    </m:rPr>
                    <m:t>)</m:t>
                  </m:r>
                </m:e>
                <m:sup>
                  <m:r>
                    <m:rPr>
                      <m:sty m:val="p"/>
                    </m:rPr>
                    <m:t>⊤</m:t>
                  </m:r>
                </m:sup>
              </m:sSup>
              <m:r>
                <m:rPr>
                  <m:sty m:val="p"/>
                </m:rPr>
                <m:t>⋅</m:t>
              </m:r>
              <m:acc>
                <m:accPr>
                  <m:chr m:val="̃"/>
                </m:accPr>
                <m:e>
                  <m:acc>
                    <m:accPr>
                      <m:chr m:val="̃"/>
                    </m:accPr>
                    <m:e>
                      <m:r>
                        <m:t>x</m:t>
                      </m:r>
                    </m:e>
                  </m:acc>
                </m:e>
              </m:acc>
              <m:r>
                <m:t>&amp;</m:t>
              </m:r>
              <m:r>
                <m:rPr>
                  <m:sty m:val="p"/>
                </m:rPr>
                <m:t>=</m:t>
              </m:r>
              <m:r>
                <m:t>4</m:t>
              </m:r>
              <m:r>
                <m:rPr>
                  <m:sty m:val="p"/>
                </m:rPr>
                <m:t>⋅</m:t>
              </m:r>
              <m:r>
                <m:t>1</m:t>
              </m:r>
              <m:r>
                <m:rPr>
                  <m:sty m:val="p"/>
                </m:rPr>
                <m:t>+</m:t>
              </m:r>
              <m:r>
                <m:t>3</m:t>
              </m:r>
              <m:r>
                <m:rPr>
                  <m:sty m:val="p"/>
                </m:rPr>
                <m:t>⋅</m:t>
              </m:r>
              <m:r>
                <m:t>2</m:t>
              </m:r>
              <m:r>
                <m:rPr>
                  <m:sty m:val="p"/>
                </m:rPr>
                <m:t>+</m:t>
              </m:r>
              <m:r>
                <m:rPr>
                  <m:sty m:val="p"/>
                </m:rPr>
                <m:t>(</m:t>
              </m:r>
              <m:r>
                <m:rPr>
                  <m:sty m:val="p"/>
                </m:rPr>
                <m:t>−</m:t>
              </m:r>
              <m:r>
                <m:t>1</m:t>
              </m:r>
              <m:r>
                <m:rPr>
                  <m:sty m:val="p"/>
                </m:rPr>
                <m:t>)</m:t>
              </m:r>
              <m:r>
                <m:rPr>
                  <m:sty m:val="p"/>
                </m:rPr>
                <m:t>⋅</m:t>
              </m:r>
              <m:r>
                <m:t>5</m:t>
              </m:r>
            </m:e>
            <m:e>
              <m:r>
                <m:t>&amp;</m:t>
              </m:r>
              <m:r>
                <m:rPr>
                  <m:sty m:val="p"/>
                </m:rPr>
                <m:t>=</m:t>
              </m:r>
              <m:r>
                <m:t>5</m:t>
              </m:r>
            </m:e>
          </m:eqArr>
        </m:oMath>
      </m:oMathPara>
    </w:p>
    <w:bookmarkEnd w:id="150"/>
    <w:bookmarkStart w:id="151" w:name="thm-affine-map-zero"/>
    <w:p>
      <w:pPr>
        <w:pStyle w:val="FirstParagraph"/>
      </w:pPr>
      <w:r>
        <w:rPr>
          <w:b/>
          <w:bCs/>
        </w:rPr>
        <w:t xml:space="preserve">Theorem 15 (An affine map sends zero to its offset)</w:t>
      </w:r>
      <w:r>
        <w:t xml:space="preserve"> </w:t>
      </w:r>
      <w:r>
        <w:t xml:space="preserve">An affine map</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w:t>
      </w:r>
      <w:hyperlink w:anchor="def-affine-map">
        <w:r>
          <w:rPr>
            <w:rStyle w:val="Hyperlink"/>
          </w:rPr>
          <w:t xml:space="preserve">Definition 34</w:t>
        </w:r>
      </w:hyperlink>
      <w:r>
        <w:t xml:space="preserve">)</w:t>
      </w:r>
      <w:r>
        <w:t xml:space="preserve"> </w:t>
      </w:r>
      <w:r>
        <w:t xml:space="preserve">satisfies</w:t>
      </w:r>
      <w:r>
        <w:t xml:space="preserve"> </w:t>
      </w:r>
      <m:oMath>
        <m:r>
          <m:t>f</m:t>
        </m:r>
        <m:r>
          <m:rPr>
            <m:sty m:val="p"/>
          </m:rPr>
          <m:t>(</m:t>
        </m:r>
        <m:acc>
          <m:accPr>
            <m:chr m:val="̃"/>
          </m:accPr>
          <m:e>
            <m:r>
              <m:t>0</m:t>
            </m:r>
          </m:e>
        </m:acc>
        <m:r>
          <m:rPr>
            <m:sty m:val="p"/>
          </m:rPr>
          <m:t>)</m:t>
        </m:r>
        <m:r>
          <m:rPr>
            <m:sty m:val="p"/>
          </m:rPr>
          <m:t>=</m:t>
        </m:r>
        <m:acc>
          <m:accPr>
            <m:chr m:val="̃"/>
          </m:accPr>
          <m:e>
            <m:r>
              <m:t>b</m:t>
            </m:r>
          </m:e>
        </m:acc>
      </m:oMath>
      <w:r>
        <w:t xml:space="preserve">.</w:t>
      </w:r>
    </w:p>
    <w:bookmarkEnd w:id="151"/>
    <w:p>
      <w:pPr>
        <w:pStyle w:val="BodyText"/>
      </w:pPr>
      <w:r>
        <w:rPr>
          <w:i/>
          <w:iCs/>
        </w:rPr>
        <w:t xml:space="preserve">Proof</w:t>
      </w:r>
      <w:r>
        <w:t xml:space="preserve">. </w:t>
      </w:r>
      <w:r>
        <w:t xml:space="preserve">First,</w:t>
      </w:r>
      <w:r>
        <w:t xml:space="preserve"> </w:t>
      </w:r>
      <m:oMath>
        <m:r>
          <m:rPr>
            <m:sty m:val="bi"/>
          </m:rPr>
          <m:t>A</m:t>
        </m:r>
        <m:acc>
          <m:accPr>
            <m:chr m:val="̃"/>
          </m:accPr>
          <m:e>
            <m:r>
              <m:t>0</m:t>
            </m:r>
          </m:e>
        </m:acc>
        <m:r>
          <m:rPr>
            <m:sty m:val="p"/>
          </m:rPr>
          <m:t>=</m:t>
        </m:r>
        <m:acc>
          <m:accPr>
            <m:chr m:val="̃"/>
          </m:accPr>
          <m:e>
            <m:r>
              <m:t>0</m:t>
            </m:r>
          </m:e>
        </m:acc>
      </m:oMath>
      <w:r>
        <w:t xml:space="preserve">: for each</w:t>
      </w:r>
      <w:r>
        <w:t xml:space="preserve"> </w:t>
      </w:r>
      <m:oMath>
        <m:r>
          <m:t>i</m:t>
        </m:r>
      </m:oMath>
      <w:r>
        <w:t xml:space="preserve">,</w:t>
      </w:r>
    </w:p>
    <w:p>
      <w:pPr>
        <w:pStyle w:val="BodyText"/>
      </w:pPr>
      <m:oMathPara>
        <m:oMathParaPr>
          <m:jc m:val="center"/>
        </m:oMathParaPr>
        <m:oMath>
          <m:eqArr>
            <m:e>
              <m:r>
                <m:rPr>
                  <m:sty m:val="p"/>
                </m:rPr>
                <m:t>(</m:t>
              </m:r>
              <m:r>
                <m:rPr>
                  <m:sty m:val="bi"/>
                </m:rPr>
                <m:t>A</m:t>
              </m:r>
              <m:acc>
                <m:accPr>
                  <m:chr m:val="̃"/>
                </m:accPr>
                <m:e>
                  <m:r>
                    <m:t>0</m:t>
                  </m:r>
                </m:e>
              </m:acc>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0</m:t>
              </m:r>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r>
                    <m:t>0</m:t>
                  </m:r>
                </m:e>
              </m:nary>
              <m:r>
                <m:t>&amp;</m:t>
              </m:r>
              <m:r>
                <m:t>&amp;</m:t>
              </m:r>
              <m:r>
                <m:rPr>
                  <m:nor/>
                  <m:sty m:val="p"/>
                </m:rPr>
                <m:t>(any number times </m:t>
              </m:r>
              <m:r>
                <m:t>0</m:t>
              </m:r>
              <m:r>
                <m:rPr>
                  <m:nor/>
                  <m:sty m:val="p"/>
                </m:rPr>
                <m:t> is </m:t>
              </m:r>
              <m:r>
                <m:t>0</m:t>
              </m:r>
              <m:r>
                <m:rPr>
                  <m:nor/>
                  <m:sty m:val="p"/>
                </m:rPr>
                <m:t>)</m:t>
              </m:r>
            </m:e>
            <m:e>
              <m:r>
                <m:t>&amp;</m:t>
              </m:r>
              <m:r>
                <m:rPr>
                  <m:sty m:val="p"/>
                </m:rPr>
                <m:t>=</m:t>
              </m:r>
              <m:r>
                <m:t>0</m:t>
              </m:r>
              <m:r>
                <m:t>&amp;</m:t>
              </m:r>
              <m:r>
                <m:t>&amp;</m:t>
              </m:r>
              <m:r>
                <m:rPr>
                  <m:nor/>
                  <m:sty m:val="p"/>
                </m:rPr>
                <m:t>(a sum of zeros is </m:t>
              </m:r>
              <m:r>
                <m:t>0</m:t>
              </m:r>
              <m:r>
                <m:rPr>
                  <m:nor/>
                  <m:sty m:val="p"/>
                </m:rPr>
                <m:t>)</m:t>
              </m:r>
            </m:e>
          </m:eqArr>
        </m:oMath>
      </m:oMathPara>
    </w:p>
    <w:p>
      <w:pPr>
        <w:pStyle w:val="FirstParagraph"/>
      </w:pPr>
      <w:r>
        <w:t xml:space="preserve">Then</w:t>
      </w:r>
    </w:p>
    <w:p>
      <w:pPr>
        <w:pStyle w:val="BodyText"/>
      </w:pPr>
      <m:oMathPara>
        <m:oMathParaPr>
          <m:jc m:val="center"/>
        </m:oMathParaPr>
        <m:oMath>
          <m:eqArr>
            <m:e>
              <m:r>
                <m:t>f</m:t>
              </m:r>
              <m:r>
                <m:rPr>
                  <m:sty m:val="p"/>
                </m:rPr>
                <m:t>(</m:t>
              </m:r>
              <m:acc>
                <m:accPr>
                  <m:chr m:val="̃"/>
                </m:accPr>
                <m:e>
                  <m:r>
                    <m:t>0</m:t>
                  </m:r>
                </m:e>
              </m:acc>
              <m:r>
                <m:rPr>
                  <m:sty m:val="p"/>
                </m:rPr>
                <m:t>)</m:t>
              </m:r>
              <m:r>
                <m:t>&amp;</m:t>
              </m:r>
              <m:r>
                <m:rPr>
                  <m:sty m:val="p"/>
                </m:rPr>
                <m:t>=</m:t>
              </m:r>
              <m:r>
                <m:rPr>
                  <m:sty m:val="bi"/>
                </m:rPr>
                <m:t>A</m:t>
              </m:r>
              <m:acc>
                <m:accPr>
                  <m:chr m:val="̃"/>
                </m:accPr>
                <m:e>
                  <m:r>
                    <m:t>0</m:t>
                  </m:r>
                </m:e>
              </m:acc>
              <m:r>
                <m:rPr>
                  <m:sty m:val="p"/>
                </m:rPr>
                <m:t>+</m:t>
              </m:r>
              <m:acc>
                <m:accPr>
                  <m:chr m:val="̃"/>
                </m:accPr>
                <m:e>
                  <m:r>
                    <m:t>b</m:t>
                  </m:r>
                </m:e>
              </m:acc>
              <m:r>
                <m:t>&amp;</m:t>
              </m:r>
              <m:r>
                <m:t>&amp;</m:t>
              </m:r>
              <m:r>
                <m:rPr>
                  <m:nor/>
                  <m:sty m:val="p"/>
                </m:rPr>
                <m:t>(</m:t>
              </m:r>
              <m:r>
                <m:rPr>
                  <m:nor/>
                  <m:sty m:val="p"/>
                </m:rPr>
                <m:t>Definition 34</m:t>
              </m:r>
              <m:r>
                <m:rPr>
                  <m:nor/>
                  <m:sty m:val="p"/>
                </m:rPr>
                <m:t>)</m:t>
              </m:r>
            </m:e>
            <m:e>
              <m:r>
                <m:t>&amp;</m:t>
              </m:r>
              <m:r>
                <m:rPr>
                  <m:sty m:val="p"/>
                </m:rPr>
                <m:t>=</m:t>
              </m:r>
              <m:acc>
                <m:accPr>
                  <m:chr m:val="̃"/>
                </m:accPr>
                <m:e>
                  <m:r>
                    <m:t>0</m:t>
                  </m:r>
                </m:e>
              </m:acc>
              <m:r>
                <m:rPr>
                  <m:sty m:val="p"/>
                </m:rPr>
                <m:t>+</m:t>
              </m:r>
              <m:acc>
                <m:accPr>
                  <m:chr m:val="̃"/>
                </m:accPr>
                <m:e>
                  <m:r>
                    <m:t>b</m:t>
                  </m:r>
                </m:e>
              </m:acc>
              <m:r>
                <m:t>&amp;</m:t>
              </m:r>
              <m:r>
                <m:t>&amp;</m:t>
              </m:r>
              <m:r>
                <m:rPr>
                  <m:sty m:val="p"/>
                </m:rPr>
                <m:t>(</m:t>
              </m:r>
              <m:r>
                <m:rPr>
                  <m:sty m:val="bi"/>
                </m:rPr>
                <m:t>A</m:t>
              </m:r>
              <m:acc>
                <m:accPr>
                  <m:chr m:val="̃"/>
                </m:accPr>
                <m:e>
                  <m:r>
                    <m:t>0</m:t>
                  </m:r>
                </m:e>
              </m:acc>
              <m:r>
                <m:rPr>
                  <m:sty m:val="p"/>
                </m:rPr>
                <m:t>=</m:t>
              </m:r>
              <m:acc>
                <m:accPr>
                  <m:chr m:val="̃"/>
                </m:accPr>
                <m:e>
                  <m:r>
                    <m:t>0</m:t>
                  </m:r>
                </m:e>
              </m:acc>
              <m:r>
                <m:rPr>
                  <m:sty m:val="p"/>
                </m:rPr>
                <m:t>)</m:t>
              </m:r>
            </m:e>
            <m:e>
              <m:r>
                <m:t>&amp;</m:t>
              </m:r>
              <m:r>
                <m:rPr>
                  <m:sty m:val="p"/>
                </m:rPr>
                <m:t>=</m:t>
              </m:r>
              <m:acc>
                <m:accPr>
                  <m:chr m:val="̃"/>
                </m:accPr>
                <m:e>
                  <m:r>
                    <m:t>b</m:t>
                  </m:r>
                </m:e>
              </m:acc>
              <m:r>
                <m:t>&amp;</m:t>
              </m:r>
              <m:r>
                <m:t>&amp;</m:t>
              </m:r>
              <m:r>
                <m:rPr>
                  <m:nor/>
                  <m:sty m:val="p"/>
                </m:rPr>
                <m:t>(adding </m:t>
              </m:r>
              <m:acc>
                <m:accPr>
                  <m:chr m:val="̃"/>
                </m:accPr>
                <m:e>
                  <m:r>
                    <m:t>0</m:t>
                  </m:r>
                </m:e>
              </m:acc>
              <m:r>
                <m:rPr>
                  <m:nor/>
                  <m:sty m:val="p"/>
                </m:rPr>
                <m:t> changes no entry; </m:t>
              </m:r>
              <m:r>
                <m:rPr>
                  <m:nor/>
                  <m:sty m:val="p"/>
                </m:rPr>
                <m:t>Definition 6</m:t>
              </m:r>
              <m:r>
                <m:rPr>
                  <m:nor/>
                  <m:sty m:val="p"/>
                </m:rPr>
                <m:t>)</m:t>
              </m:r>
            </m:e>
          </m:eqArr>
        </m:oMath>
      </m:oMathPara>
    </w:p>
    <w:bookmarkStart w:id="152" w:name="thm-affine-linear-iff"/>
    <w:p>
      <w:pPr>
        <w:pStyle w:val="FirstParagraph"/>
      </w:pPr>
      <w:r>
        <w:rPr>
          <w:b/>
          <w:bCs/>
        </w:rPr>
        <w:t xml:space="preserve">Theorem 16 (An affine map is linear exactly when its offset is zero)</w:t>
      </w:r>
      <w:r>
        <w:t xml:space="preserve"> </w:t>
      </w:r>
      <w:r>
        <w:t xml:space="preserve">An affine map</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w:t>
      </w:r>
      <w:hyperlink w:anchor="def-affine-map">
        <w:r>
          <w:rPr>
            <w:rStyle w:val="Hyperlink"/>
          </w:rPr>
          <w:t xml:space="preserve">Definition 34</w:t>
        </w:r>
      </w:hyperlink>
      <w:r>
        <w:t xml:space="preserve">)</w:t>
      </w:r>
      <w:r>
        <w:t xml:space="preserve"> </w:t>
      </w:r>
      <w:r>
        <w:t xml:space="preserve">is linear (</w:t>
      </w:r>
      <w:hyperlink w:anchor="def-linear-map">
        <w:r>
          <w:rPr>
            <w:rStyle w:val="Hyperlink"/>
          </w:rPr>
          <w:t xml:space="preserve">Definition 30</w:t>
        </w:r>
      </w:hyperlink>
      <w:r>
        <w:t xml:space="preserve">) if and only if</w:t>
      </w:r>
      <w:r>
        <w:t xml:space="preserve"> </w:t>
      </w:r>
      <m:oMath>
        <m:acc>
          <m:accPr>
            <m:chr m:val="̃"/>
          </m:accPr>
          <m:e>
            <m:r>
              <m:t>b</m:t>
            </m:r>
          </m:e>
        </m:acc>
        <m:r>
          <m:rPr>
            <m:sty m:val="p"/>
          </m:rPr>
          <m:t>=</m:t>
        </m:r>
        <m:acc>
          <m:accPr>
            <m:chr m:val="̃"/>
          </m:accPr>
          <m:e>
            <m:r>
              <m:t>0</m:t>
            </m:r>
          </m:e>
        </m:acc>
      </m:oMath>
      <w:r>
        <w:t xml:space="preserve">.</w:t>
      </w:r>
    </w:p>
    <w:bookmarkEnd w:id="152"/>
    <w:p>
      <w:pPr>
        <w:pStyle w:val="BodyText"/>
      </w:pPr>
      <w:r>
        <w:rPr>
          <w:i/>
          <w:iCs/>
        </w:rPr>
        <w:t xml:space="preserve">Proof</w:t>
      </w:r>
      <w:r>
        <w:t xml:space="preserve">. </w:t>
      </w:r>
      <w:r>
        <w:t xml:space="preserve">If</w:t>
      </w:r>
      <w:r>
        <w:t xml:space="preserve"> </w:t>
      </w:r>
      <m:oMath>
        <m:acc>
          <m:accPr>
            <m:chr m:val="̃"/>
          </m:accPr>
          <m:e>
            <m:r>
              <m:t>b</m:t>
            </m:r>
          </m:e>
        </m:acc>
        <m:r>
          <m:rPr>
            <m:sty m:val="p"/>
          </m:rPr>
          <m:t>=</m:t>
        </m:r>
        <m:acc>
          <m:accPr>
            <m:chr m:val="̃"/>
          </m:accPr>
          <m:e>
            <m:r>
              <m:t>0</m:t>
            </m:r>
          </m:e>
        </m:acc>
      </m:oMath>
      <w:r>
        <w:t xml:space="preserve">, then</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r>
                <m:rPr>
                  <m:sty m:val="p"/>
                </m:rPr>
                <m:t>+</m:t>
              </m:r>
              <m:acc>
                <m:accPr>
                  <m:chr m:val="̃"/>
                </m:accPr>
                <m:e>
                  <m:r>
                    <m:t>0</m:t>
                  </m:r>
                </m:e>
              </m:acc>
            </m:e>
            <m:e>
              <m:r>
                <m:t>&amp;</m:t>
              </m:r>
              <m:r>
                <m:rPr>
                  <m:sty m:val="p"/>
                </m:rPr>
                <m:t>=</m:t>
              </m:r>
              <m:r>
                <m:rPr>
                  <m:sty m:val="bi"/>
                </m:rPr>
                <m:t>A</m:t>
              </m:r>
              <m:acc>
                <m:accPr>
                  <m:chr m:val="̃"/>
                </m:accPr>
                <m:e>
                  <m:r>
                    <m:t>x</m:t>
                  </m:r>
                </m:e>
              </m:acc>
              <m:r>
                <m:rPr>
                  <m:sty m:val="p"/>
                </m:rPr>
                <m:t>,</m:t>
              </m:r>
            </m:e>
          </m:eqArr>
        </m:oMath>
      </m:oMathPara>
    </w:p>
    <w:p>
      <w:pPr>
        <w:pStyle w:val="FirstParagraph"/>
      </w:pPr>
      <w:r>
        <w:t xml:space="preserve">which is linear by</w:t>
      </w:r>
      <w:r>
        <w:t xml:space="preserve"> </w:t>
      </w:r>
      <w:hyperlink w:anchor="thm-matrix-map-linear">
        <w:r>
          <w:rPr>
            <w:rStyle w:val="Hyperlink"/>
          </w:rPr>
          <w:t xml:space="preserve">Theorem 12</w:t>
        </w:r>
      </w:hyperlink>
      <w:r>
        <w:t xml:space="preserve">.</w:t>
      </w:r>
      <w:r>
        <w:t xml:space="preserve"> </w:t>
      </w:r>
      <w:r>
        <w:t xml:space="preserve">Conversely, if</w:t>
      </w:r>
      <w:r>
        <w:t xml:space="preserve"> </w:t>
      </w:r>
      <m:oMath>
        <m:r>
          <m:t>f</m:t>
        </m:r>
      </m:oMath>
      <w:r>
        <w:t xml:space="preserve"> </w:t>
      </w:r>
      <w:r>
        <w:t xml:space="preserve">is linear, then</w:t>
      </w:r>
      <w:r>
        <w:t xml:space="preserve"> </w:t>
      </w:r>
      <m:oMath>
        <m:r>
          <m:t>f</m:t>
        </m:r>
        <m:r>
          <m:rPr>
            <m:sty m:val="p"/>
          </m:rPr>
          <m:t>(</m:t>
        </m:r>
        <m:acc>
          <m:accPr>
            <m:chr m:val="̃"/>
          </m:accPr>
          <m:e>
            <m:r>
              <m:t>0</m:t>
            </m:r>
          </m:e>
        </m:acc>
        <m:r>
          <m:rPr>
            <m:sty m:val="p"/>
          </m:rPr>
          <m:t>)</m:t>
        </m:r>
        <m:r>
          <m:rPr>
            <m:sty m:val="p"/>
          </m:rPr>
          <m:t>=</m:t>
        </m:r>
        <m:acc>
          <m:accPr>
            <m:chr m:val="̃"/>
          </m:accPr>
          <m:e>
            <m:r>
              <m:t>0</m:t>
            </m:r>
          </m:e>
        </m:acc>
      </m:oMath>
      <w:r>
        <w:t xml:space="preserve"> </w:t>
      </w:r>
      <w:r>
        <w:t xml:space="preserve">by</w:t>
      </w:r>
      <w:r>
        <w:t xml:space="preserve"> </w:t>
      </w:r>
      <w:hyperlink w:anchor="thm-linear-map-zero">
        <w:r>
          <w:rPr>
            <w:rStyle w:val="Hyperlink"/>
          </w:rPr>
          <w:t xml:space="preserve">Theorem 11</w:t>
        </w:r>
      </w:hyperlink>
      <w:r>
        <w:t xml:space="preserve">,</w:t>
      </w:r>
      <w:r>
        <w:t xml:space="preserve"> </w:t>
      </w:r>
      <w:r>
        <w:t xml:space="preserve">and</w:t>
      </w:r>
      <w:r>
        <w:t xml:space="preserve"> </w:t>
      </w:r>
      <m:oMath>
        <m:r>
          <m:t>f</m:t>
        </m:r>
        <m:r>
          <m:rPr>
            <m:sty m:val="p"/>
          </m:rPr>
          <m:t>(</m:t>
        </m:r>
        <m:acc>
          <m:accPr>
            <m:chr m:val="̃"/>
          </m:accPr>
          <m:e>
            <m:r>
              <m:t>0</m:t>
            </m:r>
          </m:e>
        </m:acc>
        <m:r>
          <m:rPr>
            <m:sty m:val="p"/>
          </m:rPr>
          <m:t>)</m:t>
        </m:r>
        <m:r>
          <m:rPr>
            <m:sty m:val="p"/>
          </m:rPr>
          <m:t>=</m:t>
        </m:r>
        <m:acc>
          <m:accPr>
            <m:chr m:val="̃"/>
          </m:accPr>
          <m:e>
            <m:r>
              <m:t>b</m:t>
            </m:r>
          </m:e>
        </m:acc>
      </m:oMath>
      <w:r>
        <w:t xml:space="preserve"> </w:t>
      </w:r>
      <w:r>
        <w:t xml:space="preserve">by</w:t>
      </w:r>
      <w:r>
        <w:t xml:space="preserve"> </w:t>
      </w:r>
      <w:hyperlink w:anchor="thm-affine-map-zero">
        <w:r>
          <w:rPr>
            <w:rStyle w:val="Hyperlink"/>
          </w:rPr>
          <w:t xml:space="preserve">Theorem 15</w:t>
        </w:r>
      </w:hyperlink>
      <w:r>
        <w:t xml:space="preserve">,</w:t>
      </w:r>
      <w:r>
        <w:t xml:space="preserve"> </w:t>
      </w:r>
      <w:r>
        <w:t xml:space="preserve">so</w:t>
      </w:r>
      <w:r>
        <w:t xml:space="preserve"> </w:t>
      </w:r>
      <m:oMath>
        <m:acc>
          <m:accPr>
            <m:chr m:val="̃"/>
          </m:accPr>
          <m:e>
            <m:r>
              <m:t>b</m:t>
            </m:r>
          </m:e>
        </m:acc>
        <m:r>
          <m:rPr>
            <m:sty m:val="p"/>
          </m:rPr>
          <m:t>=</m:t>
        </m:r>
        <m:acc>
          <m:accPr>
            <m:chr m:val="̃"/>
          </m:accPr>
          <m:e>
            <m:r>
              <m:t>0</m:t>
            </m:r>
          </m:e>
        </m:acc>
      </m:oMath>
      <w:r>
        <w:t xml:space="preserve">.</w:t>
      </w:r>
    </w:p>
    <w:bookmarkStart w:id="153" w:name="exm-affine-linear-iff"/>
    <w:p>
      <w:pPr>
        <w:pStyle w:val="BodyText"/>
      </w:pPr>
      <w:r>
        <w:rPr>
          <w:b/>
          <w:bCs/>
        </w:rPr>
        <w:t xml:space="preserve">Example 30 (Two affine maps with the same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 the matrix of the linear map in</w:t>
      </w:r>
      <w:r>
        <w:t xml:space="preserve"> </w:t>
      </w:r>
      <w:hyperlink w:anchor="exm-linear-map">
        <w:r>
          <w:rPr>
            <w:rStyle w:val="Hyperlink"/>
          </w:rPr>
          <w:t xml:space="preserve">Example 23</w:t>
        </w:r>
      </w:hyperlink>
      <w:r>
        <w:t xml:space="preserve">.</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has offset</w:t>
      </w:r>
      <w:r>
        <w:t xml:space="preserve"> </w:t>
      </w:r>
      <m:oMath>
        <m:acc>
          <m:accPr>
            <m:chr m:val="̃"/>
          </m:accPr>
          <m:e>
            <m:r>
              <m:t>0</m:t>
            </m:r>
          </m:e>
        </m:acc>
      </m:oMath>
      <w:r>
        <w:t xml:space="preserve">, so it is linear.</w:t>
      </w:r>
      <w:r>
        <w:t xml:space="preserve"> </w:t>
      </w:r>
      <m:oMath>
        <m:r>
          <m:t>g</m:t>
        </m:r>
        <m:r>
          <m:rPr>
            <m:sty m:val="p"/>
          </m:rPr>
          <m:t>(</m:t>
        </m:r>
        <m:acc>
          <m:accPr>
            <m:chr m:val="̃"/>
          </m:accPr>
          <m:e>
            <m:r>
              <m:t>x</m:t>
            </m:r>
          </m:e>
        </m:acc>
        <m:r>
          <m:rPr>
            <m:sty m:val="p"/>
          </m:rPr>
          <m:t>)</m:t>
        </m:r>
        <m:r>
          <m:rPr>
            <m:sty m:val="p"/>
          </m:rPr>
          <m:t>=</m:t>
        </m:r>
        <m:r>
          <m:rPr>
            <m:sty m:val="bi"/>
          </m:rPr>
          <m:t>A</m:t>
        </m:r>
        <m:acc>
          <m:accPr>
            <m:chr m:val="̃"/>
          </m:accPr>
          <m:e>
            <m:r>
              <m:t>x</m:t>
            </m:r>
          </m:e>
        </m:acc>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w:t>
      </w:r>
      <w:r>
        <w:t xml:space="preserve">has offset</w:t>
      </w:r>
      <w:r>
        <w:t xml:space="preserve"> </w:t>
      </w:r>
      <m:oMath>
        <m:d>
          <m:dPr>
            <m:begChr m:val="["/>
            <m:sepChr m:val=""/>
            <m:endChr m:val="]"/>
            <m:grow/>
          </m:dPr>
          <m:e>
            <m:m>
              <m:mPr>
                <m:baseJc m:val="center"/>
                <m:plcHide m:val="on"/>
                <m:mcs>
                  <m:mc>
                    <m:mcPr>
                      <m:mcJc m:val="center"/>
                      <m:count m:val="1"/>
                    </m:mcPr>
                  </m:mc>
                </m:mcs>
              </m:mPr>
              <m:mr>
                <m:e>
                  <m:r>
                    <m:t>1</m:t>
                  </m:r>
                </m:e>
              </m:mr>
              <m:mr>
                <m:e>
                  <m:r>
                    <m:t>0</m:t>
                  </m:r>
                </m:e>
              </m:mr>
            </m:m>
          </m:e>
        </m:d>
        <m:r>
          <m:rPr>
            <m:sty m:val="p"/>
          </m:rPr>
          <m:t>≠</m:t>
        </m:r>
        <m:acc>
          <m:accPr>
            <m:chr m:val="̃"/>
          </m:accPr>
          <m:e>
            <m:r>
              <m:t>0</m:t>
            </m:r>
          </m:e>
        </m:acc>
      </m:oMath>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it is not linear:</w:t>
      </w:r>
      <w:r>
        <w:t xml:space="preserve"> </w:t>
      </w:r>
      <w:r>
        <w:t xml:space="preserve">indeed</w:t>
      </w:r>
      <w:r>
        <w:t xml:space="preserve"> </w:t>
      </w:r>
      <m:oMath>
        <m:r>
          <m:t>g</m:t>
        </m:r>
        <m:r>
          <m:rPr>
            <m:sty m:val="p"/>
          </m:rPr>
          <m:t>(</m:t>
        </m:r>
        <m:acc>
          <m:accPr>
            <m:chr m:val="̃"/>
          </m:accPr>
          <m:e>
            <m:r>
              <m:t>0</m:t>
            </m:r>
          </m:e>
        </m:acc>
        <m:r>
          <m:rPr>
            <m:sty m:val="p"/>
          </m:rPr>
          <m:t>)</m:t>
        </m:r>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not</w:t>
      </w:r>
      <w:r>
        <w:t xml:space="preserve"> </w:t>
      </w:r>
      <m:oMath>
        <m:acc>
          <m:accPr>
            <m:chr m:val="̃"/>
          </m:accPr>
          <m:e>
            <m:r>
              <m:t>0</m:t>
            </m:r>
          </m:e>
        </m:acc>
      </m:oMath>
      <w:r>
        <w:t xml:space="preserve">.</w:t>
      </w:r>
    </w:p>
    <w:bookmarkEnd w:id="153"/>
    <w:bookmarkStart w:id="154" w:name="cor-linear-is-affine"/>
    <w:p>
      <w:pPr>
        <w:pStyle w:val="BodyText"/>
      </w:pPr>
      <w:r>
        <w:rPr>
          <w:b/>
          <w:bCs/>
        </w:rPr>
        <w:t xml:space="preserve">Corollary 2 (Every linear map is affine)</w:t>
      </w:r>
      <w:r>
        <w:t xml:space="preserve"> </w:t>
      </w:r>
      <w:r>
        <w:t xml:space="preserve">Every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w:t>
      </w:r>
      <w:hyperlink w:anchor="def-linear-map">
        <w:r>
          <w:rPr>
            <w:rStyle w:val="Hyperlink"/>
          </w:rPr>
          <w:t xml:space="preserve">Definition 30</w:t>
        </w:r>
      </w:hyperlink>
      <w:r>
        <w:t xml:space="preserve">)</w:t>
      </w:r>
      <w:r>
        <w:t xml:space="preserve"> </w:t>
      </w:r>
      <w:r>
        <w:t xml:space="preserve">is an affine map (</w:t>
      </w:r>
      <w:hyperlink w:anchor="def-affine-map">
        <w:r>
          <w:rPr>
            <w:rStyle w:val="Hyperlink"/>
          </w:rPr>
          <w:t xml:space="preserve">Definition 34</w:t>
        </w:r>
      </w:hyperlink>
      <w:r>
        <w:t xml:space="preserve">) with offset</w:t>
      </w:r>
      <w:r>
        <w:t xml:space="preserve"> </w:t>
      </w:r>
      <m:oMath>
        <m:acc>
          <m:accPr>
            <m:chr m:val="̃"/>
          </m:accPr>
          <m:e>
            <m:r>
              <m:t>0</m:t>
            </m:r>
          </m:e>
        </m:acc>
      </m:oMath>
      <w:r>
        <w:t xml:space="preserve">.</w:t>
      </w:r>
    </w:p>
    <w:bookmarkEnd w:id="154"/>
    <w:p>
      <w:pPr>
        <w:pStyle w:val="BodyText"/>
      </w:pPr>
      <w:r>
        <w:rPr>
          <w:i/>
          <w:iCs/>
        </w:rPr>
        <w:t xml:space="preserve">Proof</w:t>
      </w:r>
      <w:r>
        <w:t xml:space="preserve">. </w:t>
      </w:r>
      <w:r>
        <w:t xml:space="preserve">If</w:t>
      </w:r>
      <w:r>
        <w:t xml:space="preserve"> </w:t>
      </w:r>
      <m:oMath>
        <m:r>
          <m:t>f</m:t>
        </m:r>
      </m:oMath>
      <w:r>
        <w:t xml:space="preserve"> </w:t>
      </w:r>
      <w:r>
        <w:t xml:space="preserve">is linear,</w:t>
      </w:r>
      <w:r>
        <w:t xml:space="preserve"> </w:t>
      </w:r>
      <w:hyperlink w:anchor="thm-linear-map-matrix">
        <w:r>
          <w:rPr>
            <w:rStyle w:val="Hyperlink"/>
          </w:rPr>
          <w:t xml:space="preserve">Theorem 14</w:t>
        </w:r>
      </w:hyperlink>
      <w:r>
        <w:t xml:space="preserve"> </w:t>
      </w:r>
      <w:r>
        <w:t xml:space="preserve">gives a matrix</w:t>
      </w:r>
      <w:r>
        <w:t xml:space="preserve"> </w:t>
      </w:r>
      <m:oMath>
        <m:r>
          <m:rPr>
            <m:sty m:val="bi"/>
          </m:rPr>
          <m:t>A</m:t>
        </m:r>
      </m:oMath>
      <w:r>
        <w:t xml:space="preserve"> </w:t>
      </w:r>
      <w:r>
        <w:t xml:space="preserve">with</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e>
            <m:e>
              <m:r>
                <m:t>&amp;</m:t>
              </m:r>
              <m:r>
                <m:rPr>
                  <m:sty m:val="p"/>
                </m:rPr>
                <m:t>=</m:t>
              </m:r>
              <m:r>
                <m:rPr>
                  <m:sty m:val="bi"/>
                </m:rPr>
                <m:t>A</m:t>
              </m:r>
              <m:acc>
                <m:accPr>
                  <m:chr m:val="̃"/>
                </m:accPr>
                <m:e>
                  <m:r>
                    <m:t>x</m:t>
                  </m:r>
                </m:e>
              </m:acc>
              <m:r>
                <m:rPr>
                  <m:sty m:val="p"/>
                </m:rPr>
                <m:t>+</m:t>
              </m:r>
              <m:acc>
                <m:accPr>
                  <m:chr m:val="̃"/>
                </m:accPr>
                <m:e>
                  <m:r>
                    <m:t>0</m:t>
                  </m:r>
                </m:e>
              </m:acc>
              <m:r>
                <m:rPr>
                  <m:sty m:val="p"/>
                </m:rPr>
                <m:t>,</m:t>
              </m:r>
            </m:e>
          </m:eqArr>
        </m:oMath>
      </m:oMathPara>
    </w:p>
    <w:p>
      <w:pPr>
        <w:pStyle w:val="FirstParagraph"/>
      </w:pPr>
      <w:r>
        <w:t xml:space="preserve">which is</w:t>
      </w:r>
      <w:r>
        <w:t xml:space="preserve"> </w:t>
      </w:r>
      <w:hyperlink w:anchor="def-affine-map">
        <w:r>
          <w:rPr>
            <w:rStyle w:val="Hyperlink"/>
          </w:rPr>
          <w:t xml:space="preserve">Definition 34</w:t>
        </w:r>
      </w:hyperlink>
      <w:r>
        <w:t xml:space="preserve"> </w:t>
      </w:r>
      <w:r>
        <w:t xml:space="preserve">with</w:t>
      </w:r>
      <w:r>
        <w:t xml:space="preserve"> </w:t>
      </w:r>
      <m:oMath>
        <m:acc>
          <m:accPr>
            <m:chr m:val="̃"/>
          </m:accPr>
          <m:e>
            <m:r>
              <m:t>b</m:t>
            </m:r>
          </m:e>
        </m:acc>
        <m:r>
          <m:rPr>
            <m:sty m:val="p"/>
          </m:rPr>
          <m:t>=</m:t>
        </m:r>
        <m:acc>
          <m:accPr>
            <m:chr m:val="̃"/>
          </m:accPr>
          <m:e>
            <m:r>
              <m:t>0</m:t>
            </m:r>
          </m:e>
        </m:acc>
      </m:oMath>
      <w:r>
        <w:t xml:space="preserve">.</w:t>
      </w:r>
    </w:p>
    <w:bookmarkStart w:id="155" w:name="thm-affine-map-unique"/>
    <w:p>
      <w:pPr>
        <w:pStyle w:val="BodyText"/>
      </w:pPr>
      <w:r>
        <w:rPr>
          <w:b/>
          <w:bCs/>
        </w:rPr>
        <w:t xml:space="preserve">Theorem 17 (An affine map determines its matrix and offset)</w:t>
      </w:r>
      <w:r>
        <w:t xml:space="preserve"> </w:t>
      </w:r>
      <w:r>
        <w:t xml:space="preserve">If</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and</w:t>
      </w:r>
      <w:r>
        <w:t xml:space="preserve"> </w:t>
      </w:r>
      <m:oMath>
        <m:r>
          <m:t>f</m:t>
        </m:r>
        <m:r>
          <m:rPr>
            <m:sty m:val="p"/>
          </m:rPr>
          <m:t>(</m:t>
        </m:r>
        <m:acc>
          <m:accPr>
            <m:chr m:val="̃"/>
          </m:accPr>
          <m:e>
            <m:r>
              <m:t>x</m:t>
            </m:r>
          </m:e>
        </m:acc>
        <m:r>
          <m:rPr>
            <m:sty m:val="p"/>
          </m:rPr>
          <m:t>)</m:t>
        </m:r>
        <m:r>
          <m:rPr>
            <m:sty m:val="p"/>
          </m:rPr>
          <m:t>=</m:t>
        </m:r>
        <m:sSup>
          <m:e>
            <m:r>
              <m:rPr>
                <m:sty m:val="bi"/>
              </m:rPr>
              <m:t>A</m:t>
            </m:r>
          </m:e>
          <m:sup>
            <m:r>
              <m:rPr>
                <m:sty m:val="p"/>
              </m:rPr>
              <m:t>′</m:t>
            </m:r>
          </m:sup>
        </m:sSup>
        <m:acc>
          <m:accPr>
            <m:chr m:val="̃"/>
          </m:accPr>
          <m:e>
            <m:r>
              <m:t>x</m:t>
            </m:r>
          </m:e>
        </m:acc>
        <m:r>
          <m:rPr>
            <m:sty m:val="p"/>
          </m:rPr>
          <m:t>+</m:t>
        </m:r>
        <m:sSup>
          <m:e>
            <m:acc>
              <m:accPr>
                <m:chr m:val="̃"/>
              </m:accPr>
              <m:e>
                <m:r>
                  <m:t>b</m:t>
                </m:r>
              </m:e>
            </m:acc>
          </m:e>
          <m:sup>
            <m:r>
              <m:rPr>
                <m:sty m:val="p"/>
              </m:rPr>
              <m:t>′</m:t>
            </m:r>
          </m:sup>
        </m:sSup>
      </m:oMath>
      <w:r>
        <w:t xml:space="preserve"> </w:t>
      </w:r>
      <w:r>
        <w:t xml:space="preserve">for all</w:t>
      </w:r>
      <w:r>
        <w:t xml:space="preserve"> </w:t>
      </w:r>
      <m:oMath>
        <m:acc>
          <m:accPr>
            <m:chr m:val="̃"/>
          </m:accPr>
          <m:e>
            <m:r>
              <m:t>x</m:t>
            </m:r>
          </m:e>
        </m:acc>
        <m:r>
          <m:rPr>
            <m:sty m:val="p"/>
          </m:rPr>
          <m:t>∈</m:t>
        </m:r>
        <m:sSup>
          <m:e>
            <m:r>
              <m:rPr>
                <m:scr m:val="double-struck"/>
                <m:sty m:val="p"/>
              </m:rPr>
              <m:t>R</m:t>
            </m:r>
          </m:e>
          <m:sup>
            <m:r>
              <m:t>p</m:t>
            </m:r>
          </m:sup>
        </m:sSup>
      </m:oMath>
      <w:r>
        <w:t xml:space="preserve"> </w:t>
      </w:r>
      <w:r>
        <w:t xml:space="preserve">(</w:t>
      </w:r>
      <w:hyperlink w:anchor="def-affine-map">
        <w:r>
          <w:rPr>
            <w:rStyle w:val="Hyperlink"/>
          </w:rPr>
          <w:t xml:space="preserve">Definition 34</w:t>
        </w:r>
      </w:hyperlink>
      <w:r>
        <w:t xml:space="preserve">),</w:t>
      </w:r>
      <w:r>
        <w:t xml:space="preserve"> </w:t>
      </w:r>
      <w:r>
        <w:t xml:space="preserve">then</w:t>
      </w:r>
      <w:r>
        <w:t xml:space="preserve"> </w:t>
      </w:r>
      <m:oMath>
        <m:sSup>
          <m:e>
            <m:r>
              <m:rPr>
                <m:sty m:val="bi"/>
              </m:rPr>
              <m:t>A</m:t>
            </m:r>
          </m:e>
          <m:sup>
            <m:r>
              <m:rPr>
                <m:sty m:val="p"/>
              </m:rPr>
              <m:t>′</m:t>
            </m:r>
          </m:sup>
        </m:sSup>
        <m:r>
          <m:rPr>
            <m:sty m:val="p"/>
          </m:rPr>
          <m:t>=</m:t>
        </m:r>
        <m:r>
          <m:rPr>
            <m:sty m:val="bi"/>
          </m:rPr>
          <m:t>A</m:t>
        </m:r>
      </m:oMath>
      <w:r>
        <w:t xml:space="preserve"> </w:t>
      </w:r>
      <w:r>
        <w:t xml:space="preserve">and</w:t>
      </w:r>
      <w:r>
        <w:t xml:space="preserve"> </w:t>
      </w:r>
      <m:oMath>
        <m:sSup>
          <m:e>
            <m:acc>
              <m:accPr>
                <m:chr m:val="̃"/>
              </m:accPr>
              <m:e>
                <m:r>
                  <m:t>b</m:t>
                </m:r>
              </m:e>
            </m:acc>
          </m:e>
          <m:sup>
            <m:r>
              <m:rPr>
                <m:sty m:val="p"/>
              </m:rPr>
              <m:t>′</m:t>
            </m:r>
          </m:sup>
        </m:sSup>
        <m:r>
          <m:rPr>
            <m:sty m:val="p"/>
          </m:rPr>
          <m:t>=</m:t>
        </m:r>
        <m:acc>
          <m:accPr>
            <m:chr m:val="̃"/>
          </m:accPr>
          <m:e>
            <m:r>
              <m:t>b</m:t>
            </m:r>
          </m:e>
        </m:acc>
      </m:oMath>
      <w:r>
        <w:t xml:space="preserve">.</w:t>
      </w:r>
    </w:p>
    <w:bookmarkEnd w:id="155"/>
    <w:p>
      <w:pPr>
        <w:pStyle w:val="BodyText"/>
      </w:pPr>
      <w:r>
        <w:rPr>
          <w:i/>
          <w:iCs/>
        </w:rPr>
        <w:t xml:space="preserve">Proof</w:t>
      </w:r>
      <w:r>
        <w:t xml:space="preserve">. </w:t>
      </w:r>
      <w:r>
        <w:t xml:space="preserve">By</w:t>
      </w:r>
      <w:r>
        <w:t xml:space="preserve"> </w:t>
      </w:r>
      <w:hyperlink w:anchor="thm-affine-map-zero">
        <w:r>
          <w:rPr>
            <w:rStyle w:val="Hyperlink"/>
          </w:rPr>
          <w:t xml:space="preserve">Theorem 15</w:t>
        </w:r>
      </w:hyperlink>
      <w:r>
        <w:t xml:space="preserve">, applied to each formula,</w:t>
      </w:r>
    </w:p>
    <w:p>
      <w:pPr>
        <w:pStyle w:val="BodyText"/>
      </w:pPr>
      <m:oMathPara>
        <m:oMathParaPr>
          <m:jc m:val="center"/>
        </m:oMathParaPr>
        <m:oMath>
          <m:eqArr>
            <m:e>
              <m:acc>
                <m:accPr>
                  <m:chr m:val="̃"/>
                </m:accPr>
                <m:e>
                  <m:r>
                    <m:t>b</m:t>
                  </m:r>
                </m:e>
              </m:acc>
              <m:r>
                <m:t>&amp;</m:t>
              </m:r>
              <m:r>
                <m:rPr>
                  <m:sty m:val="p"/>
                </m:rPr>
                <m:t>=</m:t>
              </m:r>
              <m:r>
                <m:t>f</m:t>
              </m:r>
              <m:r>
                <m:rPr>
                  <m:sty m:val="p"/>
                </m:rPr>
                <m:t>(</m:t>
              </m:r>
              <m:acc>
                <m:accPr>
                  <m:chr m:val="̃"/>
                </m:accPr>
                <m:e>
                  <m:r>
                    <m:t>0</m:t>
                  </m:r>
                </m:e>
              </m:acc>
              <m:r>
                <m:rPr>
                  <m:sty m:val="p"/>
                </m:rPr>
                <m:t>)</m:t>
              </m:r>
            </m:e>
            <m:e>
              <m:r>
                <m:t>&amp;</m:t>
              </m:r>
              <m:r>
                <m:rPr>
                  <m:sty m:val="p"/>
                </m:rPr>
                <m:t>=</m:t>
              </m:r>
              <m:sSup>
                <m:e>
                  <m:acc>
                    <m:accPr>
                      <m:chr m:val="̃"/>
                    </m:accPr>
                    <m:e>
                      <m:r>
                        <m:t>b</m:t>
                      </m:r>
                    </m:e>
                  </m:acc>
                </m:e>
                <m:sup>
                  <m:r>
                    <m:rPr>
                      <m:sty m:val="p"/>
                    </m:rPr>
                    <m:t>′</m:t>
                  </m:r>
                </m:sup>
              </m:sSup>
              <m:r>
                <m:rPr>
                  <m:sty m:val="p"/>
                </m:rPr>
                <m:t>.</m:t>
              </m:r>
            </m:e>
          </m:eqArr>
        </m:oMath>
      </m:oMathPara>
    </w:p>
    <w:p>
      <w:pPr>
        <w:pStyle w:val="FirstParagraph"/>
      </w:pPr>
      <w:r>
        <w:t xml:space="preserve">Then</w:t>
      </w:r>
    </w:p>
    <w:p>
      <w:pPr>
        <w:pStyle w:val="BodyText"/>
      </w:pPr>
      <m:oMathPara>
        <m:oMathParaPr>
          <m:jc m:val="center"/>
        </m:oMathParaPr>
        <m:oMath>
          <m:eqArr>
            <m:e>
              <m:r>
                <m:rPr>
                  <m:sty m:val="bi"/>
                </m:rPr>
                <m:t>A</m:t>
              </m:r>
              <m:acc>
                <m:accPr>
                  <m:chr m:val="̃"/>
                </m:accPr>
                <m:e>
                  <m:r>
                    <m:t>x</m:t>
                  </m:r>
                </m:e>
              </m:acc>
              <m:r>
                <m:t>&amp;</m:t>
              </m:r>
              <m:r>
                <m:rPr>
                  <m:sty m:val="p"/>
                </m:rPr>
                <m:t>=</m:t>
              </m:r>
              <m:r>
                <m:t>f</m:t>
              </m:r>
              <m:r>
                <m:rPr>
                  <m:sty m:val="p"/>
                </m:rPr>
                <m:t>(</m:t>
              </m:r>
              <m:acc>
                <m:accPr>
                  <m:chr m:val="̃"/>
                </m:accPr>
                <m:e>
                  <m:r>
                    <m:t>x</m:t>
                  </m:r>
                </m:e>
              </m:acc>
              <m:r>
                <m:rPr>
                  <m:sty m:val="p"/>
                </m:rPr>
                <m:t>)</m:t>
              </m:r>
              <m:r>
                <m:rPr>
                  <m:sty m:val="p"/>
                </m:rPr>
                <m:t>−</m:t>
              </m:r>
              <m:acc>
                <m:accPr>
                  <m:chr m:val="̃"/>
                </m:accPr>
                <m:e>
                  <m:r>
                    <m:t>b</m:t>
                  </m:r>
                </m:e>
              </m:acc>
            </m:e>
            <m:e>
              <m:r>
                <m:t>&amp;</m:t>
              </m:r>
              <m:r>
                <m:rPr>
                  <m:sty m:val="p"/>
                </m:rPr>
                <m:t>=</m:t>
              </m:r>
              <m:sSup>
                <m:e>
                  <m:r>
                    <m:rPr>
                      <m:sty m:val="bi"/>
                    </m:rPr>
                    <m:t>A</m:t>
                  </m:r>
                </m:e>
                <m:sup>
                  <m:r>
                    <m:rPr>
                      <m:sty m:val="p"/>
                    </m:rPr>
                    <m:t>′</m:t>
                  </m:r>
                </m:sup>
              </m:sSup>
              <m:acc>
                <m:accPr>
                  <m:chr m:val="̃"/>
                </m:accPr>
                <m:e>
                  <m:r>
                    <m:t>x</m:t>
                  </m:r>
                </m:e>
              </m:acc>
            </m:e>
          </m:eqArr>
        </m:oMath>
      </m:oMathPara>
    </w:p>
    <w:p>
      <w:pPr>
        <w:pStyle w:val="FirstParagraph"/>
      </w:pPr>
      <w:r>
        <w:t xml:space="preserve">for all</w:t>
      </w:r>
      <w:r>
        <w:t xml:space="preserve"> </w:t>
      </w:r>
      <m:oMath>
        <m:acc>
          <m:accPr>
            <m:chr m:val="̃"/>
          </m:accPr>
          <m:e>
            <m:r>
              <m:t>x</m:t>
            </m:r>
          </m:e>
        </m:acc>
      </m:oMath>
      <w:r>
        <w:t xml:space="preserve">,</w:t>
      </w:r>
      <w:r>
        <w:t xml:space="preserve"> </w:t>
      </w:r>
      <w:r>
        <w:t xml:space="preserve">so</w:t>
      </w:r>
      <w:r>
        <w:t xml:space="preserve"> </w:t>
      </w:r>
      <m:oMath>
        <m:r>
          <m:rPr>
            <m:sty m:val="bi"/>
          </m:rPr>
          <m:t>A</m:t>
        </m:r>
      </m:oMath>
      <w:r>
        <w:t xml:space="preserve"> </w:t>
      </w:r>
      <w:r>
        <w:t xml:space="preserve">and</w:t>
      </w:r>
      <w:r>
        <w:t xml:space="preserve"> </w:t>
      </w:r>
      <m:oMath>
        <m:sSup>
          <m:e>
            <m:r>
              <m:rPr>
                <m:sty m:val="bi"/>
              </m:rPr>
              <m:t>A</m:t>
            </m:r>
          </m:e>
          <m:sup>
            <m:r>
              <m:rPr>
                <m:sty m:val="p"/>
              </m:rPr>
              <m:t>′</m:t>
            </m:r>
          </m:sup>
        </m:sSup>
      </m:oMath>
      <w:r>
        <w:t xml:space="preserve"> </w:t>
      </w:r>
      <w:r>
        <w:t xml:space="preserve">are both matrices (</w:t>
      </w:r>
      <w:hyperlink w:anchor="def-matrix-of-linear-map">
        <w:r>
          <w:rPr>
            <w:rStyle w:val="Hyperlink"/>
          </w:rPr>
          <w:t xml:space="preserve">Definition 32</w:t>
        </w:r>
      </w:hyperlink>
      <w:r>
        <w:t xml:space="preserve">) of the linear map</w:t>
      </w:r>
      <w:r>
        <w:t xml:space="preserve"> </w:t>
      </w:r>
      <m:oMath>
        <m:acc>
          <m:accPr>
            <m:chr m:val="̃"/>
          </m:accPr>
          <m:e>
            <m:r>
              <m:t>x</m:t>
            </m:r>
          </m:e>
        </m:acc>
        <m:r>
          <m:rPr>
            <m:sty m:val="p"/>
          </m:rPr>
          <m:t>↦</m:t>
        </m:r>
        <m:r>
          <m:t>f</m:t>
        </m:r>
        <m:r>
          <m:rPr>
            <m:sty m:val="p"/>
          </m:rPr>
          <m:t>(</m:t>
        </m:r>
        <m:acc>
          <m:accPr>
            <m:chr m:val="̃"/>
          </m:accPr>
          <m:e>
            <m:r>
              <m:t>x</m:t>
            </m:r>
          </m:e>
        </m:acc>
        <m:r>
          <m:rPr>
            <m:sty m:val="p"/>
          </m:rPr>
          <m:t>)</m:t>
        </m:r>
        <m:r>
          <m:rPr>
            <m:sty m:val="p"/>
          </m:rPr>
          <m:t>−</m:t>
        </m:r>
        <m:acc>
          <m:accPr>
            <m:chr m:val="̃"/>
          </m:accPr>
          <m:e>
            <m:r>
              <m:t>b</m:t>
            </m:r>
          </m:e>
        </m:acc>
      </m:oMath>
      <w:r>
        <w:t xml:space="preserve"> </w:t>
      </w:r>
      <w:r>
        <w:t xml:space="preserve">(linear by</w:t>
      </w:r>
      <w:r>
        <w:t xml:space="preserve"> </w:t>
      </w:r>
      <w:hyperlink w:anchor="thm-matrix-map-linear">
        <w:r>
          <w:rPr>
            <w:rStyle w:val="Hyperlink"/>
          </w:rPr>
          <w:t xml:space="preserve">Theorem 12</w:t>
        </w:r>
      </w:hyperlink>
      <w:r>
        <w:t xml:space="preserve">),</w:t>
      </w:r>
      <w:r>
        <w:t xml:space="preserve"> </w:t>
      </w:r>
      <w:r>
        <w:t xml:space="preserve">and the uniqueness in</w:t>
      </w:r>
      <w:r>
        <w:t xml:space="preserve"> </w:t>
      </w:r>
      <w:hyperlink w:anchor="thm-linear-map-matrix">
        <w:r>
          <w:rPr>
            <w:rStyle w:val="Hyperlink"/>
          </w:rPr>
          <w:t xml:space="preserve">Theorem 14</w:t>
        </w:r>
      </w:hyperlink>
      <w:r>
        <w:t xml:space="preserve"> </w:t>
      </w:r>
      <w:r>
        <w:t xml:space="preserve">gives</w:t>
      </w:r>
      <w:r>
        <w:t xml:space="preserve"> </w:t>
      </w:r>
      <m:oMath>
        <m:sSup>
          <m:e>
            <m:r>
              <m:rPr>
                <m:sty m:val="bi"/>
              </m:rPr>
              <m:t>A</m:t>
            </m:r>
          </m:e>
          <m:sup>
            <m:r>
              <m:rPr>
                <m:sty m:val="p"/>
              </m:rPr>
              <m:t>′</m:t>
            </m:r>
          </m:sup>
        </m:sSup>
        <m:r>
          <m:rPr>
            <m:sty m:val="p"/>
          </m:rPr>
          <m:t>=</m:t>
        </m:r>
        <m:r>
          <m:rPr>
            <m:sty m:val="bi"/>
          </m:rPr>
          <m:t>A</m:t>
        </m:r>
      </m:oMath>
      <w:r>
        <w:t xml:space="preserve">.</w:t>
      </w:r>
    </w:p>
    <w:bookmarkStart w:id="158" w:name="rem-linear-affine-terminology"/>
    <w:p>
      <w:pPr>
        <w:pStyle w:val="BodyText"/>
      </w:pPr>
      <w:r>
        <w:rPr>
          <w:i/>
          <w:iCs/>
        </w:rPr>
        <w:t xml:space="preserve">Remark 12</w:t>
      </w:r>
      <w:r>
        <w:t xml:space="preserve"> (</w:t>
      </w:r>
      <w:r>
        <w:t xml:space="preserve">“Linear”</w:t>
      </w:r>
      <w:r>
        <w:t xml:space="preserve"> </w:t>
      </w:r>
      <w:r>
        <w:t xml:space="preserve">in this site, and in machine learning and statistics). </w:t>
      </w:r>
      <w:r>
        <w:t xml:space="preserve">This site uses</w:t>
      </w:r>
      <w:r>
        <w:t xml:space="preserve"> </w:t>
      </w:r>
      <w:r>
        <w:t xml:space="preserve">“linear”</w:t>
      </w:r>
      <w:r>
        <w:t xml:space="preserve"> </w:t>
      </w:r>
      <w:r>
        <w:t xml:space="preserve">only in the sense of</w:t>
      </w:r>
      <w:r>
        <w:t xml:space="preserve"> </w:t>
      </w:r>
      <w:hyperlink w:anchor="def-linear-map">
        <w:r>
          <w:rPr>
            <w:rStyle w:val="Hyperlink"/>
          </w:rPr>
          <w:t xml:space="preserve">Definition 30</w:t>
        </w:r>
      </w:hyperlink>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a function with a nonzero offset is affine but not linear.</w:t>
      </w:r>
      <w:r>
        <w:t xml:space="preserve"> </w:t>
      </w:r>
      <w:r>
        <w:t xml:space="preserve">For functions of one variable, this is the same split as</w:t>
      </w:r>
      <w:r>
        <w:t xml:space="preserve"> </w:t>
      </w:r>
      <w:hyperlink r:id="rId156">
        <w:r>
          <w:rPr>
            <w:rStyle w:val="Hyperlink"/>
          </w:rPr>
          <w:t xml:space="preserve">affine</w:t>
        </w:r>
      </w:hyperlink>
      <w:r>
        <w:t xml:space="preserve"> </w:t>
      </w:r>
      <m:oMath>
        <m:r>
          <m:t>a</m:t>
        </m:r>
        <m:r>
          <m:t>x</m:t>
        </m:r>
        <m:r>
          <m:rPr>
            <m:sty m:val="p"/>
          </m:rPr>
          <m:t>+</m:t>
        </m:r>
        <m:r>
          <m:t>b</m:t>
        </m:r>
      </m:oMath>
      <w:r>
        <w:t xml:space="preserve"> </w:t>
      </w:r>
      <w:r>
        <w:t xml:space="preserve">versus</w:t>
      </w:r>
      <w:r>
        <w:t xml:space="preserve"> </w:t>
      </w:r>
      <w:hyperlink r:id="rId157">
        <w:r>
          <w:rPr>
            <w:rStyle w:val="Hyperlink"/>
          </w:rPr>
          <w:t xml:space="preserve">linear</w:t>
        </w:r>
      </w:hyperlink>
      <w:r>
        <w:t xml:space="preserve"> </w:t>
      </w:r>
      <m:oMath>
        <m:r>
          <m:t>a</m:t>
        </m:r>
        <m:r>
          <m:t>x</m:t>
        </m:r>
      </m:oMath>
      <w:r>
        <w:t xml:space="preserve"> </w:t>
      </w:r>
      <w:r>
        <w:t xml:space="preserve">on the algebra page.</w:t>
      </w:r>
      <w:r>
        <w:t xml:space="preserve"> </w:t>
      </w:r>
      <w:r>
        <w:t xml:space="preserve">(The algebra page writes these as</w:t>
      </w:r>
      <w:r>
        <w:t xml:space="preserve"> </w:t>
      </w:r>
      <m:oMath>
        <m:r>
          <m:t>m</m:t>
        </m:r>
        <m:r>
          <m:t>x</m:t>
        </m:r>
        <m:r>
          <m:rPr>
            <m:sty m:val="p"/>
          </m:rPr>
          <m:t>+</m:t>
        </m:r>
        <m:r>
          <m:t>b</m:t>
        </m:r>
      </m:oMath>
      <w:r>
        <w:t xml:space="preserve"> </w:t>
      </w:r>
      <w:r>
        <w:t xml:space="preserve">and</w:t>
      </w:r>
      <w:r>
        <w:t xml:space="preserve"> </w:t>
      </w:r>
      <m:oMath>
        <m:r>
          <m:t>m</m:t>
        </m:r>
        <m:r>
          <m:t>x</m:t>
        </m:r>
      </m:oMath>
      <w:r>
        <w:t xml:space="preserve">;</w:t>
      </w:r>
      <w:r>
        <w:t xml:space="preserve"> </w:t>
      </w:r>
      <w:r>
        <w:t xml:space="preserve">here</w:t>
      </w:r>
      <w:r>
        <w:t xml:space="preserve"> </w:t>
      </w:r>
      <m:oMath>
        <m:r>
          <m:t>m</m:t>
        </m:r>
      </m:oMath>
      <w:r>
        <w:t xml:space="preserve"> </w:t>
      </w:r>
      <w:r>
        <w:t xml:space="preserve">already names the number of outputs.)</w:t>
      </w:r>
    </w:p>
    <w:p>
      <w:pPr>
        <w:pStyle w:val="BodyText"/>
      </w:pPr>
      <w:r>
        <w:t xml:space="preserve">Machine learning and statistics often call any function of the form</w:t>
      </w:r>
      <w:r>
        <w:t xml:space="preserve"> </w:t>
      </w:r>
      <w:hyperlink w:anchor="eq-linear-scalar">
        <w:r>
          <w:rPr>
            <w:rStyle w:val="Hyperlink"/>
          </w:rPr>
          <w:t xml:space="preserve">Equation 4</w:t>
        </w:r>
      </w:hyperlink>
      <w:r>
        <w:t xml:space="preserve"> </w:t>
      </w:r>
      <w:r>
        <w:t xml:space="preserve">“linear”</w:t>
      </w:r>
      <w:r>
        <w:t xml:space="preserve">,</w:t>
      </w:r>
      <w:r>
        <w:t xml:space="preserve"> </w:t>
      </w:r>
      <w:r>
        <w:t xml:space="preserve">as in a</w:t>
      </w:r>
      <w:r>
        <w:t xml:space="preserve"> </w:t>
      </w:r>
      <w:r>
        <w:rPr>
          <w:i/>
          <w:iCs/>
        </w:rPr>
        <w:t xml:space="preserve">linear model</w:t>
      </w:r>
      <w:r>
        <w:t xml:space="preserve"> </w:t>
      </w:r>
      <w:r>
        <w:t xml:space="preserve">in statistics or a</w:t>
      </w:r>
      <w:r>
        <w:t xml:space="preserve"> </w:t>
      </w:r>
      <w:r>
        <w:rPr>
          <w:i/>
          <w:iCs/>
        </w:rPr>
        <w:t xml:space="preserve">linear layer</w:t>
      </w:r>
      <w:r>
        <w:t xml:space="preserve"> </w:t>
      </w:r>
      <w:r>
        <w:t xml:space="preserve">in a neural network,</w:t>
      </w:r>
      <w:r>
        <w:t xml:space="preserve"> </w:t>
      </w:r>
      <w:r>
        <w:t xml:space="preserve">and call the offset</w:t>
      </w:r>
      <w:r>
        <w:t xml:space="preserve"> </w:t>
      </w:r>
      <m:oMath>
        <m:r>
          <m:t>b</m:t>
        </m:r>
      </m:oMath>
      <w:r>
        <w:t xml:space="preserve"> </w:t>
      </w:r>
      <w:r>
        <w:t xml:space="preserve">the bias (machine learning)</w:t>
      </w:r>
      <w:r>
        <w:t xml:space="preserve"> </w:t>
      </w:r>
      <w:r>
        <w:t xml:space="preserve">or the intercept (statistics), as</w:t>
      </w:r>
      <w:r>
        <w:t xml:space="preserve"> </w:t>
      </w:r>
      <w:hyperlink w:anchor="def-affine-map">
        <w:r>
          <w:rPr>
            <w:rStyle w:val="Hyperlink"/>
          </w:rPr>
          <w:t xml:space="preserve">Definition 34</w:t>
        </w:r>
      </w:hyperlink>
      <w:r>
        <w:t xml:space="preserve"> </w:t>
      </w:r>
      <w:r>
        <w:t xml:space="preserve">notes.</w:t>
      </w:r>
      <w:r>
        <w:t xml:space="preserve"> </w:t>
      </w:r>
      <w:r>
        <w:t xml:space="preserve">A model with an intercept is affine in</w:t>
      </w:r>
      <w:r>
        <w:t xml:space="preserve"> </w:t>
      </w:r>
      <m:oMath>
        <m:acc>
          <m:accPr>
            <m:chr m:val="̃"/>
          </m:accPr>
          <m:e>
            <m:r>
              <m:t>x</m:t>
            </m:r>
          </m:e>
        </m:acc>
      </m:oMath>
      <w:r>
        <w:t xml:space="preserve"> </w:t>
      </w:r>
      <w:r>
        <w:t xml:space="preserve">but linear in its coefficients</w:t>
      </w:r>
      <w:r>
        <w:t xml:space="preserve"> </w:t>
      </w:r>
      <m:oMath>
        <m:r>
          <m:rPr>
            <m:sty m:val="p"/>
          </m:rPr>
          <m:t>(</m:t>
        </m:r>
        <m:r>
          <m:t>b</m:t>
        </m:r>
        <m:r>
          <m:rPr>
            <m:sty m:val="p"/>
          </m:rPr>
          <m:t>,</m:t>
        </m:r>
        <m:acc>
          <m:accPr>
            <m:chr m:val="̃"/>
          </m:accPr>
          <m:e>
            <m:r>
              <m:t>w</m:t>
            </m:r>
          </m:e>
        </m:acc>
        <m:r>
          <m:rPr>
            <m:sty m:val="p"/>
          </m:rPr>
          <m:t>)</m:t>
        </m:r>
      </m:oMath>
      <w:r>
        <w:t xml:space="preserve">,</w:t>
      </w:r>
      <w:r>
        <w:t xml:space="preserve"> </w:t>
      </w:r>
      <w:r>
        <w:t xml:space="preserve">and that is the sense of</w:t>
      </w:r>
      <w:r>
        <w:t xml:space="preserve"> </w:t>
      </w:r>
      <w:r>
        <w:t xml:space="preserve">“linear”</w:t>
      </w:r>
      <w:r>
        <w:t xml:space="preserve"> </w:t>
      </w:r>
      <w:r>
        <w:t xml:space="preserve">in</w:t>
      </w:r>
      <w:r>
        <w:t xml:space="preserve"> </w:t>
      </w:r>
      <w:r>
        <w:t xml:space="preserve">“linear model”</w:t>
      </w:r>
      <w:r>
        <w:t xml:space="preserve">:</w:t>
      </w:r>
      <w:r>
        <w:t xml:space="preserve"> </w:t>
      </w:r>
      <w:r>
        <w:t xml:space="preserve">it stays linear in the coefficients even when the inputs are transformed:</w:t>
      </w:r>
      <w:r>
        <w:t xml:space="preserve"> </w:t>
      </w:r>
      <m:oMath>
        <m:sSub>
          <m:e>
            <m:r>
              <m:t>w</m:t>
            </m:r>
          </m:e>
          <m:sub>
            <m:r>
              <m:t>1</m:t>
            </m:r>
          </m:sub>
        </m:sSub>
        <m:r>
          <m:t>x</m:t>
        </m:r>
        <m:r>
          <m:rPr>
            <m:sty m:val="p"/>
          </m:rPr>
          <m:t>+</m:t>
        </m:r>
        <m:sSub>
          <m:e>
            <m:r>
              <m:t>w</m:t>
            </m:r>
          </m:e>
          <m:sub>
            <m:r>
              <m:t>2</m:t>
            </m:r>
          </m:sub>
        </m:sSub>
        <m:sSup>
          <m:e>
            <m:r>
              <m:t>x</m:t>
            </m:r>
          </m:e>
          <m:sup>
            <m:r>
              <m:t>2</m:t>
            </m:r>
          </m:sup>
        </m:sSup>
        <m:r>
          <m:rPr>
            <m:sty m:val="p"/>
          </m:rPr>
          <m:t>+</m:t>
        </m:r>
        <m:r>
          <m:t>b</m:t>
        </m:r>
      </m:oMath>
      <w:r>
        <w:t xml:space="preserve"> </w:t>
      </w:r>
      <w:r>
        <w:t xml:space="preserve">is not affine in</w:t>
      </w:r>
      <w:r>
        <w:t xml:space="preserve"> </w:t>
      </w:r>
      <m:oMath>
        <m:r>
          <m:t>x</m:t>
        </m:r>
      </m:oMath>
      <w:r>
        <w:t xml:space="preserve">,</w:t>
      </w:r>
      <w:r>
        <w:t xml:space="preserve"> </w:t>
      </w:r>
      <w:r>
        <w:t xml:space="preserve">but it is linear in</w:t>
      </w:r>
      <w:r>
        <w:t xml:space="preserve"> </w:t>
      </w:r>
      <m:oMath>
        <m:r>
          <m:rPr>
            <m:sty m:val="p"/>
          </m:rPr>
          <m:t>(</m:t>
        </m:r>
        <m:r>
          <m:t>b</m:t>
        </m:r>
        <m:r>
          <m:rPr>
            <m:sty m:val="p"/>
          </m:rPr>
          <m:t>,</m:t>
        </m:r>
        <m:sSub>
          <m:e>
            <m:r>
              <m:t>w</m:t>
            </m:r>
          </m:e>
          <m:sub>
            <m:r>
              <m:t>1</m:t>
            </m:r>
          </m:sub>
        </m:sSub>
        <m:r>
          <m:rPr>
            <m:sty m:val="p"/>
          </m:rPr>
          <m:t>,</m:t>
        </m:r>
        <m:sSub>
          <m:e>
            <m:r>
              <m:t>w</m:t>
            </m:r>
          </m:e>
          <m:sub>
            <m:r>
              <m:t>2</m:t>
            </m:r>
          </m:sub>
        </m:sSub>
        <m:r>
          <m:rPr>
            <m:sty m:val="p"/>
          </m:rPr>
          <m:t>)</m:t>
        </m:r>
      </m:oMath>
      <w:r>
        <w:t xml:space="preserve">.</w:t>
      </w:r>
      <w:r>
        <w:t xml:space="preserve"> </w:t>
      </w:r>
      <w:r>
        <w:t xml:space="preserve">Separately, the affine function</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is a linear function of the augmented vector</w:t>
      </w:r>
      <w:r>
        <w:t xml:space="preserve"> </w:t>
      </w:r>
      <m:oMath>
        <m:acc>
          <m:accPr>
            <m:chr m:val="̃"/>
          </m:accPr>
          <m:e>
            <m:acc>
              <m:accPr>
                <m:chr m:val="̃"/>
              </m:accPr>
              <m:e>
                <m:r>
                  <m:t>x</m:t>
                </m:r>
              </m:e>
            </m:acc>
          </m:e>
        </m:acc>
      </m:oMath>
      <w:r>
        <w:t xml:space="preserve"> </w:t>
      </w:r>
      <w:r>
        <w:t xml:space="preserve">(</w:t>
      </w:r>
      <w:hyperlink w:anchor="def-augmented-vector">
        <w:r>
          <w:rPr>
            <w:rStyle w:val="Hyperlink"/>
          </w:rPr>
          <w:t xml:space="preserve">Definition 35</w:t>
        </w:r>
      </w:hyperlink>
      <w:r>
        <w:t xml:space="preserve">),</w:t>
      </w:r>
      <w:r>
        <w:t xml:space="preserve"> </w:t>
      </w:r>
      <w:r>
        <w:t xml:space="preserve">with</w:t>
      </w:r>
      <w:r>
        <w:t xml:space="preserve"> </w:t>
      </w:r>
      <m:oMath>
        <m:r>
          <m:t>b</m:t>
        </m:r>
      </m:oMath>
      <w:r>
        <w:t xml:space="preserve"> </w:t>
      </w:r>
      <w:r>
        <w:t xml:space="preserve">as the coefficient on its first entry.</w:t>
      </w:r>
    </w:p>
    <w:bookmarkEnd w:id="158"/>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59" name="Picture"/>
                  <a:graphic>
                    <a:graphicData uri="http://schemas.openxmlformats.org/drawingml/2006/picture">
                      <pic:pic>
                        <pic:nvPicPr>
                          <pic:cNvPr descr="/opt/quarto/share/formats/docx/tip.png" id="160"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Further reading</w:t>
            </w:r>
          </w:p>
        </w:tc>
      </w:tr>
      <w:tr>
        <w:trPr>
          <w:cantSplit/>
        </w:trPr>
        <w:tc>
          <w:tcPr>
            <w:tcMar>
              <w:top w:w="108" w:type="dxa"/>
              <w:bottom w:w="108" w:type="dxa"/>
            </w:tcMar>
          </w:tcPr>
          <w:p>
            <w:pPr>
              <w:pStyle w:val="Compact"/>
              <w:numPr>
                <w:ilvl w:val="0"/>
                <w:numId w:val="1013"/>
              </w:numPr>
            </w:pPr>
            <w:r>
              <w:t xml:space="preserve">Zhou (2024d)</w:t>
            </w:r>
            <w:r>
              <w:t xml:space="preserve">, sections 6 (</w:t>
            </w:r>
            <w:r>
              <w:t xml:space="preserve">“Linear functions and operators”</w:t>
            </w:r>
            <w:r>
              <w:t xml:space="preserve">; see</w:t>
            </w:r>
            <w:r>
              <w:t xml:space="preserve"> </w:t>
            </w:r>
            <w:hyperlink w:anchor="def-linear-operator">
              <w:r>
                <w:rPr>
                  <w:rStyle w:val="Hyperlink"/>
                </w:rPr>
                <w:t xml:space="preserve">Definition 31</w:t>
              </w:r>
            </w:hyperlink>
            <w:r>
              <w:t xml:space="preserve">)</w:t>
            </w:r>
            <w:r>
              <w:t xml:space="preserve"> </w:t>
            </w:r>
            <w:r>
              <w:t xml:space="preserve">and 7 (</w:t>
            </w:r>
            <w:r>
              <w:t xml:space="preserve">“Affine functions”</w:t>
            </w:r>
            <w:r>
              <w:t xml:space="preserve">),</w:t>
            </w:r>
            <w:r>
              <w:t xml:space="preserve"> </w:t>
            </w:r>
            <w:r>
              <w:t xml:space="preserve">proves that every linear function is a matrix-vector product</w:t>
            </w:r>
            <w:r>
              <w:t xml:space="preserve"> </w:t>
            </w:r>
            <w:r>
              <w:t xml:space="preserve">by the same route as</w:t>
            </w:r>
            <w:r>
              <w:t xml:space="preserve"> </w:t>
            </w:r>
            <w:hyperlink w:anchor="thm-linear-map-matrix">
              <w:r>
                <w:rPr>
                  <w:rStyle w:val="Hyperlink"/>
                </w:rPr>
                <w:t xml:space="preserve">Theorem 14</w:t>
              </w:r>
            </w:hyperlink>
            <w:r>
              <w:t xml:space="preserve">,</w:t>
            </w:r>
            <w:r>
              <w:t xml:space="preserve"> </w:t>
            </w:r>
            <w:r>
              <w:t xml:space="preserve">and that every affine function has the form</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It defines</w:t>
            </w:r>
            <w:r>
              <w:t xml:space="preserve"> </w:t>
            </w:r>
            <w:r>
              <w:t xml:space="preserve">“affine”</w:t>
            </w:r>
            <w:r>
              <w:t xml:space="preserve"> </w:t>
            </w:r>
            <w:r>
              <w:t xml:space="preserve">differently, by</w:t>
            </w:r>
            <w:r>
              <w:t xml:space="preserve"> </w:t>
            </w:r>
            <m:oMath>
              <m:r>
                <m:t>f</m:t>
              </m:r>
              <m:r>
                <m:rPr>
                  <m:sty m:val="p"/>
                </m:rPr>
                <m:t>(</m:t>
              </m:r>
              <m:r>
                <m:t>α</m:t>
              </m:r>
              <m:acc>
                <m:accPr>
                  <m:chr m:val="̃"/>
                </m:accPr>
                <m:e>
                  <m:r>
                    <m:t>x</m:t>
                  </m:r>
                </m:e>
              </m:acc>
              <m:r>
                <m:rPr>
                  <m:sty m:val="p"/>
                </m:rPr>
                <m:t>+</m:t>
              </m:r>
              <m:r>
                <m:t>β</m:t>
              </m:r>
              <m:acc>
                <m:accPr>
                  <m:chr m:val="̃"/>
                </m:accPr>
                <m:e>
                  <m:r>
                    <m:t>y</m:t>
                  </m:r>
                </m:e>
              </m:acc>
              <m:r>
                <m:rPr>
                  <m:sty m:val="p"/>
                </m:rPr>
                <m:t>)</m:t>
              </m:r>
              <m:r>
                <m:rPr>
                  <m:sty m:val="p"/>
                </m:rPr>
                <m:t>=</m:t>
              </m:r>
              <m:r>
                <m:t>α</m:t>
              </m:r>
              <m:r>
                <m:t>f</m:t>
              </m:r>
              <m:r>
                <m:rPr>
                  <m:sty m:val="p"/>
                </m:rPr>
                <m:t>(</m:t>
              </m:r>
              <m:acc>
                <m:accPr>
                  <m:chr m:val="̃"/>
                </m:accPr>
                <m:e>
                  <m:r>
                    <m:t>x</m:t>
                  </m:r>
                </m:e>
              </m:acc>
              <m:r>
                <m:rPr>
                  <m:sty m:val="p"/>
                </m:rPr>
                <m:t>)</m:t>
              </m:r>
              <m:r>
                <m:rPr>
                  <m:sty m:val="p"/>
                </m:rPr>
                <m:t>+</m:t>
              </m:r>
              <m:r>
                <m:t>β</m:t>
              </m:r>
              <m:r>
                <m:t>f</m:t>
              </m:r>
              <m:r>
                <m:rPr>
                  <m:sty m:val="p"/>
                </m:rPr>
                <m:t>(</m:t>
              </m:r>
              <m:acc>
                <m:accPr>
                  <m:chr m:val="̃"/>
                </m:accPr>
                <m:e>
                  <m:r>
                    <m:t>y</m:t>
                  </m:r>
                </m:e>
              </m:acc>
              <m:r>
                <m:rPr>
                  <m:sty m:val="p"/>
                </m:rPr>
                <m:t>)</m:t>
              </m:r>
            </m:oMath>
            <w:r>
              <w:t xml:space="preserve"> </w:t>
            </w:r>
            <w:r>
              <w:t xml:space="preserve">whenever</w:t>
            </w:r>
            <w:r>
              <w:t xml:space="preserve"> </w:t>
            </w:r>
            <m:oMath>
              <m:r>
                <m:t>α</m:t>
              </m:r>
              <m:r>
                <m:rPr>
                  <m:sty m:val="p"/>
                </m:rPr>
                <m:t>+</m:t>
              </m:r>
              <m:r>
                <m:t>β</m:t>
              </m:r>
              <m:r>
                <m:rPr>
                  <m:sty m:val="p"/>
                </m:rPr>
                <m:t>=</m:t>
              </m:r>
              <m:r>
                <m:t>1</m:t>
              </m:r>
            </m:oMath>
            <w:r>
              <w:t xml:space="preserve">,</w:t>
            </w:r>
            <w:r>
              <w:t xml:space="preserve"> </w:t>
            </w:r>
            <w:r>
              <w:t xml:space="preserve">and shows that this condition holds exactly for the maps</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so the two definitions agree.</w:t>
            </w:r>
          </w:p>
          <w:p>
            <w:pPr>
              <w:pStyle w:val="Compact"/>
              <w:numPr>
                <w:ilvl w:val="0"/>
                <w:numId w:val="1013"/>
              </w:numPr>
            </w:pPr>
            <w:r>
              <w:t xml:space="preserve">Boyd and Vandenberghe (2018)</w:t>
            </w:r>
            <w:r>
              <w:t xml:space="preserve">, chapter 2 (</w:t>
            </w:r>
            <w:r>
              <w:t xml:space="preserve">“Linear functions”</w:t>
            </w:r>
            <w:r>
              <w:t xml:space="preserve">),</w:t>
            </w:r>
            <w:r>
              <w:t xml:space="preserve"> </w:t>
            </w:r>
            <w:r>
              <w:t xml:space="preserve">covers the vector-to-number case:</w:t>
            </w:r>
            <w:r>
              <w:t xml:space="preserve"> </w:t>
            </w:r>
            <w:r>
              <w:t xml:space="preserve">linear functions as inner products, affine functions,</w:t>
            </w:r>
            <w:r>
              <w:t xml:space="preserve"> </w:t>
            </w:r>
            <w:r>
              <w:t xml:space="preserve">the</w:t>
            </w:r>
            <w:r>
              <w:t xml:space="preserve"> </w:t>
            </w:r>
            <w:hyperlink r:id="rId161">
              <w:r>
                <w:rPr>
                  <w:rStyle w:val="Hyperlink"/>
                </w:rPr>
                <w:t xml:space="preserve">first-order Taylor approximation</w:t>
              </w:r>
            </w:hyperlink>
            <w:r>
              <w:t xml:space="preserve"> </w:t>
            </w:r>
            <w:r>
              <w:t xml:space="preserve">as an affine function,</w:t>
            </w:r>
            <w:r>
              <w:t xml:space="preserve"> </w:t>
            </w:r>
            <w:r>
              <w:t xml:space="preserve">and the regression model.</w:t>
            </w:r>
            <w:r>
              <w:t xml:space="preserve"> </w:t>
            </w:r>
            <w:r>
              <w:t xml:space="preserve">Section 8.1 (</w:t>
            </w:r>
            <w:r>
              <w:t xml:space="preserve">“Linear and affine functions”</w:t>
            </w:r>
            <w:r>
              <w:t xml:space="preserve">)</w:t>
            </w:r>
            <w:r>
              <w:t xml:space="preserve"> </w:t>
            </w:r>
            <w:r>
              <w:t xml:space="preserve">covers the vector-to-vector case.</w:t>
            </w:r>
            <w:r>
              <w:t xml:space="preserve"> </w:t>
            </w:r>
            <w:r>
              <w:t xml:space="preserve">A free PDF is on the book’s website.</w:t>
            </w:r>
          </w:p>
          <w:p/>
        </w:tc>
      </w:tr>
    </w:tbl>
    <w:bookmarkStart w:id="162" w:name="def-hyperplane"/>
    <w:p>
      <w:pPr>
        <w:pStyle w:val="FirstParagraph"/>
      </w:pPr>
      <w:r>
        <w:rPr>
          <w:b/>
          <w:bCs/>
        </w:rPr>
        <w:t xml:space="preserve">Definition 36 (Hyperplane)</w:t>
      </w:r>
      <w:r>
        <w:t xml:space="preserve"> </w:t>
      </w:r>
      <w:r>
        <w:t xml:space="preserve">A</w:t>
      </w:r>
      <w:r>
        <w:t xml:space="preserve"> </w:t>
      </w:r>
      <w:r>
        <w:rPr>
          <w:b/>
          <w:bCs/>
        </w:rPr>
        <w:t xml:space="preserve">hyperplane</w:t>
      </w:r>
      <w:r>
        <w:t xml:space="preserve"> </w:t>
      </w:r>
      <w:r>
        <w:t xml:space="preserve">in</w:t>
      </w:r>
      <w:r>
        <w:t xml:space="preserve"> </w:t>
      </w:r>
      <m:oMath>
        <m:sSup>
          <m:e>
            <m:r>
              <m:rPr>
                <m:scr m:val="double-struck"/>
                <m:sty m:val="p"/>
              </m:rPr>
              <m:t>R</m:t>
            </m:r>
          </m:e>
          <m:sup>
            <m:r>
              <m:t>p</m:t>
            </m:r>
          </m:sup>
        </m:sSup>
      </m:oMath>
      <w:r>
        <w:t xml:space="preserve"> </w:t>
      </w:r>
      <w:r>
        <w:t xml:space="preserve">is the set of points</w:t>
      </w:r>
      <w:r>
        <w:t xml:space="preserve"> </w:t>
      </w:r>
      <m:oMath>
        <m:acc>
          <m:accPr>
            <m:chr m:val="̃"/>
          </m:accPr>
          <m:e>
            <m:r>
              <m:t>x</m:t>
            </m:r>
          </m:e>
        </m:acc>
        <m:r>
          <m:rPr>
            <m:sty m:val="p"/>
          </m:rPr>
          <m:t>∈</m:t>
        </m:r>
        <m:sSup>
          <m:e>
            <m:r>
              <m:rPr>
                <m:scr m:val="double-struck"/>
                <m:sty m:val="p"/>
              </m:rPr>
              <m:t>R</m:t>
            </m:r>
          </m:e>
          <m:sup>
            <m:r>
              <m:t>p</m:t>
            </m:r>
          </m:sup>
        </m:sSup>
      </m:oMath>
      <w:r>
        <w:t xml:space="preserve"> </w:t>
      </w:r>
      <w:r>
        <w:t xml:space="preserve">satisfying</w:t>
      </w:r>
    </w:p>
    <w:p>
      <w:pPr>
        <w:pStyle w:val="BodyText"/>
      </w:pPr>
      <m:oMathPara>
        <m:oMathParaPr>
          <m:jc m:val="center"/>
        </m:oMathParaPr>
        <m:oMath>
          <m:acc>
            <m:accPr>
              <m:chr m:val="̃"/>
            </m:accPr>
            <m:e>
              <m:r>
                <m:t>w</m:t>
              </m:r>
            </m:e>
          </m:acc>
          <m:r>
            <m:rPr>
              <m:sty m:val="p"/>
            </m:rPr>
            <m:t>⋅</m:t>
          </m:r>
          <m:acc>
            <m:accPr>
              <m:chr m:val="̃"/>
            </m:accPr>
            <m:e>
              <m:r>
                <m:t>x</m:t>
              </m:r>
            </m:e>
          </m:acc>
          <m:r>
            <m:rPr>
              <m:sty m:val="p"/>
            </m:rPr>
            <m:t>+</m:t>
          </m:r>
          <m:r>
            <m:t>b</m:t>
          </m:r>
          <m:r>
            <m:rPr>
              <m:sty m:val="p"/>
            </m:rPr>
            <m:t>=</m:t>
          </m:r>
          <m:r>
            <m:t>0</m:t>
          </m:r>
        </m:oMath>
      </m:oMathPara>
    </w:p>
    <w:p>
      <w:pPr>
        <w:pStyle w:val="FirstParagraph"/>
      </w:pPr>
      <w:r>
        <w:t xml:space="preserve">for some vector</w:t>
      </w:r>
      <w:r>
        <w:t xml:space="preserve"> </w:t>
      </w:r>
      <m:oMath>
        <m:acc>
          <m:accPr>
            <m:chr m:val="̃"/>
          </m:accPr>
          <m:e>
            <m:r>
              <m:t>w</m:t>
            </m:r>
          </m:e>
        </m:acc>
        <m:r>
          <m:rPr>
            <m:sty m:val="p"/>
          </m:rPr>
          <m:t>∈</m:t>
        </m:r>
        <m:sSup>
          <m:e>
            <m:r>
              <m:rPr>
                <m:scr m:val="double-struck"/>
                <m:sty m:val="p"/>
              </m:rPr>
              <m:t>R</m:t>
            </m:r>
          </m:e>
          <m:sup>
            <m:r>
              <m:t>p</m:t>
            </m:r>
          </m:sup>
        </m:sSup>
        <m:r>
          <m:rPr>
            <m:sty m:val="p"/>
          </m:rPr>
          <m:t>\</m:t>
        </m:r>
        <m:r>
          <m:rPr>
            <m:sty m:val="p"/>
          </m:rPr>
          <m:t>{</m:t>
        </m:r>
        <m:acc>
          <m:accPr>
            <m:chr m:val="̃"/>
          </m:accPr>
          <m:e>
            <m:r>
              <m:t>0</m:t>
            </m:r>
          </m:e>
        </m:acc>
        <m:r>
          <m:rPr>
            <m:sty m:val="p"/>
          </m:rPr>
          <m:t>}</m:t>
        </m:r>
      </m:oMath>
      <w:r>
        <w:t xml:space="preserve"> </w:t>
      </w:r>
      <w:r>
        <w:t xml:space="preserve">and number</w:t>
      </w:r>
      <w:r>
        <w:t xml:space="preserve"> </w:t>
      </w:r>
      <m:oMath>
        <m:r>
          <m:t>b</m:t>
        </m:r>
        <m:r>
          <m:rPr>
            <m:sty m:val="p"/>
          </m:rPr>
          <m:t>∈</m:t>
        </m:r>
        <m:r>
          <m:rPr>
            <m:scr m:val="double-struck"/>
            <m:sty m:val="p"/>
          </m:rPr>
          <m:t>R</m:t>
        </m:r>
      </m:oMath>
      <w:r>
        <w:t xml:space="preserve">.</w:t>
      </w:r>
      <w:r>
        <w:t xml:space="preserve"> </w:t>
      </w:r>
      <w:r>
        <w:t xml:space="preserve">The vector</w:t>
      </w:r>
      <w:r>
        <w:t xml:space="preserve"> </w:t>
      </w:r>
      <m:oMath>
        <m:acc>
          <m:accPr>
            <m:chr m:val="̃"/>
          </m:accPr>
          <m:e>
            <m:r>
              <m:t>w</m:t>
            </m:r>
          </m:e>
        </m:acc>
      </m:oMath>
      <w:r>
        <w:t xml:space="preserve"> </w:t>
      </w:r>
      <w:r>
        <w:t xml:space="preserve">is a</w:t>
      </w:r>
      <w:r>
        <w:t xml:space="preserve"> </w:t>
      </w:r>
      <w:r>
        <w:rPr>
          <w:b/>
          <w:bCs/>
        </w:rPr>
        <w:t xml:space="preserve">normal vector</w:t>
      </w:r>
      <w:r>
        <w:t xml:space="preserve"> </w:t>
      </w:r>
      <w:r>
        <w:t xml:space="preserve">of the hyperplane, and</w:t>
      </w:r>
      <w:r>
        <w:t xml:space="preserve"> </w:t>
      </w:r>
      <m:oMath>
        <m:r>
          <m:t>b</m:t>
        </m:r>
      </m:oMath>
      <w:r>
        <w:t xml:space="preserve"> </w:t>
      </w:r>
      <w:r>
        <w:t xml:space="preserve">is its offset.</w:t>
      </w:r>
    </w:p>
    <w:bookmarkEnd w:id="162"/>
    <w:bookmarkStart w:id="163" w:name="exm-hyperplane"/>
    <w:p>
      <w:pPr>
        <w:pStyle w:val="BodyText"/>
      </w:pPr>
      <w:r>
        <w:rPr>
          <w:b/>
          <w:bCs/>
        </w:rPr>
        <w:t xml:space="preserve">Example 31 (A line in</w:t>
      </w:r>
      <w:r>
        <w:rPr>
          <w:b/>
          <w:bCs/>
        </w:rPr>
        <w:t xml:space="preserve"> </w:t>
      </w:r>
      <m:oMath>
        <m:sSup>
          <m:e>
            <m:r>
              <m:rPr>
                <m:scr m:val="double-struck"/>
                <m:sty m:val="p"/>
              </m:rPr>
              <m:t>R</m:t>
            </m:r>
          </m:e>
          <m:sup>
            <m:r>
              <m:t>2</m:t>
            </m:r>
          </m:sup>
        </m:sSup>
      </m:oMath>
      <w:r>
        <w:rPr>
          <w:b/>
          <w:bCs/>
        </w:rPr>
        <w:t xml:space="preserve">, and why the normal vector must be nonzero)</w:t>
      </w:r>
      <w:r>
        <w:t xml:space="preserve"> </w:t>
      </w:r>
      <w:r>
        <w:t xml:space="preserve"> </w:t>
      </w:r>
    </w:p>
    <w:p>
      <w:pPr>
        <w:pStyle w:val="Compact"/>
        <w:numPr>
          <w:ilvl w:val="0"/>
          <w:numId w:val="1014"/>
        </w:numPr>
      </w:pPr>
      <w:r>
        <w:t xml:space="preserve">With</w:t>
      </w:r>
      <w:r>
        <w:t xml:space="preserve"> </w:t>
      </w:r>
      <m:oMath>
        <m:acc>
          <m:accPr>
            <m:chr m:val="̃"/>
          </m:accPr>
          <m:e>
            <m:r>
              <m:t>w</m:t>
            </m:r>
          </m:e>
        </m:acc>
        <m:r>
          <m:rPr>
            <m:sty m:val="p"/>
          </m:rPr>
          <m:t>=</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hyperplane in</w:t>
      </w:r>
      <w:r>
        <w:t xml:space="preserve"> </w:t>
      </w:r>
      <m:oMath>
        <m:sSup>
          <m:e>
            <m:r>
              <m:rPr>
                <m:scr m:val="double-struck"/>
                <m:sty m:val="p"/>
              </m:rPr>
              <m:t>R</m:t>
            </m:r>
          </m:e>
          <m:sup>
            <m:r>
              <m:t>2</m:t>
            </m:r>
          </m:sup>
        </m:sSup>
      </m:oMath>
      <w:r>
        <w:t xml:space="preserve"> </w:t>
      </w:r>
      <w:r>
        <w:t xml:space="preserve">is the line</w:t>
      </w:r>
      <w:r>
        <w:t xml:space="preserve"> </w:t>
      </w:r>
      <m:oMath>
        <m:sSub>
          <m:e>
            <m:r>
              <m:t>x</m:t>
            </m:r>
          </m:e>
          <m:sub>
            <m:r>
              <m:t>1</m:t>
            </m:r>
          </m:sub>
        </m:sSub>
        <m:r>
          <m:rPr>
            <m:sty m:val="p"/>
          </m:rPr>
          <m:t>+</m:t>
        </m:r>
        <m:sSub>
          <m:e>
            <m:r>
              <m:t>x</m:t>
            </m:r>
          </m:e>
          <m:sub>
            <m:r>
              <m:t>2</m:t>
            </m:r>
          </m:sub>
        </m:sSub>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0</m:t>
        </m:r>
        <m:r>
          <m:rPr>
            <m:sty m:val="p"/>
          </m:rPr>
          <m:t>)</m:t>
        </m:r>
      </m:oMath>
      <w:r>
        <w:t xml:space="preserve"> </w:t>
      </w:r>
      <w:r>
        <w:t xml:space="preserve">is on it, since</w:t>
      </w:r>
      <w:r>
        <w:t xml:space="preserve"> </w:t>
      </w:r>
      <m:oMath>
        <m:r>
          <m:t>1</m:t>
        </m:r>
        <m:r>
          <m:rPr>
            <m:sty m:val="p"/>
          </m:rPr>
          <m:t>+</m:t>
        </m:r>
        <m:r>
          <m:t>0</m:t>
        </m:r>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1</m:t>
        </m:r>
        <m:r>
          <m:rPr>
            <m:sty m:val="p"/>
          </m:rPr>
          <m:t>)</m:t>
        </m:r>
      </m:oMath>
      <w:r>
        <w:t xml:space="preserve"> </w:t>
      </w:r>
      <w:r>
        <w:t xml:space="preserve">is not, since</w:t>
      </w:r>
      <w:r>
        <w:t xml:space="preserve"> </w:t>
      </w:r>
      <m:oMath>
        <m:r>
          <m:t>1</m:t>
        </m:r>
        <m:r>
          <m:rPr>
            <m:sty m:val="p"/>
          </m:rPr>
          <m:t>+</m:t>
        </m:r>
        <m:r>
          <m:t>1</m:t>
        </m:r>
        <m:r>
          <m:rPr>
            <m:sty m:val="p"/>
          </m:rPr>
          <m:t>−</m:t>
        </m:r>
        <m:r>
          <m:t>1</m:t>
        </m:r>
        <m:r>
          <m:rPr>
            <m:sty m:val="p"/>
          </m:rPr>
          <m:t>=</m:t>
        </m:r>
        <m:r>
          <m:t>1</m:t>
        </m:r>
        <m:r>
          <m:rPr>
            <m:sty m:val="p"/>
          </m:rPr>
          <m:t>&gt;</m:t>
        </m:r>
        <m:r>
          <m:t>0</m:t>
        </m:r>
      </m:oMath>
      <w:r>
        <w:t xml:space="preserve">, so it lies in the half-space where</w:t>
      </w:r>
      <w:r>
        <w:t xml:space="preserve"> </w:t>
      </w:r>
      <m:oMath>
        <m:acc>
          <m:accPr>
            <m:chr m:val="̃"/>
          </m:accPr>
          <m:e>
            <m:r>
              <m:t>w</m:t>
            </m:r>
          </m:e>
        </m:acc>
        <m:r>
          <m:rPr>
            <m:sty m:val="p"/>
          </m:rPr>
          <m:t>⋅</m:t>
        </m:r>
        <m:acc>
          <m:accPr>
            <m:chr m:val="̃"/>
          </m:accPr>
          <m:e>
            <m:r>
              <m:t>x</m:t>
            </m:r>
          </m:e>
        </m:acc>
        <m:r>
          <m:rPr>
            <m:sty m:val="p"/>
          </m:rPr>
          <m:t>+</m:t>
        </m:r>
        <m:r>
          <m:t>b</m:t>
        </m:r>
        <m:r>
          <m:rPr>
            <m:sty m:val="p"/>
          </m:rPr>
          <m:t>&gt;</m:t>
        </m:r>
        <m:r>
          <m:t>0</m:t>
        </m:r>
      </m:oMath>
      <w:r>
        <w:t xml:space="preserve">.</w:t>
      </w:r>
    </w:p>
    <w:p>
      <w:pPr>
        <w:pStyle w:val="Compact"/>
        <w:numPr>
          <w:ilvl w:val="0"/>
          <w:numId w:val="1014"/>
        </w:numPr>
      </w:pPr>
      <w:r>
        <w:t xml:space="preserve">With</w:t>
      </w:r>
      <w:r>
        <w:t xml:space="preserve"> </w:t>
      </w:r>
      <m:oMath>
        <m:acc>
          <m:accPr>
            <m:chr m:val="̃"/>
          </m:accPr>
          <m:e>
            <m:r>
              <m:t>w</m:t>
            </m:r>
          </m:e>
        </m:acc>
        <m:r>
          <m:rPr>
            <m:sty m:val="p"/>
          </m:rPr>
          <m:t>=</m:t>
        </m:r>
        <m:acc>
          <m:accPr>
            <m:chr m:val="̃"/>
          </m:accPr>
          <m:e>
            <m:r>
              <m:t>0</m:t>
            </m:r>
          </m:e>
        </m:acc>
      </m:oMath>
      <w:r>
        <w:t xml:space="preserve">, the equation reads</w:t>
      </w:r>
      <w:r>
        <w:t xml:space="preserve"> </w:t>
      </w:r>
      <m:oMath>
        <m:r>
          <m:t>b</m:t>
        </m:r>
        <m:r>
          <m:rPr>
            <m:sty m:val="p"/>
          </m:rPr>
          <m:t>=</m:t>
        </m:r>
        <m:r>
          <m:t>0</m:t>
        </m:r>
      </m:oMath>
      <w:r>
        <w:t xml:space="preserve">:</w:t>
      </w:r>
      <w:r>
        <w:t xml:space="preserve"> </w:t>
      </w:r>
      <w:r>
        <w:t xml:space="preserve">if</w:t>
      </w:r>
      <w:r>
        <w:t xml:space="preserve"> </w:t>
      </w:r>
      <m:oMath>
        <m:r>
          <m:t>b</m:t>
        </m:r>
        <m:r>
          <m:rPr>
            <m:sty m:val="p"/>
          </m:rPr>
          <m:t>≠</m:t>
        </m:r>
        <m:r>
          <m:t>0</m:t>
        </m:r>
      </m:oMath>
      <w:r>
        <w:t xml:space="preserve"> </w:t>
      </w:r>
      <w:r>
        <w:t xml:space="preserve">no point satisfies it, and if</w:t>
      </w:r>
      <w:r>
        <w:t xml:space="preserve"> </w:t>
      </w:r>
      <m:oMath>
        <m:r>
          <m:t>b</m:t>
        </m:r>
        <m:r>
          <m:rPr>
            <m:sty m:val="p"/>
          </m:rPr>
          <m:t>=</m:t>
        </m:r>
        <m:r>
          <m:t>0</m:t>
        </m:r>
      </m:oMath>
      <w:r>
        <w:t xml:space="preserve"> </w:t>
      </w:r>
      <w:r>
        <w:t xml:space="preserve">every point does,</w:t>
      </w:r>
      <w:r>
        <w:t xml:space="preserve"> </w:t>
      </w:r>
      <w:r>
        <w:t xml:space="preserve">so the set is empty or all of</w:t>
      </w:r>
      <w:r>
        <w:t xml:space="preserve"> </w:t>
      </w:r>
      <m:oMath>
        <m:sSup>
          <m:e>
            <m:r>
              <m:rPr>
                <m:scr m:val="double-struck"/>
                <m:sty m:val="p"/>
              </m:rPr>
              <m:t>R</m:t>
            </m:r>
          </m:e>
          <m:sup>
            <m:r>
              <m:t>2</m:t>
            </m:r>
          </m:sup>
        </m:sSup>
      </m:oMath>
      <w:r>
        <w:t xml:space="preserve">, not a line.</w:t>
      </w:r>
      <w:r>
        <w:t xml:space="preserve"> </w:t>
      </w:r>
      <w:r>
        <w:t xml:space="preserve">That degenerate case is why the definition requires</w:t>
      </w:r>
      <w:r>
        <w:t xml:space="preserve"> </w:t>
      </w:r>
      <m:oMath>
        <m:acc>
          <m:accPr>
            <m:chr m:val="̃"/>
          </m:accPr>
          <m:e>
            <m:r>
              <m:t>w</m:t>
            </m:r>
          </m:e>
        </m:acc>
        <m:r>
          <m:rPr>
            <m:sty m:val="p"/>
          </m:rPr>
          <m:t>≠</m:t>
        </m:r>
        <m:acc>
          <m:accPr>
            <m:chr m:val="̃"/>
          </m:accPr>
          <m:e>
            <m:r>
              <m:t>0</m:t>
            </m:r>
          </m:e>
        </m:acc>
      </m:oMath>
      <w:r>
        <w:t xml:space="preserve">.</w:t>
      </w:r>
    </w:p>
    <w:bookmarkEnd w:id="163"/>
    <w:bookmarkStart w:id="164" w:name="exr-write-in-matrix-form"/>
    <w:p>
      <w:pPr>
        <w:pStyle w:val="FirstParagraph"/>
      </w:pPr>
      <w:r>
        <w:rPr>
          <w:b/>
          <w:bCs/>
        </w:rPr>
        <w:t xml:space="preserve">Exercise 5 (Write a rule in matrix form)</w:t>
      </w:r>
      <w:r>
        <w:t xml:space="preserve"> </w:t>
      </w:r>
      <w:r>
        <w:t xml:space="preserve">A clinic scores a patient’s risk from three measurements.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symbol</w:t>
            </w:r>
          </w:p>
        </w:tc>
        <w:tc>
          <w:tcPr/>
          <w:p>
            <w:pPr>
              <w:pStyle w:val="Compact"/>
            </w:pPr>
            <w:r>
              <w:t xml:space="preserve">meaning</w:t>
            </w:r>
          </w:p>
        </w:tc>
        <w:tc>
          <w:tcPr/>
          <w:p>
            <w:pPr>
              <w:pStyle w:val="Compact"/>
            </w:pPr>
            <w:r>
              <w:t xml:space="preserve">units</w:t>
            </w:r>
          </w:p>
        </w:tc>
      </w:tr>
      <w:tr>
        <w:tc>
          <w:tcPr/>
          <w:p>
            <w:pPr>
              <w:pStyle w:val="Compact"/>
            </w:pPr>
            <m:oMath>
              <m:sSub>
                <m:e>
                  <m:r>
                    <m:t>x</m:t>
                  </m:r>
                </m:e>
                <m:sub>
                  <m:r>
                    <m:t>1</m:t>
                  </m:r>
                </m:sub>
              </m:sSub>
            </m:oMath>
            <w:r>
              <w:t xml:space="preserve">​</w:t>
            </w:r>
          </w:p>
        </w:tc>
        <w:tc>
          <w:tcPr/>
          <w:p>
            <w:pPr>
              <w:pStyle w:val="Compact"/>
            </w:pPr>
            <w:r>
              <w:t xml:space="preserve">age</w:t>
            </w:r>
          </w:p>
        </w:tc>
        <w:tc>
          <w:tcPr/>
          <w:p>
            <w:pPr>
              <w:pStyle w:val="Compact"/>
            </w:pPr>
            <w:r>
              <w:t xml:space="preserve">years</w:t>
            </w:r>
          </w:p>
        </w:tc>
      </w:tr>
      <w:tr>
        <w:tc>
          <w:tcPr/>
          <w:p>
            <w:pPr>
              <w:pStyle w:val="Compact"/>
            </w:pPr>
            <m:oMath>
              <m:sSub>
                <m:e>
                  <m:r>
                    <m:t>x</m:t>
                  </m:r>
                </m:e>
                <m:sub>
                  <m:r>
                    <m:t>2</m:t>
                  </m:r>
                </m:sub>
              </m:sSub>
            </m:oMath>
            <w:r>
              <w:t xml:space="preserve">​</w:t>
            </w:r>
          </w:p>
        </w:tc>
        <w:tc>
          <w:tcPr/>
          <w:p>
            <w:pPr>
              <w:pStyle w:val="Compact"/>
            </w:pPr>
            <w:r>
              <w:t xml:space="preserve">systolic blood pressure</w:t>
            </w:r>
          </w:p>
        </w:tc>
        <w:tc>
          <w:tcPr/>
          <w:p>
            <w:pPr>
              <w:pStyle w:val="Compact"/>
            </w:pPr>
            <w:r>
              <w:t xml:space="preserve">mmHg</w:t>
            </w:r>
          </w:p>
        </w:tc>
      </w:tr>
      <w:tr>
        <w:tc>
          <w:tcPr/>
          <w:p>
            <w:pPr>
              <w:pStyle w:val="Compact"/>
            </w:pPr>
            <m:oMath>
              <m:sSub>
                <m:e>
                  <m:r>
                    <m:t>x</m:t>
                  </m:r>
                </m:e>
                <m:sub>
                  <m:r>
                    <m:t>3</m:t>
                  </m:r>
                </m:sub>
              </m:sSub>
            </m:oMath>
            <w:r>
              <w:t xml:space="preserve">​</w:t>
            </w:r>
          </w:p>
        </w:tc>
        <w:tc>
          <w:tcPr/>
          <w:p>
            <w:pPr>
              <w:pStyle w:val="Compact"/>
            </w:pPr>
            <w:r>
              <w:t xml:space="preserve">body mass index</w:t>
            </w:r>
          </w:p>
        </w:tc>
        <w:tc>
          <w:tcPr/>
          <w:p>
            <w:pPr>
              <w:pStyle w:val="Compact"/>
            </w:pPr>
            <w:r>
              <w:t xml:space="preserve">kg/m</w:t>
            </w:r>
            <m:oMath>
              <m:sSup>
                <m:e>
                  <m:r>
                    <m:t>​</m:t>
                  </m:r>
                </m:e>
                <m:sup>
                  <m:r>
                    <m:t>2</m:t>
                  </m:r>
                </m:sup>
              </m:sSup>
            </m:oMath>
          </w:p>
        </w:tc>
      </w:tr>
    </w:tbl>
    <w:p>
      <w:pPr>
        <w:pStyle w:val="BodyText"/>
      </w:pPr>
      <w:r>
        <w:t xml:space="preserve">The rule in use is</w:t>
      </w:r>
    </w:p>
    <w:p>
      <w:pPr>
        <w:pStyle w:val="BodyText"/>
      </w:pPr>
      <m:oMathPara>
        <m:oMathParaPr>
          <m:jc m:val="center"/>
        </m:oMathParaPr>
        <m:oMath>
          <m:r>
            <m:rPr>
              <m:nor/>
              <m:sty m:val="p"/>
            </m:rPr>
            <m:t>score</m:t>
          </m:r>
          <m:r>
            <m:rPr>
              <m:sty m:val="p"/>
            </m:rPr>
            <m:t>=</m:t>
          </m:r>
          <m:r>
            <m:t>0.4</m:t>
          </m:r>
          <m:r>
            <m:t> </m:t>
          </m:r>
          <m:sSub>
            <m:e>
              <m:r>
                <m:t>x</m:t>
              </m:r>
            </m:e>
            <m:sub>
              <m:r>
                <m:t>1</m:t>
              </m:r>
            </m:sub>
          </m:sSub>
          <m:r>
            <m:rPr>
              <m:sty m:val="p"/>
            </m:rPr>
            <m:t>+</m:t>
          </m:r>
          <m:r>
            <m:t>0.2</m:t>
          </m:r>
          <m:r>
            <m:t> </m:t>
          </m:r>
          <m:sSub>
            <m:e>
              <m:r>
                <m:t>x</m:t>
              </m:r>
            </m:e>
            <m:sub>
              <m:r>
                <m:t>2</m:t>
              </m:r>
            </m:sub>
          </m:sSub>
          <m:r>
            <m:rPr>
              <m:sty m:val="p"/>
            </m:rPr>
            <m:t>+</m:t>
          </m:r>
          <m:r>
            <m:t>1.5</m:t>
          </m:r>
          <m:r>
            <m:t> </m:t>
          </m:r>
          <m:sSub>
            <m:e>
              <m:r>
                <m:t>x</m:t>
              </m:r>
            </m:e>
            <m:sub>
              <m:r>
                <m:t>3</m:t>
              </m:r>
            </m:sub>
          </m:sSub>
          <m:r>
            <m:rPr>
              <m:sty m:val="p"/>
            </m:rPr>
            <m:t>−</m:t>
          </m:r>
          <m:r>
            <m:t>30</m:t>
          </m:r>
        </m:oMath>
      </m:oMathPara>
    </w:p>
    <w:p>
      <w:pPr>
        <w:pStyle w:val="FirstParagraph"/>
      </w:pPr>
      <w:r>
        <w:t xml:space="preserve">Write this rule in the form of</w:t>
      </w:r>
      <w:r>
        <w:t xml:space="preserve"> </w:t>
      </w:r>
      <w:hyperlink w:anchor="eq-linear-scalar">
        <w:r>
          <w:rPr>
            <w:rStyle w:val="Hyperlink"/>
          </w:rPr>
          <w:t xml:space="preserve">Equation 4</w:t>
        </w:r>
      </w:hyperlink>
      <w:r>
        <w:t xml:space="preserve">,</w:t>
      </w:r>
      <w:r>
        <w:t xml:space="preserve"> </w:t>
      </w:r>
      <w:r>
        <w:t xml:space="preserve">naming</w:t>
      </w:r>
      <w:r>
        <w:t xml:space="preserve"> </w:t>
      </w:r>
      <m:oMath>
        <m:acc>
          <m:accPr>
            <m:chr m:val="̃"/>
          </m:accPr>
          <m:e>
            <m:r>
              <m:t>w</m:t>
            </m:r>
          </m:e>
        </m:acc>
      </m:oMath>
      <w:r>
        <w:t xml:space="preserve">,</w:t>
      </w:r>
      <w:r>
        <w:t xml:space="preserve"> </w:t>
      </w:r>
      <m:oMath>
        <m:r>
          <m:t>b</m:t>
        </m:r>
      </m:oMath>
      <w:r>
        <w:t xml:space="preserve"> </w:t>
      </w:r>
      <w:r>
        <w:t xml:space="preserve">and</w:t>
      </w:r>
      <w:r>
        <w:t xml:space="preserve"> </w:t>
      </w:r>
      <m:oMath>
        <m:r>
          <m:t>p</m:t>
        </m:r>
      </m:oMath>
      <w:r>
        <w:t xml:space="preserve"> </w:t>
      </w:r>
      <w:r>
        <w:t xml:space="preserve">explicitly,</w:t>
      </w:r>
      <w:r>
        <w:t xml:space="preserve"> </w:t>
      </w:r>
      <w:r>
        <w:t xml:space="preserve">and give the score for a patient aged</w:t>
      </w:r>
      <w:r>
        <w:t xml:space="preserve"> </w:t>
      </w:r>
      <m:oMath>
        <m:r>
          <m:t>50</m:t>
        </m:r>
      </m:oMath>
      <w:r>
        <w:t xml:space="preserve"> </w:t>
      </w:r>
      <w:r>
        <w:t xml:space="preserve">with blood pressure</w:t>
      </w:r>
      <w:r>
        <w:t xml:space="preserve"> </w:t>
      </w:r>
      <m:oMath>
        <m:r>
          <m:t>130</m:t>
        </m:r>
      </m:oMath>
      <w:r>
        <w:t xml:space="preserve"> </w:t>
      </w:r>
      <w:r>
        <w:t xml:space="preserve">and BMI</w:t>
      </w:r>
      <w:r>
        <w:t xml:space="preserve"> </w:t>
      </w:r>
      <m:oMath>
        <m:r>
          <m:t>28</m:t>
        </m:r>
      </m:oMath>
      <w:r>
        <w:t xml:space="preserve">.</w:t>
      </w:r>
    </w:p>
    <w:bookmarkEnd w:id="164"/>
    <w:bookmarkStart w:id="165" w:name="sol-write-in-matrix-form"/>
    <w:p>
      <w:pPr>
        <w:pStyle w:val="BodyText"/>
      </w:pPr>
      <w:r>
        <w:rPr>
          <w:i/>
          <w:iCs/>
        </w:rPr>
        <w:t xml:space="preserve">Solution 5</w:t>
      </w:r>
      <w:r>
        <w:t xml:space="preserve">. </w:t>
      </w:r>
      <w:r>
        <w:t xml:space="preserve">Read the coefficients straight off the rule.</w:t>
      </w:r>
      <w:r>
        <w:t xml:space="preserve"> </w:t>
      </w:r>
      <w:r>
        <w:t xml:space="preserve">There are three inputs, so</w:t>
      </w:r>
      <w:r>
        <w:t xml:space="preserve"> </w:t>
      </w:r>
      <m:oMath>
        <m:r>
          <m:t>p</m:t>
        </m:r>
        <m:r>
          <m:rPr>
            <m:sty m:val="p"/>
          </m:rPr>
          <m:t>=</m:t>
        </m:r>
        <m:r>
          <m:t>3</m:t>
        </m:r>
      </m:oMath>
      <w:r>
        <w:t xml:space="preserve">:</w:t>
      </w:r>
    </w:p>
    <w:p>
      <w:pPr>
        <w:pStyle w:val="BodyText"/>
      </w:pPr>
      <m:oMathPara>
        <m:oMathParaPr>
          <m:jc m:val="center"/>
        </m:oMathParaPr>
        <m:oMath>
          <m:acc>
            <m:accPr>
              <m:chr m:val="̃"/>
            </m:accPr>
            <m:e>
              <m:r>
                <m:t>w</m:t>
              </m:r>
            </m:e>
          </m:acc>
          <m:r>
            <m:rPr>
              <m:sty m:val="p"/>
            </m:rPr>
            <m:t>=</m:t>
          </m:r>
          <m:d>
            <m:dPr>
              <m:begChr m:val="["/>
              <m:sepChr m:val=""/>
              <m:endChr m:val="]"/>
              <m:grow/>
            </m:dPr>
            <m:e>
              <m:m>
                <m:mPr>
                  <m:baseJc m:val="center"/>
                  <m:plcHide m:val="on"/>
                  <m:mcs>
                    <m:mc>
                      <m:mcPr>
                        <m:mcJc m:val="center"/>
                        <m:count m:val="1"/>
                      </m:mcPr>
                    </m:mc>
                  </m:mcs>
                </m:mPr>
                <m:mr>
                  <m:e>
                    <m:r>
                      <m:t>0.4</m:t>
                    </m:r>
                  </m:e>
                </m:mr>
                <m:mr>
                  <m:e>
                    <m:r>
                      <m:t>0.2</m:t>
                    </m:r>
                  </m:e>
                </m:mr>
                <m:mr>
                  <m:e>
                    <m:r>
                      <m:t>1.5</m:t>
                    </m:r>
                  </m:e>
                </m:mr>
              </m:m>
            </m:e>
          </m:d>
          <m:r>
            <m:rPr>
              <m:sty m:val="p"/>
            </m:rPr>
            <m:t>,</m:t>
          </m:r>
          <m:r>
            <m:t>  </m:t>
          </m:r>
          <m:r>
            <m:t>b</m:t>
          </m:r>
          <m:r>
            <m:rPr>
              <m:sty m:val="p"/>
            </m:rPr>
            <m:t>=</m:t>
          </m:r>
          <m:r>
            <m:rPr>
              <m:sty m:val="p"/>
            </m:rPr>
            <m:t>−</m:t>
          </m:r>
          <m:r>
            <m:t>30</m:t>
          </m:r>
        </m:oMath>
      </m:oMathPara>
    </w:p>
    <w:p>
      <w:pPr>
        <w:pStyle w:val="FirstParagraph"/>
      </w:pPr>
      <w:r>
        <w:t xml:space="preserve">and the rule is</w:t>
      </w:r>
      <w:r>
        <w:t xml:space="preserve"> </w:t>
      </w:r>
      <m:oMath>
        <m:r>
          <m:t>f</m:t>
        </m:r>
        <m:r>
          <m:rPr>
            <m:sty m:val="p"/>
          </m:rPr>
          <m:t>(</m:t>
        </m:r>
        <m:acc>
          <m:accPr>
            <m:chr m:val="̃"/>
          </m:accPr>
          <m:e>
            <m:r>
              <m:t>x</m:t>
            </m:r>
          </m:e>
        </m:acc>
        <m:r>
          <m:rPr>
            <m:sty m:val="p"/>
          </m:rPr>
          <m:t>)</m:t>
        </m:r>
        <m:r>
          <m:rPr>
            <m:sty m:val="p"/>
          </m:rPr>
          <m:t>=</m:t>
        </m:r>
        <m:sSup>
          <m:e>
            <m:acc>
              <m:accPr>
                <m:chr m:val="̃"/>
              </m:accPr>
              <m:e>
                <m:r>
                  <m:t>w</m:t>
                </m:r>
              </m:e>
            </m:acc>
          </m:e>
          <m:sup>
            <m:r>
              <m:rPr>
                <m:sty m:val="p"/>
              </m:rPr>
              <m:t>⊤</m:t>
            </m:r>
          </m:sup>
        </m:sSup>
        <m:acc>
          <m:accPr>
            <m:chr m:val="̃"/>
          </m:accPr>
          <m:e>
            <m:r>
              <m:t>x</m:t>
            </m:r>
          </m:e>
        </m:acc>
        <m:r>
          <m:rPr>
            <m:sty m:val="p"/>
          </m:rPr>
          <m:t>+</m:t>
        </m:r>
        <m:r>
          <m:t>b</m:t>
        </m:r>
      </m:oMath>
      <w:r>
        <w:t xml:space="preserve">.</w:t>
      </w:r>
      <w:r>
        <w:t xml:space="preserve"> </w:t>
      </w:r>
      <w:r>
        <w:t xml:space="preserve">For the patient,</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50</m:t>
                    </m:r>
                  </m:e>
                </m:mr>
                <m:mr>
                  <m:e>
                    <m:r>
                      <m:t>130</m:t>
                    </m:r>
                  </m:e>
                </m:mr>
                <m:mr>
                  <m:e>
                    <m:r>
                      <m:t>28</m:t>
                    </m:r>
                  </m:e>
                </m:mr>
              </m:m>
            </m:e>
          </m:d>
        </m:oMath>
      </m:oMathPara>
    </w:p>
    <w:p>
      <w:pPr>
        <w:pStyle w:val="FirstParagraph"/>
      </w:pPr>
      <m:oMathPara>
        <m:oMathParaPr>
          <m:jc m:val="center"/>
        </m:oMathParaPr>
        <m:oMath>
          <m:eqArr>
            <m:e>
              <m:sSup>
                <m:e>
                  <m:acc>
                    <m:accPr>
                      <m:chr m:val="̃"/>
                    </m:accPr>
                    <m:e>
                      <m:r>
                        <m:t>w</m:t>
                      </m:r>
                    </m:e>
                  </m:acc>
                </m:e>
                <m:sup>
                  <m:r>
                    <m:rPr>
                      <m:sty m:val="p"/>
                    </m:rPr>
                    <m:t>⊤</m:t>
                  </m:r>
                </m:sup>
              </m:sSup>
              <m:acc>
                <m:accPr>
                  <m:chr m:val="̃"/>
                </m:accPr>
                <m:e>
                  <m:r>
                    <m:t>x</m:t>
                  </m:r>
                </m:e>
              </m:acc>
              <m:r>
                <m:t>&amp;</m:t>
              </m:r>
              <m:r>
                <m:rPr>
                  <m:sty m:val="p"/>
                </m:rPr>
                <m:t>=</m:t>
              </m:r>
              <m:r>
                <m:rPr>
                  <m:sty m:val="p"/>
                </m:rPr>
                <m:t>(</m:t>
              </m:r>
              <m:r>
                <m:t>0.4</m:t>
              </m:r>
              <m:r>
                <m:rPr>
                  <m:sty m:val="p"/>
                </m:rPr>
                <m:t>)</m:t>
              </m:r>
              <m:r>
                <m:rPr>
                  <m:sty m:val="p"/>
                </m:rPr>
                <m:t>(</m:t>
              </m:r>
              <m:r>
                <m:t>50</m:t>
              </m:r>
              <m:r>
                <m:rPr>
                  <m:sty m:val="p"/>
                </m:rPr>
                <m:t>)</m:t>
              </m:r>
              <m:r>
                <m:rPr>
                  <m:sty m:val="p"/>
                </m:rPr>
                <m:t>+</m:t>
              </m:r>
              <m:r>
                <m:rPr>
                  <m:sty m:val="p"/>
                </m:rPr>
                <m:t>(</m:t>
              </m:r>
              <m:r>
                <m:t>0.2</m:t>
              </m:r>
              <m:r>
                <m:rPr>
                  <m:sty m:val="p"/>
                </m:rPr>
                <m:t>)</m:t>
              </m:r>
              <m:r>
                <m:rPr>
                  <m:sty m:val="p"/>
                </m:rPr>
                <m:t>(</m:t>
              </m:r>
              <m:r>
                <m:t>130</m:t>
              </m:r>
              <m:r>
                <m:rPr>
                  <m:sty m:val="p"/>
                </m:rPr>
                <m:t>)</m:t>
              </m:r>
              <m:r>
                <m:rPr>
                  <m:sty m:val="p"/>
                </m:rPr>
                <m:t>+</m:t>
              </m:r>
              <m:r>
                <m:rPr>
                  <m:sty m:val="p"/>
                </m:rPr>
                <m:t>(</m:t>
              </m:r>
              <m:r>
                <m:t>1.5</m:t>
              </m:r>
              <m:r>
                <m:rPr>
                  <m:sty m:val="p"/>
                </m:rPr>
                <m:t>)</m:t>
              </m:r>
              <m:r>
                <m:rPr>
                  <m:sty m:val="p"/>
                </m:rPr>
                <m:t>(</m:t>
              </m:r>
              <m:r>
                <m:t>28</m:t>
              </m:r>
              <m:r>
                <m:rPr>
                  <m:sty m:val="p"/>
                </m:rPr>
                <m:t>)</m:t>
              </m:r>
            </m:e>
            <m:e>
              <m:r>
                <m:t>&amp;</m:t>
              </m:r>
              <m:r>
                <m:rPr>
                  <m:sty m:val="p"/>
                </m:rPr>
                <m:t>=</m:t>
              </m:r>
              <m:r>
                <m:t>20</m:t>
              </m:r>
              <m:r>
                <m:rPr>
                  <m:sty m:val="p"/>
                </m:rPr>
                <m:t>+</m:t>
              </m:r>
              <m:r>
                <m:t>26</m:t>
              </m:r>
              <m:r>
                <m:rPr>
                  <m:sty m:val="p"/>
                </m:rPr>
                <m:t>+</m:t>
              </m:r>
              <m:r>
                <m:t>42</m:t>
              </m:r>
            </m:e>
            <m:e>
              <m:r>
                <m:t>&amp;</m:t>
              </m:r>
              <m:r>
                <m:rPr>
                  <m:sty m:val="p"/>
                </m:rPr>
                <m:t>=</m:t>
              </m:r>
              <m:r>
                <m:t>88</m:t>
              </m:r>
            </m:e>
          </m:eqArr>
        </m:oMath>
      </m:oMathPara>
    </w:p>
    <w:p>
      <w:pPr>
        <w:pStyle w:val="FirstParagraph"/>
      </w:pPr>
      <m:oMathPara>
        <m:oMathParaPr>
          <m:jc m:val="center"/>
        </m:oMathParaPr>
        <m:oMath>
          <m:eqArr>
            <m:e>
              <m:r>
                <m:t>f</m:t>
              </m:r>
              <m:r>
                <m:rPr>
                  <m:sty m:val="p"/>
                </m:rPr>
                <m:t>(</m:t>
              </m:r>
              <m:acc>
                <m:accPr>
                  <m:chr m:val="̃"/>
                </m:accPr>
                <m:e>
                  <m:r>
                    <m:t>x</m:t>
                  </m:r>
                </m:e>
              </m:acc>
              <m:r>
                <m:rPr>
                  <m:sty m:val="p"/>
                </m:rPr>
                <m:t>)</m:t>
              </m:r>
              <m:r>
                <m:t>&amp;</m:t>
              </m:r>
              <m:r>
                <m:rPr>
                  <m:sty m:val="p"/>
                </m:rPr>
                <m:t>=</m:t>
              </m:r>
              <m:r>
                <m:t>88</m:t>
              </m:r>
              <m:r>
                <m:rPr>
                  <m:sty m:val="p"/>
                </m:rPr>
                <m:t>−</m:t>
              </m:r>
              <m:r>
                <m:t>30</m:t>
              </m:r>
            </m:e>
            <m:e>
              <m:r>
                <m:t>&amp;</m:t>
              </m:r>
              <m:r>
                <m:rPr>
                  <m:sty m:val="p"/>
                </m:rPr>
                <m:t>=</m:t>
              </m:r>
              <m:r>
                <m:t>58</m:t>
              </m:r>
            </m:e>
          </m:eqArr>
        </m:oMath>
      </m:oMathPara>
    </w:p>
    <w:p>
      <w:pPr>
        <w:pStyle w:val="FirstParagraph"/>
      </w:pPr>
      <w:r>
        <w:t xml:space="preserve">Two things are worth noticing.</w:t>
      </w:r>
      <w:r>
        <w:t xml:space="preserve"> </w:t>
      </w:r>
      <w:r>
        <w:t xml:space="preserve">The coefficients are not comparable as they stand:</w:t>
      </w:r>
      <w:r>
        <w:t xml:space="preserve"> </w:t>
      </w:r>
      <m:oMath>
        <m:r>
          <m:t>1.5</m:t>
        </m:r>
      </m:oMath>
      <w:r>
        <w:t xml:space="preserve"> </w:t>
      </w:r>
      <w:r>
        <w:t xml:space="preserve">is the largest</w:t>
      </w:r>
      <w:r>
        <w:t xml:space="preserve"> </w:t>
      </w:r>
      <w:r>
        <w:t xml:space="preserve">number but BMI is measured on the smallest scale,</w:t>
      </w:r>
      <w:r>
        <w:t xml:space="preserve"> </w:t>
      </w:r>
      <w:r>
        <w:t xml:space="preserve">so the weight on a feature says nothing on its own about how much that</w:t>
      </w:r>
      <w:r>
        <w:t xml:space="preserve"> </w:t>
      </w:r>
      <w:r>
        <w:t xml:space="preserve">feature matters.</w:t>
      </w:r>
      <w:r>
        <w:t xml:space="preserve"> </w:t>
      </w:r>
      <w:r>
        <w:t xml:space="preserve">And</w:t>
      </w:r>
      <w:r>
        <w:t xml:space="preserve"> </w:t>
      </w:r>
      <m:oMath>
        <m:r>
          <m:t>b</m:t>
        </m:r>
        <m:r>
          <m:rPr>
            <m:sty m:val="p"/>
          </m:rPr>
          <m:t>=</m:t>
        </m:r>
        <m:r>
          <m:rPr>
            <m:sty m:val="p"/>
          </m:rPr>
          <m:t>−</m:t>
        </m:r>
        <m:r>
          <m:t>30</m:t>
        </m:r>
      </m:oMath>
      <w:r>
        <w:t xml:space="preserve"> </w:t>
      </w:r>
      <w:r>
        <w:t xml:space="preserve">is doing real work — without it the score would be</w:t>
      </w:r>
      <w:r>
        <w:t xml:space="preserve"> </w:t>
      </w:r>
      <m:oMath>
        <m:r>
          <m:t>88</m:t>
        </m:r>
      </m:oMath>
      <w:r>
        <w:t xml:space="preserve">,</w:t>
      </w:r>
      <w:r>
        <w:t xml:space="preserve"> </w:t>
      </w:r>
      <w:r>
        <w:t xml:space="preserve">which is a different clinical claim entirely.</w:t>
      </w:r>
    </w:p>
    <w:bookmarkEnd w:id="165"/>
    <w:bookmarkStart w:id="166" w:name="exr-which-are-linear"/>
    <w:p>
      <w:pPr>
        <w:pStyle w:val="BodyText"/>
      </w:pPr>
      <w:r>
        <w:rPr>
          <w:b/>
          <w:bCs/>
        </w:rPr>
        <w:t xml:space="preserve">Exercise 6 (Which of these are affine in</w:t>
      </w:r>
      <w:r>
        <w:rPr>
          <w:b/>
          <w:bCs/>
        </w:rPr>
        <w:t xml:space="preserve"> </w:t>
      </w:r>
      <m:oMath>
        <m:acc>
          <m:accPr>
            <m:chr m:val="̃"/>
          </m:accPr>
          <m:e>
            <m:r>
              <m:t>w</m:t>
            </m:r>
          </m:e>
        </m:acc>
      </m:oMath>
      <w:r>
        <w:rPr>
          <w:b/>
          <w:bCs/>
        </w:rPr>
        <w:t xml:space="preserve">?)</w:t>
      </w:r>
      <w:r>
        <w:t xml:space="preserve"> </w:t>
      </w:r>
      <w:r>
        <w:t xml:space="preserve">Each of the five expressions is a function of the weights</w:t>
      </w:r>
      <w:r>
        <w:t xml:space="preserve"> </w:t>
      </w:r>
      <m:oMath>
        <m:acc>
          <m:accPr>
            <m:chr m:val="̃"/>
          </m:accPr>
          <m:e>
            <m:r>
              <m:t>w</m:t>
            </m:r>
          </m:e>
        </m:acc>
        <m:r>
          <m:rPr>
            <m:sty m:val="p"/>
          </m:rPr>
          <m:t>∈</m:t>
        </m:r>
        <m:sSup>
          <m:e>
            <m:r>
              <m:rPr>
                <m:scr m:val="double-struck"/>
                <m:sty m:val="p"/>
              </m:rPr>
              <m:t>R</m:t>
            </m:r>
          </m:e>
          <m:sup>
            <m:r>
              <m:t>p</m:t>
            </m:r>
          </m:sup>
        </m:sSup>
      </m:oMath>
      <w:r>
        <w:t xml:space="preserve">,</w:t>
      </w:r>
      <w:r>
        <w:t xml:space="preserve"> </w:t>
      </w:r>
      <w:r>
        <w:t xml:space="preserve">with the data</w:t>
      </w:r>
      <w:r>
        <w:t xml:space="preserve"> </w:t>
      </w:r>
      <m:oMath>
        <m:acc>
          <m:accPr>
            <m:chr m:val="̃"/>
          </m:accPr>
          <m:e>
            <m:r>
              <m:t>x</m:t>
            </m:r>
          </m:e>
        </m:acc>
      </m:oMath>
      <w:r>
        <w:t xml:space="preserve"> </w:t>
      </w:r>
      <w:r>
        <w:t xml:space="preserve">and</w:t>
      </w:r>
      <w:r>
        <w:t xml:space="preserve"> </w:t>
      </w:r>
      <m:oMath>
        <m:r>
          <m:t>y</m:t>
        </m:r>
      </m:oMath>
      <w:r>
        <w:t xml:space="preserve"> </w:t>
      </w:r>
      <w:r>
        <w:t xml:space="preserve">held fixed.</w:t>
      </w:r>
      <w:r>
        <w:t xml:space="preserve"> </w:t>
      </w:r>
      <w:r>
        <w:t xml:space="preserve">Say which ones are affine (</w:t>
      </w:r>
      <w:hyperlink w:anchor="def-affine-map">
        <w:r>
          <w:rPr>
            <w:rStyle w:val="Hyperlink"/>
          </w:rPr>
          <w:t xml:space="preserve">Definition 34</w:t>
        </w:r>
      </w:hyperlink>
      <w:r>
        <w:t xml:space="preserve">), that is, have the form</w:t>
      </w:r>
      <w:r>
        <w:t xml:space="preserve"> </w:t>
      </w:r>
      <w:hyperlink w:anchor="eq-linear-scalar">
        <w:r>
          <w:rPr>
            <w:rStyle w:val="Hyperlink"/>
          </w:rPr>
          <w:t xml:space="preserve">Equation 4</w:t>
        </w:r>
      </w:hyperlink>
      <w:r>
        <w:t xml:space="preserve"> </w:t>
      </w:r>
      <w:r>
        <w:t xml:space="preserve">— an inner product plus an offset — and which of those are also linear (</w:t>
      </w:r>
      <w:hyperlink w:anchor="def-linear-map">
        <w:r>
          <w:rPr>
            <w:rStyle w:val="Hyperlink"/>
          </w:rPr>
          <w:t xml:space="preserve">Definition 30</w:t>
        </w:r>
      </w:hyperlink>
      <w:r>
        <w:t xml:space="preserve">).</w:t>
      </w:r>
    </w:p>
    <w:p>
      <w:pPr>
        <w:pStyle w:val="Compact"/>
        <w:numPr>
          <w:ilvl w:val="0"/>
          <w:numId w:val="1015"/>
        </w:numPr>
      </w:pPr>
      <m:oMath>
        <m:sSup>
          <m:e>
            <m:acc>
              <m:accPr>
                <m:chr m:val="̃"/>
              </m:accPr>
              <m:e>
                <m:r>
                  <m:t>w</m:t>
                </m:r>
              </m:e>
            </m:acc>
          </m:e>
          <m:sup>
            <m:r>
              <m:rPr>
                <m:sty m:val="p"/>
              </m:rPr>
              <m:t>⊤</m:t>
            </m:r>
          </m:sup>
        </m:sSup>
        <m:acc>
          <m:accPr>
            <m:chr m:val="̃"/>
          </m:accPr>
          <m:e>
            <m:r>
              <m:t>x</m:t>
            </m:r>
          </m:e>
        </m:acc>
      </m:oMath>
      <w:r>
        <w:t xml:space="preserve">​</w:t>
      </w:r>
    </w:p>
    <w:p>
      <w:pPr>
        <w:pStyle w:val="Compact"/>
        <w:numPr>
          <w:ilvl w:val="0"/>
          <w:numId w:val="1015"/>
        </w:numPr>
      </w:pPr>
      <m:oMath>
        <m:sSup>
          <m:e>
            <m:acc>
              <m:accPr>
                <m:chr m:val="̃"/>
              </m:accPr>
              <m:e>
                <m:r>
                  <m:t>w</m:t>
                </m:r>
              </m:e>
            </m:acc>
          </m:e>
          <m:sup>
            <m:r>
              <m:rPr>
                <m:sty m:val="p"/>
              </m:rPr>
              <m:t>⊤</m:t>
            </m:r>
          </m:sup>
        </m:sSup>
        <m:acc>
          <m:accPr>
            <m:chr m:val="̃"/>
          </m:accPr>
          <m:e>
            <m:r>
              <m:t>x</m:t>
            </m:r>
          </m:e>
        </m:acc>
        <m:r>
          <m:rPr>
            <m:sty m:val="p"/>
          </m:rPr>
          <m:t>−</m:t>
        </m:r>
        <m:r>
          <m:t>y</m:t>
        </m:r>
      </m:oMath>
      <w:r>
        <w:t xml:space="preserve">​</w:t>
      </w:r>
    </w:p>
    <w:p>
      <w:pPr>
        <w:pStyle w:val="Compact"/>
        <w:numPr>
          <w:ilvl w:val="0"/>
          <w:numId w:val="1015"/>
        </w:numPr>
      </w:pPr>
      <m:oMath>
        <m:r>
          <m:rPr>
            <m:sty m:val="p"/>
          </m:rPr>
          <m:t>(</m:t>
        </m:r>
        <m:sSup>
          <m:e>
            <m:acc>
              <m:accPr>
                <m:chr m:val="̃"/>
              </m:accPr>
              <m:e>
                <m:r>
                  <m:t>w</m:t>
                </m:r>
              </m:e>
            </m:acc>
          </m:e>
          <m:sup>
            <m:r>
              <m:rPr>
                <m:sty m:val="p"/>
              </m:rPr>
              <m:t>⊤</m:t>
            </m:r>
          </m:sup>
        </m:sSup>
        <m:acc>
          <m:accPr>
            <m:chr m:val="̃"/>
          </m:accPr>
          <m:e>
            <m:r>
              <m:t>x</m:t>
            </m:r>
          </m:e>
        </m:acc>
        <m:r>
          <m:rPr>
            <m:sty m:val="p"/>
          </m:rPr>
          <m:t>−</m:t>
        </m:r>
        <m:r>
          <m:t>y</m:t>
        </m:r>
        <m:sSup>
          <m:e>
            <m:r>
              <m:rPr>
                <m:sty m:val="p"/>
              </m:rPr>
              <m:t>)</m:t>
            </m:r>
          </m:e>
          <m:sup>
            <m:r>
              <m:t>2</m:t>
            </m:r>
          </m:sup>
        </m:sSup>
      </m:oMath>
      <w:r>
        <w:t xml:space="preserve">​</w:t>
      </w:r>
    </w:p>
    <w:p>
      <w:pPr>
        <w:pStyle w:val="Compact"/>
        <w:numPr>
          <w:ilvl w:val="0"/>
          <w:numId w:val="1015"/>
        </w:numPr>
      </w:pPr>
      <m:oMath>
        <m:r>
          <m:t>​</m:t>
        </m:r>
        <m:d>
          <m:dPr>
            <m:begChr m:val="∥"/>
            <m:sepChr m:val=""/>
            <m:endChr m:val="∥"/>
            <m:grow/>
          </m:dPr>
          <m:e>
            <m:acc>
              <m:accPr>
                <m:chr m:val="̃"/>
              </m:accPr>
              <m:e>
                <m:r>
                  <m:t>w</m:t>
                </m:r>
              </m:e>
            </m:acc>
          </m:e>
        </m:d>
        <m:sSubSup>
          <m:e>
            <m:r>
              <m:t>​</m:t>
            </m:r>
          </m:e>
          <m:sub>
            <m:r>
              <m:t>2</m:t>
            </m:r>
          </m:sub>
          <m:sup>
            <m:r>
              <m:t>2</m:t>
            </m:r>
          </m:sup>
        </m:sSubSup>
      </m:oMath>
      <w:r>
        <w:t xml:space="preserve">​</w:t>
      </w:r>
    </w:p>
    <w:p>
      <w:pPr>
        <w:pStyle w:val="Compact"/>
        <w:numPr>
          <w:ilvl w:val="0"/>
          <w:numId w:val="1015"/>
        </w:numPr>
      </w:pPr>
      <m:oMath>
        <m:sSub>
          <m:e>
            <m:r>
              <m:t>w</m:t>
            </m:r>
          </m:e>
          <m:sub>
            <m:r>
              <m:t>1</m:t>
            </m:r>
          </m:sub>
        </m:sSub>
        <m:sSub>
          <m:e>
            <m:r>
              <m:t>x</m:t>
            </m:r>
          </m:e>
          <m:sub>
            <m:r>
              <m:t>1</m:t>
            </m:r>
          </m:sub>
        </m:sSub>
        <m:r>
          <m:rPr>
            <m:sty m:val="p"/>
          </m:rPr>
          <m:t>+</m:t>
        </m:r>
        <m:r>
          <m:t>3</m:t>
        </m:r>
      </m:oMath>
      <w:r>
        <w:t xml:space="preserve">​</w:t>
      </w:r>
    </w:p>
    <w:bookmarkEnd w:id="166"/>
    <w:bookmarkStart w:id="167" w:name="sol-which-are-linear"/>
    <w:p>
      <w:pPr>
        <w:pStyle w:val="FirstParagraph"/>
      </w:pPr>
      <w:r>
        <w:rPr>
          <w:i/>
          <w:iCs/>
        </w:rPr>
        <w:t xml:space="preserve">Solution 6</w:t>
      </w:r>
      <w:r>
        <w:t xml:space="preserve">. </w:t>
      </w:r>
    </w:p>
    <w:p>
      <w:pPr>
        <w:pStyle w:val="Compact"/>
        <w:numPr>
          <w:ilvl w:val="0"/>
          <w:numId w:val="1016"/>
        </w:numPr>
      </w:pPr>
      <w:r>
        <w:rPr>
          <w:b/>
          <w:bCs/>
        </w:rPr>
        <w:t xml:space="preserve">Affine, and linear.</w:t>
      </w:r>
      <w:r>
        <w:t xml:space="preserve"> </w:t>
      </w:r>
      <w:r>
        <w:t xml:space="preserve">It is</w:t>
      </w:r>
      <w:r>
        <w:t xml:space="preserve"> </w:t>
      </w:r>
      <w:hyperlink w:anchor="eq-linear-scalar">
        <w:r>
          <w:rPr>
            <w:rStyle w:val="Hyperlink"/>
          </w:rPr>
          <w:t xml:space="preserve">Equation 4</w:t>
        </w:r>
      </w:hyperlink>
      <w:r>
        <w:t xml:space="preserve"> </w:t>
      </w:r>
      <w:r>
        <w:t xml:space="preserve">with</w:t>
      </w:r>
      <w:r>
        <w:t xml:space="preserve"> </w:t>
      </w:r>
      <m:oMath>
        <m:r>
          <m:t>b</m:t>
        </m:r>
        <m:r>
          <m:rPr>
            <m:sty m:val="p"/>
          </m:rPr>
          <m:t>=</m:t>
        </m:r>
        <m:r>
          <m:t>0</m:t>
        </m:r>
      </m:oMath>
      <w:r>
        <w:t xml:space="preserve">,</w:t>
      </w:r>
      <w:r>
        <w:t xml:space="preserve"> </w:t>
      </w:r>
      <w:r>
        <w:t xml:space="preserve">which is a linear map by</w:t>
      </w:r>
      <w:r>
        <w:t xml:space="preserve"> </w:t>
      </w:r>
      <w:hyperlink w:anchor="thm-matrix-map-linear">
        <w:r>
          <w:rPr>
            <w:rStyle w:val="Hyperlink"/>
          </w:rPr>
          <w:t xml:space="preserve">Theorem 12</w:t>
        </w:r>
      </w:hyperlink>
      <w:r>
        <w:t xml:space="preserve">: the matrix</w:t>
      </w:r>
      <w:r>
        <w:t xml:space="preserve"> </w:t>
      </w:r>
      <m:oMath>
        <m:sSup>
          <m:e>
            <m:acc>
              <m:accPr>
                <m:chr m:val="̃"/>
              </m:accPr>
              <m:e>
                <m:r>
                  <m:t>x</m:t>
                </m:r>
              </m:e>
            </m:acc>
          </m:e>
          <m:sup>
            <m:r>
              <m:rPr>
                <m:sty m:val="p"/>
              </m:rPr>
              <m:t>⊤</m:t>
            </m:r>
          </m:sup>
        </m:sSup>
      </m:oMath>
      <w:r>
        <w:t xml:space="preserve"> </w:t>
      </w:r>
      <w:r>
        <w:t xml:space="preserve">times</w:t>
      </w:r>
      <w:r>
        <w:t xml:space="preserve"> </w:t>
      </w:r>
      <m:oMath>
        <m:acc>
          <m:accPr>
            <m:chr m:val="̃"/>
          </m:accPr>
          <m:e>
            <m:r>
              <m:t>w</m:t>
            </m:r>
          </m:e>
        </m:acc>
      </m:oMath>
      <w:r>
        <w:t xml:space="preserve">.</w:t>
      </w:r>
    </w:p>
    <w:p>
      <w:pPr>
        <w:pStyle w:val="Compact"/>
        <w:numPr>
          <w:ilvl w:val="0"/>
          <w:numId w:val="1016"/>
        </w:numPr>
      </w:pPr>
      <w:r>
        <w:rPr>
          <w:b/>
          <w:bCs/>
        </w:rPr>
        <w:t xml:space="preserve">Affine.</w:t>
      </w:r>
      <w:r>
        <w:t xml:space="preserve"> </w:t>
      </w:r>
      <w:r>
        <w:t xml:space="preserve">Still an inner product plus an offset; here the offset is</w:t>
      </w:r>
      <w:r>
        <w:t xml:space="preserve"> </w:t>
      </w:r>
      <m:oMath>
        <m:r>
          <m:t>b</m:t>
        </m:r>
        <m:r>
          <m:rPr>
            <m:sty m:val="p"/>
          </m:rPr>
          <m:t>=</m:t>
        </m:r>
        <m:r>
          <m:rPr>
            <m:sty m:val="p"/>
          </m:rPr>
          <m:t>−</m:t>
        </m:r>
        <m:r>
          <m:t>y</m:t>
        </m:r>
      </m:oMath>
      <w:r>
        <w:t xml:space="preserve">, which is a constant because</w:t>
      </w:r>
      <w:r>
        <w:t xml:space="preserve"> </w:t>
      </w:r>
      <m:oMath>
        <m:r>
          <m:t>y</m:t>
        </m:r>
      </m:oMath>
      <w:r>
        <w:t xml:space="preserve"> </w:t>
      </w:r>
      <w:r>
        <w:t xml:space="preserve">is held fixed.</w:t>
      </w:r>
      <w:r>
        <w:t xml:space="preserve"> </w:t>
      </w:r>
      <w:r>
        <w:t xml:space="preserve">It is linear only when</w:t>
      </w:r>
      <w:r>
        <w:t xml:space="preserve"> </w:t>
      </w:r>
      <m:oMath>
        <m:r>
          <m:t>y</m:t>
        </m:r>
        <m:r>
          <m:rPr>
            <m:sty m:val="p"/>
          </m:rPr>
          <m:t>=</m:t>
        </m:r>
        <m:r>
          <m:t>0</m:t>
        </m:r>
      </m:oMath>
      <w:r>
        <w:t xml:space="preserve">: otherwise</w:t>
      </w:r>
      <w:r>
        <w:t xml:space="preserve"> </w:t>
      </w:r>
      <m:oMath>
        <m:acc>
          <m:accPr>
            <m:chr m:val="̃"/>
          </m:accPr>
          <m:e>
            <m:r>
              <m:t>w</m:t>
            </m:r>
          </m:e>
        </m:acc>
        <m:r>
          <m:rPr>
            <m:sty m:val="p"/>
          </m:rPr>
          <m:t>=</m:t>
        </m:r>
        <m:acc>
          <m:accPr>
            <m:chr m:val="̃"/>
          </m:accPr>
          <m:e>
            <m:r>
              <m:t>0</m:t>
            </m:r>
          </m:e>
        </m:acc>
      </m:oMath>
      <w:r>
        <w:t xml:space="preserve"> </w:t>
      </w:r>
      <w:r>
        <w:t xml:space="preserve">gives</w:t>
      </w:r>
      <w:r>
        <w:t xml:space="preserve"> </w:t>
      </w:r>
      <m:oMath>
        <m:r>
          <m:rPr>
            <m:sty m:val="p"/>
          </m:rPr>
          <m:t>−</m:t>
        </m:r>
        <m:r>
          <m:t>y</m:t>
        </m:r>
        <m:r>
          <m:rPr>
            <m:sty m:val="p"/>
          </m:rPr>
          <m:t>≠</m:t>
        </m:r>
        <m:r>
          <m:t>0</m:t>
        </m:r>
      </m:oMath>
      <w:r>
        <w:t xml:space="preserve">,</w:t>
      </w:r>
      <w:r>
        <w:t xml:space="preserve"> </w:t>
      </w:r>
      <w:r>
        <w:t xml:space="preserve">and a linear map sends</w:t>
      </w:r>
      <w:r>
        <w:t xml:space="preserve"> </w:t>
      </w:r>
      <m:oMath>
        <m:acc>
          <m:accPr>
            <m:chr m:val="̃"/>
          </m:accPr>
          <m:e>
            <m:r>
              <m:t>0</m:t>
            </m:r>
          </m:e>
        </m:acc>
      </m:oMath>
      <w:r>
        <w:t xml:space="preserve"> </w:t>
      </w:r>
      <w:r>
        <w:t xml:space="preserve">to</w:t>
      </w:r>
      <w:r>
        <w:t xml:space="preserve"> </w:t>
      </w:r>
      <m:oMath>
        <m:r>
          <m:t>0</m:t>
        </m:r>
      </m:oMath>
      <w:r>
        <w:t xml:space="preserve"> </w:t>
      </w:r>
      <w:r>
        <w:t xml:space="preserve">(</w:t>
      </w:r>
      <w:hyperlink w:anchor="thm-linear-map-zero">
        <w:r>
          <w:rPr>
            <w:rStyle w:val="Hyperlink"/>
          </w:rPr>
          <w:t xml:space="preserve">Theorem 11</w:t>
        </w:r>
      </w:hyperlink>
      <w:r>
        <w:t xml:space="preserve">).</w:t>
      </w:r>
    </w:p>
    <w:p>
      <w:pPr>
        <w:pStyle w:val="Compact"/>
        <w:numPr>
          <w:ilvl w:val="0"/>
          <w:numId w:val="1016"/>
        </w:numPr>
      </w:pPr>
      <w:r>
        <w:rPr>
          <w:b/>
          <w:bCs/>
        </w:rPr>
        <w:t xml:space="preserve">Not affine.</w:t>
      </w:r>
      <w:r>
        <w:t xml:space="preserve"> </w:t>
      </w:r>
      <w:r>
        <w:t xml:space="preserve">Squaring is not an inner product plus an offset.</w:t>
      </w:r>
      <w:r>
        <w:t xml:space="preserve"> </w:t>
      </w:r>
      <w:r>
        <w:t xml:space="preserve">This expression is the squared error of one observation, and its</w:t>
      </w:r>
      <w:r>
        <w:t xml:space="preserve"> </w:t>
      </w:r>
      <w:r>
        <w:t xml:space="preserve">curvature in</w:t>
      </w:r>
      <w:r>
        <w:t xml:space="preserve"> </w:t>
      </w:r>
      <m:oMath>
        <m:acc>
          <m:accPr>
            <m:chr m:val="̃"/>
          </m:accPr>
          <m:e>
            <m:r>
              <m:t>w</m:t>
            </m:r>
          </m:e>
        </m:acc>
      </m:oMath>
      <w:r>
        <w:t xml:space="preserve"> </w:t>
      </w:r>
      <w:r>
        <w:t xml:space="preserve">is exactly why fitting a model is an optimization</w:t>
      </w:r>
      <w:r>
        <w:t xml:space="preserve"> </w:t>
      </w:r>
      <w:r>
        <w:t xml:space="preserve">problem rather than a lookup.</w:t>
      </w:r>
    </w:p>
    <w:p>
      <w:pPr>
        <w:pStyle w:val="Compact"/>
        <w:numPr>
          <w:ilvl w:val="0"/>
          <w:numId w:val="1016"/>
        </w:numPr>
      </w:pPr>
      <w:r>
        <w:rPr>
          <w:b/>
          <w:bCs/>
        </w:rPr>
        <w:t xml:space="preserve">Not affine.</w:t>
      </w:r>
      <w:r>
        <w:t xml:space="preserve"> </w:t>
      </w:r>
      <w:r>
        <w:t xml:space="preserve">By</w:t>
      </w:r>
      <w:r>
        <w:t xml:space="preserve"> </w:t>
      </w:r>
      <w:hyperlink w:anchor="eq-l2-norm">
        <w:r>
          <w:rPr>
            <w:rStyle w:val="Hyperlink"/>
          </w:rPr>
          <w:t xml:space="preserve">Equation 2</w:t>
        </w:r>
      </w:hyperlink>
      <w:r>
        <w:t xml:space="preserve"> </w:t>
      </w:r>
      <w:r>
        <w:t xml:space="preserve">this is</w:t>
      </w:r>
      <w:r>
        <w:t xml:space="preserve"> </w:t>
      </w:r>
      <m:oMath>
        <m:sSup>
          <m:e>
            <m:acc>
              <m:accPr>
                <m:chr m:val="̃"/>
              </m:accPr>
              <m:e>
                <m:r>
                  <m:t>w</m:t>
                </m:r>
              </m:e>
            </m:acc>
          </m:e>
          <m:sup>
            <m:r>
              <m:rPr>
                <m:sty m:val="p"/>
              </m:rPr>
              <m:t>⊤</m:t>
            </m:r>
          </m:sup>
        </m:sSup>
        <m:acc>
          <m:accPr>
            <m:chr m:val="̃"/>
          </m:accPr>
          <m:e>
            <m:r>
              <m:t>w</m:t>
            </m:r>
          </m:e>
        </m:acc>
      </m:oMath>
      <w:r>
        <w:t xml:space="preserve">,</w:t>
      </w:r>
      <w:r>
        <w:t xml:space="preserve"> </w:t>
      </w:r>
      <w:r>
        <w:t xml:space="preserve">which has</w:t>
      </w:r>
      <w:r>
        <w:t xml:space="preserve"> </w:t>
      </w:r>
      <m:oMath>
        <m:acc>
          <m:accPr>
            <m:chr m:val="̃"/>
          </m:accPr>
          <m:e>
            <m:r>
              <m:t>w</m:t>
            </m:r>
          </m:e>
        </m:acc>
      </m:oMath>
      <w:r>
        <w:t xml:space="preserve"> </w:t>
      </w:r>
      <w:r>
        <w:t xml:space="preserve">in both slots at once.</w:t>
      </w:r>
      <w:r>
        <w:t xml:space="preserve"> </w:t>
      </w:r>
      <w:r>
        <w:t xml:space="preserve">Hold either slot fixed and it is linear in the other;</w:t>
      </w:r>
      <w:r>
        <w:t xml:space="preserve"> </w:t>
      </w:r>
      <w:r>
        <w:t xml:space="preserve">as a function of the single variable</w:t>
      </w:r>
      <w:r>
        <w:t xml:space="preserve"> </w:t>
      </w:r>
      <m:oMath>
        <m:acc>
          <m:accPr>
            <m:chr m:val="̃"/>
          </m:accPr>
          <m:e>
            <m:r>
              <m:t>w</m:t>
            </m:r>
          </m:e>
        </m:acc>
      </m:oMath>
      <w:r>
        <w:t xml:space="preserve"> </w:t>
      </w:r>
      <w:r>
        <w:t xml:space="preserve">it is quadratic.</w:t>
      </w:r>
    </w:p>
    <w:p>
      <w:pPr>
        <w:pStyle w:val="Compact"/>
        <w:numPr>
          <w:ilvl w:val="0"/>
          <w:numId w:val="1016"/>
        </w:numPr>
      </w:pPr>
      <w:r>
        <w:rPr>
          <w:b/>
          <w:bCs/>
        </w:rPr>
        <w:t xml:space="preserve">Affine, not linear.</w:t>
      </w:r>
      <w:r>
        <w:t xml:space="preserve"> </w:t>
      </w:r>
      <w:r>
        <w:t xml:space="preserve">It is</w:t>
      </w:r>
      <w:r>
        <w:t xml:space="preserve"> </w:t>
      </w:r>
      <w:hyperlink w:anchor="eq-linear-scalar">
        <w:r>
          <w:rPr>
            <w:rStyle w:val="Hyperlink"/>
          </w:rPr>
          <w:t xml:space="preserve">Equation 4</w:t>
        </w:r>
      </w:hyperlink>
      <w:r>
        <w:t xml:space="preserve"> </w:t>
      </w:r>
      <w:r>
        <w:t xml:space="preserve">with coefficient vector</w:t>
      </w:r>
      <w:r>
        <w:t xml:space="preserve"> </w:t>
      </w:r>
      <m:oMath>
        <m:acc>
          <m:accPr>
            <m:chr m:val="̃"/>
          </m:accPr>
          <m:e>
            <m:r>
              <m:t>a</m:t>
            </m:r>
          </m:e>
        </m:acc>
        <m:r>
          <m:rPr>
            <m:sty m:val="p"/>
          </m:rPr>
          <m:t>=</m:t>
        </m:r>
        <m:r>
          <m:rPr>
            <m:sty m:val="p"/>
          </m:rPr>
          <m:t>(</m:t>
        </m:r>
        <m:sSub>
          <m:e>
            <m:r>
              <m:t>x</m:t>
            </m:r>
          </m:e>
          <m:sub>
            <m:r>
              <m:t>1</m:t>
            </m:r>
          </m:sub>
        </m:sSub>
        <m:r>
          <m:rPr>
            <m:sty m:val="p"/>
          </m:rPr>
          <m:t>,</m:t>
        </m:r>
        <m:r>
          <m:t>0</m:t>
        </m:r>
        <m:r>
          <m:rPr>
            <m:sty m:val="p"/>
          </m:rPr>
          <m:t>,</m:t>
        </m:r>
        <m:r>
          <m:rPr>
            <m:sty m:val="p"/>
          </m:rPr>
          <m:t>…</m:t>
        </m:r>
        <m:r>
          <m:rPr>
            <m:sty m:val="p"/>
          </m:rPr>
          <m:t>,</m:t>
        </m:r>
        <m:r>
          <m:t>0</m:t>
        </m:r>
        <m:sSup>
          <m:e>
            <m:r>
              <m:rPr>
                <m:sty m:val="p"/>
              </m:rPr>
              <m:t>)</m:t>
            </m:r>
          </m:e>
          <m:sup>
            <m:r>
              <m:rPr>
                <m:sty m:val="p"/>
              </m:rPr>
              <m:t>⊤</m:t>
            </m:r>
          </m:sup>
        </m:sSup>
      </m:oMath>
      <w:r>
        <w:t xml:space="preserve"> </w:t>
      </w:r>
      <w:r>
        <w:t xml:space="preserve">and</w:t>
      </w:r>
      <w:r>
        <w:t xml:space="preserve"> </w:t>
      </w:r>
      <m:oMath>
        <m:r>
          <m:t>b</m:t>
        </m:r>
        <m:r>
          <m:rPr>
            <m:sty m:val="p"/>
          </m:rPr>
          <m:t>=</m:t>
        </m:r>
        <m:r>
          <m:t>3</m:t>
        </m:r>
      </m:oMath>
      <w:r>
        <w:t xml:space="preserve">;</w:t>
      </w:r>
      <w:r>
        <w:t xml:space="preserve"> </w:t>
      </w:r>
      <w:r>
        <w:t xml:space="preserve">at</w:t>
      </w:r>
      <w:r>
        <w:t xml:space="preserve"> </w:t>
      </w:r>
      <m:oMath>
        <m:acc>
          <m:accPr>
            <m:chr m:val="̃"/>
          </m:accPr>
          <m:e>
            <m:r>
              <m:t>w</m:t>
            </m:r>
          </m:e>
        </m:acc>
        <m:r>
          <m:rPr>
            <m:sty m:val="p"/>
          </m:rPr>
          <m:t>=</m:t>
        </m:r>
        <m:acc>
          <m:accPr>
            <m:chr m:val="̃"/>
          </m:accPr>
          <m:e>
            <m:r>
              <m:t>0</m:t>
            </m:r>
          </m:e>
        </m:acc>
      </m:oMath>
      <w:r>
        <w:t xml:space="preserve"> </w:t>
      </w:r>
      <w:r>
        <w:t xml:space="preserve">it equals</w:t>
      </w:r>
      <w:r>
        <w:t xml:space="preserve"> </w:t>
      </w:r>
      <m:oMath>
        <m:r>
          <m:t>3</m:t>
        </m:r>
        <m:r>
          <m:rPr>
            <m:sty m:val="p"/>
          </m:rPr>
          <m:t>≠</m:t>
        </m:r>
        <m:r>
          <m:t>0</m:t>
        </m:r>
      </m:oMath>
      <w:r>
        <w:t xml:space="preserve">, so it is not linear (</w:t>
      </w:r>
      <w:hyperlink w:anchor="thm-linear-map-zero">
        <w:r>
          <w:rPr>
            <w:rStyle w:val="Hyperlink"/>
          </w:rPr>
          <w:t xml:space="preserve">Theorem 11</w:t>
        </w:r>
      </w:hyperlink>
      <w:r>
        <w:t xml:space="preserve">).</w:t>
      </w:r>
      <w:r>
        <w:t xml:space="preserve"> </w:t>
      </w:r>
      <w:r>
        <w:t xml:space="preserve">The data</w:t>
      </w:r>
      <w:r>
        <w:t xml:space="preserve"> </w:t>
      </w:r>
      <m:oMath>
        <m:acc>
          <m:accPr>
            <m:chr m:val="̃"/>
          </m:accPr>
          <m:e>
            <m:r>
              <m:t>x</m:t>
            </m:r>
          </m:e>
        </m:acc>
      </m:oMath>
      <w:r>
        <w:t xml:space="preserve"> </w:t>
      </w:r>
      <w:r>
        <w:t xml:space="preserve">is untouched —</w:t>
      </w:r>
      <w:r>
        <w:t xml:space="preserve"> </w:t>
      </w:r>
      <m:oMath>
        <m:acc>
          <m:accPr>
            <m:chr m:val="̃"/>
          </m:accPr>
          <m:e>
            <m:r>
              <m:t>a</m:t>
            </m:r>
          </m:e>
        </m:acc>
      </m:oMath>
      <w:r>
        <w:t xml:space="preserve"> </w:t>
      </w:r>
      <w:r>
        <w:t xml:space="preserve">is a new vector built from</w:t>
      </w:r>
      <w:r>
        <w:t xml:space="preserve"> </w:t>
      </w:r>
      <w:r>
        <w:t xml:space="preserve">its first entry.</w:t>
      </w:r>
    </w:p>
    <w:p>
      <w:pPr>
        <w:pStyle w:val="FirstParagraph"/>
      </w:pPr>
      <w:r>
        <w:t xml:space="preserve">Items 1, 2 and 5 are affine and items 3 and 4 are not,</w:t>
      </w:r>
      <w:r>
        <w:t xml:space="preserve"> </w:t>
      </w:r>
      <w:r>
        <w:t xml:space="preserve">which is the split that matters:</w:t>
      </w:r>
      <w:r>
        <w:t xml:space="preserve"> </w:t>
      </w:r>
      <w:r>
        <w:t xml:space="preserve">a</w:t>
      </w:r>
      <w:r>
        <w:t xml:space="preserve"> </w:t>
      </w:r>
      <w:r>
        <w:rPr>
          <w:i/>
          <w:iCs/>
        </w:rPr>
        <w:t xml:space="preserve">model</w:t>
      </w:r>
      <w:r>
        <w:t xml:space="preserve"> </w:t>
      </w:r>
      <w:r>
        <w:t xml:space="preserve">can be affine in its weights while the</w:t>
      </w:r>
      <w:r>
        <w:t xml:space="preserve"> </w:t>
      </w:r>
      <w:r>
        <w:rPr>
          <w:i/>
          <w:iCs/>
        </w:rPr>
        <w:t xml:space="preserve">quantity we minimize</w:t>
      </w:r>
      <w:r>
        <w:t xml:space="preserve"> </w:t>
      </w:r>
      <w:r>
        <w:t xml:space="preserve">is</w:t>
      </w:r>
      <w:r>
        <w:t xml:space="preserve"> </w:t>
      </w:r>
      <w:r>
        <w:t xml:space="preserve">not.</w:t>
      </w:r>
      <w:r>
        <w:t xml:space="preserve"> </w:t>
      </w:r>
      <w:r>
        <w:t xml:space="preserve">Squared error and the norm penalty are both curved in</w:t>
      </w:r>
      <w:r>
        <w:t xml:space="preserve"> </w:t>
      </w:r>
      <m:oMath>
        <m:acc>
          <m:accPr>
            <m:chr m:val="̃"/>
          </m:accPr>
          <m:e>
            <m:r>
              <m:t>w</m:t>
            </m:r>
          </m:e>
        </m:acc>
      </m:oMath>
      <w:r>
        <w:t xml:space="preserve">,</w:t>
      </w:r>
      <w:r>
        <w:t xml:space="preserve"> </w:t>
      </w:r>
      <w:r>
        <w:t xml:space="preserve">and that curvature is what makes fitting an optimization problem at all:</w:t>
      </w:r>
      <w:r>
        <w:t xml:space="preserve"> </w:t>
      </w:r>
      <w:r>
        <w:t xml:space="preserve">there is always a downhill direction to follow.</w:t>
      </w:r>
      <w:r>
        <w:t xml:space="preserve"> </w:t>
      </w:r>
      <w:r>
        <w:t xml:space="preserve">Curvature alone does not promise a</w:t>
      </w:r>
      <w:r>
        <w:t xml:space="preserve"> </w:t>
      </w:r>
      <w:r>
        <w:rPr>
          <w:i/>
          <w:iCs/>
        </w:rPr>
        <w:t xml:space="preserve">single</w:t>
      </w:r>
      <w:r>
        <w:t xml:space="preserve"> </w:t>
      </w:r>
      <w:r>
        <w:t xml:space="preserve">answer.</w:t>
      </w:r>
      <w:r>
        <w:t xml:space="preserve"> </w:t>
      </w:r>
      <w:r>
        <w:t xml:space="preserve">The squared error of one observation is completely flat along a whole line of</w:t>
      </w:r>
      <w:r>
        <w:t xml:space="preserve"> </w:t>
      </w:r>
      <w:r>
        <w:t xml:space="preserve">weight vectors, every one of which fits that observation exactly,</w:t>
      </w:r>
      <w:r>
        <w:t xml:space="preserve"> </w:t>
      </w:r>
      <w:r>
        <w:t xml:space="preserve">and pinning down one of them is part of what the norm penalty is added for in</w:t>
      </w:r>
      <w:r>
        <w:t xml:space="preserve"> </w:t>
      </w:r>
      <w:r>
        <w:t xml:space="preserve">week 3.</w:t>
      </w:r>
    </w:p>
    <w:bookmarkEnd w:id="167"/>
    <w:bookmarkEnd w:id="168"/>
    <w:bookmarkStart w:id="172" w:name="transposes-of-sums-and-products"/>
    <w:p>
      <w:pPr>
        <w:pStyle w:val="Heading3"/>
      </w:pPr>
      <w:r>
        <w:t xml:space="preserve">2.8 Transposes of sums and products</w:t>
      </w:r>
    </w:p>
    <w:bookmarkStart w:id="169" w:name="thm-transpose-sum"/>
    <w:p>
      <w:pPr>
        <w:pStyle w:val="FirstParagraph"/>
      </w:pPr>
      <w:r>
        <w:rPr>
          <w:b/>
          <w:bCs/>
        </w:rPr>
        <w:t xml:space="preserve">Theorem 18 (Transpose of a sum)</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sSup>
            <m:e>
              <m:r>
                <m:rPr>
                  <m:sty m:val="p"/>
                </m:rPr>
                <m:t>(</m:t>
              </m:r>
              <m:r>
                <m:rPr>
                  <m:sty m:val="bi"/>
                </m:rPr>
                <m:t>A</m:t>
              </m:r>
              <m:r>
                <m:rPr>
                  <m:sty m:val="p"/>
                </m:rPr>
                <m:t>+</m:t>
              </m:r>
              <m:r>
                <m:rPr>
                  <m:sty m:val="bi"/>
                </m:rPr>
                <m:t>B</m:t>
              </m:r>
              <m:r>
                <m:rPr>
                  <m:sty m:val="p"/>
                </m:rPr>
                <m:t>)</m:t>
              </m:r>
            </m:e>
            <m:sup>
              <m:r>
                <m:rPr>
                  <m:sty m:val="p"/>
                </m:rPr>
                <m:t>⊤</m:t>
              </m:r>
            </m:sup>
          </m:sSup>
          <m:r>
            <m:rPr>
              <m:sty m:val="p"/>
            </m:rPr>
            <m:t>=</m:t>
          </m:r>
          <m:sSup>
            <m:e>
              <m:r>
                <m:rPr>
                  <m:sty m:val="bi"/>
                </m:rPr>
                <m:t>A</m:t>
              </m:r>
            </m:e>
            <m:sup>
              <m:r>
                <m:rPr>
                  <m:sty m:val="p"/>
                </m:rPr>
                <m:t>⊤</m:t>
              </m:r>
            </m:sup>
          </m:sSup>
          <m:r>
            <m:rPr>
              <m:sty m:val="p"/>
            </m:rPr>
            <m:t>+</m:t>
          </m:r>
          <m:sSup>
            <m:e>
              <m:r>
                <m:rPr>
                  <m:sty m:val="bi"/>
                </m:rPr>
                <m:t>B</m:t>
              </m:r>
            </m:e>
            <m:sup>
              <m:r>
                <m:rPr>
                  <m:sty m:val="p"/>
                </m:rPr>
                <m:t>⊤</m:t>
              </m:r>
            </m:sup>
          </m:sSup>
        </m:oMath>
      </m:oMathPara>
    </w:p>
    <w:p>
      <w:pPr>
        <w:pStyle w:val="FirstParagraph"/>
      </w:pPr>
      <w:r>
        <w:t xml:space="preserve">In particular, for column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w:t>
      </w:r>
    </w:p>
    <w:p>
      <w:pPr>
        <w:pStyle w:val="BodyText"/>
      </w:pPr>
      <m:oMathPara>
        <m:oMathParaPr>
          <m:jc m:val="center"/>
        </m:oMathParaPr>
        <m:oMath>
          <m:sSup>
            <m:e>
              <m:r>
                <m:rPr>
                  <m:sty m:val="p"/>
                </m:rPr>
                <m:t>(</m:t>
              </m:r>
              <m:acc>
                <m:accPr>
                  <m:chr m:val="̃"/>
                </m:accPr>
                <m:e>
                  <m:r>
                    <m:t>x</m:t>
                  </m:r>
                </m:e>
              </m:acc>
              <m:r>
                <m:rPr>
                  <m:sty m:val="p"/>
                </m:rPr>
                <m:t>+</m:t>
              </m:r>
              <m:acc>
                <m:accPr>
                  <m:chr m:val="̃"/>
                </m:accPr>
                <m:e>
                  <m:r>
                    <m:t>y</m:t>
                  </m:r>
                </m:e>
              </m:acc>
              <m:r>
                <m:rPr>
                  <m:sty m:val="p"/>
                </m:rPr>
                <m:t>)</m:t>
              </m:r>
            </m:e>
            <m:sup>
              <m:r>
                <m:rPr>
                  <m:sty m:val="p"/>
                </m:rPr>
                <m:t>⊤</m:t>
              </m:r>
            </m:sup>
          </m:sSup>
          <m:r>
            <m:rPr>
              <m:sty m:val="p"/>
            </m:rPr>
            <m:t>=</m:t>
          </m:r>
          <m:sSup>
            <m:e>
              <m:acc>
                <m:accPr>
                  <m:chr m:val="̃"/>
                </m:accPr>
                <m:e>
                  <m:r>
                    <m:t>x</m:t>
                  </m:r>
                </m:e>
              </m:acc>
            </m:e>
            <m:sup>
              <m:r>
                <m:rPr>
                  <m:sty m:val="p"/>
                </m:rPr>
                <m:t>⊤</m:t>
              </m:r>
            </m:sup>
          </m:sSup>
          <m:r>
            <m:rPr>
              <m:sty m:val="p"/>
            </m:rPr>
            <m:t>+</m:t>
          </m:r>
          <m:sSup>
            <m:e>
              <m:acc>
                <m:accPr>
                  <m:chr m:val="̃"/>
                </m:accPr>
                <m:e>
                  <m:r>
                    <m:t>y</m:t>
                  </m:r>
                </m:e>
              </m:acc>
            </m:e>
            <m:sup>
              <m:r>
                <m:rPr>
                  <m:sty m:val="p"/>
                </m:rPr>
                <m:t>⊤</m:t>
              </m:r>
            </m:sup>
          </m:sSup>
        </m:oMath>
      </m:oMathPara>
    </w:p>
    <w:bookmarkEnd w:id="169"/>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p"/>
                        </m:rPr>
                        <m:t>+</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p"/>
                </m:rPr>
                <m:t>+</m:t>
              </m:r>
              <m:r>
                <m:rPr>
                  <m:sty m:val="bi"/>
                </m:rPr>
                <m:t>B</m:t>
              </m:r>
              <m:sSub>
                <m:e>
                  <m:r>
                    <m:rPr>
                      <m:sty m:val="p"/>
                    </m:rPr>
                    <m:t>)</m:t>
                  </m:r>
                </m:e>
                <m:sub>
                  <m:r>
                    <m:t>j</m:t>
                  </m:r>
                  <m:r>
                    <m:t>i</m:t>
                  </m:r>
                </m:sub>
              </m:sSub>
              <m:r>
                <m:t>&amp;</m:t>
              </m:r>
              <m:r>
                <m:t>&amp;</m:t>
              </m:r>
              <m:r>
                <m:rPr>
                  <m:nor/>
                  <m:sty m:val="p"/>
                </m:rPr>
                <m:t>(definition of the transpose)</m:t>
              </m:r>
            </m:e>
            <m:e>
              <m:r>
                <m:t>&amp;</m:t>
              </m:r>
              <m:r>
                <m:rPr>
                  <m:sty m:val="p"/>
                </m:rPr>
                <m:t>=</m:t>
              </m:r>
              <m:sSub>
                <m:e>
                  <m:r>
                    <m:t>a</m:t>
                  </m:r>
                </m:e>
                <m:sub>
                  <m:r>
                    <m:t>j</m:t>
                  </m:r>
                  <m:r>
                    <m:t>i</m:t>
                  </m:r>
                </m:sub>
              </m:sSub>
              <m:r>
                <m:rPr>
                  <m:sty m:val="p"/>
                </m:rPr>
                <m:t>+</m:t>
              </m:r>
              <m:sSub>
                <m:e>
                  <m:r>
                    <m:t>b</m:t>
                  </m:r>
                </m:e>
                <m:sub>
                  <m:r>
                    <m:t>j</m:t>
                  </m:r>
                  <m:r>
                    <m:t>i</m:t>
                  </m:r>
                </m:sub>
              </m:sSub>
              <m:r>
                <m:t>&amp;</m:t>
              </m:r>
              <m:r>
                <m:t>&amp;</m:t>
              </m:r>
              <m:r>
                <m:rPr>
                  <m:nor/>
                  <m:sty m:val="p"/>
                </m:rPr>
                <m:t>(definition of matrix addition)</m:t>
              </m:r>
            </m:e>
            <m:e>
              <m:r>
                <m:t>&amp;</m:t>
              </m:r>
              <m:r>
                <m:rPr>
                  <m:sty m:val="p"/>
                </m:rPr>
                <m:t>=</m:t>
              </m:r>
              <m:r>
                <m:rPr>
                  <m:sty m:val="p"/>
                </m:rPr>
                <m:t>(</m:t>
              </m:r>
              <m:sSup>
                <m:e>
                  <m:r>
                    <m:rPr>
                      <m:sty m:val="bi"/>
                    </m:rPr>
                    <m:t>A</m:t>
                  </m:r>
                </m:e>
                <m:sup>
                  <m:r>
                    <m:rPr>
                      <m:sty m:val="p"/>
                    </m:rPr>
                    <m:t>⊤</m:t>
                  </m:r>
                </m:sup>
              </m:sSup>
              <m:sSub>
                <m:e>
                  <m:r>
                    <m:rPr>
                      <m:sty m:val="p"/>
                    </m:rPr>
                    <m:t>)</m:t>
                  </m:r>
                </m:e>
                <m:sub>
                  <m:r>
                    <m:t>i</m:t>
                  </m:r>
                  <m:r>
                    <m:t>j</m:t>
                  </m:r>
                </m:sub>
              </m:sSub>
              <m:r>
                <m:rPr>
                  <m:sty m:val="p"/>
                </m:rPr>
                <m:t>+</m:t>
              </m:r>
              <m:r>
                <m:rPr>
                  <m:sty m:val="p"/>
                </m:rPr>
                <m:t>(</m:t>
              </m:r>
              <m:sSup>
                <m:e>
                  <m:r>
                    <m:rPr>
                      <m:sty m:val="bi"/>
                    </m:rPr>
                    <m:t>B</m:t>
                  </m:r>
                </m:e>
                <m:sup>
                  <m:r>
                    <m:rPr>
                      <m:sty m:val="p"/>
                    </m:rPr>
                    <m:t>⊤</m:t>
                  </m:r>
                </m:sup>
              </m:sSup>
              <m:sSub>
                <m:e>
                  <m:r>
                    <m:rPr>
                      <m:sty m:val="p"/>
                    </m:rPr>
                    <m:t>)</m:t>
                  </m:r>
                </m:e>
                <m:sub>
                  <m:r>
                    <m:t>i</m:t>
                  </m:r>
                  <m:r>
                    <m:t>j</m:t>
                  </m:r>
                </m:sub>
              </m:sSub>
              <m:r>
                <m:t>&amp;</m:t>
              </m:r>
              <m:r>
                <m:t>&amp;</m:t>
              </m:r>
              <m:r>
                <m:rPr>
                  <m:nor/>
                  <m:sty m:val="p"/>
                </m:rPr>
                <m:t>(definition of the transpose)</m:t>
              </m:r>
            </m:e>
            <m:e>
              <m:r>
                <m:t>&amp;</m:t>
              </m:r>
              <m:r>
                <m:rPr>
                  <m:sty m:val="p"/>
                </m:rPr>
                <m:t>=</m:t>
              </m:r>
              <m:r>
                <m:t>​</m:t>
              </m:r>
              <m:d>
                <m:dPr>
                  <m:begChr m:val="["/>
                  <m:sepChr m:val=""/>
                  <m:endChr m:val="]"/>
                  <m:grow/>
                </m:dPr>
                <m:e>
                  <m:sSup>
                    <m:e>
                      <m:r>
                        <m:rPr>
                          <m:sty m:val="bi"/>
                        </m:rPr>
                        <m:t>A</m:t>
                      </m:r>
                    </m:e>
                    <m:sup>
                      <m:r>
                        <m:rPr>
                          <m:sty m:val="p"/>
                        </m:rPr>
                        <m:t>⊤</m:t>
                      </m:r>
                    </m:sup>
                  </m:sSup>
                  <m:r>
                    <m:rPr>
                      <m:sty m:val="p"/>
                    </m:rPr>
                    <m:t>+</m:t>
                  </m:r>
                  <m:sSup>
                    <m:e>
                      <m:r>
                        <m:rPr>
                          <m:sty m:val="bi"/>
                        </m:rPr>
                        <m:t>B</m:t>
                      </m:r>
                    </m:e>
                    <m:sup>
                      <m:r>
                        <m:rPr>
                          <m:sty m:val="p"/>
                        </m:rPr>
                        <m:t>⊤</m:t>
                      </m:r>
                    </m:sup>
                  </m:sSup>
                </m:e>
              </m:d>
              <m:sSub>
                <m:e>
                  <m:r>
                    <m:t>​</m:t>
                  </m:r>
                </m:e>
                <m:sub>
                  <m:r>
                    <m:t>i</m:t>
                  </m:r>
                  <m:r>
                    <m:t>j</m:t>
                  </m:r>
                </m:sub>
              </m:sSub>
              <m:r>
                <m:t>&amp;</m:t>
              </m:r>
              <m:r>
                <m:t>&amp;</m:t>
              </m:r>
              <m:r>
                <m:rPr>
                  <m:nor/>
                  <m:sty m:val="p"/>
                </m:rPr>
                <m:t>(definition of matrix addition)</m:t>
              </m:r>
            </m:e>
          </m:eqArr>
        </m:oMath>
      </m:oMathPara>
    </w:p>
    <w:bookmarkStart w:id="170" w:name="thm-transpose-product"/>
    <w:p>
      <w:pPr>
        <w:pStyle w:val="FirstParagraph"/>
      </w:pPr>
      <w:r>
        <w:rPr>
          <w:b/>
          <w:bCs/>
        </w:rPr>
        <w:t xml:space="preserve">Theorem 19 (Transpose of a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w:t>
      </w:r>
    </w:p>
    <w:p>
      <w:pPr>
        <w:pStyle w:val="BodyText"/>
      </w:pPr>
      <m:oMathPara>
        <m:oMathParaPr>
          <m:jc m:val="center"/>
        </m:oMathParaPr>
        <m:oMath>
          <m:limLow>
            <m:e>
              <m:limLow>
                <m:e>
                  <m:sSup>
                    <m:e>
                      <m:r>
                        <m:rPr>
                          <m:sty m:val="p"/>
                        </m:rPr>
                        <m:t>(</m:t>
                      </m:r>
                      <m:r>
                        <m:rPr>
                          <m:sty m:val="bi"/>
                        </m:rPr>
                        <m:t>A</m:t>
                      </m:r>
                      <m:r>
                        <m:rPr>
                          <m:sty m:val="bi"/>
                        </m:rPr>
                        <m:t>B</m:t>
                      </m:r>
                      <m:r>
                        <m:rPr>
                          <m:sty m:val="p"/>
                        </m:rPr>
                        <m:t>)</m:t>
                      </m:r>
                    </m:e>
                    <m:sup>
                      <m:r>
                        <m:rPr>
                          <m:sty m:val="p"/>
                        </m:rPr>
                        <m:t>⊤</m:t>
                      </m:r>
                    </m:sup>
                  </m:sSup>
                </m:e>
                <m:lim>
                  <m:r>
                    <m:rPr>
                      <m:sty m:val="p"/>
                    </m:rPr>
                    <m:t>⏟</m:t>
                  </m:r>
                </m:lim>
              </m:limLow>
            </m:e>
            <m:lim>
              <m:r>
                <m:t>n</m:t>
              </m:r>
              <m:r>
                <m:rPr>
                  <m:sty m:val="p"/>
                </m:rPr>
                <m:t>×</m:t>
              </m:r>
              <m:r>
                <m:t>m</m:t>
              </m:r>
            </m:lim>
          </m:limLow>
          <m:r>
            <m:rPr>
              <m:sty m:val="p"/>
            </m:rPr>
            <m:t>=</m:t>
          </m:r>
          <m:limLow>
            <m:e>
              <m:limLow>
                <m:e>
                  <m:sSup>
                    <m:e>
                      <m:r>
                        <m:rPr>
                          <m:sty m:val="bi"/>
                        </m:rPr>
                        <m:t>B</m:t>
                      </m:r>
                    </m:e>
                    <m:sup>
                      <m:r>
                        <m:rPr>
                          <m:sty m:val="p"/>
                        </m:rPr>
                        <m:t>⊤</m:t>
                      </m:r>
                    </m:sup>
                  </m:sSup>
                </m:e>
                <m:lim>
                  <m:r>
                    <m:rPr>
                      <m:sty m:val="p"/>
                    </m:rPr>
                    <m:t>⏟</m:t>
                  </m:r>
                </m:lim>
              </m:limLow>
            </m:e>
            <m:lim>
              <m:r>
                <m:t>n</m:t>
              </m:r>
              <m:r>
                <m:rPr>
                  <m:sty m:val="p"/>
                </m:rPr>
                <m:t>×</m:t>
              </m:r>
              <m:r>
                <m:t>k</m:t>
              </m:r>
            </m:lim>
          </m:limLow>
          <m:r>
            <m:t> </m:t>
          </m:r>
          <m:limLow>
            <m:e>
              <m:limLow>
                <m:e>
                  <m:sSup>
                    <m:e>
                      <m:r>
                        <m:rPr>
                          <m:sty m:val="bi"/>
                        </m:rPr>
                        <m:t>A</m:t>
                      </m:r>
                    </m:e>
                    <m:sup>
                      <m:r>
                        <m:rPr>
                          <m:sty m:val="p"/>
                        </m:rPr>
                        <m:t>⊤</m:t>
                      </m:r>
                    </m:sup>
                  </m:sSup>
                </m:e>
                <m:lim>
                  <m:r>
                    <m:rPr>
                      <m:sty m:val="p"/>
                    </m:rPr>
                    <m:t>⏟</m:t>
                  </m:r>
                </m:lim>
              </m:limLow>
            </m:e>
            <m:lim>
              <m:r>
                <m:t>k</m:t>
              </m:r>
              <m:r>
                <m:rPr>
                  <m:sty m:val="p"/>
                </m:rPr>
                <m:t>×</m:t>
              </m:r>
              <m:r>
                <m:t>m</m:t>
              </m:r>
            </m:lim>
          </m:limLow>
        </m:oMath>
      </m:oMathPara>
    </w:p>
    <w:bookmarkEnd w:id="170"/>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bi"/>
                </m:rPr>
                <m:t>B</m:t>
              </m:r>
              <m:sSub>
                <m:e>
                  <m:r>
                    <m:rPr>
                      <m:sty m:val="p"/>
                    </m:rPr>
                    <m:t>)</m:t>
                  </m:r>
                </m:e>
                <m:sub>
                  <m:r>
                    <m:t>j</m:t>
                  </m:r>
                  <m:r>
                    <m:t>i</m:t>
                  </m:r>
                </m:sub>
              </m:sSub>
              <m:r>
                <m:t>&amp;</m:t>
              </m:r>
              <m:r>
                <m:t>&amp;</m:t>
              </m:r>
              <m:r>
                <m:rPr>
                  <m:nor/>
                  <m:sty m:val="p"/>
                </m:rPr>
                <m:t>(definition of the transpose)</m:t>
              </m:r>
            </m:e>
            <m:e>
              <m:r>
                <m:t>&amp;</m:t>
              </m:r>
              <m:r>
                <m:rPr>
                  <m:sty m:val="p"/>
                </m:rPr>
                <m:t>=</m:t>
              </m:r>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ty m:val="p"/>
                    </m:rPr>
                    <m:t>⊤</m:t>
                  </m:r>
                </m:sup>
              </m:sSup>
              <m:sSub>
                <m:e>
                  <m:r>
                    <m:rPr>
                      <m:sty m:val="p"/>
                    </m:rPr>
                    <m:t>)</m:t>
                  </m:r>
                </m:e>
                <m:sub>
                  <m:r>
                    <m:t>i</m:t>
                  </m:r>
                  <m:r>
                    <m:t>s</m:t>
                  </m:r>
                </m:sub>
              </m:sSub>
              <m:r>
                <m:t> </m:t>
              </m:r>
              <m:r>
                <m:rPr>
                  <m:sty m:val="p"/>
                </m:rPr>
                <m:t>(</m:t>
              </m:r>
              <m:sSup>
                <m:e>
                  <m:r>
                    <m:rPr>
                      <m:sty m:val="bi"/>
                    </m:rPr>
                    <m:t>A</m:t>
                  </m:r>
                </m:e>
                <m:sup>
                  <m:r>
                    <m:rPr>
                      <m:sty m:val="p"/>
                    </m:rPr>
                    <m:t>⊤</m:t>
                  </m:r>
                </m:sup>
              </m:sSup>
              <m:sSub>
                <m:e>
                  <m:r>
                    <m:rPr>
                      <m:sty m:val="p"/>
                    </m:rPr>
                    <m:t>)</m:t>
                  </m:r>
                </m:e>
                <m:sub>
                  <m:r>
                    <m:t>s</m:t>
                  </m:r>
                  <m:r>
                    <m:t>j</m:t>
                  </m:r>
                </m:sub>
              </m:sSub>
              <m:r>
                <m:t>&amp;</m:t>
              </m:r>
              <m:r>
                <m:t>&amp;</m:t>
              </m:r>
              <m:r>
                <m:rPr>
                  <m:nor/>
                  <m:sty m:val="p"/>
                </m:rPr>
                <m:t>(definition of the transpose; reorder each product)</m:t>
              </m:r>
            </m:e>
            <m:e>
              <m:r>
                <m:t>&amp;</m:t>
              </m:r>
              <m:r>
                <m:rPr>
                  <m:sty m:val="p"/>
                </m:rPr>
                <m:t>=</m:t>
              </m:r>
              <m:r>
                <m:t>​</m:t>
              </m:r>
              <m:d>
                <m:dPr>
                  <m:begChr m:val="["/>
                  <m:sepChr m:val=""/>
                  <m:endChr m:val="]"/>
                  <m:grow/>
                </m:dPr>
                <m:e>
                  <m:sSup>
                    <m:e>
                      <m:r>
                        <m:rPr>
                          <m:sty m:val="bi"/>
                        </m:rPr>
                        <m:t>B</m:t>
                      </m:r>
                    </m:e>
                    <m:sup>
                      <m:r>
                        <m:rPr>
                          <m:sty m:val="p"/>
                        </m:rPr>
                        <m:t>⊤</m:t>
                      </m:r>
                    </m:sup>
                  </m:sSup>
                  <m:r>
                    <m:t> </m:t>
                  </m:r>
                  <m:sSup>
                    <m:e>
                      <m:r>
                        <m:rPr>
                          <m:sty m:val="bi"/>
                        </m:rPr>
                        <m:t>A</m:t>
                      </m:r>
                    </m:e>
                    <m:sup>
                      <m:r>
                        <m:rPr>
                          <m:sty m:val="p"/>
                        </m:rPr>
                        <m:t>⊤</m:t>
                      </m:r>
                    </m:sup>
                  </m:sSup>
                </m:e>
              </m:d>
              <m:sSub>
                <m:e>
                  <m:r>
                    <m:t>​</m:t>
                  </m:r>
                </m:e>
                <m:sub>
                  <m:r>
                    <m:t>i</m:t>
                  </m:r>
                  <m:r>
                    <m:t>j</m:t>
                  </m:r>
                </m:sub>
              </m:sSub>
              <m:r>
                <m:t>&amp;</m:t>
              </m:r>
              <m:r>
                <m:t>&amp;</m:t>
              </m:r>
              <m:r>
                <m:rPr>
                  <m:nor/>
                  <m:sty m:val="p"/>
                </m:rPr>
                <m:t>(definition of matrix multiplication)</m:t>
              </m:r>
            </m:e>
          </m:eqArr>
        </m:oMath>
      </m:oMathPara>
    </w:p>
    <w:bookmarkStart w:id="171" w:name="rem-transpose-product-order"/>
    <w:p>
      <w:pPr>
        <w:pStyle w:val="FirstParagraph"/>
      </w:pPr>
      <w:r>
        <w:rPr>
          <w:i/>
          <w:iCs/>
        </w:rPr>
        <w:t xml:space="preserve">Remark 13</w:t>
      </w:r>
      <w:r>
        <w:t xml:space="preserve"> (The order of the factors reverses). </w:t>
      </w:r>
      <w:r>
        <w:t xml:space="preserve">Transposing a product reverses the order of the factors.</w:t>
      </w:r>
      <w:r>
        <w:t xml:space="preserve"> </w:t>
      </w:r>
      <w:r>
        <w:t xml:space="preserve">Keeping the original order usually gives an undefined product</w:t>
      </w:r>
      <w:r>
        <w:t xml:space="preserve"> </w:t>
      </w:r>
      <w:r>
        <w:t xml:space="preserve">or a different matrix.</w:t>
      </w:r>
      <w:r>
        <w:t xml:space="preserve"> </w:t>
      </w:r>
      <w:r>
        <w:t xml:space="preserve">For example, with</w:t>
      </w:r>
      <w:r>
        <w:t xml:space="preserve"> </w:t>
      </w:r>
      <m:oMath>
        <m:r>
          <m:rPr>
            <m:sty m:val="bi"/>
          </m:rPr>
          <m:t>A</m:t>
        </m:r>
        <m:r>
          <m:rPr>
            <m:sty m:val="p"/>
          </m:rPr>
          <m:t>=</m:t>
        </m:r>
        <m:r>
          <m:rPr>
            <m:sty m:val="p"/>
          </m:rPr>
          <m:t>[</m:t>
        </m:r>
        <m:r>
          <m:t>1</m:t>
        </m:r>
        <m:r>
          <m:rPr>
            <m:sty m:val="p"/>
          </m:rPr>
          <m:t>,</m:t>
        </m:r>
        <m:r>
          <m:t> </m:t>
        </m:r>
        <m:r>
          <m:t>2</m:t>
        </m:r>
        <m:r>
          <m:rPr>
            <m:sty m:val="p"/>
          </m:rPr>
          <m:t>]</m:t>
        </m:r>
      </m:oMath>
      <w:r>
        <w:t xml:space="preserve"> </w:t>
      </w:r>
      <w:r>
        <w:t xml:space="preserve">(</w:t>
      </w:r>
      <m:oMath>
        <m:r>
          <m:t>1</m:t>
        </m:r>
        <m:r>
          <m:rPr>
            <m:sty m:val="p"/>
          </m:rPr>
          <m:t>×</m:t>
        </m:r>
        <m:r>
          <m:t>2</m:t>
        </m:r>
      </m:oMath>
      <w:r>
        <w:t xml:space="preserve">)</w:t>
      </w:r>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 </w:t>
      </w:r>
      <w:r>
        <w:t xml:space="preserve">(</w:t>
      </w:r>
      <m:oMath>
        <m:r>
          <m:t>2</m:t>
        </m:r>
        <m:r>
          <m:rPr>
            <m:sty m:val="p"/>
          </m:rPr>
          <m:t>×</m:t>
        </m:r>
        <m:r>
          <m:t>1</m:t>
        </m:r>
      </m:oMath>
      <w:r>
        <w:t xml:space="preserve">),</w:t>
      </w:r>
    </w:p>
    <w:p>
      <w:pPr>
        <w:pStyle w:val="BodyText"/>
      </w:pPr>
      <m:oMathPara>
        <m:oMathParaPr>
          <m:jc m:val="center"/>
        </m:oMathParaPr>
        <m:oMath>
          <m:eqArr>
            <m:e>
              <m:r>
                <m:rPr>
                  <m:sty m:val="bi"/>
                </m:rPr>
                <m:t>A</m:t>
              </m:r>
              <m:r>
                <m:rPr>
                  <m:sty m:val="bi"/>
                </m:rPr>
                <m:t>B</m:t>
              </m:r>
              <m:r>
                <m:t>&amp;</m:t>
              </m:r>
              <m:r>
                <m:rPr>
                  <m:sty m:val="p"/>
                </m:rPr>
                <m:t>=</m:t>
              </m:r>
              <m:r>
                <m:t>1</m:t>
              </m:r>
              <m:r>
                <m:rPr>
                  <m:sty m:val="p"/>
                </m:rPr>
                <m:t>⋅</m:t>
              </m:r>
              <m:r>
                <m:t>3</m:t>
              </m:r>
              <m:r>
                <m:rPr>
                  <m:sty m:val="p"/>
                </m:rPr>
                <m:t>+</m:t>
              </m:r>
              <m:r>
                <m:t>2</m:t>
              </m:r>
              <m:r>
                <m:rPr>
                  <m:sty m:val="p"/>
                </m:rPr>
                <m:t>⋅</m:t>
              </m:r>
              <m:r>
                <m:t>4</m:t>
              </m:r>
            </m:e>
            <m:e>
              <m:r>
                <m:t>&amp;</m:t>
              </m:r>
              <m:r>
                <m:rPr>
                  <m:sty m:val="p"/>
                </m:rPr>
                <m:t>=</m:t>
              </m:r>
              <m:r>
                <m:t>11</m:t>
              </m:r>
              <m:r>
                <m:rPr>
                  <m:sty m:val="p"/>
                </m:rPr>
                <m:t>,</m:t>
              </m:r>
            </m:e>
          </m:eqArr>
        </m:oMath>
      </m:oMathPara>
    </w:p>
    <w:p>
      <w:pPr>
        <w:pStyle w:val="FirstParagraph"/>
      </w:pPr>
      <w:r>
        <w:t xml:space="preserve">so</w:t>
      </w:r>
      <w:r>
        <w:t xml:space="preserve"> </w:t>
      </w:r>
      <m:oMath>
        <m:sSup>
          <m:e>
            <m:r>
              <m:rPr>
                <m:sty m:val="p"/>
              </m:rPr>
              <m:t>(</m:t>
            </m:r>
            <m:r>
              <m:rPr>
                <m:sty m:val="bi"/>
              </m:rPr>
              <m:t>A</m:t>
            </m:r>
            <m:r>
              <m:rPr>
                <m:sty m:val="bi"/>
              </m:rPr>
              <m:t>B</m:t>
            </m:r>
            <m:r>
              <m:rPr>
                <m:sty m:val="p"/>
              </m:rPr>
              <m:t>)</m:t>
            </m:r>
          </m:e>
          <m:sup>
            <m:r>
              <m:rPr>
                <m:sty m:val="p"/>
              </m:rPr>
              <m:t>⊤</m:t>
            </m:r>
          </m:sup>
        </m:sSup>
        <m:r>
          <m:rPr>
            <m:sty m:val="p"/>
          </m:rPr>
          <m:t>=</m:t>
        </m:r>
        <m:r>
          <m:t>11</m:t>
        </m:r>
      </m:oMath>
      <w:r>
        <w:t xml:space="preserve">, and</w:t>
      </w:r>
    </w:p>
    <w:p>
      <w:pPr>
        <w:pStyle w:val="BodyText"/>
      </w:pPr>
      <m:oMathPara>
        <m:oMathParaPr>
          <m:jc m:val="center"/>
        </m:oMathParaPr>
        <m:oMath>
          <m:sSup>
            <m:e>
              <m:r>
                <m:rPr>
                  <m:sty m:val="bi"/>
                </m:rPr>
                <m:t>B</m:t>
              </m:r>
            </m:e>
            <m:sup>
              <m:r>
                <m:rPr>
                  <m:sty m:val="p"/>
                </m:rPr>
                <m:t>⊤</m:t>
              </m:r>
            </m:sup>
          </m:sSup>
          <m:r>
            <m:t> </m:t>
          </m:r>
          <m:sSup>
            <m:e>
              <m:r>
                <m:rPr>
                  <m:sty m:val="bi"/>
                </m:rPr>
                <m:t>A</m:t>
              </m:r>
            </m:e>
            <m:sup>
              <m:r>
                <m:rPr>
                  <m:sty m:val="p"/>
                </m:rPr>
                <m:t>⊤</m:t>
              </m:r>
            </m:sup>
          </m:sSup>
          <m:r>
            <m:rPr>
              <m:sty m:val="p"/>
            </m:rPr>
            <m:t>=</m:t>
          </m:r>
          <m:r>
            <m:rPr>
              <m:sty m:val="p"/>
            </m:rPr>
            <m:t>[</m:t>
          </m:r>
          <m:r>
            <m:t>3</m:t>
          </m:r>
          <m:r>
            <m:rPr>
              <m:sty m:val="p"/>
            </m:rPr>
            <m:t>,</m:t>
          </m:r>
          <m:r>
            <m:t> </m:t>
          </m:r>
          <m:r>
            <m:t>4</m:t>
          </m:r>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11</m:t>
          </m:r>
          <m:r>
            <m:rPr>
              <m:sty m:val="p"/>
            </m:rPr>
            <m:t>,</m:t>
          </m:r>
          <m:r>
            <m:t>  </m:t>
          </m:r>
          <m:sSup>
            <m:e>
              <m:r>
                <m:rPr>
                  <m:sty m:val="bi"/>
                </m:rPr>
                <m:t>A</m:t>
              </m:r>
            </m:e>
            <m:sup>
              <m:r>
                <m:rPr>
                  <m:sty m:val="p"/>
                </m:rPr>
                <m:t>⊤</m:t>
              </m:r>
            </m:sup>
          </m:sSup>
          <m:r>
            <m:t> </m:t>
          </m:r>
          <m:sSup>
            <m:e>
              <m:r>
                <m:rPr>
                  <m:sty m:val="bi"/>
                </m:rPr>
                <m:t>B</m:t>
              </m:r>
            </m:e>
            <m:sup>
              <m:r>
                <m:rPr>
                  <m:sty m:val="p"/>
                </m:rPr>
                <m:t>⊤</m:t>
              </m:r>
            </m:sup>
          </m:sSup>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3</m:t>
          </m:r>
          <m:r>
            <m:rPr>
              <m:sty m:val="p"/>
            </m:rPr>
            <m:t>,</m:t>
          </m:r>
          <m:r>
            <m:t> </m:t>
          </m:r>
          <m:r>
            <m:t>4</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r>
            <m:rPr>
              <m:sty m:val="p"/>
            </m:rPr>
            <m:t>.</m:t>
          </m:r>
        </m:oMath>
      </m:oMathPara>
    </w:p>
    <w:p>
      <w:pPr>
        <w:pStyle w:val="FirstParagraph"/>
      </w:pPr>
      <w:r>
        <w:t xml:space="preserve">If instead</w:t>
      </w:r>
      <w:r>
        <w:t xml:space="preserve"> </w:t>
      </w:r>
      <m:oMath>
        <m:r>
          <m:rPr>
            <m:sty m:val="bi"/>
          </m:rPr>
          <m:t>A</m:t>
        </m:r>
      </m:oMath>
      <w:r>
        <w:t xml:space="preserve"> </w:t>
      </w:r>
      <w:r>
        <w:t xml:space="preserve">is</w:t>
      </w:r>
      <w:r>
        <w:t xml:space="preserve"> </w:t>
      </w:r>
      <m:oMath>
        <m:r>
          <m:t>2</m:t>
        </m:r>
        <m:r>
          <m:rPr>
            <m:sty m:val="p"/>
          </m:rPr>
          <m:t>×</m:t>
        </m:r>
        <m:r>
          <m:t>3</m:t>
        </m:r>
      </m:oMath>
      <w:r>
        <w:t xml:space="preserve"> </w:t>
      </w:r>
      <w:r>
        <w:t xml:space="preserve">and</w:t>
      </w:r>
      <w:r>
        <w:t xml:space="preserve"> </w:t>
      </w:r>
      <m:oMath>
        <m:r>
          <m:rPr>
            <m:sty m:val="bi"/>
          </m:rPr>
          <m:t>B</m:t>
        </m:r>
      </m:oMath>
      <w:r>
        <w:t xml:space="preserve"> </w:t>
      </w:r>
      <w:r>
        <w:t xml:space="preserve">is</w:t>
      </w:r>
      <w:r>
        <w:t xml:space="preserve"> </w:t>
      </w:r>
      <m:oMath>
        <m:r>
          <m:t>3</m:t>
        </m:r>
        <m:r>
          <m:rPr>
            <m:sty m:val="p"/>
          </m:rPr>
          <m:t>×</m:t>
        </m:r>
        <m:r>
          <m:t>1</m:t>
        </m:r>
      </m:oMath>
      <w:r>
        <w:t xml:space="preserve">,</w:t>
      </w:r>
      <w:r>
        <w:t xml:space="preserve"> </w:t>
      </w:r>
      <w:r>
        <w:t xml:space="preserve">then</w:t>
      </w:r>
      <w:r>
        <w:t xml:space="preserve"> </w:t>
      </w:r>
      <m:oMath>
        <m:sSup>
          <m:e>
            <m:r>
              <m:rPr>
                <m:sty m:val="bi"/>
              </m:rPr>
              <m:t>B</m:t>
            </m:r>
          </m:e>
          <m:sup>
            <m:r>
              <m:rPr>
                <m:sty m:val="p"/>
              </m:rPr>
              <m:t>⊤</m:t>
            </m:r>
          </m:sup>
        </m:sSup>
        <m:r>
          <m:t> </m:t>
        </m:r>
        <m:sSup>
          <m:e>
            <m:r>
              <m:rPr>
                <m:sty m:val="bi"/>
              </m:rPr>
              <m:t>A</m:t>
            </m:r>
          </m:e>
          <m:sup>
            <m:r>
              <m:rPr>
                <m:sty m:val="p"/>
              </m:rPr>
              <m:t>⊤</m:t>
            </m:r>
          </m:sup>
        </m:sSup>
      </m:oMath>
      <w:r>
        <w:t xml:space="preserve"> </w:t>
      </w:r>
      <w:r>
        <w:t xml:space="preserve">is a</w:t>
      </w:r>
      <w:r>
        <w:t xml:space="preserve"> </w:t>
      </w:r>
      <m:oMath>
        <m:r>
          <m:rPr>
            <m:sty m:val="p"/>
          </m:rPr>
          <m:t>(</m:t>
        </m:r>
        <m:r>
          <m:t>1</m:t>
        </m:r>
        <m:r>
          <m:rPr>
            <m:sty m:val="p"/>
          </m:rPr>
          <m:t>×</m:t>
        </m:r>
        <m:r>
          <m:t>3</m:t>
        </m:r>
        <m:r>
          <m:rPr>
            <m:sty m:val="p"/>
          </m:rPr>
          <m:t>)</m:t>
        </m:r>
        <m:r>
          <m:rPr>
            <m:sty m:val="p"/>
          </m:rPr>
          <m:t>(</m:t>
        </m:r>
        <m:r>
          <m:t>3</m:t>
        </m:r>
        <m:r>
          <m:rPr>
            <m:sty m:val="p"/>
          </m:rPr>
          <m:t>×</m:t>
        </m:r>
        <m:r>
          <m:t>2</m:t>
        </m:r>
        <m:r>
          <m:rPr>
            <m:sty m:val="p"/>
          </m:rPr>
          <m:t>)</m:t>
        </m:r>
      </m:oMath>
      <w:r>
        <w:t xml:space="preserve"> </w:t>
      </w:r>
      <w:r>
        <w:t xml:space="preserve">product,</w:t>
      </w:r>
      <w:r>
        <w:t xml:space="preserve"> </w:t>
      </w:r>
      <w:r>
        <w:t xml:space="preserve">but</w:t>
      </w:r>
      <w:r>
        <w:t xml:space="preserve"> </w:t>
      </w:r>
      <m:oMath>
        <m:sSup>
          <m:e>
            <m:r>
              <m:rPr>
                <m:sty m:val="bi"/>
              </m:rPr>
              <m:t>A</m:t>
            </m:r>
          </m:e>
          <m:sup>
            <m:r>
              <m:rPr>
                <m:sty m:val="p"/>
              </m:rPr>
              <m:t>⊤</m:t>
            </m:r>
          </m:sup>
        </m:sSup>
        <m:r>
          <m:t> </m:t>
        </m:r>
        <m:sSup>
          <m:e>
            <m:r>
              <m:rPr>
                <m:sty m:val="bi"/>
              </m:rPr>
              <m:t>B</m:t>
            </m:r>
          </m:e>
          <m:sup>
            <m:r>
              <m:rPr>
                <m:sty m:val="p"/>
              </m:rPr>
              <m:t>⊤</m:t>
            </m:r>
          </m:sup>
        </m:sSup>
      </m:oMath>
      <w:r>
        <w:t xml:space="preserve"> </w:t>
      </w:r>
      <w:r>
        <w:t xml:space="preserve">is a</w:t>
      </w:r>
      <w:r>
        <w:t xml:space="preserve"> </w:t>
      </w:r>
      <m:oMath>
        <m:r>
          <m:rPr>
            <m:sty m:val="p"/>
          </m:rPr>
          <m:t>(</m:t>
        </m:r>
        <m:r>
          <m:t>3</m:t>
        </m:r>
        <m:r>
          <m:rPr>
            <m:sty m:val="p"/>
          </m:rPr>
          <m:t>×</m:t>
        </m:r>
        <m:r>
          <m:t>2</m:t>
        </m:r>
        <m:r>
          <m:rPr>
            <m:sty m:val="p"/>
          </m:rPr>
          <m:t>)</m:t>
        </m:r>
        <m:r>
          <m:rPr>
            <m:sty m:val="p"/>
          </m:rPr>
          <m:t>(</m:t>
        </m:r>
        <m:r>
          <m:t>1</m:t>
        </m:r>
        <m:r>
          <m:rPr>
            <m:sty m:val="p"/>
          </m:rPr>
          <m:t>×</m:t>
        </m:r>
        <m:r>
          <m:t>3</m:t>
        </m:r>
        <m:r>
          <m:rPr>
            <m:sty m:val="p"/>
          </m:rPr>
          <m:t>)</m:t>
        </m:r>
      </m:oMath>
      <w:r>
        <w:t xml:space="preserve"> </w:t>
      </w:r>
      <w:r>
        <w:t xml:space="preserve">product,</w:t>
      </w:r>
      <w:r>
        <w:t xml:space="preserve"> </w:t>
      </w:r>
      <w:r>
        <w:t xml:space="preserve">which is undefined.</w:t>
      </w:r>
    </w:p>
    <w:bookmarkEnd w:id="171"/>
    <w:bookmarkEnd w:id="172"/>
    <w:bookmarkEnd w:id="173"/>
    <w:bookmarkStart w:id="180" w:name="rank"/>
    <w:p>
      <w:pPr>
        <w:pStyle w:val="Heading2"/>
      </w:pPr>
      <w:r>
        <w:t xml:space="preserve">3 Rank</w:t>
      </w:r>
    </w:p>
    <w:bookmarkStart w:id="174" w:name="def-linearly-independent"/>
    <w:p>
      <w:pPr>
        <w:pStyle w:val="FirstParagraph"/>
      </w:pPr>
      <w:r>
        <w:rPr>
          <w:b/>
          <w:bCs/>
        </w:rPr>
        <w:t xml:space="preserve">Definition 37 (Linearly independent vectors)</w:t>
      </w:r>
      <w:r>
        <w:t xml:space="preserve"> </w:t>
      </w:r>
      <w:r>
        <w:t xml:space="preserve">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of the same length</w:t>
      </w:r>
      <w:r>
        <w:t xml:space="preserve"> </w:t>
      </w:r>
      <m:oMath>
        <m:r>
          <m:t>p</m:t>
        </m:r>
      </m:oMath>
      <w:r>
        <w:t xml:space="preserve"> </w:t>
      </w:r>
      <w:r>
        <w:t xml:space="preserve">are</w:t>
      </w:r>
      <w:r>
        <w:t xml:space="preserve"> </w:t>
      </w:r>
      <w:r>
        <w:rPr>
          <w:b/>
          <w:bCs/>
        </w:rPr>
        <w:t xml:space="preserve">linearly independent</w:t>
      </w:r>
      <w:r>
        <w:t xml:space="preserve"> </w:t>
      </w:r>
      <w:r>
        <w:t xml:space="preserve">if the only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p>
    <w:p>
      <w:pPr>
        <w:pStyle w:val="BodyText"/>
      </w:pPr>
      <m:oMathPara>
        <m:oMathParaPr>
          <m:jc m:val="center"/>
        </m:oMathParaP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acc>
            <m:accPr>
              <m:chr m:val="̃"/>
            </m:accPr>
            <m:e>
              <m:r>
                <m:t>0</m:t>
              </m:r>
            </m:e>
          </m:acc>
        </m:oMath>
      </m:oMathPara>
    </w:p>
    <w:p>
      <w:pPr>
        <w:pStyle w:val="FirstParagraph"/>
      </w:pPr>
      <w:r>
        <w:t xml:space="preserve">are</w:t>
      </w:r>
    </w:p>
    <w:p>
      <w:pPr>
        <w:pStyle w:val="BodyText"/>
      </w:pPr>
      <m:oMathPara>
        <m:oMathParaPr>
          <m:jc m:val="center"/>
        </m:oMathParaPr>
        <m:oMath>
          <m:eqArr>
            <m:e>
              <m:sSub>
                <m:e>
                  <m:r>
                    <m:t>c</m:t>
                  </m:r>
                </m:e>
                <m:sub>
                  <m:r>
                    <m:t>1</m:t>
                  </m:r>
                </m:sub>
              </m:sSub>
              <m:r>
                <m:t>&amp;</m:t>
              </m:r>
              <m:r>
                <m:rPr>
                  <m:sty m:val="p"/>
                </m:rPr>
                <m:t>=</m:t>
              </m:r>
              <m:r>
                <m:rPr>
                  <m:sty m:val="p"/>
                </m:rPr>
                <m:t>⋯</m:t>
              </m:r>
            </m:e>
            <m:e>
              <m:r>
                <m:t>&amp;</m:t>
              </m:r>
              <m:r>
                <m:rPr>
                  <m:sty m:val="p"/>
                </m:rPr>
                <m:t>=</m:t>
              </m:r>
              <m:sSub>
                <m:e>
                  <m:r>
                    <m:t>c</m:t>
                  </m:r>
                </m:e>
                <m:sub>
                  <m:r>
                    <m:t>k</m:t>
                  </m:r>
                </m:sub>
              </m:sSub>
            </m:e>
            <m:e>
              <m:r>
                <m:t>&amp;</m:t>
              </m:r>
              <m:r>
                <m:rPr>
                  <m:sty m:val="p"/>
                </m:rPr>
                <m:t>=</m:t>
              </m:r>
              <m:r>
                <m:t>0</m:t>
              </m:r>
              <m:r>
                <m:rPr>
                  <m:sty m:val="p"/>
                </m:rPr>
                <m:t>.</m:t>
              </m:r>
            </m:e>
          </m:eqArr>
        </m:oMath>
      </m:oMathPara>
    </w:p>
    <w:p>
      <w:pPr>
        <w:pStyle w:val="FirstParagraph"/>
      </w:pPr>
      <w:r>
        <w:t xml:space="preserve">Vectors that are not linearly independent are</w:t>
      </w:r>
      <w:r>
        <w:t xml:space="preserve"> </w:t>
      </w:r>
      <w:r>
        <w:rPr>
          <w:b/>
          <w:bCs/>
        </w:rPr>
        <w:t xml:space="preserve">linearly dependent</w:t>
      </w:r>
      <w:r>
        <w:t xml:space="preserve">.</w:t>
      </w:r>
    </w:p>
    <w:bookmarkEnd w:id="174"/>
    <w:bookmarkStart w:id="175" w:name="exm-linearly-independent"/>
    <w:p>
      <w:pPr>
        <w:pStyle w:val="BodyText"/>
      </w:pPr>
      <w:r>
        <w:rPr>
          <w:b/>
          <w:bCs/>
        </w:rPr>
        <w:t xml:space="preserve">Example 32 (Independent and dependent pairs of vectors)</w:t>
      </w:r>
      <w:r>
        <w:t xml:space="preserve"> </w:t>
      </w:r>
      <w:r>
        <w:t xml:space="preserve"> </w:t>
      </w:r>
    </w:p>
    <w:p>
      <w:pPr>
        <w:pStyle w:val="Compact"/>
        <w:numPr>
          <w:ilvl w:val="0"/>
          <w:numId w:val="1017"/>
        </w:numPr>
      </w:pPr>
      <m:oMath>
        <m:sSub>
          <m:e>
            <m:acc>
              <m:accPr>
                <m:chr m:val="̃"/>
              </m:accPr>
              <m:e>
                <m:r>
                  <m:t>v</m:t>
                </m:r>
              </m:e>
            </m:acc>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1</m:t>
        </m:r>
        <m:r>
          <m:rPr>
            <m:sty m:val="p"/>
          </m:rPr>
          <m:t>,</m:t>
        </m:r>
        <m:r>
          <m:t>1</m:t>
        </m:r>
        <m:r>
          <m:rPr>
            <m:sty m:val="p"/>
          </m:rPr>
          <m:t>)</m:t>
        </m:r>
      </m:oMath>
      <w:r>
        <w:t xml:space="preserve"> </w:t>
      </w:r>
      <w:r>
        <w:t xml:space="preserve">are linearly independent:</w:t>
      </w:r>
      <w:r>
        <w:t xml:space="preserve"> </w:t>
      </w:r>
      <m:oMath>
        <m:sSub>
          <m:e>
            <m:r>
              <m:t>c</m:t>
            </m:r>
          </m:e>
          <m:sub>
            <m:r>
              <m:t>1</m:t>
            </m:r>
          </m:sub>
        </m:sSub>
        <m:sSub>
          <m:e>
            <m:acc>
              <m:accPr>
                <m:chr m:val="̃"/>
              </m:accPr>
              <m:e>
                <m:r>
                  <m:t>v</m:t>
                </m:r>
              </m:e>
            </m:acc>
          </m:e>
          <m:sub>
            <m:r>
              <m:t>1</m:t>
            </m:r>
          </m:sub>
        </m:sSub>
        <m:r>
          <m:rPr>
            <m:sty m:val="p"/>
          </m:rPr>
          <m:t>+</m:t>
        </m:r>
        <m:sSub>
          <m:e>
            <m:r>
              <m:t>c</m:t>
            </m:r>
          </m:e>
          <m:sub>
            <m:r>
              <m:t>2</m:t>
            </m:r>
          </m:sub>
        </m:sSub>
        <m:sSub>
          <m:e>
            <m:acc>
              <m:accPr>
                <m:chr m:val="̃"/>
              </m:accPr>
              <m:e>
                <m:r>
                  <m:t>v</m:t>
                </m:r>
              </m:e>
            </m:acc>
          </m:e>
          <m:sub>
            <m:r>
              <m:t>2</m:t>
            </m:r>
          </m:sub>
        </m:sSub>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w:t>
      </w:r>
      <w:r>
        <w:t xml:space="preserve"> </w:t>
      </w:r>
      <w:r>
        <w:t xml:space="preserve">which 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p>
    <w:p>
      <w:pPr>
        <w:pStyle w:val="Compact"/>
        <w:numPr>
          <w:ilvl w:val="0"/>
          <w:numId w:val="1017"/>
        </w:numPr>
      </w:pPr>
      <m:oMath>
        <m:sSub>
          <m:e>
            <m:acc>
              <m:accPr>
                <m:chr m:val="̃"/>
              </m:accPr>
              <m:e>
                <m:r>
                  <m:t>v</m:t>
                </m:r>
              </m:e>
            </m:acc>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2</m:t>
        </m:r>
        <m:r>
          <m:rPr>
            <m:sty m:val="p"/>
          </m:rPr>
          <m:t>,</m:t>
        </m:r>
        <m:r>
          <m:t>4</m:t>
        </m:r>
        <m:r>
          <m:rPr>
            <m:sty m:val="p"/>
          </m:rPr>
          <m:t>)</m:t>
        </m:r>
      </m:oMath>
      <w:r>
        <w:t xml:space="preserve"> </w:t>
      </w:r>
      <w:r>
        <w:t xml:space="preserve">are not:</w:t>
      </w:r>
      <w:r>
        <w:t xml:space="preserve"> </w:t>
      </w:r>
      <m:oMath>
        <m:r>
          <m:t>2</m:t>
        </m:r>
        <m:sSub>
          <m:e>
            <m:acc>
              <m:accPr>
                <m:chr m:val="̃"/>
              </m:accPr>
              <m:e>
                <m:r>
                  <m:t>v</m:t>
                </m:r>
              </m:e>
            </m:acc>
          </m:e>
          <m:sub>
            <m:r>
              <m:t>1</m:t>
            </m:r>
          </m:sub>
        </m:sSub>
        <m:r>
          <m:rPr>
            <m:sty m:val="p"/>
          </m:rPr>
          <m:t>−</m:t>
        </m:r>
        <m:sSub>
          <m:e>
            <m:acc>
              <m:accPr>
                <m:chr m:val="̃"/>
              </m:accPr>
              <m:e>
                <m:r>
                  <m:t>v</m:t>
                </m:r>
              </m:e>
            </m:acc>
          </m:e>
          <m:sub>
            <m:r>
              <m:t>2</m:t>
            </m:r>
          </m:sub>
        </m:sSub>
        <m:r>
          <m:rPr>
            <m:sty m:val="p"/>
          </m:rPr>
          <m:t>=</m:t>
        </m:r>
        <m:acc>
          <m:accPr>
            <m:chr m:val="̃"/>
          </m:accPr>
          <m:e>
            <m:r>
              <m:t>0</m:t>
            </m:r>
          </m:e>
        </m:acc>
      </m:oMath>
      <w:r>
        <w:t xml:space="preserve">.</w:t>
      </w:r>
    </w:p>
    <w:bookmarkEnd w:id="175"/>
    <w:bookmarkStart w:id="176" w:name="def-rank"/>
    <w:p>
      <w:pPr>
        <w:pStyle w:val="FirstParagraph"/>
      </w:pPr>
      <w:r>
        <w:rPr>
          <w:b/>
          <w:bCs/>
        </w:rPr>
        <w:t xml:space="preserve">Definition 38 (Rank)</w:t>
      </w:r>
      <w:r>
        <w:t xml:space="preserve"> </w:t>
      </w:r>
      <w:r>
        <w:t xml:space="preserve">The</w:t>
      </w:r>
      <w:r>
        <w:t xml:space="preserve"> </w:t>
      </w:r>
      <w:r>
        <w:rPr>
          <w:b/>
          <w:bCs/>
        </w:rPr>
        <w:t xml:space="preserve">rank</w:t>
      </w:r>
      <w:r>
        <w:t xml:space="preserve"> </w:t>
      </w:r>
      <w:r>
        <w:t xml:space="preserve">of a matrix</w:t>
      </w:r>
      <w:r>
        <w:t xml:space="preserve"> </w:t>
      </w:r>
      <m:oMath>
        <m:r>
          <m:rPr>
            <m:sty m:val="bi"/>
          </m:rPr>
          <m:t>A</m:t>
        </m:r>
      </m:oMath>
      <w:r>
        <w:t xml:space="preserve">, written</w:t>
      </w:r>
      <w:r>
        <w:t xml:space="preserve"> </w:t>
      </w:r>
      <m:oMath>
        <m:r>
          <m:rPr>
            <m:sty m:val="p"/>
          </m:rPr>
          <m:t>rank</m:t>
        </m:r>
        <m:r>
          <m:rPr>
            <m:sty m:val="p"/>
          </m:rPr>
          <m:t>(</m:t>
        </m:r>
        <m:r>
          <m:rPr>
            <m:sty m:val="bi"/>
          </m:rPr>
          <m:t>A</m:t>
        </m:r>
        <m:r>
          <m:rPr>
            <m:sty m:val="p"/>
          </m:rPr>
          <m:t>)</m:t>
        </m:r>
      </m:oMath>
      <w:r>
        <w:t xml:space="preserve">,</w:t>
      </w:r>
      <w:r>
        <w:t xml:space="preserve"> </w:t>
      </w:r>
      <w:r>
        <w:t xml:space="preserve">is the largest number of columns of</w:t>
      </w:r>
      <w:r>
        <w:t xml:space="preserve"> </w:t>
      </w:r>
      <m:oMath>
        <m:r>
          <m:rPr>
            <m:sty m:val="bi"/>
          </m:rPr>
          <m:t>A</m:t>
        </m:r>
      </m:oMath>
      <w:r>
        <w:t xml:space="preserve"> </w:t>
      </w:r>
      <w:r>
        <w:t xml:space="preserve">that are linearly independent (</w:t>
      </w:r>
      <w:hyperlink w:anchor="def-linearly-independent">
        <w:r>
          <w:rPr>
            <w:rStyle w:val="Hyperlink"/>
          </w:rPr>
          <w:t xml:space="preserve">Definition 37</w:t>
        </w:r>
      </w:hyperlink>
      <w:r>
        <w:t xml:space="preserve">).</w:t>
      </w:r>
    </w:p>
    <w:bookmarkEnd w:id="176"/>
    <w:bookmarkStart w:id="177" w:name="exm-rank"/>
    <w:p>
      <w:pPr>
        <w:pStyle w:val="BodyText"/>
      </w:pPr>
      <w:r>
        <w:rPr>
          <w:b/>
          <w:bCs/>
        </w:rPr>
        <w:t xml:space="preserve">Example 33 (The rank of two</w:t>
      </w:r>
      <w:r>
        <w:rPr>
          <w:b/>
          <w:bCs/>
        </w:rPr>
        <w:t xml:space="preserve"> </w:t>
      </w:r>
      <m:oMath>
        <m:r>
          <m:t>3</m:t>
        </m:r>
        <m:r>
          <m:rPr>
            <m:sty m:val="p"/>
          </m:rPr>
          <m:t>×</m:t>
        </m:r>
        <m:r>
          <m:t>2</m:t>
        </m:r>
      </m:oMath>
      <w:r>
        <w:rPr>
          <w:b/>
          <w:bCs/>
        </w:rPr>
        <w:t xml:space="preserve"> </w:t>
      </w:r>
      <w:r>
        <w:rPr>
          <w:b/>
          <w:bCs/>
        </w:rPr>
        <w:t xml:space="preserve">matrices)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has rank</w:t>
      </w:r>
      <w:r>
        <w:t xml:space="preserve"> </w:t>
      </w:r>
      <m:oMath>
        <m:r>
          <m:t>2</m:t>
        </m:r>
      </m:oMath>
      <w:r>
        <w:t xml:space="preserve">:</w:t>
      </w:r>
      <w:r>
        <w:t xml:space="preserve"> </w:t>
      </w:r>
      <w:r>
        <w:t xml:space="preserve">if</w:t>
      </w:r>
      <w:r>
        <w:t xml:space="preserve"> </w:t>
      </w:r>
      <m:oMath>
        <m:sSub>
          <m:e>
            <m:r>
              <m:t>c</m:t>
            </m:r>
          </m:e>
          <m:sub>
            <m:r>
              <m:t>1</m:t>
            </m:r>
          </m:sub>
        </m:sSub>
        <m:r>
          <m:rPr>
            <m:sty m:val="p"/>
          </m:rPr>
          <m:t>(</m:t>
        </m:r>
        <m:r>
          <m:t>1</m:t>
        </m:r>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t>3</m:t>
        </m:r>
        <m:r>
          <m:rPr>
            <m:sty m:val="p"/>
          </m:rPr>
          <m:t>)</m:t>
        </m:r>
        <m:r>
          <m:rPr>
            <m:sty m:val="p"/>
          </m:rPr>
          <m:t>=</m:t>
        </m:r>
        <m:acc>
          <m:accPr>
            <m:chr m:val="̃"/>
          </m:accPr>
          <m:e>
            <m:r>
              <m:t>0</m:t>
            </m:r>
          </m:e>
        </m:acc>
      </m:oMath>
      <w:r>
        <w:t xml:space="preserve">,</w:t>
      </w:r>
      <w:r>
        <w:t xml:space="preserve"> </w:t>
      </w:r>
      <w:r>
        <w:t xml:space="preserve">then subtracting the first entry from the second gives</w:t>
      </w:r>
      <w:r>
        <w:t xml:space="preserve"> </w:t>
      </w:r>
      <m:oMath>
        <m:sSub>
          <m:e>
            <m:r>
              <m:t>c</m:t>
            </m:r>
          </m:e>
          <m:sub>
            <m:r>
              <m:t>2</m:t>
            </m:r>
          </m:sub>
        </m:sSub>
        <m:r>
          <m:rPr>
            <m:sty m:val="p"/>
          </m:rPr>
          <m:t>=</m:t>
        </m:r>
        <m:r>
          <m:t>0</m:t>
        </m:r>
      </m:oMath>
      <w:r>
        <w:t xml:space="preserve">,</w:t>
      </w:r>
      <w:r>
        <w:t xml:space="preserve"> </w:t>
      </w:r>
      <w:r>
        <w:t xml:space="preserve">and then</w:t>
      </w:r>
      <w:r>
        <w:t xml:space="preserve"> </w:t>
      </w:r>
      <m:oMath>
        <m:sSub>
          <m:e>
            <m:r>
              <m:t>c</m:t>
            </m:r>
          </m:e>
          <m:sub>
            <m:r>
              <m:t>1</m:t>
            </m:r>
          </m:sub>
        </m:sSub>
        <m:r>
          <m:rPr>
            <m:sty m:val="p"/>
          </m:rPr>
          <m:t>=</m:t>
        </m:r>
        <m:r>
          <m:t>0</m:t>
        </m:r>
      </m:oMath>
      <w:r>
        <w:t xml:space="preserve">.</w:t>
      </w:r>
    </w:p>
    <w:p>
      <w:pPr>
        <w:pStyle w:val="BodyText"/>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has rank</w:t>
      </w:r>
      <w:r>
        <w:t xml:space="preserve"> </w:t>
      </w:r>
      <m:oMath>
        <m:r>
          <m:t>1</m:t>
        </m:r>
      </m:oMath>
      <w:r>
        <w:t xml:space="preserve">:</w:t>
      </w:r>
      <w:r>
        <w:t xml:space="preserve"> </w:t>
      </w:r>
      <w:r>
        <w:t xml:space="preserve">its second column is twice its first,</w:t>
      </w:r>
      <w:r>
        <w:t xml:space="preserve"> </w:t>
      </w:r>
      <w:r>
        <w:t xml:space="preserve">so the two columns are not linearly independent,</w:t>
      </w:r>
      <w:r>
        <w:t xml:space="preserve"> </w:t>
      </w:r>
      <w:r>
        <w:t xml:space="preserve">but the first column on its own is.</w:t>
      </w:r>
    </w:p>
    <w:bookmarkEnd w:id="177"/>
    <w:bookmarkStart w:id="178" w:name="def-full-column-rank"/>
    <w:p>
      <w:pPr>
        <w:pStyle w:val="BodyText"/>
      </w:pPr>
      <w:r>
        <w:rPr>
          <w:b/>
          <w:bCs/>
        </w:rPr>
        <w:t xml:space="preserve">Definition 39 (Full column rank)</w:t>
      </w:r>
      <w:r>
        <w:t xml:space="preserve"> </w:t>
      </w:r>
      <w:r>
        <w:t xml:space="preserve">An</w:t>
      </w:r>
      <w:r>
        <w:t xml:space="preserve"> </w:t>
      </w:r>
      <m:oMath>
        <m:r>
          <m:t>n</m:t>
        </m:r>
        <m:r>
          <m:rPr>
            <m:sty m:val="p"/>
          </m:rPr>
          <m:t>×</m:t>
        </m:r>
        <m:r>
          <m:t>p</m:t>
        </m:r>
      </m:oMath>
      <w:r>
        <w:t xml:space="preserve"> </w:t>
      </w:r>
      <w:r>
        <w:t xml:space="preserve">matrix has</w:t>
      </w:r>
      <w:r>
        <w:t xml:space="preserve"> </w:t>
      </w:r>
      <w:r>
        <w:rPr>
          <w:b/>
          <w:bCs/>
        </w:rPr>
        <w:t xml:space="preserve">full column rank</w:t>
      </w:r>
      <w:r>
        <w:t xml:space="preserve"> </w:t>
      </w:r>
      <w:r>
        <w:t xml:space="preserve">if its rank (</w:t>
      </w:r>
      <w:hyperlink w:anchor="def-rank">
        <w:r>
          <w:rPr>
            <w:rStyle w:val="Hyperlink"/>
          </w:rPr>
          <w:t xml:space="preserve">Definition 38</w:t>
        </w:r>
      </w:hyperlink>
      <w:r>
        <w:t xml:space="preserve">) is</w:t>
      </w:r>
      <w:r>
        <w:t xml:space="preserve"> </w:t>
      </w:r>
      <m:oMath>
        <m:r>
          <m:t>p</m:t>
        </m:r>
      </m:oMath>
      <w:r>
        <w:t xml:space="preserve">,</w:t>
      </w:r>
      <w:r>
        <w:t xml:space="preserve"> </w:t>
      </w:r>
      <w:r>
        <w:t xml:space="preserve">so that all of its columns are linearly independent.</w:t>
      </w:r>
    </w:p>
    <w:bookmarkEnd w:id="178"/>
    <w:bookmarkStart w:id="179" w:name="rem-full-column-rank-shape"/>
    <w:p>
      <w:pPr>
        <w:pStyle w:val="BodyText"/>
      </w:pPr>
      <w:r>
        <w:rPr>
          <w:i/>
          <w:iCs/>
        </w:rPr>
        <w:t xml:space="preserve">Remark 14</w:t>
      </w:r>
      <w:r>
        <w:t xml:space="preserve"> (Full column rank needs at least as many rows as columns). </w:t>
      </w:r>
      <w:r>
        <w:t xml:space="preserve">In</w:t>
      </w:r>
      <w:r>
        <w:t xml:space="preserve"> </w:t>
      </w:r>
      <w:hyperlink w:anchor="exm-rank">
        <w:r>
          <w:rPr>
            <w:rStyle w:val="Hyperlink"/>
          </w:rPr>
          <w:t xml:space="preserve">Example 33</w:t>
        </w:r>
      </w:hyperlink>
      <w:r>
        <w:t xml:space="preserve">, the first matrix has full column rank:</w:t>
      </w:r>
      <w:r>
        <w:t xml:space="preserve"> </w:t>
      </w:r>
      <w:r>
        <w:t xml:space="preserve">its rank is</w:t>
      </w:r>
      <w:r>
        <w:t xml:space="preserve"> </w:t>
      </w:r>
      <m:oMath>
        <m:r>
          <m:t>2</m:t>
        </m:r>
      </m:oMath>
      <w:r>
        <w:t xml:space="preserve">, and it has</w:t>
      </w:r>
      <w:r>
        <w:t xml:space="preserve"> </w:t>
      </w:r>
      <m:oMath>
        <m:r>
          <m:t>2</m:t>
        </m:r>
      </m:oMath>
      <w:r>
        <w:t xml:space="preserve"> </w:t>
      </w:r>
      <w:r>
        <w:t xml:space="preserve">columns.</w:t>
      </w:r>
      <w:r>
        <w:t xml:space="preserve"> </w:t>
      </w:r>
      <w:r>
        <w:t xml:space="preserve">The second does not, because its rank is</w:t>
      </w:r>
      <w:r>
        <w:t xml:space="preserve"> </w:t>
      </w:r>
      <m:oMath>
        <m:r>
          <m:t>1</m:t>
        </m:r>
      </m:oMath>
      <w:r>
        <w:t xml:space="preserve">.</w:t>
      </w:r>
    </w:p>
    <w:p>
      <w:pPr>
        <w:pStyle w:val="BodyText"/>
      </w:pPr>
      <w:r>
        <w:t xml:space="preserve">An</w:t>
      </w:r>
      <w:r>
        <w:t xml:space="preserve"> </w:t>
      </w:r>
      <m:oMath>
        <m:r>
          <m:t>n</m:t>
        </m:r>
        <m:r>
          <m:rPr>
            <m:sty m:val="p"/>
          </m:rPr>
          <m:t>×</m:t>
        </m:r>
        <m:r>
          <m:t>p</m:t>
        </m:r>
      </m:oMath>
      <w:r>
        <w:t xml:space="preserve"> </w:t>
      </w:r>
      <w:r>
        <w:t xml:space="preserve">matrix can have full column rank only when</w:t>
      </w:r>
      <w:r>
        <w:t xml:space="preserve"> </w:t>
      </w:r>
      <m:oMath>
        <m:r>
          <m:t>p</m:t>
        </m:r>
        <m:r>
          <m:rPr>
            <m:sty m:val="p"/>
          </m:rPr>
          <m:t>≤</m:t>
        </m:r>
        <m:r>
          <m:t>n</m:t>
        </m:r>
      </m:oMath>
      <w:r>
        <w:t xml:space="preserve">,</w:t>
      </w:r>
      <w:r>
        <w:t xml:space="preserve"> </w:t>
      </w:r>
      <w:r>
        <w:t xml:space="preserve">because more than</w:t>
      </w:r>
      <w:r>
        <w:t xml:space="preserve"> </w:t>
      </w:r>
      <m:oMath>
        <m:r>
          <m:t>n</m:t>
        </m:r>
      </m:oMath>
      <w:r>
        <w:t xml:space="preserve"> </w:t>
      </w:r>
      <w:r>
        <w:t xml:space="preserve">vectors of length</w:t>
      </w:r>
      <w:r>
        <w:t xml:space="preserve"> </w:t>
      </w:r>
      <m:oMath>
        <m:r>
          <m:t>n</m:t>
        </m:r>
      </m:oMath>
      <w:r>
        <w:t xml:space="preserve"> </w:t>
      </w:r>
      <w:r>
        <w:t xml:space="preserve">are never linearly independent.</w:t>
      </w:r>
      <w:r>
        <w:t xml:space="preserve"> </w:t>
      </w:r>
      <w:r>
        <w:t xml:space="preserve">For example, 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has</w:t>
      </w:r>
      <w:r>
        <w:t xml:space="preserve"> </w:t>
      </w:r>
      <m:oMath>
        <m:r>
          <m:t>3</m:t>
        </m:r>
      </m:oMath>
      <w:r>
        <w:t xml:space="preserve"> </w:t>
      </w:r>
      <w:r>
        <w:t xml:space="preserve">columns of length</w:t>
      </w:r>
      <w:r>
        <w:t xml:space="preserve"> </w:t>
      </w:r>
      <m:oMath>
        <m:r>
          <m:t>2</m:t>
        </m:r>
      </m:oMath>
      <w:r>
        <w:t xml:space="preserve">,</w:t>
      </w:r>
      <w:r>
        <w:t xml:space="preserve"> </w:t>
      </w:r>
      <w:r>
        <w:t xml:space="preserve">and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acc>
          <m:accPr>
            <m:chr m:val="̃"/>
          </m:accPr>
          <m:e>
            <m:r>
              <m:t>0</m:t>
            </m:r>
          </m:e>
        </m:acc>
      </m:oMath>
      <w:r>
        <w:t xml:space="preserve">,</w:t>
      </w:r>
      <w:r>
        <w:t xml:space="preserve"> </w:t>
      </w:r>
      <w:r>
        <w:t xml:space="preserve">with coefficients that are not all zero.</w:t>
      </w:r>
      <w:r>
        <w:t xml:space="preserve"> </w:t>
      </w:r>
      <w:r>
        <w:t xml:space="preserve">So its</w:t>
      </w:r>
      <w:r>
        <w:t xml:space="preserve"> </w:t>
      </w:r>
      <m:oMath>
        <m:r>
          <m:t>3</m:t>
        </m:r>
      </m:oMath>
      <w:r>
        <w:t xml:space="preserve"> </w:t>
      </w:r>
      <w:r>
        <w:t xml:space="preserve">columns are not linearly independent,</w:t>
      </w:r>
      <w:r>
        <w:t xml:space="preserve"> </w:t>
      </w:r>
      <w:r>
        <w:t xml:space="preserve">and its rank is less than</w:t>
      </w:r>
      <w:r>
        <w:t xml:space="preserve"> </w:t>
      </w:r>
      <m:oMath>
        <m:r>
          <m:t>3</m:t>
        </m:r>
      </m:oMath>
      <w:r>
        <w:t xml:space="preserve">.</w:t>
      </w:r>
    </w:p>
    <w:bookmarkEnd w:id="179"/>
    <w:bookmarkEnd w:id="180"/>
    <w:bookmarkStart w:id="221" w:name="sec-subspaces"/>
    <w:p>
      <w:pPr>
        <w:pStyle w:val="Heading2"/>
      </w:pPr>
      <w:r>
        <w:t xml:space="preserve">4 Subspaces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82" name="Picture"/>
                  <a:graphic>
                    <a:graphicData uri="http://schemas.openxmlformats.org/drawingml/2006/picture">
                      <pic:pic>
                        <pic:nvPicPr>
                          <pic:cNvPr descr="/opt/quarto/share/formats/docx/note.png" id="183"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 and license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(2024h)</w:t>
            </w:r>
            <w:r>
              <w:t xml:space="preserve">,</w:t>
            </w:r>
            <w:r>
              <w:t xml:space="preserve"> </w:t>
            </w:r>
            <w:r>
              <w:t xml:space="preserve">used under the MIT License.</w:t>
            </w:r>
            <w:r>
              <w:t xml:space="preserve"> </w:t>
            </w:r>
            <w:r>
              <w:t xml:space="preserve">The license text is:</w:t>
            </w:r>
          </w:p>
          <w:p>
            <w:pPr>
              <w:pStyle w:val="BlockText"/>
            </w:pPr>
            <w:r>
              <w:t xml:space="preserve">Copyright (c) 2024 ucla-biostat-216</w:t>
            </w:r>
          </w:p>
          <w:p>
            <w:pPr>
              <w:pStyle w:val="BlockText"/>
            </w:pPr>
            <w:r>
              <w:t xml:space="preserve">Permission is hereby granted, free of charge, to any person obtaining a copy</w:t>
            </w:r>
            <w:r>
              <w:t xml:space="preserve"> </w:t>
            </w:r>
            <w:r>
              <w:t xml:space="preserve">of this software and associated documentation files (the</w:t>
            </w:r>
            <w:r>
              <w:t xml:space="preserve"> </w:t>
            </w:r>
            <w:r>
              <w:t xml:space="preserve">“Software”</w:t>
            </w:r>
            <w:r>
              <w:t xml:space="preserve">), to deal</w:t>
            </w:r>
            <w:r>
              <w:t xml:space="preserve"> </w:t>
            </w:r>
            <w:r>
              <w:t xml:space="preserve">in the Software without restriction, including without limitation the rights</w:t>
            </w:r>
            <w:r>
              <w:t xml:space="preserve"> </w:t>
            </w:r>
            <w:r>
              <w:t xml:space="preserve">to use, copy, modify, merge, publish, distribute, sublicense, and/or sell</w:t>
            </w:r>
            <w:r>
              <w:t xml:space="preserve"> </w:t>
            </w:r>
            <w:r>
              <w:t xml:space="preserve">copies of the Software, and to permit persons to whom the Software is</w:t>
            </w:r>
            <w:r>
              <w:t xml:space="preserve"> </w:t>
            </w:r>
            <w:r>
              <w:t xml:space="preserve">furnished to do so, subject to the following conditions:</w:t>
            </w:r>
          </w:p>
          <w:p>
            <w:pPr>
              <w:pStyle w:val="BlockText"/>
            </w:pPr>
            <w:r>
              <w:t xml:space="preserve">The above copyright notice and this permission notice shall be included in all</w:t>
            </w:r>
            <w:r>
              <w:t xml:space="preserve"> </w:t>
            </w:r>
            <w:r>
              <w:t xml:space="preserve">copies or substantial portions of the Software.</w:t>
            </w:r>
          </w:p>
          <w:p>
            <w:pPr>
              <w:pStyle w:val="BlockText"/>
            </w:pPr>
            <w:r>
              <w:t xml:space="preserve">THE SOFTWARE IS PROVIDED</w:t>
            </w:r>
            <w:r>
              <w:t xml:space="preserve"> </w:t>
            </w:r>
            <w:r>
              <w:t xml:space="preserve">“AS IS”</w:t>
            </w:r>
            <w:r>
              <w:t xml:space="preserve">, WITHOUT WARRANTY OF ANY KIND, EXPRESS OR</w:t>
            </w:r>
            <w:r>
              <w:t xml:space="preserve"> </w:t>
            </w:r>
            <w:r>
              <w:t xml:space="preserve">IMPLIED, INCLUDING BUT NOT LIMITED TO THE WARRANTIES OF MERCHANTABILITY,</w:t>
            </w:r>
            <w:r>
              <w:t xml:space="preserve"> </w:t>
            </w:r>
            <w:r>
              <w:t xml:space="preserve">FITNESS FOR A PARTICULAR PURPOSE AND NONINFRINGEMENT. IN NO EVENT SHALL THE</w:t>
            </w:r>
            <w:r>
              <w:t xml:space="preserve"> </w:t>
            </w:r>
            <w:r>
              <w:t xml:space="preserve">AUTHORS OR COPYRIGHT HOLDERS BE LIABLE FOR ANY CLAIM, DAMAGES OR OTHER</w:t>
            </w:r>
            <w:r>
              <w:t xml:space="preserve"> </w:t>
            </w:r>
            <w:r>
              <w:t xml:space="preserve">LIABILITY, WHETHER IN AN ACTION OF CONTRACT, TORT OR OTHERWISE, ARISING FROM,</w:t>
            </w:r>
            <w:r>
              <w:t xml:space="preserve"> </w:t>
            </w:r>
            <w:r>
              <w:t xml:space="preserve">OUT OF OR IN CONNECTION WITH THE SOFTWARE OR THE USE OR OTHER DEALINGS IN THE</w:t>
            </w:r>
            <w:r>
              <w:t xml:space="preserve"> </w:t>
            </w:r>
            <w:r>
              <w:t xml:space="preserve">SOFTWARE.</w:t>
            </w:r>
          </w:p>
          <w:p/>
        </w:tc>
      </w:tr>
    </w:tbl>
    <w:bookmarkStart w:id="184" w:name="def-subspace"/>
    <w:p>
      <w:pPr>
        <w:pStyle w:val="FirstParagraph"/>
      </w:pPr>
      <w:r>
        <w:rPr>
          <w:b/>
          <w:bCs/>
        </w:rPr>
        <w:t xml:space="preserve">Definition 40 (Subspace (linear subspace, vector space, linear space))</w:t>
      </w:r>
      <w:r>
        <w:t xml:space="preserve"> </w:t>
      </w:r>
      <w:r>
        <w:t xml:space="preserve">A set</w:t>
      </w:r>
      <w:r>
        <w:t xml:space="preserve"> </w:t>
      </w:r>
      <m:oMath>
        <m:r>
          <m:rPr>
            <m:scr m:val="script"/>
            <m:sty m:val="p"/>
          </m:rPr>
          <m:t>S</m:t>
        </m:r>
      </m:oMath>
      <w:r>
        <w:t xml:space="preserve"> </w:t>
      </w:r>
      <w:r>
        <w:t xml:space="preserve">of vectors in</w:t>
      </w:r>
      <w:r>
        <w:t xml:space="preserve"> </w:t>
      </w:r>
      <m:oMath>
        <m:sSup>
          <m:e>
            <m:r>
              <m:rPr>
                <m:scr m:val="double-struck"/>
                <m:sty m:val="p"/>
              </m:rPr>
              <m:t>R</m:t>
            </m:r>
          </m:e>
          <m:sup>
            <m:r>
              <m:t>p</m:t>
            </m:r>
          </m:sup>
        </m:sSup>
      </m:oMath>
      <w:r>
        <w:t xml:space="preserve"> </w:t>
      </w:r>
      <w:r>
        <w:t xml:space="preserve">is a</w:t>
      </w:r>
      <w:r>
        <w:t xml:space="preserve"> </w:t>
      </w:r>
      <w:r>
        <w:rPr>
          <w:b/>
          <w:bCs/>
        </w:rPr>
        <w:t xml:space="preserve">subspace</w:t>
      </w:r>
      <w:r>
        <w:t xml:space="preserve"> </w:t>
      </w:r>
      <w:r>
        <w:t xml:space="preserve">of</w:t>
      </w:r>
      <w:r>
        <w:t xml:space="preserve"> </w:t>
      </w:r>
      <m:oMath>
        <m:sSup>
          <m:e>
            <m:r>
              <m:rPr>
                <m:scr m:val="double-struck"/>
                <m:sty m:val="p"/>
              </m:rPr>
              <m:t>R</m:t>
            </m:r>
          </m:e>
          <m:sup>
            <m:r>
              <m:t>p</m:t>
            </m:r>
          </m:sup>
        </m:sSup>
      </m:oMath>
      <w:r>
        <w:t xml:space="preserve"> </w:t>
      </w:r>
      <w:r>
        <w:t xml:space="preserve">if it is not empty</w:t>
      </w:r>
      <w:r>
        <w:t xml:space="preserve"> </w:t>
      </w:r>
      <w:r>
        <w:t xml:space="preserve">and it is closed under vector addition and scalar multiplication:</w:t>
      </w:r>
    </w:p>
    <w:p>
      <w:pPr>
        <w:pStyle w:val="Compact"/>
        <w:numPr>
          <w:ilvl w:val="0"/>
          <w:numId w:val="1018"/>
        </w:numPr>
      </w:pPr>
      <w:r>
        <w:t xml:space="preserve">if</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r>
          <m:rPr>
            <m:scr m:val="script"/>
            <m:sty m:val="p"/>
          </m:rPr>
          <m:t>S</m:t>
        </m:r>
      </m:oMath>
      <w:r>
        <w:t xml:space="preserve">,</w:t>
      </w:r>
      <w:r>
        <w:t xml:space="preserve"> </w:t>
      </w:r>
      <w:r>
        <w:t xml:space="preserve">then</w:t>
      </w:r>
      <w:r>
        <w:t xml:space="preserve"> </w:t>
      </w:r>
      <m:oMath>
        <m:acc>
          <m:accPr>
            <m:chr m:val="̃"/>
          </m:accPr>
          <m:e>
            <m:r>
              <m:t>u</m:t>
            </m:r>
          </m:e>
        </m:acc>
        <m:r>
          <m:rPr>
            <m:sty m:val="p"/>
          </m:rPr>
          <m:t>+</m:t>
        </m:r>
        <m:acc>
          <m:accPr>
            <m:chr m:val="̃"/>
          </m:accPr>
          <m:e>
            <m:r>
              <m:t>v</m:t>
            </m:r>
          </m:e>
        </m:acc>
        <m:r>
          <m:rPr>
            <m:sty m:val="p"/>
          </m:rPr>
          <m:t>∈</m:t>
        </m:r>
        <m:r>
          <m:rPr>
            <m:scr m:val="script"/>
            <m:sty m:val="p"/>
          </m:rPr>
          <m:t>S</m:t>
        </m:r>
      </m:oMath>
      <w:r>
        <w:t xml:space="preserve">;</w:t>
      </w:r>
    </w:p>
    <w:p>
      <w:pPr>
        <w:pStyle w:val="Compact"/>
        <w:numPr>
          <w:ilvl w:val="0"/>
          <w:numId w:val="1018"/>
        </w:numPr>
      </w:pPr>
      <w:r>
        <w:t xml:space="preserve">if</w:t>
      </w:r>
      <w:r>
        <w:t xml:space="preserve"> </w:t>
      </w:r>
      <m:oMath>
        <m:acc>
          <m:accPr>
            <m:chr m:val="̃"/>
          </m:accPr>
          <m:e>
            <m:r>
              <m:t>u</m:t>
            </m:r>
          </m:e>
        </m:acc>
        <m:r>
          <m:rPr>
            <m:sty m:val="p"/>
          </m:rPr>
          <m:t>∈</m:t>
        </m:r>
        <m:r>
          <m:rPr>
            <m:scr m:val="script"/>
            <m:sty m:val="p"/>
          </m:rPr>
          <m:t>S</m:t>
        </m:r>
      </m:oMath>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then</w:t>
      </w:r>
      <w:r>
        <w:t xml:space="preserve"> </w:t>
      </w:r>
      <m:oMath>
        <m:r>
          <m:t>c</m:t>
        </m:r>
        <m:acc>
          <m:accPr>
            <m:chr m:val="̃"/>
          </m:accPr>
          <m:e>
            <m:r>
              <m:t>u</m:t>
            </m:r>
          </m:e>
        </m:acc>
        <m:r>
          <m:rPr>
            <m:sty m:val="p"/>
          </m:rPr>
          <m:t>∈</m:t>
        </m:r>
        <m:r>
          <m:rPr>
            <m:scr m:val="script"/>
            <m:sty m:val="p"/>
          </m:rPr>
          <m:t>S</m:t>
        </m:r>
      </m:oMath>
      <w:r>
        <w:t xml:space="preserve">.</w:t>
      </w:r>
    </w:p>
    <w:p>
      <w:pPr>
        <w:pStyle w:val="FirstParagraph"/>
      </w:pPr>
      <w:r>
        <w:t xml:space="preserve">A subspace is also called a</w:t>
      </w:r>
      <w:r>
        <w:t xml:space="preserve"> </w:t>
      </w:r>
      <w:r>
        <w:rPr>
          <w:b/>
          <w:bCs/>
        </w:rPr>
        <w:t xml:space="preserve">linear subspace</w:t>
      </w:r>
      <w:r>
        <w:t xml:space="preserve">,</w:t>
      </w:r>
      <w:r>
        <w:t xml:space="preserve"> </w:t>
      </w:r>
      <w:r>
        <w:t xml:space="preserve">a</w:t>
      </w:r>
      <w:r>
        <w:t xml:space="preserve"> </w:t>
      </w:r>
      <w:r>
        <w:rPr>
          <w:b/>
          <w:bCs/>
        </w:rPr>
        <w:t xml:space="preserve">vector space</w:t>
      </w:r>
      <w:r>
        <w:t xml:space="preserve">, or a</w:t>
      </w:r>
      <w:r>
        <w:t xml:space="preserve"> </w:t>
      </w:r>
      <w:r>
        <w:rPr>
          <w:b/>
          <w:bCs/>
        </w:rPr>
        <w:t xml:space="preserve">linear space</w:t>
      </w:r>
      <w:r>
        <w:t xml:space="preserve">.</w:t>
      </w:r>
    </w:p>
    <w:bookmarkEnd w:id="184"/>
    <w:bookmarkStart w:id="185" w:name="exm-subspace"/>
    <w:p>
      <w:pPr>
        <w:pStyle w:val="BodyText"/>
      </w:pPr>
      <w:r>
        <w:rPr>
          <w:b/>
          <w:bCs/>
        </w:rPr>
        <w:t xml:space="preserve">Example 34 (A line through the origin is a subspace)</w:t>
      </w:r>
      <w:r>
        <w:t xml:space="preserve"> </w:t>
      </w:r>
      <w:r>
        <w:t xml:space="preserve">Let</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w:t>
      </w:r>
      <w:r>
        <w:t xml:space="preserve"> </w:t>
      </w:r>
      <w:r>
        <w:t xml:space="preserve">the line in</w:t>
      </w:r>
      <w:r>
        <w:t xml:space="preserve"> </w:t>
      </w:r>
      <m:oMath>
        <m:sSup>
          <m:e>
            <m:r>
              <m:rPr>
                <m:scr m:val="double-struck"/>
                <m:sty m:val="p"/>
              </m:rPr>
              <m:t>R</m:t>
            </m:r>
          </m:e>
          <m:sup>
            <m:r>
              <m:t>2</m:t>
            </m:r>
          </m:sup>
        </m:sSup>
      </m:oMath>
      <w:r>
        <w:t xml:space="preserve"> </w:t>
      </w:r>
      <w:r>
        <w:t xml:space="preserve">through</w:t>
      </w:r>
      <w:r>
        <w:t xml:space="preserve"> </w:t>
      </w:r>
      <m:oMath>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2</m:t>
        </m:r>
        <m:r>
          <m:rPr>
            <m:sty m:val="p"/>
          </m:rPr>
          <m:t>)</m:t>
        </m:r>
      </m:oMath>
      <w:r>
        <w:t xml:space="preserve">.</w:t>
      </w:r>
    </w:p>
    <w:p>
      <w:pPr>
        <w:pStyle w:val="Compact"/>
        <w:numPr>
          <w:ilvl w:val="0"/>
          <w:numId w:val="1019"/>
        </w:numPr>
      </w:pPr>
      <w:r>
        <w:rPr>
          <w:b/>
          <w:bCs/>
        </w:rPr>
        <w:t xml:space="preserve">Addition:</w:t>
      </w:r>
      <w:r>
        <w:t xml:space="preserve"> </w:t>
      </w:r>
      <m:oMath>
        <m:r>
          <m:t>a</m:t>
        </m:r>
        <m:r>
          <m:t> </m:t>
        </m:r>
        <m:r>
          <m:rPr>
            <m:sty m:val="p"/>
          </m:rPr>
          <m:t>(</m:t>
        </m:r>
        <m:r>
          <m:t>1</m:t>
        </m:r>
        <m:r>
          <m:rPr>
            <m:sty m:val="p"/>
          </m:rPr>
          <m:t>,</m:t>
        </m:r>
        <m:r>
          <m:t>2</m:t>
        </m:r>
        <m:r>
          <m:rPr>
            <m:sty m:val="p"/>
          </m:rPr>
          <m:t>)</m:t>
        </m:r>
        <m:r>
          <m:rPr>
            <m:sty m:val="p"/>
          </m:rPr>
          <m:t>+</m:t>
        </m:r>
        <m:r>
          <m:t>b</m:t>
        </m:r>
        <m:r>
          <m:t> </m:t>
        </m:r>
        <m:r>
          <m:rPr>
            <m:sty m:val="p"/>
          </m:rPr>
          <m:t>(</m:t>
        </m:r>
        <m:r>
          <m:t>1</m:t>
        </m:r>
        <m:r>
          <m:rPr>
            <m:sty m:val="p"/>
          </m:rPr>
          <m:t>,</m:t>
        </m:r>
        <m:r>
          <m:t>2</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Compact"/>
        <w:numPr>
          <w:ilvl w:val="0"/>
          <w:numId w:val="1019"/>
        </w:numPr>
      </w:pPr>
      <w:r>
        <w:rPr>
          <w:b/>
          <w:bCs/>
        </w:rPr>
        <w:t xml:space="preserve">Scalar multiplication:</w:t>
      </w:r>
      <w:r>
        <w:t xml:space="preserve"> </w:t>
      </w:r>
      <m:oMath>
        <m:r>
          <m:t>c</m:t>
        </m:r>
        <m:r>
          <m:t> </m:t>
        </m:r>
        <m:r>
          <m:t>​</m:t>
        </m:r>
        <m:d>
          <m:dPr>
            <m:begChr m:val="("/>
            <m:sepChr m:val=""/>
            <m:endChr m:val=")"/>
            <m:grow/>
          </m:dPr>
          <m:e>
            <m:r>
              <m:t>a</m:t>
            </m:r>
            <m:r>
              <m:t> </m:t>
            </m:r>
            <m:r>
              <m:rPr>
                <m:sty m:val="p"/>
              </m:rPr>
              <m:t>(</m:t>
            </m:r>
            <m:r>
              <m:t>1</m:t>
            </m:r>
            <m:r>
              <m:rPr>
                <m:sty m:val="p"/>
              </m:rPr>
              <m:t>,</m:t>
            </m:r>
            <m:r>
              <m:t>2</m:t>
            </m:r>
            <m:r>
              <m:rPr>
                <m:sty m:val="p"/>
              </m:rPr>
              <m:t>)</m:t>
            </m:r>
          </m:e>
        </m:d>
        <m:r>
          <m:t>​</m:t>
        </m:r>
        <m:r>
          <m:rPr>
            <m:sty m:val="p"/>
          </m:rPr>
          <m:t>=</m:t>
        </m:r>
        <m:r>
          <m:rPr>
            <m:sty m:val="p"/>
          </m:rPr>
          <m:t>(</m:t>
        </m:r>
        <m:r>
          <m:t>c</m:t>
        </m:r>
        <m:r>
          <m:t>a</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FirstParagraph"/>
      </w:pPr>
      <w:r>
        <w:t xml:space="preserve">So</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2</m:t>
            </m:r>
          </m:sup>
        </m:sSup>
      </m:oMath>
      <w:r>
        <w:t xml:space="preserve">.</w:t>
      </w:r>
      <w:r>
        <w:t xml:space="preserve"> </w:t>
      </w:r>
      <w:r>
        <w:t xml:space="preserve">Two other subspaces of</w:t>
      </w:r>
      <w:r>
        <w:t xml:space="preserve"> </w:t>
      </w:r>
      <m:oMath>
        <m:sSup>
          <m:e>
            <m:r>
              <m:rPr>
                <m:scr m:val="double-struck"/>
                <m:sty m:val="p"/>
              </m:rPr>
              <m:t>R</m:t>
            </m:r>
          </m:e>
          <m:sup>
            <m:r>
              <m:t>p</m:t>
            </m:r>
          </m:sup>
        </m:sSup>
      </m:oMath>
      <w:r>
        <w:t xml:space="preserve"> </w:t>
      </w:r>
      <w:r>
        <w:t xml:space="preserve">are</w:t>
      </w:r>
      <w:r>
        <w:t xml:space="preserve"> </w:t>
      </w:r>
      <w:r>
        <w:t xml:space="preserve">the set</w:t>
      </w:r>
      <w:r>
        <w:t xml:space="preserve"> </w:t>
      </w:r>
      <m:oMath>
        <m:r>
          <m:t>​</m:t>
        </m:r>
        <m:d>
          <m:dPr>
            <m:begChr m:val="{"/>
            <m:sepChr m:val=""/>
            <m:endChr m:val="}"/>
            <m:grow/>
          </m:dPr>
          <m:e>
            <m:acc>
              <m:accPr>
                <m:chr m:val="̃"/>
              </m:accPr>
              <m:e>
                <m:r>
                  <m:t>0</m:t>
                </m:r>
              </m:e>
            </m:acc>
          </m:e>
        </m:d>
        <m:r>
          <m:t>​</m:t>
        </m:r>
      </m:oMath>
      <w:r>
        <w:t xml:space="preserve"> </w:t>
      </w:r>
      <w:r>
        <w:t xml:space="preserve">that holds only the zero vector,</w:t>
      </w:r>
      <w:r>
        <w:t xml:space="preserve"> </w:t>
      </w:r>
      <w:r>
        <w:t xml:space="preserve">and</w:t>
      </w:r>
      <w:r>
        <w:t xml:space="preserve"> </w:t>
      </w:r>
      <m:oMath>
        <m:sSup>
          <m:e>
            <m:r>
              <m:rPr>
                <m:scr m:val="double-struck"/>
                <m:sty m:val="p"/>
              </m:rPr>
              <m:t>R</m:t>
            </m:r>
          </m:e>
          <m:sup>
            <m:r>
              <m:t>p</m:t>
            </m:r>
          </m:sup>
        </m:sSup>
      </m:oMath>
      <w:r>
        <w:t xml:space="preserve"> </w:t>
      </w:r>
      <w:r>
        <w:t xml:space="preserve">itself.</w:t>
      </w:r>
    </w:p>
    <w:bookmarkEnd w:id="185"/>
    <w:bookmarkStart w:id="186" w:name="exm-not-subspace"/>
    <w:p>
      <w:pPr>
        <w:pStyle w:val="BodyText"/>
      </w:pPr>
      <w:r>
        <w:rPr>
          <w:b/>
          <w:bCs/>
        </w:rPr>
        <w:t xml:space="preserve">Example 35 (A line that misses the origin is not a subspace)</w:t>
      </w:r>
      <w:r>
        <w:t xml:space="preserve"> </w:t>
      </w:r>
      <w:r>
        <w:t xml:space="preserve">Let</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w:t>
      </w:r>
      <w:r>
        <w:t xml:space="preserve"> </w:t>
      </w:r>
      <w:r>
        <w:t xml:space="preserve">the horizontal line in</w:t>
      </w:r>
      <w:r>
        <w:t xml:space="preserve"> </w:t>
      </w:r>
      <m:oMath>
        <m:sSup>
          <m:e>
            <m:r>
              <m:rPr>
                <m:scr m:val="double-struck"/>
                <m:sty m:val="p"/>
              </m:rPr>
              <m:t>R</m:t>
            </m:r>
          </m:e>
          <m:sup>
            <m:r>
              <m:t>2</m:t>
            </m:r>
          </m:sup>
        </m:sSup>
      </m:oMath>
      <w:r>
        <w:t xml:space="preserve"> </w:t>
      </w:r>
      <w:r>
        <w:t xml:space="preserve">at height</w:t>
      </w:r>
      <w:r>
        <w:t xml:space="preserve"> </w:t>
      </w:r>
      <m:oMath>
        <m:r>
          <m:t>1</m:t>
        </m:r>
      </m:oMath>
      <w:r>
        <w:t xml:space="preserve">.</w:t>
      </w:r>
      <w:r>
        <w:t xml:space="preserve"> </w:t>
      </w:r>
      <w:r>
        <w:t xml:space="preserve">The vectors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2</m:t>
        </m:r>
        <m:r>
          <m:rPr>
            <m:sty m:val="p"/>
          </m:rPr>
          <m:t>,</m:t>
        </m:r>
        <m:r>
          <m:t>1</m:t>
        </m:r>
        <m:r>
          <m:rPr>
            <m:sty m:val="p"/>
          </m:rPr>
          <m:t>)</m:t>
        </m:r>
      </m:oMath>
      <w:r>
        <w:t xml:space="preserve"> </w:t>
      </w:r>
      <w:r>
        <w:t xml:space="preserve">are in</w:t>
      </w:r>
      <w:r>
        <w:t xml:space="preserve"> </w:t>
      </w:r>
      <m:oMath>
        <m:r>
          <m:rPr>
            <m:scr m:val="script"/>
            <m:sty m:val="p"/>
          </m:rPr>
          <m:t>T</m:t>
        </m:r>
      </m:oMath>
      <w:r>
        <w:t xml:space="preserve">,</w:t>
      </w:r>
      <w:r>
        <w:t xml:space="preserve"> </w:t>
      </w:r>
      <w:r>
        <w:t xml:space="preserve">but their sum</w:t>
      </w:r>
      <w:r>
        <w:t xml:space="preserve"> </w:t>
      </w:r>
      <m:oMath>
        <m:r>
          <m:rPr>
            <m:sty m:val="p"/>
          </m:rPr>
          <m:t>(</m:t>
        </m:r>
        <m:r>
          <m:t>2</m:t>
        </m:r>
        <m:r>
          <m:rPr>
            <m:sty m:val="p"/>
          </m:rPr>
          <m:t>,</m:t>
        </m:r>
        <m:r>
          <m:t>2</m:t>
        </m:r>
        <m:r>
          <m:rPr>
            <m:sty m:val="p"/>
          </m:rPr>
          <m:t>)</m:t>
        </m:r>
      </m:oMath>
      <w:r>
        <w:t xml:space="preserve"> </w:t>
      </w:r>
      <w:r>
        <w:t xml:space="preserve">is not,</w:t>
      </w:r>
      <w:r>
        <w:t xml:space="preserve"> </w:t>
      </w:r>
      <w:r>
        <w:t xml:space="preserve">because its second entry is</w:t>
      </w:r>
      <w:r>
        <w:t xml:space="preserve"> </w:t>
      </w:r>
      <m:oMath>
        <m:r>
          <m:t>2</m:t>
        </m:r>
      </m:oMath>
      <w:r>
        <w:t xml:space="preserve">, not</w:t>
      </w:r>
      <w:r>
        <w:t xml:space="preserve"> </w:t>
      </w:r>
      <m:oMath>
        <m:r>
          <m:t>1</m:t>
        </m:r>
      </m:oMath>
      <w:r>
        <w:t xml:space="preserve">.</w:t>
      </w:r>
      <w:r>
        <w:t xml:space="preserve"> </w:t>
      </w:r>
      <w:r>
        <w:t xml:space="preserve">So</w:t>
      </w:r>
      <w:r>
        <w:t xml:space="preserve"> </w:t>
      </w:r>
      <m:oMath>
        <m:r>
          <m:rPr>
            <m:scr m:val="script"/>
            <m:sty m:val="p"/>
          </m:rPr>
          <m:t>T</m:t>
        </m:r>
      </m:oMath>
      <w:r>
        <w:t xml:space="preserve"> </w:t>
      </w:r>
      <w:r>
        <w:t xml:space="preserve">is not closed under addition,</w:t>
      </w:r>
      <w:r>
        <w:t xml:space="preserve"> </w:t>
      </w:r>
      <w:r>
        <w:t xml:space="preserve">and it is not a subspace.</w:t>
      </w:r>
    </w:p>
    <w:bookmarkEnd w:id="186"/>
    <w:bookmarkStart w:id="187" w:name="thm-subspace-zero"/>
    <w:p>
      <w:pPr>
        <w:pStyle w:val="BodyText"/>
      </w:pPr>
      <w:r>
        <w:rPr>
          <w:b/>
          <w:bCs/>
        </w:rPr>
        <w:t xml:space="preserve">Theorem 20 (Every subspace contains the zero vector)</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then</w:t>
      </w:r>
      <w:r>
        <w:t xml:space="preserve"> </w:t>
      </w:r>
      <m:oMath>
        <m:acc>
          <m:accPr>
            <m:chr m:val="̃"/>
          </m:accPr>
          <m:e>
            <m:r>
              <m:t>0</m:t>
            </m:r>
          </m:e>
        </m:acc>
        <m:r>
          <m:rPr>
            <m:sty m:val="p"/>
          </m:rPr>
          <m:t>∈</m:t>
        </m:r>
        <m:r>
          <m:rPr>
            <m:scr m:val="script"/>
            <m:sty m:val="p"/>
          </m:rPr>
          <m:t>S</m:t>
        </m:r>
      </m:oMath>
      <w:r>
        <w:t xml:space="preserve">.</w:t>
      </w:r>
    </w:p>
    <w:bookmarkEnd w:id="187"/>
    <w:p>
      <w:pPr>
        <w:pStyle w:val="BodyText"/>
      </w:pPr>
      <w:r>
        <w:rPr>
          <w:i/>
          <w:iCs/>
        </w:rPr>
        <w:t xml:space="preserve">Proof</w:t>
      </w:r>
      <w:r>
        <w:t xml:space="preserve">. </w:t>
      </w:r>
      <w:r>
        <w:t xml:space="preserve">A subspace is not empty, so it contains some vector</w:t>
      </w:r>
      <w:r>
        <w:t xml:space="preserve"> </w:t>
      </w:r>
      <m:oMath>
        <m:acc>
          <m:accPr>
            <m:chr m:val="̃"/>
          </m:accPr>
          <m:e>
            <m:r>
              <m:t>u</m:t>
            </m:r>
          </m:e>
        </m:acc>
      </m:oMath>
      <w:r>
        <w:t xml:space="preserve">.</w:t>
      </w:r>
      <w:r>
        <w:t xml:space="preserve"> </w:t>
      </w:r>
      <w:r>
        <w:t xml:space="preserve">Closure under scalar multiplication with</w:t>
      </w:r>
      <w:r>
        <w:t xml:space="preserve"> </w:t>
      </w:r>
      <m:oMath>
        <m:r>
          <m:t>c</m:t>
        </m:r>
        <m:r>
          <m:rPr>
            <m:sty m:val="p"/>
          </m:rPr>
          <m:t>=</m:t>
        </m:r>
        <m:r>
          <m:t>0</m:t>
        </m:r>
      </m:oMath>
      <w:r>
        <w:t xml:space="preserve"> </w:t>
      </w:r>
      <w:r>
        <w:t xml:space="preserve">puts</w:t>
      </w:r>
      <w:r>
        <w:t xml:space="preserve"> </w:t>
      </w:r>
      <m:oMath>
        <m:r>
          <m:t>0</m:t>
        </m:r>
        <m:r>
          <m:rPr>
            <m:sty m:val="p"/>
          </m:rPr>
          <m:t>⋅</m:t>
        </m:r>
        <m:acc>
          <m:accPr>
            <m:chr m:val="̃"/>
          </m:accPr>
          <m:e>
            <m:r>
              <m:t>u</m:t>
            </m:r>
          </m:e>
        </m:acc>
      </m:oMath>
      <w:r>
        <w:t xml:space="preserve"> </w:t>
      </w:r>
      <w:r>
        <w:t xml:space="preserve">in</w:t>
      </w:r>
      <w:r>
        <w:t xml:space="preserve"> </w:t>
      </w:r>
      <m:oMath>
        <m:r>
          <m:rPr>
            <m:scr m:val="script"/>
            <m:sty m:val="p"/>
          </m:rPr>
          <m:t>S</m:t>
        </m:r>
      </m:oMath>
      <w:r>
        <w:t xml:space="preserve">,</w:t>
      </w:r>
      <w:r>
        <w:t xml:space="preserve"> </w:t>
      </w:r>
      <w:r>
        <w:t xml:space="preserve">and</w:t>
      </w:r>
      <w:r>
        <w:t xml:space="preserve"> </w:t>
      </w:r>
      <m:oMath>
        <m:r>
          <m:t>0</m:t>
        </m:r>
        <m:r>
          <m:rPr>
            <m:sty m:val="p"/>
          </m:rPr>
          <m:t>⋅</m:t>
        </m:r>
        <m:acc>
          <m:accPr>
            <m:chr m:val="̃"/>
          </m:accPr>
          <m:e>
            <m:r>
              <m:t>u</m:t>
            </m:r>
          </m:e>
        </m:acc>
        <m:r>
          <m:rPr>
            <m:sty m:val="p"/>
          </m:rPr>
          <m:t>=</m:t>
        </m:r>
        <m:acc>
          <m:accPr>
            <m:chr m:val="̃"/>
          </m:accPr>
          <m:e>
            <m:r>
              <m:t>0</m:t>
            </m:r>
          </m:e>
        </m:acc>
      </m:oMath>
      <w:r>
        <w:t xml:space="preserve">.</w:t>
      </w:r>
    </w:p>
    <w:bookmarkStart w:id="188" w:name="exm-subspace-zero"/>
    <w:p>
      <w:pPr>
        <w:pStyle w:val="BodyText"/>
      </w:pPr>
      <w:r>
        <w:rPr>
          <w:b/>
          <w:bCs/>
        </w:rPr>
        <w:t xml:space="preserve">Example 36 (Using the zero vector to rule out a subspace)</w:t>
      </w:r>
      <w:r>
        <w:t xml:space="preserve"> </w:t>
      </w:r>
      <w:r>
        <w:t xml:space="preserve">The plane</w:t>
      </w:r>
      <w:r>
        <w:t xml:space="preserve"> </w:t>
      </w:r>
      <m:oMath>
        <m:r>
          <m:t>​</m:t>
        </m:r>
        <m:d>
          <m:dPr>
            <m:begChr m:val="{"/>
            <m:sepChr m:val=""/>
            <m:endChr m:val="}"/>
            <m:grow/>
          </m:dPr>
          <m:e>
            <m:r>
              <m:rPr>
                <m:sty m:val="p"/>
              </m:rPr>
              <m:t>(</m:t>
            </m:r>
            <m:r>
              <m:t>x</m:t>
            </m:r>
            <m:r>
              <m:rPr>
                <m:sty m:val="p"/>
              </m:rPr>
              <m:t>,</m:t>
            </m:r>
            <m:r>
              <m:t>y</m:t>
            </m:r>
            <m:r>
              <m:rPr>
                <m:sty m:val="p"/>
              </m:rPr>
              <m:t>,</m:t>
            </m:r>
            <m:r>
              <m:t>z</m:t>
            </m:r>
            <m:r>
              <m:rPr>
                <m:sty m:val="p"/>
              </m:rPr>
              <m:t>)</m:t>
            </m:r>
            <m:r>
              <m:rPr>
                <m:sty m:val="p"/>
              </m:rPr>
              <m:t>:</m:t>
            </m:r>
            <m:r>
              <m:t>x</m:t>
            </m:r>
            <m:r>
              <m:rPr>
                <m:sty m:val="p"/>
              </m:rPr>
              <m:t>+</m:t>
            </m:r>
            <m:r>
              <m:t>y</m:t>
            </m:r>
            <m:r>
              <m:rPr>
                <m:sty m:val="p"/>
              </m:rPr>
              <m:t>+</m:t>
            </m:r>
            <m:r>
              <m:t>z</m:t>
            </m:r>
            <m:r>
              <m:rPr>
                <m:sty m:val="p"/>
              </m:rPr>
              <m:t>=</m:t>
            </m:r>
            <m:r>
              <m:t>1</m:t>
            </m:r>
          </m:e>
        </m:d>
        <m:r>
          <m:t>​</m:t>
        </m:r>
      </m:oMath>
      <w:r>
        <w:t xml:space="preserve"> </w:t>
      </w:r>
      <w:r>
        <w:t xml:space="preserve">in</w:t>
      </w:r>
      <w:r>
        <w:t xml:space="preserve"> </w:t>
      </w:r>
      <m:oMath>
        <m:sSup>
          <m:e>
            <m:r>
              <m:rPr>
                <m:scr m:val="double-struck"/>
                <m:sty m:val="p"/>
              </m:rPr>
              <m:t>R</m:t>
            </m:r>
          </m:e>
          <m:sup>
            <m:r>
              <m:t>3</m:t>
            </m:r>
          </m:sup>
        </m:sSup>
      </m:oMath>
      <w:r>
        <w:t xml:space="preserve"> </w:t>
      </w:r>
      <w:r>
        <w:t xml:space="preserve">does not contain</w:t>
      </w:r>
      <w:r>
        <w:t xml:space="preserve"> </w:t>
      </w:r>
      <m:oMath>
        <m:acc>
          <m:accPr>
            <m:chr m:val="̃"/>
          </m:accPr>
          <m:e>
            <m:r>
              <m:t>0</m:t>
            </m:r>
          </m:e>
        </m:acc>
        <m:r>
          <m:rPr>
            <m:sty m:val="p"/>
          </m:rPr>
          <m:t>=</m:t>
        </m:r>
        <m:r>
          <m:rPr>
            <m:sty m:val="p"/>
          </m:rPr>
          <m:t>(</m:t>
        </m:r>
        <m:r>
          <m:t>0</m:t>
        </m:r>
        <m:r>
          <m:rPr>
            <m:sty m:val="p"/>
          </m:rPr>
          <m:t>,</m:t>
        </m:r>
        <m:r>
          <m:t>0</m:t>
        </m:r>
        <m:r>
          <m:rPr>
            <m:sty m:val="p"/>
          </m:rPr>
          <m:t>,</m:t>
        </m:r>
        <m:r>
          <m:t>0</m:t>
        </m:r>
        <m:r>
          <m:rPr>
            <m:sty m:val="p"/>
          </m:rPr>
          <m:t>)</m:t>
        </m:r>
      </m:oMath>
      <w:r>
        <w:t xml:space="preserve">,</w:t>
      </w:r>
      <w:r>
        <w:t xml:space="preserve"> </w:t>
      </w:r>
      <w:r>
        <w:t xml:space="preserve">because</w:t>
      </w:r>
      <w:r>
        <w:t xml:space="preserve"> </w:t>
      </w:r>
      <m:oMath>
        <m:r>
          <m:t>0</m:t>
        </m:r>
        <m:r>
          <m:rPr>
            <m:sty m:val="p"/>
          </m:rPr>
          <m:t>+</m:t>
        </m:r>
        <m:r>
          <m:t>0</m:t>
        </m:r>
        <m:r>
          <m:rPr>
            <m:sty m:val="p"/>
          </m:rPr>
          <m:t>+</m:t>
        </m:r>
        <m:r>
          <m:t>0</m:t>
        </m:r>
        <m:r>
          <m:rPr>
            <m:sty m:val="p"/>
          </m:rPr>
          <m:t>=</m:t>
        </m:r>
        <m:r>
          <m:t>0</m:t>
        </m:r>
        <m:r>
          <m:rPr>
            <m:sty m:val="p"/>
          </m:rPr>
          <m:t>≠</m:t>
        </m:r>
        <m:r>
          <m:t>1</m:t>
        </m:r>
      </m:oMath>
      <w:r>
        <w:t xml:space="preserve">.</w:t>
      </w:r>
      <w:r>
        <w:t xml:space="preserve"> </w:t>
      </w:r>
      <w:r>
        <w:t xml:space="preserve">So, by</w:t>
      </w:r>
      <w:r>
        <w:t xml:space="preserve"> </w:t>
      </w:r>
      <w:hyperlink w:anchor="thm-subspace-zero">
        <w:r>
          <w:rPr>
            <w:rStyle w:val="Hyperlink"/>
          </w:rPr>
          <w:t xml:space="preserve">Theorem 20</w:t>
        </w:r>
      </w:hyperlink>
      <w:r>
        <w:t xml:space="preserve">, it is not a subspace.</w:t>
      </w:r>
      <w:r>
        <w:t xml:space="preserve"> </w:t>
      </w:r>
      <w:r>
        <w:t xml:space="preserve">The line</w:t>
      </w:r>
      <w:r>
        <w:t xml:space="preserve"> </w:t>
      </w:r>
      <m:oMath>
        <m:r>
          <m:rPr>
            <m:scr m:val="script"/>
            <m:sty m:val="p"/>
          </m:rPr>
          <m:t>T</m:t>
        </m:r>
      </m:oMath>
      <w:r>
        <w:t xml:space="preserve"> </w:t>
      </w:r>
      <w:r>
        <w:t xml:space="preserve">in</w:t>
      </w:r>
      <w:r>
        <w:t xml:space="preserve"> </w:t>
      </w:r>
      <w:hyperlink w:anchor="exm-not-subspace">
        <w:r>
          <w:rPr>
            <w:rStyle w:val="Hyperlink"/>
          </w:rPr>
          <w:t xml:space="preserve">Example 35</w:t>
        </w:r>
      </w:hyperlink>
      <w:r>
        <w:t xml:space="preserve"> </w:t>
      </w:r>
      <w:r>
        <w:t xml:space="preserve">fails the same test:</w:t>
      </w:r>
      <w:r>
        <w:t xml:space="preserve"> </w:t>
      </w:r>
      <m:oMath>
        <m:r>
          <m:rPr>
            <m:sty m:val="p"/>
          </m:rPr>
          <m:t>(</m:t>
        </m:r>
        <m:r>
          <m:t>0</m:t>
        </m:r>
        <m:r>
          <m:rPr>
            <m:sty m:val="p"/>
          </m:rPr>
          <m:t>,</m:t>
        </m:r>
        <m:r>
          <m:t>0</m:t>
        </m:r>
        <m:r>
          <m:rPr>
            <m:sty m:val="p"/>
          </m:rPr>
          <m:t>)</m:t>
        </m:r>
      </m:oMath>
      <w:r>
        <w:t xml:space="preserve"> </w:t>
      </w:r>
      <w:r>
        <w:t xml:space="preserve">is not in</w:t>
      </w:r>
      <w:r>
        <w:t xml:space="preserve"> </w:t>
      </w:r>
      <m:oMath>
        <m:r>
          <m:rPr>
            <m:scr m:val="script"/>
            <m:sty m:val="p"/>
          </m:rPr>
          <m:t>T</m:t>
        </m:r>
      </m:oMath>
      <w:r>
        <w:t xml:space="preserve">, because its second entry is not</w:t>
      </w:r>
      <w:r>
        <w:t xml:space="preserve"> </w:t>
      </w:r>
      <m:oMath>
        <m:r>
          <m:t>1</m:t>
        </m:r>
      </m:oMath>
      <w:r>
        <w:t xml:space="preserve">.</w:t>
      </w:r>
    </w:p>
    <w:p>
      <w:pPr>
        <w:pStyle w:val="BodyText"/>
      </w:pPr>
      <w:r>
        <w:t xml:space="preserve">Containing</w:t>
      </w:r>
      <w:r>
        <w:t xml:space="preserve"> </w:t>
      </w:r>
      <m:oMath>
        <m:acc>
          <m:accPr>
            <m:chr m:val="̃"/>
          </m:accPr>
          <m:e>
            <m:r>
              <m:t>0</m:t>
            </m:r>
          </m:e>
        </m:acc>
      </m:oMath>
      <w:r>
        <w:t xml:space="preserve"> </w:t>
      </w:r>
      <w:r>
        <w:t xml:space="preserve">is necessary but not sufficient.</w:t>
      </w:r>
      <w:r>
        <w:t xml:space="preserve"> </w:t>
      </w:r>
      <w:r>
        <w:t xml:space="preserve">The union of the two coordinate axes in</w:t>
      </w:r>
      <w:r>
        <w:t xml:space="preserve"> </w:t>
      </w:r>
      <m:oMath>
        <m:sSup>
          <m:e>
            <m:r>
              <m:rPr>
                <m:scr m:val="double-struck"/>
                <m:sty m:val="p"/>
              </m:rPr>
              <m:t>R</m:t>
            </m:r>
          </m:e>
          <m:sup>
            <m:r>
              <m:t>2</m:t>
            </m:r>
          </m:sup>
        </m:sSup>
      </m:oMath>
      <w:r>
        <w:t xml:space="preserve">,</w:t>
      </w:r>
      <w:r>
        <w:t xml:space="preserve"> </w:t>
      </w:r>
      <m:oMath>
        <m:r>
          <m:t>​</m:t>
        </m:r>
        <m:d>
          <m:dPr>
            <m:begChr m:val="{"/>
            <m:sepChr m:val=""/>
            <m:endChr m:val="}"/>
            <m:grow/>
          </m:dPr>
          <m:e>
            <m:r>
              <m:rPr>
                <m:sty m:val="p"/>
              </m:rPr>
              <m:t>(</m:t>
            </m:r>
            <m:r>
              <m:t>x</m:t>
            </m:r>
            <m:r>
              <m:rPr>
                <m:sty m:val="p"/>
              </m:rPr>
              <m:t>,</m:t>
            </m:r>
            <m:r>
              <m:t>0</m:t>
            </m:r>
            <m:r>
              <m:rPr>
                <m:sty m:val="p"/>
              </m:rPr>
              <m:t>)</m:t>
            </m:r>
            <m:r>
              <m:rPr>
                <m:sty m:val="p"/>
              </m:rPr>
              <m:t>:</m:t>
            </m:r>
            <m:r>
              <m:t>x</m:t>
            </m:r>
            <m:r>
              <m:rPr>
                <m:sty m:val="p"/>
              </m:rPr>
              <m:t>∈</m:t>
            </m:r>
            <m:r>
              <m:rPr>
                <m:scr m:val="double-struck"/>
                <m:sty m:val="p"/>
              </m:rPr>
              <m:t>R</m:t>
            </m:r>
          </m:e>
        </m:d>
        <m:r>
          <m:t>​</m:t>
        </m:r>
        <m:r>
          <m:rPr>
            <m:sty m:val="p"/>
          </m:rPr>
          <m:t>∪</m:t>
        </m:r>
        <m:r>
          <m:t>​</m:t>
        </m:r>
        <m:d>
          <m:dPr>
            <m:begChr m:val="{"/>
            <m:sepChr m:val=""/>
            <m:endChr m:val="}"/>
            <m:grow/>
          </m:dPr>
          <m:e>
            <m:r>
              <m:rPr>
                <m:sty m:val="p"/>
              </m:rPr>
              <m:t>(</m:t>
            </m:r>
            <m:r>
              <m:t>0</m:t>
            </m:r>
            <m:r>
              <m:rPr>
                <m:sty m:val="p"/>
              </m:rPr>
              <m:t>,</m:t>
            </m:r>
            <m:r>
              <m:t>y</m:t>
            </m:r>
            <m:r>
              <m:rPr>
                <m:sty m:val="p"/>
              </m:rPr>
              <m:t>)</m:t>
            </m:r>
            <m:r>
              <m:rPr>
                <m:sty m:val="p"/>
              </m:rPr>
              <m:t>:</m:t>
            </m:r>
            <m:r>
              <m:t>y</m:t>
            </m:r>
            <m:r>
              <m:rPr>
                <m:sty m:val="p"/>
              </m:rPr>
              <m:t>∈</m:t>
            </m:r>
            <m:r>
              <m:rPr>
                <m:scr m:val="double-struck"/>
                <m:sty m:val="p"/>
              </m:rPr>
              <m:t>R</m:t>
            </m:r>
          </m:e>
        </m:d>
        <m:r>
          <m:t>​</m:t>
        </m:r>
      </m:oMath>
      <w:r>
        <w:t xml:space="preserve">,</w:t>
      </w:r>
      <w:r>
        <w:t xml:space="preserve"> </w:t>
      </w:r>
      <w:r>
        <w:t xml:space="preserve">contains</w:t>
      </w:r>
      <w:r>
        <w:t xml:space="preserve"> </w:t>
      </w:r>
      <m:oMath>
        <m:acc>
          <m:accPr>
            <m:chr m:val="̃"/>
          </m:accPr>
          <m:e>
            <m:r>
              <m:t>0</m:t>
            </m:r>
          </m:e>
        </m:acc>
      </m:oMath>
      <w:r>
        <w:t xml:space="preserve">,</w:t>
      </w:r>
      <w:r>
        <w:t xml:space="preserve"> </w:t>
      </w:r>
      <w:r>
        <w:t xml:space="preserve">but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lies on neither axis,</w:t>
      </w:r>
      <w:r>
        <w:t xml:space="preserve"> </w:t>
      </w:r>
      <w:r>
        <w:t xml:space="preserve">so the union is not closed under addition and is not a subspace.</w:t>
      </w:r>
    </w:p>
    <w:bookmarkEnd w:id="188"/>
    <w:bookmarkStart w:id="189" w:name="def-span"/>
    <w:p>
      <w:pPr>
        <w:pStyle w:val="BodyText"/>
      </w:pPr>
      <w:r>
        <w:rPr>
          <w:b/>
          <w:bCs/>
        </w:rPr>
        <w:t xml:space="preserve">Definition 41 (Span)</w:t>
      </w:r>
      <w:r>
        <w:t xml:space="preserve"> </w:t>
      </w:r>
      <w:r>
        <w:t xml:space="preserve">The</w:t>
      </w:r>
      <w:r>
        <w:t xml:space="preserve"> </w:t>
      </w:r>
      <w:r>
        <w:rPr>
          <w:b/>
          <w:bCs/>
        </w:rPr>
        <w:t xml:space="preserve">span</w:t>
      </w:r>
      <w:r>
        <w:t xml:space="preserve"> </w:t>
      </w:r>
      <w:r>
        <w:t xml:space="preserve">of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is the set of all their linear combinations:</w:t>
      </w:r>
    </w:p>
    <w:p>
      <w:pPr>
        <w:pStyle w:val="BodyText"/>
      </w:pPr>
      <m:oMathPara>
        <m:oMathParaPr>
          <m:jc m:val="center"/>
        </m:oMathParaP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limUpp>
            <m:e>
              <m:r>
                <m:rPr>
                  <m:sty m:val="p"/>
                </m:rPr>
                <m:t>=</m:t>
              </m:r>
            </m:e>
            <m:lim>
              <m:r>
                <m:rPr>
                  <m:nor/>
                  <m:sty m:val="p"/>
                </m:rPr>
                <m:t>def</m:t>
              </m:r>
            </m:lim>
          </m:limUpp>
          <m:r>
            <m:t>​</m:t>
          </m:r>
          <m:d>
            <m:dPr>
              <m:begChr m:val="{"/>
              <m:sepChr m:val=""/>
              <m:endChr m:val="}"/>
              <m:grow/>
            </m:dPr>
            <m:e>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e>
          </m:d>
          <m:r>
            <m:t>​</m:t>
          </m:r>
          <m:r>
            <m:rPr>
              <m:sty m:val="p"/>
            </m:rPr>
            <m:t>.</m:t>
          </m:r>
        </m:oMath>
      </m:oMathPara>
    </w:p>
    <w:p>
      <w:pPr>
        <w:pStyle w:val="FirstParagraph"/>
      </w:pPr>
      <w:r>
        <w:t xml:space="preserve">The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rPr>
          <w:b/>
          <w:bCs/>
        </w:rPr>
        <w:t xml:space="preserve">span</w:t>
      </w:r>
      <w:r>
        <w:t xml:space="preserve"> </w:t>
      </w:r>
      <w:r>
        <w:t xml:space="preserve">a set</w:t>
      </w:r>
      <w:r>
        <w:t xml:space="preserve"> </w:t>
      </w:r>
      <m:oMath>
        <m:r>
          <m:rPr>
            <m:scr m:val="script"/>
            <m:sty m:val="p"/>
          </m:rPr>
          <m:t>S</m:t>
        </m:r>
      </m:oMath>
      <w:r>
        <w:t xml:space="preserve"> </w:t>
      </w:r>
      <w:r>
        <w:t xml:space="preserve">if their span equals</w:t>
      </w:r>
      <w:r>
        <w:t xml:space="preserve"> </w:t>
      </w:r>
      <m:oMath>
        <m:r>
          <m:rPr>
            <m:scr m:val="script"/>
            <m:sty m:val="p"/>
          </m:rPr>
          <m:t>S</m:t>
        </m:r>
      </m:oMath>
      <w:r>
        <w:t xml:space="preserve">.</w:t>
      </w:r>
    </w:p>
    <w:p>
      <w:pPr>
        <w:pStyle w:val="BodyText"/>
      </w:pPr>
      <w:r>
        <w:t xml:space="preserve">By convention, the span of the empty list (</w:t>
      </w:r>
      <m:oMath>
        <m:r>
          <m:t>k</m:t>
        </m:r>
        <m:r>
          <m:rPr>
            <m:sty m:val="p"/>
          </m:rPr>
          <m:t>=</m:t>
        </m:r>
        <m:r>
          <m:t>0</m:t>
        </m:r>
      </m:oMath>
      <w:r>
        <w:t xml:space="preserve">) is</w:t>
      </w:r>
      <w:r>
        <w:t xml:space="preserve"> </w:t>
      </w:r>
      <m:oMath>
        <m:r>
          <m:t>​</m:t>
        </m:r>
        <m:d>
          <m:dPr>
            <m:begChr m:val="{"/>
            <m:sepChr m:val=""/>
            <m:endChr m:val="}"/>
            <m:grow/>
          </m:dPr>
          <m:e>
            <m:acc>
              <m:accPr>
                <m:chr m:val="̃"/>
              </m:accPr>
              <m:e>
                <m:r>
                  <m:t>0</m:t>
                </m:r>
              </m:e>
            </m:acc>
          </m:e>
        </m:d>
        <m:r>
          <m:t>​</m:t>
        </m:r>
      </m:oMath>
      <w:r>
        <w:t xml:space="preserve">,</w:t>
      </w:r>
      <w:r>
        <w:t xml:space="preserve"> </w:t>
      </w:r>
      <w:r>
        <w:t xml:space="preserve">and the empty list counts as linearly independent (</w:t>
      </w:r>
      <w:hyperlink w:anchor="def-linearly-independent">
        <w:r>
          <w:rPr>
            <w:rStyle w:val="Hyperlink"/>
          </w:rPr>
          <w:t xml:space="preserve">Definition 37</w:t>
        </w:r>
      </w:hyperlink>
      <w:r>
        <w:t xml:space="preserve">),</w:t>
      </w:r>
      <w:r>
        <w:t xml:space="preserve"> </w:t>
      </w:r>
      <w:r>
        <w:t xml:space="preserve">since it has no coefficients that could fail to be zero.</w:t>
      </w:r>
    </w:p>
    <w:bookmarkEnd w:id="189"/>
    <w:bookmarkStart w:id="190" w:name="exm-span"/>
    <w:p>
      <w:pPr>
        <w:pStyle w:val="BodyText"/>
      </w:pPr>
      <w:r>
        <w:rPr>
          <w:b/>
          <w:bCs/>
        </w:rPr>
        <w:t xml:space="preserve">Example 37 (Two spans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the set of vectors</w:t>
      </w:r>
      <w:r>
        <w:t xml:space="preserve"> </w:t>
      </w:r>
      <m:oMath>
        <m:r>
          <m:rPr>
            <m:sty m:val="p"/>
          </m:rPr>
          <m:t>(</m:t>
        </m:r>
        <m:sSub>
          <m:e>
            <m:r>
              <m:t>c</m:t>
            </m:r>
          </m:e>
          <m:sub>
            <m:r>
              <m:t>1</m:t>
            </m:r>
          </m:sub>
        </m:sSub>
        <m:r>
          <m:rPr>
            <m:sty m:val="p"/>
          </m:rPr>
          <m:t>,</m:t>
        </m:r>
        <m:sSub>
          <m:e>
            <m:r>
              <m:t>c</m:t>
            </m:r>
          </m:e>
          <m:sub>
            <m:r>
              <m:t>2</m:t>
            </m:r>
          </m:sub>
        </m:sSub>
        <m:r>
          <m:rPr>
            <m:sty m:val="p"/>
          </m:rPr>
          <m:t>,</m:t>
        </m:r>
        <m:r>
          <m:t>0</m:t>
        </m:r>
        <m:r>
          <m:rPr>
            <m:sty m:val="p"/>
          </m:rPr>
          <m:t>)</m:t>
        </m:r>
      </m:oMath>
      <w:r>
        <w:t xml:space="preserve">,</w:t>
      </w:r>
      <w:r>
        <w:t xml:space="preserve"> </w:t>
      </w:r>
      <w:r>
        <w:t xml:space="preserve">the plane</w:t>
      </w:r>
      <w:r>
        <w:t xml:space="preserve"> </w:t>
      </w:r>
      <m:oMath>
        <m:r>
          <m:t>z</m:t>
        </m:r>
        <m:r>
          <m:rPr>
            <m:sty m:val="p"/>
          </m:rPr>
          <m:t>=</m:t>
        </m:r>
        <m:r>
          <m:t>0</m:t>
        </m:r>
      </m:oMath>
      <w:r>
        <w:t xml:space="preserve"> </w:t>
      </w:r>
      <w:r>
        <w:t xml:space="preserve">in</w:t>
      </w:r>
      <w:r>
        <w:t xml:space="preserve"> </w:t>
      </w:r>
      <m:oMath>
        <m:sSup>
          <m:e>
            <m:r>
              <m:rPr>
                <m:scr m:val="double-struck"/>
                <m:sty m:val="p"/>
              </m:rPr>
              <m:t>R</m:t>
            </m:r>
          </m:e>
          <m:sup>
            <m:r>
              <m:t>3</m:t>
            </m:r>
          </m:sup>
        </m:sSup>
      </m:oMath>
      <w:r>
        <w:t xml:space="preserve">.</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2</m:t>
            </m:r>
            <m:r>
              <m:rPr>
                <m:sty m:val="p"/>
              </m:rPr>
              <m:t>,</m:t>
            </m:r>
            <m:r>
              <m:t>3</m:t>
            </m:r>
            <m:r>
              <m:rPr>
                <m:sty m:val="p"/>
              </m:rPr>
              <m:t>)</m:t>
            </m:r>
            <m:r>
              <m:rPr>
                <m:sty m:val="p"/>
              </m:rPr>
              <m:t>,</m:t>
            </m:r>
            <m:r>
              <m:rPr>
                <m:sty m:val="p"/>
              </m:rPr>
              <m:t>(</m:t>
            </m:r>
            <m:r>
              <m:t>2</m:t>
            </m:r>
            <m:r>
              <m:rPr>
                <m:sty m:val="p"/>
              </m:rPr>
              <m:t>,</m:t>
            </m:r>
            <m:r>
              <m:t>4</m:t>
            </m:r>
            <m:r>
              <m:rPr>
                <m:sty m:val="p"/>
              </m:rPr>
              <m:t>,</m:t>
            </m:r>
            <m:r>
              <m:t>6</m:t>
            </m:r>
            <m:r>
              <m:rPr>
                <m:sty m:val="p"/>
              </m:rPr>
              <m:t>)</m:t>
            </m:r>
          </m:e>
        </m:d>
        <m:r>
          <m:t>​</m:t>
        </m:r>
      </m:oMath>
      <w:r>
        <w:t xml:space="preserve"> </w:t>
      </w:r>
      <w:r>
        <w:t xml:space="preserve">is only the line</w:t>
      </w:r>
      <w:r>
        <w:t xml:space="preserve"> </w:t>
      </w:r>
      <m:oMath>
        <m:r>
          <m:t>​</m:t>
        </m:r>
        <m:d>
          <m:dPr>
            <m:begChr m:val="{"/>
            <m:sepChr m:val=""/>
            <m:endChr m:val="}"/>
            <m:grow/>
          </m:dPr>
          <m:e>
            <m:r>
              <m:t>c</m:t>
            </m:r>
            <m:r>
              <m:t> </m:t>
            </m:r>
            <m:r>
              <m:rPr>
                <m:sty m:val="p"/>
              </m:rPr>
              <m:t>(</m:t>
            </m:r>
            <m:r>
              <m:t>1</m:t>
            </m:r>
            <m:r>
              <m:rPr>
                <m:sty m:val="p"/>
              </m:rPr>
              <m:t>,</m:t>
            </m:r>
            <m:r>
              <m:t>2</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because</w:t>
      </w:r>
      <w:r>
        <w:t xml:space="preserve"> </w:t>
      </w:r>
      <m:oMath>
        <m:r>
          <m:rPr>
            <m:sty m:val="p"/>
          </m:rPr>
          <m:t>(</m:t>
        </m:r>
        <m:r>
          <m:t>2</m:t>
        </m:r>
        <m:r>
          <m:rPr>
            <m:sty m:val="p"/>
          </m:rPr>
          <m:t>,</m:t>
        </m:r>
        <m:r>
          <m:t>4</m:t>
        </m:r>
        <m:r>
          <m:rPr>
            <m:sty m:val="p"/>
          </m:rPr>
          <m:t>,</m:t>
        </m:r>
        <m:r>
          <m:t>6</m:t>
        </m:r>
        <m:r>
          <m:rPr>
            <m:sty m:val="p"/>
          </m:rPr>
          <m:t>)</m:t>
        </m:r>
        <m:r>
          <m:rPr>
            <m:sty m:val="p"/>
          </m:rPr>
          <m:t>=</m:t>
        </m:r>
        <m:r>
          <m:t>2</m:t>
        </m:r>
        <m:r>
          <m:t> </m:t>
        </m:r>
        <m:r>
          <m:rPr>
            <m:sty m:val="p"/>
          </m:rPr>
          <m:t>(</m:t>
        </m:r>
        <m:r>
          <m:t>1</m:t>
        </m:r>
        <m:r>
          <m:rPr>
            <m:sty m:val="p"/>
          </m:rPr>
          <m:t>,</m:t>
        </m:r>
        <m:r>
          <m:t>2</m:t>
        </m:r>
        <m:r>
          <m:rPr>
            <m:sty m:val="p"/>
          </m:rPr>
          <m:t>,</m:t>
        </m:r>
        <m:r>
          <m:t>3</m:t>
        </m:r>
        <m:r>
          <m:rPr>
            <m:sty m:val="p"/>
          </m:rPr>
          <m:t>)</m:t>
        </m:r>
      </m:oMath>
      <w:r>
        <w:t xml:space="preserve">,</w:t>
      </w:r>
      <w:r>
        <w:t xml:space="preserve"> </w:t>
      </w:r>
      <w:r>
        <w:t xml:space="preserve">so</w:t>
      </w:r>
      <w:r>
        <w:t xml:space="preserve"> </w:t>
      </w:r>
      <m:oMath>
        <m:sSub>
          <m:e>
            <m:r>
              <m:t>c</m:t>
            </m:r>
          </m:e>
          <m:sub>
            <m:r>
              <m:t>1</m:t>
            </m:r>
          </m:sub>
        </m:sSub>
        <m:r>
          <m:rPr>
            <m:sty m:val="p"/>
          </m:rPr>
          <m:t>(</m:t>
        </m:r>
        <m:r>
          <m:t>1</m:t>
        </m:r>
        <m:r>
          <m:rPr>
            <m:sty m:val="p"/>
          </m:rPr>
          <m:t>,</m:t>
        </m:r>
        <m:r>
          <m:t>2</m:t>
        </m:r>
        <m:r>
          <m:rPr>
            <m:sty m:val="p"/>
          </m:rPr>
          <m:t>,</m:t>
        </m:r>
        <m:r>
          <m:t>3</m:t>
        </m:r>
        <m:r>
          <m:rPr>
            <m:sty m:val="p"/>
          </m:rPr>
          <m:t>)</m:t>
        </m:r>
        <m:r>
          <m:rPr>
            <m:sty m:val="p"/>
          </m:rPr>
          <m:t>+</m:t>
        </m:r>
        <m:sSub>
          <m:e>
            <m:r>
              <m:t>c</m:t>
            </m:r>
          </m:e>
          <m:sub>
            <m:r>
              <m:t>2</m:t>
            </m:r>
          </m:sub>
        </m:sSub>
        <m:r>
          <m:rPr>
            <m:sty m:val="p"/>
          </m:rPr>
          <m:t>(</m:t>
        </m:r>
        <m:r>
          <m:t>2</m:t>
        </m:r>
        <m:r>
          <m:rPr>
            <m:sty m:val="p"/>
          </m:rPr>
          <m:t>,</m:t>
        </m:r>
        <m:r>
          <m:t>4</m:t>
        </m:r>
        <m:r>
          <m:rPr>
            <m:sty m:val="p"/>
          </m:rPr>
          <m:t>,</m:t>
        </m:r>
        <m:r>
          <m:t>6</m:t>
        </m:r>
        <m:r>
          <m:rPr>
            <m:sty m:val="p"/>
          </m:rPr>
          <m:t>)</m:t>
        </m:r>
        <m:r>
          <m:rPr>
            <m:sty m:val="p"/>
          </m:rPr>
          <m:t>=</m:t>
        </m:r>
        <m:r>
          <m:rPr>
            <m:sty m:val="p"/>
          </m:rPr>
          <m:t>(</m:t>
        </m:r>
        <m:sSub>
          <m:e>
            <m:r>
              <m:t>c</m:t>
            </m:r>
          </m:e>
          <m:sub>
            <m:r>
              <m:t>1</m:t>
            </m:r>
          </m:sub>
        </m:sSub>
        <m:r>
          <m:rPr>
            <m:sty m:val="p"/>
          </m:rPr>
          <m:t>+</m:t>
        </m:r>
        <m:r>
          <m:t>2</m:t>
        </m:r>
        <m:sSub>
          <m:e>
            <m:r>
              <m:t>c</m:t>
            </m:r>
          </m:e>
          <m:sub>
            <m:r>
              <m:t>2</m:t>
            </m:r>
          </m:sub>
        </m:sSub>
        <m:r>
          <m:rPr>
            <m:sty m:val="p"/>
          </m:rPr>
          <m:t>)</m:t>
        </m:r>
        <m:r>
          <m:t> </m:t>
        </m:r>
        <m:r>
          <m:rPr>
            <m:sty m:val="p"/>
          </m:rPr>
          <m:t>(</m:t>
        </m:r>
        <m:r>
          <m:t>1</m:t>
        </m:r>
        <m:r>
          <m:rPr>
            <m:sty m:val="p"/>
          </m:rPr>
          <m:t>,</m:t>
        </m:r>
        <m:r>
          <m:t>2</m:t>
        </m:r>
        <m:r>
          <m:rPr>
            <m:sty m:val="p"/>
          </m:rPr>
          <m:t>,</m:t>
        </m:r>
        <m:r>
          <m:t>3</m:t>
        </m:r>
        <m:r>
          <m:rPr>
            <m:sty m:val="p"/>
          </m:rPr>
          <m:t>)</m:t>
        </m:r>
      </m:oMath>
      <w:r>
        <w:t xml:space="preserve">.</w:t>
      </w:r>
      <w:r>
        <w:t xml:space="preserve"> </w:t>
      </w:r>
      <w:r>
        <w:t xml:space="preserve">Adding a vector to a list does not always enlarge its span.</w:t>
      </w:r>
    </w:p>
    <w:bookmarkEnd w:id="190"/>
    <w:bookmarkStart w:id="191" w:name="thm-span-subspace"/>
    <w:p>
      <w:pPr>
        <w:pStyle w:val="FirstParagraph"/>
      </w:pPr>
      <w:r>
        <w:rPr>
          <w:b/>
          <w:bCs/>
        </w:rPr>
        <w:t xml:space="preserve">Theorem 21 (A span is a subspace)</w:t>
      </w:r>
      <w:r>
        <w:t xml:space="preserve"> </w:t>
      </w:r>
      <w:r>
        <w:t xml:space="preserve">For any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 </w:t>
      </w:r>
      <w:r>
        <w:t xml:space="preserve">(</w:t>
      </w:r>
      <w:hyperlink w:anchor="def-span">
        <w:r>
          <w:rPr>
            <w:rStyle w:val="Hyperlink"/>
          </w:rPr>
          <w:t xml:space="preserve">Definition 41</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p>
    <w:bookmarkEnd w:id="191"/>
    <w:p>
      <w:pPr>
        <w:pStyle w:val="BodyText"/>
      </w:pPr>
      <w:r>
        <w:rPr>
          <w:i/>
          <w:iCs/>
        </w:rPr>
        <w:t xml:space="preserve">Proof</w:t>
      </w:r>
      <w:r>
        <w:t xml:space="preserve">. </w:t>
      </w:r>
      <w:r>
        <w:t xml:space="preserve">The span is not empty:</w:t>
      </w:r>
      <w:r>
        <w:t xml:space="preserve"> </w:t>
      </w:r>
      <w:r>
        <w:t xml:space="preserve">it contains</w:t>
      </w:r>
      <w:r>
        <w:t xml:space="preserve"> </w:t>
      </w:r>
      <m:oMath>
        <m:r>
          <m:t>0</m:t>
        </m:r>
        <m:r>
          <m:rPr>
            <m:sty m:val="p"/>
          </m:rPr>
          <m:t>⋅</m:t>
        </m:r>
        <m:sSub>
          <m:e>
            <m:acc>
              <m:accPr>
                <m:chr m:val="̃"/>
              </m:accPr>
              <m:e>
                <m:r>
                  <m:t>v</m:t>
                </m:r>
              </m:e>
            </m:acc>
          </m:e>
          <m:sub>
            <m:r>
              <m:t>1</m:t>
            </m:r>
          </m:sub>
        </m:sSub>
        <m:r>
          <m:rPr>
            <m:sty m:val="p"/>
          </m:rPr>
          <m:t>+</m:t>
        </m:r>
        <m:r>
          <m:rPr>
            <m:sty m:val="p"/>
          </m:rPr>
          <m:t>⋯</m:t>
        </m:r>
        <m:r>
          <m:rPr>
            <m:sty m:val="p"/>
          </m:rPr>
          <m:t>+</m:t>
        </m:r>
        <m:r>
          <m:t>0</m:t>
        </m:r>
        <m:r>
          <m:rPr>
            <m:sty m:val="p"/>
          </m:rPr>
          <m:t>⋅</m:t>
        </m:r>
        <m:sSub>
          <m:e>
            <m:acc>
              <m:accPr>
                <m:chr m:val="̃"/>
              </m:accPr>
              <m:e>
                <m:r>
                  <m:t>v</m:t>
                </m:r>
              </m:e>
            </m:acc>
          </m:e>
          <m:sub>
            <m:r>
              <m:t>k</m:t>
            </m:r>
          </m:sub>
        </m:sSub>
        <m:r>
          <m:rPr>
            <m:sty m:val="p"/>
          </m:rPr>
          <m:t>=</m:t>
        </m:r>
        <m:acc>
          <m:accPr>
            <m:chr m:val="̃"/>
          </m:accPr>
          <m:e>
            <m:r>
              <m:t>0</m:t>
            </m:r>
          </m:e>
        </m:acc>
      </m:oMath>
      <w:r>
        <w:t xml:space="preserve">.</w:t>
      </w:r>
    </w:p>
    <w:p>
      <w:pPr>
        <w:pStyle w:val="BodyText"/>
      </w:pPr>
      <w:r>
        <w:rPr>
          <w:b/>
          <w:bCs/>
        </w:rPr>
        <w:t xml:space="preserve">Addition.</w:t>
      </w:r>
      <w:r>
        <w:t xml:space="preserve"> </w:t>
      </w:r>
      <w:r>
        <w:t xml:space="preserve">Take two vectors in the span,</w:t>
      </w:r>
      <w:r>
        <w:t xml:space="preserve"> </w:t>
      </w:r>
      <m:oMath>
        <m:acc>
          <m:accPr>
            <m:chr m:val="̃"/>
          </m:accPr>
          <m:e>
            <m:r>
              <m:t>u</m:t>
            </m:r>
          </m:e>
        </m:acc>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oMath>
      <w:r>
        <w:t xml:space="preserve"> </w:t>
      </w:r>
      <w:r>
        <w:t xml:space="preserve">and</w:t>
      </w:r>
      <w:r>
        <w:t xml:space="preserve"> </w:t>
      </w:r>
      <m:oMath>
        <m:acc>
          <m:accPr>
            <m:chr m:val="̃"/>
          </m:accPr>
          <m:e>
            <m:r>
              <m:t>w</m:t>
            </m:r>
          </m:e>
        </m:acc>
        <m:r>
          <m:rPr>
            <m:sty m:val="p"/>
          </m:rPr>
          <m:t>=</m:t>
        </m:r>
        <m:sSub>
          <m:e>
            <m:r>
              <m:t>b</m:t>
            </m:r>
          </m:e>
          <m:sub>
            <m:r>
              <m:t>1</m:t>
            </m:r>
          </m:sub>
        </m:sSub>
        <m:sSub>
          <m:e>
            <m:acc>
              <m:accPr>
                <m:chr m:val="̃"/>
              </m:accPr>
              <m:e>
                <m:r>
                  <m:t>v</m:t>
                </m:r>
              </m:e>
            </m:acc>
          </m:e>
          <m:sub>
            <m:r>
              <m:t>1</m:t>
            </m:r>
          </m:sub>
        </m:sSub>
        <m:r>
          <m:rPr>
            <m:sty m:val="p"/>
          </m:rPr>
          <m:t>+</m:t>
        </m:r>
        <m:r>
          <m:rPr>
            <m:sty m:val="p"/>
          </m:rPr>
          <m:t>⋯</m:t>
        </m:r>
        <m:r>
          <m:rPr>
            <m:sty m:val="p"/>
          </m:rPr>
          <m:t>+</m:t>
        </m:r>
        <m:sSub>
          <m:e>
            <m:r>
              <m:t>b</m:t>
            </m:r>
          </m:e>
          <m:sub>
            <m:r>
              <m:t>k</m:t>
            </m:r>
          </m:sub>
        </m:sSub>
        <m:sSub>
          <m:e>
            <m:acc>
              <m:accPr>
                <m:chr m:val="̃"/>
              </m:accPr>
              <m:e>
                <m:r>
                  <m:t>v</m:t>
                </m:r>
              </m:e>
            </m:acc>
          </m:e>
          <m:sub>
            <m:r>
              <m:t>k</m:t>
            </m:r>
          </m:sub>
        </m:sSub>
      </m:oMath>
      <w:r>
        <w:t xml:space="preserve">.</w:t>
      </w:r>
      <w:r>
        <w:t xml:space="preserve"> </w:t>
      </w:r>
      <w:r>
        <w:t xml:space="preserve">Then</w:t>
      </w:r>
    </w:p>
    <w:p>
      <w:pPr>
        <w:pStyle w:val="BodyText"/>
      </w:pPr>
      <m:oMathPara>
        <m:oMathParaPr>
          <m:jc m:val="center"/>
        </m:oMathParaPr>
        <m:oMath>
          <m:eqArr>
            <m:e>
              <m:acc>
                <m:accPr>
                  <m:chr m:val="̃"/>
                </m:accPr>
                <m:e>
                  <m:r>
                    <m:t>u</m:t>
                  </m:r>
                </m:e>
              </m:acc>
              <m:r>
                <m:rPr>
                  <m:sty m:val="p"/>
                </m:rPr>
                <m:t>+</m:t>
              </m:r>
              <m:acc>
                <m:accPr>
                  <m:chr m:val="̃"/>
                </m:accPr>
                <m:e>
                  <m:r>
                    <m:t>w</m:t>
                  </m:r>
                </m:e>
              </m:acc>
              <m:r>
                <m:t>&amp;</m:t>
              </m:r>
              <m:r>
                <m:rPr>
                  <m:sty m:val="p"/>
                </m:rPr>
                <m:t>=</m:t>
              </m:r>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r>
                <m:rPr>
                  <m:sty m:val="p"/>
                </m:rPr>
                <m:t>)</m:t>
              </m:r>
              <m:r>
                <m:rPr>
                  <m:sty m:val="p"/>
                </m:rPr>
                <m:t>+</m:t>
              </m:r>
              <m:r>
                <m:rPr>
                  <m:sty m:val="p"/>
                </m:rPr>
                <m:t>(</m:t>
              </m:r>
              <m:sSub>
                <m:e>
                  <m:r>
                    <m:t>b</m:t>
                  </m:r>
                </m:e>
                <m:sub>
                  <m:r>
                    <m:t>1</m:t>
                  </m:r>
                </m:sub>
              </m:sSub>
              <m:sSub>
                <m:e>
                  <m:acc>
                    <m:accPr>
                      <m:chr m:val="̃"/>
                    </m:accPr>
                    <m:e>
                      <m:r>
                        <m:t>v</m:t>
                      </m:r>
                    </m:e>
                  </m:acc>
                </m:e>
                <m:sub>
                  <m:r>
                    <m:t>1</m:t>
                  </m:r>
                </m:sub>
              </m:sSub>
              <m:r>
                <m:rPr>
                  <m:sty m:val="p"/>
                </m:rPr>
                <m:t>+</m:t>
              </m:r>
              <m:r>
                <m:rPr>
                  <m:sty m:val="p"/>
                </m:rPr>
                <m:t>⋯</m:t>
              </m:r>
              <m:r>
                <m:rPr>
                  <m:sty m:val="p"/>
                </m:rPr>
                <m:t>+</m:t>
              </m:r>
              <m:sSub>
                <m:e>
                  <m:r>
                    <m:t>b</m:t>
                  </m:r>
                </m:e>
                <m:sub>
                  <m:r>
                    <m:t>k</m:t>
                  </m:r>
                </m:sub>
              </m:sSub>
              <m:sSub>
                <m:e>
                  <m:acc>
                    <m:accPr>
                      <m:chr m:val="̃"/>
                    </m:accPr>
                    <m:e>
                      <m:r>
                        <m:t>v</m:t>
                      </m:r>
                    </m:e>
                  </m:acc>
                </m:e>
                <m:sub>
                  <m:r>
                    <m:t>k</m:t>
                  </m:r>
                </m:sub>
              </m:sSub>
              <m:r>
                <m:rPr>
                  <m:sty m:val="p"/>
                </m:rPr>
                <m:t>)</m:t>
              </m:r>
              <m:r>
                <m:t>&amp;</m:t>
              </m:r>
              <m:r>
                <m:t>&amp;</m:t>
              </m:r>
              <m:r>
                <m:rPr>
                  <m:nor/>
                  <m:sty m:val="p"/>
                </m:rPr>
                <m:t>(substitute the two combinations)</m:t>
              </m:r>
            </m:e>
            <m:e>
              <m:r>
                <m:t>&amp;</m:t>
              </m:r>
              <m:r>
                <m:rPr>
                  <m:sty m:val="p"/>
                </m:rPr>
                <m:t>=</m:t>
              </m:r>
              <m:r>
                <m:rPr>
                  <m:sty m:val="p"/>
                </m:rPr>
                <m:t>(</m:t>
              </m:r>
              <m:sSub>
                <m:e>
                  <m:r>
                    <m:t>a</m:t>
                  </m:r>
                </m:e>
                <m:sub>
                  <m:r>
                    <m:t>1</m:t>
                  </m:r>
                </m:sub>
              </m:sSub>
              <m:r>
                <m:rPr>
                  <m:sty m:val="p"/>
                </m:rPr>
                <m:t>+</m:t>
              </m:r>
              <m:sSub>
                <m:e>
                  <m:r>
                    <m:t>b</m:t>
                  </m:r>
                </m:e>
                <m:sub>
                  <m:r>
                    <m:t>1</m:t>
                  </m:r>
                </m:sub>
              </m:sSub>
              <m:r>
                <m:rPr>
                  <m:sty m:val="p"/>
                </m:rPr>
                <m:t>)</m:t>
              </m:r>
              <m:r>
                <m:t> </m:t>
              </m:r>
              <m:sSub>
                <m:e>
                  <m:acc>
                    <m:accPr>
                      <m:chr m:val="̃"/>
                    </m:accPr>
                    <m:e>
                      <m:r>
                        <m:t>v</m:t>
                      </m:r>
                    </m:e>
                  </m:acc>
                </m:e>
                <m:sub>
                  <m:r>
                    <m:t>1</m:t>
                  </m:r>
                </m:sub>
              </m:sSub>
              <m:r>
                <m:rPr>
                  <m:sty m:val="p"/>
                </m:rPr>
                <m:t>+</m:t>
              </m:r>
              <m:r>
                <m:rPr>
                  <m:sty m:val="p"/>
                </m:rPr>
                <m:t>⋯</m:t>
              </m:r>
              <m:r>
                <m:rPr>
                  <m:sty m:val="p"/>
                </m:rPr>
                <m:t>+</m:t>
              </m:r>
              <m:r>
                <m:rPr>
                  <m:sty m:val="p"/>
                </m:rPr>
                <m:t>(</m:t>
              </m:r>
              <m:sSub>
                <m:e>
                  <m:r>
                    <m:t>a</m:t>
                  </m:r>
                </m:e>
                <m:sub>
                  <m:r>
                    <m:t>k</m:t>
                  </m:r>
                </m:sub>
              </m:sSub>
              <m:r>
                <m:rPr>
                  <m:sty m:val="p"/>
                </m:rPr>
                <m:t>+</m:t>
              </m:r>
              <m:sSub>
                <m:e>
                  <m:r>
                    <m:t>b</m:t>
                  </m:r>
                </m:e>
                <m:sub>
                  <m:r>
                    <m:t>k</m:t>
                  </m:r>
                </m:sub>
              </m:sSub>
              <m:r>
                <m:rPr>
                  <m:sty m:val="p"/>
                </m:rPr>
                <m:t>)</m:t>
              </m:r>
              <m:r>
                <m:t> </m:t>
              </m:r>
              <m:sSub>
                <m:e>
                  <m:acc>
                    <m:accPr>
                      <m:chr m:val="̃"/>
                    </m:accPr>
                    <m:e>
                      <m:r>
                        <m:t>v</m:t>
                      </m:r>
                    </m:e>
                  </m:acc>
                </m:e>
                <m:sub>
                  <m:r>
                    <m:t>k</m:t>
                  </m:r>
                </m:sub>
              </m:sSub>
              <m:r>
                <m:t>&amp;</m:t>
              </m:r>
              <m:r>
                <m:t>&amp;</m:t>
              </m:r>
              <m:r>
                <m:rPr>
                  <m:nor/>
                  <m:sty m:val="p"/>
                </m:rPr>
                <m:t>(regroup, and distribute each </m:t>
              </m:r>
              <m:sSub>
                <m:e>
                  <m:acc>
                    <m:accPr>
                      <m:chr m:val="̃"/>
                    </m:accPr>
                    <m:e>
                      <m:r>
                        <m:t>v</m:t>
                      </m:r>
                    </m:e>
                  </m:acc>
                </m:e>
                <m:sub>
                  <m:r>
                    <m:t>i</m:t>
                  </m:r>
                </m:sub>
              </m:sSub>
              <m:r>
                <m:rPr>
                  <m:nor/>
                  <m:sty m:val="p"/>
                </m:rPr>
                <m:t>)</m:t>
              </m:r>
            </m:e>
          </m:eqArr>
        </m:oMath>
      </m:oMathPara>
    </w:p>
    <w:p>
      <w:pPr>
        <w:pStyle w:val="FirstParagraph"/>
      </w:pPr>
      <w:r>
        <w:t xml:space="preserve">which is a linear combination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w:t>
      </w:r>
      <w:r>
        <w:t xml:space="preserve"> </w:t>
      </w:r>
      <w:r>
        <w:t xml:space="preserve">so it is in the span.</w:t>
      </w:r>
    </w:p>
    <w:p>
      <w:pPr>
        <w:pStyle w:val="BodyText"/>
      </w:pPr>
      <w:r>
        <w:rPr>
          <w:b/>
          <w:bCs/>
        </w:rPr>
        <w:t xml:space="preserve">Scalar multiplication.</w:t>
      </w:r>
      <w:r>
        <w:t xml:space="preserve"> </w:t>
      </w:r>
      <w:r>
        <w:t xml:space="preserve">For</w:t>
      </w:r>
      <w:r>
        <w:t xml:space="preserve"> </w:t>
      </w:r>
      <m:oMath>
        <m:r>
          <m:t>c</m:t>
        </m:r>
        <m:r>
          <m:rPr>
            <m:sty m:val="p"/>
          </m:rPr>
          <m:t>∈</m:t>
        </m:r>
        <m:r>
          <m:rPr>
            <m:scr m:val="double-struck"/>
            <m:sty m:val="p"/>
          </m:rPr>
          <m:t>R</m:t>
        </m:r>
      </m:oMath>
      <w:r>
        <w:t xml:space="preserve">,</w:t>
      </w:r>
    </w:p>
    <w:p>
      <w:pPr>
        <w:pStyle w:val="BodyText"/>
      </w:pPr>
      <m:oMathPara>
        <m:oMathParaPr>
          <m:jc m:val="center"/>
        </m:oMathParaPr>
        <m:oMath>
          <m:eqArr>
            <m:e>
              <m:r>
                <m:t>c</m:t>
              </m:r>
              <m:r>
                <m:t> </m:t>
              </m:r>
              <m:acc>
                <m:accPr>
                  <m:chr m:val="̃"/>
                </m:accPr>
                <m:e>
                  <m:r>
                    <m:t>u</m:t>
                  </m:r>
                </m:e>
              </m:acc>
              <m:r>
                <m:t>&amp;</m:t>
              </m:r>
              <m:r>
                <m:rPr>
                  <m:sty m:val="p"/>
                </m:rPr>
                <m:t>=</m:t>
              </m:r>
              <m:r>
                <m:t>c</m:t>
              </m:r>
              <m:r>
                <m:t> </m:t>
              </m:r>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r>
                <m:rPr>
                  <m:sty m:val="p"/>
                </m:rPr>
                <m:t>)</m:t>
              </m:r>
              <m:r>
                <m:t>&amp;</m:t>
              </m:r>
              <m:r>
                <m:t>&amp;</m:t>
              </m:r>
              <m:r>
                <m:rPr>
                  <m:nor/>
                  <m:sty m:val="p"/>
                </m:rPr>
                <m:t>(substitute the combination)</m:t>
              </m:r>
            </m:e>
            <m:e>
              <m:r>
                <m:t>&amp;</m:t>
              </m:r>
              <m:r>
                <m:rPr>
                  <m:sty m:val="p"/>
                </m:rPr>
                <m:t>=</m:t>
              </m:r>
              <m:r>
                <m:rPr>
                  <m:sty m:val="p"/>
                </m:rPr>
                <m:t>(</m:t>
              </m:r>
              <m:r>
                <m:t>c</m:t>
              </m:r>
              <m:sSub>
                <m:e>
                  <m:r>
                    <m:t>a</m:t>
                  </m:r>
                </m:e>
                <m:sub>
                  <m:r>
                    <m:t>1</m:t>
                  </m:r>
                </m:sub>
              </m:sSub>
              <m:r>
                <m:rPr>
                  <m:sty m:val="p"/>
                </m:rPr>
                <m:t>)</m:t>
              </m:r>
              <m:r>
                <m:t> </m:t>
              </m:r>
              <m:sSub>
                <m:e>
                  <m:acc>
                    <m:accPr>
                      <m:chr m:val="̃"/>
                    </m:accPr>
                    <m:e>
                      <m:r>
                        <m:t>v</m:t>
                      </m:r>
                    </m:e>
                  </m:acc>
                </m:e>
                <m:sub>
                  <m:r>
                    <m:t>1</m:t>
                  </m:r>
                </m:sub>
              </m:sSub>
              <m:r>
                <m:rPr>
                  <m:sty m:val="p"/>
                </m:rPr>
                <m:t>+</m:t>
              </m:r>
              <m:r>
                <m:rPr>
                  <m:sty m:val="p"/>
                </m:rPr>
                <m:t>⋯</m:t>
              </m:r>
              <m:r>
                <m:rPr>
                  <m:sty m:val="p"/>
                </m:rPr>
                <m:t>+</m:t>
              </m:r>
              <m:r>
                <m:rPr>
                  <m:sty m:val="p"/>
                </m:rPr>
                <m:t>(</m:t>
              </m:r>
              <m:r>
                <m:t>c</m:t>
              </m:r>
              <m:sSub>
                <m:e>
                  <m:r>
                    <m:t>a</m:t>
                  </m:r>
                </m:e>
                <m:sub>
                  <m:r>
                    <m:t>k</m:t>
                  </m:r>
                </m:sub>
              </m:sSub>
              <m:r>
                <m:rPr>
                  <m:sty m:val="p"/>
                </m:rPr>
                <m:t>)</m:t>
              </m:r>
              <m:r>
                <m:t> </m:t>
              </m:r>
              <m:sSub>
                <m:e>
                  <m:acc>
                    <m:accPr>
                      <m:chr m:val="̃"/>
                    </m:accPr>
                    <m:e>
                      <m:r>
                        <m:t>v</m:t>
                      </m:r>
                    </m:e>
                  </m:acc>
                </m:e>
                <m:sub>
                  <m:r>
                    <m:t>k</m:t>
                  </m:r>
                </m:sub>
              </m:sSub>
              <m:r>
                <m:t>&amp;</m:t>
              </m:r>
              <m:r>
                <m:t>&amp;</m:t>
              </m:r>
              <m:r>
                <m:rPr>
                  <m:nor/>
                  <m:sty m:val="p"/>
                </m:rPr>
                <m:t>(distribute </m:t>
              </m:r>
              <m:r>
                <m:t>c</m:t>
              </m:r>
              <m:r>
                <m:rPr>
                  <m:nor/>
                  <m:sty m:val="p"/>
                </m:rPr>
                <m:t> over the sum)</m:t>
              </m:r>
            </m:e>
          </m:eqArr>
        </m:oMath>
      </m:oMathPara>
    </w:p>
    <w:p>
      <w:pPr>
        <w:pStyle w:val="FirstParagraph"/>
      </w:pPr>
      <w:r>
        <w:t xml:space="preserve">which is again in the span.</w:t>
      </w:r>
    </w:p>
    <w:bookmarkStart w:id="193" w:name="exm-span-subspace"/>
    <w:p>
      <w:pPr>
        <w:pStyle w:val="BodyText"/>
      </w:pPr>
      <w:r>
        <w:rPr>
          <w:b/>
          <w:bCs/>
        </w:rPr>
        <w:t xml:space="preserve">Example 38 (The line in</w:t>
      </w:r>
      <w:r>
        <w:rPr>
          <w:b/>
          <w:bCs/>
        </w:rPr>
        <w:t xml:space="preserve"> </w:t>
      </w:r>
      <w:hyperlink w:anchor="exm-subspace">
        <w:r>
          <w:rPr>
            <w:rStyle w:val="Hyperlink"/>
            <w:b/>
            <w:bCs/>
          </w:rPr>
          <w:t xml:space="preserve">Example 34</w:t>
        </w:r>
      </w:hyperlink>
      <w:r>
        <w:rPr>
          <w:b/>
          <w:bCs/>
        </w:rPr>
        <w:t xml:space="preserve"> </w:t>
      </w:r>
      <w:r>
        <w:rPr>
          <w:b/>
          <w:bCs/>
        </w:rPr>
        <w:t xml:space="preserve">is a span)</w:t>
      </w:r>
      <w:r>
        <w:t xml:space="preserve"> </w:t>
      </w:r>
      <w:r>
        <w:t xml:space="preserve">The line</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 </w:t>
      </w:r>
      <w:r>
        <w:t xml:space="preserve">in</w:t>
      </w:r>
      <w:r>
        <w:t xml:space="preserve"> </w:t>
      </w:r>
      <w:hyperlink w:anchor="exm-subspace">
        <w:r>
          <w:rPr>
            <w:rStyle w:val="Hyperlink"/>
          </w:rPr>
          <w:t xml:space="preserve">Example 34</w:t>
        </w:r>
      </w:hyperlink>
      <w:r>
        <w:t xml:space="preserve"> </w:t>
      </w:r>
      <w:r>
        <w:t xml:space="preserve">is</w:t>
      </w:r>
      <w:r>
        <w:t xml:space="preserve"> </w:t>
      </w:r>
      <m:oMath>
        <m:r>
          <m:rPr>
            <m:sty m:val="p"/>
          </m:rPr>
          <m:t>span</m:t>
        </m:r>
        <m:r>
          <m:t>​</m:t>
        </m:r>
        <m:d>
          <m:dPr>
            <m:begChr m:val="{"/>
            <m:sepChr m:val=""/>
            <m:endChr m:val="}"/>
            <m:grow/>
          </m:dPr>
          <m:e>
            <m:r>
              <m:rPr>
                <m:sty m:val="p"/>
              </m:rPr>
              <m:t>(</m:t>
            </m:r>
            <m:r>
              <m:t>1</m:t>
            </m:r>
            <m:r>
              <m:rPr>
                <m:sty m:val="p"/>
              </m:rPr>
              <m:t>,</m:t>
            </m:r>
            <m:r>
              <m:t>2</m:t>
            </m:r>
            <m:r>
              <m:rPr>
                <m:sty m:val="p"/>
              </m:rPr>
              <m:t>)</m:t>
            </m:r>
          </m:e>
        </m:d>
        <m:r>
          <m:t>​</m:t>
        </m:r>
      </m:oMath>
      <w:r>
        <w:t xml:space="preserve">,</w:t>
      </w:r>
      <w:r>
        <w:t xml:space="preserve"> </w:t>
      </w:r>
      <w:r>
        <w:t xml:space="preserve">so</w:t>
      </w:r>
      <w:r>
        <w:t xml:space="preserve"> </w:t>
      </w:r>
      <w:hyperlink w:anchor="thm-span-subspace">
        <w:r>
          <w:rPr>
            <w:rStyle w:val="Hyperlink"/>
          </w:rPr>
          <w:t xml:space="preserve">Theorem 21</w:t>
        </w:r>
      </w:hyperlink>
      <w:r>
        <w:t xml:space="preserve"> </w:t>
      </w:r>
      <w:r>
        <w:t xml:space="preserve">gives a second</w:t>
      </w:r>
      <w:r>
        <w:t xml:space="preserve"> </w:t>
      </w:r>
      <w:hyperlink r:id="rId192">
        <w:r>
          <w:rPr>
            <w:rStyle w:val="Hyperlink"/>
          </w:rPr>
          <w:t xml:space="preserve">proof</w:t>
        </w:r>
      </w:hyperlink>
      <w:r>
        <w:t xml:space="preserve"> </w:t>
      </w:r>
      <w:r>
        <w:t xml:space="preserve">that it is a subspace.</w:t>
      </w:r>
      <w:r>
        <w:t xml:space="preserve"> </w:t>
      </w:r>
      <w:r>
        <w:t xml:space="preserve">Likewise, 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37</w:t>
        </w:r>
      </w:hyperlink>
      <w:r>
        <w:t xml:space="preserve"> </w:t>
      </w:r>
      <w:r>
        <w:t xml:space="preserve">is a subspace of</w:t>
      </w:r>
      <w:r>
        <w:t xml:space="preserve"> </w:t>
      </w:r>
      <m:oMath>
        <m:sSup>
          <m:e>
            <m:r>
              <m:rPr>
                <m:scr m:val="double-struck"/>
                <m:sty m:val="p"/>
              </m:rPr>
              <m:t>R</m:t>
            </m:r>
          </m:e>
          <m:sup>
            <m:r>
              <m:t>3</m:t>
            </m:r>
          </m:sup>
        </m:sSup>
      </m:oMath>
      <w:r>
        <w:t xml:space="preserve">,</w:t>
      </w:r>
      <w:r>
        <w:t xml:space="preserve"> </w:t>
      </w:r>
      <w:r>
        <w:t xml:space="preserve">because it is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w:t>
      </w:r>
    </w:p>
    <w:bookmarkEnd w:id="193"/>
    <w:bookmarkStart w:id="194" w:name="thm-matvec-columns"/>
    <w:p>
      <w:pPr>
        <w:pStyle w:val="BodyText"/>
      </w:pPr>
      <w:r>
        <w:rPr>
          <w:b/>
          <w:bCs/>
        </w:rPr>
        <w:t xml:space="preserve">Theorem 22 (A matrix-vector product combines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and</w:t>
      </w:r>
      <w:r>
        <w:t xml:space="preserve"> </w:t>
      </w:r>
      <m:oMath>
        <m:acc>
          <m:accPr>
            <m:chr m:val="̃"/>
          </m:accPr>
          <m:e>
            <m:r>
              <m:t>x</m:t>
            </m:r>
          </m:e>
        </m:acc>
        <m:r>
          <m:rPr>
            <m:sty m:val="p"/>
          </m:rPr>
          <m:t>∈</m:t>
        </m:r>
        <m:sSup>
          <m:e>
            <m:r>
              <m:rPr>
                <m:scr m:val="double-struck"/>
                <m:sty m:val="p"/>
              </m:rPr>
              <m:t>R</m:t>
            </m:r>
          </m:e>
          <m:sup>
            <m:r>
              <m:t>n</m:t>
            </m:r>
          </m:sup>
        </m:sSup>
      </m:oMath>
      <w:r>
        <w:t xml:space="preserve">, then</w:t>
      </w:r>
    </w:p>
    <w:p>
      <w:pPr>
        <w:pStyle w:val="BodyText"/>
      </w:pPr>
      <m:oMathPara>
        <m:oMathParaPr>
          <m:jc m:val="center"/>
        </m:oMathParaP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r>
            <m:rPr>
              <m:sty m:val="p"/>
            </m:rPr>
            <m:t>.</m:t>
          </m:r>
        </m:oMath>
      </m:oMathPara>
    </w:p>
    <w:bookmarkEnd w:id="194"/>
    <w:p>
      <w:pPr>
        <w:pStyle w:val="FirstParagraph"/>
      </w:pPr>
      <w:r>
        <w:rPr>
          <w:i/>
          <w:iCs/>
        </w:rPr>
        <w:t xml:space="preserve">Proof</w:t>
      </w:r>
      <w:r>
        <w:t xml:space="preserve">. </w:t>
      </w:r>
      <w:r>
        <w:t xml:space="preserve">Compare entry</w:t>
      </w:r>
      <w:r>
        <w:t xml:space="preserve"> </w:t>
      </w:r>
      <m:oMath>
        <m:r>
          <m:t>i</m:t>
        </m:r>
      </m:oMath>
      <w:r>
        <w:t xml:space="preserve"> </w:t>
      </w:r>
      <w:r>
        <w:t xml:space="preserve">of the two sides, for each</w:t>
      </w:r>
      <w:r>
        <w:t xml:space="preserve"> </w:t>
      </w:r>
      <m:oMath>
        <m:r>
          <m:t>i</m:t>
        </m:r>
        <m:r>
          <m:rPr>
            <m:sty m:val="p"/>
          </m:rPr>
          <m:t>=</m:t>
        </m:r>
        <m:r>
          <m:t>1</m:t>
        </m:r>
        <m:r>
          <m:rPr>
            <m:sty m:val="p"/>
          </m:rPr>
          <m:t>,</m:t>
        </m:r>
        <m:r>
          <m:rPr>
            <m:sty m:val="p"/>
          </m:rPr>
          <m:t>…</m:t>
        </m:r>
        <m:r>
          <m:rPr>
            <m:sty m:val="p"/>
          </m:rPr>
          <m:t>,</m:t>
        </m:r>
        <m:r>
          <m:t>m</m:t>
        </m:r>
      </m:oMath>
      <w:r>
        <w:t xml:space="preserve">.</w:t>
      </w:r>
      <w:r>
        <w:t xml:space="preserve"> </w:t>
      </w:r>
      <w:r>
        <w:t xml:space="preserve">Entry</w:t>
      </w:r>
      <w:r>
        <w:t xml:space="preserve"> </w:t>
      </w:r>
      <m:oMath>
        <m:r>
          <m:t>i</m:t>
        </m:r>
      </m:oMath>
      <w:r>
        <w:t xml:space="preserve"> </w:t>
      </w:r>
      <w:r>
        <w:t xml:space="preserve">of</w:t>
      </w:r>
      <w:r>
        <w:t xml:space="preserve"> </w:t>
      </w:r>
      <m:oMath>
        <m:sSub>
          <m:e>
            <m:acc>
              <m:accPr>
                <m:chr m:val="̃"/>
              </m:accPr>
              <m:e>
                <m:r>
                  <m:t>a</m:t>
                </m:r>
              </m:e>
            </m:acc>
          </m:e>
          <m:sub>
            <m:r>
              <m:t>j</m:t>
            </m:r>
          </m:sub>
        </m:sSub>
      </m:oMath>
      <w:r>
        <w:t xml:space="preserve"> </w:t>
      </w:r>
      <w:r>
        <w:t xml:space="preserve">is</w:t>
      </w:r>
      <w:r>
        <w:t xml:space="preserve"> </w:t>
      </w:r>
      <m:oMath>
        <m:sSub>
          <m:e>
            <m:r>
              <m:t>a</m:t>
            </m:r>
          </m:e>
          <m:sub>
            <m:r>
              <m:t>i</m:t>
            </m:r>
            <m:r>
              <m:t>j</m:t>
            </m:r>
          </m:sub>
        </m:sSub>
      </m:oMath>
      <w:r>
        <w:t xml:space="preserve">, so</w:t>
      </w:r>
    </w:p>
    <w:p>
      <w:pPr>
        <w:pStyle w:val="BodyText"/>
      </w:pPr>
      <m:oMathPara>
        <m:oMathParaPr>
          <m:jc m:val="center"/>
        </m:oMathParaPr>
        <m:oMath>
          <m:eqArr>
            <m:e>
              <m:r>
                <m:rPr>
                  <m:sty m:val="p"/>
                </m:rPr>
                <m:t>(</m:t>
              </m:r>
              <m:r>
                <m:rPr>
                  <m:sty m:val="bi"/>
                </m:rPr>
                <m:t>A</m:t>
              </m:r>
              <m:acc>
                <m:accPr>
                  <m:chr m:val="̃"/>
                </m:accPr>
                <m:e>
                  <m:r>
                    <m:t>x</m:t>
                  </m:r>
                </m:e>
              </m:acc>
              <m:sSub>
                <m:e>
                  <m:r>
                    <m:rPr>
                      <m:sty m:val="p"/>
                    </m:rPr>
                    <m:t>)</m:t>
                  </m:r>
                </m:e>
                <m:sub>
                  <m:r>
                    <m:t>i</m:t>
                  </m:r>
                </m:sub>
              </m:sSub>
              <m:r>
                <m:t>&amp;</m:t>
              </m:r>
              <m:r>
                <m:rPr>
                  <m:sty m:val="p"/>
                </m:rPr>
                <m:t>=</m:t>
              </m:r>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t>&amp;</m:t>
              </m:r>
              <m:r>
                <m:t>&amp;</m:t>
              </m:r>
              <m:r>
                <m:rPr>
                  <m:nor/>
                  <m:sty m:val="p"/>
                </m:rPr>
                <m:t>(</m:t>
              </m:r>
              <m:r>
                <m:rPr>
                  <m:nor/>
                  <m:sty m:val="p"/>
                </m:rPr>
                <m:t>Definition 28</m:t>
              </m:r>
              <m:r>
                <m:rPr>
                  <m:nor/>
                  <m:sty m:val="p"/>
                </m:rPr>
                <m:t>)</m:t>
              </m:r>
            </m:e>
            <m:e>
              <m:r>
                <m:t>&amp;</m:t>
              </m:r>
              <m:r>
                <m:rPr>
                  <m:sty m:val="p"/>
                </m:rPr>
                <m:t>=</m:t>
              </m:r>
              <m:sSub>
                <m:e>
                  <m:r>
                    <m:t>x</m:t>
                  </m:r>
                </m:e>
                <m:sub>
                  <m:r>
                    <m:t>1</m:t>
                  </m:r>
                </m:sub>
              </m:sSub>
              <m:sSub>
                <m:e>
                  <m:r>
                    <m:t>a</m:t>
                  </m:r>
                </m:e>
                <m:sub>
                  <m:r>
                    <m:t>i</m:t>
                  </m:r>
                  <m:r>
                    <m:t>1</m:t>
                  </m:r>
                </m:sub>
              </m:sSub>
              <m:r>
                <m:rPr>
                  <m:sty m:val="p"/>
                </m:rPr>
                <m:t>+</m:t>
              </m:r>
              <m:r>
                <m:rPr>
                  <m:sty m:val="p"/>
                </m:rPr>
                <m:t>⋯</m:t>
              </m:r>
              <m:r>
                <m:rPr>
                  <m:sty m:val="p"/>
                </m:rPr>
                <m:t>+</m:t>
              </m:r>
              <m:sSub>
                <m:e>
                  <m:r>
                    <m:t>x</m:t>
                  </m:r>
                </m:e>
                <m:sub>
                  <m:r>
                    <m:t>n</m:t>
                  </m:r>
                </m:sub>
              </m:sSub>
              <m:sSub>
                <m:e>
                  <m:r>
                    <m:t>a</m:t>
                  </m:r>
                </m:e>
                <m:sub>
                  <m:r>
                    <m:t>i</m:t>
                  </m:r>
                  <m:r>
                    <m:t>n</m:t>
                  </m:r>
                </m:sub>
              </m:sSub>
              <m:r>
                <m:t>&amp;</m:t>
              </m:r>
              <m:r>
                <m:t>&amp;</m:t>
              </m:r>
              <m:r>
                <m:rPr>
                  <m:nor/>
                  <m:sty m:val="p"/>
                </m:rPr>
                <m:t>(multiplication of numbers is commutative)</m:t>
              </m:r>
            </m:e>
            <m:e>
              <m:r>
                <m:t>&amp;</m:t>
              </m:r>
              <m:r>
                <m:rPr>
                  <m:sty m:val="p"/>
                </m:rPr>
                <m:t>=</m:t>
              </m:r>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sSub>
                <m:e>
                  <m:r>
                    <m:rPr>
                      <m:sty m:val="p"/>
                    </m:rPr>
                    <m:t>)</m:t>
                  </m:r>
                </m:e>
                <m:sub>
                  <m:r>
                    <m:t>i</m:t>
                  </m:r>
                </m:sub>
              </m:sSub>
              <m:r>
                <m:t>&amp;</m:t>
              </m:r>
              <m:r>
                <m:t>&amp;</m:t>
              </m:r>
              <m:r>
                <m:rPr>
                  <m:nor/>
                  <m:sty m:val="p"/>
                </m:rPr>
                <m:t>(entry </m:t>
              </m:r>
              <m:r>
                <m:t>i</m:t>
              </m:r>
              <m:r>
                <m:rPr>
                  <m:nor/>
                  <m:sty m:val="p"/>
                </m:rPr>
                <m:t> of each </m:t>
              </m:r>
              <m:sSub>
                <m:e>
                  <m:r>
                    <m:t>x</m:t>
                  </m:r>
                </m:e>
                <m:sub>
                  <m:r>
                    <m:t>j</m:t>
                  </m:r>
                </m:sub>
              </m:sSub>
              <m:sSub>
                <m:e>
                  <m:acc>
                    <m:accPr>
                      <m:chr m:val="̃"/>
                    </m:accPr>
                    <m:e>
                      <m:r>
                        <m:t>a</m:t>
                      </m:r>
                    </m:e>
                  </m:acc>
                </m:e>
                <m:sub>
                  <m:r>
                    <m:t>j</m:t>
                  </m:r>
                </m:sub>
              </m:sSub>
              <m:r>
                <m:rPr>
                  <m:nor/>
                  <m:sty m:val="p"/>
                </m:rPr>
                <m:t> is </m:t>
              </m:r>
              <m:sSub>
                <m:e>
                  <m:r>
                    <m:t>x</m:t>
                  </m:r>
                </m:e>
                <m:sub>
                  <m:r>
                    <m:t>j</m:t>
                  </m:r>
                </m:sub>
              </m:sSub>
              <m:sSub>
                <m:e>
                  <m:r>
                    <m:t>a</m:t>
                  </m:r>
                </m:e>
                <m:sub>
                  <m:r>
                    <m:t>i</m:t>
                  </m:r>
                  <m:r>
                    <m:t>j</m:t>
                  </m:r>
                </m:sub>
              </m:sSub>
              <m:r>
                <m:rPr>
                  <m:nor/>
                  <m:sty m:val="p"/>
                </m:rPr>
                <m:t>)</m:t>
              </m:r>
            </m:e>
          </m:eqArr>
        </m:oMath>
      </m:oMathPara>
    </w:p>
    <w:bookmarkStart w:id="195" w:name="exm-matvec-columns"/>
    <w:p>
      <w:pPr>
        <w:pStyle w:val="FirstParagraph"/>
      </w:pPr>
      <w:r>
        <w:rPr>
          <w:b/>
          <w:bCs/>
        </w:rPr>
        <w:t xml:space="preserve">Example 39 (A product as a combination of columns)</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r>
                <m:t>1</m:t>
              </m:r>
              <m:r>
                <m:rPr>
                  <m:sty m:val="p"/>
                </m:rPr>
                <m:t>⋅</m:t>
              </m:r>
              <m:d>
                <m:dPr>
                  <m:begChr m:val="["/>
                  <m:sepChr m:val=""/>
                  <m:endChr m:val="]"/>
                  <m:grow/>
                </m:dPr>
                <m:e>
                  <m:m>
                    <m:mPr>
                      <m:baseJc m:val="center"/>
                      <m:plcHide m:val="on"/>
                      <m:mcs>
                        <m:mc>
                          <m:mcPr>
                            <m:mcJc m:val="center"/>
                            <m:count m:val="1"/>
                          </m:mcPr>
                        </m:mc>
                      </m:mcs>
                    </m:mPr>
                    <m:mr>
                      <m:e>
                        <m:r>
                          <m:t>1</m:t>
                        </m:r>
                      </m:e>
                    </m:mr>
                    <m:mr>
                      <m:e>
                        <m:r>
                          <m:t>3</m:t>
                        </m:r>
                      </m:e>
                    </m:mr>
                  </m:m>
                </m:e>
              </m:d>
              <m:r>
                <m:rPr>
                  <m:sty m:val="p"/>
                </m:rPr>
                <m:t>+</m:t>
              </m:r>
              <m:r>
                <m:rPr>
                  <m:sty m:val="p"/>
                </m:rPr>
                <m:t>(</m:t>
              </m:r>
              <m:r>
                <m:rPr>
                  <m:sty m:val="p"/>
                </m:rPr>
                <m:t>−</m:t>
              </m:r>
              <m:r>
                <m:t>1</m:t>
              </m:r>
              <m:r>
                <m:rPr>
                  <m:sty m:val="p"/>
                </m:rPr>
                <m:t>)</m:t>
              </m:r>
              <m:r>
                <m:rPr>
                  <m:sty m:val="p"/>
                </m:rPr>
                <m:t>⋅</m:t>
              </m:r>
              <m:d>
                <m:dPr>
                  <m:begChr m:val="["/>
                  <m:sepChr m:val=""/>
                  <m:endChr m:val="]"/>
                  <m:grow/>
                </m:dPr>
                <m:e>
                  <m:m>
                    <m:mPr>
                      <m:baseJc m:val="center"/>
                      <m:plcHide m:val="on"/>
                      <m:mcs>
                        <m:mc>
                          <m:mcPr>
                            <m:mcJc m:val="center"/>
                            <m:count m:val="1"/>
                          </m:mcPr>
                        </m:mc>
                      </m:mcs>
                    </m:mPr>
                    <m:mr>
                      <m:e>
                        <m:r>
                          <m:t>2</m:t>
                        </m:r>
                      </m:e>
                    </m:mr>
                    <m:mr>
                      <m:e>
                        <m:r>
                          <m:t>4</m:t>
                        </m:r>
                      </m:e>
                    </m:mr>
                  </m:m>
                </m:e>
              </m:d>
              <m:r>
                <m:t>&amp;</m:t>
              </m:r>
              <m:r>
                <m:t>&amp;</m:t>
              </m:r>
              <m:r>
                <m:rPr>
                  <m:nor/>
                  <m:sty m:val="p"/>
                </m:rPr>
                <m:t>(</m:t>
              </m:r>
              <m:r>
                <m:rPr>
                  <m:nor/>
                  <m:sty m:val="p"/>
                </m:rPr>
                <m:t>Theorem 22</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r>
                <m:t>&amp;</m:t>
              </m:r>
              <m:r>
                <m:t>&amp;</m:t>
              </m:r>
              <m:r>
                <m:rPr>
                  <m:nor/>
                  <m:sty m:val="p"/>
                </m:rPr>
                <m:t>(arithmetic)</m:t>
              </m:r>
            </m:e>
          </m:eqArr>
        </m:oMath>
      </m:oMathPara>
    </w:p>
    <w:p>
      <w:pPr>
        <w:pStyle w:val="FirstParagraph"/>
      </w:pPr>
      <w:r>
        <w:t xml:space="preserve">the same answer as computing each entry as a row-times-vector dot product</w:t>
      </w:r>
      <w:r>
        <w:t xml:space="preserve"> </w:t>
      </w:r>
      <w:r>
        <w:t xml:space="preserve">(</w:t>
      </w:r>
      <w:hyperlink w:anchor="rem-matvec-row-dot-products">
        <w:r>
          <w:rPr>
            <w:rStyle w:val="Hyperlink"/>
          </w:rPr>
          <w:t xml:space="preserve">Remark 11</w:t>
        </w:r>
      </w:hyperlink>
      <w:r>
        <w:t xml:space="preserve">).</w:t>
      </w:r>
    </w:p>
    <w:bookmarkEnd w:id="195"/>
    <w:bookmarkStart w:id="196" w:name="thm-matvec-linear"/>
    <w:p>
      <w:pPr>
        <w:pStyle w:val="BodyText"/>
      </w:pPr>
      <w:r>
        <w:rPr>
          <w:b/>
          <w:bCs/>
        </w:rPr>
        <w:t xml:space="preserve">Theorem 23 (A matrix maps a combination to the same combination of images)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p>
          <m:e>
            <m:r>
              <m:rPr>
                <m:scr m:val="double-struck"/>
                <m:sty m:val="p"/>
              </m:rPr>
              <m:t>R</m:t>
            </m:r>
          </m:e>
          <m:sup>
            <m:r>
              <m:t>n</m:t>
            </m:r>
          </m:sup>
        </m:sSup>
      </m:oMath>
      <w:r>
        <w:t xml:space="preserve"> </w:t>
      </w:r>
      <w:r>
        <w:t xml:space="preserve">and</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 then</w:t>
      </w:r>
    </w:p>
    <w:p>
      <w:pPr>
        <w:pStyle w:val="BodyText"/>
      </w:pPr>
      <m:oMathPara>
        <m:oMathParaPr>
          <m:jc m:val="center"/>
        </m:oMathParaPr>
        <m:oMath>
          <m:r>
            <m:rPr>
              <m:sty m:val="bi"/>
            </m:rPr>
            <m:t>A</m:t>
          </m:r>
          <m:r>
            <m:t> </m:t>
          </m:r>
          <m:r>
            <m:rPr>
              <m:sty m:val="p"/>
            </m:rPr>
            <m:t>(</m:t>
          </m:r>
          <m:sSub>
            <m:e>
              <m:r>
                <m:t>c</m:t>
              </m:r>
            </m:e>
            <m:sub>
              <m:r>
                <m:t>1</m:t>
              </m:r>
            </m:sub>
          </m:sSub>
          <m:sSub>
            <m:e>
              <m:acc>
                <m:accPr>
                  <m:chr m:val="̃"/>
                </m:accPr>
                <m:e>
                  <m:r>
                    <m:t>z</m:t>
                  </m:r>
                </m:e>
              </m:acc>
            </m:e>
            <m:sub>
              <m:r>
                <m:t>1</m:t>
              </m:r>
            </m:sub>
          </m:sSub>
          <m:r>
            <m:rPr>
              <m:sty m:val="p"/>
            </m:rPr>
            <m:t>+</m:t>
          </m:r>
          <m:r>
            <m:rPr>
              <m:sty m:val="p"/>
            </m:rPr>
            <m:t>⋯</m:t>
          </m:r>
          <m:r>
            <m:rPr>
              <m:sty m:val="p"/>
            </m:rPr>
            <m:t>+</m:t>
          </m:r>
          <m:sSub>
            <m:e>
              <m:r>
                <m:t>c</m:t>
              </m:r>
            </m:e>
            <m:sub>
              <m:r>
                <m:t>k</m:t>
              </m:r>
            </m:sub>
          </m:sSub>
          <m:sSub>
            <m:e>
              <m:acc>
                <m:accPr>
                  <m:chr m:val="̃"/>
                </m:accPr>
                <m:e>
                  <m:r>
                    <m:t>z</m:t>
                  </m:r>
                </m:e>
              </m:acc>
            </m:e>
            <m:sub>
              <m:r>
                <m:t>k</m:t>
              </m:r>
            </m:sub>
          </m:sSub>
          <m:r>
            <m:rPr>
              <m:sty m:val="p"/>
            </m:rPr>
            <m:t>)</m:t>
          </m:r>
          <m:r>
            <m:rPr>
              <m:sty m:val="p"/>
            </m:rPr>
            <m:t>=</m:t>
          </m:r>
          <m:sSub>
            <m:e>
              <m:r>
                <m:t>c</m:t>
              </m:r>
            </m:e>
            <m:sub>
              <m:r>
                <m:t>1</m:t>
              </m:r>
            </m:sub>
          </m:sSub>
          <m:r>
            <m:t> </m:t>
          </m:r>
          <m:r>
            <m:rPr>
              <m:sty m:val="bi"/>
            </m:rPr>
            <m:t>A</m:t>
          </m:r>
          <m:sSub>
            <m:e>
              <m:acc>
                <m:accPr>
                  <m:chr m:val="̃"/>
                </m:accPr>
                <m:e>
                  <m:r>
                    <m:t>z</m:t>
                  </m:r>
                </m:e>
              </m:acc>
            </m:e>
            <m:sub>
              <m:r>
                <m:t>1</m:t>
              </m:r>
            </m:sub>
          </m:sSub>
          <m:r>
            <m:rPr>
              <m:sty m:val="p"/>
            </m:rPr>
            <m:t>+</m:t>
          </m:r>
          <m:r>
            <m:rPr>
              <m:sty m:val="p"/>
            </m:rPr>
            <m:t>⋯</m:t>
          </m:r>
          <m:r>
            <m:rPr>
              <m:sty m:val="p"/>
            </m:rPr>
            <m:t>+</m:t>
          </m:r>
          <m:sSub>
            <m:e>
              <m:r>
                <m:t>c</m:t>
              </m:r>
            </m:e>
            <m:sub>
              <m:r>
                <m:t>k</m:t>
              </m:r>
            </m:sub>
          </m:sSub>
          <m:r>
            <m:t> </m:t>
          </m:r>
          <m:r>
            <m:rPr>
              <m:sty m:val="bi"/>
            </m:rPr>
            <m:t>A</m:t>
          </m:r>
          <m:sSub>
            <m:e>
              <m:acc>
                <m:accPr>
                  <m:chr m:val="̃"/>
                </m:accPr>
                <m:e>
                  <m:r>
                    <m:t>z</m:t>
                  </m:r>
                </m:e>
              </m:acc>
            </m:e>
            <m:sub>
              <m:r>
                <m:t>k</m:t>
              </m:r>
            </m:sub>
          </m:sSub>
          <m:r>
            <m:rPr>
              <m:sty m:val="p"/>
            </m:rPr>
            <m:t>.</m:t>
          </m:r>
        </m:oMath>
      </m:oMathPara>
    </w:p>
    <w:bookmarkEnd w:id="196"/>
    <w:p>
      <w:pPr>
        <w:pStyle w:val="FirstParagraph"/>
      </w:pPr>
      <w:r>
        <w:rPr>
          <w:i/>
          <w:iCs/>
        </w:rPr>
        <w:t xml:space="preserve">Proof</w:t>
      </w:r>
      <w:r>
        <w:t xml:space="preserve">. </w:t>
      </w:r>
      <w:r>
        <w:t xml:space="preserve">The function</w:t>
      </w:r>
      <w:r>
        <w:t xml:space="preserve"> </w:t>
      </w:r>
      <m:oMath>
        <m:acc>
          <m:accPr>
            <m:chr m:val="̃"/>
          </m:accPr>
          <m:e>
            <m:r>
              <m:t>x</m:t>
            </m:r>
          </m:e>
        </m:acc>
        <m:r>
          <m:rPr>
            <m:sty m:val="p"/>
          </m:rPr>
          <m:t>↦</m:t>
        </m:r>
        <m:r>
          <m:rPr>
            <m:sty m:val="bi"/>
          </m:rPr>
          <m:t>A</m:t>
        </m:r>
        <m:acc>
          <m:accPr>
            <m:chr m:val="̃"/>
          </m:accPr>
          <m:e>
            <m:r>
              <m:t>x</m:t>
            </m:r>
          </m:e>
        </m:acc>
      </m:oMath>
      <w:r>
        <w:t xml:space="preserve"> </w:t>
      </w:r>
      <w:r>
        <w:t xml:space="preserve">is a linear map</w:t>
      </w:r>
      <w:r>
        <w:t xml:space="preserve"> </w:t>
      </w:r>
      <w:r>
        <w:t xml:space="preserve">by</w:t>
      </w:r>
      <w:r>
        <w:t xml:space="preserve"> </w:t>
      </w:r>
      <w:hyperlink w:anchor="thm-matrix-map-linear">
        <w:r>
          <w:rPr>
            <w:rStyle w:val="Hyperlink"/>
          </w:rPr>
          <w:t xml:space="preserve">Theorem 12</w:t>
        </w:r>
      </w:hyperlink>
      <w:r>
        <w:t xml:space="preserve">,</w:t>
      </w:r>
      <w:r>
        <w:t xml:space="preserve"> </w:t>
      </w:r>
      <w:r>
        <w:t xml:space="preserve">and a linear map preserves linear combinations</w:t>
      </w:r>
      <w:r>
        <w:t xml:space="preserve"> </w:t>
      </w:r>
      <w:r>
        <w:t xml:space="preserve">by</w:t>
      </w:r>
      <w:r>
        <w:t xml:space="preserve"> </w:t>
      </w:r>
      <w:hyperlink w:anchor="thm-linear-map-lincom">
        <w:r>
          <w:rPr>
            <w:rStyle w:val="Hyperlink"/>
          </w:rPr>
          <w:t xml:space="preserve">Theorem 13</w:t>
        </w:r>
      </w:hyperlink>
      <w:r>
        <w:t xml:space="preserve">.</w:t>
      </w:r>
      <w:r>
        <w:t xml:space="preserve"> </w:t>
      </w:r>
      <w:r>
        <w:t xml:space="preserve">Applying that theorem 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and</w:t>
      </w:r>
      <w:r>
        <w:t xml:space="preserve"> </w:t>
      </w:r>
      <m:oMath>
        <m:sSub>
          <m:e>
            <m:acc>
              <m:accPr>
                <m:chr m:val="̃"/>
              </m:accPr>
              <m:e>
                <m:r>
                  <m:t>v</m:t>
                </m:r>
              </m:e>
            </m:acc>
          </m:e>
          <m:sub>
            <m:r>
              <m:t>i</m:t>
            </m:r>
          </m:sub>
        </m:sSub>
        <m:r>
          <m:rPr>
            <m:sty m:val="p"/>
          </m:rPr>
          <m:t>=</m:t>
        </m:r>
        <m:sSub>
          <m:e>
            <m:acc>
              <m:accPr>
                <m:chr m:val="̃"/>
              </m:accPr>
              <m:e>
                <m:r>
                  <m:t>z</m:t>
                </m:r>
              </m:e>
            </m:acc>
          </m:e>
          <m:sub>
            <m:r>
              <m:t>i</m:t>
            </m:r>
          </m:sub>
        </m:sSub>
      </m:oMath>
      <w:r>
        <w:t xml:space="preserve"> </w:t>
      </w:r>
      <w:r>
        <w:t xml:space="preserve">gives the identity.</w:t>
      </w:r>
    </w:p>
    <w:bookmarkStart w:id="197" w:name="exm-matvec-linear"/>
    <w:p>
      <w:pPr>
        <w:pStyle w:val="BodyText"/>
      </w:pPr>
      <w:r>
        <w:rPr>
          <w:b/>
          <w:bCs/>
        </w:rPr>
        <w:t xml:space="preserve">Example 40 (Applying a matrix to a combination)</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m:oMath>
        <m:sSub>
          <m:e>
            <m:acc>
              <m:accPr>
                <m:chr m:val="̃"/>
              </m:accPr>
              <m:e>
                <m:r>
                  <m:t>z</m:t>
                </m:r>
              </m:e>
            </m:acc>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z</m:t>
                </m:r>
              </m:e>
            </m:acc>
          </m:e>
          <m:sub>
            <m:r>
              <m:t>2</m:t>
            </m:r>
          </m:sub>
        </m:sSub>
        <m:r>
          <m:rPr>
            <m:sty m:val="p"/>
          </m:rPr>
          <m:t>=</m:t>
        </m:r>
        <m:r>
          <m:rPr>
            <m:sty m:val="p"/>
          </m:rPr>
          <m:t>(</m:t>
        </m:r>
        <m:r>
          <m:t>0</m:t>
        </m:r>
        <m:r>
          <m:rPr>
            <m:sty m:val="p"/>
          </m:rPr>
          <m:t>,</m:t>
        </m:r>
        <m:r>
          <m:t>1</m:t>
        </m:r>
        <m:r>
          <m:rPr>
            <m:sty m:val="p"/>
          </m:rPr>
          <m:t>)</m:t>
        </m:r>
      </m:oMath>
      <w:r>
        <w:t xml:space="preserve">.</w:t>
      </w:r>
      <w:r>
        <w:t xml:space="preserve"> </w:t>
      </w:r>
      <w:r>
        <w:t xml:space="preserve">Then</w:t>
      </w:r>
      <w:r>
        <w:t xml:space="preserve"> </w:t>
      </w:r>
      <m:oMath>
        <m:r>
          <m:rPr>
            <m:sty m:val="bi"/>
          </m:rPr>
          <m:t>A</m:t>
        </m:r>
        <m:sSub>
          <m:e>
            <m:acc>
              <m:accPr>
                <m:chr m:val="̃"/>
              </m:accPr>
              <m:e>
                <m:r>
                  <m:t>z</m:t>
                </m:r>
              </m:e>
            </m:acc>
          </m:e>
          <m:sub>
            <m:r>
              <m:t>1</m:t>
            </m:r>
          </m:sub>
        </m:sSub>
        <m:r>
          <m:rPr>
            <m:sty m:val="p"/>
          </m:rPr>
          <m:t>=</m:t>
        </m:r>
        <m:r>
          <m:rPr>
            <m:sty m:val="p"/>
          </m:rPr>
          <m:t>(</m:t>
        </m:r>
        <m:r>
          <m:t>1</m:t>
        </m:r>
        <m:r>
          <m:rPr>
            <m:sty m:val="p"/>
          </m:rPr>
          <m:t>,</m:t>
        </m:r>
        <m:r>
          <m:t>3</m:t>
        </m:r>
        <m:r>
          <m:rPr>
            <m:sty m:val="p"/>
          </m:rPr>
          <m:t>)</m:t>
        </m:r>
      </m:oMath>
      <w:r>
        <w:t xml:space="preserve"> </w:t>
      </w:r>
      <w:r>
        <w:t xml:space="preserve">and</w:t>
      </w:r>
      <w:r>
        <w:t xml:space="preserve"> </w:t>
      </w:r>
      <m:oMath>
        <m:r>
          <m:rPr>
            <m:sty m:val="bi"/>
          </m:rPr>
          <m:t>A</m:t>
        </m:r>
        <m:sSub>
          <m:e>
            <m:acc>
              <m:accPr>
                <m:chr m:val="̃"/>
              </m:accPr>
              <m:e>
                <m:r>
                  <m:t>z</m:t>
                </m:r>
              </m:e>
            </m:acc>
          </m:e>
          <m:sub>
            <m:r>
              <m:t>2</m:t>
            </m:r>
          </m:sub>
        </m:sSub>
        <m:r>
          <m:rPr>
            <m:sty m:val="p"/>
          </m:rPr>
          <m:t>=</m:t>
        </m:r>
        <m:r>
          <m:rPr>
            <m:sty m:val="p"/>
          </m:rPr>
          <m:t>(</m:t>
        </m:r>
        <m:r>
          <m:t>2</m:t>
        </m:r>
        <m:r>
          <m:rPr>
            <m:sty m:val="p"/>
          </m:rPr>
          <m:t>,</m:t>
        </m:r>
        <m:r>
          <m:t>4</m:t>
        </m:r>
        <m:r>
          <m:rPr>
            <m:sty m:val="p"/>
          </m:rPr>
          <m:t>)</m:t>
        </m:r>
      </m:oMath>
      <w:r>
        <w:t xml:space="preserve">,</w:t>
      </w:r>
      <w:r>
        <w:t xml:space="preserve"> </w:t>
      </w:r>
      <w:r>
        <w:t xml:space="preserve">and for the combination</w:t>
      </w:r>
      <w:r>
        <w:t xml:space="preserve"> </w:t>
      </w:r>
      <m:oMath>
        <m:r>
          <m:t>2</m:t>
        </m:r>
        <m:sSub>
          <m:e>
            <m:acc>
              <m:accPr>
                <m:chr m:val="̃"/>
              </m:accPr>
              <m:e>
                <m:r>
                  <m:t>z</m:t>
                </m:r>
              </m:e>
            </m:acc>
          </m:e>
          <m:sub>
            <m:r>
              <m:t>1</m:t>
            </m:r>
          </m:sub>
        </m:sSub>
        <m:r>
          <m:rPr>
            <m:sty m:val="p"/>
          </m:rPr>
          <m:t>−</m:t>
        </m:r>
        <m:sSub>
          <m:e>
            <m:acc>
              <m:accPr>
                <m:chr m:val="̃"/>
              </m:accPr>
              <m:e>
                <m:r>
                  <m:t>z</m:t>
                </m:r>
              </m:e>
            </m:acc>
          </m:e>
          <m:sub>
            <m:r>
              <m:t>2</m:t>
            </m:r>
          </m:sub>
        </m:sSub>
        <m:r>
          <m:rPr>
            <m:sty m:val="p"/>
          </m:rPr>
          <m:t>=</m:t>
        </m:r>
        <m:r>
          <m:rPr>
            <m:sty m:val="p"/>
          </m:rPr>
          <m:t>(</m:t>
        </m:r>
        <m:r>
          <m:t>2</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A</m:t>
              </m:r>
              <m:r>
                <m:t> </m:t>
              </m:r>
              <m:r>
                <m:rPr>
                  <m:sty m:val="p"/>
                </m:rPr>
                <m:t>(</m:t>
              </m:r>
              <m:r>
                <m:t>2</m:t>
              </m:r>
              <m:r>
                <m:rPr>
                  <m:sty m:val="p"/>
                </m:rPr>
                <m:t>,</m:t>
              </m:r>
              <m:r>
                <m:rPr>
                  <m:sty m:val="p"/>
                </m:rPr>
                <m:t>−</m:t>
              </m:r>
              <m:r>
                <m:t>1</m:t>
              </m:r>
              <m:r>
                <m:rPr>
                  <m:sty m:val="p"/>
                </m:rPr>
                <m:t>)</m:t>
              </m:r>
              <m:r>
                <m:t>&amp;</m:t>
              </m:r>
              <m:r>
                <m:rPr>
                  <m:sty m:val="p"/>
                </m:rPr>
                <m:t>=</m:t>
              </m:r>
              <m:r>
                <m:rPr>
                  <m:sty m:val="p"/>
                </m:rPr>
                <m:t>(</m:t>
              </m:r>
              <m:r>
                <m:t>1</m:t>
              </m:r>
              <m:r>
                <m:rPr>
                  <m:sty m:val="p"/>
                </m:rPr>
                <m:t>⋅</m:t>
              </m:r>
              <m:r>
                <m:t>2</m:t>
              </m:r>
              <m:r>
                <m:rPr>
                  <m:sty m:val="p"/>
                </m:rPr>
                <m:t>+</m:t>
              </m:r>
              <m:r>
                <m:t>2</m:t>
              </m:r>
              <m:r>
                <m:rPr>
                  <m:sty m:val="p"/>
                </m:rPr>
                <m:t>⋅</m:t>
              </m:r>
              <m:r>
                <m:rPr>
                  <m:sty m:val="p"/>
                </m:rPr>
                <m:t>(</m:t>
              </m:r>
              <m:r>
                <m:rPr>
                  <m:sty m:val="p"/>
                </m:rPr>
                <m:t>−</m:t>
              </m:r>
              <m:r>
                <m:t>1</m:t>
              </m:r>
              <m:r>
                <m:rPr>
                  <m:sty m:val="p"/>
                </m:rPr>
                <m:t>)</m:t>
              </m:r>
              <m:r>
                <m:rPr>
                  <m:sty m:val="p"/>
                </m:rPr>
                <m:t>,</m:t>
              </m:r>
              <m:r>
                <m:t> </m:t>
              </m:r>
              <m:r>
                <m:t>3</m:t>
              </m:r>
              <m:r>
                <m:rPr>
                  <m:sty m:val="p"/>
                </m:rPr>
                <m:t>⋅</m:t>
              </m:r>
              <m:r>
                <m:t>2</m:t>
              </m:r>
              <m:r>
                <m:rPr>
                  <m:sty m:val="p"/>
                </m:rPr>
                <m:t>+</m:t>
              </m:r>
              <m:r>
                <m:t>4</m:t>
              </m:r>
              <m:r>
                <m:rPr>
                  <m:sty m:val="p"/>
                </m:rPr>
                <m:t>⋅</m:t>
              </m:r>
              <m:r>
                <m:rPr>
                  <m:sty m:val="p"/>
                </m:rPr>
                <m:t>(</m:t>
              </m:r>
              <m:r>
                <m:rPr>
                  <m:sty m:val="p"/>
                </m:rPr>
                <m:t>−</m:t>
              </m:r>
              <m:r>
                <m:t>1</m:t>
              </m:r>
              <m:r>
                <m:rPr>
                  <m:sty m:val="p"/>
                </m:rPr>
                <m:t>)</m:t>
              </m:r>
              <m:r>
                <m:rPr>
                  <m:sty m:val="p"/>
                </m:rPr>
                <m:t>)</m:t>
              </m:r>
              <m:r>
                <m:t>&amp;</m:t>
              </m:r>
              <m:r>
                <m:t>&amp;</m:t>
              </m:r>
              <m:r>
                <m:rPr>
                  <m:nor/>
                  <m:sty m:val="p"/>
                </m:rPr>
                <m:t>(</m:t>
              </m:r>
              <m:r>
                <m:rPr>
                  <m:nor/>
                  <m:sty m:val="p"/>
                </m:rPr>
                <m:t>Definition 28</m:t>
              </m:r>
              <m:r>
                <m:rPr>
                  <m:nor/>
                  <m:sty m:val="p"/>
                </m:rPr>
                <m:t>)</m:t>
              </m:r>
            </m:e>
            <m:e>
              <m:r>
                <m:t>&amp;</m:t>
              </m:r>
              <m:r>
                <m:rPr>
                  <m:sty m:val="p"/>
                </m:rPr>
                <m:t>=</m:t>
              </m:r>
              <m:r>
                <m:rPr>
                  <m:sty m:val="p"/>
                </m:rPr>
                <m:t>(</m:t>
              </m:r>
              <m:r>
                <m:t>0</m:t>
              </m:r>
              <m:r>
                <m:rPr>
                  <m:sty m:val="p"/>
                </m:rPr>
                <m:t>,</m:t>
              </m:r>
              <m:r>
                <m:t>2</m:t>
              </m:r>
              <m:r>
                <m:rPr>
                  <m:sty m:val="p"/>
                </m:rPr>
                <m:t>)</m:t>
              </m:r>
              <m:r>
                <m:t>&amp;</m:t>
              </m:r>
              <m:r>
                <m:t>&amp;</m:t>
              </m:r>
              <m:r>
                <m:rPr>
                  <m:nor/>
                  <m:sty m:val="p"/>
                </m:rPr>
                <m:t>(arithmetic)</m:t>
              </m:r>
            </m:e>
            <m:e>
              <m:r>
                <m:t>&amp;</m:t>
              </m:r>
              <m:r>
                <m:rPr>
                  <m:sty m:val="p"/>
                </m:rPr>
                <m:t>=</m:t>
              </m:r>
              <m:r>
                <m:t>2</m:t>
              </m:r>
              <m:r>
                <m:t> </m:t>
              </m:r>
              <m:r>
                <m:rPr>
                  <m:sty m:val="p"/>
                </m:rPr>
                <m:t>(</m:t>
              </m:r>
              <m:r>
                <m:t>1</m:t>
              </m:r>
              <m:r>
                <m:rPr>
                  <m:sty m:val="p"/>
                </m:rPr>
                <m:t>,</m:t>
              </m:r>
              <m:r>
                <m:t>3</m:t>
              </m:r>
              <m:r>
                <m:rPr>
                  <m:sty m:val="p"/>
                </m:rPr>
                <m:t>)</m:t>
              </m:r>
              <m:r>
                <m:rPr>
                  <m:sty m:val="p"/>
                </m:rPr>
                <m:t>−</m:t>
              </m:r>
              <m:r>
                <m:rPr>
                  <m:sty m:val="p"/>
                </m:rPr>
                <m:t>(</m:t>
              </m:r>
              <m:r>
                <m:t>2</m:t>
              </m:r>
              <m:r>
                <m:rPr>
                  <m:sty m:val="p"/>
                </m:rPr>
                <m:t>,</m:t>
              </m:r>
              <m:r>
                <m:t>4</m:t>
              </m:r>
              <m:r>
                <m:rPr>
                  <m:sty m:val="p"/>
                </m:rPr>
                <m:t>)</m:t>
              </m:r>
              <m:r>
                <m:rPr>
                  <m:sty m:val="p"/>
                </m:rPr>
                <m:t>,</m:t>
              </m:r>
              <m:r>
                <m:t>&amp;</m:t>
              </m:r>
              <m:r>
                <m:t>&amp;</m:t>
              </m:r>
              <m:r>
                <m:rPr>
                  <m:nor/>
                  <m:sty m:val="p"/>
                </m:rPr>
                <m:t>(arithmetic)</m:t>
              </m:r>
            </m:e>
          </m:eqArr>
        </m:oMath>
      </m:oMathPara>
    </w:p>
    <w:p>
      <w:pPr>
        <w:pStyle w:val="FirstParagraph"/>
      </w:pPr>
      <w:r>
        <w:t xml:space="preserve">which is</w:t>
      </w:r>
      <w:r>
        <w:t xml:space="preserve"> </w:t>
      </w:r>
      <m:oMath>
        <m:r>
          <m:t>2</m:t>
        </m:r>
        <m:r>
          <m:t> </m:t>
        </m:r>
        <m:r>
          <m:rPr>
            <m:sty m:val="bi"/>
          </m:rPr>
          <m:t>A</m:t>
        </m:r>
        <m:sSub>
          <m:e>
            <m:acc>
              <m:accPr>
                <m:chr m:val="̃"/>
              </m:accPr>
              <m:e>
                <m:r>
                  <m:t>z</m:t>
                </m:r>
              </m:e>
            </m:acc>
          </m:e>
          <m:sub>
            <m:r>
              <m:t>1</m:t>
            </m:r>
          </m:sub>
        </m:sSub>
        <m:r>
          <m:rPr>
            <m:sty m:val="p"/>
          </m:rPr>
          <m:t>−</m:t>
        </m:r>
        <m:r>
          <m:rPr>
            <m:sty m:val="bi"/>
          </m:rPr>
          <m:t>A</m:t>
        </m:r>
        <m:sSub>
          <m:e>
            <m:acc>
              <m:accPr>
                <m:chr m:val="̃"/>
              </m:accPr>
              <m:e>
                <m:r>
                  <m:t>z</m:t>
                </m:r>
              </m:e>
            </m:acc>
          </m:e>
          <m:sub>
            <m:r>
              <m:t>2</m:t>
            </m:r>
          </m:sub>
        </m:sSub>
      </m:oMath>
      <w:r>
        <w:t xml:space="preserve">, as</w:t>
      </w:r>
      <w:r>
        <w:t xml:space="preserve"> </w:t>
      </w:r>
      <w:hyperlink w:anchor="thm-matvec-linear">
        <w:r>
          <w:rPr>
            <w:rStyle w:val="Hyperlink"/>
          </w:rPr>
          <w:t xml:space="preserve">Theorem 23</w:t>
        </w:r>
      </w:hyperlink>
      <w:r>
        <w:t xml:space="preserve"> </w:t>
      </w:r>
      <w:r>
        <w:t xml:space="preserve">says.</w:t>
      </w:r>
    </w:p>
    <w:bookmarkEnd w:id="197"/>
    <w:bookmarkStart w:id="198" w:name="thm-many-vectors-dependent"/>
    <w:p>
      <w:pPr>
        <w:pStyle w:val="BodyText"/>
      </w:pPr>
      <w:r>
        <w:rPr>
          <w:b/>
          <w:bCs/>
        </w:rPr>
        <w:t xml:space="preserve">Theorem 24 (More than</w:t>
      </w:r>
      <w:r>
        <w:rPr>
          <w:b/>
          <w:bCs/>
        </w:rPr>
        <w:t xml:space="preserve"> </w:t>
      </w:r>
      <m:oMath>
        <m:r>
          <m:t>p</m:t>
        </m:r>
      </m:oMath>
      <w:r>
        <w:rPr>
          <w:b/>
          <w:bCs/>
        </w:rPr>
        <w:t xml:space="preserve"> </w:t>
      </w:r>
      <w:r>
        <w:rPr>
          <w:b/>
          <w:bCs/>
        </w:rPr>
        <w:t xml:space="preserve">vectors in</w:t>
      </w:r>
      <w:r>
        <w:rPr>
          <w:b/>
          <w:bCs/>
        </w:rPr>
        <w:t xml:space="preserve"> </w:t>
      </w:r>
      <m:oMath>
        <m:sSup>
          <m:e>
            <m:r>
              <m:rPr>
                <m:scr m:val="double-struck"/>
                <m:sty m:val="p"/>
              </m:rPr>
              <m:t>R</m:t>
            </m:r>
          </m:e>
          <m:sup>
            <m:r>
              <m:t>p</m:t>
            </m:r>
          </m:sup>
        </m:sSup>
      </m:oMath>
      <w:r>
        <w:rPr>
          <w:b/>
          <w:bCs/>
        </w:rPr>
        <w:t xml:space="preserve"> </w:t>
      </w:r>
      <w:r>
        <w:rPr>
          <w:b/>
          <w:bCs/>
        </w:rPr>
        <w:t xml:space="preserve">are linearly dependent)</w:t>
      </w:r>
      <w:r>
        <w:t xml:space="preserve"> </w:t>
      </w:r>
      <w:r>
        <w:t xml:space="preserve">If</w:t>
      </w:r>
      <w:r>
        <w:t xml:space="preserve"> </w:t>
      </w:r>
      <m:oMath>
        <m:r>
          <m:t>k</m:t>
        </m:r>
        <m:r>
          <m:rPr>
            <m:sty m:val="p"/>
          </m:rPr>
          <m:t>&gt;</m:t>
        </m:r>
        <m:r>
          <m:t>p</m:t>
        </m:r>
      </m:oMath>
      <w:r>
        <w:t xml:space="preserve">, then any</w:t>
      </w:r>
      <w:r>
        <w:t xml:space="preserve"> </w:t>
      </w:r>
      <m:oMath>
        <m:r>
          <m:t>k</m:t>
        </m:r>
      </m:oMath>
      <w:r>
        <w:t xml:space="preserve"> </w:t>
      </w:r>
      <w:r>
        <w:t xml:space="preserve">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are not linearly independent (</w:t>
      </w:r>
      <w:hyperlink w:anchor="def-linearly-independent">
        <w:r>
          <w:rPr>
            <w:rStyle w:val="Hyperlink"/>
          </w:rPr>
          <w:t xml:space="preserve">Definition 37</w:t>
        </w:r>
      </w:hyperlink>
      <w:r>
        <w:t xml:space="preserve">):</w:t>
      </w:r>
      <w:r>
        <w:t xml:space="preserve"> </w:t>
      </w:r>
      <w:r>
        <w:t xml:space="preserve">some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not all zero, satisfy</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sSub>
          <m:e>
            <m:acc>
              <m:accPr>
                <m:chr m:val="̃"/>
              </m:accPr>
              <m:e>
                <m:r>
                  <m:t>0</m:t>
                </m:r>
              </m:e>
            </m:acc>
          </m:e>
          <m:sub>
            <m:r>
              <m:t>p</m:t>
            </m:r>
          </m:sub>
        </m:sSub>
      </m:oMath>
      <w:r>
        <w:t xml:space="preserve">.</w:t>
      </w:r>
    </w:p>
    <w:bookmarkEnd w:id="198"/>
    <w:p>
      <w:pPr>
        <w:pStyle w:val="BodyText"/>
      </w:pPr>
      <w:r>
        <w:rPr>
          <w:i/>
          <w:iCs/>
        </w:rPr>
        <w:t xml:space="preserve">Proof</w:t>
      </w:r>
      <w:r>
        <w:t xml:space="preserve">. </w:t>
      </w:r>
      <w:hyperlink r:id="rId133">
        <w:r>
          <w:rPr>
            <w:rStyle w:val="Hyperlink"/>
          </w:rPr>
          <w:t xml:space="preserve">Induction</w:t>
        </w:r>
      </w:hyperlink>
      <w:r>
        <w:t xml:space="preserve"> </w:t>
      </w:r>
      <w:r>
        <w:t xml:space="preserve">on</w:t>
      </w:r>
      <w:r>
        <w:t xml:space="preserve"> </w:t>
      </w:r>
      <m:oMath>
        <m:r>
          <m:t>p</m:t>
        </m:r>
      </m:oMath>
      <w:r>
        <w:t xml:space="preserve">.</w:t>
      </w:r>
    </w:p>
    <w:p>
      <w:pPr>
        <w:pStyle w:val="BodyText"/>
      </w:pPr>
      <w:r>
        <w:rPr>
          <w:b/>
          <w:bCs/>
        </w:rPr>
        <w:t xml:space="preserve">Base case,</w:t>
      </w:r>
      <w:r>
        <w:rPr>
          <w:b/>
          <w:bCs/>
        </w:rPr>
        <w:t xml:space="preserve"> </w:t>
      </w:r>
      <m:oMath>
        <m:r>
          <m:t>p</m:t>
        </m:r>
        <m:r>
          <m:rPr>
            <m:sty m:val="p"/>
          </m:rPr>
          <m:t>=</m:t>
        </m:r>
        <m:r>
          <m:t>1</m:t>
        </m:r>
      </m:oMath>
      <w:r>
        <w:rPr>
          <w:b/>
          <w:bCs/>
        </w:rPr>
        <w:t xml:space="preserve">.</w:t>
      </w:r>
      <w:r>
        <w:t xml:space="preserve"> </w:t>
      </w:r>
      <w:r>
        <w:t xml:space="preserve">Each</w:t>
      </w:r>
      <w:r>
        <w:t xml:space="preserve"> </w:t>
      </w:r>
      <m:oMath>
        <m:sSub>
          <m:e>
            <m:acc>
              <m:accPr>
                <m:chr m:val="̃"/>
              </m:accPr>
              <m:e>
                <m:r>
                  <m:t>v</m:t>
                </m:r>
              </m:e>
            </m:acc>
          </m:e>
          <m:sub>
            <m:r>
              <m:t>i</m:t>
            </m:r>
          </m:sub>
        </m:sSub>
      </m:oMath>
      <w:r>
        <w:t xml:space="preserve"> </w:t>
      </w:r>
      <w:r>
        <w:t xml:space="preserve">is a single number</w:t>
      </w:r>
      <w:r>
        <w:t xml:space="preserve"> </w:t>
      </w:r>
      <m:oMath>
        <m:sSub>
          <m:e>
            <m:r>
              <m:t>v</m:t>
            </m:r>
          </m:e>
          <m:sub>
            <m:r>
              <m:t>i</m:t>
            </m:r>
          </m:sub>
        </m:sSub>
      </m:oMath>
      <w:r>
        <w:t xml:space="preserve">, and</w:t>
      </w:r>
      <w:r>
        <w:t xml:space="preserve"> </w:t>
      </w:r>
      <m:oMath>
        <m:r>
          <m:t>k</m:t>
        </m:r>
        <m:r>
          <m:rPr>
            <m:sty m:val="p"/>
          </m:rPr>
          <m:t>≥</m:t>
        </m:r>
        <m:r>
          <m:t>2</m:t>
        </m:r>
      </m:oMath>
      <w:r>
        <w:t xml:space="preserve">.</w:t>
      </w:r>
      <w:r>
        <w:t xml:space="preserve"> </w:t>
      </w:r>
      <w:r>
        <w:t xml:space="preserve">If</w:t>
      </w:r>
      <w:r>
        <w:t xml:space="preserve"> </w:t>
      </w:r>
      <m:oMath>
        <m:sSub>
          <m:e>
            <m:r>
              <m:t>v</m:t>
            </m:r>
          </m:e>
          <m:sub>
            <m:r>
              <m:t>1</m:t>
            </m:r>
          </m:sub>
        </m:sSub>
        <m:r>
          <m:rPr>
            <m:sty m:val="p"/>
          </m:rPr>
          <m:t>=</m:t>
        </m:r>
        <m:r>
          <m:t>0</m:t>
        </m:r>
      </m:oMath>
      <w:r>
        <w:t xml:space="preserve">, take</w:t>
      </w:r>
      <w:r>
        <w:t xml:space="preserve"> </w:t>
      </w:r>
      <m:oMath>
        <m:sSub>
          <m:e>
            <m:r>
              <m:t>c</m:t>
            </m:r>
          </m:e>
          <m:sub>
            <m:r>
              <m:t>1</m:t>
            </m:r>
          </m:sub>
        </m:sSub>
        <m:r>
          <m:rPr>
            <m:sty m:val="p"/>
          </m:rPr>
          <m:t>=</m:t>
        </m:r>
        <m:r>
          <m:t>1</m:t>
        </m:r>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Otherwise take</w:t>
      </w:r>
      <w:r>
        <w:t xml:space="preserve"> </w:t>
      </w:r>
      <m:oMath>
        <m:sSub>
          <m:e>
            <m:r>
              <m:t>c</m:t>
            </m:r>
          </m:e>
          <m:sub>
            <m:r>
              <m:t>1</m:t>
            </m:r>
          </m:sub>
        </m:sSub>
        <m:r>
          <m:rPr>
            <m:sty m:val="p"/>
          </m:rPr>
          <m:t>=</m:t>
        </m:r>
        <m:sSub>
          <m:e>
            <m:r>
              <m:t>v</m:t>
            </m:r>
          </m:e>
          <m:sub>
            <m:r>
              <m:t>2</m:t>
            </m:r>
          </m:sub>
        </m:sSub>
      </m:oMath>
      <w:r>
        <w:t xml:space="preserve">,</w:t>
      </w:r>
      <w:r>
        <w:t xml:space="preserve"> </w:t>
      </w:r>
      <m:oMath>
        <m:sSub>
          <m:e>
            <m:r>
              <m:t>c</m:t>
            </m:r>
          </m:e>
          <m:sub>
            <m:r>
              <m:t>2</m:t>
            </m:r>
          </m:sub>
        </m:sSub>
        <m:r>
          <m:rPr>
            <m:sty m:val="p"/>
          </m:rPr>
          <m:t>=</m:t>
        </m:r>
        <m:r>
          <m:rPr>
            <m:sty m:val="p"/>
          </m:rPr>
          <m:t>−</m:t>
        </m:r>
        <m:sSub>
          <m:e>
            <m:r>
              <m:t>v</m:t>
            </m:r>
          </m:e>
          <m:sub>
            <m:r>
              <m:t>1</m:t>
            </m:r>
          </m:sub>
        </m:sSub>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then</w:t>
      </w:r>
      <w:r>
        <w:t xml:space="preserve"> </w:t>
      </w:r>
      <m:oMath>
        <m:sSub>
          <m:e>
            <m:r>
              <m:t>c</m:t>
            </m:r>
          </m:e>
          <m:sub>
            <m:r>
              <m:t>2</m:t>
            </m:r>
          </m:sub>
        </m:sSub>
        <m:r>
          <m:rPr>
            <m:sty m:val="p"/>
          </m:rPr>
          <m:t>≠</m:t>
        </m:r>
        <m:r>
          <m:t>0</m:t>
        </m:r>
      </m:oMath>
      <w:r>
        <w:t xml:space="preserve">, and</w:t>
      </w:r>
      <w:r>
        <w:t xml:space="preserve"> </w:t>
      </w:r>
      <m:oMath>
        <m:sSub>
          <m:e>
            <m:r>
              <m:t>v</m:t>
            </m:r>
          </m:e>
          <m:sub>
            <m:r>
              <m:t>2</m:t>
            </m:r>
          </m:sub>
        </m:sSub>
        <m:sSub>
          <m:e>
            <m:r>
              <m:t>v</m:t>
            </m:r>
          </m:e>
          <m:sub>
            <m:r>
              <m:t>1</m:t>
            </m:r>
          </m:sub>
        </m:sSub>
        <m:r>
          <m:rPr>
            <m:sty m:val="p"/>
          </m:rPr>
          <m:t>−</m:t>
        </m:r>
        <m:sSub>
          <m:e>
            <m:r>
              <m:t>v</m:t>
            </m:r>
          </m:e>
          <m:sub>
            <m:r>
              <m:t>1</m:t>
            </m:r>
          </m:sub>
        </m:sSub>
        <m:sSub>
          <m:e>
            <m:r>
              <m:t>v</m:t>
            </m:r>
          </m:e>
          <m:sub>
            <m:r>
              <m:t>2</m:t>
            </m:r>
          </m:sub>
        </m:sSub>
        <m:r>
          <m:rPr>
            <m:sty m:val="p"/>
          </m:rPr>
          <m:t>=</m:t>
        </m:r>
        <m:r>
          <m:t>0</m:t>
        </m:r>
      </m:oMath>
      <w:r>
        <w:t xml:space="preserve">.</w:t>
      </w:r>
    </w:p>
    <w:p>
      <w:pPr>
        <w:pStyle w:val="BodyText"/>
      </w:pPr>
      <w:r>
        <w:rPr>
          <w:b/>
          <w:bCs/>
        </w:rPr>
        <w:t xml:space="preserve">Inductive step.</w:t>
      </w:r>
      <w:r>
        <w:t xml:space="preserve"> </w:t>
      </w:r>
      <w:r>
        <w:t xml:space="preserve">Let</w:t>
      </w:r>
      <w:r>
        <w:t xml:space="preserve"> </w:t>
      </w:r>
      <m:oMath>
        <m:r>
          <m:t>p</m:t>
        </m:r>
        <m:r>
          <m:rPr>
            <m:sty m:val="p"/>
          </m:rPr>
          <m:t>≥</m:t>
        </m:r>
        <m:r>
          <m:t>2</m:t>
        </m:r>
      </m:oMath>
      <w:r>
        <w:t xml:space="preserve">,</w:t>
      </w:r>
      <w:r>
        <w:t xml:space="preserve"> </w:t>
      </w:r>
      <w:r>
        <w:t xml:space="preserve">assume the</w:t>
      </w:r>
      <w:r>
        <w:t xml:space="preserve"> </w:t>
      </w:r>
      <w:hyperlink r:id="rId199">
        <w:r>
          <w:rPr>
            <w:rStyle w:val="Hyperlink"/>
          </w:rPr>
          <w:t xml:space="preserve">theorem</w:t>
        </w:r>
      </w:hyperlink>
      <w:r>
        <w:t xml:space="preserve"> </w:t>
      </w:r>
      <w:r>
        <w:t xml:space="preserve">holds for vectors in</w:t>
      </w:r>
      <w:r>
        <w:t xml:space="preserve"> </w:t>
      </w:r>
      <m:oMath>
        <m:sSup>
          <m:e>
            <m:r>
              <m:rPr>
                <m:scr m:val="double-struck"/>
                <m:sty m:val="p"/>
              </m:rPr>
              <m:t>R</m:t>
            </m:r>
          </m:e>
          <m:sup>
            <m:r>
              <m:t>p</m:t>
            </m:r>
            <m:r>
              <m:rPr>
                <m:sty m:val="p"/>
              </m:rPr>
              <m:t>−</m:t>
            </m:r>
            <m:r>
              <m:t>1</m:t>
            </m:r>
          </m:sup>
        </m:sSup>
      </m:oMath>
      <w:r>
        <w:t xml:space="preserve">,</w:t>
      </w:r>
      <w:r>
        <w:t xml:space="preserve"> </w:t>
      </w:r>
      <w:r>
        <w:t xml:space="preserve">and take</w:t>
      </w:r>
      <w:r>
        <w:t xml:space="preserve"> </w:t>
      </w:r>
      <m:oMath>
        <m:r>
          <m:t>k</m:t>
        </m:r>
        <m:r>
          <m:rPr>
            <m:sty m:val="p"/>
          </m:rPr>
          <m:t>&gt;</m:t>
        </m:r>
        <m:r>
          <m:t>p</m:t>
        </m:r>
      </m:oMath>
      <w:r>
        <w:t xml:space="preserve"> </w:t>
      </w:r>
      <w:r>
        <w:t xml:space="preserve">vectors in</w:t>
      </w:r>
      <w:r>
        <w:t xml:space="preserve"> </w:t>
      </w:r>
      <m:oMath>
        <m:sSup>
          <m:e>
            <m:r>
              <m:rPr>
                <m:scr m:val="double-struck"/>
                <m:sty m:val="p"/>
              </m:rPr>
              <m:t>R</m:t>
            </m:r>
          </m:e>
          <m:sup>
            <m:r>
              <m:t>p</m:t>
            </m:r>
          </m:sup>
        </m:sSup>
      </m:oMath>
      <w:r>
        <w:t xml:space="preserve">.</w:t>
      </w:r>
      <w:r>
        <w:t xml:space="preserve"> </w:t>
      </w:r>
      <w:r>
        <w:t xml:space="preserve">Write</w:t>
      </w:r>
      <w:r>
        <w:t xml:space="preserve"> </w:t>
      </w:r>
      <m:oMath>
        <m:sSub>
          <m:e>
            <m:r>
              <m:t>v</m:t>
            </m:r>
          </m:e>
          <m:sub>
            <m:r>
              <m:t>i</m:t>
            </m:r>
            <m:r>
              <m:rPr>
                <m:sty m:val="p"/>
              </m:rPr>
              <m:t>,</m:t>
            </m:r>
            <m:r>
              <m:t>p</m:t>
            </m:r>
          </m:sub>
        </m:sSub>
      </m:oMath>
      <w:r>
        <w:t xml:space="preserve"> </w:t>
      </w:r>
      <w:r>
        <w:t xml:space="preserve">for the last entry of</w:t>
      </w:r>
      <w:r>
        <w:t xml:space="preserve"> </w:t>
      </w:r>
      <m:oMath>
        <m:sSub>
          <m:e>
            <m:acc>
              <m:accPr>
                <m:chr m:val="̃"/>
              </m:accPr>
              <m:e>
                <m:r>
                  <m:t>v</m:t>
                </m:r>
              </m:e>
            </m:acc>
          </m:e>
          <m:sub>
            <m:r>
              <m:t>i</m:t>
            </m:r>
          </m:sub>
        </m:sSub>
      </m:oMath>
      <w:r>
        <w:t xml:space="preserve">.</w:t>
      </w:r>
    </w:p>
    <w:p>
      <w:pPr>
        <w:pStyle w:val="BodyText"/>
      </w:pPr>
      <w:r>
        <w:rPr>
          <w:i/>
          <w:iCs/>
        </w:rPr>
        <w:t xml:space="preserve">Case 1: every</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Deleting the last entry gives</w:t>
      </w:r>
      <w:r>
        <w:t xml:space="preserve"> </w:t>
      </w:r>
      <m:oMath>
        <m:r>
          <m:t>k</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which by the inductive hypothesis have a combination</w:t>
      </w:r>
      <w:r>
        <w:t xml:space="preserve"> </w:t>
      </w:r>
      <w:r>
        <w:t xml:space="preserve">with coefficients not all zero that equals</w:t>
      </w:r>
      <w:r>
        <w:t xml:space="preserve"> </w:t>
      </w:r>
      <m:oMath>
        <m:sSub>
          <m:e>
            <m:acc>
              <m:accPr>
                <m:chr m:val="̃"/>
              </m:accPr>
              <m:e>
                <m:r>
                  <m:t>0</m:t>
                </m:r>
              </m:e>
            </m:acc>
          </m:e>
          <m:sub>
            <m:r>
              <m:t>p</m:t>
            </m:r>
            <m:r>
              <m:rPr>
                <m:sty m:val="p"/>
              </m:rPr>
              <m:t>−</m:t>
            </m:r>
            <m:r>
              <m:t>1</m:t>
            </m:r>
          </m:sub>
        </m:sSub>
      </m:oMath>
      <w:r>
        <w:t xml:space="preserve">.</w:t>
      </w:r>
      <w:r>
        <w:t xml:space="preserve"> </w:t>
      </w:r>
      <w:r>
        <w:t xml:space="preserve">The same coefficients combine the original vectors to</w:t>
      </w:r>
      <w:r>
        <w:t xml:space="preserve"> </w:t>
      </w:r>
      <m:oMath>
        <m:sSub>
          <m:e>
            <m:acc>
              <m:accPr>
                <m:chr m:val="̃"/>
              </m:accPr>
              <m:e>
                <m:r>
                  <m:t>0</m:t>
                </m:r>
              </m:e>
            </m:acc>
          </m:e>
          <m:sub>
            <m:r>
              <m:t>p</m:t>
            </m:r>
          </m:sub>
        </m:sSub>
      </m:oMath>
      <w:r>
        <w:t xml:space="preserve">,</w:t>
      </w:r>
      <w:r>
        <w:t xml:space="preserve"> </w:t>
      </w:r>
      <w:r>
        <w:t xml:space="preserve">since every last entry is</w:t>
      </w:r>
      <w:r>
        <w:t xml:space="preserve"> </w:t>
      </w:r>
      <m:oMath>
        <m:r>
          <m:t>0</m:t>
        </m:r>
      </m:oMath>
      <w:r>
        <w:t xml:space="preserve">.</w:t>
      </w:r>
    </w:p>
    <w:p>
      <w:pPr>
        <w:pStyle w:val="BodyText"/>
      </w:pPr>
      <w:r>
        <w:rPr>
          <w:i/>
          <w:iCs/>
        </w:rPr>
        <w:t xml:space="preserve">Case 2: some</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Renumber the vectors so that</w:t>
      </w:r>
      <w:r>
        <w:t xml:space="preserve"> </w:t>
      </w:r>
      <m:oMath>
        <m:sSub>
          <m:e>
            <m:r>
              <m:t>v</m:t>
            </m:r>
          </m:e>
          <m:sub>
            <m:r>
              <m:t>k</m:t>
            </m:r>
            <m:r>
              <m:rPr>
                <m:sty m:val="p"/>
              </m:rPr>
              <m:t>,</m:t>
            </m:r>
            <m:r>
              <m:t>p</m:t>
            </m:r>
          </m:sub>
        </m:sSub>
        <m:r>
          <m:rPr>
            <m:sty m:val="p"/>
          </m:rPr>
          <m:t>≠</m:t>
        </m:r>
        <m:r>
          <m:t>0</m:t>
        </m:r>
      </m:oMath>
      <w:r>
        <w:t xml:space="preserve">,</w:t>
      </w:r>
      <w:r>
        <w:t xml:space="preserve"> </w:t>
      </w:r>
      <w:r>
        <w:t xml:space="preserve">and for</w:t>
      </w:r>
      <w:r>
        <w:t xml:space="preserve"> </w:t>
      </w:r>
      <m:oMath>
        <m:r>
          <m:t>i</m:t>
        </m:r>
        <m:r>
          <m:rPr>
            <m:sty m:val="p"/>
          </m:rPr>
          <m:t>=</m:t>
        </m:r>
        <m:r>
          <m:t>1</m:t>
        </m:r>
        <m:r>
          <m:rPr>
            <m:sty m:val="p"/>
          </m:rPr>
          <m:t>,</m:t>
        </m:r>
        <m:r>
          <m:rPr>
            <m:sty m:val="p"/>
          </m:rPr>
          <m:t>…</m:t>
        </m:r>
        <m:r>
          <m:rPr>
            <m:sty m:val="p"/>
          </m:rPr>
          <m:t>,</m:t>
        </m:r>
        <m:r>
          <m:t>k</m:t>
        </m:r>
        <m:r>
          <m:rPr>
            <m:sty m:val="p"/>
          </m:rPr>
          <m:t>−</m:t>
        </m:r>
        <m:r>
          <m:t>1</m:t>
        </m:r>
      </m:oMath>
      <w:r>
        <w:t xml:space="preserve"> </w:t>
      </w:r>
      <w:r>
        <w:t xml:space="preserve">let</w:t>
      </w:r>
    </w:p>
    <w:p>
      <w:pPr>
        <w:pStyle w:val="BodyText"/>
      </w:pPr>
      <m:oMathPara>
        <m:oMathParaPr>
          <m:jc m:val="center"/>
        </m:oMathParaPr>
        <m:oMath>
          <m:sSub>
            <m:e>
              <m:acc>
                <m:accPr>
                  <m:chr m:val="̃"/>
                </m:accPr>
                <m:e>
                  <m:r>
                    <m:t>w</m:t>
                  </m:r>
                </m:e>
              </m:acc>
            </m:e>
            <m:sub>
              <m:r>
                <m:t>i</m:t>
              </m:r>
            </m:sub>
          </m:sSub>
          <m:limUpp>
            <m:e>
              <m:r>
                <m:rPr>
                  <m:sty m:val="p"/>
                </m:rPr>
                <m:t>=</m:t>
              </m:r>
            </m:e>
            <m:lim>
              <m:r>
                <m:rPr>
                  <m:nor/>
                  <m:sty m:val="p"/>
                </m:rPr>
                <m:t>def</m:t>
              </m:r>
            </m:lim>
          </m:limUpp>
          <m:sSub>
            <m:e>
              <m:acc>
                <m:accPr>
                  <m:chr m:val="̃"/>
                </m:accPr>
                <m:e>
                  <m:r>
                    <m:t>v</m:t>
                  </m:r>
                </m:e>
              </m:acc>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acc>
                <m:accPr>
                  <m:chr m:val="̃"/>
                </m:accPr>
                <m:e>
                  <m:r>
                    <m:t>v</m:t>
                  </m:r>
                </m:e>
              </m:acc>
            </m:e>
            <m:sub>
              <m:r>
                <m:t>k</m:t>
              </m:r>
            </m:sub>
          </m:sSub>
          <m:r>
            <m:rPr>
              <m:sty m:val="p"/>
            </m:rPr>
            <m:t>.</m:t>
          </m:r>
        </m:oMath>
      </m:oMathPara>
    </w:p>
    <w:p>
      <w:pPr>
        <w:pStyle w:val="FirstParagraph"/>
      </w:pPr>
      <w:r>
        <w:t xml:space="preserve">The last entry of</w:t>
      </w:r>
      <w:r>
        <w:t xml:space="preserve"> </w:t>
      </w:r>
      <m:oMath>
        <m:sSub>
          <m:e>
            <m:acc>
              <m:accPr>
                <m:chr m:val="̃"/>
              </m:accPr>
              <m:e>
                <m:r>
                  <m:t>w</m:t>
                </m:r>
              </m:e>
            </m:acc>
          </m:e>
          <m:sub>
            <m:r>
              <m:t>i</m:t>
            </m:r>
          </m:sub>
        </m:sSub>
      </m:oMath>
      <w:r>
        <w:t xml:space="preserve"> </w:t>
      </w:r>
      <w:r>
        <w:t xml:space="preserve">is</w:t>
      </w:r>
      <w:r>
        <w:t xml:space="preserve"> </w:t>
      </w:r>
      <m:oMath>
        <m:sSub>
          <m:e>
            <m:r>
              <m:t>v</m:t>
            </m:r>
          </m:e>
          <m:sub>
            <m:r>
              <m:t>i</m:t>
            </m:r>
            <m:r>
              <m:rPr>
                <m:sty m:val="p"/>
              </m:rPr>
              <m:t>,</m:t>
            </m:r>
            <m:r>
              <m:t>p</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r>
              <m:t>v</m:t>
            </m:r>
          </m:e>
          <m:sub>
            <m:r>
              <m:t>k</m:t>
            </m:r>
            <m:r>
              <m:rPr>
                <m:sty m:val="p"/>
              </m:rPr>
              <m:t>,</m:t>
            </m:r>
            <m:r>
              <m:t>p</m:t>
            </m:r>
          </m:sub>
        </m:sSub>
        <m:r>
          <m:rPr>
            <m:sty m:val="p"/>
          </m:rPr>
          <m:t>=</m:t>
        </m:r>
        <m:r>
          <m:t>0</m:t>
        </m:r>
      </m:oMath>
      <w:r>
        <w:t xml:space="preserve">.</w:t>
      </w:r>
      <w:r>
        <w:t xml:space="preserve"> </w:t>
      </w:r>
      <w:r>
        <w:t xml:space="preserve">Deleting that zero last entry gives</w:t>
      </w:r>
      <w:r>
        <w:t xml:space="preserve"> </w:t>
      </w:r>
      <m:oMath>
        <m:r>
          <m:t>k</m:t>
        </m:r>
        <m:r>
          <m:rPr>
            <m:sty m:val="p"/>
          </m:rPr>
          <m:t>−</m:t>
        </m:r>
        <m:r>
          <m:t>1</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so by the inductive hypothesis</w:t>
      </w:r>
      <w:r>
        <w:t xml:space="preserve"> </w:t>
      </w:r>
      <w:r>
        <w:t xml:space="preserve">there are numbers</w:t>
      </w:r>
      <w:r>
        <w:t xml:space="preserve"> </w:t>
      </w:r>
      <m:oMath>
        <m:sSub>
          <m:e>
            <m:r>
              <m:t>c</m:t>
            </m:r>
          </m:e>
          <m:sub>
            <m:r>
              <m:t>1</m:t>
            </m:r>
          </m:sub>
        </m:sSub>
        <m:r>
          <m:rPr>
            <m:sty m:val="p"/>
          </m:rPr>
          <m:t>,</m:t>
        </m:r>
        <m:r>
          <m:rPr>
            <m:sty m:val="p"/>
          </m:rPr>
          <m:t>…</m:t>
        </m:r>
        <m:r>
          <m:rPr>
            <m:sty m:val="p"/>
          </m:rPr>
          <m:t>,</m:t>
        </m:r>
        <m:sSub>
          <m:e>
            <m:r>
              <m:t>c</m:t>
            </m:r>
          </m:e>
          <m:sub>
            <m:r>
              <m:t>k</m:t>
            </m:r>
            <m:r>
              <m:rPr>
                <m:sty m:val="p"/>
              </m:rPr>
              <m:t>−</m:t>
            </m:r>
            <m:r>
              <m:t>1</m:t>
            </m:r>
          </m:sub>
        </m:sSub>
      </m:oMath>
      <w:r>
        <w:t xml:space="preserve">, not all zero,</w:t>
      </w:r>
      <w:r>
        <w:t xml:space="preserve"> </w:t>
      </w:r>
      <w:r>
        <w:t xml:space="preserve">whose combination of the shortened vectors is</w:t>
      </w:r>
      <w:r>
        <w:t xml:space="preserve"> </w:t>
      </w:r>
      <m:oMath>
        <m:sSub>
          <m:e>
            <m:acc>
              <m:accPr>
                <m:chr m:val="̃"/>
              </m:accPr>
              <m:e>
                <m:r>
                  <m:t>0</m:t>
                </m:r>
              </m:e>
            </m:acc>
          </m:e>
          <m:sub>
            <m:r>
              <m:t>p</m:t>
            </m:r>
            <m:r>
              <m:rPr>
                <m:sty m:val="p"/>
              </m:rPr>
              <m:t>−</m:t>
            </m:r>
            <m:r>
              <m:t>1</m:t>
            </m:r>
          </m:sub>
        </m:sSub>
      </m:oMath>
      <w:r>
        <w:t xml:space="preserve">.</w:t>
      </w:r>
      <w:r>
        <w:t xml:space="preserve"> </w:t>
      </w:r>
      <w:r>
        <w:t xml:space="preserve">Putting the zero last entries back gives</w:t>
      </w:r>
      <w:r>
        <w:t xml:space="preserve"> </w:t>
      </w:r>
      <m:oMath>
        <m:sSub>
          <m:e>
            <m:r>
              <m:t>c</m:t>
            </m:r>
          </m:e>
          <m:sub>
            <m:r>
              <m:t>1</m:t>
            </m:r>
          </m:sub>
        </m:sSub>
        <m:sSub>
          <m:e>
            <m:acc>
              <m:accPr>
                <m:chr m:val="̃"/>
              </m:accPr>
              <m:e>
                <m:r>
                  <m:t>w</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w</m:t>
                </m:r>
              </m:e>
            </m:acc>
          </m:e>
          <m:sub>
            <m:r>
              <m:t>k</m:t>
            </m:r>
            <m:r>
              <m:rPr>
                <m:sty m:val="p"/>
              </m:rPr>
              <m:t>−</m:t>
            </m:r>
            <m:r>
              <m:t>1</m:t>
            </m:r>
          </m:sub>
        </m:sSub>
        <m:r>
          <m:rPr>
            <m:sty m:val="p"/>
          </m:rPr>
          <m:t>=</m:t>
        </m:r>
        <m:sSub>
          <m:e>
            <m:acc>
              <m:accPr>
                <m:chr m:val="̃"/>
              </m:accPr>
              <m:e>
                <m:r>
                  <m:t>0</m:t>
                </m:r>
              </m:e>
            </m:acc>
          </m:e>
          <m:sub>
            <m:r>
              <m:t>p</m:t>
            </m:r>
          </m:sub>
        </m:sSub>
      </m:oMath>
      <w:r>
        <w:t xml:space="preserve">.</w:t>
      </w:r>
      <w:r>
        <w:t xml:space="preserve"> </w:t>
      </w:r>
      <w:r>
        <w:t xml:space="preserve">Then</w:t>
      </w:r>
    </w:p>
    <w:p>
      <w:pPr>
        <w:pStyle w:val="BodyText"/>
      </w:pPr>
      <m:oMathPara>
        <m:oMathParaPr>
          <m:jc m:val="center"/>
        </m:oMathParaPr>
        <m:oMath>
          <m:eqArr>
            <m:e>
              <m:sSub>
                <m:e>
                  <m:acc>
                    <m:accPr>
                      <m:chr m:val="̃"/>
                    </m:accPr>
                    <m:e>
                      <m:r>
                        <m:t>0</m:t>
                      </m:r>
                    </m:e>
                  </m:acc>
                </m:e>
                <m:sub>
                  <m:r>
                    <m:t>p</m:t>
                  </m:r>
                </m:sub>
              </m:sSub>
              <m:r>
                <m:t>&amp;</m:t>
              </m:r>
              <m:r>
                <m:rPr>
                  <m:sty m:val="p"/>
                </m:rPr>
                <m:t>=</m:t>
              </m:r>
              <m:sSub>
                <m:e>
                  <m:r>
                    <m:t>c</m:t>
                  </m:r>
                </m:e>
                <m:sub>
                  <m:r>
                    <m:t>1</m:t>
                  </m:r>
                </m:sub>
              </m:sSub>
              <m:sSub>
                <m:e>
                  <m:acc>
                    <m:accPr>
                      <m:chr m:val="̃"/>
                    </m:accPr>
                    <m:e>
                      <m:r>
                        <m:t>w</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w</m:t>
                      </m:r>
                    </m:e>
                  </m:acc>
                </m:e>
                <m:sub>
                  <m:r>
                    <m:t>k</m:t>
                  </m:r>
                  <m:r>
                    <m:rPr>
                      <m:sty m:val="p"/>
                    </m:rPr>
                    <m:t>−</m:t>
                  </m:r>
                  <m:r>
                    <m:t>1</m:t>
                  </m:r>
                </m:sub>
              </m:sSub>
              <m:r>
                <m:t>&amp;</m:t>
              </m:r>
              <m:r>
                <m:t>&amp;</m:t>
              </m:r>
              <m:r>
                <m:rPr>
                  <m:nor/>
                  <m:sty m:val="p"/>
                </m:rPr>
                <m:t>(choice of </m:t>
              </m:r>
              <m:sSub>
                <m:e>
                  <m:r>
                    <m:t>c</m:t>
                  </m:r>
                </m:e>
                <m:sub>
                  <m:r>
                    <m:t>1</m:t>
                  </m:r>
                </m:sub>
              </m:sSub>
              <m:r>
                <m:rPr>
                  <m:sty m:val="p"/>
                </m:rPr>
                <m:t>,</m:t>
              </m:r>
              <m:r>
                <m:rPr>
                  <m:sty m:val="p"/>
                </m:rPr>
                <m:t>…</m:t>
              </m:r>
              <m:r>
                <m:rPr>
                  <m:sty m:val="p"/>
                </m:rPr>
                <m:t>,</m:t>
              </m:r>
              <m:sSub>
                <m:e>
                  <m:r>
                    <m:t>c</m:t>
                  </m:r>
                </m:e>
                <m:sub>
                  <m:r>
                    <m:t>k</m:t>
                  </m:r>
                  <m:r>
                    <m:rPr>
                      <m:sty m:val="p"/>
                    </m:rPr>
                    <m:t>−</m:t>
                  </m:r>
                  <m:r>
                    <m:t>1</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m:t>
              </m:r>
              <m:d>
                <m:dPr>
                  <m:begChr m:val="("/>
                  <m:sepChr m:val=""/>
                  <m:endChr m:val=")"/>
                  <m:grow/>
                </m:dPr>
                <m:e>
                  <m:sSub>
                    <m:e>
                      <m:acc>
                        <m:accPr>
                          <m:chr m:val="̃"/>
                        </m:accPr>
                        <m:e>
                          <m:r>
                            <m:t>v</m:t>
                          </m:r>
                        </m:e>
                      </m:acc>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acc>
                        <m:accPr>
                          <m:chr m:val="̃"/>
                        </m:accPr>
                        <m:e>
                          <m:r>
                            <m:t>v</m:t>
                          </m:r>
                        </m:e>
                      </m:acc>
                    </m:e>
                    <m:sub>
                      <m:r>
                        <m:t>k</m:t>
                      </m:r>
                    </m:sub>
                  </m:sSub>
                </m:e>
              </m:d>
              <m:r>
                <m:t>​</m:t>
              </m:r>
              <m:r>
                <m:t>&amp;</m:t>
              </m:r>
              <m:r>
                <m:t>&amp;</m:t>
              </m:r>
              <m:r>
                <m:rPr>
                  <m:nor/>
                  <m:sty m:val="p"/>
                </m:rPr>
                <m:t>(definition of </m:t>
              </m:r>
              <m:sSub>
                <m:e>
                  <m:acc>
                    <m:accPr>
                      <m:chr m:val="̃"/>
                    </m:accPr>
                    <m:e>
                      <m:r>
                        <m:t>w</m:t>
                      </m:r>
                    </m:e>
                  </m:acc>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sSub>
                <m:e>
                  <m:acc>
                    <m:accPr>
                      <m:chr m:val="̃"/>
                    </m:accPr>
                    <m:e>
                      <m:r>
                        <m:t>v</m:t>
                      </m:r>
                    </m:e>
                  </m:acc>
                </m:e>
                <m:sub>
                  <m:r>
                    <m:t>i</m:t>
                  </m:r>
                </m:sub>
              </m:sSub>
              <m:r>
                <m:rPr>
                  <m:sty m:val="p"/>
                </m:rPr>
                <m:t>−</m:t>
              </m:r>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r>
                <m:t> </m:t>
              </m:r>
              <m:sSub>
                <m:e>
                  <m:acc>
                    <m:accPr>
                      <m:chr m:val="̃"/>
                    </m:accPr>
                    <m:e>
                      <m:r>
                        <m:t>v</m:t>
                      </m:r>
                    </m:e>
                  </m:acc>
                </m:e>
                <m:sub>
                  <m:r>
                    <m:t>k</m:t>
                  </m:r>
                </m:sub>
              </m:sSub>
              <m:r>
                <m:t>&amp;</m:t>
              </m:r>
              <m:r>
                <m:t>&amp;</m:t>
              </m:r>
              <m:r>
                <m:rPr>
                  <m:nor/>
                  <m:sty m:val="p"/>
                </m:rPr>
                <m:t>(distribute each </m:t>
              </m:r>
              <m:sSub>
                <m:e>
                  <m:r>
                    <m:t>c</m:t>
                  </m:r>
                </m:e>
                <m:sub>
                  <m:r>
                    <m:t>i</m:t>
                  </m:r>
                </m:sub>
              </m:sSub>
              <m:r>
                <m:rPr>
                  <m:nor/>
                  <m:sty m:val="p"/>
                </m:rPr>
                <m:t>, and split the sum)</m:t>
              </m:r>
            </m:e>
            <m:e>
              <m:r>
                <m:t>&amp;</m:t>
              </m:r>
              <m:r>
                <m:rPr>
                  <m:sty m:val="p"/>
                </m:rPr>
                <m:t>=</m:t>
              </m:r>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m:t>
              </m:r>
              <m:d>
                <m:dPr>
                  <m:begChr m:val="("/>
                  <m:sepChr m:val=""/>
                  <m:endChr m:val=")"/>
                  <m:grow/>
                </m:dPr>
                <m:e>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e>
              </m:d>
              <m:r>
                <m:t>​</m:t>
              </m:r>
              <m:r>
                <m:t> </m:t>
              </m:r>
              <m:sSub>
                <m:e>
                  <m:acc>
                    <m:accPr>
                      <m:chr m:val="̃"/>
                    </m:accPr>
                    <m:e>
                      <m:r>
                        <m:t>v</m:t>
                      </m:r>
                    </m:e>
                  </m:acc>
                </m:e>
                <m:sub>
                  <m:r>
                    <m:t>k</m:t>
                  </m:r>
                </m:sub>
              </m:sSub>
              <m:r>
                <m:rPr>
                  <m:sty m:val="p"/>
                </m:rPr>
                <m:t>,</m:t>
              </m:r>
              <m:r>
                <m:t>&amp;</m:t>
              </m:r>
              <m:r>
                <m:t>&amp;</m:t>
              </m:r>
              <m:r>
                <m:rPr>
                  <m:nor/>
                  <m:sty m:val="p"/>
                </m:rPr>
                <m:t>(factor </m:t>
              </m:r>
              <m:sSub>
                <m:e>
                  <m:acc>
                    <m:accPr>
                      <m:chr m:val="̃"/>
                    </m:accPr>
                    <m:e>
                      <m:r>
                        <m:t>v</m:t>
                      </m:r>
                    </m:e>
                  </m:acc>
                </m:e>
                <m:sub>
                  <m:r>
                    <m:t>k</m:t>
                  </m:r>
                </m:sub>
              </m:sSub>
              <m:r>
                <m:rPr>
                  <m:nor/>
                  <m:sty m:val="p"/>
                </m:rPr>
                <m:t> out of the second sum)</m:t>
              </m:r>
            </m:e>
          </m:eqArr>
        </m:oMath>
      </m:oMathPara>
    </w:p>
    <w:p>
      <w:pPr>
        <w:pStyle w:val="FirstParagraph"/>
      </w:pPr>
      <w:r>
        <w:t xml:space="preserve">a combination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equal to</w:t>
      </w:r>
      <w:r>
        <w:t xml:space="preserve"> </w:t>
      </w:r>
      <m:oMath>
        <m:sSub>
          <m:e>
            <m:acc>
              <m:accPr>
                <m:chr m:val="̃"/>
              </m:accPr>
              <m:e>
                <m:r>
                  <m:t>0</m:t>
                </m:r>
              </m:e>
            </m:acc>
          </m:e>
          <m:sub>
            <m:r>
              <m:t>p</m:t>
            </m:r>
          </m:sub>
        </m:sSub>
      </m:oMath>
      <w:r>
        <w:t xml:space="preserve"> </w:t>
      </w:r>
      <w:r>
        <w:t xml:space="preserve">whose first</w:t>
      </w:r>
      <w:r>
        <w:t xml:space="preserve"> </w:t>
      </w:r>
      <m:oMath>
        <m:r>
          <m:t>k</m:t>
        </m:r>
        <m:r>
          <m:rPr>
            <m:sty m:val="p"/>
          </m:rPr>
          <m:t>−</m:t>
        </m:r>
        <m:r>
          <m:t>1</m:t>
        </m:r>
      </m:oMath>
      <w:r>
        <w:t xml:space="preserve"> </w:t>
      </w:r>
      <w:r>
        <w:t xml:space="preserve">coefficients are not all zero.</w:t>
      </w:r>
    </w:p>
    <w:bookmarkStart w:id="200" w:name="exm-many-vectors-dependent"/>
    <w:p>
      <w:pPr>
        <w:pStyle w:val="BodyText"/>
      </w:pPr>
      <w:r>
        <w:rPr>
          <w:b/>
          <w:bCs/>
        </w:rPr>
        <w:t xml:space="preserve">Example 41 (Three vectors in</w:t>
      </w:r>
      <w:r>
        <w:rPr>
          <w:b/>
          <w:bCs/>
        </w:rPr>
        <w:t xml:space="preserve"> </w:t>
      </w:r>
      <m:oMath>
        <m:sSup>
          <m:e>
            <m:r>
              <m:rPr>
                <m:scr m:val="double-struck"/>
                <m:sty m:val="p"/>
              </m:rPr>
              <m:t>R</m:t>
            </m:r>
          </m:e>
          <m:sup>
            <m:r>
              <m:t>2</m:t>
            </m:r>
          </m:sup>
        </m:sSup>
      </m:oMath>
      <w:r>
        <w:rPr>
          <w:b/>
          <w:bCs/>
        </w:rPr>
        <w:t xml:space="preserve">)</w:t>
      </w:r>
      <w:r>
        <w:t xml:space="preserve"> </w:t>
      </w:r>
      <w:hyperlink w:anchor="thm-many-vectors-dependent">
        <w:r>
          <w:rPr>
            <w:rStyle w:val="Hyperlink"/>
          </w:rPr>
          <w:t xml:space="preserve">Theorem 24</w:t>
        </w:r>
      </w:hyperlink>
      <w:r>
        <w:t xml:space="preserve"> </w:t>
      </w:r>
      <w:r>
        <w:t xml:space="preserve">says the three vectors</w:t>
      </w:r>
      <w:r>
        <w:t xml:space="preserve"> </w:t>
      </w: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in</w:t>
      </w:r>
      <w:r>
        <w:t xml:space="preserve"> </w:t>
      </w:r>
      <m:oMath>
        <m:sSup>
          <m:e>
            <m:r>
              <m:rPr>
                <m:scr m:val="double-struck"/>
                <m:sty m:val="p"/>
              </m:rPr>
              <m:t>R</m:t>
            </m:r>
          </m:e>
          <m:sup>
            <m:r>
              <m:t>2</m:t>
            </m:r>
          </m:sup>
        </m:sSup>
      </m:oMath>
      <w:r>
        <w:t xml:space="preserve"> </w:t>
      </w:r>
      <w:r>
        <w:t xml:space="preserve">are linearly dependent,</w:t>
      </w:r>
      <w:r>
        <w:t xml:space="preserve"> </w:t>
      </w:r>
      <w:r>
        <w:t xml:space="preserve">and indeed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r>
          <m:rPr>
            <m:sty m:val="p"/>
          </m:rPr>
          <m:t>(</m:t>
        </m:r>
        <m:r>
          <m:t>0</m:t>
        </m:r>
        <m:r>
          <m:rPr>
            <m:sty m:val="p"/>
          </m:rPr>
          <m:t>,</m:t>
        </m:r>
        <m:r>
          <m:t>0</m:t>
        </m:r>
        <m:r>
          <m:rPr>
            <m:sty m:val="p"/>
          </m:rPr>
          <m:t>)</m:t>
        </m:r>
      </m:oMath>
      <w:r>
        <w:t xml:space="preserve">.</w:t>
      </w:r>
      <w:r>
        <w:t xml:space="preserve"> </w:t>
      </w:r>
      <w:r>
        <w:t xml:space="preserve">The theorem says nothing about</w:t>
      </w:r>
      <w:r>
        <w:t xml:space="preserve"> </w:t>
      </w:r>
      <m:oMath>
        <m:r>
          <m:t>k</m:t>
        </m:r>
        <m:r>
          <m:rPr>
            <m:sty m:val="p"/>
          </m:rPr>
          <m:t>≤</m:t>
        </m:r>
        <m:r>
          <m:t>p</m:t>
        </m:r>
      </m:oMath>
      <w:r>
        <w:t xml:space="preserve"> </w:t>
      </w:r>
      <w:r>
        <w:t xml:space="preserve">vectors: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while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2</m:t>
        </m:r>
        <m:r>
          <m:rPr>
            <m:sty m:val="p"/>
          </m:rPr>
          <m:t>,</m:t>
        </m:r>
        <m:r>
          <m:t>4</m:t>
        </m:r>
        <m:r>
          <m:rPr>
            <m:sty m:val="p"/>
          </m:rPr>
          <m:t>)</m:t>
        </m:r>
      </m:oMath>
      <w:r>
        <w:t xml:space="preserve"> </w:t>
      </w:r>
      <w:r>
        <w:t xml:space="preserve">are not (</w:t>
      </w:r>
      <w:hyperlink w:anchor="exm-linearly-independent">
        <w:r>
          <w:rPr>
            <w:rStyle w:val="Hyperlink"/>
          </w:rPr>
          <w:t xml:space="preserve">Example 32</w:t>
        </w:r>
      </w:hyperlink>
      <w:r>
        <w:t xml:space="preserve">).</w:t>
      </w:r>
    </w:p>
    <w:bookmarkEnd w:id="200"/>
    <w:bookmarkStart w:id="201" w:name="def-basis"/>
    <w:p>
      <w:pPr>
        <w:pStyle w:val="BodyText"/>
      </w:pPr>
      <w:r>
        <w:rPr>
          <w:b/>
          <w:bCs/>
        </w:rPr>
        <w:t xml:space="preserve">Definition 42 (Basis)</w:t>
      </w:r>
      <w:r>
        <w:t xml:space="preserve"> </w:t>
      </w:r>
      <w:r>
        <w:t xml:space="preserve">A</w:t>
      </w:r>
      <w:r>
        <w:t xml:space="preserve"> </w:t>
      </w:r>
      <w:r>
        <w:rPr>
          <w:b/>
          <w:bCs/>
        </w:rPr>
        <w:t xml:space="preserve">basis</w:t>
      </w:r>
      <w:r>
        <w:t xml:space="preserve"> </w:t>
      </w:r>
      <w:r>
        <w:t xml:space="preserve">of a subspace</w:t>
      </w:r>
      <w:r>
        <w:t xml:space="preserve"> </w:t>
      </w:r>
      <m:oMath>
        <m:r>
          <m:rPr>
            <m:scr m:val="script"/>
            <m:sty m:val="p"/>
          </m:rPr>
          <m:t>S</m:t>
        </m:r>
      </m:oMath>
      <w:r>
        <w:t xml:space="preserve"> </w:t>
      </w:r>
      <w:r>
        <w:t xml:space="preserve">(</w:t>
      </w:r>
      <w:hyperlink w:anchor="def-subspace">
        <w:r>
          <w:rPr>
            <w:rStyle w:val="Hyperlink"/>
          </w:rPr>
          <w:t xml:space="preserve">Definition 40</w:t>
        </w:r>
      </w:hyperlink>
      <w:r>
        <w:t xml:space="preserve">)</w:t>
      </w:r>
      <w:r>
        <w:t xml:space="preserve"> </w:t>
      </w:r>
      <w:r>
        <w:t xml:space="preserve">is a list of vectors that are linearly independent (</w:t>
      </w:r>
      <w:hyperlink w:anchor="def-linearly-independent">
        <w:r>
          <w:rPr>
            <w:rStyle w:val="Hyperlink"/>
          </w:rPr>
          <w:t xml:space="preserve">Definition 37</w:t>
        </w:r>
      </w:hyperlink>
      <w:r>
        <w:t xml:space="preserve">)</w:t>
      </w:r>
      <w:r>
        <w:t xml:space="preserve"> </w:t>
      </w:r>
      <w:r>
        <w:t xml:space="preserve">and span</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p>
    <w:bookmarkEnd w:id="201"/>
    <w:bookmarkStart w:id="202" w:name="exm-basis"/>
    <w:p>
      <w:pPr>
        <w:pStyle w:val="BodyText"/>
      </w:pPr>
      <w:r>
        <w:rPr>
          <w:b/>
          <w:bCs/>
        </w:rPr>
        <w:t xml:space="preserve">Example 42 (Two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form a basis of</w:t>
      </w:r>
      <w:r>
        <w:t xml:space="preserve"> </w:t>
      </w:r>
      <m:oMath>
        <m:sSup>
          <m:e>
            <m:r>
              <m:rPr>
                <m:scr m:val="double-struck"/>
                <m:sty m:val="p"/>
              </m:rPr>
              <m:t>R</m:t>
            </m:r>
          </m:e>
          <m:sup>
            <m:r>
              <m:t>2</m:t>
            </m:r>
          </m:sup>
        </m:sSup>
      </m:oMath>
      <w:r>
        <w:t xml:space="preserve">:</w:t>
      </w:r>
      <w:r>
        <w:t xml:space="preserve"> </w:t>
      </w:r>
      <w:r>
        <w:t xml:space="preserve">they are linearly independent,</w:t>
      </w:r>
      <w:r>
        <w:t xml:space="preserve"> </w:t>
      </w:r>
      <w:r>
        <w:t xml:space="preserve">and any</w:t>
      </w:r>
      <w:r>
        <w:t xml:space="preserve"> </w:t>
      </w:r>
      <m:oMath>
        <m:r>
          <m:rPr>
            <m:sty m:val="p"/>
          </m:rPr>
          <m:t>(</m:t>
        </m:r>
        <m:r>
          <m:t>x</m:t>
        </m:r>
        <m:r>
          <m:rPr>
            <m:sty m:val="p"/>
          </m:rPr>
          <m:t>,</m:t>
        </m:r>
        <m:r>
          <m:t>y</m:t>
        </m:r>
        <m:r>
          <m:rPr>
            <m:sty m:val="p"/>
          </m:rPr>
          <m:t>)</m:t>
        </m:r>
        <m:r>
          <m:rPr>
            <m:sty m:val="p"/>
          </m:rPr>
          <m:t>∈</m:t>
        </m:r>
        <m:sSup>
          <m:e>
            <m:r>
              <m:rPr>
                <m:scr m:val="double-struck"/>
                <m:sty m:val="p"/>
              </m:rPr>
              <m:t>R</m:t>
            </m:r>
          </m:e>
          <m:sup>
            <m:r>
              <m:t>2</m:t>
            </m:r>
          </m:sup>
        </m:sSup>
      </m:oMath>
      <w:r>
        <w:t xml:space="preserve"> </w:t>
      </w:r>
      <w:r>
        <w:t xml:space="preserve">equals</w:t>
      </w:r>
      <w:r>
        <w:t xml:space="preserve"> </w:t>
      </w:r>
      <m:oMath>
        <m:r>
          <m:t>x</m:t>
        </m:r>
        <m:r>
          <m:t> </m:t>
        </m:r>
        <m:r>
          <m:rPr>
            <m:sty m:val="p"/>
          </m:rPr>
          <m:t>(</m:t>
        </m:r>
        <m:r>
          <m:t>1</m:t>
        </m:r>
        <m:r>
          <m:rPr>
            <m:sty m:val="p"/>
          </m:rPr>
          <m:t>,</m:t>
        </m:r>
        <m:r>
          <m:t>0</m:t>
        </m:r>
        <m:r>
          <m:rPr>
            <m:sty m:val="p"/>
          </m:rPr>
          <m:t>)</m:t>
        </m:r>
        <m:r>
          <m:rPr>
            <m:sty m:val="p"/>
          </m:rPr>
          <m:t>+</m:t>
        </m:r>
        <m:r>
          <m:t>y</m:t>
        </m:r>
        <m:r>
          <m:t> </m:t>
        </m:r>
        <m:r>
          <m:rPr>
            <m:sty m:val="p"/>
          </m:rPr>
          <m:t>(</m:t>
        </m:r>
        <m:r>
          <m:t>0</m:t>
        </m:r>
        <m:r>
          <m:rPr>
            <m:sty m:val="p"/>
          </m:rPr>
          <m:t>,</m:t>
        </m:r>
        <m:r>
          <m:t>1</m:t>
        </m:r>
        <m:r>
          <m:rPr>
            <m:sty m:val="p"/>
          </m:rPr>
          <m:t>)</m:t>
        </m:r>
      </m:oMath>
      <w:r>
        <w:t xml:space="preserve">.</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also form a basis of</w:t>
      </w:r>
      <w:r>
        <w:t xml:space="preserve"> </w:t>
      </w:r>
      <m:oMath>
        <m:sSup>
          <m:e>
            <m:r>
              <m:rPr>
                <m:scr m:val="double-struck"/>
                <m:sty m:val="p"/>
              </m:rPr>
              <m:t>R</m:t>
            </m:r>
          </m:e>
          <m:sup>
            <m:r>
              <m:t>2</m:t>
            </m:r>
          </m:sup>
        </m:sSup>
      </m:oMath>
      <w:r>
        <w:t xml:space="preserve">:</w:t>
      </w:r>
      <w:r>
        <w:t xml:space="preserve"> </w:t>
      </w:r>
      <w:hyperlink w:anchor="exm-linearly-independent">
        <w:r>
          <w:rPr>
            <w:rStyle w:val="Hyperlink"/>
          </w:rPr>
          <w:t xml:space="preserve">Example 32</w:t>
        </w:r>
      </w:hyperlink>
      <w:r>
        <w:t xml:space="preserve"> </w:t>
      </w:r>
      <w:r>
        <w:t xml:space="preserve">shows they are linearly independent,</w:t>
      </w:r>
      <w:r>
        <w:t xml:space="preserve"> </w:t>
      </w:r>
      <w:r>
        <w:t xml:space="preserve">and any</w:t>
      </w:r>
      <w:r>
        <w:t xml:space="preserve"> </w:t>
      </w:r>
      <m:oMath>
        <m:r>
          <m:rPr>
            <m:sty m:val="p"/>
          </m:rPr>
          <m:t>(</m:t>
        </m:r>
        <m:r>
          <m:t>x</m:t>
        </m:r>
        <m:r>
          <m:rPr>
            <m:sty m:val="p"/>
          </m:rPr>
          <m:t>,</m:t>
        </m:r>
        <m:r>
          <m:t>y</m:t>
        </m:r>
        <m:r>
          <m:rPr>
            <m:sty m:val="p"/>
          </m:rPr>
          <m:t>)</m:t>
        </m:r>
      </m:oMath>
      <w:r>
        <w:t xml:space="preserve"> </w:t>
      </w:r>
      <w:r>
        <w:t xml:space="preserve">equals</w:t>
      </w:r>
      <w:r>
        <w:t xml:space="preserve"> </w:t>
      </w:r>
      <m:oMath>
        <m:r>
          <m:rPr>
            <m:sty m:val="p"/>
          </m:rPr>
          <m:t>(</m:t>
        </m:r>
        <m:r>
          <m:t>x</m:t>
        </m:r>
        <m:r>
          <m:rPr>
            <m:sty m:val="p"/>
          </m:rPr>
          <m:t>−</m:t>
        </m:r>
        <m:r>
          <m:t>y</m:t>
        </m:r>
        <m:r>
          <m:rPr>
            <m:sty m:val="p"/>
          </m:rPr>
          <m:t>)</m:t>
        </m:r>
        <m:r>
          <m:t> </m:t>
        </m:r>
        <m:r>
          <m:rPr>
            <m:sty m:val="p"/>
          </m:rPr>
          <m:t>(</m:t>
        </m:r>
        <m:r>
          <m:t>1</m:t>
        </m:r>
        <m:r>
          <m:rPr>
            <m:sty m:val="p"/>
          </m:rPr>
          <m:t>,</m:t>
        </m:r>
        <m:r>
          <m:t>0</m:t>
        </m:r>
        <m:r>
          <m:rPr>
            <m:sty m:val="p"/>
          </m:rPr>
          <m:t>)</m:t>
        </m:r>
        <m:r>
          <m:rPr>
            <m:sty m:val="p"/>
          </m:rPr>
          <m:t>+</m:t>
        </m:r>
        <m:r>
          <m:t>y</m:t>
        </m:r>
        <m:r>
          <m:t> </m:t>
        </m:r>
        <m:r>
          <m:rPr>
            <m:sty m:val="p"/>
          </m:rPr>
          <m:t>(</m:t>
        </m:r>
        <m:r>
          <m:t>1</m:t>
        </m:r>
        <m:r>
          <m:rPr>
            <m:sty m:val="p"/>
          </m:rPr>
          <m:t>,</m:t>
        </m:r>
        <m:r>
          <m:t>1</m:t>
        </m:r>
        <m:r>
          <m:rPr>
            <m:sty m:val="p"/>
          </m:rPr>
          <m:t>)</m:t>
        </m:r>
      </m:oMath>
      <w:r>
        <w:t xml:space="preserve">,</w:t>
      </w:r>
      <w:r>
        <w:t xml:space="preserve"> </w:t>
      </w:r>
      <w:r>
        <w:t xml:space="preserve">because</w:t>
      </w:r>
      <w:r>
        <w:t xml:space="preserve"> </w:t>
      </w:r>
      <m:oMath>
        <m:r>
          <m:rPr>
            <m:sty m:val="p"/>
          </m:rPr>
          <m:t>(</m:t>
        </m:r>
        <m:r>
          <m:t>x</m:t>
        </m:r>
        <m:r>
          <m:rPr>
            <m:sty m:val="p"/>
          </m:rPr>
          <m:t>−</m:t>
        </m:r>
        <m:r>
          <m:t>y</m:t>
        </m:r>
        <m:r>
          <m:rPr>
            <m:sty m:val="p"/>
          </m:rPr>
          <m:t>)</m:t>
        </m:r>
        <m:r>
          <m:rPr>
            <m:sty m:val="p"/>
          </m:rPr>
          <m:t>+</m:t>
        </m:r>
        <m:r>
          <m:t>y</m:t>
        </m:r>
        <m:r>
          <m:rPr>
            <m:sty m:val="p"/>
          </m:rPr>
          <m:t>=</m:t>
        </m:r>
        <m:r>
          <m:t>x</m:t>
        </m:r>
      </m:oMath>
      <w:r>
        <w:t xml:space="preserve"> </w:t>
      </w:r>
      <w:r>
        <w:t xml:space="preserve">in the first entry</w:t>
      </w:r>
      <w:r>
        <w:t xml:space="preserve"> </w:t>
      </w:r>
      <w:r>
        <w:t xml:space="preserve">and</w:t>
      </w:r>
      <w:r>
        <w:t xml:space="preserve"> </w:t>
      </w:r>
      <m:oMath>
        <m:r>
          <m:t>0</m:t>
        </m:r>
        <m:r>
          <m:rPr>
            <m:sty m:val="p"/>
          </m:rPr>
          <m:t>+</m:t>
        </m:r>
        <m:r>
          <m:t>y</m:t>
        </m:r>
        <m:r>
          <m:rPr>
            <m:sty m:val="p"/>
          </m:rPr>
          <m:t>=</m:t>
        </m:r>
        <m:r>
          <m:t>y</m:t>
        </m:r>
      </m:oMath>
      <w:r>
        <w:t xml:space="preserve"> </w:t>
      </w:r>
      <w:r>
        <w:t xml:space="preserve">in the second.</w:t>
      </w:r>
    </w:p>
    <w:bookmarkEnd w:id="202"/>
    <w:bookmarkStart w:id="203" w:name="exm-not-basis"/>
    <w:p>
      <w:pPr>
        <w:pStyle w:val="FirstParagraph"/>
      </w:pPr>
      <w:r>
        <w:rPr>
          <w:b/>
          <w:bCs/>
        </w:rPr>
        <w:t xml:space="preserve">Example 43 (Lists that are not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oMath>
      <w:r>
        <w:t xml:space="preserve"> </w:t>
      </w:r>
      <w:r>
        <w:t xml:space="preserve">are not a basis of</w:t>
      </w:r>
      <w:r>
        <w:t xml:space="preserve"> </w:t>
      </w:r>
      <m:oMath>
        <m:sSup>
          <m:e>
            <m:r>
              <m:rPr>
                <m:scr m:val="double-struck"/>
                <m:sty m:val="p"/>
              </m:rPr>
              <m:t>R</m:t>
            </m:r>
          </m:e>
          <m:sup>
            <m:r>
              <m:t>2</m:t>
            </m:r>
          </m:sup>
        </m:sSup>
      </m:oMath>
      <w:r>
        <w:t xml:space="preserve">.</w:t>
      </w:r>
      <w:r>
        <w:t xml:space="preserve"> </w:t>
      </w:r>
      <w:r>
        <w:t xml:space="preserve">They are not linearly independent,</w:t>
      </w:r>
      <w:r>
        <w:t xml:space="preserve"> </w:t>
      </w:r>
      <w:r>
        <w:t xml:space="preserve">since</w:t>
      </w:r>
      <w:r>
        <w:t xml:space="preserve"> </w:t>
      </w:r>
      <m:oMath>
        <m:r>
          <m:t>2</m:t>
        </m:r>
        <m:r>
          <m:t> </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rPr>
            <m:sty m:val="p"/>
          </m:rPr>
          <m:t>=</m:t>
        </m:r>
        <m:acc>
          <m:accPr>
            <m:chr m:val="̃"/>
          </m:accPr>
          <m:e>
            <m:r>
              <m:t>0</m:t>
            </m:r>
          </m:e>
        </m:acc>
      </m:oMath>
      <w:r>
        <w:t xml:space="preserve">,</w:t>
      </w:r>
      <w:r>
        <w:t xml:space="preserve"> </w:t>
      </w:r>
      <w:r>
        <w:t xml:space="preserve">and they do not span</w:t>
      </w:r>
      <w:r>
        <w:t xml:space="preserve"> </w:t>
      </w:r>
      <m:oMath>
        <m:sSup>
          <m:e>
            <m:r>
              <m:rPr>
                <m:scr m:val="double-struck"/>
                <m:sty m:val="p"/>
              </m:rPr>
              <m:t>R</m:t>
            </m:r>
          </m:e>
          <m:sup>
            <m:r>
              <m:t>2</m:t>
            </m:r>
          </m:sup>
        </m:sSup>
      </m:oMath>
      <w:r>
        <w:t xml:space="preserve">:</w:t>
      </w:r>
      <w:r>
        <w:t xml:space="preserve"> </w:t>
      </w:r>
      <w:r>
        <w:t xml:space="preserve">every combination</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so</w:t>
      </w:r>
      <w:r>
        <w:t xml:space="preserve"> </w:t>
      </w:r>
      <m:oMath>
        <m:r>
          <m:rPr>
            <m:sty m:val="p"/>
          </m:rPr>
          <m:t>(</m:t>
        </m:r>
        <m:r>
          <m:t>0</m:t>
        </m:r>
        <m:r>
          <m:rPr>
            <m:sty m:val="p"/>
          </m:rPr>
          <m:t>,</m:t>
        </m:r>
        <m:r>
          <m:t>1</m:t>
        </m:r>
        <m:r>
          <m:rPr>
            <m:sty m:val="p"/>
          </m:rPr>
          <m:t>)</m:t>
        </m:r>
      </m:oMath>
      <w:r>
        <w:t xml:space="preserve"> </w:t>
      </w:r>
      <w:r>
        <w:t xml:space="preserve">is not in their span.</w:t>
      </w:r>
    </w:p>
    <w:p>
      <w:pPr>
        <w:pStyle w:val="Compact"/>
        <w:numPr>
          <w:ilvl w:val="0"/>
          <w:numId w:val="1022"/>
        </w:numPr>
      </w:pP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span</w:t>
      </w:r>
      <w:r>
        <w:t xml:space="preserve"> </w:t>
      </w:r>
      <m:oMath>
        <m:sSup>
          <m:e>
            <m:r>
              <m:rPr>
                <m:scr m:val="double-struck"/>
                <m:sty m:val="p"/>
              </m:rPr>
              <m:t>R</m:t>
            </m:r>
          </m:e>
          <m:sup>
            <m:r>
              <m:t>2</m:t>
            </m:r>
          </m:sup>
        </m:sSup>
      </m:oMath>
      <w:r>
        <w:t xml:space="preserve">,</w:t>
      </w:r>
      <w:r>
        <w:t xml:space="preserve"> </w:t>
      </w:r>
      <w:r>
        <w:t xml:space="preserve">but they are not a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r>
          <m:rPr>
            <m:sty m:val="p"/>
          </m:rPr>
          <m:t>=</m:t>
        </m:r>
        <m:acc>
          <m:accPr>
            <m:chr m:val="̃"/>
          </m:accPr>
          <m:e>
            <m:r>
              <m:t>0</m:t>
            </m:r>
          </m:e>
        </m:acc>
      </m:oMath>
      <w:r>
        <w:t xml:space="preserve">,</w:t>
      </w:r>
      <w:r>
        <w:t xml:space="preserve"> </w:t>
      </w:r>
      <w:r>
        <w:t xml:space="preserve">so they are not linearly independent.</w:t>
      </w:r>
    </w:p>
    <w:bookmarkEnd w:id="203"/>
    <w:bookmarkStart w:id="204" w:name="thm-basis-unique"/>
    <w:p>
      <w:pPr>
        <w:pStyle w:val="FirstParagraph"/>
      </w:pPr>
      <w:r>
        <w:rPr>
          <w:b/>
          <w:bCs/>
        </w:rPr>
        <w:t xml:space="preserve">Theorem 25 (Coefficients in a basis are unique)</w:t>
      </w:r>
      <w:r>
        <w:t xml:space="preserve"> </w:t>
      </w:r>
      <w:r>
        <w:t xml:space="preserve">If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is a basis of a subspace</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then every</w:t>
      </w:r>
      <w:r>
        <w:t xml:space="preserve"> </w:t>
      </w:r>
      <m:oMath>
        <m:acc>
          <m:accPr>
            <m:chr m:val="̃"/>
          </m:accPr>
          <m:e>
            <m:r>
              <m:t>x</m:t>
            </m:r>
          </m:e>
        </m:acc>
        <m:r>
          <m:rPr>
            <m:sty m:val="p"/>
          </m:rPr>
          <m:t>∈</m:t>
        </m:r>
        <m:r>
          <m:rPr>
            <m:scr m:val="script"/>
            <m:sty m:val="p"/>
          </m:rPr>
          <m:t>S</m:t>
        </m:r>
      </m:oMath>
      <w:r>
        <w:t xml:space="preserve"> </w:t>
      </w:r>
      <w:r>
        <w:t xml:space="preserve">is a linear combination</w:t>
      </w:r>
      <w:r>
        <w:t xml:space="preserve"> </w:t>
      </w:r>
      <m:oMath>
        <m:acc>
          <m:accPr>
            <m:chr m:val="̃"/>
          </m:accPr>
          <m:e>
            <m:r>
              <m:t>x</m:t>
            </m:r>
          </m:e>
        </m:acc>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oMath>
      <w:r>
        <w:t xml:space="preserve"> </w:t>
      </w:r>
      <w:r>
        <w:t xml:space="preserve">for exactly one list of numbers</w:t>
      </w:r>
      <w:r>
        <w:t xml:space="preserve"> </w:t>
      </w:r>
      <m:oMath>
        <m:sSub>
          <m:e>
            <m:r>
              <m:t>c</m:t>
            </m:r>
          </m:e>
          <m:sub>
            <m:r>
              <m:t>1</m:t>
            </m:r>
          </m:sub>
        </m:sSub>
        <m:r>
          <m:rPr>
            <m:sty m:val="p"/>
          </m:rPr>
          <m:t>,</m:t>
        </m:r>
        <m:r>
          <m:rPr>
            <m:sty m:val="p"/>
          </m:rPr>
          <m:t>…</m:t>
        </m:r>
        <m:r>
          <m:rPr>
            <m:sty m:val="p"/>
          </m:rPr>
          <m:t>,</m:t>
        </m:r>
        <m:sSub>
          <m:e>
            <m:r>
              <m:t>c</m:t>
            </m:r>
          </m:e>
          <m:sub>
            <m:r>
              <m:t>k</m:t>
            </m:r>
          </m:sub>
        </m:sSub>
      </m:oMath>
      <w:r>
        <w:t xml:space="preserve">.</w:t>
      </w:r>
    </w:p>
    <w:bookmarkEnd w:id="204"/>
    <w:p>
      <w:pPr>
        <w:pStyle w:val="BodyText"/>
      </w:pPr>
      <w:r>
        <w:rPr>
          <w:i/>
          <w:iCs/>
        </w:rPr>
        <w:t xml:space="preserve">Proof</w:t>
      </w:r>
      <w:r>
        <w:t xml:space="preserve">. </w:t>
      </w:r>
      <w:r>
        <w:t xml:space="preserve">At least one such list exists,</w:t>
      </w:r>
      <w:r>
        <w:t xml:space="preserve"> </w:t>
      </w:r>
      <w:r>
        <w:t xml:space="preserve">because the basis spans</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p>
    <w:p>
      <w:pPr>
        <w:pStyle w:val="BodyText"/>
      </w:pPr>
      <w:r>
        <w:t xml:space="preserve">Suppose two lists both work:</w:t>
      </w:r>
    </w:p>
    <w:p>
      <w:pPr>
        <w:pStyle w:val="BodyText"/>
      </w:pPr>
      <m:oMathPara>
        <m:oMathParaPr>
          <m:jc m:val="center"/>
        </m:oMathParaPr>
        <m:oMath>
          <m:eqArr>
            <m:e>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r>
                <m:t>&amp;</m:t>
              </m:r>
              <m:r>
                <m:rPr>
                  <m:sty m:val="p"/>
                </m:rPr>
                <m:t>=</m:t>
              </m:r>
              <m:acc>
                <m:accPr>
                  <m:chr m:val="̃"/>
                </m:accPr>
                <m:e>
                  <m:r>
                    <m:t>x</m:t>
                  </m:r>
                </m:e>
              </m:acc>
            </m:e>
            <m:e>
              <m:r>
                <m:t>&amp;</m:t>
              </m:r>
              <m:r>
                <m:rPr>
                  <m:sty m:val="p"/>
                </m:rPr>
                <m:t>=</m:t>
              </m:r>
              <m:sSub>
                <m:e>
                  <m:r>
                    <m:t>d</m:t>
                  </m:r>
                </m:e>
                <m:sub>
                  <m:r>
                    <m:t>1</m:t>
                  </m:r>
                </m:sub>
              </m:sSub>
              <m:sSub>
                <m:e>
                  <m:acc>
                    <m:accPr>
                      <m:chr m:val="̃"/>
                    </m:accPr>
                    <m:e>
                      <m:r>
                        <m:t>a</m:t>
                      </m:r>
                    </m:e>
                  </m:acc>
                </m:e>
                <m:sub>
                  <m:r>
                    <m:t>1</m:t>
                  </m:r>
                </m:sub>
              </m:sSub>
              <m:r>
                <m:rPr>
                  <m:sty m:val="p"/>
                </m:rPr>
                <m:t>+</m:t>
              </m:r>
              <m:r>
                <m:rPr>
                  <m:sty m:val="p"/>
                </m:rPr>
                <m:t>⋯</m:t>
              </m:r>
              <m:r>
                <m:rPr>
                  <m:sty m:val="p"/>
                </m:rPr>
                <m:t>+</m:t>
              </m:r>
              <m:sSub>
                <m:e>
                  <m:r>
                    <m:t>d</m:t>
                  </m:r>
                </m:e>
                <m:sub>
                  <m:r>
                    <m:t>k</m:t>
                  </m:r>
                </m:sub>
              </m:sSub>
              <m:sSub>
                <m:e>
                  <m:acc>
                    <m:accPr>
                      <m:chr m:val="̃"/>
                    </m:accPr>
                    <m:e>
                      <m:r>
                        <m:t>a</m:t>
                      </m:r>
                    </m:e>
                  </m:acc>
                </m:e>
                <m:sub>
                  <m:r>
                    <m:t>k</m:t>
                  </m:r>
                </m:sub>
              </m:sSub>
              <m:r>
                <m:rPr>
                  <m:sty m:val="p"/>
                </m:rPr>
                <m:t>.</m:t>
              </m:r>
            </m:e>
          </m:eqArr>
        </m:oMath>
      </m:oMathPara>
    </w:p>
    <w:p>
      <w:pPr>
        <w:pStyle w:val="FirstParagraph"/>
      </w:pPr>
      <w:r>
        <w:t xml:space="preserve">Subtracting the right side from the left side gives</w:t>
      </w:r>
    </w:p>
    <w:p>
      <w:pPr>
        <w:pStyle w:val="BodyText"/>
      </w:pPr>
      <m:oMathPara>
        <m:oMathParaPr>
          <m:jc m:val="center"/>
        </m:oMathParaPr>
        <m:oMath>
          <m:eqArr>
            <m:e>
              <m:acc>
                <m:accPr>
                  <m:chr m:val="̃"/>
                </m:accPr>
                <m:e>
                  <m:r>
                    <m:t>0</m:t>
                  </m:r>
                </m:e>
              </m:acc>
              <m:r>
                <m:t>&amp;</m:t>
              </m:r>
              <m:r>
                <m:rPr>
                  <m:sty m:val="p"/>
                </m:rPr>
                <m:t>=</m:t>
              </m:r>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r>
                <m:rPr>
                  <m:sty m:val="p"/>
                </m:rPr>
                <m:t>)</m:t>
              </m:r>
              <m:r>
                <m:rPr>
                  <m:sty m:val="p"/>
                </m:rPr>
                <m:t>−</m:t>
              </m:r>
              <m:r>
                <m:rPr>
                  <m:sty m:val="p"/>
                </m:rPr>
                <m:t>(</m:t>
              </m:r>
              <m:sSub>
                <m:e>
                  <m:r>
                    <m:t>d</m:t>
                  </m:r>
                </m:e>
                <m:sub>
                  <m:r>
                    <m:t>1</m:t>
                  </m:r>
                </m:sub>
              </m:sSub>
              <m:sSub>
                <m:e>
                  <m:acc>
                    <m:accPr>
                      <m:chr m:val="̃"/>
                    </m:accPr>
                    <m:e>
                      <m:r>
                        <m:t>a</m:t>
                      </m:r>
                    </m:e>
                  </m:acc>
                </m:e>
                <m:sub>
                  <m:r>
                    <m:t>1</m:t>
                  </m:r>
                </m:sub>
              </m:sSub>
              <m:r>
                <m:rPr>
                  <m:sty m:val="p"/>
                </m:rPr>
                <m:t>+</m:t>
              </m:r>
              <m:r>
                <m:rPr>
                  <m:sty m:val="p"/>
                </m:rPr>
                <m:t>⋯</m:t>
              </m:r>
              <m:r>
                <m:rPr>
                  <m:sty m:val="p"/>
                </m:rPr>
                <m:t>+</m:t>
              </m:r>
              <m:sSub>
                <m:e>
                  <m:r>
                    <m:t>d</m:t>
                  </m:r>
                </m:e>
                <m:sub>
                  <m:r>
                    <m:t>k</m:t>
                  </m:r>
                </m:sub>
              </m:sSub>
              <m:sSub>
                <m:e>
                  <m:acc>
                    <m:accPr>
                      <m:chr m:val="̃"/>
                    </m:accPr>
                    <m:e>
                      <m:r>
                        <m:t>a</m:t>
                      </m:r>
                    </m:e>
                  </m:acc>
                </m:e>
                <m:sub>
                  <m:r>
                    <m:t>k</m:t>
                  </m:r>
                </m:sub>
              </m:sSub>
              <m:r>
                <m:rPr>
                  <m:sty m:val="p"/>
                </m:rPr>
                <m:t>)</m:t>
              </m:r>
              <m:r>
                <m:t>&amp;</m:t>
              </m:r>
              <m:r>
                <m:t>&amp;</m:t>
              </m:r>
              <m:r>
                <m:rPr>
                  <m:nor/>
                  <m:sty m:val="p"/>
                </m:rPr>
                <m:t>(both combinations equal </m:t>
              </m:r>
              <m:acc>
                <m:accPr>
                  <m:chr m:val="̃"/>
                </m:accPr>
                <m:e>
                  <m:r>
                    <m:t>x</m:t>
                  </m:r>
                </m:e>
              </m:acc>
              <m:r>
                <m:rPr>
                  <m:nor/>
                  <m:sty m:val="p"/>
                </m:rPr>
                <m:t>)</m:t>
              </m:r>
            </m:e>
            <m:e>
              <m:r>
                <m:t>&amp;</m:t>
              </m:r>
              <m:r>
                <m:rPr>
                  <m:sty m:val="p"/>
                </m:rPr>
                <m:t>=</m:t>
              </m:r>
              <m:r>
                <m:rPr>
                  <m:sty m:val="p"/>
                </m:rPr>
                <m:t>(</m:t>
              </m:r>
              <m:sSub>
                <m:e>
                  <m:r>
                    <m:t>c</m:t>
                  </m:r>
                </m:e>
                <m:sub>
                  <m:r>
                    <m:t>1</m:t>
                  </m:r>
                </m:sub>
              </m:sSub>
              <m:r>
                <m:rPr>
                  <m:sty m:val="p"/>
                </m:rPr>
                <m:t>−</m:t>
              </m:r>
              <m:sSub>
                <m:e>
                  <m:r>
                    <m:t>d</m:t>
                  </m:r>
                </m:e>
                <m:sub>
                  <m:r>
                    <m:t>1</m:t>
                  </m:r>
                </m:sub>
              </m:sSub>
              <m:r>
                <m:rPr>
                  <m:sty m:val="p"/>
                </m:rPr>
                <m:t>)</m:t>
              </m:r>
              <m:r>
                <m:t> </m:t>
              </m:r>
              <m:sSub>
                <m:e>
                  <m:acc>
                    <m:accPr>
                      <m:chr m:val="̃"/>
                    </m:accPr>
                    <m:e>
                      <m:r>
                        <m:t>a</m:t>
                      </m:r>
                    </m:e>
                  </m:acc>
                </m:e>
                <m:sub>
                  <m:r>
                    <m:t>1</m:t>
                  </m:r>
                </m:sub>
              </m:sSub>
              <m:r>
                <m:rPr>
                  <m:sty m:val="p"/>
                </m:rPr>
                <m:t>+</m:t>
              </m:r>
              <m:r>
                <m:rPr>
                  <m:sty m:val="p"/>
                </m:rPr>
                <m:t>⋯</m:t>
              </m:r>
              <m:r>
                <m:rPr>
                  <m:sty m:val="p"/>
                </m:rPr>
                <m:t>+</m:t>
              </m:r>
              <m:r>
                <m:rPr>
                  <m:sty m:val="p"/>
                </m:rPr>
                <m:t>(</m:t>
              </m:r>
              <m:sSub>
                <m:e>
                  <m:r>
                    <m:t>c</m:t>
                  </m:r>
                </m:e>
                <m:sub>
                  <m:r>
                    <m:t>k</m:t>
                  </m:r>
                </m:sub>
              </m:sSub>
              <m:r>
                <m:rPr>
                  <m:sty m:val="p"/>
                </m:rPr>
                <m:t>−</m:t>
              </m:r>
              <m:sSub>
                <m:e>
                  <m:r>
                    <m:t>d</m:t>
                  </m:r>
                </m:e>
                <m:sub>
                  <m:r>
                    <m:t>k</m:t>
                  </m:r>
                </m:sub>
              </m:sSub>
              <m:r>
                <m:rPr>
                  <m:sty m:val="p"/>
                </m:rPr>
                <m:t>)</m:t>
              </m:r>
              <m:r>
                <m:t> </m:t>
              </m:r>
              <m:sSub>
                <m:e>
                  <m:acc>
                    <m:accPr>
                      <m:chr m:val="̃"/>
                    </m:accPr>
                    <m:e>
                      <m:r>
                        <m:t>a</m:t>
                      </m:r>
                    </m:e>
                  </m:acc>
                </m:e>
                <m:sub>
                  <m:r>
                    <m:t>k</m:t>
                  </m:r>
                </m:sub>
              </m:sSub>
              <m:r>
                <m:t>&amp;</m:t>
              </m:r>
              <m:r>
                <m:t>&amp;</m:t>
              </m:r>
              <m:r>
                <m:rPr>
                  <m:nor/>
                  <m:sty m:val="p"/>
                </m:rPr>
                <m:t>(regroup, and distribute each </m:t>
              </m:r>
              <m:sSub>
                <m:e>
                  <m:acc>
                    <m:accPr>
                      <m:chr m:val="̃"/>
                    </m:accPr>
                    <m:e>
                      <m:r>
                        <m:t>a</m:t>
                      </m:r>
                    </m:e>
                  </m:acc>
                </m:e>
                <m:sub>
                  <m:r>
                    <m:t>i</m:t>
                  </m:r>
                </m:sub>
              </m:sSub>
              <m:r>
                <m:rPr>
                  <m:nor/>
                  <m:sty m:val="p"/>
                </m:rPr>
                <m:t>)</m:t>
              </m:r>
            </m:e>
          </m:eqArr>
        </m:oMath>
      </m:oMathPara>
    </w:p>
    <w:p>
      <w:pPr>
        <w:pStyle w:val="FirstParagraph"/>
      </w:pPr>
      <w:r>
        <w:t xml:space="preserve">Because</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37</w:t>
        </w:r>
      </w:hyperlink>
      <w:r>
        <w:t xml:space="preserve">),</w:t>
      </w:r>
      <w:r>
        <w:t xml:space="preserve"> </w:t>
      </w:r>
      <w:r>
        <w:t xml:space="preserve">every coefficient</w:t>
      </w:r>
      <w:r>
        <w:t xml:space="preserve"> </w:t>
      </w:r>
      <m:oMath>
        <m:sSub>
          <m:e>
            <m:r>
              <m:t>c</m:t>
            </m:r>
          </m:e>
          <m:sub>
            <m:r>
              <m:t>i</m:t>
            </m:r>
          </m:sub>
        </m:sSub>
        <m:r>
          <m:rPr>
            <m:sty m:val="p"/>
          </m:rPr>
          <m:t>−</m:t>
        </m:r>
        <m:sSub>
          <m:e>
            <m:r>
              <m:t>d</m:t>
            </m:r>
          </m:e>
          <m:sub>
            <m:r>
              <m:t>i</m:t>
            </m:r>
          </m:sub>
        </m:sSub>
      </m:oMath>
      <w:r>
        <w:t xml:space="preserve"> </w:t>
      </w:r>
      <w:r>
        <w:t xml:space="preserve">is</w:t>
      </w:r>
      <w:r>
        <w:t xml:space="preserve"> </w:t>
      </w:r>
      <m:oMath>
        <m:r>
          <m:t>0</m:t>
        </m:r>
      </m:oMath>
      <w:r>
        <w:t xml:space="preserve">,</w:t>
      </w:r>
      <w:r>
        <w:t xml:space="preserve"> </w:t>
      </w:r>
      <w:r>
        <w:t xml:space="preserve">so</w:t>
      </w:r>
      <w:r>
        <w:t xml:space="preserve"> </w:t>
      </w:r>
      <m:oMath>
        <m:sSub>
          <m:e>
            <m:r>
              <m:t>c</m:t>
            </m:r>
          </m:e>
          <m:sub>
            <m:r>
              <m:t>i</m:t>
            </m:r>
          </m:sub>
        </m:sSub>
        <m:r>
          <m:rPr>
            <m:sty m:val="p"/>
          </m:rPr>
          <m:t>=</m:t>
        </m:r>
        <m:sSub>
          <m:e>
            <m:r>
              <m:t>d</m:t>
            </m:r>
          </m:e>
          <m:sub>
            <m:r>
              <m:t>i</m:t>
            </m:r>
          </m:sub>
        </m:sSub>
      </m:oMath>
      <w:r>
        <w:t xml:space="preserve"> </w:t>
      </w:r>
      <w:r>
        <w:t xml:space="preserve">for each</w:t>
      </w:r>
      <w:r>
        <w:t xml:space="preserve"> </w:t>
      </w:r>
      <m:oMath>
        <m:r>
          <m:t>i</m:t>
        </m:r>
      </m:oMath>
      <w:r>
        <w:t xml:space="preserve">.</w:t>
      </w:r>
    </w:p>
    <w:bookmarkStart w:id="205" w:name="exm-basis-unique"/>
    <w:p>
      <w:pPr>
        <w:pStyle w:val="BodyText"/>
      </w:pPr>
      <w:r>
        <w:rPr>
          <w:b/>
          <w:bCs/>
        </w:rPr>
        <w:t xml:space="preserve">Example 44 (Coefficients of</w:t>
      </w:r>
      <w:r>
        <w:rPr>
          <w:b/>
          <w:bCs/>
        </w:rPr>
        <w:t xml:space="preserve"> </w:t>
      </w:r>
      <m:oMath>
        <m:r>
          <m:rPr>
            <m:sty m:val="p"/>
          </m:rPr>
          <m:t>(</m:t>
        </m:r>
        <m:r>
          <m:t>3</m:t>
        </m:r>
        <m:r>
          <m:rPr>
            <m:sty m:val="p"/>
          </m:rPr>
          <m:t>,</m:t>
        </m:r>
        <m:r>
          <m:t>5</m:t>
        </m:r>
        <m:r>
          <m:rPr>
            <m:sty m:val="p"/>
          </m:rPr>
          <m:t>)</m:t>
        </m:r>
      </m:oMath>
      <w:r>
        <w:rPr>
          <w:b/>
          <w:bCs/>
        </w:rPr>
        <w:t xml:space="preserve"> </w:t>
      </w:r>
      <w:r>
        <w:rPr>
          <w:b/>
          <w:bCs/>
        </w:rPr>
        <w:t xml:space="preserve">in two bases)</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of</w:t>
      </w:r>
      <w:r>
        <w:t xml:space="preserve"> </w:t>
      </w:r>
      <w:hyperlink w:anchor="exm-basis">
        <w:r>
          <w:rPr>
            <w:rStyle w:val="Hyperlink"/>
          </w:rPr>
          <w:t xml:space="preserve">Example 42</w:t>
        </w:r>
      </w:hyperlink>
      <w:r>
        <w:t xml:space="preserve">,</w:t>
      </w:r>
      <w:r>
        <w:t xml:space="preserve"> </w:t>
      </w:r>
      <m:oMath>
        <m:r>
          <m:rPr>
            <m:sty m:val="p"/>
          </m:rPr>
          <m:t>(</m:t>
        </m:r>
        <m:r>
          <m:t>3</m:t>
        </m:r>
        <m:r>
          <m:rPr>
            <m:sty m:val="p"/>
          </m:rPr>
          <m:t>,</m:t>
        </m:r>
        <m:r>
          <m:t>5</m:t>
        </m:r>
        <m:r>
          <m:rPr>
            <m:sty m:val="p"/>
          </m:rPr>
          <m:t>)</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oMath>
      <w:r>
        <w:t xml:space="preserve">,</w:t>
      </w:r>
      <w:r>
        <w:t xml:space="preserve"> </w:t>
      </w:r>
      <w:r>
        <w:t xml:space="preserve">and no other coefficients work.</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w:t>
      </w:r>
      <w:r>
        <w:t xml:space="preserve"> </w:t>
      </w:r>
      <w:r>
        <w:t xml:space="preserve">the formula in</w:t>
      </w:r>
      <w:r>
        <w:t xml:space="preserve"> </w:t>
      </w:r>
      <w:hyperlink w:anchor="exm-basis">
        <w:r>
          <w:rPr>
            <w:rStyle w:val="Hyperlink"/>
          </w:rPr>
          <w:t xml:space="preserve">Example 42</w:t>
        </w:r>
      </w:hyperlink>
      <w:r>
        <w:t xml:space="preserve"> </w:t>
      </w:r>
      <w:r>
        <w:t xml:space="preserve">gives</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rPr>
                  <m:sty m:val="p"/>
                </m:rPr>
                <m:t>(</m:t>
              </m:r>
              <m:r>
                <m:t>3</m:t>
              </m:r>
              <m:r>
                <m:rPr>
                  <m:sty m:val="p"/>
                </m:rPr>
                <m:t>−</m:t>
              </m:r>
              <m:r>
                <m:t>5</m:t>
              </m:r>
              <m:r>
                <m:rPr>
                  <m:sty m:val="p"/>
                </m:rPr>
                <m:t>)</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e>
            <m:e>
              <m:r>
                <m:t>&amp;</m:t>
              </m:r>
              <m:r>
                <m:rPr>
                  <m:sty m:val="p"/>
                </m:rPr>
                <m:t>=</m:t>
              </m:r>
              <m:r>
                <m:rPr>
                  <m:sty m:val="p"/>
                </m:rPr>
                <m:t>−</m:t>
              </m:r>
              <m:r>
                <m:t>2</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r>
                <m:rPr>
                  <m:sty m:val="p"/>
                </m:rPr>
                <m:t>.</m:t>
              </m:r>
            </m:e>
          </m:eqArr>
        </m:oMath>
      </m:oMathPara>
    </w:p>
    <w:p>
      <w:pPr>
        <w:pStyle w:val="FirstParagraph"/>
      </w:pPr>
      <w:r>
        <w:t xml:space="preserve">The same vector has different coefficients in different bases,</w:t>
      </w:r>
      <w:r>
        <w:t xml:space="preserve"> </w:t>
      </w:r>
      <w:r>
        <w:t xml:space="preserve">but within one basis its coefficients are unique.</w:t>
      </w:r>
    </w:p>
    <w:p>
      <w:pPr>
        <w:pStyle w:val="BodyText"/>
      </w:pP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in</w:t>
      </w:r>
      <w:r>
        <w:t xml:space="preserve"> </w:t>
      </w:r>
      <w:hyperlink w:anchor="exm-not-basis">
        <w:r>
          <w:rPr>
            <w:rStyle w:val="Hyperlink"/>
          </w:rPr>
          <w:t xml:space="preserve">Example 43</w:t>
        </w:r>
      </w:hyperlink>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r>
        <w:t xml:space="preserve"> </w:t>
      </w:r>
      <w:r>
        <w:t xml:space="preserve">and the coefficients of</w:t>
      </w:r>
      <w:r>
        <w:t xml:space="preserve"> </w:t>
      </w:r>
      <m:oMath>
        <m:r>
          <m:rPr>
            <m:sty m:val="p"/>
          </m:rPr>
          <m:t>(</m:t>
        </m:r>
        <m:r>
          <m:t>3</m:t>
        </m:r>
        <m:r>
          <m:rPr>
            <m:sty m:val="p"/>
          </m:rPr>
          <m:t>,</m:t>
        </m:r>
        <m:r>
          <m:t>5</m:t>
        </m:r>
        <m:r>
          <m:rPr>
            <m:sty m:val="p"/>
          </m:rPr>
          <m:t>)</m:t>
        </m:r>
      </m:oMath>
      <w:r>
        <w:t xml:space="preserve"> </w:t>
      </w:r>
      <w:r>
        <w:t xml:space="preserve">are not unique:</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r>
                <m:rPr>
                  <m:sty m:val="p"/>
                </m:rPr>
                <m:t>+</m:t>
              </m:r>
              <m:r>
                <m:t>0</m:t>
              </m:r>
              <m:r>
                <m:t> </m:t>
              </m:r>
              <m:r>
                <m:rPr>
                  <m:sty m:val="p"/>
                </m:rPr>
                <m:t>(</m:t>
              </m:r>
              <m:r>
                <m:t>1</m:t>
              </m:r>
              <m:r>
                <m:rPr>
                  <m:sty m:val="p"/>
                </m:rPr>
                <m:t>,</m:t>
              </m:r>
              <m:r>
                <m:t>1</m:t>
              </m:r>
              <m:r>
                <m:rPr>
                  <m:sty m:val="p"/>
                </m:rPr>
                <m:t>)</m:t>
              </m:r>
            </m:e>
            <m:e>
              <m:r>
                <m:t>&amp;</m:t>
              </m:r>
              <m:r>
                <m:rPr>
                  <m:sty m:val="p"/>
                </m:rPr>
                <m:t>=</m:t>
              </m:r>
              <m:r>
                <m:t>0</m:t>
              </m:r>
              <m:r>
                <m:t> </m:t>
              </m:r>
              <m:r>
                <m:rPr>
                  <m:sty m:val="p"/>
                </m:rPr>
                <m:t>(</m:t>
              </m:r>
              <m:r>
                <m:t>1</m:t>
              </m:r>
              <m:r>
                <m:rPr>
                  <m:sty m:val="p"/>
                </m:rPr>
                <m:t>,</m:t>
              </m:r>
              <m:r>
                <m:t>0</m:t>
              </m:r>
              <m:r>
                <m:rPr>
                  <m:sty m:val="p"/>
                </m:rPr>
                <m:t>)</m:t>
              </m:r>
              <m:r>
                <m:rPr>
                  <m:sty m:val="p"/>
                </m:rPr>
                <m:t>+</m:t>
              </m:r>
              <m:r>
                <m:t>2</m:t>
              </m:r>
              <m:r>
                <m:t> </m:t>
              </m:r>
              <m:r>
                <m:rPr>
                  <m:sty m:val="p"/>
                </m:rPr>
                <m:t>(</m:t>
              </m:r>
              <m:r>
                <m:t>0</m:t>
              </m:r>
              <m:r>
                <m:rPr>
                  <m:sty m:val="p"/>
                </m:rPr>
                <m:t>,</m:t>
              </m:r>
              <m:r>
                <m:t>1</m:t>
              </m:r>
              <m:r>
                <m:rPr>
                  <m:sty m:val="p"/>
                </m:rPr>
                <m:t>)</m:t>
              </m:r>
              <m:r>
                <m:rPr>
                  <m:sty m:val="p"/>
                </m:rPr>
                <m:t>+</m:t>
              </m:r>
              <m:r>
                <m:t>3</m:t>
              </m:r>
              <m:r>
                <m:t> </m:t>
              </m:r>
              <m:r>
                <m:rPr>
                  <m:sty m:val="p"/>
                </m:rPr>
                <m:t>(</m:t>
              </m:r>
              <m:r>
                <m:t>1</m:t>
              </m:r>
              <m:r>
                <m:rPr>
                  <m:sty m:val="p"/>
                </m:rPr>
                <m:t>,</m:t>
              </m:r>
              <m:r>
                <m:t>1</m:t>
              </m:r>
              <m:r>
                <m:rPr>
                  <m:sty m:val="p"/>
                </m:rPr>
                <m:t>)</m:t>
              </m:r>
              <m:r>
                <m:rPr>
                  <m:sty m:val="p"/>
                </m:rPr>
                <m:t>.</m:t>
              </m:r>
            </m:e>
          </m:eqArr>
        </m:oMath>
      </m:oMathPara>
    </w:p>
    <w:bookmarkEnd w:id="205"/>
    <w:bookmarkStart w:id="206" w:name="def-coordinates"/>
    <w:p>
      <w:pPr>
        <w:pStyle w:val="FirstParagraph"/>
      </w:pPr>
      <w:r>
        <w:rPr>
          <w:b/>
          <w:bCs/>
        </w:rPr>
        <w:t xml:space="preserve">Definition 43 (Coordinates in a basis)</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be a basis of a subspace</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and let</w:t>
      </w:r>
      <w:r>
        <w:t xml:space="preserve"> </w:t>
      </w:r>
      <m:oMath>
        <m:acc>
          <m:accPr>
            <m:chr m:val="̃"/>
          </m:accPr>
          <m:e>
            <m:r>
              <m:t>x</m:t>
            </m:r>
          </m:e>
        </m:acc>
        <m:r>
          <m:rPr>
            <m:sty m:val="p"/>
          </m:rPr>
          <m:t>∈</m:t>
        </m:r>
        <m:r>
          <m:rPr>
            <m:scr m:val="script"/>
            <m:sty m:val="p"/>
          </m:rPr>
          <m:t>S</m:t>
        </m:r>
      </m:oMath>
      <w:r>
        <w:t xml:space="preserve">.</w:t>
      </w:r>
      <w:r>
        <w:t xml:space="preserve"> </w:t>
      </w:r>
      <w:r>
        <w:t xml:space="preserve">The</w:t>
      </w:r>
      <w:r>
        <w:t xml:space="preserve"> </w:t>
      </w:r>
      <w:r>
        <w:rPr>
          <w:b/>
          <w:bCs/>
        </w:rPr>
        <w:t xml:space="preserve">coordinates</w:t>
      </w:r>
      <w:r>
        <w:t xml:space="preserve"> </w:t>
      </w:r>
      <w:r>
        <w:t xml:space="preserve">of</w:t>
      </w:r>
      <w:r>
        <w:t xml:space="preserve"> </w:t>
      </w:r>
      <m:oMath>
        <m:acc>
          <m:accPr>
            <m:chr m:val="̃"/>
          </m:accPr>
          <m:e>
            <m:r>
              <m:t>x</m:t>
            </m:r>
          </m:e>
        </m:acc>
      </m:oMath>
      <w:r>
        <w:t xml:space="preserve"> </w:t>
      </w:r>
      <w:r>
        <w:t xml:space="preserve">in this basis</w:t>
      </w:r>
      <w:r>
        <w:t xml:space="preserve"> </w:t>
      </w:r>
      <w:r>
        <w:t xml:space="preserve">are 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r>
        <w:t xml:space="preserve"> </w:t>
      </w:r>
      <m:oMath>
        <m:acc>
          <m:accPr>
            <m:chr m:val="̃"/>
          </m:accPr>
          <m:e>
            <m:r>
              <m:t>x</m:t>
            </m:r>
          </m:e>
        </m:acc>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oMath>
      <w:r>
        <w:t xml:space="preserve">,</w:t>
      </w:r>
      <w:r>
        <w:t xml:space="preserve"> </w:t>
      </w:r>
      <w:r>
        <w:t xml:space="preserve">and</w:t>
      </w:r>
      <w:r>
        <w:t xml:space="preserve"> </w:t>
      </w:r>
      <m:oMath>
        <m:r>
          <m:rPr>
            <m:sty m:val="p"/>
          </m:rPr>
          <m:t>(</m:t>
        </m:r>
        <m:sSub>
          <m:e>
            <m:r>
              <m:t>c</m:t>
            </m:r>
          </m:e>
          <m:sub>
            <m:r>
              <m:t>1</m:t>
            </m:r>
          </m:sub>
        </m:sSub>
        <m:r>
          <m:rPr>
            <m:sty m:val="p"/>
          </m:rPr>
          <m:t>,</m:t>
        </m:r>
        <m:r>
          <m:rPr>
            <m:sty m:val="p"/>
          </m:rPr>
          <m:t>…</m:t>
        </m:r>
        <m:r>
          <m:rPr>
            <m:sty m:val="p"/>
          </m:rPr>
          <m:t>,</m:t>
        </m:r>
        <m:sSub>
          <m:e>
            <m:r>
              <m:t>c</m:t>
            </m:r>
          </m:e>
          <m:sub>
            <m:r>
              <m:t>k</m:t>
            </m:r>
          </m:sub>
        </m:sSub>
        <m:r>
          <m:rPr>
            <m:sty m:val="p"/>
          </m:rPr>
          <m:t>)</m:t>
        </m:r>
        <m:r>
          <m:rPr>
            <m:sty m:val="p"/>
          </m:rPr>
          <m:t>∈</m:t>
        </m:r>
        <m:sSup>
          <m:e>
            <m:r>
              <m:rPr>
                <m:scr m:val="double-struck"/>
                <m:sty m:val="p"/>
              </m:rPr>
              <m:t>R</m:t>
            </m:r>
          </m:e>
          <m:sup>
            <m:r>
              <m:t>k</m:t>
            </m:r>
          </m:sup>
        </m:sSup>
      </m:oMath>
      <w:r>
        <w:t xml:space="preserve"> </w:t>
      </w:r>
      <w:r>
        <w:t xml:space="preserve">is the</w:t>
      </w:r>
      <w:r>
        <w:t xml:space="preserve"> </w:t>
      </w:r>
      <w:r>
        <w:rPr>
          <w:b/>
          <w:bCs/>
        </w:rPr>
        <w:t xml:space="preserve">coordinate vector</w:t>
      </w:r>
      <w:r>
        <w:t xml:space="preserve"> </w:t>
      </w:r>
      <w:r>
        <w:t xml:space="preserve">of</w:t>
      </w:r>
      <w:r>
        <w:t xml:space="preserve"> </w:t>
      </w:r>
      <m:oMath>
        <m:acc>
          <m:accPr>
            <m:chr m:val="̃"/>
          </m:accPr>
          <m:e>
            <m:r>
              <m:t>x</m:t>
            </m:r>
          </m:e>
        </m:acc>
      </m:oMath>
      <w:r>
        <w:t xml:space="preserve">.</w:t>
      </w:r>
      <w:r>
        <w:t xml:space="preserve"> </w:t>
      </w:r>
      <w:r>
        <w:t xml:space="preserve">By</w:t>
      </w:r>
      <w:r>
        <w:t xml:space="preserve"> </w:t>
      </w:r>
      <w:hyperlink w:anchor="thm-basis-unique">
        <w:r>
          <w:rPr>
            <w:rStyle w:val="Hyperlink"/>
          </w:rPr>
          <w:t xml:space="preserve">Theorem 25</w:t>
        </w:r>
      </w:hyperlink>
      <w:r>
        <w:t xml:space="preserve"> </w:t>
      </w:r>
      <w:r>
        <w:t xml:space="preserve">there is exactly one such list of numbers.</w:t>
      </w:r>
    </w:p>
    <w:bookmarkEnd w:id="206"/>
    <w:bookmarkStart w:id="207" w:name="exm-coordinates"/>
    <w:p>
      <w:pPr>
        <w:pStyle w:val="BodyText"/>
      </w:pPr>
      <w:r>
        <w:rPr>
          <w:b/>
          <w:bCs/>
        </w:rPr>
        <w:t xml:space="preserve">Example 45 (Coordinates of</w:t>
      </w:r>
      <w:r>
        <w:rPr>
          <w:b/>
          <w:bCs/>
        </w:rPr>
        <w:t xml:space="preserve"> </w:t>
      </w:r>
      <m:oMath>
        <m:r>
          <m:rPr>
            <m:sty m:val="p"/>
          </m:rPr>
          <m:t>(</m:t>
        </m:r>
        <m:r>
          <m:t>4</m:t>
        </m:r>
        <m:r>
          <m:rPr>
            <m:sty m:val="p"/>
          </m:rPr>
          <m:t>,</m:t>
        </m:r>
        <m:r>
          <m:t>1</m:t>
        </m:r>
        <m:r>
          <m:rPr>
            <m:sty m:val="p"/>
          </m:rPr>
          <m:t>)</m:t>
        </m:r>
      </m:oMath>
      <w:r>
        <w:rPr>
          <w:b/>
          <w:bCs/>
        </w:rPr>
        <w:t xml:space="preserve"> </w:t>
      </w:r>
      <w:r>
        <w:rPr>
          <w:b/>
          <w:bCs/>
        </w:rPr>
        <w:t xml:space="preserve">in two bases of</w:t>
      </w:r>
      <w:r>
        <w:rPr>
          <w:b/>
          <w:bCs/>
        </w:rPr>
        <w:t xml:space="preserve"> </w:t>
      </w:r>
      <m:oMath>
        <m:sSup>
          <m:e>
            <m:r>
              <m:rPr>
                <m:scr m:val="double-struck"/>
                <m:sty m:val="p"/>
              </m:rPr>
              <m:t>R</m:t>
            </m:r>
          </m:e>
          <m:sup>
            <m:r>
              <m:t>2</m:t>
            </m:r>
          </m:sup>
        </m:sSup>
      </m:oMath>
      <w:r>
        <w:rPr>
          <w:b/>
          <w:bCs/>
        </w:rPr>
        <w:t xml:space="preserve">)</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w:hyperlink w:anchor="exm-basis">
        <w:r>
          <w:rPr>
            <w:rStyle w:val="Hyperlink"/>
          </w:rPr>
          <w:t xml:space="preserve">Example 42</w:t>
        </w:r>
      </w:hyperlink>
      <w:r>
        <w:t xml:space="preserve">,</w:t>
      </w:r>
      <w:r>
        <w:t xml:space="preserve"> </w:t>
      </w:r>
      <w:r>
        <w:t xml:space="preserve">the coordinates of</w:t>
      </w:r>
      <w:r>
        <w:t xml:space="preserve"> </w:t>
      </w:r>
      <m:oMath>
        <m:r>
          <m:rPr>
            <m:sty m:val="p"/>
          </m:rPr>
          <m:t>(</m:t>
        </m:r>
        <m:r>
          <m:t>4</m:t>
        </m:r>
        <m:r>
          <m:rPr>
            <m:sty m:val="p"/>
          </m:rPr>
          <m:t>,</m:t>
        </m:r>
        <m:r>
          <m:t>1</m:t>
        </m:r>
        <m:r>
          <m:rPr>
            <m:sty m:val="p"/>
          </m:rPr>
          <m:t>)</m:t>
        </m:r>
      </m:oMath>
      <w:r>
        <w:t xml:space="preserve"> </w:t>
      </w:r>
      <w:r>
        <w:t xml:space="preserve">are</w:t>
      </w:r>
      <w:r>
        <w:t xml:space="preserve"> </w:t>
      </w:r>
      <m:oMath>
        <m:r>
          <m:t>3</m:t>
        </m:r>
      </m:oMath>
      <w:r>
        <w:t xml:space="preserve"> </w:t>
      </w:r>
      <w:r>
        <w:t xml:space="preserve">and</w:t>
      </w:r>
      <w:r>
        <w:t xml:space="preserve"> </w:t>
      </w:r>
      <m:oMath>
        <m:r>
          <m:t>1</m:t>
        </m:r>
      </m:oMath>
      <w:r>
        <w:t xml:space="preserve">:</w:t>
      </w:r>
    </w:p>
    <w:p>
      <w:pPr>
        <w:pStyle w:val="BodyText"/>
      </w:pPr>
      <m:oMathPara>
        <m:oMathParaPr>
          <m:jc m:val="center"/>
        </m:oMathParaPr>
        <m:oMath>
          <m:eqArr>
            <m:e>
              <m:r>
                <m:t>3</m:t>
              </m:r>
              <m:r>
                <m:t> </m:t>
              </m:r>
              <m:r>
                <m:rPr>
                  <m:sty m:val="p"/>
                </m:rPr>
                <m:t>(</m:t>
              </m:r>
              <m:r>
                <m:t>1</m:t>
              </m:r>
              <m:r>
                <m:rPr>
                  <m:sty m:val="p"/>
                </m:rPr>
                <m:t>,</m:t>
              </m:r>
              <m:r>
                <m:t>0</m:t>
              </m:r>
              <m:r>
                <m:rPr>
                  <m:sty m:val="p"/>
                </m:rPr>
                <m:t>)</m:t>
              </m:r>
              <m:r>
                <m:rPr>
                  <m:sty m:val="p"/>
                </m:rPr>
                <m:t>+</m:t>
              </m:r>
              <m:r>
                <m:t>1</m:t>
              </m:r>
              <m:r>
                <m:t> </m:t>
              </m:r>
              <m:r>
                <m:rPr>
                  <m:sty m:val="p"/>
                </m:rPr>
                <m:t>(</m:t>
              </m:r>
              <m:r>
                <m:t>1</m:t>
              </m:r>
              <m:r>
                <m:rPr>
                  <m:sty m:val="p"/>
                </m:rPr>
                <m:t>,</m:t>
              </m:r>
              <m:r>
                <m:t>1</m:t>
              </m:r>
              <m:r>
                <m:rPr>
                  <m:sty m:val="p"/>
                </m:rPr>
                <m:t>)</m:t>
              </m:r>
              <m:r>
                <m:t>&amp;</m:t>
              </m:r>
              <m:r>
                <m:rPr>
                  <m:sty m:val="p"/>
                </m:rPr>
                <m:t>=</m:t>
              </m:r>
              <m:r>
                <m:rPr>
                  <m:sty m:val="p"/>
                </m:rPr>
                <m:t>(</m:t>
              </m:r>
              <m:r>
                <m:t>3</m:t>
              </m:r>
              <m:r>
                <m:rPr>
                  <m:sty m:val="p"/>
                </m:rPr>
                <m:t>+</m:t>
              </m:r>
              <m:r>
                <m:t>1</m:t>
              </m:r>
              <m:r>
                <m:rPr>
                  <m:sty m:val="p"/>
                </m:rPr>
                <m:t>,</m:t>
              </m:r>
              <m:r>
                <m:t> </m:t>
              </m:r>
              <m:r>
                <m:t>0</m:t>
              </m:r>
              <m:r>
                <m:rPr>
                  <m:sty m:val="p"/>
                </m:rPr>
                <m:t>+</m:t>
              </m:r>
              <m:r>
                <m:t>1</m:t>
              </m:r>
              <m:r>
                <m:rPr>
                  <m:sty m:val="p"/>
                </m:rPr>
                <m:t>)</m:t>
              </m:r>
              <m:r>
                <m:t>&amp;</m:t>
              </m:r>
              <m:r>
                <m:t>&amp;</m:t>
              </m:r>
              <m:r>
                <m:rPr>
                  <m:nor/>
                  <m:sty m:val="p"/>
                </m:rPr>
                <m:t>(</m:t>
              </m:r>
              <m:r>
                <m:rPr>
                  <m:nor/>
                  <m:sty m:val="p"/>
                </m:rPr>
                <m:t>Definition 8</m:t>
              </m:r>
              <m:r>
                <m:rPr>
                  <m:nor/>
                  <m:sty m:val="p"/>
                </m:rPr>
                <m:t>, entry by entry)</m:t>
              </m:r>
            </m:e>
            <m:e>
              <m:r>
                <m:t>&amp;</m:t>
              </m:r>
              <m:r>
                <m:rPr>
                  <m:sty m:val="p"/>
                </m:rPr>
                <m:t>=</m:t>
              </m:r>
              <m:r>
                <m:rPr>
                  <m:sty m:val="p"/>
                </m:rPr>
                <m:t>(</m:t>
              </m:r>
              <m:r>
                <m:t>4</m:t>
              </m:r>
              <m:r>
                <m:rPr>
                  <m:sty m:val="p"/>
                </m:rPr>
                <m:t>,</m:t>
              </m:r>
              <m:r>
                <m:t>1</m:t>
              </m:r>
              <m:r>
                <m:rPr>
                  <m:sty m:val="p"/>
                </m:rPr>
                <m:t>)</m:t>
              </m:r>
              <m:r>
                <m:rPr>
                  <m:sty m:val="p"/>
                </m:rPr>
                <m:t>.</m:t>
              </m:r>
              <m:r>
                <m:t>&amp;</m:t>
              </m:r>
              <m:r>
                <m:t>&amp;</m:t>
              </m:r>
              <m:r>
                <m:rPr>
                  <m:nor/>
                  <m:sty m:val="p"/>
                </m:rPr>
                <m:t>(add)</m:t>
              </m:r>
            </m:e>
          </m:eqArr>
        </m:oMath>
      </m:oMathPara>
    </w:p>
    <w:p>
      <w:pPr>
        <w:pStyle w:val="FirstParagraph"/>
      </w:pP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its coordinates are its entries,</w:t>
      </w:r>
      <w:r>
        <w:t xml:space="preserve"> </w:t>
      </w:r>
      <m:oMath>
        <m:r>
          <m:t>4</m:t>
        </m:r>
      </m:oMath>
      <w:r>
        <w:t xml:space="preserve"> </w:t>
      </w:r>
      <w:r>
        <w:t xml:space="preserve">and</w:t>
      </w:r>
      <w:r>
        <w:t xml:space="preserve"> </w:t>
      </w:r>
      <m:oMath>
        <m:r>
          <m:t>1</m:t>
        </m:r>
      </m:oMath>
      <w:r>
        <w:t xml:space="preserve">.</w:t>
      </w:r>
    </w:p>
    <w:bookmarkEnd w:id="207"/>
    <w:bookmarkStart w:id="208" w:name="thm-basis-size"/>
    <w:p>
      <w:pPr>
        <w:pStyle w:val="BodyText"/>
      </w:pPr>
      <w:r>
        <w:rPr>
          <w:b/>
          <w:bCs/>
        </w:rPr>
        <w:t xml:space="preserve">Theorem 26 (All bases of a subspace have the same number of vectors)</w:t>
      </w:r>
      <w:r>
        <w:t xml:space="preserve"> </w:t>
      </w:r>
      <w:r>
        <w:t xml:space="preserve">If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and</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l</m:t>
            </m:r>
          </m:sub>
        </m:sSub>
      </m:oMath>
      <w:r>
        <w:t xml:space="preserve"> </w:t>
      </w:r>
      <w:r>
        <w:t xml:space="preserve">are both bases 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basis">
        <w:r>
          <w:rPr>
            <w:rStyle w:val="Hyperlink"/>
          </w:rPr>
          <w:t xml:space="preserve">Definition 42</w:t>
        </w:r>
      </w:hyperlink>
      <w:r>
        <w:t xml:space="preserve">),</w:t>
      </w:r>
      <w:r>
        <w:t xml:space="preserve"> </w:t>
      </w:r>
      <w:r>
        <w:t xml:space="preserve">then</w:t>
      </w:r>
      <w:r>
        <w:t xml:space="preserve"> </w:t>
      </w:r>
      <m:oMath>
        <m:r>
          <m:t>k</m:t>
        </m:r>
        <m:r>
          <m:rPr>
            <m:sty m:val="p"/>
          </m:rPr>
          <m:t>=</m:t>
        </m:r>
        <m:r>
          <m:t>l</m:t>
        </m:r>
      </m:oMath>
      <w:r>
        <w:t xml:space="preserve">.</w:t>
      </w:r>
    </w:p>
    <w:bookmarkEnd w:id="208"/>
    <w:p>
      <w:pPr>
        <w:pStyle w:val="BodyText"/>
      </w:pPr>
      <w:r>
        <w:rPr>
          <w:i/>
          <w:iCs/>
        </w:rPr>
        <w:t xml:space="preserve">Proof</w:t>
      </w:r>
      <w:r>
        <w:t xml:space="preserve">. </w:t>
      </w:r>
      <w:r>
        <w:t xml:space="preserve">Let</w:t>
      </w:r>
      <w:r>
        <w:t xml:space="preserve"> </w:t>
      </w:r>
      <m:oMath>
        <m:r>
          <m:rPr>
            <m:sty m:val="bi"/>
          </m:rPr>
          <m:t>A</m:t>
        </m:r>
      </m:oMath>
      <w:r>
        <w:t xml:space="preserve"> </w:t>
      </w:r>
      <w:r>
        <w:t xml:space="preserve">be the</w:t>
      </w:r>
      <w:r>
        <w:t xml:space="preserve"> </w:t>
      </w:r>
      <m:oMath>
        <m:r>
          <m:t>p</m:t>
        </m:r>
        <m:r>
          <m:rPr>
            <m:sty m:val="p"/>
          </m:rPr>
          <m:t>×</m:t>
        </m:r>
        <m:r>
          <m:t>k</m:t>
        </m:r>
      </m:oMath>
      <w:r>
        <w:t xml:space="preserve"> </w:t>
      </w:r>
      <w:r>
        <w:t xml:space="preserve">matrix 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w:t>
      </w:r>
      <w:r>
        <w:t xml:space="preserve"> </w:t>
      </w:r>
      <w:r>
        <w:t xml:space="preserve">and</w:t>
      </w:r>
      <w:r>
        <w:t xml:space="preserve"> </w:t>
      </w:r>
      <m:oMath>
        <m:r>
          <m:rPr>
            <m:sty m:val="bi"/>
          </m:rPr>
          <m:t>B</m:t>
        </m:r>
      </m:oMath>
      <w:r>
        <w:t xml:space="preserve"> </w:t>
      </w:r>
      <w:r>
        <w:t xml:space="preserve">the</w:t>
      </w:r>
      <w:r>
        <w:t xml:space="preserve"> </w:t>
      </w:r>
      <m:oMath>
        <m:r>
          <m:t>p</m:t>
        </m:r>
        <m:r>
          <m:rPr>
            <m:sty m:val="p"/>
          </m:rPr>
          <m:t>×</m:t>
        </m:r>
        <m:r>
          <m:t>l</m:t>
        </m:r>
      </m:oMath>
      <w:r>
        <w:t xml:space="preserve"> </w:t>
      </w:r>
      <w:r>
        <w:t xml:space="preserve">matrix with columns</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l</m:t>
            </m:r>
          </m:sub>
        </m:sSub>
      </m:oMath>
      <w:r>
        <w:t xml:space="preserve">.</w:t>
      </w:r>
    </w:p>
    <w:p>
      <w:pPr>
        <w:pStyle w:val="BodyText"/>
      </w:pPr>
      <w:r>
        <w:rPr>
          <w:b/>
          <w:bCs/>
        </w:rPr>
        <w:t xml:space="preserve">Write</w:t>
      </w:r>
      <w:r>
        <w:rPr>
          <w:b/>
          <w:bCs/>
        </w:rPr>
        <w:t xml:space="preserve"> </w:t>
      </w:r>
      <m:oMath>
        <m:r>
          <m:rPr>
            <m:sty m:val="bi"/>
          </m:rPr>
          <m:t>A</m:t>
        </m:r>
      </m:oMath>
      <w:r>
        <w:rPr>
          <w:b/>
          <w:bCs/>
        </w:rPr>
        <w:t xml:space="preserve"> </w:t>
      </w:r>
      <w:r>
        <w:rPr>
          <w:b/>
          <w:bCs/>
        </w:rPr>
        <w:t xml:space="preserve">in terms of</w:t>
      </w:r>
      <w:r>
        <w:rPr>
          <w:b/>
          <w:bCs/>
        </w:rPr>
        <w:t xml:space="preserve"> </w:t>
      </w:r>
      <m:oMath>
        <m:r>
          <m:rPr>
            <m:sty m:val="bi"/>
          </m:rPr>
          <m:t>B</m:t>
        </m:r>
      </m:oMath>
      <w:r>
        <w:rPr>
          <w:b/>
          <w:bCs/>
        </w:rPr>
        <w:t xml:space="preserve">.</w:t>
      </w:r>
      <w:r>
        <w:t xml:space="preserve"> </w:t>
      </w:r>
      <w:r>
        <w:t xml:space="preserve">Each</w:t>
      </w:r>
      <w:r>
        <w:t xml:space="preserve"> </w:t>
      </w:r>
      <m:oMath>
        <m:sSub>
          <m:e>
            <m:acc>
              <m:accPr>
                <m:chr m:val="̃"/>
              </m:accPr>
              <m:e>
                <m:r>
                  <m:t>a</m:t>
                </m:r>
              </m:e>
            </m:acc>
          </m:e>
          <m:sub>
            <m:r>
              <m:t>j</m:t>
            </m:r>
          </m:sub>
        </m:sSub>
      </m:oMath>
      <w:r>
        <w:t xml:space="preserve"> </w:t>
      </w:r>
      <w:r>
        <w:t xml:space="preserve">is in</w:t>
      </w:r>
      <w:r>
        <w:t xml:space="preserve"> </w:t>
      </w:r>
      <m:oMath>
        <m:r>
          <m:rPr>
            <m:scr m:val="script"/>
            <m:sty m:val="p"/>
          </m:rPr>
          <m:t>S</m:t>
        </m:r>
      </m:oMath>
      <w:r>
        <w:t xml:space="preserve">,</w:t>
      </w:r>
      <w:r>
        <w:t xml:space="preserve"> </w:t>
      </w:r>
      <w:r>
        <w:t xml:space="preserve">and the</w:t>
      </w:r>
      <w:r>
        <w:t xml:space="preserve"> </w:t>
      </w:r>
      <m:oMath>
        <m:acc>
          <m:accPr>
            <m:chr m:val="̃"/>
          </m:accPr>
          <m:e>
            <m:r>
              <m:t>b</m:t>
            </m:r>
          </m:e>
        </m:acc>
      </m:oMath>
      <w:r>
        <w:t xml:space="preserve">’s span</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r>
        <w:t xml:space="preserve"> </w:t>
      </w:r>
      <w:r>
        <w:t xml:space="preserve">so</w:t>
      </w:r>
      <w:r>
        <w:t xml:space="preserve"> </w:t>
      </w:r>
      <m:oMath>
        <m:sSub>
          <m:e>
            <m:acc>
              <m:accPr>
                <m:chr m:val="̃"/>
              </m:accPr>
              <m:e>
                <m:r>
                  <m:t>a</m:t>
                </m:r>
              </m:e>
            </m:acc>
          </m:e>
          <m:sub>
            <m:r>
              <m:t>j</m:t>
            </m:r>
          </m:sub>
        </m:sSub>
        <m:r>
          <m:rPr>
            <m:sty m:val="p"/>
          </m:rPr>
          <m:t>=</m:t>
        </m:r>
        <m:r>
          <m:rPr>
            <m:sty m:val="bi"/>
          </m:rPr>
          <m:t>B</m:t>
        </m:r>
        <m:sSub>
          <m:e>
            <m:acc>
              <m:accPr>
                <m:chr m:val="̃"/>
              </m:accPr>
              <m:e>
                <m:r>
                  <m:t>c</m:t>
                </m:r>
              </m:e>
            </m:acc>
          </m:e>
          <m:sub>
            <m:r>
              <m:t>j</m:t>
            </m:r>
          </m:sub>
        </m:sSub>
      </m:oMath>
      <w:r>
        <w:t xml:space="preserve"> </w:t>
      </w:r>
      <w:r>
        <w:t xml:space="preserve">for some</w:t>
      </w:r>
      <w:r>
        <w:t xml:space="preserve"> </w:t>
      </w:r>
      <m:oMath>
        <m:sSub>
          <m:e>
            <m:acc>
              <m:accPr>
                <m:chr m:val="̃"/>
              </m:accPr>
              <m:e>
                <m:r>
                  <m:t>c</m:t>
                </m:r>
              </m:e>
            </m:acc>
          </m:e>
          <m:sub>
            <m:r>
              <m:t>j</m:t>
            </m:r>
          </m:sub>
        </m:sSub>
        <m:r>
          <m:rPr>
            <m:sty m:val="p"/>
          </m:rPr>
          <m:t>∈</m:t>
        </m:r>
        <m:sSup>
          <m:e>
            <m:r>
              <m:rPr>
                <m:scr m:val="double-struck"/>
                <m:sty m:val="p"/>
              </m:rPr>
              <m:t>R</m:t>
            </m:r>
          </m:e>
          <m:sup>
            <m:r>
              <m:t>l</m:t>
            </m:r>
          </m:sup>
        </m:sSup>
      </m:oMath>
      <w:r>
        <w:t xml:space="preserve"> </w:t>
      </w:r>
      <w:r>
        <w:t xml:space="preserve">(</w:t>
      </w:r>
      <w:hyperlink w:anchor="def-matvec-mult">
        <w:r>
          <w:rPr>
            <w:rStyle w:val="Hyperlink"/>
          </w:rPr>
          <w:t xml:space="preserve">Definition 28</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l</m:t>
        </m:r>
        <m:r>
          <m:rPr>
            <m:sty m:val="p"/>
          </m:rPr>
          <m:t>×</m:t>
        </m:r>
        <m:r>
          <m:t>k</m:t>
        </m:r>
      </m:oMath>
      <w:r>
        <w:t xml:space="preserve"> </w:t>
      </w:r>
      <w:r>
        <w:t xml:space="preserve">matrix with columns</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k</m:t>
            </m:r>
          </m:sub>
        </m:sSub>
      </m:oMath>
      <w:r>
        <w:t xml:space="preserve">.</w:t>
      </w:r>
      <w:r>
        <w:t xml:space="preserve"> </w:t>
      </w:r>
      <w:r>
        <w:t xml:space="preserve">Then</w:t>
      </w:r>
      <w:r>
        <w:t xml:space="preserve"> </w:t>
      </w:r>
      <m:oMath>
        <m:limLow>
          <m:e>
            <m:limLow>
              <m:e>
                <m:r>
                  <m:rPr>
                    <m:sty m:val="bi"/>
                  </m:rPr>
                  <m:t>A</m:t>
                </m:r>
              </m:e>
              <m:lim>
                <m:r>
                  <m:rPr>
                    <m:sty m:val="p"/>
                  </m:rPr>
                  <m:t>⏟</m:t>
                </m:r>
              </m:lim>
            </m:limLow>
          </m:e>
          <m:lim>
            <m:r>
              <m:t>p</m:t>
            </m:r>
            <m:r>
              <m:rPr>
                <m:sty m:val="p"/>
              </m:rPr>
              <m:t>×</m:t>
            </m:r>
            <m:r>
              <m:t>k</m:t>
            </m:r>
          </m:lim>
        </m:limLow>
        <m:r>
          <m:rPr>
            <m:sty m:val="p"/>
          </m:rPr>
          <m:t>=</m:t>
        </m:r>
        <m:limLow>
          <m:e>
            <m:limLow>
              <m:e>
                <m:r>
                  <m:rPr>
                    <m:sty m:val="bi"/>
                  </m:rPr>
                  <m:t>B</m:t>
                </m:r>
              </m:e>
              <m:lim>
                <m:r>
                  <m:rPr>
                    <m:sty m:val="p"/>
                  </m:rPr>
                  <m:t>⏟</m:t>
                </m:r>
              </m:lim>
            </m:limLow>
          </m:e>
          <m:lim>
            <m:r>
              <m:t>p</m:t>
            </m:r>
            <m:r>
              <m:rPr>
                <m:sty m:val="p"/>
              </m:rPr>
              <m:t>×</m:t>
            </m:r>
            <m:r>
              <m:t>l</m:t>
            </m:r>
          </m:lim>
        </m:limLow>
        <m:r>
          <m:t> </m:t>
        </m:r>
        <m:limLow>
          <m:e>
            <m:limLow>
              <m:e>
                <m:r>
                  <m:rPr>
                    <m:sty m:val="bi"/>
                  </m:rPr>
                  <m:t>C</m:t>
                </m:r>
              </m:e>
              <m:lim>
                <m:r>
                  <m:rPr>
                    <m:sty m:val="p"/>
                  </m:rPr>
                  <m:t>⏟</m:t>
                </m:r>
              </m:lim>
            </m:limLow>
          </m:e>
          <m:lim>
            <m:r>
              <m:t>l</m:t>
            </m:r>
            <m:r>
              <m:rPr>
                <m:sty m:val="p"/>
              </m:rPr>
              <m:t>×</m:t>
            </m:r>
            <m:r>
              <m:t>k</m:t>
            </m:r>
          </m:lim>
        </m:limLow>
      </m:oMath>
      <w:r>
        <w:t xml:space="preserve">,</w:t>
      </w:r>
      <w:r>
        <w:t xml:space="preserve"> </w:t>
      </w:r>
      <w:r>
        <w:t xml:space="preserve">because column</w:t>
      </w:r>
      <w:r>
        <w:t xml:space="preserve"> </w:t>
      </w:r>
      <m:oMath>
        <m:r>
          <m:t>j</m:t>
        </m:r>
      </m:oMath>
      <w:r>
        <w:t xml:space="preserve"> </w:t>
      </w:r>
      <w:r>
        <w:t xml:space="preserve">of</w:t>
      </w:r>
      <w:r>
        <w:t xml:space="preserve"> </w:t>
      </w:r>
      <m:oMath>
        <m:r>
          <m:rPr>
            <m:sty m:val="bi"/>
          </m:rPr>
          <m:t>B</m:t>
        </m:r>
        <m:r>
          <m:rPr>
            <m:sty m:val="bi"/>
          </m:rPr>
          <m:t>C</m:t>
        </m:r>
      </m:oMath>
      <w:r>
        <w:t xml:space="preserve"> </w:t>
      </w:r>
      <w:r>
        <w:t xml:space="preserve">is</w:t>
      </w:r>
      <w:r>
        <w:t xml:space="preserve"> </w:t>
      </w:r>
      <m:oMath>
        <m:r>
          <m:rPr>
            <m:sty m:val="bi"/>
          </m:rPr>
          <m:t>B</m:t>
        </m:r>
        <m:sSub>
          <m:e>
            <m:acc>
              <m:accPr>
                <m:chr m:val="̃"/>
              </m:accPr>
              <m:e>
                <m:r>
                  <m:t>c</m:t>
                </m:r>
              </m:e>
            </m:acc>
          </m:e>
          <m:sub>
            <m:r>
              <m:t>j</m:t>
            </m:r>
          </m:sub>
        </m:sSub>
      </m:oMath>
      <w:r>
        <w:t xml:space="preserve">.</w:t>
      </w:r>
    </w:p>
    <w:p>
      <w:pPr>
        <w:pStyle w:val="BodyText"/>
      </w:pPr>
      <w:r>
        <w:rPr>
          <w:b/>
          <w:bCs/>
        </w:rPr>
        <w:t xml:space="preserve">The columns of</w:t>
      </w:r>
      <w:r>
        <w:rPr>
          <w:b/>
          <w:bCs/>
        </w:rPr>
        <w:t xml:space="preserve"> </w:t>
      </w:r>
      <m:oMath>
        <m:r>
          <m:rPr>
            <m:sty m:val="bi"/>
          </m:rPr>
          <m:t>C</m:t>
        </m:r>
      </m:oMath>
      <w:r>
        <w:rPr>
          <w:b/>
          <w:bCs/>
        </w:rPr>
        <w:t xml:space="preserve"> </w:t>
      </w:r>
      <w:r>
        <w:rPr>
          <w:b/>
          <w:bCs/>
        </w:rPr>
        <w:t xml:space="preserve">are linearly independent.</w:t>
      </w:r>
      <w:r>
        <w:t xml:space="preserve"> </w:t>
      </w:r>
      <w:r>
        <w:t xml:space="preserve">Suppose</w:t>
      </w:r>
      <w:r>
        <w:t xml:space="preserve"> </w:t>
      </w:r>
      <m:oMath>
        <m:r>
          <m:rPr>
            <m:sty m:val="bi"/>
          </m:rPr>
          <m:t>C</m:t>
        </m:r>
        <m:acc>
          <m:accPr>
            <m:chr m:val="̃"/>
          </m:accPr>
          <m:e>
            <m:r>
              <m:t>x</m:t>
            </m:r>
          </m:e>
        </m:acc>
        <m:r>
          <m:rPr>
            <m:sty m:val="p"/>
          </m:rPr>
          <m:t>=</m:t>
        </m:r>
        <m:acc>
          <m:accPr>
            <m:chr m:val="̃"/>
          </m:accPr>
          <m:e>
            <m:r>
              <m:t>0</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k</m:t>
            </m:r>
          </m:sup>
        </m:sSup>
      </m:oMath>
      <w:r>
        <w:t xml:space="preserve">.</w:t>
      </w:r>
      <w:r>
        <w:t xml:space="preserve"> </w:t>
      </w:r>
      <w:r>
        <w:t xml:space="preserve">Then</w:t>
      </w:r>
    </w:p>
    <w:p>
      <w:pPr>
        <w:pStyle w:val="BodyText"/>
      </w:pPr>
      <m:oMathPara>
        <m:oMathParaPr>
          <m:jc m:val="center"/>
        </m:oMathParaPr>
        <m:oMath>
          <m:eqArr>
            <m:e>
              <m:r>
                <m:rPr>
                  <m:sty m:val="bi"/>
                </m:rPr>
                <m:t>A</m:t>
              </m:r>
              <m:acc>
                <m:accPr>
                  <m:chr m:val="̃"/>
                </m:accPr>
                <m:e>
                  <m:r>
                    <m:t>x</m:t>
                  </m:r>
                </m:e>
              </m:acc>
              <m:r>
                <m:t>&amp;</m:t>
              </m:r>
              <m:r>
                <m:rPr>
                  <m:sty m:val="p"/>
                </m:rPr>
                <m:t>=</m:t>
              </m:r>
              <m:r>
                <m:rPr>
                  <m:sty m:val="p"/>
                </m:rPr>
                <m:t>(</m:t>
              </m:r>
              <m:r>
                <m:rPr>
                  <m:sty m:val="bi"/>
                </m:rPr>
                <m:t>B</m:t>
              </m:r>
              <m:r>
                <m:rPr>
                  <m:sty m:val="bi"/>
                </m:rPr>
                <m:t>C</m:t>
              </m:r>
              <m:r>
                <m:rPr>
                  <m:sty m:val="p"/>
                </m:rPr>
                <m:t>)</m:t>
              </m:r>
              <m:r>
                <m:t> </m:t>
              </m:r>
              <m:acc>
                <m:accPr>
                  <m:chr m:val="̃"/>
                </m:accPr>
                <m:e>
                  <m:r>
                    <m:t>x</m:t>
                  </m:r>
                </m:e>
              </m:acc>
              <m:r>
                <m:t>&amp;</m:t>
              </m:r>
              <m:r>
                <m:t>&amp;</m:t>
              </m:r>
              <m:r>
                <m:rPr>
                  <m:nor/>
                  <m:sty m:val="p"/>
                </m:rPr>
                <m:t>(substitute </m:t>
              </m:r>
              <m:r>
                <m:rPr>
                  <m:sty m:val="bi"/>
                </m:rPr>
                <m:t>A</m:t>
              </m:r>
              <m:r>
                <m:rPr>
                  <m:sty m:val="p"/>
                </m:rPr>
                <m:t>=</m:t>
              </m:r>
              <m:r>
                <m:rPr>
                  <m:sty m:val="bi"/>
                </m:rPr>
                <m:t>B</m:t>
              </m:r>
              <m:r>
                <m:rPr>
                  <m:sty m:val="bi"/>
                </m:rPr>
                <m:t>C</m:t>
              </m:r>
              <m:r>
                <m:rPr>
                  <m:nor/>
                  <m:sty m:val="p"/>
                </m:rPr>
                <m:t>)</m:t>
              </m:r>
            </m:e>
            <m:e>
              <m:r>
                <m:t>&amp;</m:t>
              </m:r>
              <m:r>
                <m:rPr>
                  <m:sty m:val="p"/>
                </m:rPr>
                <m:t>=</m:t>
              </m:r>
              <m:r>
                <m:rPr>
                  <m:sty m:val="bi"/>
                </m:rPr>
                <m:t>B</m:t>
              </m:r>
              <m:r>
                <m:t> </m:t>
              </m:r>
              <m:r>
                <m:rPr>
                  <m:sty m:val="p"/>
                </m:rPr>
                <m:t>(</m:t>
              </m:r>
              <m:r>
                <m:rPr>
                  <m:sty m:val="bi"/>
                </m:rPr>
                <m:t>C</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r>
                <m:rPr>
                  <m:sty m:val="bi"/>
                </m:rPr>
                <m:t>B</m:t>
              </m:r>
              <m:r>
                <m:t> </m:t>
              </m:r>
              <m:acc>
                <m:accPr>
                  <m:chr m:val="̃"/>
                </m:accPr>
                <m:e>
                  <m:r>
                    <m:t>0</m:t>
                  </m:r>
                </m:e>
              </m:acc>
              <m:r>
                <m:t>&amp;</m:t>
              </m:r>
              <m:r>
                <m:t>&amp;</m:t>
              </m:r>
              <m:r>
                <m:rPr>
                  <m:nor/>
                  <m:sty m:val="p"/>
                </m:rPr>
                <m:t>(substitute </m:t>
              </m:r>
              <m:r>
                <m:rPr>
                  <m:sty m:val="bi"/>
                </m:rPr>
                <m:t>C</m:t>
              </m:r>
              <m:acc>
                <m:accPr>
                  <m:chr m:val="̃"/>
                </m:accPr>
                <m:e>
                  <m:r>
                    <m:t>x</m:t>
                  </m:r>
                </m:e>
              </m:acc>
              <m:r>
                <m:rPr>
                  <m:sty m:val="p"/>
                </m:rPr>
                <m:t>=</m:t>
              </m:r>
              <m:acc>
                <m:accPr>
                  <m:chr m:val="̃"/>
                </m:accPr>
                <m:e>
                  <m:r>
                    <m:t>0</m:t>
                  </m:r>
                </m:e>
              </m:acc>
              <m:r>
                <m:rPr>
                  <m:nor/>
                  <m:sty m:val="p"/>
                </m:rPr>
                <m:t>)</m:t>
              </m:r>
            </m:e>
            <m:e>
              <m:r>
                <m:t>&amp;</m:t>
              </m:r>
              <m:r>
                <m:rPr>
                  <m:sty m:val="p"/>
                </m:rPr>
                <m:t>=</m:t>
              </m:r>
              <m:acc>
                <m:accPr>
                  <m:chr m:val="̃"/>
                </m:accPr>
                <m:e>
                  <m:r>
                    <m:t>0</m:t>
                  </m:r>
                </m:e>
              </m:acc>
              <m:r>
                <m:t>&amp;</m:t>
              </m:r>
              <m:r>
                <m:t>&amp;</m:t>
              </m:r>
              <m:r>
                <m:rPr>
                  <m:nor/>
                  <m:sty m:val="p"/>
                </m:rPr>
                <m:t>(a matrix times the zero vector is </m:t>
              </m:r>
              <m:acc>
                <m:accPr>
                  <m:chr m:val="̃"/>
                </m:accPr>
                <m:e>
                  <m:r>
                    <m:t>0</m:t>
                  </m:r>
                </m:e>
              </m:acc>
              <m:r>
                <m:rPr>
                  <m:nor/>
                  <m:sty m:val="p"/>
                </m:rPr>
                <m:t>)</m:t>
              </m:r>
            </m:e>
          </m:eqArr>
        </m:oMath>
      </m:oMathPara>
    </w:p>
    <w:p>
      <w:pPr>
        <w:pStyle w:val="FirstParagraph"/>
      </w:pPr>
      <m:oMath>
        <m:r>
          <m:rPr>
            <m:sty m:val="bi"/>
          </m:rPr>
          <m:t>A</m:t>
        </m:r>
        <m:acc>
          <m:accPr>
            <m:chr m:val="̃"/>
          </m:accPr>
          <m:e>
            <m:r>
              <m:t>x</m:t>
            </m:r>
          </m:e>
        </m:acc>
      </m:oMath>
      <w:r>
        <w:t xml:space="preserve"> </w:t>
      </w:r>
      <w:r>
        <w:t xml:space="preserve">is the combination</w:t>
      </w:r>
      <w:r>
        <w:t xml:space="preserve"> </w:t>
      </w:r>
      <m:oMath>
        <m:sSub>
          <m:e>
            <m:r>
              <m:t>x</m:t>
            </m:r>
          </m:e>
          <m:sub>
            <m:r>
              <m:t>1</m:t>
            </m:r>
          </m:sub>
        </m:sSub>
        <m:sSub>
          <m:e>
            <m:acc>
              <m:accPr>
                <m:chr m:val="̃"/>
              </m:accPr>
              <m:e>
                <m:r>
                  <m:t>a</m:t>
                </m:r>
              </m:e>
            </m:acc>
          </m:e>
          <m:sub>
            <m:r>
              <m:t>1</m:t>
            </m:r>
          </m:sub>
        </m:sSub>
        <m:r>
          <m:rPr>
            <m:sty m:val="p"/>
          </m:rPr>
          <m:t>+</m:t>
        </m:r>
        <m:r>
          <m:rPr>
            <m:sty m:val="p"/>
          </m:rPr>
          <m:t>⋯</m:t>
        </m:r>
        <m:r>
          <m:rPr>
            <m:sty m:val="p"/>
          </m:rPr>
          <m:t>+</m:t>
        </m:r>
        <m:sSub>
          <m:e>
            <m:r>
              <m:t>x</m:t>
            </m:r>
          </m:e>
          <m:sub>
            <m:r>
              <m:t>k</m:t>
            </m:r>
          </m:sub>
        </m:sSub>
        <m:sSub>
          <m:e>
            <m:acc>
              <m:accPr>
                <m:chr m:val="̃"/>
              </m:accPr>
              <m:e>
                <m:r>
                  <m:t>a</m:t>
                </m:r>
              </m:e>
            </m:acc>
          </m:e>
          <m:sub>
            <m:r>
              <m:t>k</m:t>
            </m:r>
          </m:sub>
        </m:sSub>
      </m:oMath>
      <w:r>
        <w:t xml:space="preserve"> </w:t>
      </w:r>
      <w:r>
        <w:t xml:space="preserve">(</w:t>
      </w:r>
      <w:hyperlink w:anchor="thm-matvec-columns">
        <w:r>
          <w:rPr>
            <w:rStyle w:val="Hyperlink"/>
          </w:rPr>
          <w:t xml:space="preserve">Theorem 22</w:t>
        </w:r>
      </w:hyperlink>
      <w:r>
        <w:t xml:space="preserve">),</w:t>
      </w:r>
      <w:r>
        <w:t xml:space="preserve"> </w:t>
      </w:r>
      <w:r>
        <w:t xml:space="preserve">and the</w:t>
      </w:r>
      <w:r>
        <w:t xml:space="preserve"> </w:t>
      </w:r>
      <m:oMath>
        <m:acc>
          <m:accPr>
            <m:chr m:val="̃"/>
          </m:accPr>
          <m:e>
            <m:r>
              <m:t>a</m:t>
            </m:r>
          </m:e>
        </m:acc>
      </m:oMath>
      <w:r>
        <w:t xml:space="preserve">’s are linearly independent (</w:t>
      </w:r>
      <w:hyperlink w:anchor="def-linearly-independent">
        <w:r>
          <w:rPr>
            <w:rStyle w:val="Hyperlink"/>
          </w:rPr>
          <w:t xml:space="preserve">Definition 37</w:t>
        </w:r>
      </w:hyperlink>
      <w:r>
        <w:t xml:space="preserve">),</w:t>
      </w:r>
      <w:r>
        <w:t xml:space="preserve"> </w:t>
      </w:r>
      <w:r>
        <w:t xml:space="preserve">so</w:t>
      </w:r>
      <w:r>
        <w:t xml:space="preserve"> </w:t>
      </w:r>
      <m:oMath>
        <m:acc>
          <m:accPr>
            <m:chr m:val="̃"/>
          </m:accPr>
          <m:e>
            <m:r>
              <m:t>x</m:t>
            </m:r>
          </m:e>
        </m:acc>
        <m:r>
          <m:rPr>
            <m:sty m:val="p"/>
          </m:rPr>
          <m:t>=</m:t>
        </m:r>
        <m:acc>
          <m:accPr>
            <m:chr m:val="̃"/>
          </m:accPr>
          <m:e>
            <m:r>
              <m:t>0</m:t>
            </m:r>
          </m:e>
        </m:acc>
      </m:oMath>
      <w:r>
        <w:t xml:space="preserve">.</w:t>
      </w:r>
      <w:r>
        <w:t xml:space="preserve"> </w:t>
      </w:r>
      <w:r>
        <w:t xml:space="preserve">So the only combination of the columns of</w:t>
      </w:r>
      <w:r>
        <w:t xml:space="preserve"> </w:t>
      </w:r>
      <m:oMath>
        <m:r>
          <m:rPr>
            <m:sty m:val="bi"/>
          </m:rPr>
          <m:t>C</m:t>
        </m:r>
      </m:oMath>
      <w:r>
        <w:t xml:space="preserve"> </w:t>
      </w:r>
      <w:r>
        <w:t xml:space="preserve">that equals</w:t>
      </w:r>
      <w:r>
        <w:t xml:space="preserve"> </w:t>
      </w:r>
      <m:oMath>
        <m:acc>
          <m:accPr>
            <m:chr m:val="̃"/>
          </m:accPr>
          <m:e>
            <m:r>
              <m:t>0</m:t>
            </m:r>
          </m:e>
        </m:acc>
      </m:oMath>
      <w:r>
        <w:t xml:space="preserve"> </w:t>
      </w:r>
      <w:r>
        <w:t xml:space="preserve">has all coefficients</w:t>
      </w:r>
      <w:r>
        <w:t xml:space="preserve"> </w:t>
      </w:r>
      <m:oMath>
        <m:r>
          <m:t>0</m:t>
        </m:r>
      </m:oMath>
      <w:r>
        <w:t xml:space="preserve">.</w:t>
      </w:r>
    </w:p>
    <w:p>
      <w:pPr>
        <w:pStyle w:val="BodyText"/>
      </w:pPr>
      <w:r>
        <w:rPr>
          <w:b/>
          <w:bCs/>
        </w:rPr>
        <w:t xml:space="preserve">Count.</w:t>
      </w:r>
      <w:r>
        <w:t xml:space="preserve"> </w:t>
      </w:r>
      <m:oMath>
        <m:r>
          <m:rPr>
            <m:sty m:val="bi"/>
          </m:rPr>
          <m:t>C</m:t>
        </m:r>
      </m:oMath>
      <w:r>
        <w:t xml:space="preserve"> </w:t>
      </w:r>
      <w:r>
        <w:t xml:space="preserve">has</w:t>
      </w:r>
      <w:r>
        <w:t xml:space="preserve"> </w:t>
      </w:r>
      <m:oMath>
        <m:r>
          <m:t>k</m:t>
        </m:r>
      </m:oMath>
      <w:r>
        <w:t xml:space="preserve"> </w:t>
      </w:r>
      <w:r>
        <w:t xml:space="preserve">linearly independent columns of length</w:t>
      </w:r>
      <w:r>
        <w:t xml:space="preserve"> </w:t>
      </w:r>
      <m:oMath>
        <m:r>
          <m:t>l</m:t>
        </m:r>
      </m:oMath>
      <w:r>
        <w:t xml:space="preserve">.</w:t>
      </w:r>
      <w:r>
        <w:t xml:space="preserve"> </w:t>
      </w:r>
      <w:r>
        <w:t xml:space="preserve">More than</w:t>
      </w:r>
      <w:r>
        <w:t xml:space="preserve"> </w:t>
      </w:r>
      <m:oMath>
        <m:r>
          <m:t>l</m:t>
        </m:r>
      </m:oMath>
      <w:r>
        <w:t xml:space="preserve"> </w:t>
      </w:r>
      <w:r>
        <w:t xml:space="preserve">vectors in</w:t>
      </w:r>
      <w:r>
        <w:t xml:space="preserve"> </w:t>
      </w:r>
      <m:oMath>
        <m:sSup>
          <m:e>
            <m:r>
              <m:rPr>
                <m:scr m:val="double-struck"/>
                <m:sty m:val="p"/>
              </m:rPr>
              <m:t>R</m:t>
            </m:r>
          </m:e>
          <m:sup>
            <m:r>
              <m:t>l</m:t>
            </m:r>
          </m:sup>
        </m:sSup>
      </m:oMath>
      <w:r>
        <w:t xml:space="preserve"> </w:t>
      </w:r>
      <w:r>
        <w:t xml:space="preserve">are never linearly independent</w:t>
      </w:r>
      <w:r>
        <w:t xml:space="preserve"> </w:t>
      </w:r>
      <w:r>
        <w:t xml:space="preserve">(</w:t>
      </w:r>
      <w:hyperlink w:anchor="thm-many-vectors-dependent">
        <w:r>
          <w:rPr>
            <w:rStyle w:val="Hyperlink"/>
          </w:rPr>
          <w:t xml:space="preserve">Theorem 24</w:t>
        </w:r>
      </w:hyperlink>
      <w:r>
        <w:t xml:space="preserve">),</w:t>
      </w:r>
      <w:r>
        <w:t xml:space="preserve"> </w:t>
      </w:r>
      <w:r>
        <w:t xml:space="preserve">so</w:t>
      </w:r>
      <w:r>
        <w:t xml:space="preserve"> </w:t>
      </w:r>
      <m:oMath>
        <m:r>
          <m:t>k</m:t>
        </m:r>
        <m:r>
          <m:rPr>
            <m:sty m:val="p"/>
          </m:rPr>
          <m:t>≤</m:t>
        </m:r>
        <m:r>
          <m:t>l</m:t>
        </m:r>
      </m:oMath>
      <w:r>
        <w:t xml:space="preserve">.</w:t>
      </w:r>
      <w:r>
        <w:t xml:space="preserve"> </w:t>
      </w:r>
      <w:r>
        <w:t xml:space="preserve">Exchanging the roles of the two bases gives</w:t>
      </w:r>
      <w:r>
        <w:t xml:space="preserve"> </w:t>
      </w:r>
      <m:oMath>
        <m:r>
          <m:t>l</m:t>
        </m:r>
        <m:r>
          <m:rPr>
            <m:sty m:val="p"/>
          </m:rPr>
          <m:t>≤</m:t>
        </m:r>
        <m:r>
          <m:t>k</m:t>
        </m:r>
      </m:oMath>
      <w:r>
        <w:t xml:space="preserve">,</w:t>
      </w:r>
      <w:r>
        <w:t xml:space="preserve"> </w:t>
      </w:r>
      <w:r>
        <w:t xml:space="preserve">so</w:t>
      </w:r>
      <w:r>
        <w:t xml:space="preserve"> </w:t>
      </w:r>
      <m:oMath>
        <m:r>
          <m:t>k</m:t>
        </m:r>
        <m:r>
          <m:rPr>
            <m:sty m:val="p"/>
          </m:rPr>
          <m:t>=</m:t>
        </m:r>
        <m:r>
          <m:t>l</m:t>
        </m:r>
      </m:oMath>
      <w:r>
        <w:t xml:space="preserve">.</w:t>
      </w:r>
    </w:p>
    <w:bookmarkStart w:id="209" w:name="exm-basis-size"/>
    <w:p>
      <w:pPr>
        <w:pStyle w:val="BodyText"/>
      </w:pPr>
      <w:r>
        <w:rPr>
          <w:b/>
          <w:bCs/>
        </w:rPr>
        <w:t xml:space="preserve">Example 46 (Both bases of</w:t>
      </w:r>
      <w:r>
        <w:rPr>
          <w:b/>
          <w:bCs/>
        </w:rPr>
        <w:t xml:space="preserve"> </w:t>
      </w:r>
      <m:oMath>
        <m:sSup>
          <m:e>
            <m:r>
              <m:rPr>
                <m:scr m:val="double-struck"/>
                <m:sty m:val="p"/>
              </m:rPr>
              <m:t>R</m:t>
            </m:r>
          </m:e>
          <m:sup>
            <m:r>
              <m:t>2</m:t>
            </m:r>
          </m:sup>
        </m:sSup>
      </m:oMath>
      <w:r>
        <w:rPr>
          <w:b/>
          <w:bCs/>
        </w:rPr>
        <w:t xml:space="preserve"> </w:t>
      </w:r>
      <w:r>
        <w:rPr>
          <w:b/>
          <w:bCs/>
        </w:rPr>
        <w:t xml:space="preserve">in</w:t>
      </w:r>
      <w:r>
        <w:rPr>
          <w:b/>
          <w:bCs/>
        </w:rPr>
        <w:t xml:space="preserve"> </w:t>
      </w:r>
      <w:hyperlink w:anchor="exm-basis">
        <w:r>
          <w:rPr>
            <w:rStyle w:val="Hyperlink"/>
            <w:b/>
            <w:bCs/>
          </w:rPr>
          <w:t xml:space="preserve">Example 42</w:t>
        </w:r>
      </w:hyperlink>
      <w:r>
        <w:rPr>
          <w:b/>
          <w:bCs/>
        </w:rPr>
        <w:t xml:space="preserve"> </w:t>
      </w:r>
      <w:r>
        <w:rPr>
          <w:b/>
          <w:bCs/>
        </w:rPr>
        <w:t xml:space="preserve">have two vectors)</w:t>
      </w:r>
      <w:r>
        <w:t xml:space="preserve"> </w:t>
      </w:r>
      <w:r>
        <w:t xml:space="preserve">The bases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m:oMath>
        <m:sSup>
          <m:e>
            <m:r>
              <m:rPr>
                <m:scr m:val="double-struck"/>
                <m:sty m:val="p"/>
              </m:rPr>
              <m:t>R</m:t>
            </m:r>
          </m:e>
          <m:sup>
            <m:r>
              <m:t>2</m:t>
            </m:r>
          </m:sup>
        </m:sSup>
      </m:oMath>
      <w:r>
        <w:t xml:space="preserve"> </w:t>
      </w:r>
      <w:r>
        <w:t xml:space="preserve">in</w:t>
      </w:r>
      <w:r>
        <w:t xml:space="preserve"> </w:t>
      </w:r>
      <w:hyperlink w:anchor="exm-basis">
        <w:r>
          <w:rPr>
            <w:rStyle w:val="Hyperlink"/>
          </w:rPr>
          <w:t xml:space="preserve">Example 42</w:t>
        </w:r>
      </w:hyperlink>
      <w:r>
        <w:t xml:space="preserve"> </w:t>
      </w:r>
      <w:r>
        <w:t xml:space="preserve">both have</w:t>
      </w:r>
      <w:r>
        <w:t xml:space="preserve"> </w:t>
      </w:r>
      <m:oMath>
        <m:r>
          <m:t>2</m:t>
        </m:r>
      </m:oMath>
      <w:r>
        <w:t xml:space="preserve"> </w:t>
      </w:r>
      <w:r>
        <w:t xml:space="preserve">vectors, as</w:t>
      </w:r>
      <w:r>
        <w:t xml:space="preserve"> </w:t>
      </w:r>
      <w:hyperlink w:anchor="thm-basis-size">
        <w:r>
          <w:rPr>
            <w:rStyle w:val="Hyperlink"/>
          </w:rPr>
          <w:t xml:space="preserve">Theorem 26</w:t>
        </w:r>
      </w:hyperlink>
      <w:r>
        <w:t xml:space="preserve"> </w:t>
      </w:r>
      <w:r>
        <w:t xml:space="preserve">requires.</w:t>
      </w:r>
      <w:r>
        <w:t xml:space="preserve"> </w:t>
      </w:r>
      <w:r>
        <w:t xml:space="preserve">So no list of</w:t>
      </w:r>
      <w:r>
        <w:t xml:space="preserve"> </w:t>
      </w:r>
      <m:oMath>
        <m:r>
          <m:t>3</m:t>
        </m:r>
      </m:oMath>
      <w:r>
        <w:t xml:space="preserve"> </w:t>
      </w:r>
      <w:r>
        <w:t xml:space="preserve">vectors is a basis of</w:t>
      </w:r>
      <w:r>
        <w:t xml:space="preserve"> </w:t>
      </w:r>
      <m:oMath>
        <m:sSup>
          <m:e>
            <m:r>
              <m:rPr>
                <m:scr m:val="double-struck"/>
                <m:sty m:val="p"/>
              </m:rPr>
              <m:t>R</m:t>
            </m:r>
          </m:e>
          <m:sup>
            <m:r>
              <m:t>2</m:t>
            </m:r>
          </m:sup>
        </m:sSup>
      </m:oMath>
      <w:r>
        <w:t xml:space="preserve">,</w:t>
      </w:r>
      <w:r>
        <w:t xml:space="preserve"> </w:t>
      </w:r>
      <w:r>
        <w:t xml:space="preserve">which agrees with</w:t>
      </w:r>
      <w:r>
        <w:t xml:space="preserve"> </w:t>
      </w:r>
      <w:hyperlink w:anchor="exm-not-basis">
        <w:r>
          <w:rPr>
            <w:rStyle w:val="Hyperlink"/>
          </w:rPr>
          <w:t xml:space="preserve">Example 43</w:t>
        </w:r>
      </w:hyperlink>
      <w:r>
        <w:t xml:space="preserve">:</w:t>
      </w:r>
      <w:r>
        <w:t xml:space="preserve"> </w:t>
      </w: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p>
    <w:bookmarkEnd w:id="209"/>
    <w:bookmarkStart w:id="210" w:name="def-dimension"/>
    <w:p>
      <w:pPr>
        <w:pStyle w:val="BodyText"/>
      </w:pPr>
      <w:r>
        <w:rPr>
          <w:b/>
          <w:bCs/>
        </w:rPr>
        <w:t xml:space="preserve">Definition 44 (Dimension)</w:t>
      </w:r>
      <w:r>
        <w:t xml:space="preserve"> </w:t>
      </w:r>
      <w:r>
        <w:t xml:space="preserve">The</w:t>
      </w:r>
      <w:r>
        <w:t xml:space="preserve"> </w:t>
      </w:r>
      <w:r>
        <w:rPr>
          <w:b/>
          <w:bCs/>
        </w:rPr>
        <w:t xml:space="preserve">dimension</w:t>
      </w:r>
      <w:r>
        <w:t xml:space="preserve"> </w:t>
      </w:r>
      <w:r>
        <w:t xml:space="preserve">of a subspace</w:t>
      </w:r>
      <w:r>
        <w:t xml:space="preserve"> </w:t>
      </w:r>
      <m:oMath>
        <m:r>
          <m:rPr>
            <m:scr m:val="script"/>
            <m:sty m:val="p"/>
          </m:rPr>
          <m:t>S</m:t>
        </m:r>
      </m:oMath>
      <w:r>
        <w:t xml:space="preserve">,</w:t>
      </w:r>
      <w:r>
        <w:t xml:space="preserve"> </w:t>
      </w:r>
      <w:r>
        <w:t xml:space="preserve">written</w:t>
      </w:r>
      <w:r>
        <w:t xml:space="preserve"> </w:t>
      </w:r>
      <m:oMath>
        <m:r>
          <m:rPr>
            <m:sty m:val="p"/>
          </m:rPr>
          <m:t>dim</m:t>
        </m:r>
        <m:r>
          <m:rPr>
            <m:sty m:val="p"/>
          </m:rPr>
          <m:t>(</m:t>
        </m:r>
        <m:r>
          <m:rPr>
            <m:scr m:val="script"/>
            <m:sty m:val="p"/>
          </m:rPr>
          <m:t>S</m:t>
        </m:r>
        <m:r>
          <m:rPr>
            <m:sty m:val="p"/>
          </m:rPr>
          <m:t>)</m:t>
        </m:r>
      </m:oMath>
      <w:r>
        <w:t xml:space="preserve">,</w:t>
      </w:r>
      <w:r>
        <w:t xml:space="preserve"> </w:t>
      </w:r>
      <w:r>
        <w:t xml:space="preserve">is the number of vectors in any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hyperlink w:anchor="thm-basis-size">
        <w:r>
          <w:rPr>
            <w:rStyle w:val="Hyperlink"/>
          </w:rPr>
          <w:t xml:space="preserve">Theorem 26</w:t>
        </w:r>
      </w:hyperlink>
      <w:r>
        <w:t xml:space="preserve"> </w:t>
      </w:r>
      <w:r>
        <w:t xml:space="preserve">makes this number well defined.</w:t>
      </w:r>
      <w:r>
        <w:t xml:space="preserve"> </w:t>
      </w:r>
      <w:r>
        <w:t xml:space="preserve">By convention, the empty list is the basis of</w:t>
      </w:r>
      <w:r>
        <w:t xml:space="preserve"> </w:t>
      </w:r>
      <m:oMath>
        <m:r>
          <m:t>​</m:t>
        </m:r>
        <m:d>
          <m:dPr>
            <m:begChr m:val="{"/>
            <m:sepChr m:val=""/>
            <m:endChr m:val="}"/>
            <m:grow/>
          </m:dPr>
          <m:e>
            <m:acc>
              <m:accPr>
                <m:chr m:val="̃"/>
              </m:accPr>
              <m:e>
                <m:r>
                  <m:t>0</m:t>
                </m:r>
              </m:e>
            </m:acc>
          </m:e>
        </m:d>
        <m:r>
          <m:t>​</m:t>
        </m:r>
      </m:oMath>
      <w:r>
        <w:t xml:space="preserve">,</w:t>
      </w:r>
      <w:r>
        <w:t xml:space="preserve"> </w:t>
      </w:r>
      <w:r>
        <w:t xml:space="preserve">so</w:t>
      </w:r>
      <w:r>
        <w:t xml:space="preserve"> </w:t>
      </w:r>
      <m:oMath>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oMath>
      <w:r>
        <w:t xml:space="preserve">.</w:t>
      </w:r>
    </w:p>
    <w:bookmarkEnd w:id="210"/>
    <w:bookmarkStart w:id="211" w:name="exm-dimension"/>
    <w:p>
      <w:pPr>
        <w:pStyle w:val="BodyText"/>
      </w:pPr>
      <w:r>
        <w:rPr>
          <w:b/>
          <w:bCs/>
        </w:rPr>
        <w:t xml:space="preserve">Example 47 (The dimensions of some subspaces)</w:t>
      </w:r>
      <w:r>
        <w:t xml:space="preserve"> </w:t>
      </w:r>
      <w:r>
        <w:t xml:space="preserve"> </w:t>
      </w:r>
    </w:p>
    <w:p>
      <w:pPr>
        <w:pStyle w:val="Compact"/>
        <w:numPr>
          <w:ilvl w:val="0"/>
          <w:numId w:val="1023"/>
        </w:numPr>
      </w:pPr>
      <m:oMath>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oMath>
      <w:r>
        <w:t xml:space="preserve">, by the convention in</w:t>
      </w:r>
      <w:r>
        <w:t xml:space="preserve"> </w:t>
      </w:r>
      <w:hyperlink w:anchor="def-dimension">
        <w:r>
          <w:rPr>
            <w:rStyle w:val="Hyperlink"/>
          </w:rPr>
          <w:t xml:space="preserve">Definition 44</w:t>
        </w:r>
      </w:hyperlink>
      <w:r>
        <w:t xml:space="preserve">.</w:t>
      </w:r>
    </w:p>
    <w:p>
      <w:pPr>
        <w:pStyle w:val="Compact"/>
        <w:numPr>
          <w:ilvl w:val="0"/>
          <w:numId w:val="1023"/>
        </w:numPr>
      </w:pPr>
      <m:oMath>
        <m:r>
          <m:rPr>
            <m:sty m:val="p"/>
          </m:rPr>
          <m:t>dim</m:t>
        </m:r>
        <m:r>
          <m:rPr>
            <m:sty m:val="p"/>
          </m:rPr>
          <m:t>(</m:t>
        </m:r>
        <m:sSup>
          <m:e>
            <m:r>
              <m:rPr>
                <m:scr m:val="double-struck"/>
                <m:sty m:val="p"/>
              </m:rPr>
              <m:t>R</m:t>
            </m:r>
          </m:e>
          <m:sup>
            <m:r>
              <m:t>2</m:t>
            </m:r>
          </m:sup>
        </m:sSup>
        <m:r>
          <m:rPr>
            <m:sty m:val="p"/>
          </m:rPr>
          <m:t>)</m:t>
        </m:r>
        <m:r>
          <m:rPr>
            <m:sty m:val="p"/>
          </m:rPr>
          <m:t>=</m:t>
        </m:r>
        <m:r>
          <m:t>2</m:t>
        </m:r>
      </m:oMath>
      <w:r>
        <w:t xml:space="preserve">, by</w:t>
      </w:r>
      <w:r>
        <w:t xml:space="preserve"> </w:t>
      </w:r>
      <w:hyperlink w:anchor="exm-basis">
        <w:r>
          <w:rPr>
            <w:rStyle w:val="Hyperlink"/>
          </w:rPr>
          <w:t xml:space="preserve">Example 42</w:t>
        </w:r>
      </w:hyperlink>
      <w:r>
        <w:t xml:space="preserve">.</w:t>
      </w:r>
      <w:r>
        <w:t xml:space="preserve"> </w:t>
      </w:r>
      <w:r>
        <w:t xml:space="preserve">More generally,</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w:t>
      </w:r>
      <w:r>
        <w:t xml:space="preserve"> </w:t>
      </w:r>
      <w:r>
        <w:t xml:space="preserve">the indicator vectors</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are linearly independent,</w:t>
      </w:r>
      <w:r>
        <w:t xml:space="preserve"> </w:t>
      </w:r>
      <w:r>
        <w:t xml:space="preserve">since</w:t>
      </w:r>
      <w:r>
        <w:t xml:space="preserve"> </w:t>
      </w:r>
      <m:oMath>
        <m:sSub>
          <m:e>
            <m:r>
              <m:t>c</m:t>
            </m:r>
          </m:e>
          <m:sub>
            <m:r>
              <m:t>1</m:t>
            </m:r>
          </m:sub>
        </m:sSub>
        <m:sSub>
          <m:e>
            <m:acc>
              <m:accPr>
                <m:chr m:val="̃"/>
              </m:accPr>
              <m:e>
                <m:r>
                  <m:t>e</m:t>
                </m:r>
              </m:e>
            </m:acc>
          </m:e>
          <m:sub>
            <m:r>
              <m:t>1</m:t>
            </m:r>
          </m:sub>
        </m:sSub>
        <m:r>
          <m:rPr>
            <m:sty m:val="p"/>
          </m:rPr>
          <m:t>+</m:t>
        </m:r>
        <m:r>
          <m:rPr>
            <m:sty m:val="p"/>
          </m:rPr>
          <m:t>⋯</m:t>
        </m:r>
        <m:r>
          <m:rPr>
            <m:sty m:val="p"/>
          </m:rPr>
          <m:t>+</m:t>
        </m:r>
        <m:sSub>
          <m:e>
            <m:r>
              <m:t>c</m:t>
            </m:r>
          </m:e>
          <m:sub>
            <m:r>
              <m:t>p</m:t>
            </m:r>
          </m:sub>
        </m:sSub>
        <m:sSub>
          <m:e>
            <m:acc>
              <m:accPr>
                <m:chr m:val="̃"/>
              </m:accPr>
              <m:e>
                <m:r>
                  <m:t>e</m:t>
                </m:r>
              </m:e>
            </m:acc>
          </m:e>
          <m:sub>
            <m:r>
              <m:t>p</m:t>
            </m:r>
          </m:sub>
        </m:sSub>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w:t>
      </w:r>
      <w:r>
        <w:t xml:space="preserve"> </w:t>
      </w:r>
      <w:r>
        <w:t xml:space="preserve">which is</w:t>
      </w:r>
      <w:r>
        <w:t xml:space="preserve"> </w:t>
      </w:r>
      <m:oMath>
        <m:sSub>
          <m:e>
            <m:acc>
              <m:accPr>
                <m:chr m:val="̃"/>
              </m:accPr>
              <m:e>
                <m:r>
                  <m:t>0</m:t>
                </m:r>
              </m:e>
            </m:acc>
          </m:e>
          <m:sub>
            <m:r>
              <m:t>p</m:t>
            </m:r>
          </m:sub>
        </m:sSub>
      </m:oMath>
      <w:r>
        <w:t xml:space="preserve"> </w:t>
      </w:r>
      <w:r>
        <w:t xml:space="preserve">only if every</w:t>
      </w:r>
      <w:r>
        <w:t xml:space="preserve"> </w:t>
      </w:r>
      <m:oMath>
        <m:sSub>
          <m:e>
            <m:r>
              <m:t>c</m:t>
            </m:r>
          </m:e>
          <m:sub>
            <m:r>
              <m:t>i</m:t>
            </m:r>
          </m:sub>
        </m:sSub>
        <m:r>
          <m:rPr>
            <m:sty m:val="p"/>
          </m:rPr>
          <m:t>=</m:t>
        </m:r>
        <m:r>
          <m:t>0</m:t>
        </m:r>
      </m:oMath>
      <w:r>
        <w:t xml:space="preserve">;</w:t>
      </w:r>
      <w:r>
        <w:t xml:space="preserve"> </w:t>
      </w:r>
      <w:r>
        <w:t xml:space="preserve">and they span</w:t>
      </w:r>
      <w:r>
        <w:t xml:space="preserve"> </w:t>
      </w:r>
      <m:oMath>
        <m:sSup>
          <m:e>
            <m:r>
              <m:rPr>
                <m:scr m:val="double-struck"/>
                <m:sty m:val="p"/>
              </m:rPr>
              <m:t>R</m:t>
            </m:r>
          </m:e>
          <m:sup>
            <m:r>
              <m:t>p</m:t>
            </m:r>
          </m:sup>
        </m:sSup>
      </m:oMath>
      <w:r>
        <w:t xml:space="preserve">,</w:t>
      </w:r>
      <w:r>
        <w:t xml:space="preserve"> </w:t>
      </w:r>
      <w:r>
        <w:t xml:space="preserve">since any</w:t>
      </w:r>
      <w:r>
        <w:t xml:space="preserve"> </w:t>
      </w:r>
      <m:oMath>
        <m:acc>
          <m:accPr>
            <m:chr m:val="̃"/>
          </m:accPr>
          <m:e>
            <m:r>
              <m:t>x</m:t>
            </m:r>
          </m:e>
        </m:acc>
        <m:r>
          <m:rPr>
            <m:sty m:val="p"/>
          </m:rPr>
          <m:t>=</m:t>
        </m:r>
        <m:sSub>
          <m:e>
            <m:r>
              <m:t>x</m:t>
            </m:r>
          </m:e>
          <m:sub>
            <m:r>
              <m:t>1</m:t>
            </m:r>
          </m:sub>
        </m:sSub>
        <m:sSub>
          <m:e>
            <m:acc>
              <m:accPr>
                <m:chr m:val="̃"/>
              </m:accPr>
              <m:e>
                <m:r>
                  <m:t>e</m:t>
                </m:r>
              </m:e>
            </m:acc>
          </m:e>
          <m:sub>
            <m:r>
              <m:t>1</m:t>
            </m:r>
          </m:sub>
        </m:sSub>
        <m:r>
          <m:rPr>
            <m:sty m:val="p"/>
          </m:rPr>
          <m:t>+</m:t>
        </m:r>
        <m:r>
          <m:rPr>
            <m:sty m:val="p"/>
          </m:rPr>
          <m:t>⋯</m:t>
        </m:r>
        <m:r>
          <m:rPr>
            <m:sty m:val="p"/>
          </m:rPr>
          <m:t>+</m:t>
        </m:r>
        <m:sSub>
          <m:e>
            <m:r>
              <m:t>x</m:t>
            </m:r>
          </m:e>
          <m:sub>
            <m:r>
              <m:t>p</m:t>
            </m:r>
          </m:sub>
        </m:sSub>
        <m:sSub>
          <m:e>
            <m:acc>
              <m:accPr>
                <m:chr m:val="̃"/>
              </m:accPr>
              <m:e>
                <m:r>
                  <m:t>e</m:t>
                </m:r>
              </m:e>
            </m:acc>
          </m:e>
          <m:sub>
            <m:r>
              <m:t>p</m:t>
            </m:r>
          </m:sub>
        </m:sSub>
      </m:oMath>
      <w:r>
        <w:t xml:space="preserve">.</w:t>
      </w:r>
    </w:p>
    <w:p>
      <w:pPr>
        <w:pStyle w:val="Compact"/>
        <w:numPr>
          <w:ilvl w:val="0"/>
          <w:numId w:val="1023"/>
        </w:numPr>
      </w:pPr>
      <w:r>
        <w:t xml:space="preserve">The line in</w:t>
      </w:r>
      <w:r>
        <w:t xml:space="preserve"> </w:t>
      </w:r>
      <w:hyperlink w:anchor="exm-subspace">
        <w:r>
          <w:rPr>
            <w:rStyle w:val="Hyperlink"/>
          </w:rPr>
          <w:t xml:space="preserve">Example 34</w:t>
        </w:r>
      </w:hyperlink>
      <w:r>
        <w:t xml:space="preserve"> </w:t>
      </w:r>
      <w:r>
        <w:t xml:space="preserve">has dimension</w:t>
      </w:r>
      <w:r>
        <w:t xml:space="preserve"> </w:t>
      </w:r>
      <m:oMath>
        <m:r>
          <m:t>1</m:t>
        </m:r>
      </m:oMath>
      <w:r>
        <w:t xml:space="preserve">:</w:t>
      </w:r>
      <w:r>
        <w:t xml:space="preserve"> </w:t>
      </w:r>
      <w:r>
        <w:t xml:space="preserve">the single vector</w:t>
      </w:r>
      <w:r>
        <w:t xml:space="preserve"> </w:t>
      </w:r>
      <m:oMath>
        <m:r>
          <m:rPr>
            <m:sty m:val="p"/>
          </m:rPr>
          <m:t>(</m:t>
        </m:r>
        <m:r>
          <m:t>1</m:t>
        </m:r>
        <m:r>
          <m:rPr>
            <m:sty m:val="p"/>
          </m:rPr>
          <m:t>,</m:t>
        </m:r>
        <m:r>
          <m:t>2</m:t>
        </m:r>
        <m:r>
          <m:rPr>
            <m:sty m:val="p"/>
          </m:rPr>
          <m:t>)</m:t>
        </m:r>
      </m:oMath>
      <w:r>
        <w:t xml:space="preserve"> </w:t>
      </w:r>
      <w:r>
        <w:t xml:space="preserve">is linearly independent</w:t>
      </w:r>
      <w:r>
        <w:t xml:space="preserve"> </w:t>
      </w:r>
      <w:r>
        <w:t xml:space="preserve">and spans the line.</w:t>
      </w:r>
    </w:p>
    <w:p>
      <w:pPr>
        <w:pStyle w:val="Compact"/>
        <w:numPr>
          <w:ilvl w:val="0"/>
          <w:numId w:val="1023"/>
        </w:numPr>
      </w:pPr>
      <w:r>
        <w:t xml:space="preserve">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37</w:t>
        </w:r>
      </w:hyperlink>
      <w:r>
        <w:t xml:space="preserve"> </w:t>
      </w:r>
      <w:r>
        <w:t xml:space="preserve">has dimension</w:t>
      </w:r>
      <w:r>
        <w:t xml:space="preserve"> </w:t>
      </w:r>
      <m:oMath>
        <m:r>
          <m:t>2</m:t>
        </m:r>
      </m:oMath>
      <w:r>
        <w:t xml:space="preserve">,</w:t>
      </w:r>
      <w:r>
        <w:t xml:space="preserve"> </w:t>
      </w:r>
      <w:r>
        <w:t xml:space="preserve">with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w:t>
      </w:r>
    </w:p>
    <w:bookmarkEnd w:id="211"/>
    <w:bookmarkStart w:id="212" w:name="thm-add-outside-span"/>
    <w:p>
      <w:pPr>
        <w:pStyle w:val="FirstParagraph"/>
      </w:pPr>
      <w:r>
        <w:rPr>
          <w:b/>
          <w:bCs/>
        </w:rPr>
        <w:t xml:space="preserve">Theorem 27 (Adding a vector outside the span keeps a list independent)</w:t>
      </w:r>
      <w:r>
        <w:t xml:space="preserve"> </w:t>
      </w:r>
      <w:r>
        <w:t xml:space="preserve">If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37</w:t>
        </w:r>
      </w:hyperlink>
      <w:r>
        <w:t xml:space="preserve">)</w:t>
      </w:r>
      <w:r>
        <w:t xml:space="preserve"> </w:t>
      </w:r>
      <w:r>
        <w:t xml:space="preserve">and</w:t>
      </w:r>
      <w:r>
        <w:t xml:space="preserve"> </w:t>
      </w:r>
      <m:oMath>
        <m:acc>
          <m:accPr>
            <m:chr m:val="̃"/>
          </m:accPr>
          <m:e>
            <m:r>
              <m:t>w</m:t>
            </m:r>
          </m:e>
        </m:acc>
      </m:oMath>
      <w:r>
        <w:t xml:space="preserve"> </w:t>
      </w:r>
      <w:r>
        <w:t xml:space="preserve">is not in</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 </w:t>
      </w:r>
      <w:r>
        <w:t xml:space="preserve">(</w:t>
      </w:r>
      <w:hyperlink w:anchor="def-span">
        <w:r>
          <w:rPr>
            <w:rStyle w:val="Hyperlink"/>
          </w:rPr>
          <w:t xml:space="preserve">Definition 41</w:t>
        </w:r>
      </w:hyperlink>
      <w:r>
        <w:t xml:space="preserve">),</w:t>
      </w:r>
      <w:r>
        <w:t xml:space="preserve"> </w:t>
      </w:r>
      <w:r>
        <w:t xml:space="preserve">then</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acc>
          <m:accPr>
            <m:chr m:val="̃"/>
          </m:accPr>
          <m:e>
            <m:r>
              <m:t>w</m:t>
            </m:r>
          </m:e>
        </m:acc>
      </m:oMath>
      <w:r>
        <w:t xml:space="preserve"> </w:t>
      </w:r>
      <w:r>
        <w:t xml:space="preserve">are linearly independent.</w:t>
      </w:r>
    </w:p>
    <w:bookmarkEnd w:id="212"/>
    <w:p>
      <w:pPr>
        <w:pStyle w:val="BodyText"/>
      </w:pPr>
      <w:r>
        <w:rPr>
          <w:i/>
          <w:iCs/>
        </w:rPr>
        <w:t xml:space="preserve">Proof</w:t>
      </w:r>
      <w:r>
        <w:t xml:space="preserve">. </w:t>
      </w:r>
      <w:r>
        <w:t xml:space="preserve">Suppose</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r>
          <m:t>d</m:t>
        </m:r>
        <m:r>
          <m:t> </m:t>
        </m:r>
        <m:acc>
          <m:accPr>
            <m:chr m:val="̃"/>
          </m:accPr>
          <m:e>
            <m:r>
              <m:t>w</m:t>
            </m:r>
          </m:e>
        </m:acc>
        <m:r>
          <m:rPr>
            <m:sty m:val="p"/>
          </m:rPr>
          <m:t>=</m:t>
        </m:r>
        <m:acc>
          <m:accPr>
            <m:chr m:val="̃"/>
          </m:accPr>
          <m:e>
            <m:r>
              <m:t>0</m:t>
            </m:r>
          </m:e>
        </m:acc>
      </m:oMath>
      <w:r>
        <w:t xml:space="preserve">.</w:t>
      </w:r>
    </w:p>
    <w:p>
      <w:pPr>
        <w:pStyle w:val="BodyText"/>
      </w:pPr>
      <w:r>
        <w:rPr>
          <w:b/>
          <w:bCs/>
        </w:rPr>
        <w:t xml:space="preserve">The coefficient</w:t>
      </w:r>
      <w:r>
        <w:rPr>
          <w:b/>
          <w:bCs/>
        </w:rPr>
        <w:t xml:space="preserve"> </w:t>
      </w:r>
      <m:oMath>
        <m:r>
          <m:t>d</m:t>
        </m:r>
      </m:oMath>
      <w:r>
        <w:rPr>
          <w:b/>
          <w:bCs/>
        </w:rPr>
        <w:t xml:space="preserve"> </w:t>
      </w:r>
      <w:r>
        <w:rPr>
          <w:b/>
          <w:bCs/>
        </w:rPr>
        <w:t xml:space="preserve">is</w:t>
      </w:r>
      <w:r>
        <w:rPr>
          <w:b/>
          <w:bCs/>
        </w:rPr>
        <w:t xml:space="preserve"> </w:t>
      </w:r>
      <m:oMath>
        <m:r>
          <m:t>0</m:t>
        </m:r>
      </m:oMath>
      <w:r>
        <w:rPr>
          <w:b/>
          <w:bCs/>
        </w:rPr>
        <w:t xml:space="preserve">.</w:t>
      </w:r>
      <w:r>
        <w:t xml:space="preserve"> </w:t>
      </w:r>
      <w:r>
        <w:t xml:space="preserve">If</w:t>
      </w:r>
      <w:r>
        <w:t xml:space="preserve"> </w:t>
      </w:r>
      <m:oMath>
        <m:r>
          <m:t>d</m:t>
        </m:r>
        <m:r>
          <m:rPr>
            <m:sty m:val="p"/>
          </m:rPr>
          <m:t>≠</m:t>
        </m:r>
        <m:r>
          <m:t>0</m:t>
        </m:r>
      </m:oMath>
      <w:r>
        <w:t xml:space="preserve">, then</w:t>
      </w:r>
    </w:p>
    <w:p>
      <w:pPr>
        <w:pStyle w:val="BodyText"/>
      </w:pPr>
      <m:oMathPara>
        <m:oMathParaPr>
          <m:jc m:val="center"/>
        </m:oMathParaPr>
        <m:oMath>
          <m:eqArr>
            <m:e>
              <m:acc>
                <m:accPr>
                  <m:chr m:val="̃"/>
                </m:accPr>
                <m:e>
                  <m:r>
                    <m:t>w</m:t>
                  </m:r>
                </m:e>
              </m:acc>
              <m:r>
                <m:t>&amp;</m:t>
              </m:r>
              <m:r>
                <m:rPr>
                  <m:sty m:val="p"/>
                </m:rPr>
                <m:t>=</m:t>
              </m:r>
              <m:f>
                <m:fPr>
                  <m:type m:val="bar"/>
                </m:fPr>
                <m:num>
                  <m:r>
                    <m:t>1</m:t>
                  </m:r>
                </m:num>
                <m:den>
                  <m:r>
                    <m:t>d</m:t>
                  </m:r>
                </m:den>
              </m:f>
              <m:r>
                <m:t> </m:t>
              </m:r>
              <m:r>
                <m:t>​</m:t>
              </m:r>
              <m:d>
                <m:dPr>
                  <m:begChr m:val="("/>
                  <m:sepChr m:val=""/>
                  <m:endChr m:val=")"/>
                  <m:grow/>
                </m:dPr>
                <m:e>
                  <m:r>
                    <m:t>d</m:t>
                  </m:r>
                  <m:r>
                    <m:t> </m:t>
                  </m:r>
                  <m:acc>
                    <m:accPr>
                      <m:chr m:val="̃"/>
                    </m:accPr>
                    <m:e>
                      <m:r>
                        <m:t>w</m:t>
                      </m:r>
                    </m:e>
                  </m:acc>
                </m:e>
              </m:d>
              <m:r>
                <m:t>​</m:t>
              </m:r>
              <m:r>
                <m:t>&amp;</m:t>
              </m:r>
              <m:r>
                <m:t>&amp;</m:t>
              </m:r>
              <m:r>
                <m:rPr>
                  <m:nor/>
                  <m:sty m:val="p"/>
                </m:rPr>
                <m:t>(</m:t>
              </m:r>
              <m:r>
                <m:t>d</m:t>
              </m:r>
              <m:r>
                <m:rPr>
                  <m:sty m:val="p"/>
                </m:rPr>
                <m:t>≠</m:t>
              </m:r>
              <m:r>
                <m:t>0</m:t>
              </m:r>
              <m:r>
                <m:rPr>
                  <m:nor/>
                  <m:sty m:val="p"/>
                </m:rPr>
                <m:t>)</m:t>
              </m:r>
            </m:e>
            <m:e>
              <m:r>
                <m:t>&amp;</m:t>
              </m:r>
              <m:r>
                <m:rPr>
                  <m:sty m:val="p"/>
                </m:rPr>
                <m:t>=</m:t>
              </m:r>
              <m:f>
                <m:fPr>
                  <m:type m:val="bar"/>
                </m:fPr>
                <m:num>
                  <m:r>
                    <m:t>1</m:t>
                  </m:r>
                </m:num>
                <m:den>
                  <m:r>
                    <m:t>d</m:t>
                  </m:r>
                </m:den>
              </m:f>
              <m:r>
                <m:t> </m:t>
              </m:r>
              <m:r>
                <m:t>​</m:t>
              </m:r>
              <m:d>
                <m:dPr>
                  <m:begChr m:val="("/>
                  <m:sepChr m:val=""/>
                  <m:endChr m:val=")"/>
                  <m:grow/>
                </m:dPr>
                <m:e>
                  <m:r>
                    <m:rPr>
                      <m:sty m:val="p"/>
                    </m:rPr>
                    <m:t>−</m:t>
                  </m:r>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e>
              </m:d>
              <m:r>
                <m:t>​</m:t>
              </m:r>
              <m:r>
                <m:t>&amp;</m:t>
              </m:r>
              <m:r>
                <m:t>&amp;</m:t>
              </m:r>
              <m:r>
                <m:rPr>
                  <m:nor/>
                  <m:sty m:val="p"/>
                </m:rPr>
                <m:t>(solve the supposed equation for </m:t>
              </m:r>
              <m:r>
                <m:t>d</m:t>
              </m:r>
              <m:r>
                <m:t> </m:t>
              </m:r>
              <m:acc>
                <m:accPr>
                  <m:chr m:val="̃"/>
                </m:accPr>
                <m:e>
                  <m:r>
                    <m:t>w</m:t>
                  </m:r>
                </m:e>
              </m:acc>
              <m:r>
                <m:rPr>
                  <m:nor/>
                  <m:sty m:val="p"/>
                </m:rPr>
                <m:t>)</m:t>
              </m:r>
            </m:e>
            <m:e>
              <m:r>
                <m:t>&amp;</m:t>
              </m:r>
              <m:r>
                <m:rPr>
                  <m:sty m:val="p"/>
                </m:rPr>
                <m:t>=</m:t>
              </m:r>
              <m:r>
                <m:t>​</m:t>
              </m:r>
              <m:d>
                <m:dPr>
                  <m:begChr m:val="("/>
                  <m:sepChr m:val=""/>
                  <m:endChr m:val=")"/>
                  <m:grow/>
                </m:dPr>
                <m:e>
                  <m:r>
                    <m:rPr>
                      <m:sty m:val="p"/>
                    </m:rPr>
                    <m:t>−</m:t>
                  </m:r>
                  <m:f>
                    <m:fPr>
                      <m:type m:val="bar"/>
                    </m:fPr>
                    <m:num>
                      <m:sSub>
                        <m:e>
                          <m:r>
                            <m:t>c</m:t>
                          </m:r>
                        </m:e>
                        <m:sub>
                          <m:r>
                            <m:t>1</m:t>
                          </m:r>
                        </m:sub>
                      </m:sSub>
                    </m:num>
                    <m:den>
                      <m:r>
                        <m:t>d</m:t>
                      </m:r>
                    </m:den>
                  </m:f>
                </m:e>
              </m:d>
              <m:r>
                <m:t>​</m:t>
              </m:r>
              <m:r>
                <m:t> </m:t>
              </m:r>
              <m:sSub>
                <m:e>
                  <m:acc>
                    <m:accPr>
                      <m:chr m:val="̃"/>
                    </m:accPr>
                    <m:e>
                      <m:r>
                        <m:t>v</m:t>
                      </m:r>
                    </m:e>
                  </m:acc>
                </m:e>
                <m:sub>
                  <m:r>
                    <m:t>1</m:t>
                  </m:r>
                </m:sub>
              </m:sSub>
              <m:r>
                <m:rPr>
                  <m:sty m:val="p"/>
                </m:rPr>
                <m:t>+</m:t>
              </m:r>
              <m:r>
                <m:rPr>
                  <m:sty m:val="p"/>
                </m:rPr>
                <m:t>⋯</m:t>
              </m:r>
              <m:r>
                <m:rPr>
                  <m:sty m:val="p"/>
                </m:rPr>
                <m:t>+</m:t>
              </m:r>
              <m:r>
                <m:t>​</m:t>
              </m:r>
              <m:d>
                <m:dPr>
                  <m:begChr m:val="("/>
                  <m:sepChr m:val=""/>
                  <m:endChr m:val=")"/>
                  <m:grow/>
                </m:dPr>
                <m:e>
                  <m:r>
                    <m:rPr>
                      <m:sty m:val="p"/>
                    </m:rPr>
                    <m:t>−</m:t>
                  </m:r>
                  <m:f>
                    <m:fPr>
                      <m:type m:val="bar"/>
                    </m:fPr>
                    <m:num>
                      <m:sSub>
                        <m:e>
                          <m:r>
                            <m:t>c</m:t>
                          </m:r>
                        </m:e>
                        <m:sub>
                          <m:r>
                            <m:t>k</m:t>
                          </m:r>
                        </m:sub>
                      </m:sSub>
                    </m:num>
                    <m:den>
                      <m:r>
                        <m:t>d</m:t>
                      </m:r>
                    </m:den>
                  </m:f>
                </m:e>
              </m:d>
              <m:r>
                <m:t>​</m:t>
              </m:r>
              <m:r>
                <m:t> </m:t>
              </m:r>
              <m:sSub>
                <m:e>
                  <m:acc>
                    <m:accPr>
                      <m:chr m:val="̃"/>
                    </m:accPr>
                    <m:e>
                      <m:r>
                        <m:t>v</m:t>
                      </m:r>
                    </m:e>
                  </m:acc>
                </m:e>
                <m:sub>
                  <m:r>
                    <m:t>k</m:t>
                  </m:r>
                </m:sub>
              </m:sSub>
              <m:r>
                <m:rPr>
                  <m:sty m:val="p"/>
                </m:rPr>
                <m:t>,</m:t>
              </m:r>
              <m:r>
                <m:t>&amp;</m:t>
              </m:r>
              <m:r>
                <m:t>&amp;</m:t>
              </m:r>
              <m:r>
                <m:rPr>
                  <m:nor/>
                  <m:sty m:val="p"/>
                </m:rPr>
                <m:t>(distribute </m:t>
              </m:r>
              <m:f>
                <m:fPr>
                  <m:type m:val="lin"/>
                </m:fPr>
                <m:num>
                  <m:r>
                    <m:t>1</m:t>
                  </m:r>
                </m:num>
                <m:den>
                  <m:r>
                    <m:t>d</m:t>
                  </m:r>
                </m:den>
              </m:f>
              <m:r>
                <m:rPr>
                  <m:nor/>
                  <m:sty m:val="p"/>
                </m:rPr>
                <m:t>)</m:t>
              </m:r>
            </m:e>
          </m:eqArr>
        </m:oMath>
      </m:oMathPara>
    </w:p>
    <w:p>
      <w:pPr>
        <w:pStyle w:val="FirstParagraph"/>
      </w:pPr>
      <w:r>
        <w:t xml:space="preserve">which puts</w:t>
      </w:r>
      <w:r>
        <w:t xml:space="preserve"> </w:t>
      </w:r>
      <m:oMath>
        <m:acc>
          <m:accPr>
            <m:chr m:val="̃"/>
          </m:accPr>
          <m:e>
            <m:r>
              <m:t>w</m:t>
            </m:r>
          </m:e>
        </m:acc>
      </m:oMath>
      <w:r>
        <w:t xml:space="preserve"> </w:t>
      </w:r>
      <w:r>
        <w:t xml:space="preserve">in</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w:t>
      </w:r>
      <w:r>
        <w:t xml:space="preserve"> </w:t>
      </w:r>
      <w:r>
        <w:t xml:space="preserve">contrary to the assumption.</w:t>
      </w:r>
    </w:p>
    <w:p>
      <w:pPr>
        <w:pStyle w:val="BodyText"/>
      </w:pPr>
      <w:r>
        <w:rPr>
          <w:b/>
          <w:bCs/>
        </w:rPr>
        <w:t xml:space="preserve">The other coefficients are</w:t>
      </w:r>
      <w:r>
        <w:rPr>
          <w:b/>
          <w:bCs/>
        </w:rPr>
        <w:t xml:space="preserve"> </w:t>
      </w:r>
      <m:oMath>
        <m:r>
          <m:t>0</m:t>
        </m:r>
      </m:oMath>
      <w:r>
        <w:rPr>
          <w:b/>
          <w:bCs/>
        </w:rPr>
        <w:t xml:space="preserve">.</w:t>
      </w:r>
      <w:r>
        <w:t xml:space="preserve"> </w:t>
      </w:r>
      <w:r>
        <w:t xml:space="preserve">With</w:t>
      </w:r>
      <w:r>
        <w:t xml:space="preserve"> </w:t>
      </w:r>
      <m:oMath>
        <m:r>
          <m:t>d</m:t>
        </m:r>
        <m:r>
          <m:rPr>
            <m:sty m:val="p"/>
          </m:rPr>
          <m:t>=</m:t>
        </m:r>
        <m:r>
          <m:t>0</m:t>
        </m:r>
      </m:oMath>
      <w:r>
        <w:t xml:space="preserve">, the equation reads</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acc>
          <m:accPr>
            <m:chr m:val="̃"/>
          </m:accPr>
          <m:e>
            <m:r>
              <m:t>0</m:t>
            </m:r>
          </m:e>
        </m:acc>
      </m:oMath>
      <w:r>
        <w:t xml:space="preserve">,</w:t>
      </w:r>
      <w:r>
        <w:t xml:space="preserve"> </w:t>
      </w:r>
      <w:r>
        <w:t xml:space="preserve">so every</w:t>
      </w:r>
      <w:r>
        <w:t xml:space="preserve"> </w:t>
      </w:r>
      <m:oMath>
        <m:sSub>
          <m:e>
            <m:r>
              <m:t>c</m:t>
            </m:r>
          </m:e>
          <m:sub>
            <m:r>
              <m:t>i</m:t>
            </m:r>
          </m:sub>
        </m:sSub>
        <m:r>
          <m:rPr>
            <m:sty m:val="p"/>
          </m:rPr>
          <m:t>=</m:t>
        </m:r>
        <m:r>
          <m:t>0</m:t>
        </m:r>
      </m:oMath>
      <w:r>
        <w:t xml:space="preserve">,</w:t>
      </w:r>
      <w:r>
        <w:t xml:space="preserve"> </w:t>
      </w:r>
      <w:r>
        <w:t xml:space="preserve">because</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w:t>
      </w:r>
    </w:p>
    <w:bookmarkStart w:id="213" w:name="exm-add-outside-span"/>
    <w:p>
      <w:pPr>
        <w:pStyle w:val="BodyText"/>
      </w:pPr>
      <w:r>
        <w:rPr>
          <w:b/>
          <w:bCs/>
        </w:rPr>
        <w:t xml:space="preserve">Example 48 (Adding</w:t>
      </w:r>
      <w:r>
        <w:rPr>
          <w:b/>
          <w:bCs/>
        </w:rPr>
        <w:t xml:space="preserve"> </w:t>
      </w:r>
      <m:oMath>
        <m:r>
          <m:rPr>
            <m:sty m:val="p"/>
          </m:rPr>
          <m:t>(</m:t>
        </m:r>
        <m:r>
          <m:t>0</m:t>
        </m:r>
        <m:r>
          <m:rPr>
            <m:sty m:val="p"/>
          </m:rPr>
          <m:t>,</m:t>
        </m:r>
        <m:r>
          <m:t>0</m:t>
        </m:r>
        <m:r>
          <m:rPr>
            <m:sty m:val="p"/>
          </m:rPr>
          <m:t>,</m:t>
        </m:r>
        <m:r>
          <m:t>1</m:t>
        </m:r>
        <m:r>
          <m:rPr>
            <m:sty m:val="p"/>
          </m:rPr>
          <m:t>)</m:t>
        </m:r>
      </m:oMath>
      <w:r>
        <w:rPr>
          <w:b/>
          <w:bCs/>
        </w:rPr>
        <w:t xml:space="preserve"> </w:t>
      </w:r>
      <w:r>
        <w:rPr>
          <w:b/>
          <w:bCs/>
        </w:rPr>
        <w:t xml:space="preserve">to two independent vectors in</w:t>
      </w:r>
      <w:r>
        <w:rPr>
          <w:b/>
          <w:bCs/>
        </w:rPr>
        <w:t xml:space="preserve"> </w:t>
      </w:r>
      <m:oMath>
        <m:sSup>
          <m:e>
            <m:r>
              <m:rPr>
                <m:scr m:val="double-struck"/>
                <m:sty m:val="p"/>
              </m:rPr>
              <m:t>R</m:t>
            </m:r>
          </m:e>
          <m:sup>
            <m:r>
              <m:t>3</m:t>
            </m:r>
          </m:sup>
        </m:sSup>
      </m:oMath>
      <w:r>
        <w:rPr>
          <w:b/>
          <w:bCs/>
        </w:rPr>
        <w:t xml:space="preserve">)</w:t>
      </w:r>
      <w:r>
        <w:t xml:space="preserve"> </w:t>
      </w:r>
      <w:r>
        <w:t xml:space="preserve">The vectors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are linearly independent,</w:t>
      </w:r>
      <w:r>
        <w:t xml:space="preserve"> </w:t>
      </w:r>
      <w:r>
        <w:t xml:space="preserve">and their span is the plane</w:t>
      </w:r>
      <w:r>
        <w:t xml:space="preserve"> </w:t>
      </w:r>
      <m:oMath>
        <m:r>
          <m:t>z</m:t>
        </m:r>
        <m:r>
          <m:rPr>
            <m:sty m:val="p"/>
          </m:rPr>
          <m:t>=</m:t>
        </m:r>
        <m:r>
          <m:t>0</m:t>
        </m:r>
      </m:oMath>
      <w:r>
        <w:t xml:space="preserve"> </w:t>
      </w:r>
      <w:r>
        <w:t xml:space="preserve">(</w:t>
      </w:r>
      <w:hyperlink w:anchor="exm-span">
        <w:r>
          <w:rPr>
            <w:rStyle w:val="Hyperlink"/>
          </w:rPr>
          <w:t xml:space="preserve">Example 37</w:t>
        </w:r>
      </w:hyperlink>
      <w:r>
        <w:t xml:space="preserve">).</w:t>
      </w:r>
      <w:r>
        <w:t xml:space="preserve"> </w:t>
      </w:r>
      <w:r>
        <w:t xml:space="preserve">The vector</w:t>
      </w:r>
      <w:r>
        <w:t xml:space="preserve"> </w:t>
      </w:r>
      <m:oMath>
        <m:r>
          <m:rPr>
            <m:sty m:val="p"/>
          </m:rPr>
          <m:t>(</m:t>
        </m:r>
        <m:r>
          <m:t>0</m:t>
        </m:r>
        <m:r>
          <m:rPr>
            <m:sty m:val="p"/>
          </m:rPr>
          <m:t>,</m:t>
        </m:r>
        <m:r>
          <m:t>0</m:t>
        </m:r>
        <m:r>
          <m:rPr>
            <m:sty m:val="p"/>
          </m:rPr>
          <m:t>,</m:t>
        </m:r>
        <m:r>
          <m:t>1</m:t>
        </m:r>
        <m:r>
          <m:rPr>
            <m:sty m:val="p"/>
          </m:rPr>
          <m:t>)</m:t>
        </m:r>
      </m:oMath>
      <w:r>
        <w:t xml:space="preserve"> </w:t>
      </w:r>
      <w:r>
        <w:t xml:space="preserve">has third entry</w:t>
      </w:r>
      <w:r>
        <w:t xml:space="preserve"> </w:t>
      </w:r>
      <m:oMath>
        <m:r>
          <m:t>1</m:t>
        </m:r>
      </m:oMath>
      <w:r>
        <w:t xml:space="preserve">, so it is not in that plane,</w:t>
      </w:r>
      <w:r>
        <w:t xml:space="preserve"> </w:t>
      </w:r>
      <w:r>
        <w:t xml:space="preserve">and by</w:t>
      </w:r>
      <w:r>
        <w:t xml:space="preserve"> </w:t>
      </w:r>
      <w:hyperlink w:anchor="thm-add-outside-span">
        <w:r>
          <w:rPr>
            <w:rStyle w:val="Hyperlink"/>
          </w:rPr>
          <w:t xml:space="preserve">Theorem 27</w:t>
        </w:r>
      </w:hyperlink>
      <w:r>
        <w:t xml:space="preserve"> </w:t>
      </w:r>
      <w:r>
        <w:t xml:space="preserve">the three vectors</w:t>
      </w:r>
      <w:r>
        <w:t xml:space="preserve"> </w:t>
      </w:r>
      <m:oMath>
        <m:r>
          <m:rPr>
            <m:sty m:val="p"/>
          </m:rPr>
          <m:t>(</m:t>
        </m:r>
        <m:r>
          <m:t>1</m:t>
        </m:r>
        <m:r>
          <m:rPr>
            <m:sty m:val="p"/>
          </m:rPr>
          <m:t>,</m:t>
        </m:r>
        <m:r>
          <m:t>0</m:t>
        </m:r>
        <m:r>
          <m:rPr>
            <m:sty m:val="p"/>
          </m:rPr>
          <m:t>,</m:t>
        </m:r>
        <m:r>
          <m:t>0</m:t>
        </m:r>
        <m:r>
          <m:rPr>
            <m:sty m:val="p"/>
          </m:rPr>
          <m:t>)</m:t>
        </m:r>
      </m:oMath>
      <w:r>
        <w:t xml:space="preserve">,</w:t>
      </w:r>
      <w:r>
        <w:t xml:space="preserve"> </w:t>
      </w:r>
      <m:oMath>
        <m:r>
          <m:rPr>
            <m:sty m:val="p"/>
          </m:rPr>
          <m:t>(</m:t>
        </m:r>
        <m:r>
          <m:t>0</m:t>
        </m:r>
        <m:r>
          <m:rPr>
            <m:sty m:val="p"/>
          </m:rPr>
          <m:t>,</m:t>
        </m:r>
        <m:r>
          <m:t>1</m:t>
        </m:r>
        <m:r>
          <m:rPr>
            <m:sty m:val="p"/>
          </m:rPr>
          <m:t>,</m:t>
        </m:r>
        <m:r>
          <m:t>0</m:t>
        </m:r>
        <m:r>
          <m:rPr>
            <m:sty m:val="p"/>
          </m:rPr>
          <m:t>)</m:t>
        </m:r>
      </m:oMath>
      <w:r>
        <w:t xml:space="preserve">,</w:t>
      </w:r>
      <w:r>
        <w:t xml:space="preserve"> </w:t>
      </w:r>
      <m:oMath>
        <m:r>
          <m:rPr>
            <m:sty m:val="p"/>
          </m:rPr>
          <m:t>(</m:t>
        </m:r>
        <m:r>
          <m:t>0</m:t>
        </m:r>
        <m:r>
          <m:rPr>
            <m:sty m:val="p"/>
          </m:rPr>
          <m:t>,</m:t>
        </m:r>
        <m:r>
          <m:t>0</m:t>
        </m:r>
        <m:r>
          <m:rPr>
            <m:sty m:val="p"/>
          </m:rPr>
          <m:t>,</m:t>
        </m:r>
        <m:r>
          <m:t>1</m:t>
        </m:r>
        <m:r>
          <m:rPr>
            <m:sty m:val="p"/>
          </m:rPr>
          <m:t>)</m:t>
        </m:r>
      </m:oMath>
      <w:r>
        <w:t xml:space="preserve"> </w:t>
      </w:r>
      <w:r>
        <w:t xml:space="preserve">are linearly independent.</w:t>
      </w:r>
      <w:r>
        <w:t xml:space="preserve"> </w:t>
      </w:r>
      <w:r>
        <w:t xml:space="preserve">Adding</w:t>
      </w:r>
      <w:r>
        <w:t xml:space="preserve"> </w:t>
      </w:r>
      <m:oMath>
        <m:r>
          <m:rPr>
            <m:sty m:val="p"/>
          </m:rPr>
          <m:t>(</m:t>
        </m:r>
        <m:r>
          <m:t>1</m:t>
        </m:r>
        <m:r>
          <m:rPr>
            <m:sty m:val="p"/>
          </m:rPr>
          <m:t>,</m:t>
        </m:r>
        <m:r>
          <m:t>1</m:t>
        </m:r>
        <m:r>
          <m:rPr>
            <m:sty m:val="p"/>
          </m:rPr>
          <m:t>,</m:t>
        </m:r>
        <m:r>
          <m:t>0</m:t>
        </m:r>
        <m:r>
          <m:rPr>
            <m:sty m:val="p"/>
          </m:rPr>
          <m:t>)</m:t>
        </m:r>
      </m:oMath>
      <w:r>
        <w:t xml:space="preserve"> </w:t>
      </w:r>
      <w:r>
        <w:t xml:space="preserve">instead would not work:</w:t>
      </w:r>
      <w:r>
        <w:t xml:space="preserve"> </w:t>
      </w:r>
      <m:oMath>
        <m:r>
          <m:rPr>
            <m:sty m:val="p"/>
          </m:rPr>
          <m:t>(</m:t>
        </m:r>
        <m:r>
          <m:t>1</m:t>
        </m:r>
        <m:r>
          <m:rPr>
            <m:sty m:val="p"/>
          </m:rPr>
          <m:t>,</m:t>
        </m:r>
        <m:r>
          <m:t>1</m:t>
        </m:r>
        <m:r>
          <m:rPr>
            <m:sty m:val="p"/>
          </m:rPr>
          <m:t>,</m:t>
        </m:r>
        <m:r>
          <m:t>0</m:t>
        </m:r>
        <m:r>
          <m:rPr>
            <m:sty m:val="p"/>
          </m:rPr>
          <m:t>)</m:t>
        </m:r>
      </m:oMath>
      <w:r>
        <w:t xml:space="preserve"> </w:t>
      </w:r>
      <w:r>
        <w:t xml:space="preserve">is in the span,</w:t>
      </w:r>
      <w:r>
        <w:t xml:space="preserve"> </w:t>
      </w:r>
      <w:r>
        <w:t xml:space="preserve">and</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acc>
          <m:accPr>
            <m:chr m:val="̃"/>
          </m:accPr>
          <m:e>
            <m:r>
              <m:t>0</m:t>
            </m:r>
          </m:e>
        </m:acc>
      </m:oMath>
      <w:r>
        <w:t xml:space="preserve">.</w:t>
      </w:r>
    </w:p>
    <w:bookmarkEnd w:id="213"/>
    <w:bookmarkStart w:id="214" w:name="thm-extend-basis"/>
    <w:p>
      <w:pPr>
        <w:pStyle w:val="BodyText"/>
      </w:pPr>
      <w:r>
        <w:rPr>
          <w:b/>
          <w:bCs/>
        </w:rPr>
        <w:t xml:space="preserve">Theorem 28 (An independent list extends to a basis)</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and</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r>
          <m:rPr>
            <m:scr m:val="script"/>
            <m:sty m:val="p"/>
          </m:rPr>
          <m:t>S</m:t>
        </m:r>
      </m:oMath>
      <w:r>
        <w:t xml:space="preserve"> </w:t>
      </w:r>
      <w:r>
        <w:t xml:space="preserve">are linearly independent (</w:t>
      </w:r>
      <w:hyperlink w:anchor="def-linearly-independent">
        <w:r>
          <w:rPr>
            <w:rStyle w:val="Hyperlink"/>
          </w:rPr>
          <w:t xml:space="preserve">Definition 37</w:t>
        </w:r>
      </w:hyperlink>
      <w:r>
        <w:t xml:space="preserve">),</w:t>
      </w:r>
      <w:r>
        <w:t xml:space="preserve"> </w:t>
      </w:r>
      <w:r>
        <w:t xml:space="preserve">then adding vectors of</w:t>
      </w:r>
      <w:r>
        <w:t xml:space="preserve"> </w:t>
      </w:r>
      <m:oMath>
        <m:r>
          <m:rPr>
            <m:scr m:val="script"/>
            <m:sty m:val="p"/>
          </m:rPr>
          <m:t>S</m:t>
        </m:r>
      </m:oMath>
      <w:r>
        <w:t xml:space="preserve"> </w:t>
      </w:r>
      <w:r>
        <w:t xml:space="preserve">to the list</w:t>
      </w:r>
      <w:r>
        <w:t xml:space="preserve"> </w:t>
      </w:r>
      <w:r>
        <w:t xml:space="preserve">gives a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Starting from the empty list shows that every subspace has a basis.</w:t>
      </w:r>
    </w:p>
    <w:bookmarkEnd w:id="214"/>
    <w:p>
      <w:pPr>
        <w:pStyle w:val="BodyText"/>
      </w:pPr>
      <w:r>
        <w:rPr>
          <w:i/>
          <w:iCs/>
        </w:rPr>
        <w:t xml:space="preserve">Proof</w:t>
      </w:r>
      <w:r>
        <w:t xml:space="preserve">. </w:t>
      </w:r>
      <w:r>
        <w:t xml:space="preserve">Repeat the following step.</w:t>
      </w:r>
      <w:r>
        <w:t xml:space="preserve"> </w:t>
      </w:r>
      <w:r>
        <w:t xml:space="preserve">If the current list spans</w:t>
      </w:r>
      <w:r>
        <w:t xml:space="preserve"> </w:t>
      </w:r>
      <m:oMath>
        <m:r>
          <m:rPr>
            <m:scr m:val="script"/>
            <m:sty m:val="p"/>
          </m:rPr>
          <m:t>S</m:t>
        </m:r>
      </m:oMath>
      <w:r>
        <w:t xml:space="preserve">, stop:</w:t>
      </w:r>
      <w:r>
        <w:t xml:space="preserve"> </w:t>
      </w:r>
      <w:r>
        <w:t xml:space="preserve">it is linearly independent and spans</w:t>
      </w:r>
      <w:r>
        <w:t xml:space="preserve"> </w:t>
      </w:r>
      <m:oMath>
        <m:r>
          <m:rPr>
            <m:scr m:val="script"/>
            <m:sty m:val="p"/>
          </m:rPr>
          <m:t>S</m:t>
        </m:r>
      </m:oMath>
      <w:r>
        <w:t xml:space="preserve">, so it is a basis.</w:t>
      </w:r>
      <w:r>
        <w:t xml:space="preserve"> </w:t>
      </w:r>
      <w:r>
        <w:t xml:space="preserve">Otherwise, some</w:t>
      </w:r>
      <w:r>
        <w:t xml:space="preserve"> </w:t>
      </w:r>
      <m:oMath>
        <m:acc>
          <m:accPr>
            <m:chr m:val="̃"/>
          </m:accPr>
          <m:e>
            <m:r>
              <m:t>w</m:t>
            </m:r>
          </m:e>
        </m:acc>
        <m:r>
          <m:rPr>
            <m:sty m:val="p"/>
          </m:rPr>
          <m:t>∈</m:t>
        </m:r>
        <m:r>
          <m:rPr>
            <m:scr m:val="script"/>
            <m:sty m:val="p"/>
          </m:rPr>
          <m:t>S</m:t>
        </m:r>
      </m:oMath>
      <w:r>
        <w:t xml:space="preserve"> </w:t>
      </w:r>
      <w:r>
        <w:t xml:space="preserve">is not in the span of the current list;</w:t>
      </w:r>
      <w:r>
        <w:t xml:space="preserve"> </w:t>
      </w:r>
      <w:r>
        <w:t xml:space="preserve">add</w:t>
      </w:r>
      <w:r>
        <w:t xml:space="preserve"> </w:t>
      </w:r>
      <m:oMath>
        <m:acc>
          <m:accPr>
            <m:chr m:val="̃"/>
          </m:accPr>
          <m:e>
            <m:r>
              <m:t>w</m:t>
            </m:r>
          </m:e>
        </m:acc>
      </m:oMath>
      <w:r>
        <w:t xml:space="preserve"> </w:t>
      </w:r>
      <w:r>
        <w:t xml:space="preserve">to the list,</w:t>
      </w:r>
      <w:r>
        <w:t xml:space="preserve"> </w:t>
      </w:r>
      <w:r>
        <w:t xml:space="preserve">which stays linearly independent by</w:t>
      </w:r>
      <w:r>
        <w:t xml:space="preserve"> </w:t>
      </w:r>
      <w:hyperlink w:anchor="thm-add-outside-span">
        <w:r>
          <w:rPr>
            <w:rStyle w:val="Hyperlink"/>
          </w:rPr>
          <w:t xml:space="preserve">Theorem 27</w:t>
        </w:r>
      </w:hyperlink>
      <w:r>
        <w:t xml:space="preserve">.</w:t>
      </w:r>
    </w:p>
    <w:p>
      <w:pPr>
        <w:pStyle w:val="BodyText"/>
      </w:pPr>
      <w:r>
        <w:t xml:space="preserve">Every list produced is a linearly independent list of vectors in</w:t>
      </w:r>
      <w:r>
        <w:t xml:space="preserve"> </w:t>
      </w:r>
      <m:oMath>
        <m:sSup>
          <m:e>
            <m:r>
              <m:rPr>
                <m:scr m:val="double-struck"/>
                <m:sty m:val="p"/>
              </m:rPr>
              <m:t>R</m:t>
            </m:r>
          </m:e>
          <m:sup>
            <m:r>
              <m:t>p</m:t>
            </m:r>
          </m:sup>
        </m:sSup>
      </m:oMath>
      <w:r>
        <w:t xml:space="preserve">,</w:t>
      </w:r>
      <w:r>
        <w:t xml:space="preserve"> </w:t>
      </w:r>
      <w:r>
        <w:t xml:space="preserve">so it has at most</w:t>
      </w:r>
      <w:r>
        <w:t xml:space="preserve"> </w:t>
      </w:r>
      <m:oMath>
        <m:r>
          <m:t>p</m:t>
        </m:r>
      </m:oMath>
      <w:r>
        <w:t xml:space="preserve"> </w:t>
      </w:r>
      <w:r>
        <w:t xml:space="preserve">vectors (</w:t>
      </w:r>
      <w:hyperlink w:anchor="thm-many-vectors-dependent">
        <w:r>
          <w:rPr>
            <w:rStyle w:val="Hyperlink"/>
          </w:rPr>
          <w:t xml:space="preserve">Theorem 24</w:t>
        </w:r>
      </w:hyperlink>
      <w:r>
        <w:t xml:space="preserve">).</w:t>
      </w:r>
      <w:r>
        <w:t xml:space="preserve"> </w:t>
      </w:r>
      <w:r>
        <w:t xml:space="preserve">Each step adds one vector,</w:t>
      </w:r>
      <w:r>
        <w:t xml:space="preserve"> </w:t>
      </w:r>
      <w:r>
        <w:t xml:space="preserve">so the process stops after at most</w:t>
      </w:r>
      <w:r>
        <w:t xml:space="preserve"> </w:t>
      </w:r>
      <m:oMath>
        <m:r>
          <m:t>p</m:t>
        </m:r>
        <m:r>
          <m:rPr>
            <m:sty m:val="p"/>
          </m:rPr>
          <m:t>−</m:t>
        </m:r>
        <m:r>
          <m:t>k</m:t>
        </m:r>
      </m:oMath>
      <w:r>
        <w:t xml:space="preserve"> </w:t>
      </w:r>
      <w:r>
        <w:t xml:space="preserve">steps,</w:t>
      </w:r>
      <w:r>
        <w:t xml:space="preserve"> </w:t>
      </w:r>
      <w:r>
        <w:t xml:space="preserve">and when it stops the list is a basis of</w:t>
      </w:r>
      <w:r>
        <w:t xml:space="preserve"> </w:t>
      </w:r>
      <m:oMath>
        <m:r>
          <m:rPr>
            <m:scr m:val="script"/>
            <m:sty m:val="p"/>
          </m:rPr>
          <m:t>S</m:t>
        </m:r>
      </m:oMath>
      <w:r>
        <w:t xml:space="preserve">.</w:t>
      </w:r>
    </w:p>
    <w:p>
      <w:pPr>
        <w:pStyle w:val="BodyText"/>
      </w:pPr>
      <w:r>
        <w:t xml:space="preserve">For the empty list, which is linearly independent and spans</w:t>
      </w:r>
      <w:r>
        <w:t xml:space="preserve"> </w:t>
      </w:r>
      <m:oMath>
        <m:r>
          <m:t>​</m:t>
        </m:r>
        <m:d>
          <m:dPr>
            <m:begChr m:val="{"/>
            <m:sepChr m:val=""/>
            <m:endChr m:val="}"/>
            <m:grow/>
          </m:dPr>
          <m:e>
            <m:acc>
              <m:accPr>
                <m:chr m:val="̃"/>
              </m:accPr>
              <m:e>
                <m:r>
                  <m:t>0</m:t>
                </m:r>
              </m:e>
            </m:acc>
          </m:e>
        </m:d>
        <m:r>
          <m:t>​</m:t>
        </m:r>
      </m:oMath>
      <w:r>
        <w:t xml:space="preserve"> </w:t>
      </w:r>
      <w:r>
        <w:t xml:space="preserve">by the conventions in</w:t>
      </w:r>
      <w:r>
        <w:t xml:space="preserve"> </w:t>
      </w:r>
      <w:hyperlink w:anchor="def-span">
        <w:r>
          <w:rPr>
            <w:rStyle w:val="Hyperlink"/>
          </w:rPr>
          <w:t xml:space="preserve">Definition 41</w:t>
        </w:r>
      </w:hyperlink>
      <w:r>
        <w:t xml:space="preserve">,</w:t>
      </w:r>
      <w:r>
        <w:t xml:space="preserve"> </w:t>
      </w:r>
      <w:r>
        <w:t xml:space="preserve">the first step asks whether</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w:r>
        <w:t xml:space="preserve">if so, the empty list is already a basis;</w:t>
      </w:r>
      <w:r>
        <w:t xml:space="preserve"> </w:t>
      </w:r>
      <w:r>
        <w:t xml:space="preserve">if not, the process adds vectors as described.</w:t>
      </w:r>
    </w:p>
    <w:bookmarkStart w:id="215" w:name="exm-extend-basis"/>
    <w:p>
      <w:pPr>
        <w:pStyle w:val="BodyText"/>
      </w:pPr>
      <w:r>
        <w:rPr>
          <w:b/>
          <w:bCs/>
        </w:rPr>
        <w:t xml:space="preserve">Example 49 (Extending</w:t>
      </w:r>
      <w:r>
        <w:rPr>
          <w:b/>
          <w:bCs/>
        </w:rPr>
        <w:t xml:space="preserve"> </w:t>
      </w:r>
      <m:oMath>
        <m:r>
          <m:rPr>
            <m:sty m:val="p"/>
          </m:rPr>
          <m:t>(</m:t>
        </m:r>
        <m:r>
          <m:t>1</m:t>
        </m:r>
        <m:r>
          <m:rPr>
            <m:sty m:val="p"/>
          </m:rPr>
          <m:t>,</m:t>
        </m:r>
        <m:r>
          <m:t>1</m:t>
        </m:r>
        <m:r>
          <m:rPr>
            <m:sty m:val="p"/>
          </m:rPr>
          <m:t>,</m:t>
        </m:r>
        <m:r>
          <m:t>0</m:t>
        </m:r>
        <m:r>
          <m:rPr>
            <m:sty m:val="p"/>
          </m:rPr>
          <m:t>)</m:t>
        </m:r>
      </m:oMath>
      <w:r>
        <w:rPr>
          <w:b/>
          <w:bCs/>
        </w:rPr>
        <w:t xml:space="preserve"> </w:t>
      </w:r>
      <w:r>
        <w:rPr>
          <w:b/>
          <w:bCs/>
        </w:rPr>
        <w:t xml:space="preserve">to a basis of</w:t>
      </w:r>
      <w:r>
        <w:rPr>
          <w:b/>
          <w:bCs/>
        </w:rPr>
        <w:t xml:space="preserve"> </w:t>
      </w:r>
      <m:oMath>
        <m:sSup>
          <m:e>
            <m:r>
              <m:rPr>
                <m:scr m:val="double-struck"/>
                <m:sty m:val="p"/>
              </m:rPr>
              <m:t>R</m:t>
            </m:r>
          </m:e>
          <m:sup>
            <m:r>
              <m:t>3</m:t>
            </m:r>
          </m:sup>
        </m:sSup>
      </m:oMath>
      <w:r>
        <w:rPr>
          <w:b/>
          <w:bCs/>
        </w:rPr>
        <w:t xml:space="preserve">)</w:t>
      </w:r>
      <w:r>
        <w:t xml:space="preserve"> </w:t>
      </w:r>
      <w:r>
        <w:t xml:space="preserve">Start with the single vector</w:t>
      </w:r>
      <w:r>
        <w:t xml:space="preserve"> </w:t>
      </w:r>
      <m:oMath>
        <m:r>
          <m:rPr>
            <m:sty m:val="p"/>
          </m:rPr>
          <m:t>(</m:t>
        </m:r>
        <m:r>
          <m:t>1</m:t>
        </m:r>
        <m:r>
          <m:rPr>
            <m:sty m:val="p"/>
          </m:rPr>
          <m:t>,</m:t>
        </m:r>
        <m:r>
          <m:t>1</m:t>
        </m:r>
        <m:r>
          <m:rPr>
            <m:sty m:val="p"/>
          </m:rPr>
          <m:t>,</m:t>
        </m:r>
        <m:r>
          <m:t>0</m:t>
        </m:r>
        <m:r>
          <m:rPr>
            <m:sty m:val="p"/>
          </m:rPr>
          <m:t>)</m:t>
        </m:r>
      </m:oMath>
      <w:r>
        <w:t xml:space="preserve">.</w:t>
      </w:r>
    </w:p>
    <w:p>
      <w:pPr>
        <w:pStyle w:val="Compact"/>
        <w:numPr>
          <w:ilvl w:val="0"/>
          <w:numId w:val="1024"/>
        </w:numPr>
      </w:pP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because every multiple</w:t>
      </w:r>
      <w:r>
        <w:t xml:space="preserve"> </w:t>
      </w:r>
      <m:oMath>
        <m:r>
          <m:t>c</m:t>
        </m:r>
        <m:r>
          <m:t> </m:t>
        </m:r>
        <m:r>
          <m:rPr>
            <m:sty m:val="p"/>
          </m:rPr>
          <m:t>(</m:t>
        </m:r>
        <m:r>
          <m:t>1</m:t>
        </m:r>
        <m:r>
          <m:rPr>
            <m:sty m:val="p"/>
          </m:rPr>
          <m:t>,</m:t>
        </m:r>
        <m:r>
          <m:t>1</m:t>
        </m:r>
        <m:r>
          <m:rPr>
            <m:sty m:val="p"/>
          </m:rPr>
          <m:t>,</m:t>
        </m:r>
        <m:r>
          <m:t>0</m:t>
        </m:r>
        <m:r>
          <m:rPr>
            <m:sty m:val="p"/>
          </m:rPr>
          <m:t>)</m:t>
        </m:r>
      </m:oMath>
      <w:r>
        <w:t xml:space="preserve"> </w:t>
      </w:r>
      <w:r>
        <w:t xml:space="preserve">has equal first and second entries.</w:t>
      </w:r>
      <w:r>
        <w:t xml:space="preserve"> </w:t>
      </w:r>
      <w:r>
        <w:t xml:space="preserve">Add it.</w:t>
      </w:r>
    </w:p>
    <w:p>
      <w:pPr>
        <w:pStyle w:val="Compact"/>
        <w:numPr>
          <w:ilvl w:val="0"/>
          <w:numId w:val="1024"/>
        </w:numPr>
      </w:pP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Add it.</w:t>
      </w:r>
    </w:p>
    <w:p>
      <w:pPr>
        <w:pStyle w:val="Compact"/>
        <w:numPr>
          <w:ilvl w:val="0"/>
          <w:numId w:val="1024"/>
        </w:numPr>
      </w:pPr>
      <w:r>
        <w:t xml:space="preserve">The list</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spans</w:t>
      </w:r>
      <w:r>
        <w:t xml:space="preserve"> </w:t>
      </w:r>
      <m:oMath>
        <m:sSup>
          <m:e>
            <m:r>
              <m:rPr>
                <m:scr m:val="double-struck"/>
                <m:sty m:val="p"/>
              </m:rPr>
              <m:t>R</m:t>
            </m:r>
          </m:e>
          <m:sup>
            <m:r>
              <m:t>3</m:t>
            </m:r>
          </m:sup>
        </m:sSup>
      </m:oMath>
      <w:r>
        <w:t xml:space="preserve">:</w:t>
      </w:r>
      <w:r>
        <w:t xml:space="preserve"> </w:t>
      </w:r>
      <m:oMath>
        <m:r>
          <m:rPr>
            <m:sty m:val="p"/>
          </m:rPr>
          <m:t>(</m:t>
        </m:r>
        <m:r>
          <m:t>x</m:t>
        </m:r>
        <m:r>
          <m:rPr>
            <m:sty m:val="p"/>
          </m:rPr>
          <m:t>,</m:t>
        </m:r>
        <m:r>
          <m:t>y</m:t>
        </m:r>
        <m:r>
          <m:rPr>
            <m:sty m:val="p"/>
          </m:rPr>
          <m:t>,</m:t>
        </m:r>
        <m:r>
          <m:t>z</m:t>
        </m:r>
        <m:r>
          <m:rPr>
            <m:sty m:val="p"/>
          </m:rPr>
          <m:t>)</m:t>
        </m:r>
        <m:r>
          <m:rPr>
            <m:sty m:val="p"/>
          </m:rPr>
          <m:t>=</m:t>
        </m:r>
        <m:r>
          <m:t>y</m:t>
        </m:r>
        <m:r>
          <m:t> </m:t>
        </m:r>
        <m:r>
          <m:rPr>
            <m:sty m:val="p"/>
          </m:rPr>
          <m:t>(</m:t>
        </m:r>
        <m:r>
          <m:t>1</m:t>
        </m:r>
        <m:r>
          <m:rPr>
            <m:sty m:val="p"/>
          </m:rPr>
          <m:t>,</m:t>
        </m:r>
        <m:r>
          <m:t>1</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z</m:t>
        </m:r>
        <m:r>
          <m:t> </m:t>
        </m:r>
        <m:r>
          <m:rPr>
            <m:sty m:val="p"/>
          </m:rPr>
          <m:t>(</m:t>
        </m:r>
        <m:r>
          <m:t>0</m:t>
        </m:r>
        <m:r>
          <m:rPr>
            <m:sty m:val="p"/>
          </m:rPr>
          <m:t>,</m:t>
        </m:r>
        <m:r>
          <m:t>0</m:t>
        </m:r>
        <m:r>
          <m:rPr>
            <m:sty m:val="p"/>
          </m:rPr>
          <m:t>,</m:t>
        </m:r>
        <m:r>
          <m:t>1</m:t>
        </m:r>
        <m:r>
          <m:rPr>
            <m:sty m:val="p"/>
          </m:rPr>
          <m:t>)</m:t>
        </m:r>
      </m:oMath>
      <w:r>
        <w:t xml:space="preserve">.</w:t>
      </w:r>
      <w:r>
        <w:t xml:space="preserve"> </w:t>
      </w:r>
      <w:r>
        <w:t xml:space="preserve">Stop.</w:t>
      </w:r>
    </w:p>
    <w:p>
      <w:pPr>
        <w:pStyle w:val="FirstParagraph"/>
      </w:pPr>
      <w:r>
        <w:t xml:space="preserve">The result is a basis of</w:t>
      </w:r>
      <w:r>
        <w:t xml:space="preserve"> </w:t>
      </w:r>
      <m:oMath>
        <m:sSup>
          <m:e>
            <m:r>
              <m:rPr>
                <m:scr m:val="double-struck"/>
                <m:sty m:val="p"/>
              </m:rPr>
              <m:t>R</m:t>
            </m:r>
          </m:e>
          <m:sup>
            <m:r>
              <m:t>3</m:t>
            </m:r>
          </m:sup>
        </m:sSup>
      </m:oMath>
      <w:r>
        <w:t xml:space="preserve"> </w:t>
      </w:r>
      <w:r>
        <w:t xml:space="preserve">that contains the starting vector.</w:t>
      </w:r>
    </w:p>
    <w:bookmarkEnd w:id="215"/>
    <w:bookmarkStart w:id="216" w:name="thm-dim-bound"/>
    <w:p>
      <w:pPr>
        <w:pStyle w:val="BodyText"/>
      </w:pPr>
      <w:r>
        <w:rPr>
          <w:b/>
          <w:bCs/>
        </w:rPr>
        <w:t xml:space="preserve">Theorem 29 (An independent list in a subspace has at most</w:t>
      </w:r>
      <w:r>
        <w:rPr>
          <w:b/>
          <w:bCs/>
        </w:rPr>
        <w:t xml:space="preserve"> </w:t>
      </w:r>
      <m:oMath>
        <m:r>
          <m:rPr>
            <m:sty m:val="p"/>
          </m:rPr>
          <m:t>dim</m:t>
        </m:r>
      </m:oMath>
      <w:r>
        <w:rPr>
          <w:b/>
          <w:bCs/>
        </w:rPr>
        <w:t xml:space="preserve"> </w:t>
      </w:r>
      <w:r>
        <w:rPr>
          <w:b/>
          <w:bCs/>
        </w:rPr>
        <w:t xml:space="preserve">vectors)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d</m:t>
        </m:r>
      </m:oMath>
      <w:r>
        <w:t xml:space="preserve"> </w:t>
      </w:r>
      <w:r>
        <w:t xml:space="preserve">(</w:t>
      </w:r>
      <w:hyperlink w:anchor="def-dimension">
        <w:r>
          <w:rPr>
            <w:rStyle w:val="Hyperlink"/>
          </w:rPr>
          <w:t xml:space="preserve">Definition 44</w:t>
        </w:r>
      </w:hyperlink>
      <w:r>
        <w:t xml:space="preserve">).</w:t>
      </w:r>
    </w:p>
    <w:p>
      <w:pPr>
        <w:pStyle w:val="Compact"/>
        <w:numPr>
          <w:ilvl w:val="0"/>
          <w:numId w:val="1025"/>
        </w:numPr>
      </w:pPr>
      <w:r>
        <w:t xml:space="preserve">Any linearly independent list of vectors in</w:t>
      </w:r>
      <w:r>
        <w:t xml:space="preserve"> </w:t>
      </w:r>
      <m:oMath>
        <m:r>
          <m:rPr>
            <m:scr m:val="script"/>
            <m:sty m:val="p"/>
          </m:rPr>
          <m:t>S</m:t>
        </m:r>
      </m:oMath>
      <w:r>
        <w:t xml:space="preserve"> </w:t>
      </w:r>
      <w:r>
        <w:t xml:space="preserve">has at most</w:t>
      </w:r>
      <w:r>
        <w:t xml:space="preserve"> </w:t>
      </w:r>
      <m:oMath>
        <m:r>
          <m:t>d</m:t>
        </m:r>
      </m:oMath>
      <w:r>
        <w:t xml:space="preserve"> </w:t>
      </w:r>
      <w:r>
        <w:t xml:space="preserve">vectors.</w:t>
      </w:r>
    </w:p>
    <w:p>
      <w:pPr>
        <w:pStyle w:val="Compact"/>
        <w:numPr>
          <w:ilvl w:val="0"/>
          <w:numId w:val="1025"/>
        </w:numPr>
      </w:pPr>
      <w:r>
        <w:t xml:space="preserve">If</w:t>
      </w:r>
      <w:r>
        <w:t xml:space="preserve"> </w:t>
      </w:r>
      <m:oMath>
        <m:r>
          <m:rPr>
            <m:scr m:val="script"/>
            <m:sty m:val="p"/>
          </m:rPr>
          <m:t>T</m:t>
        </m:r>
      </m:oMath>
      <w:r>
        <w:t xml:space="preserve"> </w:t>
      </w:r>
      <w:r>
        <w:t xml:space="preserve">is a subspace with</w:t>
      </w:r>
      <w:r>
        <w:t xml:space="preserve"> </w:t>
      </w:r>
      <m:oMath>
        <m:r>
          <m:rPr>
            <m:scr m:val="script"/>
            <m:sty m:val="p"/>
          </m:rPr>
          <m:t>T</m:t>
        </m:r>
        <m:r>
          <m:rPr>
            <m:sty m:val="p"/>
          </m:rPr>
          <m:t>⊆</m:t>
        </m:r>
        <m:r>
          <m:rPr>
            <m:scr m:val="script"/>
            <m:sty m:val="p"/>
          </m:rPr>
          <m:t>S</m:t>
        </m:r>
      </m:oMath>
      <w:r>
        <w:t xml:space="preserve">,</w:t>
      </w:r>
      <w:r>
        <w:t xml:space="preserve"> </w:t>
      </w:r>
      <w:r>
        <w:t xml:space="preserve">then</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w:t>
      </w:r>
    </w:p>
    <w:bookmarkEnd w:id="216"/>
    <w:p>
      <w:pPr>
        <w:pStyle w:val="FirstParagraph"/>
      </w:pPr>
      <w:r>
        <w:rPr>
          <w:i/>
          <w:iCs/>
        </w:rPr>
        <w:t xml:space="preserve">Proof</w:t>
      </w:r>
      <w:r>
        <w:t xml:space="preserve">. </w:t>
      </w:r>
      <w:r>
        <w:rPr>
          <w:b/>
          <w:bCs/>
        </w:rPr>
        <w:t xml:space="preserve">Part 1.</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w:r>
        <w:t xml:space="preserve">so every vector in a nonempty list from</w:t>
      </w:r>
      <w:r>
        <w:t xml:space="preserve"> </w:t>
      </w:r>
      <m:oMath>
        <m:r>
          <m:rPr>
            <m:scr m:val="script"/>
            <m:sty m:val="p"/>
          </m:rPr>
          <m:t>S</m:t>
        </m:r>
      </m:oMath>
      <w:r>
        <w:t xml:space="preserve"> </w:t>
      </w:r>
      <w:r>
        <w:t xml:space="preserve">is</w:t>
      </w:r>
      <w:r>
        <w:t xml:space="preserve"> </w:t>
      </w:r>
      <m:oMath>
        <m:acc>
          <m:accPr>
            <m:chr m:val="̃"/>
          </m:accPr>
          <m:e>
            <m:r>
              <m:t>0</m:t>
            </m:r>
          </m:e>
        </m:acc>
      </m:oMath>
      <w:r>
        <w:t xml:space="preserve">,</w:t>
      </w:r>
      <w:r>
        <w:t xml:space="preserve"> </w:t>
      </w:r>
      <w:r>
        <w:t xml:space="preserve">and</w:t>
      </w:r>
      <w:r>
        <w:t xml:space="preserve"> </w:t>
      </w:r>
      <m:oMath>
        <m:r>
          <m:t>1</m:t>
        </m:r>
        <m:r>
          <m:rPr>
            <m:sty m:val="p"/>
          </m:rPr>
          <m:t>⋅</m:t>
        </m:r>
        <m:acc>
          <m:accPr>
            <m:chr m:val="̃"/>
          </m:accPr>
          <m:e>
            <m:r>
              <m:t>0</m:t>
            </m:r>
          </m:e>
        </m:acc>
        <m:r>
          <m:rPr>
            <m:sty m:val="p"/>
          </m:rPr>
          <m:t>=</m:t>
        </m:r>
        <m:acc>
          <m:accPr>
            <m:chr m:val="̃"/>
          </m:accPr>
          <m:e>
            <m:r>
              <m:t>0</m:t>
            </m:r>
          </m:e>
        </m:acc>
      </m:oMath>
      <w:r>
        <w:t xml:space="preserve"> </w:t>
      </w:r>
      <w:r>
        <w:t xml:space="preserve">shows the list is not linearly independent;</w:t>
      </w:r>
      <w:r>
        <w:t xml:space="preserve"> </w:t>
      </w:r>
      <w:r>
        <w:t xml:space="preserve">only the empty list, with</w:t>
      </w:r>
      <w:r>
        <w:t xml:space="preserve"> </w:t>
      </w:r>
      <m:oMath>
        <m:r>
          <m:t>0</m:t>
        </m:r>
        <m:r>
          <m:rPr>
            <m:sty m:val="p"/>
          </m:rPr>
          <m:t>=</m:t>
        </m:r>
        <m:r>
          <m:t>d</m:t>
        </m:r>
      </m:oMath>
      <w:r>
        <w:t xml:space="preserve"> </w:t>
      </w:r>
      <w:r>
        <w:t xml:space="preserve">vectors, is.</w:t>
      </w:r>
      <w:r>
        <w:t xml:space="preserve"> </w:t>
      </w:r>
      <w:r>
        <w:t xml:space="preserve">Now let</w:t>
      </w:r>
      <w:r>
        <w:t xml:space="preserve"> </w:t>
      </w:r>
      <m:oMath>
        <m:r>
          <m:t>d</m:t>
        </m:r>
        <m:r>
          <m:rPr>
            <m:sty m:val="p"/>
          </m:rPr>
          <m:t>≥</m:t>
        </m:r>
        <m:r>
          <m:t>1</m:t>
        </m:r>
      </m:oMath>
      <w:r>
        <w:t xml:space="preserve">, and</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d</m:t>
            </m:r>
          </m:sub>
        </m:sSub>
      </m:oMath>
      <w:r>
        <w:t xml:space="preserve"> </w:t>
      </w:r>
      <w:r>
        <w:t xml:space="preserve">be a basis of</w:t>
      </w:r>
      <w:r>
        <w:t xml:space="preserve"> </w:t>
      </w:r>
      <m:oMath>
        <m:r>
          <m:rPr>
            <m:scr m:val="script"/>
            <m:sty m:val="p"/>
          </m:rPr>
          <m:t>S</m:t>
        </m:r>
      </m:oMath>
      <w:r>
        <w:t xml:space="preserve">,</w:t>
      </w:r>
      <w:r>
        <w:t xml:space="preserve"> </w:t>
      </w:r>
      <w:r>
        <w:t xml:space="preserve">and let</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r>
          <m:rPr>
            <m:sty m:val="p"/>
          </m:rPr>
          <m:t>∈</m:t>
        </m:r>
        <m:r>
          <m:rPr>
            <m:scr m:val="script"/>
            <m:sty m:val="p"/>
          </m:rPr>
          <m:t>S</m:t>
        </m:r>
      </m:oMath>
      <w:r>
        <w:t xml:space="preserve"> </w:t>
      </w:r>
      <w:r>
        <w:t xml:space="preserve">be linearly independent.</w:t>
      </w:r>
      <w:r>
        <w:t xml:space="preserve"> </w:t>
      </w:r>
      <w:r>
        <w:t xml:space="preserve">Each</w:t>
      </w:r>
      <w:r>
        <w:t xml:space="preserve"> </w:t>
      </w:r>
      <m:oMath>
        <m:sSub>
          <m:e>
            <m:acc>
              <m:accPr>
                <m:chr m:val="̃"/>
              </m:accPr>
              <m:e>
                <m:r>
                  <m:t>u</m:t>
                </m:r>
              </m:e>
            </m:acc>
          </m:e>
          <m:sub>
            <m:r>
              <m:t>j</m:t>
            </m:r>
          </m:sub>
        </m:sSub>
      </m:oMath>
      <w:r>
        <w:t xml:space="preserve"> </w:t>
      </w:r>
      <w:r>
        <w:t xml:space="preserve">is in</w:t>
      </w:r>
      <w:r>
        <w:t xml:space="preserve"> </w:t>
      </w:r>
      <m:oMath>
        <m:r>
          <m:rPr>
            <m:scr m:val="script"/>
            <m:sty m:val="p"/>
          </m:rPr>
          <m:t>S</m:t>
        </m:r>
      </m:oMath>
      <w:r>
        <w:t xml:space="preserve">,</w:t>
      </w:r>
      <w:r>
        <w:t xml:space="preserve"> </w:t>
      </w:r>
      <w:r>
        <w:t xml:space="preserve">so</w:t>
      </w:r>
      <w:r>
        <w:t xml:space="preserve"> </w:t>
      </w:r>
      <m:oMath>
        <m:sSub>
          <m:e>
            <m:acc>
              <m:accPr>
                <m:chr m:val="̃"/>
              </m:accPr>
              <m:e>
                <m:r>
                  <m:t>u</m:t>
                </m:r>
              </m:e>
            </m:acc>
          </m:e>
          <m:sub>
            <m:r>
              <m:t>j</m:t>
            </m:r>
          </m:sub>
        </m:sSub>
        <m:r>
          <m:rPr>
            <m:sty m:val="p"/>
          </m:rPr>
          <m:t>=</m:t>
        </m:r>
        <m:sSub>
          <m:e>
            <m:r>
              <m:t>c</m:t>
            </m:r>
          </m:e>
          <m:sub>
            <m:r>
              <m:t>1</m:t>
            </m:r>
            <m:r>
              <m:t>j</m:t>
            </m:r>
          </m:sub>
        </m:sSub>
        <m:sSub>
          <m:e>
            <m:acc>
              <m:accPr>
                <m:chr m:val="̃"/>
              </m:accPr>
              <m:e>
                <m:r>
                  <m:t>a</m:t>
                </m:r>
              </m:e>
            </m:acc>
          </m:e>
          <m:sub>
            <m:r>
              <m:t>1</m:t>
            </m:r>
          </m:sub>
        </m:sSub>
        <m:r>
          <m:rPr>
            <m:sty m:val="p"/>
          </m:rPr>
          <m:t>+</m:t>
        </m:r>
        <m:r>
          <m:rPr>
            <m:sty m:val="p"/>
          </m:rPr>
          <m:t>⋯</m:t>
        </m:r>
        <m:r>
          <m:rPr>
            <m:sty m:val="p"/>
          </m:rPr>
          <m:t>+</m:t>
        </m:r>
        <m:sSub>
          <m:e>
            <m:r>
              <m:t>c</m:t>
            </m:r>
          </m:e>
          <m:sub>
            <m:r>
              <m:t>d</m:t>
            </m:r>
            <m:r>
              <m:t>j</m:t>
            </m:r>
          </m:sub>
        </m:sSub>
        <m:sSub>
          <m:e>
            <m:acc>
              <m:accPr>
                <m:chr m:val="̃"/>
              </m:accPr>
              <m:e>
                <m:r>
                  <m:t>a</m:t>
                </m:r>
              </m:e>
            </m:acc>
          </m:e>
          <m:sub>
            <m:r>
              <m:t>d</m:t>
            </m:r>
          </m:sub>
        </m:sSub>
      </m:oMath>
      <w:r>
        <w:t xml:space="preserve"> </w:t>
      </w:r>
      <w:r>
        <w:t xml:space="preserve">for some coordinate vector</w:t>
      </w:r>
      <w:r>
        <w:t xml:space="preserve"> </w:t>
      </w:r>
      <m:oMath>
        <m:sSub>
          <m:e>
            <m:acc>
              <m:accPr>
                <m:chr m:val="̃"/>
              </m:accPr>
              <m:e>
                <m:r>
                  <m:t>c</m:t>
                </m:r>
              </m:e>
            </m:acc>
          </m:e>
          <m:sub>
            <m:r>
              <m:t>j</m:t>
            </m:r>
          </m:sub>
        </m:sSub>
        <m:r>
          <m:rPr>
            <m:sty m:val="p"/>
          </m:rPr>
          <m:t>=</m:t>
        </m:r>
        <m:r>
          <m:rPr>
            <m:sty m:val="p"/>
          </m:rPr>
          <m:t>(</m:t>
        </m:r>
        <m:sSub>
          <m:e>
            <m:r>
              <m:t>c</m:t>
            </m:r>
          </m:e>
          <m:sub>
            <m:r>
              <m:t>1</m:t>
            </m:r>
            <m:r>
              <m:t>j</m:t>
            </m:r>
          </m:sub>
        </m:sSub>
        <m:r>
          <m:rPr>
            <m:sty m:val="p"/>
          </m:rPr>
          <m:t>,</m:t>
        </m:r>
        <m:r>
          <m:rPr>
            <m:sty m:val="p"/>
          </m:rPr>
          <m:t>…</m:t>
        </m:r>
        <m:r>
          <m:rPr>
            <m:sty m:val="p"/>
          </m:rPr>
          <m:t>,</m:t>
        </m:r>
        <m:sSub>
          <m:e>
            <m:r>
              <m:t>c</m:t>
            </m:r>
          </m:e>
          <m:sub>
            <m:r>
              <m:t>d</m:t>
            </m:r>
            <m:r>
              <m:t>j</m:t>
            </m:r>
          </m:sub>
        </m:sSub>
        <m:r>
          <m:rPr>
            <m:sty m:val="p"/>
          </m:rPr>
          <m:t>)</m:t>
        </m:r>
        <m:r>
          <m:rPr>
            <m:sty m:val="p"/>
          </m:rPr>
          <m:t>∈</m:t>
        </m:r>
        <m:sSup>
          <m:e>
            <m:r>
              <m:rPr>
                <m:scr m:val="double-struck"/>
                <m:sty m:val="p"/>
              </m:rPr>
              <m:t>R</m:t>
            </m:r>
          </m:e>
          <m:sup>
            <m:r>
              <m:t>d</m:t>
            </m:r>
          </m:sup>
        </m:sSup>
      </m:oMath>
      <w:r>
        <w:t xml:space="preserve">.</w:t>
      </w:r>
      <w:r>
        <w:t xml:space="preserve"> </w:t>
      </w:r>
      <w:r>
        <w:t xml:space="preserve">Suppose</w:t>
      </w:r>
      <w:r>
        <w:t xml:space="preserve"> </w:t>
      </w:r>
      <m:oMath>
        <m:r>
          <m:t>k</m:t>
        </m:r>
        <m:r>
          <m:rPr>
            <m:sty m:val="p"/>
          </m:rPr>
          <m:t>&gt;</m:t>
        </m:r>
        <m:r>
          <m:t>d</m:t>
        </m:r>
      </m:oMath>
      <w:r>
        <w:t xml:space="preserve">.</w:t>
      </w:r>
      <w:r>
        <w:t xml:space="preserve"> </w:t>
      </w:r>
      <w:r>
        <w:t xml:space="preserve">Then</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k</m:t>
            </m:r>
          </m:sub>
        </m:sSub>
      </m:oMath>
      <w:r>
        <w:t xml:space="preserve"> </w:t>
      </w:r>
      <w:r>
        <w:t xml:space="preserve">are</w:t>
      </w:r>
      <w:r>
        <w:t xml:space="preserve"> </w:t>
      </w:r>
      <m:oMath>
        <m:r>
          <m:t>k</m:t>
        </m:r>
        <m:r>
          <m:rPr>
            <m:sty m:val="p"/>
          </m:rPr>
          <m:t>&gt;</m:t>
        </m:r>
        <m:r>
          <m:t>d</m:t>
        </m:r>
      </m:oMath>
      <w:r>
        <w:t xml:space="preserve"> </w:t>
      </w:r>
      <w:r>
        <w:t xml:space="preserve">vectors in</w:t>
      </w:r>
      <w:r>
        <w:t xml:space="preserve"> </w:t>
      </w:r>
      <m:oMath>
        <m:sSup>
          <m:e>
            <m:r>
              <m:rPr>
                <m:scr m:val="double-struck"/>
                <m:sty m:val="p"/>
              </m:rPr>
              <m:t>R</m:t>
            </m:r>
          </m:e>
          <m:sup>
            <m:r>
              <m:t>d</m:t>
            </m:r>
          </m:sup>
        </m:sSup>
      </m:oMath>
      <w:r>
        <w:t xml:space="preserve">,</w:t>
      </w:r>
      <w:r>
        <w:t xml:space="preserve"> </w:t>
      </w:r>
      <w:r>
        <w:t xml:space="preserve">so some</w:t>
      </w:r>
      <w:r>
        <w:t xml:space="preserve"> </w:t>
      </w:r>
      <m:oMath>
        <m:sSub>
          <m:e>
            <m:r>
              <m:t>x</m:t>
            </m:r>
          </m:e>
          <m:sub>
            <m:r>
              <m:t>1</m:t>
            </m:r>
          </m:sub>
        </m:sSub>
        <m:r>
          <m:rPr>
            <m:sty m:val="p"/>
          </m:rPr>
          <m:t>,</m:t>
        </m:r>
        <m:r>
          <m:rPr>
            <m:sty m:val="p"/>
          </m:rPr>
          <m:t>…</m:t>
        </m:r>
        <m:r>
          <m:rPr>
            <m:sty m:val="p"/>
          </m:rPr>
          <m:t>,</m:t>
        </m:r>
        <m:sSub>
          <m:e>
            <m:r>
              <m:t>x</m:t>
            </m:r>
          </m:e>
          <m:sub>
            <m:r>
              <m:t>k</m:t>
            </m:r>
          </m:sub>
        </m:sSub>
      </m:oMath>
      <w:r>
        <w:t xml:space="preserve">, not all zero,</w:t>
      </w:r>
      <w:r>
        <w:t xml:space="preserve"> </w:t>
      </w:r>
      <w:r>
        <w:t xml:space="preserve">satisfy</w:t>
      </w:r>
      <w:r>
        <w:t xml:space="preserve"> </w:t>
      </w:r>
      <m:oMath>
        <m:sSub>
          <m:e>
            <m:r>
              <m:t>x</m:t>
            </m:r>
          </m:e>
          <m:sub>
            <m:r>
              <m:t>1</m:t>
            </m:r>
          </m:sub>
        </m:sSub>
        <m:sSub>
          <m:e>
            <m:acc>
              <m:accPr>
                <m:chr m:val="̃"/>
              </m:accPr>
              <m:e>
                <m:r>
                  <m:t>c</m:t>
                </m:r>
              </m:e>
            </m:acc>
          </m:e>
          <m:sub>
            <m:r>
              <m:t>1</m:t>
            </m:r>
          </m:sub>
        </m:sSub>
        <m:r>
          <m:rPr>
            <m:sty m:val="p"/>
          </m:rPr>
          <m:t>+</m:t>
        </m:r>
        <m:r>
          <m:rPr>
            <m:sty m:val="p"/>
          </m:rPr>
          <m:t>⋯</m:t>
        </m:r>
        <m:r>
          <m:rPr>
            <m:sty m:val="p"/>
          </m:rPr>
          <m:t>+</m:t>
        </m:r>
        <m:sSub>
          <m:e>
            <m:r>
              <m:t>x</m:t>
            </m:r>
          </m:e>
          <m:sub>
            <m:r>
              <m:t>k</m:t>
            </m:r>
          </m:sub>
        </m:sSub>
        <m:sSub>
          <m:e>
            <m:acc>
              <m:accPr>
                <m:chr m:val="̃"/>
              </m:accPr>
              <m:e>
                <m:r>
                  <m:t>c</m:t>
                </m:r>
              </m:e>
            </m:acc>
          </m:e>
          <m:sub>
            <m:r>
              <m:t>k</m:t>
            </m:r>
          </m:sub>
        </m:sSub>
        <m:r>
          <m:rPr>
            <m:sty m:val="p"/>
          </m:rPr>
          <m:t>=</m:t>
        </m:r>
        <m:sSub>
          <m:e>
            <m:acc>
              <m:accPr>
                <m:chr m:val="̃"/>
              </m:accPr>
              <m:e>
                <m:r>
                  <m:t>0</m:t>
                </m:r>
              </m:e>
            </m:acc>
          </m:e>
          <m:sub>
            <m:r>
              <m:t>d</m:t>
            </m:r>
          </m:sub>
        </m:sSub>
      </m:oMath>
      <w:r>
        <w:t xml:space="preserve"> </w:t>
      </w:r>
      <w:r>
        <w:t xml:space="preserve">(</w:t>
      </w:r>
      <w:hyperlink w:anchor="thm-many-vectors-dependent">
        <w:r>
          <w:rPr>
            <w:rStyle w:val="Hyperlink"/>
          </w:rPr>
          <w:t xml:space="preserve">Theorem 24</w:t>
        </w:r>
      </w:hyperlink>
      <w:r>
        <w:t xml:space="preserve">);</w:t>
      </w:r>
      <w:r>
        <w:t xml:space="preserve"> </w:t>
      </w:r>
      <w:r>
        <w:t xml:space="preserve">entry</w:t>
      </w:r>
      <w:r>
        <w:t xml:space="preserve"> </w:t>
      </w:r>
      <m:oMath>
        <m:r>
          <m:t>i</m:t>
        </m:r>
      </m:oMath>
      <w:r>
        <w:t xml:space="preserve"> </w:t>
      </w:r>
      <w:r>
        <w:t xml:space="preserve">of that equation says</w:t>
      </w:r>
      <w:r>
        <w:t xml:space="preserve"> </w:t>
      </w:r>
      <m:oMath>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r>
          <m:rPr>
            <m:sty m:val="p"/>
          </m:rPr>
          <m:t>=</m:t>
        </m:r>
        <m:r>
          <m:t>0</m:t>
        </m:r>
      </m:oMath>
      <w:r>
        <w:t xml:space="preserve">.</w:t>
      </w:r>
      <w:r>
        <w:t xml:space="preserve"> </w:t>
      </w:r>
      <w:r>
        <w:t xml:space="preserve">Then</w:t>
      </w:r>
    </w:p>
    <w:p>
      <w:pPr>
        <w:pStyle w:val="BodyText"/>
      </w:pPr>
      <m:oMathPara>
        <m:oMathParaPr>
          <m:jc m:val="center"/>
        </m:oMathParaPr>
        <m:oMath>
          <m:eqArr>
            <m:e>
              <m:nary>
                <m:naryPr>
                  <m:chr m:val="∑"/>
                  <m:limLoc m:val="undOvr"/>
                  <m:subHide m:val="off"/>
                  <m:supHide m:val="off"/>
                </m:naryPr>
                <m:sub>
                  <m:r>
                    <m:t>j</m:t>
                  </m:r>
                  <m:r>
                    <m:rPr>
                      <m:sty m:val="p"/>
                    </m:rPr>
                    <m:t>=</m:t>
                  </m:r>
                  <m:r>
                    <m:t>1</m:t>
                  </m:r>
                </m:sub>
                <m:sup>
                  <m:r>
                    <m:t>k</m:t>
                  </m:r>
                </m:sup>
                <m:e>
                  <m:sSub>
                    <m:e>
                      <m:r>
                        <m:t>x</m:t>
                      </m:r>
                    </m:e>
                    <m:sub>
                      <m:r>
                        <m:t>j</m:t>
                      </m:r>
                    </m:sub>
                  </m:sSub>
                </m:e>
              </m:nary>
              <m:sSub>
                <m:e>
                  <m:acc>
                    <m:accPr>
                      <m:chr m:val="̃"/>
                    </m:accPr>
                    <m:e>
                      <m:r>
                        <m:t>u</m:t>
                      </m:r>
                    </m:e>
                  </m:acc>
                </m:e>
                <m:sub>
                  <m:r>
                    <m:t>j</m:t>
                  </m:r>
                </m:sub>
              </m:sSub>
              <m:r>
                <m:t>&amp;</m:t>
              </m:r>
              <m:r>
                <m:rPr>
                  <m:sty m:val="p"/>
                </m:rPr>
                <m:t>=</m:t>
              </m:r>
              <m:nary>
                <m:naryPr>
                  <m:chr m:val="∑"/>
                  <m:limLoc m:val="undOvr"/>
                  <m:subHide m:val="off"/>
                  <m:supHide m:val="off"/>
                </m:naryPr>
                <m:sub>
                  <m:r>
                    <m:t>j</m:t>
                  </m:r>
                  <m:r>
                    <m:rPr>
                      <m:sty m:val="p"/>
                    </m:rPr>
                    <m:t>=</m:t>
                  </m:r>
                  <m:r>
                    <m:t>1</m:t>
                  </m:r>
                </m:sub>
                <m:sup>
                  <m:r>
                    <m:t>k</m:t>
                  </m:r>
                </m:sup>
                <m:e>
                  <m:sSub>
                    <m:e>
                      <m:r>
                        <m:t>x</m:t>
                      </m:r>
                    </m:e>
                    <m:sub>
                      <m:r>
                        <m:t>j</m:t>
                      </m:r>
                    </m:sub>
                  </m:sSub>
                </m:e>
              </m:nary>
              <m:nary>
                <m:naryPr>
                  <m:chr m:val="∑"/>
                  <m:limLoc m:val="undOvr"/>
                  <m:subHide m:val="off"/>
                  <m:supHide m:val="off"/>
                </m:naryPr>
                <m:sub>
                  <m:r>
                    <m:t>i</m:t>
                  </m:r>
                  <m:r>
                    <m:rPr>
                      <m:sty m:val="p"/>
                    </m:rPr>
                    <m:t>=</m:t>
                  </m:r>
                  <m:r>
                    <m:t>1</m:t>
                  </m:r>
                </m:sub>
                <m:sup>
                  <m:r>
                    <m:t>d</m:t>
                  </m:r>
                </m:sup>
                <m:e>
                  <m:sSub>
                    <m:e>
                      <m:r>
                        <m:t>c</m:t>
                      </m:r>
                    </m:e>
                    <m:sub>
                      <m:r>
                        <m:t>i</m:t>
                      </m:r>
                      <m:r>
                        <m:t>j</m:t>
                      </m:r>
                    </m:sub>
                  </m:sSub>
                </m:e>
              </m:nary>
              <m:sSub>
                <m:e>
                  <m:acc>
                    <m:accPr>
                      <m:chr m:val="̃"/>
                    </m:accPr>
                    <m:e>
                      <m:r>
                        <m:t>a</m:t>
                      </m:r>
                    </m:e>
                  </m:acc>
                </m:e>
                <m:sub>
                  <m:r>
                    <m:t>i</m:t>
                  </m:r>
                </m:sub>
              </m:sSub>
              <m:r>
                <m:t>&amp;</m:t>
              </m:r>
              <m:r>
                <m:t>&amp;</m:t>
              </m:r>
              <m:r>
                <m:rPr>
                  <m:nor/>
                  <m:sty m:val="p"/>
                </m:rPr>
                <m:t>(substitute each </m:t>
              </m:r>
              <m:sSub>
                <m:e>
                  <m:acc>
                    <m:accPr>
                      <m:chr m:val="̃"/>
                    </m:accPr>
                    <m:e>
                      <m:r>
                        <m:t>u</m:t>
                      </m:r>
                    </m:e>
                  </m:acc>
                </m:e>
                <m:sub>
                  <m:r>
                    <m:t>j</m:t>
                  </m:r>
                </m:sub>
              </m:sSub>
              <m:r>
                <m:rPr>
                  <m:nor/>
                  <m:sty m:val="p"/>
                </m:rPr>
                <m:t>)</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d</m:t>
                      </m:r>
                    </m:sup>
                    <m:e>
                      <m:sSub>
                        <m:e>
                          <m:r>
                            <m:t>x</m:t>
                          </m:r>
                        </m:e>
                        <m:sub>
                          <m:r>
                            <m:t>j</m:t>
                          </m:r>
                        </m:sub>
                      </m:sSub>
                    </m:e>
                  </m:nary>
                </m:e>
              </m:nary>
              <m:sSub>
                <m:e>
                  <m:r>
                    <m:t>c</m:t>
                  </m:r>
                </m:e>
                <m:sub>
                  <m:r>
                    <m:t>i</m:t>
                  </m:r>
                  <m:r>
                    <m:t>j</m:t>
                  </m:r>
                </m:sub>
              </m:sSub>
              <m:r>
                <m:t> </m:t>
              </m:r>
              <m:sSub>
                <m:e>
                  <m:acc>
                    <m:accPr>
                      <m:chr m:val="̃"/>
                    </m:accPr>
                    <m:e>
                      <m:r>
                        <m:t>a</m:t>
                      </m:r>
                    </m:e>
                  </m:acc>
                </m:e>
                <m:sub>
                  <m:r>
                    <m:t>i</m:t>
                  </m:r>
                </m:sub>
              </m:sSub>
              <m:r>
                <m:t>&amp;</m:t>
              </m:r>
              <m:r>
                <m:t>&amp;</m:t>
              </m:r>
              <m:r>
                <m:rPr>
                  <m:nor/>
                  <m:sty m:val="p"/>
                </m:rPr>
                <m:t>(distribute each </m:t>
              </m:r>
              <m:sSub>
                <m:e>
                  <m:r>
                    <m:t>x</m:t>
                  </m:r>
                </m:e>
                <m:sub>
                  <m:r>
                    <m:t>j</m:t>
                  </m:r>
                </m:sub>
              </m:sSub>
              <m:r>
                <m:rPr>
                  <m:nor/>
                  <m:sty m:val="p"/>
                </m:rPr>
                <m:t> over the inner sum)</m:t>
              </m:r>
            </m:e>
            <m:e>
              <m:r>
                <m:t>&amp;</m:t>
              </m:r>
              <m:r>
                <m:rPr>
                  <m:sty m:val="p"/>
                </m:rPr>
                <m:t>=</m:t>
              </m:r>
              <m:nary>
                <m:naryPr>
                  <m:chr m:val="∑"/>
                  <m:limLoc m:val="undOvr"/>
                  <m:subHide m:val="off"/>
                  <m:supHide m:val="off"/>
                </m:naryPr>
                <m:sub>
                  <m:r>
                    <m:t>i</m:t>
                  </m:r>
                  <m:r>
                    <m:rPr>
                      <m:sty m:val="p"/>
                    </m:rPr>
                    <m:t>=</m:t>
                  </m:r>
                  <m:r>
                    <m:t>1</m:t>
                  </m:r>
                </m:sub>
                <m:sup>
                  <m:r>
                    <m:t>d</m:t>
                  </m:r>
                </m:sup>
                <m:e>
                  <m:nary>
                    <m:naryPr>
                      <m:chr m:val="∑"/>
                      <m:limLoc m:val="undOvr"/>
                      <m:subHide m:val="off"/>
                      <m:supHide m:val="off"/>
                    </m:naryPr>
                    <m:sub>
                      <m:r>
                        <m:t>j</m:t>
                      </m:r>
                      <m:r>
                        <m:rPr>
                          <m:sty m:val="p"/>
                        </m:rPr>
                        <m:t>=</m:t>
                      </m:r>
                      <m:r>
                        <m:t>1</m:t>
                      </m:r>
                    </m:sub>
                    <m:sup>
                      <m:r>
                        <m:t>k</m:t>
                      </m:r>
                    </m:sup>
                    <m:e>
                      <m:sSub>
                        <m:e>
                          <m:r>
                            <m:t>x</m:t>
                          </m:r>
                        </m:e>
                        <m:sub>
                          <m:r>
                            <m:t>j</m:t>
                          </m:r>
                        </m:sub>
                      </m:sSub>
                    </m:e>
                  </m:nary>
                </m:e>
              </m:nary>
              <m:sSub>
                <m:e>
                  <m:r>
                    <m:t>c</m:t>
                  </m:r>
                </m:e>
                <m:sub>
                  <m:r>
                    <m:t>i</m:t>
                  </m:r>
                  <m:r>
                    <m:t>j</m:t>
                  </m:r>
                </m:sub>
              </m:sSub>
              <m:r>
                <m:t> </m:t>
              </m:r>
              <m:sSub>
                <m:e>
                  <m:acc>
                    <m:accPr>
                      <m:chr m:val="̃"/>
                    </m:accPr>
                    <m:e>
                      <m:r>
                        <m:t>a</m:t>
                      </m:r>
                    </m:e>
                  </m:acc>
                </m:e>
                <m:sub>
                  <m:r>
                    <m:t>i</m:t>
                  </m:r>
                </m:sub>
              </m:sSub>
              <m:r>
                <m:t>&amp;</m:t>
              </m:r>
              <m:r>
                <m:t>&amp;</m:t>
              </m:r>
              <m:r>
                <m:rPr>
                  <m:nor/>
                  <m:sty m:val="p"/>
                </m:rPr>
                <m:t>(swap the order of the finite sums)</m:t>
              </m:r>
            </m:e>
            <m:e>
              <m:r>
                <m:t>&amp;</m:t>
              </m:r>
              <m:r>
                <m:rPr>
                  <m:sty m:val="p"/>
                </m:rPr>
                <m:t>=</m:t>
              </m:r>
              <m:nary>
                <m:naryPr>
                  <m:chr m:val="∑"/>
                  <m:limLoc m:val="undOvr"/>
                  <m:subHide m:val="off"/>
                  <m:supHide m:val="off"/>
                </m:naryPr>
                <m:sub>
                  <m:r>
                    <m:t>i</m:t>
                  </m:r>
                  <m:r>
                    <m:rPr>
                      <m:sty m:val="p"/>
                    </m:rPr>
                    <m:t>=</m:t>
                  </m:r>
                  <m:r>
                    <m:t>1</m:t>
                  </m:r>
                </m:sub>
                <m:sup>
                  <m:r>
                    <m:t>d</m:t>
                  </m:r>
                </m:sup>
                <m:e>
                  <m:r>
                    <m:t>​</m:t>
                  </m:r>
                </m:e>
              </m:nary>
              <m:d>
                <m:dPr>
                  <m:begChr m:val="("/>
                  <m:sepChr m:val=""/>
                  <m:endChr m:val=")"/>
                  <m:grow/>
                </m:dPr>
                <m:e>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e>
              </m:d>
              <m:r>
                <m:t>​</m:t>
              </m:r>
              <m:r>
                <m:t> </m:t>
              </m:r>
              <m:sSub>
                <m:e>
                  <m:acc>
                    <m:accPr>
                      <m:chr m:val="̃"/>
                    </m:accPr>
                    <m:e>
                      <m:r>
                        <m:t>a</m:t>
                      </m:r>
                    </m:e>
                  </m:acc>
                </m:e>
                <m:sub>
                  <m:r>
                    <m:t>i</m:t>
                  </m:r>
                </m:sub>
              </m:sSub>
              <m:r>
                <m:t>&amp;</m:t>
              </m:r>
              <m:r>
                <m:t>&amp;</m:t>
              </m:r>
              <m:r>
                <m:rPr>
                  <m:nor/>
                  <m:sty m:val="p"/>
                </m:rPr>
                <m:t>(factor </m:t>
              </m:r>
              <m:sSub>
                <m:e>
                  <m:acc>
                    <m:accPr>
                      <m:chr m:val="̃"/>
                    </m:accPr>
                    <m:e>
                      <m:r>
                        <m:t>a</m:t>
                      </m:r>
                    </m:e>
                  </m:acc>
                </m:e>
                <m:sub>
                  <m:r>
                    <m:t>i</m:t>
                  </m:r>
                </m:sub>
              </m:sSub>
              <m:r>
                <m:rPr>
                  <m:nor/>
                  <m:sty m:val="p"/>
                </m:rPr>
                <m:t> out of the inner sum)</m:t>
              </m:r>
            </m:e>
            <m:e>
              <m:r>
                <m:t>&amp;</m:t>
              </m:r>
              <m:r>
                <m:rPr>
                  <m:sty m:val="p"/>
                </m:rPr>
                <m:t>=</m:t>
              </m:r>
              <m:nary>
                <m:naryPr>
                  <m:chr m:val="∑"/>
                  <m:limLoc m:val="undOvr"/>
                  <m:subHide m:val="off"/>
                  <m:supHide m:val="off"/>
                </m:naryPr>
                <m:sub>
                  <m:r>
                    <m:t>i</m:t>
                  </m:r>
                  <m:r>
                    <m:rPr>
                      <m:sty m:val="p"/>
                    </m:rPr>
                    <m:t>=</m:t>
                  </m:r>
                  <m:r>
                    <m:t>1</m:t>
                  </m:r>
                </m:sub>
                <m:sup>
                  <m:r>
                    <m:t>d</m:t>
                  </m:r>
                </m:sup>
                <m:e>
                  <m:r>
                    <m:t>0</m:t>
                  </m:r>
                </m:e>
              </m:nary>
              <m:r>
                <m:rPr>
                  <m:sty m:val="p"/>
                </m:rPr>
                <m:t>⋅</m:t>
              </m:r>
              <m:sSub>
                <m:e>
                  <m:acc>
                    <m:accPr>
                      <m:chr m:val="̃"/>
                    </m:accPr>
                    <m:e>
                      <m:r>
                        <m:t>a</m:t>
                      </m:r>
                    </m:e>
                  </m:acc>
                </m:e>
                <m:sub>
                  <m:r>
                    <m:t>i</m:t>
                  </m:r>
                </m:sub>
              </m:sSub>
              <m:r>
                <m:t>&amp;</m:t>
              </m:r>
              <m:r>
                <m:t>&amp;</m:t>
              </m:r>
              <m:r>
                <m:rPr>
                  <m:nor/>
                  <m:sty m:val="p"/>
                </m:rPr>
                <m:t>(entry </m:t>
              </m:r>
              <m:r>
                <m:t>i</m:t>
              </m:r>
              <m:r>
                <m:rPr>
                  <m:nor/>
                  <m:sty m:val="p"/>
                </m:rPr>
                <m:t> of </m:t>
              </m:r>
              <m:nary>
                <m:naryPr>
                  <m:chr m:val="∑"/>
                  <m:limLoc m:val="undOvr"/>
                  <m:subHide m:val="off"/>
                  <m:supHide m:val="on"/>
                </m:naryPr>
                <m:sub>
                  <m:r>
                    <m:t>j</m:t>
                  </m:r>
                </m:sub>
                <m:sup>
                  <m:r>
                    <m:t>​</m:t>
                  </m:r>
                </m:sup>
                <m:e>
                  <m:sSub>
                    <m:e>
                      <m:r>
                        <m:t>x</m:t>
                      </m:r>
                    </m:e>
                    <m:sub>
                      <m:r>
                        <m:t>j</m:t>
                      </m:r>
                    </m:sub>
                  </m:sSub>
                </m:e>
              </m:nary>
              <m:sSub>
                <m:e>
                  <m:acc>
                    <m:accPr>
                      <m:chr m:val="̃"/>
                    </m:accPr>
                    <m:e>
                      <m:r>
                        <m:t>c</m:t>
                      </m:r>
                    </m:e>
                  </m:acc>
                </m:e>
                <m:sub>
                  <m:r>
                    <m:t>j</m:t>
                  </m:r>
                </m:sub>
              </m:sSub>
              <m:r>
                <m:rPr>
                  <m:sty m:val="p"/>
                </m:rPr>
                <m:t>=</m:t>
              </m:r>
              <m:sSub>
                <m:e>
                  <m:acc>
                    <m:accPr>
                      <m:chr m:val="̃"/>
                    </m:accPr>
                    <m:e>
                      <m:r>
                        <m:t>0</m:t>
                      </m:r>
                    </m:e>
                  </m:acc>
                </m:e>
                <m:sub>
                  <m:r>
                    <m:t>d</m:t>
                  </m:r>
                </m:sub>
              </m:sSub>
              <m:r>
                <m:rPr>
                  <m:nor/>
                  <m:sty m:val="p"/>
                </m:rPr>
                <m:t>)</m:t>
              </m:r>
            </m:e>
            <m:e>
              <m:r>
                <m:t>&amp;</m:t>
              </m:r>
              <m:r>
                <m:rPr>
                  <m:sty m:val="p"/>
                </m:rPr>
                <m:t>=</m:t>
              </m:r>
              <m:sSub>
                <m:e>
                  <m:acc>
                    <m:accPr>
                      <m:chr m:val="̃"/>
                    </m:accPr>
                    <m:e>
                      <m:r>
                        <m:t>0</m:t>
                      </m:r>
                    </m:e>
                  </m:acc>
                </m:e>
                <m:sub>
                  <m:r>
                    <m:t>p</m:t>
                  </m:r>
                </m:sub>
              </m:sSub>
              <m:r>
                <m:rPr>
                  <m:sty m:val="p"/>
                </m:rPr>
                <m:t>,</m:t>
              </m:r>
              <m:r>
                <m:t>&amp;</m:t>
              </m:r>
              <m:r>
                <m:t>&amp;</m:t>
              </m:r>
              <m:r>
                <m:rPr>
                  <m:nor/>
                  <m:sty m:val="p"/>
                </m:rPr>
                <m:t>(a zero multiple of a vector is </m:t>
              </m:r>
              <m:acc>
                <m:accPr>
                  <m:chr m:val="̃"/>
                </m:accPr>
                <m:e>
                  <m:r>
                    <m:t>0</m:t>
                  </m:r>
                </m:e>
              </m:acc>
              <m:r>
                <m:rPr>
                  <m:nor/>
                  <m:sty m:val="p"/>
                </m:rPr>
                <m:t>)</m:t>
              </m:r>
            </m:e>
          </m:eqArr>
        </m:oMath>
      </m:oMathPara>
    </w:p>
    <w:p>
      <w:pPr>
        <w:pStyle w:val="FirstParagraph"/>
      </w:pPr>
      <w:r>
        <w:t xml:space="preserve">a combination of</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oMath>
      <w:r>
        <w:t xml:space="preserve"> </w:t>
      </w:r>
      <w:r>
        <w:t xml:space="preserve">with coefficients not all zero that equals</w:t>
      </w:r>
      <w:r>
        <w:t xml:space="preserve"> </w:t>
      </w:r>
      <m:oMath>
        <m:sSub>
          <m:e>
            <m:acc>
              <m:accPr>
                <m:chr m:val="̃"/>
              </m:accPr>
              <m:e>
                <m:r>
                  <m:t>0</m:t>
                </m:r>
              </m:e>
            </m:acc>
          </m:e>
          <m:sub>
            <m:r>
              <m:t>p</m:t>
            </m:r>
          </m:sub>
        </m:sSub>
      </m:oMath>
      <w:r>
        <w:t xml:space="preserve">.</w:t>
      </w:r>
      <w:r>
        <w:t xml:space="preserve"> </w:t>
      </w:r>
      <w:r>
        <w:t xml:space="preserve">That contradicts their linear independence, so</w:t>
      </w:r>
      <w:r>
        <w:t xml:space="preserve"> </w:t>
      </w:r>
      <m:oMath>
        <m:r>
          <m:t>k</m:t>
        </m:r>
        <m:r>
          <m:rPr>
            <m:sty m:val="p"/>
          </m:rPr>
          <m:t>≤</m:t>
        </m:r>
        <m:r>
          <m:t>d</m:t>
        </m:r>
      </m:oMath>
      <w:r>
        <w:t xml:space="preserve">.</w:t>
      </w:r>
    </w:p>
    <w:p>
      <w:pPr>
        <w:pStyle w:val="BodyText"/>
      </w:pPr>
      <w:r>
        <w:rPr>
          <w:b/>
          <w:bCs/>
        </w:rPr>
        <w:t xml:space="preserve">Part 2.</w:t>
      </w:r>
      <w:r>
        <w:t xml:space="preserve"> </w:t>
      </w:r>
      <m:oMath>
        <m:r>
          <m:rPr>
            <m:scr m:val="script"/>
            <m:sty m:val="p"/>
          </m:rPr>
          <m:t>T</m:t>
        </m:r>
      </m:oMath>
      <w:r>
        <w:t xml:space="preserve"> </w:t>
      </w:r>
      <w:r>
        <w:t xml:space="preserve">has a basis (</w:t>
      </w:r>
      <w:hyperlink w:anchor="thm-extend-basis">
        <w:r>
          <w:rPr>
            <w:rStyle w:val="Hyperlink"/>
          </w:rPr>
          <w:t xml:space="preserve">Theorem 28</w:t>
        </w:r>
      </w:hyperlink>
      <w:r>
        <w:t xml:space="preserve">)</w:t>
      </w:r>
      <w:r>
        <w:t xml:space="preserve"> </w:t>
      </w:r>
      <w:r>
        <w:t xml:space="preserve">with</w:t>
      </w:r>
      <w:r>
        <w:t xml:space="preserve"> </w:t>
      </w:r>
      <m:oMath>
        <m:r>
          <m:rPr>
            <m:sty m:val="p"/>
          </m:rPr>
          <m:t>dim</m:t>
        </m:r>
        <m:r>
          <m:rPr>
            <m:sty m:val="p"/>
          </m:rPr>
          <m:t>(</m:t>
        </m:r>
        <m:r>
          <m:rPr>
            <m:scr m:val="script"/>
            <m:sty m:val="p"/>
          </m:rPr>
          <m:t>T</m:t>
        </m:r>
        <m:r>
          <m:rPr>
            <m:sty m:val="p"/>
          </m:rPr>
          <m:t>)</m:t>
        </m:r>
      </m:oMath>
      <w:r>
        <w:t xml:space="preserve"> </w:t>
      </w:r>
      <w:r>
        <w:t xml:space="preserve">vectors.</w:t>
      </w:r>
      <w:r>
        <w:t xml:space="preserve"> </w:t>
      </w:r>
      <w:r>
        <w:t xml:space="preserve">Those vectors are linearly independent and lie in</w:t>
      </w:r>
      <w:r>
        <w:t xml:space="preserve"> </w:t>
      </w:r>
      <m:oMath>
        <m:r>
          <m:rPr>
            <m:scr m:val="script"/>
            <m:sty m:val="p"/>
          </m:rPr>
          <m:t>S</m:t>
        </m:r>
      </m:oMath>
      <w:r>
        <w:t xml:space="preserve">,</w:t>
      </w:r>
      <w:r>
        <w:t xml:space="preserve"> </w:t>
      </w:r>
      <w:r>
        <w:t xml:space="preserve">so by Part 1 there are at most</w:t>
      </w:r>
      <w:r>
        <w:t xml:space="preserve"> </w:t>
      </w:r>
      <m:oMath>
        <m:r>
          <m:rPr>
            <m:sty m:val="p"/>
          </m:rPr>
          <m:t>dim</m:t>
        </m:r>
        <m:r>
          <m:rPr>
            <m:sty m:val="p"/>
          </m:rPr>
          <m:t>(</m:t>
        </m:r>
        <m:r>
          <m:rPr>
            <m:scr m:val="script"/>
            <m:sty m:val="p"/>
          </m:rPr>
          <m:t>S</m:t>
        </m:r>
        <m:r>
          <m:rPr>
            <m:sty m:val="p"/>
          </m:rPr>
          <m:t>)</m:t>
        </m:r>
      </m:oMath>
      <w:r>
        <w:t xml:space="preserve"> </w:t>
      </w:r>
      <w:r>
        <w:t xml:space="preserve">of them.</w:t>
      </w:r>
    </w:p>
    <w:bookmarkStart w:id="217" w:name="exm-dim-bound"/>
    <w:p>
      <w:pPr>
        <w:pStyle w:val="BodyText"/>
      </w:pPr>
      <w:r>
        <w:rPr>
          <w:b/>
          <w:bCs/>
        </w:rPr>
        <w:t xml:space="preserve">Example 50 (Subspaces of a plane have dimension at most two)</w:t>
      </w:r>
      <w:r>
        <w:t xml:space="preserve"> </w:t>
      </w:r>
      <w:r>
        <w:t xml:space="preserve">The plane</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 </w:t>
      </w:r>
      <w:r>
        <w:t xml:space="preserve">in</w:t>
      </w:r>
      <w:r>
        <w:t xml:space="preserve"> </w:t>
      </w:r>
      <m:oMath>
        <m:sSup>
          <m:e>
            <m:r>
              <m:rPr>
                <m:scr m:val="double-struck"/>
                <m:sty m:val="p"/>
              </m:rPr>
              <m:t>R</m:t>
            </m:r>
          </m:e>
          <m:sup>
            <m:r>
              <m:t>3</m:t>
            </m:r>
          </m:sup>
        </m:sSup>
      </m:oMath>
      <w:r>
        <w:t xml:space="preserve"> </w:t>
      </w:r>
      <w:r>
        <w:t xml:space="preserve">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By</w:t>
      </w:r>
      <w:r>
        <w:t xml:space="preserve"> </w:t>
      </w:r>
      <w:hyperlink w:anchor="thm-dim-bound">
        <w:r>
          <w:rPr>
            <w:rStyle w:val="Hyperlink"/>
          </w:rPr>
          <w:t xml:space="preserve">Theorem 29</w:t>
        </w:r>
      </w:hyperlink>
      <w:r>
        <w:t xml:space="preserve">,</w:t>
      </w:r>
      <w:r>
        <w:t xml:space="preserve"> </w:t>
      </w:r>
      <w:r>
        <w:t xml:space="preserve">no three vectors with third entry</w:t>
      </w:r>
      <w:r>
        <w:t xml:space="preserve"> </w:t>
      </w:r>
      <m:oMath>
        <m:r>
          <m:t>0</m:t>
        </m:r>
      </m:oMath>
      <w:r>
        <w:t xml:space="preserve"> </w:t>
      </w:r>
      <w:r>
        <w:t xml:space="preserve">are linearly independent;</w:t>
      </w:r>
      <w:r>
        <w:t xml:space="preserve"> </w:t>
      </w:r>
      <w:r>
        <w:t xml:space="preserve">for instance,</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acc>
          <m:accPr>
            <m:chr m:val="̃"/>
          </m:accPr>
          <m:e>
            <m:r>
              <m:t>0</m:t>
            </m:r>
          </m:e>
        </m:acc>
      </m:oMath>
      <w:r>
        <w:t xml:space="preserve">.</w:t>
      </w:r>
      <w:r>
        <w:t xml:space="preserve"> </w:t>
      </w:r>
      <w:r>
        <w:t xml:space="preserve">The line</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lies in</w:t>
      </w:r>
      <w:r>
        <w:t xml:space="preserve"> </w:t>
      </w:r>
      <m:oMath>
        <m:r>
          <m:rPr>
            <m:scr m:val="script"/>
            <m:sty m:val="p"/>
          </m:rPr>
          <m:t>S</m:t>
        </m:r>
      </m:oMath>
      <w:r>
        <w:t xml:space="preserve">,</w:t>
      </w:r>
      <w:r>
        <w:t xml:space="preserve"> </w:t>
      </w:r>
      <w:r>
        <w:t xml:space="preserve">and</w:t>
      </w:r>
    </w:p>
    <w:p>
      <w:pPr>
        <w:pStyle w:val="BodyText"/>
      </w:pPr>
      <m:oMathPara>
        <m:oMathParaPr>
          <m:jc m:val="center"/>
        </m:oMathParaPr>
        <m:oMath>
          <m:eqArr>
            <m:e>
              <m:r>
                <m:rPr>
                  <m:sty m:val="p"/>
                </m:rPr>
                <m:t>dim</m:t>
              </m:r>
              <m:r>
                <m:rPr>
                  <m:sty m:val="p"/>
                </m:rPr>
                <m:t>(</m:t>
              </m:r>
              <m:r>
                <m:rPr>
                  <m:scr m:val="script"/>
                  <m:sty m:val="p"/>
                </m:rPr>
                <m:t>T</m:t>
              </m:r>
              <m:r>
                <m:rPr>
                  <m:sty m:val="p"/>
                </m:rPr>
                <m:t>)</m:t>
              </m:r>
              <m:r>
                <m:t>&amp;</m:t>
              </m:r>
              <m:r>
                <m:rPr>
                  <m:sty m:val="p"/>
                </m:rPr>
                <m:t>=</m:t>
              </m:r>
              <m:r>
                <m:t>1</m:t>
              </m:r>
            </m:e>
            <m:e>
              <m:r>
                <m:t>&amp;</m:t>
              </m:r>
              <m:r>
                <m:rPr>
                  <m:sty m:val="p"/>
                </m:rPr>
                <m:t>≤</m:t>
              </m:r>
              <m:r>
                <m:t>2</m:t>
              </m:r>
            </m:e>
            <m:e>
              <m:r>
                <m:t>&amp;</m:t>
              </m:r>
              <m:r>
                <m:rPr>
                  <m:sty m:val="p"/>
                </m:rPr>
                <m:t>=</m:t>
              </m:r>
              <m:r>
                <m:rPr>
                  <m:sty m:val="p"/>
                </m:rPr>
                <m:t>dim</m:t>
              </m:r>
              <m:r>
                <m:rPr>
                  <m:sty m:val="p"/>
                </m:rPr>
                <m:t>(</m:t>
              </m:r>
              <m:r>
                <m:rPr>
                  <m:scr m:val="script"/>
                  <m:sty m:val="p"/>
                </m:rPr>
                <m:t>S</m:t>
              </m:r>
              <m:r>
                <m:rPr>
                  <m:sty m:val="p"/>
                </m:rPr>
                <m:t>)</m:t>
              </m:r>
              <m:r>
                <m:rPr>
                  <m:sty m:val="p"/>
                </m:rPr>
                <m:t>.</m:t>
              </m:r>
            </m:e>
          </m:eqArr>
        </m:oMath>
      </m:oMathPara>
    </w:p>
    <w:bookmarkEnd w:id="217"/>
    <w:bookmarkStart w:id="218" w:name="thm-subspace-equal-dim"/>
    <w:p>
      <w:pPr>
        <w:pStyle w:val="FirstParagraph"/>
      </w:pPr>
      <w:r>
        <w:rPr>
          <w:b/>
          <w:bCs/>
        </w:rPr>
        <w:t xml:space="preserve">Theorem 30 (A subspace inside another of the same dimension equals it)</w:t>
      </w:r>
      <w:r>
        <w:t xml:space="preserve"> </w:t>
      </w:r>
      <w:r>
        <w:t xml:space="preserve">If</w:t>
      </w:r>
      <w:r>
        <w:t xml:space="preserve"> </w:t>
      </w:r>
      <m:oMath>
        <m:r>
          <m:rPr>
            <m:scr m:val="script"/>
            <m:sty m:val="p"/>
          </m:rPr>
          <m:t>T</m:t>
        </m:r>
      </m:oMath>
      <w:r>
        <w:t xml:space="preserve"> </w:t>
      </w:r>
      <w:r>
        <w:t xml:space="preserve">and</w:t>
      </w:r>
      <w:r>
        <w:t xml:space="preserve"> </w:t>
      </w:r>
      <m:oMath>
        <m:r>
          <m:rPr>
            <m:scr m:val="script"/>
            <m:sty m:val="p"/>
          </m:rPr>
          <m:t>S</m:t>
        </m:r>
      </m:oMath>
      <w:r>
        <w:t xml:space="preserve"> </w:t>
      </w:r>
      <w:r>
        <w:t xml:space="preserve">are subspaces of</w:t>
      </w:r>
      <w:r>
        <w:t xml:space="preserve"> </w:t>
      </w:r>
      <m:oMath>
        <m:sSup>
          <m:e>
            <m:r>
              <m:rPr>
                <m:scr m:val="double-struck"/>
                <m:sty m:val="p"/>
              </m:rPr>
              <m:t>R</m:t>
            </m:r>
          </m:e>
          <m:sup>
            <m:r>
              <m:t>p</m:t>
            </m:r>
          </m:sup>
        </m:sSup>
      </m:oMath>
      <w:r>
        <w:t xml:space="preserve"> </w:t>
      </w:r>
      <w:r>
        <w:t xml:space="preserve">with</w:t>
      </w:r>
      <w:r>
        <w:t xml:space="preserve"> </w:t>
      </w:r>
      <m:oMath>
        <m:r>
          <m:rPr>
            <m:scr m:val="script"/>
            <m:sty m:val="p"/>
          </m:rPr>
          <m:t>T</m:t>
        </m:r>
        <m:r>
          <m:rPr>
            <m:sty m:val="p"/>
          </m:rPr>
          <m:t>⊆</m:t>
        </m:r>
        <m:r>
          <m:rPr>
            <m:scr m:val="script"/>
            <m:sty m:val="p"/>
          </m:rPr>
          <m:t>S</m:t>
        </m:r>
      </m:oMath>
      <w:r>
        <w:t xml:space="preserve"> </w:t>
      </w:r>
      <w:r>
        <w:t xml:space="preserve">and</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 </w:t>
      </w:r>
      <w:r>
        <w:t xml:space="preserve">(</w:t>
      </w:r>
      <w:hyperlink w:anchor="def-dimension">
        <w:r>
          <w:rPr>
            <w:rStyle w:val="Hyperlink"/>
          </w:rPr>
          <w:t xml:space="preserve">Definition 44</w:t>
        </w:r>
      </w:hyperlink>
      <w:r>
        <w:t xml:space="preserve">),</w:t>
      </w:r>
      <w:r>
        <w:t xml:space="preserve"> </w:t>
      </w:r>
      <w:r>
        <w:t xml:space="preserve">then</w:t>
      </w:r>
      <w:r>
        <w:t xml:space="preserve"> </w:t>
      </w:r>
      <m:oMath>
        <m:r>
          <m:rPr>
            <m:scr m:val="script"/>
            <m:sty m:val="p"/>
          </m:rPr>
          <m:t>T</m:t>
        </m:r>
        <m:r>
          <m:rPr>
            <m:sty m:val="p"/>
          </m:rPr>
          <m:t>=</m:t>
        </m:r>
        <m:r>
          <m:rPr>
            <m:scr m:val="script"/>
            <m:sty m:val="p"/>
          </m:rPr>
          <m:t>S</m:t>
        </m:r>
      </m:oMath>
      <w:r>
        <w:t xml:space="preserve">.</w:t>
      </w:r>
    </w:p>
    <w:bookmarkEnd w:id="218"/>
    <w:p>
      <w:pPr>
        <w:pStyle w:val="BodyText"/>
      </w:pPr>
      <w:r>
        <w:rPr>
          <w:i/>
          <w:iCs/>
        </w:rPr>
        <w:t xml:space="preserve">Proof</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and let</w:t>
      </w:r>
      <w:r>
        <w:t xml:space="preserve"> </w:t>
      </w:r>
      <m:oMath>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oMath>
      <w:r>
        <w:t xml:space="preserve"> </w:t>
      </w:r>
      <w:r>
        <w:t xml:space="preserve">be a basis of</w:t>
      </w:r>
      <w:r>
        <w:t xml:space="preserve"> </w:t>
      </w:r>
      <m:oMath>
        <m:r>
          <m:rPr>
            <m:scr m:val="script"/>
            <m:sty m:val="p"/>
          </m:rPr>
          <m:t>T</m:t>
        </m:r>
      </m:oMath>
      <w:r>
        <w:t xml:space="preserve"> </w:t>
      </w:r>
      <w:r>
        <w:t xml:space="preserve">(</w:t>
      </w:r>
      <w:hyperlink w:anchor="thm-extend-basis">
        <w:r>
          <w:rPr>
            <w:rStyle w:val="Hyperlink"/>
          </w:rPr>
          <w:t xml:space="preserve">Theorem 28</w:t>
        </w:r>
      </w:hyperlink>
      <w:r>
        <w:t xml:space="preserve">);</w:t>
      </w:r>
      <w:r>
        <w:t xml:space="preserve"> </w:t>
      </w:r>
      <w:r>
        <w:t xml:space="preserve">it has</w:t>
      </w:r>
      <w:r>
        <w:t xml:space="preserve"> </w:t>
      </w:r>
      <m:oMath>
        <m:r>
          <m:t>d</m:t>
        </m:r>
      </m:oMath>
      <w:r>
        <w:t xml:space="preserve"> </w:t>
      </w:r>
      <w:r>
        <w:t xml:space="preserve">vectors because</w:t>
      </w:r>
      <w:r>
        <w:t xml:space="preserve"> </w:t>
      </w:r>
      <m:oMath>
        <m:r>
          <m:rPr>
            <m:sty m:val="p"/>
          </m:rPr>
          <m:t>dim</m:t>
        </m:r>
        <m:r>
          <m:rPr>
            <m:sty m:val="p"/>
          </m:rPr>
          <m:t>(</m:t>
        </m:r>
        <m:r>
          <m:rPr>
            <m:scr m:val="script"/>
            <m:sty m:val="p"/>
          </m:rPr>
          <m:t>T</m:t>
        </m:r>
        <m:r>
          <m:rPr>
            <m:sty m:val="p"/>
          </m:rPr>
          <m:t>)</m:t>
        </m:r>
        <m:r>
          <m:rPr>
            <m:sty m:val="p"/>
          </m:rPr>
          <m:t>=</m:t>
        </m:r>
        <m:r>
          <m:t>d</m:t>
        </m:r>
      </m:oMath>
      <w:r>
        <w:t xml:space="preserve">.</w:t>
      </w:r>
      <w:r>
        <w:t xml:space="preserve"> </w:t>
      </w:r>
      <w:r>
        <w:t xml:space="preserve">(When</w:t>
      </w:r>
      <w:r>
        <w:t xml:space="preserve"> </w:t>
      </w:r>
      <m:oMath>
        <m:r>
          <m:t>d</m:t>
        </m:r>
        <m:r>
          <m:rPr>
            <m:sty m:val="p"/>
          </m:rPr>
          <m:t>=</m:t>
        </m:r>
        <m:r>
          <m:t>0</m:t>
        </m:r>
      </m:oMath>
      <w:r>
        <w:t xml:space="preserve"> </w:t>
      </w:r>
      <w:r>
        <w:t xml:space="preserve">it is the empty list,</w:t>
      </w:r>
      <w:r>
        <w:t xml:space="preserve"> </w:t>
      </w:r>
      <w:r>
        <w:t xml:space="preserve">whose span is</w:t>
      </w:r>
      <w:r>
        <w:t xml:space="preserve"> </w:t>
      </w:r>
      <m:oMath>
        <m:r>
          <m:t>​</m:t>
        </m:r>
        <m:d>
          <m:dPr>
            <m:begChr m:val="{"/>
            <m:sepChr m:val=""/>
            <m:endChr m:val="}"/>
            <m:grow/>
          </m:dPr>
          <m:e>
            <m:acc>
              <m:accPr>
                <m:chr m:val="̃"/>
              </m:accPr>
              <m:e>
                <m:r>
                  <m:t>0</m:t>
                </m:r>
              </m:e>
            </m:acc>
          </m:e>
        </m:d>
        <m:r>
          <m:t>​</m:t>
        </m:r>
      </m:oMath>
      <w:r>
        <w:t xml:space="preserve"> </w:t>
      </w:r>
      <w:r>
        <w:t xml:space="preserve">by the convention in</w:t>
      </w:r>
      <w:r>
        <w:t xml:space="preserve"> </w:t>
      </w:r>
      <w:hyperlink w:anchor="def-span">
        <w:r>
          <w:rPr>
            <w:rStyle w:val="Hyperlink"/>
          </w:rPr>
          <w:t xml:space="preserve">Definition 41</w:t>
        </w:r>
      </w:hyperlink>
      <w:r>
        <w:t xml:space="preserve">,</w:t>
      </w:r>
      <w:r>
        <w:t xml:space="preserve"> </w:t>
      </w:r>
      <w:r>
        <w:t xml:space="preserve">and the argument is unchanged.)</w:t>
      </w:r>
      <w:r>
        <w:t xml:space="preserve"> </w:t>
      </w:r>
      <w:r>
        <w:t xml:space="preserve">Suppose some</w:t>
      </w:r>
      <w:r>
        <w:t xml:space="preserve"> </w:t>
      </w:r>
      <m:oMath>
        <m:acc>
          <m:accPr>
            <m:chr m:val="̃"/>
          </m:accPr>
          <m:e>
            <m:r>
              <m:t>s</m:t>
            </m:r>
          </m:e>
        </m:acc>
        <m:r>
          <m:rPr>
            <m:sty m:val="p"/>
          </m:rPr>
          <m:t>∈</m:t>
        </m:r>
        <m:r>
          <m:rPr>
            <m:scr m:val="script"/>
            <m:sty m:val="p"/>
          </m:rPr>
          <m:t>S</m:t>
        </m:r>
      </m:oMath>
      <w:r>
        <w:t xml:space="preserve"> </w:t>
      </w:r>
      <w:r>
        <w:t xml:space="preserve">is not in</w:t>
      </w:r>
      <w:r>
        <w:t xml:space="preserve"> </w:t>
      </w:r>
      <m:oMath>
        <m:r>
          <m:rPr>
            <m:sty m:val="p"/>
          </m:rPr>
          <m:t>span</m:t>
        </m:r>
        <m:r>
          <m:t>​</m:t>
        </m:r>
        <m:d>
          <m:dPr>
            <m:begChr m:val="{"/>
            <m:sepChr m:val=""/>
            <m:endChr m:val="}"/>
            <m:grow/>
          </m:dPr>
          <m:e>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e>
        </m:d>
        <m:r>
          <m:t>​</m:t>
        </m:r>
        <m:r>
          <m:rPr>
            <m:sty m:val="p"/>
          </m:rPr>
          <m:t>=</m:t>
        </m:r>
        <m:r>
          <m:rPr>
            <m:scr m:val="script"/>
            <m:sty m:val="p"/>
          </m:rPr>
          <m:t>T</m:t>
        </m:r>
      </m:oMath>
      <w:r>
        <w:t xml:space="preserve">.</w:t>
      </w:r>
      <w:r>
        <w:t xml:space="preserve"> </w:t>
      </w:r>
      <w:r>
        <w:t xml:space="preserve">Then</w:t>
      </w:r>
      <w:r>
        <w:t xml:space="preserve"> </w:t>
      </w:r>
      <m:oMath>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r>
          <m:rPr>
            <m:sty m:val="p"/>
          </m:rPr>
          <m:t>,</m:t>
        </m:r>
        <m:acc>
          <m:accPr>
            <m:chr m:val="̃"/>
          </m:accPr>
          <m:e>
            <m:r>
              <m:t>s</m:t>
            </m:r>
          </m:e>
        </m:acc>
      </m:oMath>
      <w:r>
        <w:t xml:space="preserve"> </w:t>
      </w:r>
      <w:r>
        <w:t xml:space="preserve">are linearly independent</w:t>
      </w:r>
      <w:r>
        <w:t xml:space="preserve"> </w:t>
      </w:r>
      <w:r>
        <w:t xml:space="preserve">(</w:t>
      </w:r>
      <w:hyperlink w:anchor="thm-add-outside-span">
        <w:r>
          <w:rPr>
            <w:rStyle w:val="Hyperlink"/>
          </w:rPr>
          <w:t xml:space="preserve">Theorem 27</w:t>
        </w:r>
      </w:hyperlink>
      <w:r>
        <w:t xml:space="preserve">),</w:t>
      </w:r>
      <w:r>
        <w:t xml:space="preserve"> </w:t>
      </w:r>
      <w:r>
        <w:t xml:space="preserve">and they are</w:t>
      </w:r>
      <w:r>
        <w:t xml:space="preserve"> </w:t>
      </w:r>
      <m:oMath>
        <m:r>
          <m:t>d</m:t>
        </m:r>
        <m:r>
          <m:rPr>
            <m:sty m:val="p"/>
          </m:rPr>
          <m:t>+</m:t>
        </m:r>
        <m:r>
          <m:t>1</m:t>
        </m:r>
      </m:oMath>
      <w:r>
        <w:t xml:space="preserve"> </w:t>
      </w:r>
      <w:r>
        <w:t xml:space="preserve">vectors of</w:t>
      </w:r>
      <w:r>
        <w:t xml:space="preserve"> </w:t>
      </w:r>
      <m:oMath>
        <m:r>
          <m:rPr>
            <m:scr m:val="script"/>
            <m:sty m:val="p"/>
          </m:rPr>
          <m:t>S</m:t>
        </m:r>
      </m:oMath>
      <w:r>
        <w:t xml:space="preserve">,</w:t>
      </w:r>
      <w:r>
        <w:t xml:space="preserve"> </w:t>
      </w:r>
      <w:r>
        <w:t xml:space="preserve">which contradicts part 1 of</w:t>
      </w:r>
      <w:r>
        <w:t xml:space="preserve"> </w:t>
      </w:r>
      <w:hyperlink w:anchor="thm-dim-bound">
        <w:r>
          <w:rPr>
            <w:rStyle w:val="Hyperlink"/>
          </w:rPr>
          <w:t xml:space="preserve">Theorem 29</w:t>
        </w:r>
      </w:hyperlink>
      <w:r>
        <w:t xml:space="preserve">.</w:t>
      </w:r>
      <w:r>
        <w:t xml:space="preserve"> </w:t>
      </w:r>
      <w:r>
        <w:t xml:space="preserve">So every vector of</w:t>
      </w:r>
      <w:r>
        <w:t xml:space="preserve"> </w:t>
      </w:r>
      <m:oMath>
        <m:r>
          <m:rPr>
            <m:scr m:val="script"/>
            <m:sty m:val="p"/>
          </m:rPr>
          <m:t>S</m:t>
        </m:r>
      </m:oMath>
      <w:r>
        <w:t xml:space="preserve"> </w:t>
      </w:r>
      <w:r>
        <w:t xml:space="preserve">is in</w:t>
      </w:r>
      <w:r>
        <w:t xml:space="preserve"> </w:t>
      </w:r>
      <m:oMath>
        <m:r>
          <m:rPr>
            <m:scr m:val="script"/>
            <m:sty m:val="p"/>
          </m:rPr>
          <m:t>T</m:t>
        </m:r>
      </m:oMath>
      <w:r>
        <w:t xml:space="preserve">,</w:t>
      </w:r>
      <w:r>
        <w:t xml:space="preserve"> </w:t>
      </w:r>
      <w:r>
        <w:t xml:space="preserve">that is,</w:t>
      </w:r>
      <w:r>
        <w:t xml:space="preserve"> </w:t>
      </w:r>
      <m:oMath>
        <m:r>
          <m:rPr>
            <m:scr m:val="script"/>
            <m:sty m:val="p"/>
          </m:rPr>
          <m:t>S</m:t>
        </m:r>
        <m:r>
          <m:rPr>
            <m:sty m:val="p"/>
          </m:rPr>
          <m:t>⊆</m:t>
        </m:r>
        <m:r>
          <m:rPr>
            <m:scr m:val="script"/>
            <m:sty m:val="p"/>
          </m:rPr>
          <m:t>T</m:t>
        </m:r>
      </m:oMath>
      <w:r>
        <w:t xml:space="preserve">.</w:t>
      </w:r>
      <w:r>
        <w:t xml:space="preserve"> </w:t>
      </w:r>
      <w:r>
        <w:t xml:space="preserve">Together with</w:t>
      </w:r>
      <w:r>
        <w:t xml:space="preserve"> </w:t>
      </w:r>
      <m:oMath>
        <m:r>
          <m:rPr>
            <m:scr m:val="script"/>
            <m:sty m:val="p"/>
          </m:rPr>
          <m:t>T</m:t>
        </m:r>
        <m:r>
          <m:rPr>
            <m:sty m:val="p"/>
          </m:rPr>
          <m:t>⊆</m:t>
        </m:r>
        <m:r>
          <m:rPr>
            <m:scr m:val="script"/>
            <m:sty m:val="p"/>
          </m:rPr>
          <m:t>S</m:t>
        </m:r>
      </m:oMath>
      <w:r>
        <w:t xml:space="preserve">,</w:t>
      </w:r>
      <w:r>
        <w:t xml:space="preserve"> </w:t>
      </w:r>
      <w:r>
        <w:t xml:space="preserve">this inclusion gives</w:t>
      </w:r>
      <w:r>
        <w:t xml:space="preserve"> </w:t>
      </w:r>
      <m:oMath>
        <m:r>
          <m:rPr>
            <m:scr m:val="script"/>
            <m:sty m:val="p"/>
          </m:rPr>
          <m:t>T</m:t>
        </m:r>
        <m:r>
          <m:rPr>
            <m:sty m:val="p"/>
          </m:rPr>
          <m:t>=</m:t>
        </m:r>
        <m:r>
          <m:rPr>
            <m:scr m:val="script"/>
            <m:sty m:val="p"/>
          </m:rPr>
          <m:t>S</m:t>
        </m:r>
      </m:oMath>
      <w:r>
        <w:t xml:space="preserve">.</w:t>
      </w:r>
    </w:p>
    <w:bookmarkStart w:id="219" w:name="exm-subspace-equal-dim"/>
    <w:p>
      <w:pPr>
        <w:pStyle w:val="BodyText"/>
      </w:pPr>
      <w:r>
        <w:rPr>
          <w:b/>
          <w:bCs/>
        </w:rPr>
        <w:t xml:space="preserve">Example 51 (Two independent vectors in a plane span it)</w:t>
      </w:r>
      <w:r>
        <w:t xml:space="preserve"> </w:t>
      </w:r>
      <w:r>
        <w:t xml:space="preserve">Let</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 which 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and let</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1</m:t>
            </m:r>
            <m:r>
              <m:rPr>
                <m:sty m:val="p"/>
              </m:rPr>
              <m:t>,</m:t>
            </m:r>
            <m:r>
              <m:t>1</m:t>
            </m:r>
            <m:r>
              <m:rPr>
                <m:sty m:val="p"/>
              </m:rPr>
              <m:t>,</m:t>
            </m:r>
            <m:r>
              <m:t>0</m:t>
            </m:r>
            <m:r>
              <m:rPr>
                <m:sty m:val="p"/>
              </m:rPr>
              <m:t>)</m:t>
            </m:r>
          </m:e>
        </m:d>
        <m:r>
          <m:t>​</m:t>
        </m:r>
      </m:oMath>
      <w:r>
        <w:t xml:space="preserve">.</w:t>
      </w:r>
      <w:r>
        <w:t xml:space="preserve"> </w:t>
      </w:r>
      <w:r>
        <w:t xml:space="preserve">Both vectors have third entry</w:t>
      </w:r>
      <w:r>
        <w:t xml:space="preserve"> </w:t>
      </w:r>
      <m:oMath>
        <m:r>
          <m:t>0</m:t>
        </m:r>
      </m:oMath>
      <w:r>
        <w:t xml:space="preserve">, so</w:t>
      </w:r>
      <w:r>
        <w:t xml:space="preserve"> </w:t>
      </w:r>
      <m:oMath>
        <m:r>
          <m:rPr>
            <m:scr m:val="script"/>
            <m:sty m:val="p"/>
          </m:rPr>
          <m:t>T</m:t>
        </m:r>
        <m:r>
          <m:rPr>
            <m:sty m:val="p"/>
          </m:rPr>
          <m:t>⊆</m:t>
        </m:r>
        <m:r>
          <m:rPr>
            <m:scr m:val="script"/>
            <m:sty m:val="p"/>
          </m:rPr>
          <m:t>S</m:t>
        </m:r>
      </m:oMath>
      <w:r>
        <w:t xml:space="preserve">.</w:t>
      </w:r>
      <w:r>
        <w:t xml:space="preserve"> </w:t>
      </w:r>
      <w:r>
        <w:t xml:space="preserve">They are linearly independent:</w:t>
      </w:r>
      <w:r>
        <w:t xml:space="preserve"> </w:t>
      </w:r>
      <m:oMath>
        <m:sSub>
          <m:e>
            <m:r>
              <m:t>c</m:t>
            </m:r>
          </m:e>
          <m:sub>
            <m:r>
              <m:t>1</m:t>
            </m:r>
          </m:sub>
        </m:sSub>
        <m:r>
          <m:rPr>
            <m:sty m:val="p"/>
          </m:rPr>
          <m:t>(</m:t>
        </m:r>
        <m:r>
          <m:t>1</m:t>
        </m:r>
        <m:r>
          <m:rPr>
            <m:sty m:val="p"/>
          </m:rPr>
          <m:t>,</m:t>
        </m:r>
        <m:r>
          <m:t>0</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t>0</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r>
          <m:t>0</m:t>
        </m:r>
        <m:r>
          <m:rPr>
            <m:sty m:val="p"/>
          </m:rPr>
          <m:t>)</m:t>
        </m:r>
      </m:oMath>
      <w:r>
        <w:t xml:space="preserve">,</w:t>
      </w:r>
      <w:r>
        <w:t xml:space="preserve"> </w:t>
      </w:r>
      <w:r>
        <w:t xml:space="preserve">which 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w:t>
      </w:r>
      <w:r>
        <w:t xml:space="preserve"> </w:t>
      </w:r>
      <m:oMath>
        <m:r>
          <m:rPr>
            <m:sty m:val="p"/>
          </m:rPr>
          <m:t>dim</m:t>
        </m:r>
        <m:r>
          <m:rPr>
            <m:sty m:val="p"/>
          </m:rPr>
          <m:t>(</m:t>
        </m:r>
        <m:r>
          <m:rPr>
            <m:scr m:val="script"/>
            <m:sty m:val="p"/>
          </m:rPr>
          <m:t>T</m:t>
        </m:r>
        <m:r>
          <m:rPr>
            <m:sty m:val="p"/>
          </m:rPr>
          <m:t>)</m:t>
        </m:r>
        <m:r>
          <m:rPr>
            <m:sty m:val="p"/>
          </m:rPr>
          <m:t>=</m:t>
        </m:r>
        <m:r>
          <m:t>2</m:t>
        </m:r>
      </m:oMath>
      <w:r>
        <w:t xml:space="preserve">,</w:t>
      </w:r>
      <w:r>
        <w:t xml:space="preserve"> </w:t>
      </w:r>
      <w:r>
        <w:t xml:space="preserve">and</w:t>
      </w:r>
      <w:r>
        <w:t xml:space="preserve"> </w:t>
      </w:r>
      <w:hyperlink w:anchor="thm-subspace-equal-dim">
        <w:r>
          <w:rPr>
            <w:rStyle w:val="Hyperlink"/>
          </w:rPr>
          <w:t xml:space="preserve">Theorem 30</w:t>
        </w:r>
      </w:hyperlink>
      <w:r>
        <w:t xml:space="preserve"> </w:t>
      </w:r>
      <w:r>
        <w:t xml:space="preserve">gives</w:t>
      </w:r>
      <w:r>
        <w:t xml:space="preserve"> </w:t>
      </w:r>
      <m:oMath>
        <m:r>
          <m:rPr>
            <m:scr m:val="script"/>
            <m:sty m:val="p"/>
          </m:rPr>
          <m:t>T</m:t>
        </m:r>
        <m:r>
          <m:rPr>
            <m:sty m:val="p"/>
          </m:rPr>
          <m:t>=</m:t>
        </m:r>
        <m:r>
          <m:rPr>
            <m:scr m:val="script"/>
            <m:sty m:val="p"/>
          </m:rPr>
          <m:t>S</m:t>
        </m:r>
      </m:oMath>
      <w:r>
        <w:t xml:space="preserve"> </w:t>
      </w:r>
      <w:r>
        <w:t xml:space="preserve">without solving for any coefficients.</w:t>
      </w:r>
      <w:r>
        <w:t xml:space="preserve"> </w:t>
      </w:r>
      <w:r>
        <w:t xml:space="preserve">As a check,</w:t>
      </w:r>
      <w:r>
        <w:t xml:space="preserve"> </w:t>
      </w:r>
      <m:oMath>
        <m:r>
          <m:rPr>
            <m:sty m:val="p"/>
          </m:rPr>
          <m:t>(</m:t>
        </m:r>
        <m:r>
          <m:t>x</m:t>
        </m:r>
        <m:r>
          <m:rPr>
            <m:sty m:val="p"/>
          </m:rPr>
          <m:t>,</m:t>
        </m:r>
        <m:r>
          <m:t>y</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y</m:t>
        </m:r>
        <m:r>
          <m:t> </m:t>
        </m:r>
        <m:r>
          <m:rPr>
            <m:sty m:val="p"/>
          </m:rPr>
          <m:t>(</m:t>
        </m:r>
        <m:r>
          <m:t>1</m:t>
        </m:r>
        <m:r>
          <m:rPr>
            <m:sty m:val="p"/>
          </m:rPr>
          <m:t>,</m:t>
        </m:r>
        <m:r>
          <m:t>1</m:t>
        </m:r>
        <m:r>
          <m:rPr>
            <m:sty m:val="p"/>
          </m:rPr>
          <m:t>,</m:t>
        </m:r>
        <m:r>
          <m:t>0</m:t>
        </m:r>
        <m:r>
          <m:rPr>
            <m:sty m:val="p"/>
          </m:rPr>
          <m:t>)</m:t>
        </m:r>
      </m:oMath>
      <w:r>
        <w:t xml:space="preserve">.</w:t>
      </w:r>
    </w:p>
    <w:bookmarkEnd w:id="219"/>
    <w:bookmarkStart w:id="220" w:name="exm-subspace-equal-dim-fails"/>
    <w:p>
      <w:pPr>
        <w:pStyle w:val="BodyText"/>
      </w:pPr>
      <w:r>
        <w:rPr>
          <w:b/>
          <w:bCs/>
        </w:rPr>
        <w:t xml:space="preserve">Example 52 (Equal dimensions without containment)</w:t>
      </w:r>
      <w:r>
        <w:t xml:space="preserve"> </w:t>
      </w:r>
      <w:r>
        <w:t xml:space="preserve">The lines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 </w:t>
      </w:r>
      <w:r>
        <w:t xml:space="preserve">both have dimension</w:t>
      </w:r>
      <w:r>
        <w:t xml:space="preserve"> </w:t>
      </w:r>
      <m:oMath>
        <m:r>
          <m:t>1</m:t>
        </m:r>
      </m:oMath>
      <w:r>
        <w:t xml:space="preserve">,</w:t>
      </w:r>
      <w:r>
        <w:t xml:space="preserve"> </w:t>
      </w:r>
      <w:r>
        <w:t xml:space="preserve">but they are not equal:</w:t>
      </w:r>
      <w:r>
        <w:t xml:space="preserve"> </w:t>
      </w:r>
      <m:oMath>
        <m:r>
          <m:rPr>
            <m:sty m:val="p"/>
          </m:rPr>
          <m:t>(</m:t>
        </m:r>
        <m:r>
          <m:t>1</m:t>
        </m:r>
        <m:r>
          <m:rPr>
            <m:sty m:val="p"/>
          </m:rPr>
          <m:t>,</m:t>
        </m:r>
        <m:r>
          <m:t>0</m:t>
        </m:r>
        <m:r>
          <m:rPr>
            <m:sty m:val="p"/>
          </m:rPr>
          <m:t>,</m:t>
        </m:r>
        <m:r>
          <m:t>0</m:t>
        </m:r>
        <m:r>
          <m:rPr>
            <m:sty m:val="p"/>
          </m:rPr>
          <m:t>)</m:t>
        </m:r>
      </m:oMath>
      <w:r>
        <w:t xml:space="preserve"> </w:t>
      </w:r>
      <w:r>
        <w:t xml:space="preserve">is in the first and not the second.</w:t>
      </w:r>
      <w:r>
        <w:t xml:space="preserve"> </w:t>
      </w:r>
      <w:hyperlink w:anchor="thm-subspace-equal-dim">
        <w:r>
          <w:rPr>
            <w:rStyle w:val="Hyperlink"/>
          </w:rPr>
          <w:t xml:space="preserve">Theorem 30</w:t>
        </w:r>
      </w:hyperlink>
      <w:r>
        <w:t xml:space="preserve"> </w:t>
      </w:r>
      <w:r>
        <w:t xml:space="preserve">does not apply,</w:t>
      </w:r>
      <w:r>
        <w:t xml:space="preserve"> </w:t>
      </w:r>
      <w:r>
        <w:t xml:space="preserve">because neither line contains the other.</w:t>
      </w:r>
    </w:p>
    <w:bookmarkEnd w:id="220"/>
    <w:bookmarkEnd w:id="221"/>
    <w:bookmarkStart w:id="236" w:name="sec-column-null-space"/>
    <w:p>
      <w:pPr>
        <w:pStyle w:val="Heading2"/>
      </w:pPr>
      <w:r>
        <w:t xml:space="preserve">5 Column space and null space</w:t>
      </w:r>
    </w:p>
    <w:bookmarkStart w:id="222" w:name="def-column-space"/>
    <w:p>
      <w:pPr>
        <w:pStyle w:val="FirstParagraph"/>
      </w:pPr>
      <w:r>
        <w:rPr>
          <w:b/>
          <w:bCs/>
        </w:rPr>
        <w:t xml:space="preserve">Definition 45 (Column space (range, image))</w:t>
      </w:r>
      <w:r>
        <w:t xml:space="preserve"> </w:t>
      </w:r>
      <w:r>
        <w:t xml:space="preserve">The</w:t>
      </w:r>
      <w:r>
        <w:t xml:space="preserve"> </w:t>
      </w:r>
      <w:r>
        <w:rPr>
          <w:b/>
          <w:bCs/>
        </w:rPr>
        <w:t xml:space="preserve">column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C</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r>
                <m:rPr>
                  <m:sty m:val="bi"/>
                </m:rPr>
                <m:t>A</m:t>
              </m:r>
              <m:acc>
                <m:accPr>
                  <m:chr m:val="̃"/>
                </m:accPr>
                <m:e>
                  <m:r>
                    <m:t>x</m:t>
                  </m:r>
                </m:e>
              </m:acc>
              <m:r>
                <m:rPr>
                  <m:sty m:val="p"/>
                </m:rPr>
                <m:t>:</m:t>
              </m:r>
              <m:acc>
                <m:accPr>
                  <m:chr m:val="̃"/>
                </m:accPr>
                <m:e>
                  <m:r>
                    <m:t>x</m:t>
                  </m:r>
                </m:e>
              </m:acc>
              <m:r>
                <m:rPr>
                  <m:sty m:val="p"/>
                </m:rPr>
                <m:t>∈</m:t>
              </m:r>
              <m:sSup>
                <m:e>
                  <m:r>
                    <m:rPr>
                      <m:scr m:val="double-struck"/>
                      <m:sty m:val="p"/>
                    </m:rPr>
                    <m:t>R</m:t>
                  </m:r>
                </m:e>
                <m:sup>
                  <m:r>
                    <m:t>n</m:t>
                  </m:r>
                </m:sup>
              </m:sSup>
            </m:e>
          </m:d>
          <m:r>
            <m:t>​</m:t>
          </m:r>
          <m:r>
            <m:rPr>
              <m:sty m:val="p"/>
            </m:rPr>
            <m:t>,</m:t>
          </m:r>
        </m:oMath>
      </m:oMathPara>
    </w:p>
    <w:p>
      <w:pPr>
        <w:pStyle w:val="FirstParagraph"/>
      </w:pPr>
      <w:r>
        <w:t xml:space="preserve">the set of all vectors</w:t>
      </w:r>
      <w:r>
        <w:t xml:space="preserve"> </w:t>
      </w:r>
      <m:oMath>
        <m:r>
          <m:rPr>
            <m:sty m:val="bi"/>
          </m:rPr>
          <m:t>A</m:t>
        </m:r>
        <m:acc>
          <m:accPr>
            <m:chr m:val="̃"/>
          </m:accPr>
          <m:e>
            <m:r>
              <m:t>x</m:t>
            </m:r>
          </m:e>
        </m:acc>
      </m:oMath>
      <w:r>
        <w:t xml:space="preserve"> </w:t>
      </w:r>
      <w:r>
        <w:t xml:space="preserve">in</w:t>
      </w:r>
      <w:r>
        <w:t xml:space="preserve"> </w:t>
      </w:r>
      <m:oMath>
        <m:sSup>
          <m:e>
            <m:r>
              <m:rPr>
                <m:scr m:val="double-struck"/>
                <m:sty m:val="p"/>
              </m:rPr>
              <m:t>R</m:t>
            </m:r>
          </m:e>
          <m:sup>
            <m:r>
              <m:t>m</m:t>
            </m:r>
          </m:sup>
        </m:sSup>
      </m:oMath>
      <w:r>
        <w:t xml:space="preserve">.</w:t>
      </w:r>
      <w:r>
        <w:t xml:space="preserve"> </w:t>
      </w:r>
      <w:r>
        <w:t xml:space="preserve">It is also called the</w:t>
      </w:r>
      <w:r>
        <w:t xml:space="preserve"> </w:t>
      </w:r>
      <w:r>
        <w:rPr>
          <w:b/>
          <w:bCs/>
        </w:rPr>
        <w:t xml:space="preserve">range</w:t>
      </w:r>
      <w:r>
        <w:t xml:space="preserve"> </w:t>
      </w:r>
      <w:r>
        <w:t xml:space="preserve">or</w:t>
      </w:r>
      <w:r>
        <w:t xml:space="preserve"> </w:t>
      </w:r>
      <w:r>
        <w:rPr>
          <w:b/>
          <w:bCs/>
        </w:rPr>
        <w:t xml:space="preserve">image</w:t>
      </w:r>
      <w:r>
        <w:t xml:space="preserve"> </w:t>
      </w:r>
      <w:r>
        <w:t xml:space="preserve">of</w:t>
      </w:r>
      <w:r>
        <w:t xml:space="preserve"> </w:t>
      </w:r>
      <m:oMath>
        <m:r>
          <m:rPr>
            <m:sty m:val="bi"/>
          </m:rPr>
          <m:t>A</m:t>
        </m:r>
      </m:oMath>
      <w:r>
        <w:t xml:space="preserve">.</w:t>
      </w:r>
      <w:r>
        <w:t xml:space="preserve"> </w:t>
      </w:r>
      <w:r>
        <w:t xml:space="preserve">The</w:t>
      </w:r>
      <w:r>
        <w:t xml:space="preserve"> </w:t>
      </w:r>
      <w:r>
        <w:rPr>
          <w:b/>
          <w:bCs/>
        </w:rPr>
        <w:t xml:space="preserve">row space</w:t>
      </w:r>
      <w:r>
        <w:t xml:space="preserve"> </w:t>
      </w:r>
      <w:r>
        <w:t xml:space="preserve">of</w:t>
      </w:r>
      <w:r>
        <w:t xml:space="preserve"> </w:t>
      </w:r>
      <m:oMath>
        <m:r>
          <m:rPr>
            <m:sty m:val="bi"/>
          </m:rPr>
          <m:t>A</m:t>
        </m:r>
      </m:oMath>
      <w:r>
        <w:t xml:space="preserve"> </w:t>
      </w:r>
      <w:r>
        <w:t xml:space="preserve">is</w:t>
      </w:r>
      <w:r>
        <w:t xml:space="preserve"> </w:t>
      </w:r>
      <m:oMath>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n</m:t>
            </m:r>
          </m:sup>
        </m:sSup>
      </m:oMath>
      <w:r>
        <w:t xml:space="preserve">.</w:t>
      </w:r>
    </w:p>
    <w:bookmarkEnd w:id="222"/>
    <w:bookmarkStart w:id="223" w:name="exm-column-space"/>
    <w:p>
      <w:pPr>
        <w:pStyle w:val="BodyText"/>
      </w:pPr>
      <w:r>
        <w:rPr>
          <w:b/>
          <w:bCs/>
        </w:rPr>
        <w:t xml:space="preserve">Example 53 (The column space of a rank-one 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oMath>
      </m:oMathPara>
    </w:p>
    <w:p>
      <w:pPr>
        <w:pStyle w:val="FirstParagraph"/>
      </w:pPr>
      <w:r>
        <w:t xml:space="preserve">For any</w:t>
      </w:r>
      <w:r>
        <w:t xml:space="preserve"> </w:t>
      </w:r>
      <m:oMath>
        <m:acc>
          <m:accPr>
            <m:chr m:val="̃"/>
          </m:accPr>
          <m:e>
            <m:r>
              <m:t>x</m:t>
            </m:r>
          </m:e>
        </m:acc>
        <m:r>
          <m:rPr>
            <m:sty m:val="p"/>
          </m:rPr>
          <m:t>∈</m:t>
        </m:r>
        <m:sSup>
          <m:e>
            <m:r>
              <m:rPr>
                <m:scr m:val="double-struck"/>
                <m:sty m:val="p"/>
              </m:rPr>
              <m:t>R</m:t>
            </m:r>
          </m:e>
          <m:sup>
            <m:r>
              <m:t>3</m:t>
            </m:r>
          </m:sup>
        </m:sSup>
      </m:oMath>
      <w:r>
        <w:t xml:space="preserve">,</w:t>
      </w:r>
    </w:p>
    <w:p>
      <w:pPr>
        <w:pStyle w:val="BodyText"/>
      </w:pPr>
      <m:oMathPara>
        <m:oMathParaPr>
          <m:jc m:val="center"/>
        </m:oMathParaPr>
        <m:oMath>
          <m:eqArr>
            <m:e>
              <m:r>
                <m:rPr>
                  <m:sty m:val="bi"/>
                </m:rPr>
                <m:t>A</m:t>
              </m:r>
              <m:acc>
                <m:accPr>
                  <m:chr m:val="̃"/>
                </m:accPr>
                <m:e>
                  <m:r>
                    <m:t>x</m:t>
                  </m:r>
                </m:e>
              </m:acc>
              <m:r>
                <m:t>&amp;</m:t>
              </m:r>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e>
            <m:e>
              <m:r>
                <m:t>&amp;</m:t>
              </m:r>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rPr>
                  <m:sty m:val="p"/>
                </m:rPr>
                <m:t>(</m:t>
              </m:r>
              <m:r>
                <m:t>1</m:t>
              </m:r>
              <m:r>
                <m:rPr>
                  <m:sty m:val="p"/>
                </m:rPr>
                <m:t>,</m:t>
              </m:r>
              <m:r>
                <m:t>3</m:t>
              </m:r>
              <m:r>
                <m:rPr>
                  <m:sty m:val="p"/>
                </m:rPr>
                <m:t>)</m:t>
              </m:r>
            </m:e>
          </m:eqArr>
        </m:oMath>
      </m:oMathPara>
    </w:p>
    <w:p>
      <w:pPr>
        <w:pStyle w:val="FirstParagraph"/>
      </w:pPr>
      <w:r>
        <w:t xml:space="preserve">(</w:t>
      </w:r>
      <w:hyperlink w:anchor="def-matvec-mult">
        <w:r>
          <w:rPr>
            <w:rStyle w:val="Hyperlink"/>
          </w:rPr>
          <w:t xml:space="preserve">Definition 28</w:t>
        </w:r>
      </w:hyperlink>
      <w:r>
        <w:t xml:space="preserve">).</w:t>
      </w:r>
      <w:r>
        <w:t xml:space="preserve"> </w:t>
      </w:r>
      <w:r>
        <w:t xml:space="preserve">The number</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 </w:t>
      </w:r>
      <w:r>
        <w:t xml:space="preserve">can be any real number</w:t>
      </w:r>
      <w:r>
        <w:t xml:space="preserve"> </w:t>
      </w:r>
      <w:r>
        <w:t xml:space="preserve">(take</w:t>
      </w:r>
      <w:r>
        <w:t xml:space="preserve"> </w:t>
      </w:r>
      <m:oMath>
        <m:sSub>
          <m:e>
            <m:r>
              <m:t>x</m:t>
            </m:r>
          </m:e>
          <m:sub>
            <m:r>
              <m:t>2</m:t>
            </m:r>
          </m:sub>
        </m:sSub>
        <m:r>
          <m:rPr>
            <m:sty m:val="p"/>
          </m:rPr>
          <m:t>=</m:t>
        </m:r>
        <m:r>
          <m:t>0</m:t>
        </m:r>
      </m:oMath>
      <w:r>
        <w:t xml:space="preserve"> </w:t>
      </w:r>
      <w:r>
        <w:t xml:space="preserve">and</w:t>
      </w:r>
      <w:r>
        <w:t xml:space="preserve"> </w:t>
      </w:r>
      <m:oMath>
        <m:sSub>
          <m:e>
            <m:r>
              <m:t>x</m:t>
            </m:r>
          </m:e>
          <m:sub>
            <m:r>
              <m:t>3</m:t>
            </m:r>
          </m:sub>
        </m:sSub>
        <m:r>
          <m:rPr>
            <m:sty m:val="p"/>
          </m:rPr>
          <m:t>=</m:t>
        </m:r>
        <m:r>
          <m:t>0</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r>
              <m:t>c</m:t>
            </m:r>
            <m:r>
              <m:t> </m:t>
            </m:r>
            <m:r>
              <m:rPr>
                <m:sty m:val="p"/>
              </m:rPr>
              <m:t>(</m:t>
            </m:r>
            <m:r>
              <m:t>1</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r>
        <w:t xml:space="preserve"> </w:t>
      </w:r>
      <w:r>
        <w:t xml:space="preserve">The vector</w:t>
      </w:r>
      <w:r>
        <w:t xml:space="preserve"> </w:t>
      </w:r>
      <m:oMath>
        <m:r>
          <m:rPr>
            <m:sty m:val="p"/>
          </m:rPr>
          <m:t>(</m:t>
        </m:r>
        <m:r>
          <m:t>1</m:t>
        </m:r>
        <m:r>
          <m:rPr>
            <m:sty m:val="p"/>
          </m:rPr>
          <m:t>,</m:t>
        </m:r>
        <m:r>
          <m:t>0</m:t>
        </m:r>
        <m:r>
          <m:rPr>
            <m:sty m:val="p"/>
          </m:rPr>
          <m:t>)</m:t>
        </m:r>
      </m:oMath>
      <w:r>
        <w:t xml:space="preserve"> </w:t>
      </w:r>
      <w:r>
        <w:t xml:space="preserve">is not in</w:t>
      </w:r>
      <w:r>
        <w:t xml:space="preserve"> </w:t>
      </w:r>
      <m:oMath>
        <m:r>
          <m:rPr>
            <m:scr m:val="script"/>
            <m:sty m:val="p"/>
          </m:rPr>
          <m:t>C</m:t>
        </m:r>
        <m:r>
          <m:rPr>
            <m:sty m:val="p"/>
          </m:rPr>
          <m:t>(</m:t>
        </m:r>
        <m:r>
          <m:rPr>
            <m:sty m:val="bi"/>
          </m:rPr>
          <m:t>A</m:t>
        </m:r>
        <m:r>
          <m:rPr>
            <m:sty m:val="p"/>
          </m:rPr>
          <m:t>)</m:t>
        </m:r>
      </m:oMath>
      <w:r>
        <w:t xml:space="preserve">:</w:t>
      </w:r>
      <w:r>
        <w:t xml:space="preserve"> </w:t>
      </w:r>
      <m:oMath>
        <m:r>
          <m:t>c</m:t>
        </m:r>
        <m:r>
          <m:t> </m:t>
        </m:r>
        <m:r>
          <m:rPr>
            <m:sty m:val="p"/>
          </m:rPr>
          <m:t>(</m:t>
        </m:r>
        <m:r>
          <m:t>1</m:t>
        </m:r>
        <m:r>
          <m:rPr>
            <m:sty m:val="p"/>
          </m:rPr>
          <m:t>,</m:t>
        </m:r>
        <m:r>
          <m:t>3</m:t>
        </m:r>
        <m:r>
          <m:rPr>
            <m:sty m:val="p"/>
          </m:rPr>
          <m:t>)</m:t>
        </m:r>
      </m:oMath>
      <w:r>
        <w:t xml:space="preserve"> </w:t>
      </w:r>
      <w:r>
        <w:t xml:space="preserve">has second entry</w:t>
      </w:r>
      <w:r>
        <w:t xml:space="preserve"> </w:t>
      </w:r>
      <m:oMath>
        <m:r>
          <m:t>3</m:t>
        </m:r>
        <m:r>
          <m:t>c</m:t>
        </m:r>
      </m:oMath>
      <w:r>
        <w:t xml:space="preserve">,</w:t>
      </w:r>
      <w:r>
        <w:t xml:space="preserve"> </w:t>
      </w:r>
      <w:r>
        <w:t xml:space="preserve">which is</w:t>
      </w:r>
      <w:r>
        <w:t xml:space="preserve"> </w:t>
      </w:r>
      <m:oMath>
        <m:r>
          <m:t>0</m:t>
        </m:r>
      </m:oMath>
      <w:r>
        <w:t xml:space="preserve"> </w:t>
      </w:r>
      <w:r>
        <w:t xml:space="preserve">only if</w:t>
      </w:r>
      <w:r>
        <w:t xml:space="preserve"> </w:t>
      </w:r>
      <m:oMath>
        <m:r>
          <m:t>c</m:t>
        </m:r>
        <m:r>
          <m:rPr>
            <m:sty m:val="p"/>
          </m:rPr>
          <m:t>=</m:t>
        </m:r>
        <m:r>
          <m:t>0</m:t>
        </m:r>
      </m:oMath>
      <w:r>
        <w:t xml:space="preserve">, and then the first entry is</w:t>
      </w:r>
      <w:r>
        <w:t xml:space="preserve"> </w:t>
      </w:r>
      <m:oMath>
        <m:r>
          <m:t>0</m:t>
        </m:r>
      </m:oMath>
      <w:r>
        <w:t xml:space="preserve">, not</w:t>
      </w:r>
      <w:r>
        <w:t xml:space="preserve"> </w:t>
      </w:r>
      <m:oMath>
        <m:r>
          <m:t>1</m:t>
        </m:r>
      </m:oMath>
      <w:r>
        <w:t xml:space="preserve">.</w:t>
      </w:r>
    </w:p>
    <w:bookmarkEnd w:id="223"/>
    <w:bookmarkStart w:id="224" w:name="thm-column-space-span"/>
    <w:p>
      <w:pPr>
        <w:pStyle w:val="BodyText"/>
      </w:pPr>
      <w:r>
        <w:rPr>
          <w:b/>
          <w:bCs/>
        </w:rPr>
        <w:t xml:space="preserve">Theorem 31 (The column space is the span of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then</w:t>
      </w:r>
    </w:p>
    <w:p>
      <w:pPr>
        <w:pStyle w:val="BodyText"/>
      </w:pPr>
      <m:oMathPara>
        <m:oMathParaPr>
          <m:jc m:val="center"/>
        </m:oMathParaP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e>
          </m:d>
          <m:r>
            <m:t>​</m:t>
          </m:r>
          <m:r>
            <m:rPr>
              <m:sty m:val="p"/>
            </m:rPr>
            <m:t>,</m:t>
          </m:r>
        </m:oMath>
      </m:oMathPara>
    </w:p>
    <w:p>
      <w:pPr>
        <w:pStyle w:val="FirstParagraph"/>
      </w:pPr>
      <w:r>
        <w:t xml:space="preserve">so</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w:t>
      </w:r>
      <w:r>
        <w:t xml:space="preserve"> </w:t>
      </w:r>
      <w:r>
        <w:t xml:space="preserve">and the row space</w:t>
      </w:r>
      <w:r>
        <w:t xml:space="preserve"> </w:t>
      </w:r>
      <m:oMath>
        <m:r>
          <m:rPr>
            <m:scr m:val="script"/>
            <m:sty m:val="p"/>
          </m:rPr>
          <m:t>C</m:t>
        </m:r>
        <m:r>
          <m:rPr>
            <m:sty m:val="p"/>
          </m:rPr>
          <m:t>(</m:t>
        </m:r>
        <m:sSup>
          <m:e>
            <m:r>
              <m:rPr>
                <m:sty m:val="bi"/>
              </m:rPr>
              <m:t>A</m:t>
            </m:r>
          </m:e>
          <m:sup>
            <m:r>
              <m:rPr>
                <m:sty m:val="p"/>
              </m:rPr>
              <m:t>⊤</m:t>
            </m:r>
          </m:sup>
        </m:sSup>
        <m:r>
          <m:rPr>
            <m:sty m:val="p"/>
          </m:rPr>
          <m:t>)</m:t>
        </m:r>
      </m:oMath>
      <w:r>
        <w:t xml:space="preserve"> </w:t>
      </w:r>
      <w:r>
        <w:t xml:space="preserve">is a subspace of</w:t>
      </w:r>
      <w:r>
        <w:t xml:space="preserve"> </w:t>
      </w:r>
      <m:oMath>
        <m:sSup>
          <m:e>
            <m:r>
              <m:rPr>
                <m:scr m:val="double-struck"/>
                <m:sty m:val="p"/>
              </m:rPr>
              <m:t>R</m:t>
            </m:r>
          </m:e>
          <m:sup>
            <m:r>
              <m:t>n</m:t>
            </m:r>
          </m:sup>
        </m:sSup>
      </m:oMath>
      <w:r>
        <w:t xml:space="preserve">.</w:t>
      </w:r>
    </w:p>
    <w:bookmarkEnd w:id="224"/>
    <w:p>
      <w:pPr>
        <w:pStyle w:val="BodyText"/>
      </w:pPr>
      <w:r>
        <w:rPr>
          <w:i/>
          <w:iCs/>
        </w:rPr>
        <w:t xml:space="preserve">Proof</w:t>
      </w:r>
      <w:r>
        <w:t xml:space="preserve">. </w:t>
      </w:r>
      <w:r>
        <w:t xml:space="preserve">By</w:t>
      </w:r>
      <w:r>
        <w:t xml:space="preserve"> </w:t>
      </w:r>
      <w:hyperlink w:anchor="thm-matvec-columns">
        <w:r>
          <w:rPr>
            <w:rStyle w:val="Hyperlink"/>
          </w:rPr>
          <w:t xml:space="preserve">Theorem 22</w:t>
        </w:r>
      </w:hyperlink>
      <w:r>
        <w:t xml:space="preserve">,</w:t>
      </w:r>
      <w:r>
        <w:t xml:space="preserve"> </w:t>
      </w: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oMath>
      <w:r>
        <w:t xml:space="preserve">,</w:t>
      </w:r>
      <w:r>
        <w:t xml:space="preserve"> </w:t>
      </w:r>
      <w:r>
        <w:t xml:space="preserve">and as</w:t>
      </w:r>
      <w:r>
        <w:t xml:space="preserve"> </w:t>
      </w:r>
      <m:oMath>
        <m:acc>
          <m:accPr>
            <m:chr m:val="̃"/>
          </m:accPr>
          <m:e>
            <m:r>
              <m:t>x</m:t>
            </m:r>
          </m:e>
        </m:acc>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the coefficients</w:t>
      </w:r>
      <w:r>
        <w:t xml:space="preserve"> </w:t>
      </w:r>
      <m:oMath>
        <m:sSub>
          <m:e>
            <m:r>
              <m:t>x</m:t>
            </m:r>
          </m:e>
          <m:sub>
            <m:r>
              <m:t>1</m:t>
            </m:r>
          </m:sub>
        </m:sSub>
        <m:r>
          <m:rPr>
            <m:sty m:val="p"/>
          </m:rPr>
          <m:t>,</m:t>
        </m:r>
        <m:r>
          <m:rPr>
            <m:sty m:val="p"/>
          </m:rPr>
          <m:t>…</m:t>
        </m:r>
        <m:r>
          <m:rPr>
            <m:sty m:val="p"/>
          </m:rPr>
          <m:t>,</m:t>
        </m:r>
        <m:sSub>
          <m:e>
            <m:r>
              <m:t>x</m:t>
            </m:r>
          </m:e>
          <m:sub>
            <m:r>
              <m:t>n</m:t>
            </m:r>
          </m:sub>
        </m:sSub>
      </m:oMath>
      <w:r>
        <w:t xml:space="preserve"> </w:t>
      </w:r>
      <w:r>
        <w:t xml:space="preserve">range over all lists of</w:t>
      </w:r>
      <w:r>
        <w:t xml:space="preserve"> </w:t>
      </w:r>
      <m:oMath>
        <m:r>
          <m:t>n</m:t>
        </m:r>
      </m:oMath>
      <w:r>
        <w:t xml:space="preserve"> </w:t>
      </w:r>
      <w:r>
        <w:t xml:space="preserve">numbers.</w:t>
      </w:r>
      <w:r>
        <w:t xml:space="preserve"> </w:t>
      </w:r>
      <w:r>
        <w:t xml:space="preserve">So the set of all</w:t>
      </w:r>
      <w:r>
        <w:t xml:space="preserve"> </w:t>
      </w:r>
      <m:oMath>
        <m:r>
          <m:rPr>
            <m:sty m:val="bi"/>
          </m:rPr>
          <m:t>A</m:t>
        </m:r>
        <m:acc>
          <m:accPr>
            <m:chr m:val="̃"/>
          </m:accPr>
          <m:e>
            <m:r>
              <m:t>x</m:t>
            </m:r>
          </m:e>
        </m:acc>
      </m:oMath>
      <w:r>
        <w:t xml:space="preserve"> </w:t>
      </w:r>
      <w:r>
        <w:t xml:space="preserve">(</w:t>
      </w:r>
      <w:hyperlink w:anchor="def-column-space">
        <w:r>
          <w:rPr>
            <w:rStyle w:val="Hyperlink"/>
          </w:rPr>
          <w:t xml:space="preserve">Definition 45</w:t>
        </w:r>
      </w:hyperlink>
      <w:r>
        <w:t xml:space="preserve">)</w:t>
      </w:r>
      <w:r>
        <w:t xml:space="preserve"> </w:t>
      </w:r>
      <w:r>
        <w:t xml:space="preserve">is the set of all linear combinations of the columns,</w:t>
      </w:r>
      <w:r>
        <w:t xml:space="preserve"> </w:t>
      </w:r>
      <w:r>
        <w:t xml:space="preserve">which is their span (</w:t>
      </w:r>
      <w:hyperlink w:anchor="def-span">
        <w:r>
          <w:rPr>
            <w:rStyle w:val="Hyperlink"/>
          </w:rPr>
          <w:t xml:space="preserve">Definition 41</w:t>
        </w:r>
      </w:hyperlink>
      <w:r>
        <w:t xml:space="preserve">).</w:t>
      </w:r>
      <w:r>
        <w:t xml:space="preserve"> </w:t>
      </w:r>
      <w:r>
        <w:t xml:space="preserve">A span is a subspace (</w:t>
      </w:r>
      <w:hyperlink w:anchor="thm-span-subspace">
        <w:r>
          <w:rPr>
            <w:rStyle w:val="Hyperlink"/>
          </w:rPr>
          <w:t xml:space="preserve">Theorem 21</w:t>
        </w:r>
      </w:hyperlink>
      <w:r>
        <w:t xml:space="preserve">).</w:t>
      </w:r>
      <w:r>
        <w:t xml:space="preserve"> </w:t>
      </w:r>
      <w:r>
        <w:t xml:space="preserve">Applying the same argument to</w:t>
      </w:r>
      <w:r>
        <w:t xml:space="preserve"> </w:t>
      </w:r>
      <m:oMath>
        <m:sSup>
          <m:e>
            <m:r>
              <m:rPr>
                <m:sty m:val="bi"/>
              </m:rPr>
              <m:t>A</m:t>
            </m:r>
          </m:e>
          <m:sup>
            <m:r>
              <m:rPr>
                <m:sty m:val="p"/>
              </m:rPr>
              <m:t>⊤</m:t>
            </m:r>
          </m:sup>
        </m:sSup>
      </m:oMath>
      <w:r>
        <w:t xml:space="preserve">,</w:t>
      </w:r>
      <w:r>
        <w:t xml:space="preserve"> </w:t>
      </w:r>
      <w:r>
        <w:t xml:space="preserve">whose columns are the rows of</w:t>
      </w:r>
      <w:r>
        <w:t xml:space="preserve"> </w:t>
      </w:r>
      <m:oMath>
        <m:r>
          <m:rPr>
            <m:sty m:val="bi"/>
          </m:rPr>
          <m:t>A</m:t>
        </m:r>
      </m:oMath>
      <w:r>
        <w:t xml:space="preserve">,</w:t>
      </w:r>
      <w:r>
        <w:t xml:space="preserve"> </w:t>
      </w:r>
      <w:r>
        <w:t xml:space="preserve">shows the row space is a subspace of</w:t>
      </w:r>
      <w:r>
        <w:t xml:space="preserve"> </w:t>
      </w:r>
      <m:oMath>
        <m:sSup>
          <m:e>
            <m:r>
              <m:rPr>
                <m:scr m:val="double-struck"/>
                <m:sty m:val="p"/>
              </m:rPr>
              <m:t>R</m:t>
            </m:r>
          </m:e>
          <m:sup>
            <m:r>
              <m:t>n</m:t>
            </m:r>
          </m:sup>
        </m:sSup>
      </m:oMath>
      <w:r>
        <w:t xml:space="preserve">.</w:t>
      </w:r>
    </w:p>
    <w:bookmarkStart w:id="225" w:name="exm-column-space-span"/>
    <w:p>
      <w:pPr>
        <w:pStyle w:val="BodyText"/>
      </w:pPr>
      <w:r>
        <w:rPr>
          <w:b/>
          <w:bCs/>
        </w:rPr>
        <w:t xml:space="preserve">Example 54 (Reading off the column space and row space from the columns and rows)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w:r>
        <w:t xml:space="preserve">the columns are</w:t>
      </w:r>
      <w:r>
        <w:t xml:space="preserve"> </w:t>
      </w:r>
      <m:oMath>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w:t>
      </w:r>
      <w:r>
        <w:t xml:space="preserve"> </w:t>
      </w:r>
      <w:r>
        <w:t xml:space="preserve">so by</w:t>
      </w:r>
      <w:r>
        <w:t xml:space="preserve"> </w:t>
      </w:r>
      <w:hyperlink w:anchor="thm-column-space-span">
        <w:r>
          <w:rPr>
            <w:rStyle w:val="Hyperlink"/>
          </w:rPr>
          <w:t xml:space="preserve">Theorem 31</w:t>
        </w:r>
      </w:hyperlink>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w:t>
      </w:r>
      <w:r>
        <w:t xml:space="preserve"> </w:t>
      </w:r>
      <w:r>
        <w:t xml:space="preserve">the same line found in</w:t>
      </w:r>
      <w:r>
        <w:t xml:space="preserve"> </w:t>
      </w:r>
      <w:hyperlink w:anchor="exm-column-space">
        <w:r>
          <w:rPr>
            <w:rStyle w:val="Hyperlink"/>
          </w:rPr>
          <w:t xml:space="preserve">Example 53</w:t>
        </w:r>
      </w:hyperlink>
      <w:r>
        <w:t xml:space="preserve">.</w:t>
      </w:r>
      <w:r>
        <w:t xml:space="preserve"> </w:t>
      </w:r>
      <w:r>
        <w:t xml:space="preserve">The rows are</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w:t>
      </w:r>
      <w:r>
        <w:t xml:space="preserve"> </w:t>
      </w:r>
      <m:oMath>
        <m:r>
          <m:rPr>
            <m:sty m:val="p"/>
          </m:rPr>
          <m:t>(</m:t>
        </m:r>
        <m:r>
          <m:t>3</m:t>
        </m:r>
        <m:r>
          <m:rPr>
            <m:sty m:val="p"/>
          </m:rPr>
          <m:t>,</m:t>
        </m:r>
        <m:r>
          <m:rPr>
            <m:sty m:val="p"/>
          </m:rPr>
          <m:t>−</m:t>
        </m:r>
        <m:r>
          <m:t>6</m:t>
        </m:r>
        <m:r>
          <m:rPr>
            <m:sty m:val="p"/>
          </m:rPr>
          <m:t>,</m:t>
        </m:r>
        <m:r>
          <m:rPr>
            <m:sty m:val="p"/>
          </m:rPr>
          <m:t>−</m:t>
        </m:r>
        <m:r>
          <m:t>6</m:t>
        </m:r>
        <m:r>
          <m:rPr>
            <m:sty m:val="p"/>
          </m:rPr>
          <m:t>)</m:t>
        </m:r>
        <m:r>
          <m:rPr>
            <m:sty m:val="p"/>
          </m:rPr>
          <m:t>=</m:t>
        </m:r>
        <m:r>
          <m:t>3</m:t>
        </m:r>
        <m:r>
          <m:t> </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w:t>
      </w:r>
      <w:r>
        <w:t xml:space="preserve"> </w:t>
      </w:r>
      <w:r>
        <w:t xml:space="preserve">a line in</w:t>
      </w:r>
      <w:r>
        <w:t xml:space="preserve"> </w:t>
      </w:r>
      <m:oMath>
        <m:sSup>
          <m:e>
            <m:r>
              <m:rPr>
                <m:scr m:val="double-struck"/>
                <m:sty m:val="p"/>
              </m:rPr>
              <m:t>R</m:t>
            </m:r>
          </m:e>
          <m:sup>
            <m:r>
              <m:t>3</m:t>
            </m:r>
          </m:sup>
        </m:sSup>
      </m:oMath>
      <w:r>
        <w:t xml:space="preserve">.</w:t>
      </w:r>
    </w:p>
    <w:bookmarkEnd w:id="225"/>
    <w:bookmarkStart w:id="226" w:name="def-null-space"/>
    <w:p>
      <w:pPr>
        <w:pStyle w:val="BodyText"/>
      </w:pPr>
      <w:r>
        <w:rPr>
          <w:b/>
          <w:bCs/>
        </w:rPr>
        <w:t xml:space="preserve">Definition 46 (Null space (kernel))</w:t>
      </w:r>
      <w:r>
        <w:t xml:space="preserve"> </w:t>
      </w:r>
      <w:r>
        <w:t xml:space="preserve">The</w:t>
      </w:r>
      <w:r>
        <w:t xml:space="preserve"> </w:t>
      </w:r>
      <w:r>
        <w:rPr>
          <w:b/>
          <w:bCs/>
        </w:rPr>
        <w:t xml:space="preserve">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N</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n</m:t>
                  </m:r>
                </m:sup>
              </m:sSup>
              <m:r>
                <m:rPr>
                  <m:sty m:val="p"/>
                </m:rPr>
                <m:t>:</m:t>
              </m:r>
              <m:r>
                <m:rPr>
                  <m:sty m:val="bi"/>
                </m:rPr>
                <m:t>A</m:t>
              </m:r>
              <m:acc>
                <m:accPr>
                  <m:chr m:val="̃"/>
                </m:accPr>
                <m:e>
                  <m:r>
                    <m:t>x</m:t>
                  </m:r>
                </m:e>
              </m:acc>
              <m:r>
                <m:rPr>
                  <m:sty m:val="p"/>
                </m:rPr>
                <m:t>=</m:t>
              </m:r>
              <m:sSub>
                <m:e>
                  <m:acc>
                    <m:accPr>
                      <m:chr m:val="̃"/>
                    </m:accPr>
                    <m:e>
                      <m:r>
                        <m:t>0</m:t>
                      </m:r>
                    </m:e>
                  </m:acc>
                </m:e>
                <m:sub>
                  <m:r>
                    <m:t>m</m:t>
                  </m:r>
                </m:sub>
              </m:sSub>
            </m:e>
          </m:d>
          <m:r>
            <m:t>​</m:t>
          </m:r>
          <m:r>
            <m:rPr>
              <m:sty m:val="p"/>
            </m:rPr>
            <m:t>,</m:t>
          </m:r>
        </m:oMath>
      </m:oMathPara>
    </w:p>
    <w:p>
      <w:pPr>
        <w:pStyle w:val="FirstParagraph"/>
      </w:pPr>
      <w:r>
        <w:t xml:space="preserve">the set of</w:t>
      </w:r>
      <w:r>
        <w:t xml:space="preserve"> </w:t>
      </w:r>
      <w:hyperlink w:anchor="def-linear-system">
        <w:r>
          <w:rPr>
            <w:rStyle w:val="Hyperlink"/>
          </w:rPr>
          <w:t xml:space="preserve">solutions</w:t>
        </w:r>
      </w:hyperlink>
      <w:r>
        <w:t xml:space="preserve"> </w:t>
      </w:r>
      <w:r>
        <w:t xml:space="preserve">of the linear system</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r>
        <w:t xml:space="preserve"> </w:t>
      </w:r>
      <w:r>
        <w:t xml:space="preserve">It is also called the</w:t>
      </w:r>
      <w:r>
        <w:t xml:space="preserve"> </w:t>
      </w:r>
      <w:r>
        <w:rPr>
          <w:b/>
          <w:bCs/>
        </w:rPr>
        <w:t xml:space="preserve">kernel</w:t>
      </w:r>
      <w:r>
        <w:t xml:space="preserve"> </w:t>
      </w:r>
      <w:r>
        <w:t xml:space="preserve">of</w:t>
      </w:r>
      <w:r>
        <w:t xml:space="preserve"> </w:t>
      </w:r>
      <m:oMath>
        <m:r>
          <m:rPr>
            <m:sty m:val="bi"/>
          </m:rPr>
          <m:t>A</m:t>
        </m:r>
      </m:oMath>
      <w:r>
        <w:t xml:space="preserve">.</w:t>
      </w:r>
      <w:r>
        <w:t xml:space="preserve"> </w:t>
      </w:r>
      <w:r>
        <w:t xml:space="preserve">The</w:t>
      </w:r>
      <w:r>
        <w:t xml:space="preserve"> </w:t>
      </w:r>
      <w:r>
        <w:rPr>
          <w:b/>
          <w:bCs/>
        </w:rPr>
        <w:t xml:space="preserve">left null space</w:t>
      </w:r>
      <w:r>
        <w:t xml:space="preserve"> </w:t>
      </w:r>
      <w:r>
        <w:t xml:space="preserve">of</w:t>
      </w:r>
      <w:r>
        <w:t xml:space="preserve"> </w:t>
      </w:r>
      <m:oMath>
        <m:r>
          <m:rPr>
            <m:sty m:val="bi"/>
          </m:rPr>
          <m:t>A</m:t>
        </m:r>
      </m:oMath>
      <w:r>
        <w:t xml:space="preserve"> </w:t>
      </w:r>
      <w:r>
        <w:t xml:space="preserve">is</w:t>
      </w:r>
      <w:r>
        <w:t xml:space="preserve"> </w:t>
      </w:r>
      <m:oMath>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m</m:t>
            </m:r>
          </m:sup>
        </m:sSup>
      </m:oMath>
      <w:r>
        <w:t xml:space="preserve">.</w:t>
      </w:r>
    </w:p>
    <w:bookmarkEnd w:id="226"/>
    <w:bookmarkStart w:id="227" w:name="exm-null-space"/>
    <w:p>
      <w:pPr>
        <w:pStyle w:val="BodyText"/>
      </w:pPr>
      <w:r>
        <w:rPr>
          <w:b/>
          <w:bCs/>
        </w:rPr>
        <w:t xml:space="preserve">Example 55 (The null space and left null space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ty m:val="bi"/>
          </m:rPr>
          <m:t>A</m:t>
        </m:r>
        <m:acc>
          <m:accPr>
            <m:chr m:val="̃"/>
          </m:accPr>
          <m:e>
            <m:r>
              <m:t>x</m:t>
            </m:r>
          </m:e>
        </m:acc>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oMath>
      <w:r>
        <w:t xml:space="preserve">,</w:t>
      </w:r>
      <w:r>
        <w:t xml:space="preserve"> </w:t>
      </w:r>
      <w:r>
        <w:t xml:space="preserve">so</w:t>
      </w:r>
      <w:r>
        <w:t xml:space="preserve"> </w:t>
      </w:r>
      <m:oMath>
        <m:r>
          <m:rPr>
            <m:sty m:val="bi"/>
          </m:rPr>
          <m:t>A</m:t>
        </m:r>
        <m:acc>
          <m:accPr>
            <m:chr m:val="̃"/>
          </m:accPr>
          <m:e>
            <m:r>
              <m:t>x</m:t>
            </m:r>
          </m:e>
        </m:acc>
        <m:r>
          <m:rPr>
            <m:sty m:val="p"/>
          </m:rPr>
          <m:t>=</m:t>
        </m:r>
        <m:sSub>
          <m:e>
            <m:acc>
              <m:accPr>
                <m:chr m:val="̃"/>
              </m:accPr>
              <m:e>
                <m:r>
                  <m:t>0</m:t>
                </m:r>
              </m:e>
            </m:acc>
          </m:e>
          <m:sub>
            <m:r>
              <m:t>2</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w:t>
      </w:r>
      <w:r>
        <w:t xml:space="preserve"> </w:t>
      </w:r>
      <w:r>
        <w:t xml:space="preserve">Writing</w:t>
      </w:r>
    </w:p>
    <w:p>
      <w:pPr>
        <w:pStyle w:val="BodyText"/>
      </w:pPr>
      <m:oMathPara>
        <m:oMathParaPr>
          <m:jc m:val="center"/>
        </m:oMathParaPr>
        <m:oMath>
          <m:eqArr>
            <m:e>
              <m:acc>
                <m:accPr>
                  <m:chr m:val="̃"/>
                </m:accPr>
                <m:e>
                  <m:r>
                    <m:t>x</m:t>
                  </m:r>
                </m:e>
              </m:acc>
              <m:r>
                <m:t>&amp;</m:t>
              </m:r>
              <m:r>
                <m:rPr>
                  <m:sty m:val="p"/>
                </m:rPr>
                <m:t>=</m:t>
              </m:r>
              <m:r>
                <m:rPr>
                  <m:sty m:val="p"/>
                </m:rPr>
                <m:t>(</m:t>
              </m:r>
              <m:r>
                <m:t>2</m:t>
              </m:r>
              <m:sSub>
                <m:e>
                  <m:r>
                    <m:t>x</m:t>
                  </m:r>
                </m:e>
                <m:sub>
                  <m:r>
                    <m:t>2</m:t>
                  </m:r>
                </m:sub>
              </m:sSub>
              <m:r>
                <m:rPr>
                  <m:sty m:val="p"/>
                </m:rPr>
                <m:t>+</m:t>
              </m:r>
              <m:r>
                <m:t>2</m:t>
              </m:r>
              <m:sSub>
                <m:e>
                  <m:r>
                    <m:t>x</m:t>
                  </m:r>
                </m:e>
                <m:sub>
                  <m:r>
                    <m:t>3</m:t>
                  </m:r>
                </m:sub>
              </m:sSub>
              <m:r>
                <m:rPr>
                  <m:sty m:val="p"/>
                </m:rPr>
                <m:t>,</m:t>
              </m:r>
              <m:sSub>
                <m:e>
                  <m:r>
                    <m:t>x</m:t>
                  </m:r>
                </m:e>
                <m:sub>
                  <m:r>
                    <m:t>2</m:t>
                  </m:r>
                </m:sub>
              </m:sSub>
              <m:r>
                <m:rPr>
                  <m:sty m:val="p"/>
                </m:rPr>
                <m:t>,</m:t>
              </m:r>
              <m:sSub>
                <m:e>
                  <m:r>
                    <m:t>x</m:t>
                  </m:r>
                </m:e>
                <m:sub>
                  <m:r>
                    <m:t>3</m:t>
                  </m:r>
                </m:sub>
              </m:sSub>
              <m:r>
                <m:rPr>
                  <m:sty m:val="p"/>
                </m:rPr>
                <m:t>)</m:t>
              </m:r>
            </m:e>
            <m:e>
              <m:r>
                <m:t>&amp;</m:t>
              </m:r>
              <m:r>
                <m:rPr>
                  <m:sty m:val="p"/>
                </m:rPr>
                <m:t>=</m:t>
              </m:r>
              <m:sSub>
                <m:e>
                  <m:r>
                    <m:t>x</m:t>
                  </m:r>
                </m:e>
                <m:sub>
                  <m:r>
                    <m:t>2</m:t>
                  </m:r>
                </m:sub>
              </m:sSub>
              <m:r>
                <m:t> </m:t>
              </m:r>
              <m:r>
                <m:rPr>
                  <m:sty m:val="p"/>
                </m:rPr>
                <m:t>(</m:t>
              </m:r>
              <m:r>
                <m:t>2</m:t>
              </m:r>
              <m:r>
                <m:rPr>
                  <m:sty m:val="p"/>
                </m:rPr>
                <m:t>,</m:t>
              </m:r>
              <m:r>
                <m:t>1</m:t>
              </m:r>
              <m:r>
                <m:rPr>
                  <m:sty m:val="p"/>
                </m:rPr>
                <m:t>,</m:t>
              </m:r>
              <m:r>
                <m:t>0</m:t>
              </m:r>
              <m:r>
                <m:rPr>
                  <m:sty m:val="p"/>
                </m:rPr>
                <m:t>)</m:t>
              </m:r>
              <m:r>
                <m:rPr>
                  <m:sty m:val="p"/>
                </m:rPr>
                <m:t>+</m:t>
              </m:r>
              <m:sSub>
                <m:e>
                  <m:r>
                    <m:t>x</m:t>
                  </m:r>
                </m:e>
                <m:sub>
                  <m:r>
                    <m:t>3</m:t>
                  </m:r>
                </m:sub>
              </m:sSub>
              <m:r>
                <m:t> </m:t>
              </m:r>
              <m:r>
                <m:rPr>
                  <m:sty m:val="p"/>
                </m:rPr>
                <m:t>(</m:t>
              </m:r>
              <m:r>
                <m:t>2</m:t>
              </m:r>
              <m:r>
                <m:rPr>
                  <m:sty m:val="p"/>
                </m:rPr>
                <m:t>,</m:t>
              </m:r>
              <m:r>
                <m:t>0</m:t>
              </m:r>
              <m:r>
                <m:rPr>
                  <m:sty m:val="p"/>
                </m:rPr>
                <m:t>,</m:t>
              </m:r>
              <m:r>
                <m:t>1</m:t>
              </m:r>
              <m:r>
                <m:rPr>
                  <m:sty m:val="p"/>
                </m:rPr>
                <m:t>)</m:t>
              </m:r>
            </m:e>
          </m:eqArr>
        </m:oMath>
      </m:oMathPara>
    </w:p>
    <w:p>
      <w:pPr>
        <w:pStyle w:val="FirstParagraph"/>
      </w:pPr>
      <w:r>
        <w:t xml:space="preserve">shows</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w:t>
      </w:r>
      <w:r>
        <w:t xml:space="preserve"> </w:t>
      </w:r>
      <w:r>
        <w:t xml:space="preserve">a plane in</w:t>
      </w:r>
      <w:r>
        <w:t xml:space="preserve"> </w:t>
      </w:r>
      <m:oMath>
        <m:sSup>
          <m:e>
            <m:r>
              <m:rPr>
                <m:scr m:val="double-struck"/>
                <m:sty m:val="p"/>
              </m:rPr>
              <m:t>R</m:t>
            </m:r>
          </m:e>
          <m:sup>
            <m:r>
              <m:t>3</m:t>
            </m:r>
          </m:sup>
        </m:sSup>
      </m:oMath>
      <w:r>
        <w:t xml:space="preserve">.</w:t>
      </w:r>
    </w:p>
    <w:p>
      <w:pPr>
        <w:pStyle w:val="BodyText"/>
      </w:pPr>
      <w:r>
        <w:t xml:space="preserve">For the left null space,</w:t>
      </w:r>
      <w:r>
        <w:t xml:space="preserve"> </w:t>
      </w:r>
      <m:oMath>
        <m:sSup>
          <m:e>
            <m:r>
              <m:rPr>
                <m:sty m:val="bi"/>
              </m:rPr>
              <m:t>A</m:t>
            </m:r>
          </m:e>
          <m:sup>
            <m:r>
              <m:rPr>
                <m:sty m:val="p"/>
              </m:rPr>
              <m:t>⊤</m:t>
            </m:r>
          </m:sup>
        </m:sSup>
        <m:acc>
          <m:accPr>
            <m:chr m:val="̃"/>
          </m:accPr>
          <m:e>
            <m:r>
              <m:t>y</m:t>
            </m:r>
          </m:e>
        </m:acc>
        <m:r>
          <m:rPr>
            <m:sty m:val="p"/>
          </m:rPr>
          <m:t>=</m:t>
        </m:r>
        <m:r>
          <m:rPr>
            <m:sty m:val="p"/>
          </m:rPr>
          <m:t>(</m:t>
        </m:r>
        <m:sSub>
          <m:e>
            <m:r>
              <m:t>y</m:t>
            </m:r>
          </m:e>
          <m:sub>
            <m:r>
              <m:t>1</m:t>
            </m:r>
          </m:sub>
        </m:sSub>
        <m:r>
          <m:rPr>
            <m:sty m:val="p"/>
          </m:rPr>
          <m:t>+</m:t>
        </m:r>
        <m:r>
          <m:t>3</m:t>
        </m:r>
        <m:sSub>
          <m:e>
            <m:r>
              <m:t>y</m:t>
            </m:r>
          </m:e>
          <m:sub>
            <m:r>
              <m:t>2</m:t>
            </m:r>
          </m:sub>
        </m:sSub>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oMath>
      <w:r>
        <w:t xml:space="preserve">,</w:t>
      </w:r>
      <w:r>
        <w:t xml:space="preserve"> </w:t>
      </w:r>
      <w:r>
        <w:t xml:space="preserve">which is</w:t>
      </w:r>
      <w:r>
        <w:t xml:space="preserve"> </w:t>
      </w:r>
      <m:oMath>
        <m:sSub>
          <m:e>
            <m:acc>
              <m:accPr>
                <m:chr m:val="̃"/>
              </m:accPr>
              <m:e>
                <m:r>
                  <m:t>0</m:t>
                </m:r>
              </m:e>
            </m:acc>
          </m:e>
          <m:sub>
            <m:r>
              <m:t>3</m:t>
            </m:r>
          </m:sub>
        </m:sSub>
      </m:oMath>
      <w:r>
        <w:t xml:space="preserve"> </w:t>
      </w:r>
      <w:r>
        <w:t xml:space="preserve">exactly when</w:t>
      </w:r>
      <w:r>
        <w:t xml:space="preserve"> </w:t>
      </w:r>
      <m:oMath>
        <m:sSub>
          <m:e>
            <m:r>
              <m:t>y</m:t>
            </m:r>
          </m:e>
          <m:sub>
            <m:r>
              <m:t>1</m:t>
            </m:r>
          </m:sub>
        </m:sSub>
        <m:r>
          <m:rPr>
            <m:sty m:val="p"/>
          </m:rPr>
          <m:t>=</m:t>
        </m:r>
        <m:r>
          <m:rPr>
            <m:sty m:val="p"/>
          </m:rPr>
          <m:t>−</m:t>
        </m:r>
        <m:r>
          <m:t>3</m:t>
        </m:r>
        <m:sSub>
          <m:e>
            <m:r>
              <m:t>y</m:t>
            </m:r>
          </m:e>
          <m:sub>
            <m:r>
              <m:t>2</m:t>
            </m:r>
          </m:sub>
        </m:sSub>
      </m:oMath>
      <w:r>
        <w:t xml:space="preserve">,</w:t>
      </w:r>
      <w:r>
        <w:t xml:space="preserve"> </w:t>
      </w:r>
      <w:r>
        <w:t xml:space="preserve">so</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p>
    <w:bookmarkEnd w:id="227"/>
    <w:bookmarkStart w:id="228" w:name="thm-null-space-subspace"/>
    <w:p>
      <w:pPr>
        <w:pStyle w:val="BodyText"/>
      </w:pPr>
      <w:r>
        <w:rPr>
          <w:b/>
          <w:bCs/>
        </w:rPr>
        <w:t xml:space="preserve">Theorem 32 (A null space is a subspace)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cr m:val="script"/>
            <m:sty m:val="p"/>
          </m:rPr>
          <m:t>N</m:t>
        </m:r>
        <m:r>
          <m:rPr>
            <m:sty m:val="p"/>
          </m:rPr>
          <m:t>(</m:t>
        </m:r>
        <m:r>
          <m:rPr>
            <m:sty m:val="bi"/>
          </m:rPr>
          <m:t>A</m:t>
        </m:r>
        <m:r>
          <m:rPr>
            <m:sty m:val="p"/>
          </m:rPr>
          <m:t>)</m:t>
        </m:r>
      </m:oMath>
      <w:r>
        <w:t xml:space="preserve"> </w:t>
      </w:r>
      <w:r>
        <w:t xml:space="preserve">(</w:t>
      </w:r>
      <w:hyperlink w:anchor="def-null-space">
        <w:r>
          <w:rPr>
            <w:rStyle w:val="Hyperlink"/>
          </w:rPr>
          <w:t xml:space="preserve">Definition 46</w:t>
        </w:r>
      </w:hyperlink>
      <w:r>
        <w:t xml:space="preserve">)</w:t>
      </w:r>
      <w:r>
        <w:t xml:space="preserve"> </w:t>
      </w:r>
      <w:r>
        <w:t xml:space="preserve">is a subspace of</w:t>
      </w:r>
      <w:r>
        <w:t xml:space="preserve"> </w:t>
      </w:r>
      <m:oMath>
        <m:sSup>
          <m:e>
            <m:r>
              <m:rPr>
                <m:scr m:val="double-struck"/>
                <m:sty m:val="p"/>
              </m:rPr>
              <m:t>R</m:t>
            </m:r>
          </m:e>
          <m:sup>
            <m:r>
              <m:t>n</m:t>
            </m:r>
          </m:sup>
        </m:sSup>
      </m:oMath>
      <w:r>
        <w:t xml:space="preserve"> </w:t>
      </w:r>
      <w:r>
        <w:t xml:space="preserve">(</w:t>
      </w:r>
      <w:hyperlink w:anchor="def-subspace">
        <w:r>
          <w:rPr>
            <w:rStyle w:val="Hyperlink"/>
          </w:rPr>
          <w:t xml:space="preserve">Definition 40</w:t>
        </w:r>
      </w:hyperlink>
      <w:r>
        <w:t xml:space="preserve">).</w:t>
      </w:r>
    </w:p>
    <w:bookmarkEnd w:id="228"/>
    <w:p>
      <w:pPr>
        <w:pStyle w:val="BodyText"/>
      </w:pPr>
      <w:r>
        <w:rPr>
          <w:i/>
          <w:iCs/>
        </w:rPr>
        <w:t xml:space="preserve">Proof</w:t>
      </w:r>
      <w:r>
        <w:t xml:space="preserve">. </w:t>
      </w:r>
      <m:oMath>
        <m:r>
          <m:rPr>
            <m:sty m:val="bi"/>
          </m:rPr>
          <m:t>A</m:t>
        </m:r>
        <m:sSub>
          <m:e>
            <m:acc>
              <m:accPr>
                <m:chr m:val="̃"/>
              </m:accPr>
              <m:e>
                <m:r>
                  <m:t>0</m:t>
                </m:r>
              </m:e>
            </m:acc>
          </m:e>
          <m:sub>
            <m:r>
              <m:t>n</m:t>
            </m:r>
          </m:sub>
        </m:sSub>
        <m:r>
          <m:rPr>
            <m:sty m:val="p"/>
          </m:rPr>
          <m:t>=</m:t>
        </m:r>
        <m:sSub>
          <m:e>
            <m:acc>
              <m:accPr>
                <m:chr m:val="̃"/>
              </m:accPr>
              <m:e>
                <m:r>
                  <m:t>0</m:t>
                </m:r>
              </m:e>
            </m:acc>
          </m:e>
          <m:sub>
            <m:r>
              <m:t>m</m:t>
            </m:r>
          </m:sub>
        </m:sSub>
      </m:oMath>
      <w:r>
        <w:t xml:space="preserve">, so</w:t>
      </w:r>
      <w:r>
        <w:t xml:space="preserve"> </w:t>
      </w:r>
      <m:oMath>
        <m:sSub>
          <m:e>
            <m:acc>
              <m:accPr>
                <m:chr m:val="̃"/>
              </m:accPr>
              <m:e>
                <m:r>
                  <m:t>0</m:t>
                </m:r>
              </m:e>
            </m:acc>
          </m:e>
          <m:sub>
            <m:r>
              <m:t>n</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the null space is not empty.</w:t>
      </w:r>
      <w:r>
        <w:t xml:space="preserve"> </w:t>
      </w:r>
      <w:r>
        <w:t xml:space="preserve">If</w:t>
      </w:r>
      <w:r>
        <w:t xml:space="preserve"> </w:t>
      </w:r>
      <m:oMath>
        <m:acc>
          <m:accPr>
            <m:chr m:val="̃"/>
          </m:accPr>
          <m:e>
            <m:r>
              <m:t>u</m:t>
            </m:r>
          </m:e>
        </m:acc>
        <m:r>
          <m:rPr>
            <m:sty m:val="p"/>
          </m:rPr>
          <m:t>,</m:t>
        </m:r>
        <m:acc>
          <m:accPr>
            <m:chr m:val="̃"/>
          </m:accPr>
          <m:e>
            <m:r>
              <m:t>w</m:t>
            </m:r>
          </m:e>
        </m:acc>
        <m:r>
          <m:rPr>
            <m:sty m:val="p"/>
          </m:rPr>
          <m:t>∈</m:t>
        </m:r>
        <m:r>
          <m:rPr>
            <m:scr m:val="script"/>
            <m:sty m:val="p"/>
          </m:rPr>
          <m:t>N</m:t>
        </m:r>
        <m:r>
          <m:rPr>
            <m:sty m:val="p"/>
          </m:rPr>
          <m:t>(</m:t>
        </m:r>
        <m:r>
          <m:rPr>
            <m:sty m:val="bi"/>
          </m:rPr>
          <m:t>A</m:t>
        </m:r>
        <m:r>
          <m:rPr>
            <m:sty m:val="p"/>
          </m:rPr>
          <m:t>)</m:t>
        </m:r>
      </m:oMath>
      <w:r>
        <w:t xml:space="preserve"> </w:t>
      </w:r>
      <w:r>
        <w:t xml:space="preserve">and</w:t>
      </w:r>
      <w:r>
        <w:t xml:space="preserve"> </w:t>
      </w:r>
      <m:oMath>
        <m:r>
          <m:t>c</m:t>
        </m:r>
        <m:r>
          <m:rPr>
            <m:sty m:val="p"/>
          </m:rPr>
          <m:t>∈</m:t>
        </m:r>
        <m:r>
          <m:rPr>
            <m:scr m:val="double-struck"/>
            <m:sty m:val="p"/>
          </m:rPr>
          <m:t>R</m:t>
        </m:r>
      </m:oMath>
      <w:r>
        <w:t xml:space="preserve">, then</w:t>
      </w:r>
    </w:p>
    <w:p>
      <w:pPr>
        <w:pStyle w:val="BodyText"/>
      </w:pPr>
      <m:oMathPara>
        <m:oMathParaPr>
          <m:jc m:val="center"/>
        </m:oMathParaPr>
        <m:oMath>
          <m:eqArr>
            <m:e>
              <m:r>
                <m:rPr>
                  <m:sty m:val="bi"/>
                </m:rPr>
                <m:t>A</m:t>
              </m:r>
              <m:r>
                <m:t> </m:t>
              </m:r>
              <m:r>
                <m:rPr>
                  <m:sty m:val="p"/>
                </m:rPr>
                <m:t>(</m:t>
              </m:r>
              <m:acc>
                <m:accPr>
                  <m:chr m:val="̃"/>
                </m:accPr>
                <m:e>
                  <m:r>
                    <m:t>u</m:t>
                  </m:r>
                </m:e>
              </m:acc>
              <m:r>
                <m:rPr>
                  <m:sty m:val="p"/>
                </m:rPr>
                <m:t>+</m:t>
              </m:r>
              <m:acc>
                <m:accPr>
                  <m:chr m:val="̃"/>
                </m:accPr>
                <m:e>
                  <m:r>
                    <m:t>w</m:t>
                  </m:r>
                </m:e>
              </m:acc>
              <m:r>
                <m:rPr>
                  <m:sty m:val="p"/>
                </m:rPr>
                <m:t>)</m:t>
              </m:r>
              <m:r>
                <m:t>&amp;</m:t>
              </m:r>
              <m:r>
                <m:rPr>
                  <m:sty m:val="p"/>
                </m:rPr>
                <m:t>=</m:t>
              </m:r>
              <m:r>
                <m:rPr>
                  <m:sty m:val="bi"/>
                </m:rPr>
                <m:t>A</m:t>
              </m:r>
              <m:acc>
                <m:accPr>
                  <m:chr m:val="̃"/>
                </m:accPr>
                <m:e>
                  <m:r>
                    <m:t>u</m:t>
                  </m:r>
                </m:e>
              </m:acc>
              <m:r>
                <m:rPr>
                  <m:sty m:val="p"/>
                </m:rPr>
                <m:t>+</m:t>
              </m:r>
              <m:r>
                <m:rPr>
                  <m:sty m:val="bi"/>
                </m:rPr>
                <m:t>A</m:t>
              </m:r>
              <m:acc>
                <m:accPr>
                  <m:chr m:val="̃"/>
                </m:accPr>
                <m:e>
                  <m:r>
                    <m:t>w</m:t>
                  </m:r>
                </m:e>
              </m:acc>
              <m:r>
                <m:t>&amp;</m:t>
              </m:r>
              <m:r>
                <m:t>&amp;</m:t>
              </m:r>
              <m:r>
                <m:rPr>
                  <m:nor/>
                  <m:sty m:val="p"/>
                </m:rPr>
                <m:t>(</m:t>
              </m:r>
              <m:r>
                <m:rPr>
                  <m:nor/>
                  <m:sty m:val="p"/>
                </m:rPr>
                <m:t>Theorem 9</m:t>
              </m:r>
              <m:r>
                <m:rPr>
                  <m:nor/>
                  <m:sty m:val="p"/>
                </m:rPr>
                <m:t>)</m:t>
              </m:r>
            </m:e>
            <m:e>
              <m:r>
                <m:t>&amp;</m:t>
              </m:r>
              <m:r>
                <m:rPr>
                  <m:sty m:val="p"/>
                </m:rPr>
                <m:t>=</m:t>
              </m:r>
              <m:sSub>
                <m:e>
                  <m:acc>
                    <m:accPr>
                      <m:chr m:val="̃"/>
                    </m:accPr>
                    <m:e>
                      <m:r>
                        <m:t>0</m:t>
                      </m:r>
                    </m:e>
                  </m:acc>
                </m:e>
                <m:sub>
                  <m:r>
                    <m:t>m</m:t>
                  </m:r>
                </m:sub>
              </m:sSub>
              <m:r>
                <m:rPr>
                  <m:sty m:val="p"/>
                </m:rPr>
                <m:t>+</m:t>
              </m:r>
              <m:sSub>
                <m:e>
                  <m:acc>
                    <m:accPr>
                      <m:chr m:val="̃"/>
                    </m:accPr>
                    <m:e>
                      <m:r>
                        <m:t>0</m:t>
                      </m:r>
                    </m:e>
                  </m:acc>
                </m:e>
                <m:sub>
                  <m:r>
                    <m:t>m</m:t>
                  </m:r>
                </m:sub>
              </m:sSub>
              <m:r>
                <m:t>&amp;</m:t>
              </m:r>
              <m:r>
                <m:t>&amp;</m:t>
              </m:r>
              <m:r>
                <m:rPr>
                  <m:nor/>
                  <m:sty m:val="p"/>
                </m:rPr>
                <m:t>(</m:t>
              </m:r>
              <m:acc>
                <m:accPr>
                  <m:chr m:val="̃"/>
                </m:accPr>
                <m:e>
                  <m:r>
                    <m:t>u</m:t>
                  </m:r>
                </m:e>
              </m:acc>
              <m:r>
                <m:rPr>
                  <m:nor/>
                  <m:sty m:val="p"/>
                </m:rPr>
                <m:t> and </m:t>
              </m:r>
              <m:acc>
                <m:accPr>
                  <m:chr m:val="̃"/>
                </m:accPr>
                <m:e>
                  <m:r>
                    <m:t>w</m:t>
                  </m:r>
                </m:e>
              </m:acc>
              <m:r>
                <m:rPr>
                  <m:nor/>
                  <m:sty m:val="p"/>
                </m:rPr>
                <m:t> are in the null space)</m:t>
              </m:r>
            </m:e>
            <m:e>
              <m:r>
                <m:t>&amp;</m:t>
              </m:r>
              <m:r>
                <m:rPr>
                  <m:sty m:val="p"/>
                </m:rPr>
                <m:t>=</m:t>
              </m:r>
              <m:sSub>
                <m:e>
                  <m:acc>
                    <m:accPr>
                      <m:chr m:val="̃"/>
                    </m:accPr>
                    <m:e>
                      <m:r>
                        <m:t>0</m:t>
                      </m:r>
                    </m:e>
                  </m:acc>
                </m:e>
                <m:sub>
                  <m:r>
                    <m:t>m</m:t>
                  </m:r>
                </m:sub>
              </m:sSub>
              <m:r>
                <m:t>&amp;</m:t>
              </m:r>
              <m:r>
                <m:t>&amp;</m:t>
              </m:r>
              <m:r>
                <m:rPr>
                  <m:nor/>
                  <m:sty m:val="p"/>
                </m:rPr>
                <m:t>(adding </m:t>
              </m:r>
              <m:sSub>
                <m:e>
                  <m:acc>
                    <m:accPr>
                      <m:chr m:val="̃"/>
                    </m:accPr>
                    <m:e>
                      <m:r>
                        <m:t>0</m:t>
                      </m:r>
                    </m:e>
                  </m:acc>
                </m:e>
                <m:sub>
                  <m:r>
                    <m:t>m</m:t>
                  </m:r>
                </m:sub>
              </m:sSub>
              <m:r>
                <m:rPr>
                  <m:nor/>
                  <m:sty m:val="p"/>
                </m:rPr>
                <m:t> changes nothing)</m:t>
              </m:r>
            </m:e>
          </m:eqArr>
        </m:oMath>
      </m:oMathPara>
    </w:p>
    <w:p>
      <w:pPr>
        <w:pStyle w:val="FirstParagraph"/>
      </w:pPr>
      <w:r>
        <w:t xml:space="preserve">and, for each entry</w:t>
      </w:r>
      <w:r>
        <w:t xml:space="preserve"> </w:t>
      </w:r>
      <m:oMath>
        <m:r>
          <m:t>i</m:t>
        </m:r>
        <m:r>
          <m:rPr>
            <m:sty m:val="p"/>
          </m:rPr>
          <m:t>=</m:t>
        </m:r>
        <m:r>
          <m:t>1</m:t>
        </m:r>
        <m:r>
          <m:rPr>
            <m:sty m:val="p"/>
          </m:rPr>
          <m:t>,</m:t>
        </m:r>
        <m:r>
          <m:rPr>
            <m:sty m:val="p"/>
          </m:rPr>
          <m:t>…</m:t>
        </m:r>
        <m:r>
          <m:rPr>
            <m:sty m:val="p"/>
          </m:rPr>
          <m:t>,</m:t>
        </m:r>
        <m:r>
          <m:t>m</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acc>
                    <m:accPr>
                      <m:chr m:val="̃"/>
                    </m:accPr>
                    <m:e>
                      <m:r>
                        <m:t>u</m:t>
                      </m:r>
                    </m:e>
                  </m:acc>
                  <m:r>
                    <m:rPr>
                      <m:sty m:val="p"/>
                    </m:rPr>
                    <m:t>)</m:t>
                  </m:r>
                </m:e>
              </m:d>
              <m:sSub>
                <m:e>
                  <m:r>
                    <m:t>​</m:t>
                  </m:r>
                </m:e>
                <m:sub>
                  <m:r>
                    <m:t>i</m:t>
                  </m:r>
                </m:sub>
              </m:sSub>
              <m:r>
                <m:t>&amp;</m:t>
              </m:r>
              <m:r>
                <m:rPr>
                  <m:sty m:val="p"/>
                </m:rPr>
                <m:t>=</m:t>
              </m:r>
              <m:sSub>
                <m:e>
                  <m:r>
                    <m:t>a</m:t>
                  </m:r>
                </m:e>
                <m:sub>
                  <m:r>
                    <m:t>i</m:t>
                  </m:r>
                  <m:r>
                    <m:t>1</m:t>
                  </m:r>
                </m:sub>
              </m:sSub>
              <m:r>
                <m:rPr>
                  <m:sty m:val="p"/>
                </m:rPr>
                <m:t>(</m:t>
              </m:r>
              <m:r>
                <m:t>c</m:t>
              </m:r>
              <m:sSub>
                <m:e>
                  <m:r>
                    <m:t>u</m:t>
                  </m:r>
                </m:e>
                <m:sub>
                  <m:r>
                    <m:t>1</m:t>
                  </m:r>
                </m:sub>
              </m:sSub>
              <m:r>
                <m:rPr>
                  <m:sty m:val="p"/>
                </m:rPr>
                <m:t>)</m:t>
              </m:r>
              <m:r>
                <m:rPr>
                  <m:sty m:val="p"/>
                </m:rPr>
                <m:t>+</m:t>
              </m:r>
              <m:r>
                <m:rPr>
                  <m:sty m:val="p"/>
                </m:rPr>
                <m:t>⋯</m:t>
              </m:r>
              <m:r>
                <m:rPr>
                  <m:sty m:val="p"/>
                </m:rPr>
                <m:t>+</m:t>
              </m:r>
              <m:sSub>
                <m:e>
                  <m:r>
                    <m:t>a</m:t>
                  </m:r>
                </m:e>
                <m:sub>
                  <m:r>
                    <m:t>i</m:t>
                  </m:r>
                  <m:r>
                    <m:t>n</m:t>
                  </m:r>
                </m:sub>
              </m:sSub>
              <m:r>
                <m:rPr>
                  <m:sty m:val="p"/>
                </m:rPr>
                <m:t>(</m:t>
              </m:r>
              <m:r>
                <m:t>c</m:t>
              </m:r>
              <m:sSub>
                <m:e>
                  <m:r>
                    <m:t>u</m:t>
                  </m:r>
                </m:e>
                <m:sub>
                  <m:r>
                    <m:t>n</m:t>
                  </m:r>
                </m:sub>
              </m:sSub>
              <m:r>
                <m:rPr>
                  <m:sty m:val="p"/>
                </m:rPr>
                <m:t>)</m:t>
              </m:r>
              <m:r>
                <m:t>&amp;</m:t>
              </m:r>
              <m:r>
                <m:t>&amp;</m:t>
              </m:r>
              <m:r>
                <m:rPr>
                  <m:nor/>
                  <m:sty m:val="p"/>
                </m:rPr>
                <m:t>(</m:t>
              </m:r>
              <m:r>
                <m:rPr>
                  <m:nor/>
                  <m:sty m:val="p"/>
                </m:rPr>
                <m:t>Definition 28</m:t>
              </m:r>
              <m:r>
                <m:rPr>
                  <m:nor/>
                  <m:sty m:val="p"/>
                </m:rPr>
                <m:t>)</m:t>
              </m:r>
            </m:e>
            <m:e>
              <m:r>
                <m:t>&amp;</m:t>
              </m:r>
              <m:r>
                <m:rPr>
                  <m:sty m:val="p"/>
                </m:rPr>
                <m:t>=</m:t>
              </m:r>
              <m:r>
                <m:t>c</m:t>
              </m:r>
              <m:r>
                <m:t> </m:t>
              </m:r>
              <m:r>
                <m:rPr>
                  <m:sty m:val="p"/>
                </m:rPr>
                <m:t>(</m:t>
              </m:r>
              <m:sSub>
                <m:e>
                  <m:r>
                    <m:t>a</m:t>
                  </m:r>
                </m:e>
                <m:sub>
                  <m:r>
                    <m:t>i</m:t>
                  </m:r>
                  <m:r>
                    <m:t>1</m:t>
                  </m:r>
                </m:sub>
              </m:sSub>
              <m:sSub>
                <m:e>
                  <m:r>
                    <m:t>u</m:t>
                  </m:r>
                </m:e>
                <m:sub>
                  <m:r>
                    <m:t>1</m:t>
                  </m:r>
                </m:sub>
              </m:sSub>
              <m:r>
                <m:rPr>
                  <m:sty m:val="p"/>
                </m:rPr>
                <m:t>+</m:t>
              </m:r>
              <m:r>
                <m:rPr>
                  <m:sty m:val="p"/>
                </m:rPr>
                <m:t>⋯</m:t>
              </m:r>
              <m:r>
                <m:rPr>
                  <m:sty m:val="p"/>
                </m:rPr>
                <m:t>+</m:t>
              </m:r>
              <m:sSub>
                <m:e>
                  <m:r>
                    <m:t>a</m:t>
                  </m:r>
                </m:e>
                <m:sub>
                  <m:r>
                    <m:t>i</m:t>
                  </m:r>
                  <m:r>
                    <m:t>n</m:t>
                  </m:r>
                </m:sub>
              </m:sSub>
              <m:sSub>
                <m:e>
                  <m:r>
                    <m:t>u</m:t>
                  </m:r>
                </m:e>
                <m:sub>
                  <m:r>
                    <m:t>n</m:t>
                  </m:r>
                </m:sub>
              </m:sSub>
              <m:r>
                <m:rPr>
                  <m:sty m:val="p"/>
                </m:rPr>
                <m:t>)</m:t>
              </m:r>
              <m:r>
                <m:t>&amp;</m:t>
              </m:r>
              <m:r>
                <m:t>&amp;</m:t>
              </m:r>
              <m:r>
                <m:rPr>
                  <m:nor/>
                  <m:sty m:val="p"/>
                </m:rPr>
                <m:t>(factor </m:t>
              </m:r>
              <m:r>
                <m:t>c</m:t>
              </m:r>
              <m:r>
                <m:rPr>
                  <m:nor/>
                  <m:sty m:val="p"/>
                </m:rPr>
                <m:t> out of each term)</m:t>
              </m:r>
            </m:e>
            <m:e>
              <m:r>
                <m:t>&amp;</m:t>
              </m:r>
              <m:r>
                <m:rPr>
                  <m:sty m:val="p"/>
                </m:rPr>
                <m:t>=</m:t>
              </m:r>
              <m:r>
                <m:t>c</m:t>
              </m:r>
              <m:r>
                <m:t> </m:t>
              </m:r>
              <m:r>
                <m:rPr>
                  <m:sty m:val="p"/>
                </m:rPr>
                <m:t>(</m:t>
              </m:r>
              <m:r>
                <m:rPr>
                  <m:sty m:val="bi"/>
                </m:rPr>
                <m:t>A</m:t>
              </m:r>
              <m:acc>
                <m:accPr>
                  <m:chr m:val="̃"/>
                </m:accPr>
                <m:e>
                  <m:r>
                    <m:t>u</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t>c</m:t>
              </m:r>
              <m:r>
                <m:rPr>
                  <m:sty m:val="p"/>
                </m:rPr>
                <m:t>⋅</m:t>
              </m:r>
              <m:r>
                <m:t>0</m:t>
              </m:r>
              <m:r>
                <m:t>&amp;</m:t>
              </m:r>
              <m:r>
                <m:t>&amp;</m:t>
              </m:r>
              <m:r>
                <m:rPr>
                  <m:nor/>
                  <m:sty m:val="p"/>
                </m:rPr>
                <m:t>(</m:t>
              </m:r>
              <m:acc>
                <m:accPr>
                  <m:chr m:val="̃"/>
                </m:accPr>
                <m:e>
                  <m:r>
                    <m:t>u</m:t>
                  </m:r>
                </m:e>
              </m:acc>
              <m:r>
                <m:rPr>
                  <m:nor/>
                  <m:sty m:val="p"/>
                </m:rPr>
                <m:t> is in the null space)</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r>
          <m:t>c</m:t>
        </m:r>
        <m:acc>
          <m:accPr>
            <m:chr m:val="̃"/>
          </m:accPr>
          <m:e>
            <m:r>
              <m:t>u</m:t>
            </m:r>
          </m:e>
        </m:acc>
        <m:r>
          <m:rPr>
            <m:sty m:val="p"/>
          </m:rPr>
          <m:t>)</m:t>
        </m:r>
        <m:r>
          <m:rPr>
            <m:sty m:val="p"/>
          </m:rPr>
          <m:t>=</m:t>
        </m:r>
        <m:sSub>
          <m:e>
            <m:acc>
              <m:accPr>
                <m:chr m:val="̃"/>
              </m:accPr>
              <m:e>
                <m:r>
                  <m:t>0</m:t>
                </m:r>
              </m:e>
            </m:acc>
          </m:e>
          <m:sub>
            <m:r>
              <m:t>m</m:t>
            </m:r>
          </m:sub>
        </m:sSub>
      </m:oMath>
      <w:r>
        <w:t xml:space="preserve">.</w:t>
      </w:r>
      <w:r>
        <w:t xml:space="preserve"> </w:t>
      </w:r>
      <w:r>
        <w:t xml:space="preserve">Therefore</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acc>
          <m:accPr>
            <m:chr m:val="̃"/>
          </m:accPr>
          <m:e>
            <m:r>
              <m:t>u</m:t>
            </m:r>
          </m:e>
        </m:acc>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p>
    <w:bookmarkStart w:id="229" w:name="exm-null-space-subspace"/>
    <w:p>
      <w:pPr>
        <w:pStyle w:val="BodyText"/>
      </w:pPr>
      <w:r>
        <w:rPr>
          <w:b/>
          <w:bCs/>
        </w:rPr>
        <w:t xml:space="preserve">Example 56 (The solutions of</w:t>
      </w:r>
      <w:r>
        <w:rPr>
          <w:b/>
          <w:bCs/>
        </w:rPr>
        <w:t xml:space="preserve"> </w:t>
      </w:r>
      <m:oMath>
        <m:r>
          <m:rPr>
            <m:sty m:val="bi"/>
          </m:rPr>
          <m:t>A</m:t>
        </m:r>
        <m:acc>
          <m:accPr>
            <m:chr m:val="̃"/>
          </m:accPr>
          <m:e>
            <m:r>
              <m:t>x</m:t>
            </m:r>
          </m:e>
        </m:acc>
        <m:r>
          <m:rPr>
            <m:sty m:val="p"/>
          </m:rPr>
          <m:t>=</m:t>
        </m:r>
        <m:acc>
          <m:accPr>
            <m:chr m:val="̃"/>
          </m:accPr>
          <m:e>
            <m:r>
              <m:t>b</m:t>
            </m:r>
          </m:e>
        </m:acc>
      </m:oMath>
      <w:r>
        <w:rPr>
          <w:b/>
          <w:bCs/>
        </w:rPr>
        <w:t xml:space="preserve"> </w:t>
      </w:r>
      <w:r>
        <w:rPr>
          <w:b/>
          <w:bCs/>
        </w:rPr>
        <w:t xml:space="preserve">with</w:t>
      </w:r>
      <w:r>
        <w:rPr>
          <w:b/>
          <w:bCs/>
        </w:rPr>
        <w:t xml:space="preserve"> </w:t>
      </w:r>
      <m:oMath>
        <m:acc>
          <m:accPr>
            <m:chr m:val="̃"/>
          </m:accPr>
          <m:e>
            <m:r>
              <m:t>b</m:t>
            </m:r>
          </m:e>
        </m:acc>
        <m:r>
          <m:rPr>
            <m:sty m:val="p"/>
          </m:rPr>
          <m:t>≠</m:t>
        </m:r>
        <m:acc>
          <m:accPr>
            <m:chr m:val="̃"/>
          </m:accPr>
          <m:e>
            <m:r>
              <m:t>0</m:t>
            </m:r>
          </m:e>
        </m:acc>
      </m:oMath>
      <w:r>
        <w:rPr>
          <w:b/>
          <w:bCs/>
        </w:rPr>
        <w:t xml:space="preserve"> </w:t>
      </w:r>
      <w:r>
        <w:rPr>
          <w:b/>
          <w:bCs/>
        </w:rPr>
        <w:t xml:space="preserve">are not a subspace)</w:t>
      </w:r>
      <w:r>
        <w:t xml:space="preserve"> </w:t>
      </w:r>
      <w:r>
        <w:t xml:space="preserve">In</w:t>
      </w:r>
      <w:r>
        <w:t xml:space="preserve"> </w:t>
      </w:r>
      <w:hyperlink w:anchor="exm-null-space">
        <w:r>
          <w:rPr>
            <w:rStyle w:val="Hyperlink"/>
          </w:rPr>
          <w:t xml:space="preserve">Example 55</w:t>
        </w:r>
      </w:hyperlink>
      <w:r>
        <w:t xml:space="preserve">,</w:t>
      </w:r>
      <w:r>
        <w:t xml:space="preserve"> </w:t>
      </w:r>
      <m:oMath>
        <m:r>
          <m:rPr>
            <m:sty m:val="p"/>
          </m:rPr>
          <m:t>(</m:t>
        </m:r>
        <m:r>
          <m:t>2</m:t>
        </m:r>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r>
          <m:t>1</m:t>
        </m:r>
        <m:r>
          <m:rPr>
            <m:sty m:val="p"/>
          </m:rPr>
          <m:t>)</m:t>
        </m:r>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r>
        <w:t xml:space="preserve"> </w:t>
      </w:r>
      <w:r>
        <w:t xml:space="preserve">and so is their sum</w:t>
      </w:r>
      <w:r>
        <w:t xml:space="preserve"> </w:t>
      </w:r>
      <m:oMath>
        <m:r>
          <m:rPr>
            <m:sty m:val="p"/>
          </m:rPr>
          <m:t>(</m:t>
        </m:r>
        <m:r>
          <m:t>4</m:t>
        </m:r>
        <m:r>
          <m:rPr>
            <m:sty m:val="p"/>
          </m:rPr>
          <m:t>,</m:t>
        </m:r>
        <m:r>
          <m:t>1</m:t>
        </m:r>
        <m:r>
          <m:rPr>
            <m:sty m:val="p"/>
          </m:rPr>
          <m:t>,</m:t>
        </m:r>
        <m:r>
          <m:t>1</m:t>
        </m:r>
        <m:r>
          <m:rPr>
            <m:sty m:val="p"/>
          </m:rPr>
          <m:t>)</m:t>
        </m:r>
      </m:oMath>
      <w:r>
        <w:t xml:space="preserve">,</w:t>
      </w:r>
      <w:r>
        <w:t xml:space="preserve"> </w:t>
      </w:r>
      <w:r>
        <w:t xml:space="preserve">since</w:t>
      </w:r>
      <w:r>
        <w:t xml:space="preserve"> </w:t>
      </w:r>
      <m:oMath>
        <m:r>
          <m:t>4</m:t>
        </m:r>
        <m:r>
          <m:rPr>
            <m:sty m:val="p"/>
          </m:rPr>
          <m:t>−</m:t>
        </m:r>
        <m:r>
          <m:t>2</m:t>
        </m:r>
        <m:r>
          <m:rPr>
            <m:sty m:val="p"/>
          </m:rPr>
          <m:t>⋅</m:t>
        </m:r>
        <m:r>
          <m:t>1</m:t>
        </m:r>
        <m:r>
          <m:rPr>
            <m:sty m:val="p"/>
          </m:rPr>
          <m:t>−</m:t>
        </m:r>
        <m:r>
          <m:t>2</m:t>
        </m:r>
        <m:r>
          <m:rPr>
            <m:sty m:val="p"/>
          </m:rPr>
          <m:t>⋅</m:t>
        </m:r>
        <m:r>
          <m:t>1</m:t>
        </m:r>
        <m:r>
          <m:rPr>
            <m:sty m:val="p"/>
          </m:rPr>
          <m:t>=</m:t>
        </m:r>
        <m:r>
          <m:t>0</m:t>
        </m:r>
      </m:oMath>
      <w:r>
        <w:t xml:space="preserve">.</w:t>
      </w:r>
      <w:r>
        <w:t xml:space="preserve"> </w:t>
      </w:r>
      <w:r>
        <w:t xml:space="preserve">By contrast, the solutions of</w:t>
      </w:r>
      <w:r>
        <w:t xml:space="preserve"> </w:t>
      </w:r>
      <m:oMath>
        <m:r>
          <m:rPr>
            <m:sty m:val="bi"/>
          </m:rPr>
          <m:t>A</m:t>
        </m:r>
        <m:acc>
          <m:accPr>
            <m:chr m:val="̃"/>
          </m:accPr>
          <m:e>
            <m:r>
              <m:t>x</m:t>
            </m:r>
          </m:e>
        </m:acc>
        <m:r>
          <m:rPr>
            <m:sty m:val="p"/>
          </m:rPr>
          <m:t>=</m:t>
        </m:r>
        <m:r>
          <m:rPr>
            <m:sty m:val="p"/>
          </m:rPr>
          <m:t>(</m:t>
        </m:r>
        <m:r>
          <m:t>1</m:t>
        </m:r>
        <m:r>
          <m:rPr>
            <m:sty m:val="p"/>
          </m:rPr>
          <m:t>,</m:t>
        </m:r>
        <m:r>
          <m:t>3</m:t>
        </m:r>
        <m:r>
          <m:rPr>
            <m:sty m:val="p"/>
          </m:rPr>
          <m:t>)</m:t>
        </m:r>
      </m:oMath>
      <w:r>
        <w:t xml:space="preserve"> </w:t>
      </w:r>
      <w:r>
        <w:t xml:space="preserve">for the same</w:t>
      </w:r>
      <w:r>
        <w:t xml:space="preserve"> </w:t>
      </w:r>
      <m:oMath>
        <m:r>
          <m:rPr>
            <m:sty m:val="bi"/>
          </m:rPr>
          <m:t>A</m:t>
        </m:r>
      </m:oMath>
      <w:r>
        <w:t xml:space="preserve"> </w:t>
      </w:r>
      <w:r>
        <w:t xml:space="preserve">are the vectors with</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1</m:t>
        </m:r>
      </m:oMath>
      <w:r>
        <w:t xml:space="preserve">.</w:t>
      </w:r>
      <w:r>
        <w:t xml:space="preserve"> </w:t>
      </w:r>
      <w:r>
        <w:t xml:space="preserve">That set does not contain</w:t>
      </w:r>
      <w:r>
        <w:t xml:space="preserve"> </w:t>
      </w:r>
      <m:oMath>
        <m:sSub>
          <m:e>
            <m:acc>
              <m:accPr>
                <m:chr m:val="̃"/>
              </m:accPr>
              <m:e>
                <m:r>
                  <m:t>0</m:t>
                </m:r>
              </m:e>
            </m:acc>
          </m:e>
          <m:sub>
            <m:r>
              <m:t>3</m:t>
            </m:r>
          </m:sub>
        </m:sSub>
      </m:oMath>
      <w:r>
        <w:t xml:space="preserve">,</w:t>
      </w:r>
      <w:r>
        <w:t xml:space="preserve"> </w:t>
      </w:r>
      <w:r>
        <w:t xml:space="preserve">so by</w:t>
      </w:r>
      <w:r>
        <w:t xml:space="preserve"> </w:t>
      </w:r>
      <w:hyperlink w:anchor="thm-subspace-zero">
        <w:r>
          <w:rPr>
            <w:rStyle w:val="Hyperlink"/>
          </w:rPr>
          <w:t xml:space="preserve">Theorem 20</w:t>
        </w:r>
      </w:hyperlink>
      <w:r>
        <w:t xml:space="preserve"> </w:t>
      </w:r>
      <w:r>
        <w:t xml:space="preserve">it is not a subspace.</w:t>
      </w:r>
    </w:p>
    <w:bookmarkEnd w:id="229"/>
    <w:bookmarkStart w:id="230" w:name="thm-row-null-disjoint"/>
    <w:p>
      <w:pPr>
        <w:pStyle w:val="BodyText"/>
      </w:pPr>
      <w:r>
        <w:rPr>
          <w:b/>
          <w:bCs/>
        </w:rPr>
        <w:t xml:space="preserve">Theorem 33 (The row space and null space share only the zero vector)</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r>
            <m:rPr>
              <m:sty m:val="p"/>
            </m:rPr>
            <m:t>.</m:t>
          </m:r>
        </m:oMath>
      </m:oMathPara>
    </w:p>
    <w:bookmarkEnd w:id="230"/>
    <w:p>
      <w:pPr>
        <w:pStyle w:val="FirstParagraph"/>
      </w:pPr>
      <w:r>
        <w:rPr>
          <w:i/>
          <w:iCs/>
        </w:rPr>
        <w:t xml:space="preserve">Proof</w:t>
      </w:r>
      <w:r>
        <w:t xml:space="preserve">. </w:t>
      </w:r>
      <w:r>
        <w:t xml:space="preserve">Both sets are subspaces,</w:t>
      </w:r>
      <w:r>
        <w:t xml:space="preserve"> </w:t>
      </w:r>
      <w:r>
        <w:t xml:space="preserve">by</w:t>
      </w:r>
      <w:r>
        <w:t xml:space="preserve"> </w:t>
      </w:r>
      <w:hyperlink w:anchor="thm-column-space-span">
        <w:r>
          <w:rPr>
            <w:rStyle w:val="Hyperlink"/>
          </w:rPr>
          <w:t xml:space="preserve">Theorem 31</w:t>
        </w:r>
      </w:hyperlink>
      <w:r>
        <w:t xml:space="preserve"> </w:t>
      </w:r>
      <w:r>
        <w:t xml:space="preserve">and</w:t>
      </w:r>
      <w:r>
        <w:t xml:space="preserve"> </w:t>
      </w:r>
      <w:hyperlink w:anchor="thm-null-space-subspace">
        <w:r>
          <w:rPr>
            <w:rStyle w:val="Hyperlink"/>
          </w:rPr>
          <w:t xml:space="preserve">Theorem 32</w:t>
        </w:r>
      </w:hyperlink>
      <w:r>
        <w:t xml:space="preserve">,</w:t>
      </w:r>
      <w:r>
        <w:t xml:space="preserve"> </w:t>
      </w:r>
      <w:r>
        <w:t xml:space="preserve">so both contain</w:t>
      </w:r>
      <w:r>
        <w:t xml:space="preserve"> </w:t>
      </w:r>
      <m:oMath>
        <m:sSub>
          <m:e>
            <m:acc>
              <m:accPr>
                <m:chr m:val="̃"/>
              </m:accPr>
              <m:e>
                <m:r>
                  <m:t>0</m:t>
                </m:r>
              </m:e>
            </m:acc>
          </m:e>
          <m:sub>
            <m:r>
              <m:t>n</m:t>
            </m:r>
          </m:sub>
        </m:sSub>
      </m:oMath>
      <w:r>
        <w:t xml:space="preserve"> </w:t>
      </w:r>
      <w:r>
        <w:t xml:space="preserve">(</w:t>
      </w:r>
      <w:hyperlink w:anchor="thm-subspace-zero">
        <w:r>
          <w:rPr>
            <w:rStyle w:val="Hyperlink"/>
          </w:rPr>
          <w:t xml:space="preserve">Theorem 20</w:t>
        </w:r>
      </w:hyperlink>
      <w:r>
        <w:t xml:space="preserve">).</w:t>
      </w:r>
    </w:p>
    <w:p>
      <w:pPr>
        <w:pStyle w:val="BodyText"/>
      </w:pPr>
      <w:r>
        <w:t xml:space="preserve">Now take any</w:t>
      </w:r>
      <w:r>
        <w:t xml:space="preserve"> </w:t>
      </w:r>
      <m:oMath>
        <m:acc>
          <m:accPr>
            <m:chr m:val="̃"/>
          </m:accPr>
          <m:e>
            <m:r>
              <m:t>x</m:t>
            </m:r>
          </m:e>
        </m:acc>
      </m:oMath>
      <w:r>
        <w:t xml:space="preserve"> </w:t>
      </w:r>
      <w:r>
        <w:t xml:space="preserve">in both sets.</w:t>
      </w:r>
      <w:r>
        <w:t xml:space="preserve"> </w:t>
      </w:r>
      <w:r>
        <w:t xml:space="preserve">Being in the row space means</w:t>
      </w:r>
      <w:r>
        <w:t xml:space="preserve"> </w:t>
      </w:r>
      <m:oMath>
        <m:acc>
          <m:accPr>
            <m:chr m:val="̃"/>
          </m:accPr>
          <m:e>
            <m:r>
              <m:t>x</m:t>
            </m:r>
          </m:e>
        </m:acc>
        <m:r>
          <m:rPr>
            <m:sty m:val="p"/>
          </m:rPr>
          <m:t>=</m:t>
        </m:r>
        <m:sSup>
          <m:e>
            <m:r>
              <m:rPr>
                <m:sty m:val="bi"/>
              </m:rPr>
              <m:t>A</m:t>
            </m:r>
          </m:e>
          <m:sup>
            <m:r>
              <m:rPr>
                <m:sty m:val="p"/>
              </m:rPr>
              <m:t>⊤</m:t>
            </m:r>
          </m:sup>
        </m:sSup>
        <m:acc>
          <m:accPr>
            <m:chr m:val="̃"/>
          </m:accPr>
          <m:e>
            <m:r>
              <m:t>u</m:t>
            </m:r>
          </m:e>
        </m:acc>
      </m:oMath>
      <w:r>
        <w:t xml:space="preserve"> </w:t>
      </w:r>
      <w:r>
        <w:t xml:space="preserve">for some</w:t>
      </w:r>
      <w:r>
        <w:t xml:space="preserve"> </w:t>
      </w:r>
      <m:oMath>
        <m:acc>
          <m:accPr>
            <m:chr m:val="̃"/>
          </m:accPr>
          <m:e>
            <m:r>
              <m:t>u</m:t>
            </m:r>
          </m:e>
        </m:acc>
        <m:r>
          <m:rPr>
            <m:sty m:val="p"/>
          </m:rPr>
          <m:t>∈</m:t>
        </m:r>
        <m:sSup>
          <m:e>
            <m:r>
              <m:rPr>
                <m:scr m:val="double-struck"/>
                <m:sty m:val="p"/>
              </m:rPr>
              <m:t>R</m:t>
            </m:r>
          </m:e>
          <m:sup>
            <m:r>
              <m:t>m</m:t>
            </m:r>
          </m:sup>
        </m:sSup>
      </m:oMath>
      <w:r>
        <w:t xml:space="preserve"> </w:t>
      </w:r>
      <w:r>
        <w:t xml:space="preserve">(</w:t>
      </w:r>
      <w:hyperlink w:anchor="def-column-space">
        <w:r>
          <w:rPr>
            <w:rStyle w:val="Hyperlink"/>
          </w:rPr>
          <w:t xml:space="preserve">Definition 45</w:t>
        </w:r>
      </w:hyperlink>
      <w:r>
        <w:t xml:space="preserve">),</w:t>
      </w:r>
      <w:r>
        <w:t xml:space="preserve"> </w:t>
      </w:r>
      <w:r>
        <w:t xml:space="preserve">and being in the null space means</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w:t>
      </w:r>
      <w:hyperlink w:anchor="def-null-space">
        <w:r>
          <w:rPr>
            <w:rStyle w:val="Hyperlink"/>
          </w:rPr>
          <w:t xml:space="preserve">Definition 46</w:t>
        </w:r>
      </w:hyperlink>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acc>
                <m:accPr>
                  <m:chr m:val="̃"/>
                </m:accPr>
                <m:e>
                  <m:r>
                    <m:t>x</m:t>
                  </m:r>
                </m:e>
              </m:acc>
              <m:r>
                <m:t>&amp;</m:t>
              </m:r>
              <m:r>
                <m:rPr>
                  <m:sty m:val="p"/>
                </m:rPr>
                <m:t>=</m:t>
              </m:r>
              <m:sSup>
                <m:e>
                  <m:r>
                    <m:rPr>
                      <m:sty m:val="p"/>
                    </m:rPr>
                    <m:t>(</m:t>
                  </m:r>
                  <m:sSup>
                    <m:e>
                      <m:r>
                        <m:rPr>
                          <m:sty m:val="bi"/>
                        </m:rPr>
                        <m:t>A</m:t>
                      </m:r>
                    </m:e>
                    <m:sup>
                      <m:r>
                        <m:rPr>
                          <m:sty m:val="p"/>
                        </m:rPr>
                        <m:t>⊤</m:t>
                      </m:r>
                    </m:sup>
                  </m:sSup>
                  <m:acc>
                    <m:accPr>
                      <m:chr m:val="̃"/>
                    </m:accPr>
                    <m:e>
                      <m:r>
                        <m:t>u</m:t>
                      </m:r>
                    </m:e>
                  </m:acc>
                  <m:r>
                    <m:rPr>
                      <m:sty m:val="p"/>
                    </m:rPr>
                    <m:t>)</m:t>
                  </m:r>
                </m:e>
                <m:sup>
                  <m:r>
                    <m:rPr>
                      <m:sty m:val="p"/>
                    </m:rPr>
                    <m:t>⊤</m:t>
                  </m:r>
                </m:sup>
              </m:sSup>
              <m:r>
                <m:t> </m:t>
              </m:r>
              <m:acc>
                <m:accPr>
                  <m:chr m:val="̃"/>
                </m:accPr>
                <m:e>
                  <m:r>
                    <m:t>x</m:t>
                  </m:r>
                </m:e>
              </m:acc>
              <m:r>
                <m:t>&amp;</m:t>
              </m:r>
              <m:r>
                <m:t>&amp;</m:t>
              </m:r>
              <m:r>
                <m:rPr>
                  <m:nor/>
                  <m:sty m:val="p"/>
                </m:rPr>
                <m:t>(substitute </m:t>
              </m:r>
              <m:acc>
                <m:accPr>
                  <m:chr m:val="̃"/>
                </m:accPr>
                <m:e>
                  <m:r>
                    <m:t>x</m:t>
                  </m:r>
                </m:e>
              </m:acc>
              <m:r>
                <m:rPr>
                  <m:sty m:val="p"/>
                </m:rPr>
                <m:t>=</m:t>
              </m:r>
              <m:sSup>
                <m:e>
                  <m:r>
                    <m:rPr>
                      <m:sty m:val="bi"/>
                    </m:rPr>
                    <m:t>A</m:t>
                  </m:r>
                </m:e>
                <m:sup>
                  <m:r>
                    <m:rPr>
                      <m:sty m:val="p"/>
                    </m:rPr>
                    <m:t>⊤</m:t>
                  </m:r>
                </m:sup>
              </m:sSup>
              <m:acc>
                <m:accPr>
                  <m:chr m:val="̃"/>
                </m:accPr>
                <m:e>
                  <m:r>
                    <m:t>u</m:t>
                  </m:r>
                </m:e>
              </m:acc>
              <m:r>
                <m:rPr>
                  <m:nor/>
                  <m:sty m:val="p"/>
                </m:rPr>
                <m:t> in the first factor)</m:t>
              </m:r>
            </m:e>
            <m:e>
              <m:r>
                <m:t>&amp;</m:t>
              </m:r>
              <m:r>
                <m:rPr>
                  <m:sty m:val="p"/>
                </m:rPr>
                <m:t>=</m:t>
              </m:r>
              <m:r>
                <m:t>​</m:t>
              </m:r>
              <m:d>
                <m:dPr>
                  <m:begChr m:val="("/>
                  <m:sepChr m:val=""/>
                  <m:endChr m:val=")"/>
                  <m:grow/>
                </m:dPr>
                <m:e>
                  <m:sSup>
                    <m:e>
                      <m:acc>
                        <m:accPr>
                          <m:chr m:val="̃"/>
                        </m:accPr>
                        <m:e>
                          <m:r>
                            <m:t>u</m:t>
                          </m:r>
                        </m:e>
                      </m:acc>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d>
              <m:r>
                <m:t>​</m:t>
              </m:r>
              <m:r>
                <m:t> </m:t>
              </m:r>
              <m:acc>
                <m:accPr>
                  <m:chr m:val="̃"/>
                </m:accPr>
                <m:e>
                  <m:r>
                    <m:t>x</m:t>
                  </m:r>
                </m:e>
              </m:acc>
              <m:r>
                <m:t>&amp;</m:t>
              </m:r>
              <m:r>
                <m:t>&amp;</m:t>
              </m:r>
              <m:r>
                <m:rPr>
                  <m:nor/>
                  <m:sty m:val="p"/>
                </m:rPr>
                <m:t>(</m:t>
              </m:r>
              <m:r>
                <m:rPr>
                  <m:nor/>
                  <m:sty m:val="p"/>
                </m:rPr>
                <m:t>Theorem 19</m:t>
              </m:r>
              <m:r>
                <m:rPr>
                  <m:nor/>
                  <m:sty m:val="p"/>
                </m:rPr>
                <m:t>)</m:t>
              </m:r>
            </m:e>
            <m:e>
              <m:r>
                <m:t>&amp;</m:t>
              </m:r>
              <m:r>
                <m:rPr>
                  <m:sty m:val="p"/>
                </m:rPr>
                <m:t>=</m:t>
              </m:r>
              <m:r>
                <m:t>​</m:t>
              </m:r>
              <m:d>
                <m:dPr>
                  <m:begChr m:val="("/>
                  <m:sepChr m:val=""/>
                  <m:endChr m:val=")"/>
                  <m:grow/>
                </m:dPr>
                <m:e>
                  <m:sSup>
                    <m:e>
                      <m:acc>
                        <m:accPr>
                          <m:chr m:val="̃"/>
                        </m:accPr>
                        <m:e>
                          <m:r>
                            <m:t>u</m:t>
                          </m:r>
                        </m:e>
                      </m:acc>
                    </m:e>
                    <m:sup>
                      <m:r>
                        <m:rPr>
                          <m:sty m:val="p"/>
                        </m:rPr>
                        <m:t>⊤</m:t>
                      </m:r>
                    </m:sup>
                  </m:sSup>
                  <m:r>
                    <m:rPr>
                      <m:sty m:val="bi"/>
                    </m:rPr>
                    <m:t>A</m:t>
                  </m:r>
                </m:e>
              </m:d>
              <m:r>
                <m:t>​</m:t>
              </m:r>
              <m:r>
                <m:t> </m:t>
              </m:r>
              <m:acc>
                <m:accPr>
                  <m:chr m:val="̃"/>
                </m:accPr>
                <m:e>
                  <m:r>
                    <m:t>x</m:t>
                  </m:r>
                </m:e>
              </m:acc>
              <m:r>
                <m:t>&amp;</m:t>
              </m:r>
              <m:r>
                <m:t>&amp;</m:t>
              </m:r>
              <m:r>
                <m:rPr>
                  <m:nor/>
                  <m:sty m:val="p"/>
                </m:rPr>
                <m:t>(transposing twice returns the original matrix)</m:t>
              </m:r>
            </m:e>
            <m:e>
              <m:r>
                <m:t>&amp;</m:t>
              </m:r>
              <m:r>
                <m:rPr>
                  <m:sty m:val="p"/>
                </m:rPr>
                <m:t>=</m:t>
              </m:r>
              <m:sSup>
                <m:e>
                  <m:acc>
                    <m:accPr>
                      <m:chr m:val="̃"/>
                    </m:accPr>
                    <m:e>
                      <m:r>
                        <m:t>u</m:t>
                      </m:r>
                    </m:e>
                  </m:acc>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acc>
                    <m:accPr>
                      <m:chr m:val="̃"/>
                    </m:accPr>
                    <m:e>
                      <m:r>
                        <m:t>u</m:t>
                      </m:r>
                    </m:e>
                  </m:acc>
                </m:e>
                <m:sup>
                  <m:r>
                    <m:rPr>
                      <m:sty m:val="p"/>
                    </m:rPr>
                    <m:t>⊤</m:t>
                  </m:r>
                </m:sup>
              </m:sSup>
              <m:r>
                <m:t> </m:t>
              </m:r>
              <m:sSub>
                <m:e>
                  <m:acc>
                    <m:accPr>
                      <m:chr m:val="̃"/>
                    </m:accPr>
                    <m:e>
                      <m:r>
                        <m:t>0</m:t>
                      </m:r>
                    </m:e>
                  </m:acc>
                </m:e>
                <m:sub>
                  <m:r>
                    <m:t>m</m:t>
                  </m:r>
                </m:sub>
              </m:sSub>
              <m:r>
                <m:t>&amp;</m:t>
              </m:r>
              <m:r>
                <m:t>&amp;</m:t>
              </m:r>
              <m:r>
                <m:rPr>
                  <m:nor/>
                  <m:sty m:val="p"/>
                </m:rPr>
                <m:t>(substitute </m:t>
              </m:r>
              <m:r>
                <m:rPr>
                  <m:sty m:val="bi"/>
                </m:rPr>
                <m:t>A</m:t>
              </m:r>
              <m:acc>
                <m:accPr>
                  <m:chr m:val="̃"/>
                </m:accPr>
                <m:e>
                  <m:r>
                    <m:t>x</m:t>
                  </m:r>
                </m:e>
              </m:acc>
              <m:r>
                <m:rPr>
                  <m:sty m:val="p"/>
                </m:rPr>
                <m:t>=</m:t>
              </m:r>
              <m:sSub>
                <m:e>
                  <m:acc>
                    <m:accPr>
                      <m:chr m:val="̃"/>
                    </m:accPr>
                    <m:e>
                      <m:r>
                        <m:t>0</m:t>
                      </m:r>
                    </m:e>
                  </m:acc>
                </m:e>
                <m:sub>
                  <m:r>
                    <m:t>m</m:t>
                  </m:r>
                </m:sub>
              </m:sSub>
              <m:r>
                <m:rPr>
                  <m:nor/>
                  <m:sty m:val="p"/>
                </m:rPr>
                <m:t>)</m:t>
              </m:r>
            </m:e>
            <m:e>
              <m:r>
                <m:t>&amp;</m:t>
              </m:r>
              <m:r>
                <m:rPr>
                  <m:sty m:val="p"/>
                </m:rPr>
                <m:t>=</m:t>
              </m:r>
              <m:r>
                <m:t>0</m:t>
              </m:r>
              <m:r>
                <m:rPr>
                  <m:sty m:val="p"/>
                </m:rPr>
                <m:t>.</m:t>
              </m:r>
              <m:r>
                <m:t>&amp;</m:t>
              </m:r>
              <m:r>
                <m:t>&amp;</m:t>
              </m:r>
              <m:r>
                <m:rPr>
                  <m:nor/>
                  <m:sty m:val="p"/>
                </m:rPr>
                <m:t>(every term of the inner product is </m:t>
              </m:r>
              <m:r>
                <m:t>0</m:t>
              </m:r>
              <m:r>
                <m:rPr>
                  <m:nor/>
                  <m:sty m:val="p"/>
                </m:rPr>
                <m:t>)</m:t>
              </m:r>
            </m:e>
          </m:eqArr>
        </m:oMath>
      </m:oMathPara>
    </w:p>
    <w:p>
      <w:pPr>
        <w:pStyle w:val="FirstParagraph"/>
      </w:pPr>
      <w:r>
        <w:t xml:space="preserve">But</w:t>
      </w:r>
      <w:r>
        <w:t xml:space="preserve"> </w:t>
      </w:r>
      <m:oMath>
        <m:sSup>
          <m:e>
            <m:acc>
              <m:accPr>
                <m:chr m:val="̃"/>
              </m:accPr>
              <m:e>
                <m:r>
                  <m:t>x</m:t>
                </m:r>
              </m:e>
            </m:acc>
          </m:e>
          <m:sup>
            <m:r>
              <m:rPr>
                <m:sty m:val="p"/>
              </m:rPr>
              <m:t>⊤</m:t>
            </m:r>
          </m:sup>
        </m:sSup>
        <m:acc>
          <m:accPr>
            <m:chr m:val="̃"/>
          </m:accPr>
          <m:e>
            <m:r>
              <m:t>x</m:t>
            </m:r>
          </m:e>
        </m:acc>
        <m:r>
          <m:rPr>
            <m:sty m:val="p"/>
          </m:rPr>
          <m:t>=</m:t>
        </m:r>
        <m:sSubSup>
          <m:e>
            <m:r>
              <m:t>x</m:t>
            </m:r>
          </m:e>
          <m:sub>
            <m:r>
              <m:t>1</m:t>
            </m:r>
          </m:sub>
          <m:sup>
            <m:r>
              <m:t>2</m:t>
            </m:r>
          </m:sup>
        </m:sSubSup>
        <m:r>
          <m:rPr>
            <m:sty m:val="p"/>
          </m:rPr>
          <m:t>+</m:t>
        </m:r>
        <m:r>
          <m:rPr>
            <m:sty m:val="p"/>
          </m:rPr>
          <m:t>⋯</m:t>
        </m:r>
        <m:r>
          <m:rPr>
            <m:sty m:val="p"/>
          </m:rPr>
          <m:t>+</m:t>
        </m:r>
        <m:sSubSup>
          <m:e>
            <m:r>
              <m:t>x</m:t>
            </m:r>
          </m:e>
          <m:sub>
            <m:r>
              <m:t>n</m:t>
            </m:r>
          </m:sub>
          <m:sup>
            <m:r>
              <m:t>2</m:t>
            </m:r>
          </m:sup>
        </m:sSubSup>
      </m:oMath>
      <w:r>
        <w:t xml:space="preserve">,</w:t>
      </w:r>
      <w:r>
        <w:t xml:space="preserve"> </w:t>
      </w:r>
      <w:r>
        <w:t xml:space="preserve">which is</w:t>
      </w:r>
      <w:r>
        <w:t xml:space="preserve"> </w:t>
      </w:r>
      <m:oMath>
        <m:r>
          <m:t>0</m:t>
        </m:r>
      </m:oMath>
      <w:r>
        <w:t xml:space="preserve"> </w:t>
      </w:r>
      <w:r>
        <w:t xml:space="preserve">only when every</w:t>
      </w:r>
      <w:r>
        <w:t xml:space="preserve"> </w:t>
      </w:r>
      <m:oMath>
        <m:sSub>
          <m:e>
            <m:r>
              <m:t>x</m:t>
            </m:r>
          </m:e>
          <m:sub>
            <m:r>
              <m:t>i</m:t>
            </m:r>
          </m:sub>
        </m:sSub>
        <m:r>
          <m:rPr>
            <m:sty m:val="p"/>
          </m:rPr>
          <m:t>=</m:t>
        </m:r>
        <m:r>
          <m:t>0</m:t>
        </m:r>
      </m:oMath>
      <w:r>
        <w:t xml:space="preserve">.</w:t>
      </w:r>
      <w:r>
        <w:t xml:space="preserve"> </w:t>
      </w:r>
      <w:r>
        <w:t xml:space="preserve">So</w:t>
      </w:r>
      <w:r>
        <w:t xml:space="preserve"> </w:t>
      </w:r>
      <m:oMath>
        <m:acc>
          <m:accPr>
            <m:chr m:val="̃"/>
          </m:accPr>
          <m:e>
            <m:r>
              <m:t>x</m:t>
            </m:r>
          </m:e>
        </m:acc>
        <m:r>
          <m:rPr>
            <m:sty m:val="p"/>
          </m:rPr>
          <m:t>=</m:t>
        </m:r>
        <m:sSub>
          <m:e>
            <m:acc>
              <m:accPr>
                <m:chr m:val="̃"/>
              </m:accPr>
              <m:e>
                <m:r>
                  <m:t>0</m:t>
                </m:r>
              </m:e>
            </m:acc>
          </m:e>
          <m:sub>
            <m:r>
              <m:t>n</m:t>
            </m:r>
          </m:sub>
        </m:sSub>
      </m:oMath>
      <w:r>
        <w:t xml:space="preserve">.</w:t>
      </w:r>
    </w:p>
    <w:bookmarkStart w:id="231" w:name="exm-row-null-disjoint"/>
    <w:p>
      <w:pPr>
        <w:pStyle w:val="BodyText"/>
      </w:pPr>
      <w:r>
        <w:rPr>
          <w:b/>
          <w:bCs/>
        </w:rPr>
        <w:t xml:space="preserve">Example 57 (The row space and null space in</w:t>
      </w:r>
      <w:r>
        <w:rPr>
          <w:b/>
          <w:bCs/>
        </w:rPr>
        <w:t xml:space="preserve"> </w:t>
      </w:r>
      <w:hyperlink w:anchor="exm-null-space">
        <w:r>
          <w:rPr>
            <w:rStyle w:val="Hyperlink"/>
            <w:b/>
            <w:bCs/>
          </w:rPr>
          <w:t xml:space="preserve">Example 55</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w:r>
        <w:t xml:space="preserve">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 </w:t>
      </w:r>
      <w:r>
        <w:t xml:space="preserve">and the null space is</w:t>
      </w:r>
      <w:r>
        <w:t xml:space="preserve"> </w:t>
      </w:r>
      <m:oMath>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55</w:t>
        </w:r>
      </w:hyperlink>
      <w:r>
        <w:t xml:space="preserve">).</w:t>
      </w:r>
      <w:r>
        <w:t xml:space="preserve"> </w:t>
      </w:r>
      <w:r>
        <w:t xml:space="preserve">A vector</w:t>
      </w:r>
      <w:r>
        <w:t xml:space="preserve"> </w:t>
      </w:r>
      <m:oMath>
        <m:r>
          <m:t>c</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of the row space is in the null space only if</w:t>
      </w:r>
    </w:p>
    <w:p>
      <w:pPr>
        <w:pStyle w:val="BodyText"/>
      </w:pPr>
      <m:oMathPara>
        <m:oMathParaPr>
          <m:jc m:val="center"/>
        </m:oMathParaPr>
        <m:oMath>
          <m:eqArr>
            <m:e>
              <m:r>
                <m:rPr>
                  <m:sty m:val="bi"/>
                </m:rPr>
                <m:t>A</m:t>
              </m:r>
              <m:r>
                <m:t> </m:t>
              </m:r>
              <m:r>
                <m:t>​</m:t>
              </m:r>
              <m:d>
                <m:dPr>
                  <m:begChr m:val="("/>
                  <m:sepChr m:val=""/>
                  <m:endChr m:val=")"/>
                  <m:grow/>
                </m:dPr>
                <m:e>
                  <m:r>
                    <m:t>c</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rPr>
                  <m:sty m:val="p"/>
                </m:rPr>
                <m:t>=</m:t>
              </m:r>
              <m:r>
                <m:t>c</m:t>
              </m:r>
              <m:r>
                <m:t> </m:t>
              </m:r>
              <m:r>
                <m:t>​</m:t>
              </m:r>
              <m:d>
                <m:dPr>
                  <m:begChr m:val="("/>
                  <m:sepChr m:val=""/>
                  <m:endChr m:val=")"/>
                  <m:grow/>
                </m:dPr>
                <m:e>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r>
                    <m:t> </m:t>
                  </m:r>
                  <m:r>
                    <m:t>3</m:t>
                  </m:r>
                  <m:r>
                    <m:t> </m:t>
                  </m:r>
                  <m:r>
                    <m:rPr>
                      <m:sty m:val="p"/>
                    </m:rPr>
                    <m:t>(</m:t>
                  </m:r>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e>
              </m:d>
              <m:r>
                <m:t>​</m:t>
              </m:r>
              <m:r>
                <m:t>&amp;</m:t>
              </m:r>
              <m:r>
                <m:t>&amp;</m:t>
              </m:r>
              <m:r>
                <m:rPr>
                  <m:nor/>
                  <m:sty m:val="p"/>
                </m:rPr>
                <m:t>(</m:t>
              </m:r>
              <m:r>
                <m:rPr>
                  <m:nor/>
                  <m:sty m:val="p"/>
                </m:rPr>
                <m:t>Example 55</m:t>
              </m:r>
              <m:r>
                <m:rPr>
                  <m:nor/>
                  <m:sty m:val="p"/>
                </m:rPr>
                <m:t>’s formula for </m:t>
              </m:r>
              <m:r>
                <m:rPr>
                  <m:sty m:val="bi"/>
                </m:rPr>
                <m:t>A</m:t>
              </m:r>
              <m:acc>
                <m:accPr>
                  <m:chr m:val="̃"/>
                </m:accPr>
                <m:e>
                  <m:r>
                    <m:t>x</m:t>
                  </m:r>
                </m:e>
              </m:acc>
              <m:r>
                <m:rPr>
                  <m:nor/>
                  <m:sty m:val="p"/>
                </m:rPr>
                <m:t>)</m:t>
              </m:r>
            </m:e>
            <m:e>
              <m:r>
                <m:t>&amp;</m:t>
              </m:r>
              <m:r>
                <m:rPr>
                  <m:sty m:val="p"/>
                </m:rPr>
                <m:t>=</m:t>
              </m:r>
              <m:r>
                <m:t>c</m:t>
              </m:r>
              <m:r>
                <m:t> </m:t>
              </m:r>
              <m:r>
                <m:rPr>
                  <m:sty m:val="p"/>
                </m:rPr>
                <m:t>(</m:t>
              </m:r>
              <m:r>
                <m:t>9</m:t>
              </m:r>
              <m:r>
                <m:rPr>
                  <m:sty m:val="p"/>
                </m:rPr>
                <m:t>,</m:t>
              </m:r>
              <m:r>
                <m:t>27</m:t>
              </m:r>
              <m:r>
                <m:rPr>
                  <m:sty m:val="p"/>
                </m:rPr>
                <m:t>)</m:t>
              </m:r>
              <m:r>
                <m:t>&amp;</m:t>
              </m:r>
              <m:r>
                <m:t>&amp;</m:t>
              </m:r>
              <m:r>
                <m:rPr>
                  <m:nor/>
                  <m:sty m:val="p"/>
                </m:rPr>
                <m:t>(arithmetic)</m:t>
              </m:r>
            </m:e>
          </m:eqArr>
        </m:oMath>
      </m:oMathPara>
    </w:p>
    <w:p>
      <w:pPr>
        <w:pStyle w:val="FirstParagraph"/>
      </w:pPr>
      <w:r>
        <w:t xml:space="preserve">is</w:t>
      </w:r>
      <w:r>
        <w:t xml:space="preserve"> </w:t>
      </w:r>
      <m:oMath>
        <m:sSub>
          <m:e>
            <m:acc>
              <m:accPr>
                <m:chr m:val="̃"/>
              </m:accPr>
              <m:e>
                <m:r>
                  <m:t>0</m:t>
                </m:r>
              </m:e>
            </m:acc>
          </m:e>
          <m:sub>
            <m:r>
              <m:t>2</m:t>
            </m:r>
          </m:sub>
        </m:sSub>
      </m:oMath>
      <w:r>
        <w:t xml:space="preserve">, that is, only if</w:t>
      </w:r>
      <w:r>
        <w:t xml:space="preserve"> </w:t>
      </w:r>
      <m:oMath>
        <m:r>
          <m:t>c</m:t>
        </m:r>
        <m:r>
          <m:rPr>
            <m:sty m:val="p"/>
          </m:rPr>
          <m:t>=</m:t>
        </m:r>
        <m:r>
          <m:t>0</m:t>
        </m:r>
      </m:oMath>
      <w:r>
        <w:t xml:space="preserve">.</w:t>
      </w:r>
      <w:r>
        <w:t xml:space="preserve"> </w:t>
      </w:r>
      <w:r>
        <w:t xml:space="preserve">So the two subspaces share only</w:t>
      </w:r>
      <w:r>
        <w:t xml:space="preserve"> </w:t>
      </w:r>
      <m:oMath>
        <m:sSub>
          <m:e>
            <m:acc>
              <m:accPr>
                <m:chr m:val="̃"/>
              </m:accPr>
              <m:e>
                <m:r>
                  <m:t>0</m:t>
                </m:r>
              </m:e>
            </m:acc>
          </m:e>
          <m:sub>
            <m:r>
              <m:t>3</m:t>
            </m:r>
          </m:sub>
        </m:sSub>
      </m:oMath>
      <w:r>
        <w:t xml:space="preserve">.</w:t>
      </w:r>
    </w:p>
    <w:bookmarkEnd w:id="231"/>
    <w:bookmarkStart w:id="232" w:name="def-gram-matrix"/>
    <w:p>
      <w:pPr>
        <w:pStyle w:val="BodyText"/>
      </w:pPr>
      <w:r>
        <w:rPr>
          <w:b/>
          <w:bCs/>
        </w:rPr>
        <w:t xml:space="preserve">Definition 47 (Gram matrix)</w:t>
      </w:r>
      <w:r>
        <w:t xml:space="preserve"> </w:t>
      </w:r>
      <w:r>
        <w:t xml:space="preserve">The</w:t>
      </w:r>
      <w:r>
        <w:t xml:space="preserve"> </w:t>
      </w:r>
      <w:r>
        <w:rPr>
          <w:b/>
          <w:bCs/>
        </w:rPr>
        <w:t xml:space="preserve">Gram matrix</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n</m:t>
        </m:r>
      </m:oMath>
      <w:r>
        <w:t xml:space="preserve"> </w:t>
      </w:r>
      <w:r>
        <w:t xml:space="preserve">matrix</w:t>
      </w:r>
      <w:r>
        <w:t xml:space="preserve"> </w:t>
      </w:r>
      <m:oMath>
        <m:sSup>
          <m:e>
            <m:r>
              <m:rPr>
                <m:sty m:val="bi"/>
              </m:rPr>
              <m:t>A</m:t>
            </m:r>
          </m:e>
          <m:sup>
            <m:r>
              <m:rPr>
                <m:sty m:val="p"/>
              </m:rPr>
              <m:t>⊤</m:t>
            </m:r>
          </m:sup>
        </m:sSup>
        <m:r>
          <m:rPr>
            <m:sty m:val="bi"/>
          </m:rPr>
          <m:t>A</m:t>
        </m:r>
      </m:oMath>
      <w:r>
        <w:t xml:space="preserve">.</w:t>
      </w:r>
    </w:p>
    <w:bookmarkEnd w:id="232"/>
    <w:bookmarkStart w:id="233" w:name="exm-gram-matrix"/>
    <w:p>
      <w:pPr>
        <w:pStyle w:val="BodyText"/>
      </w:pPr>
      <w:r>
        <w:rPr>
          <w:b/>
          <w:bCs/>
        </w:rPr>
        <w:t xml:space="preserve">Example 58 (A Gram matrix and its entries)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w:t>
      </w:r>
      <w:r>
        <w:t xml:space="preserve"> </w:t>
      </w:r>
      <w:r>
        <w:t xml:space="preserve">with columns</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0</m:t>
        </m:r>
        <m:r>
          <m:rPr>
            <m:sty m:val="p"/>
          </m:rPr>
          <m:t>,</m:t>
        </m:r>
        <m:r>
          <m:t>1</m:t>
        </m:r>
        <m:r>
          <m:rPr>
            <m:sty m:val="p"/>
          </m:rPr>
          <m:t>,</m:t>
        </m:r>
        <m:r>
          <m:t>1</m:t>
        </m:r>
        <m:r>
          <m:rPr>
            <m:sty m:val="p"/>
          </m:rPr>
          <m:t>)</m:t>
        </m:r>
      </m:oMath>
      <w:r>
        <w:t xml:space="preserve">. Then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r>
                      <m:e>
                        <m:r>
                          <m:t>0</m:t>
                        </m:r>
                      </m:e>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r>
                <m:t>&amp;</m:t>
              </m:r>
              <m:r>
                <m:t>&amp;</m:t>
              </m:r>
              <m:r>
                <m:rPr>
                  <m:nor/>
                  <m:sty m:val="p"/>
                </m:rPr>
                <m:t>(</m:t>
              </m:r>
              <m:r>
                <m:rPr>
                  <m:nor/>
                  <m:sty m:val="p"/>
                </m:rPr>
                <m:t>Definition 20</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r>
                          <m:rPr>
                            <m:sty m:val="p"/>
                          </m:rPr>
                          <m:t>+</m:t>
                        </m:r>
                        <m:r>
                          <m:t>0</m:t>
                        </m:r>
                        <m:r>
                          <m:rPr>
                            <m:sty m:val="p"/>
                          </m:rPr>
                          <m:t>⋅</m:t>
                        </m:r>
                        <m:r>
                          <m:t>0</m:t>
                        </m:r>
                      </m:e>
                      <m:e>
                        <m:r>
                          <m:t>1</m:t>
                        </m:r>
                        <m:r>
                          <m:rPr>
                            <m:sty m:val="p"/>
                          </m:rPr>
                          <m:t>⋅</m:t>
                        </m:r>
                        <m:r>
                          <m:t>0</m:t>
                        </m:r>
                        <m:r>
                          <m:rPr>
                            <m:sty m:val="p"/>
                          </m:rPr>
                          <m:t>+</m:t>
                        </m:r>
                        <m:r>
                          <m:t>1</m:t>
                        </m:r>
                        <m:r>
                          <m:rPr>
                            <m:sty m:val="p"/>
                          </m:rPr>
                          <m:t>⋅</m:t>
                        </m:r>
                        <m:r>
                          <m:t>1</m:t>
                        </m:r>
                        <m:r>
                          <m:rPr>
                            <m:sty m:val="p"/>
                          </m:rPr>
                          <m:t>+</m:t>
                        </m:r>
                        <m:r>
                          <m:t>0</m:t>
                        </m:r>
                        <m:r>
                          <m:rPr>
                            <m:sty m:val="p"/>
                          </m:rPr>
                          <m:t>⋅</m:t>
                        </m:r>
                        <m:r>
                          <m:t>1</m:t>
                        </m:r>
                      </m:e>
                    </m:mr>
                    <m:mr>
                      <m:e>
                        <m:r>
                          <m:t>0</m:t>
                        </m:r>
                        <m:r>
                          <m:rPr>
                            <m:sty m:val="p"/>
                          </m:rPr>
                          <m:t>⋅</m:t>
                        </m:r>
                        <m:r>
                          <m:t>1</m:t>
                        </m:r>
                        <m:r>
                          <m:rPr>
                            <m:sty m:val="p"/>
                          </m:rPr>
                          <m:t>+</m:t>
                        </m:r>
                        <m:r>
                          <m:t>1</m:t>
                        </m:r>
                        <m:r>
                          <m:rPr>
                            <m:sty m:val="p"/>
                          </m:rPr>
                          <m:t>⋅</m:t>
                        </m:r>
                        <m:r>
                          <m:t>1</m:t>
                        </m:r>
                        <m:r>
                          <m:rPr>
                            <m:sty m:val="p"/>
                          </m:rPr>
                          <m:t>+</m:t>
                        </m:r>
                        <m:r>
                          <m:t>1</m:t>
                        </m:r>
                        <m:r>
                          <m:rPr>
                            <m:sty m:val="p"/>
                          </m:rPr>
                          <m:t>⋅</m:t>
                        </m:r>
                        <m:r>
                          <m:t>0</m:t>
                        </m:r>
                      </m:e>
                      <m:e>
                        <m:r>
                          <m:t>0</m:t>
                        </m:r>
                        <m:r>
                          <m:rPr>
                            <m:sty m:val="p"/>
                          </m:rPr>
                          <m:t>⋅</m:t>
                        </m:r>
                        <m:r>
                          <m:t>0</m:t>
                        </m:r>
                        <m:r>
                          <m:rPr>
                            <m:sty m:val="p"/>
                          </m:rPr>
                          <m:t>+</m:t>
                        </m:r>
                        <m:r>
                          <m:t>1</m:t>
                        </m:r>
                        <m:r>
                          <m:rPr>
                            <m:sty m:val="p"/>
                          </m:rPr>
                          <m:t>⋅</m:t>
                        </m:r>
                        <m:r>
                          <m:t>1</m:t>
                        </m:r>
                        <m:r>
                          <m:rPr>
                            <m:sty m:val="p"/>
                          </m:rPr>
                          <m:t>+</m:t>
                        </m:r>
                        <m:r>
                          <m:t>1</m:t>
                        </m:r>
                        <m:r>
                          <m:rPr>
                            <m:sty m:val="p"/>
                          </m:rPr>
                          <m:t>⋅</m:t>
                        </m:r>
                        <m:r>
                          <m:t>1</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r>
                <m:t>&amp;</m:t>
              </m:r>
              <m:r>
                <m:t>&amp;</m:t>
              </m:r>
              <m:r>
                <m:rPr>
                  <m:nor/>
                  <m:sty m:val="p"/>
                </m:rPr>
                <m:t>(multiply and add)</m:t>
              </m:r>
            </m:e>
          </m:eqArr>
        </m:oMath>
      </m:oMathPara>
    </w:p>
    <w:p>
      <w:pPr>
        <w:pStyle w:val="FirstParagraph"/>
      </w:pP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 column</w:t>
      </w:r>
      <w:r>
        <w:t xml:space="preserve"> </w:t>
      </w:r>
      <m:oMath>
        <m:r>
          <m:t>i</m:t>
        </m:r>
      </m:oMath>
      <w:r>
        <w:t xml:space="preserve"> </w:t>
      </w:r>
      <w:r>
        <w:t xml:space="preserve">of</w:t>
      </w:r>
      <w:r>
        <w:t xml:space="preserve"> </w:t>
      </w:r>
      <m:oMath>
        <m:r>
          <m:rPr>
            <m:sty m:val="bi"/>
          </m:rPr>
          <m:t>A</m:t>
        </m:r>
      </m:oMath>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 the Gram matrix is the dot product</w:t>
      </w:r>
      <w:r>
        <w:t xml:space="preserve"> </w:t>
      </w:r>
      <m:oMath>
        <m:sSub>
          <m:e>
            <m:acc>
              <m:accPr>
                <m:chr m:val="̃"/>
              </m:accPr>
              <m:e>
                <m:r>
                  <m:t>a</m:t>
                </m:r>
              </m:e>
            </m:acc>
          </m:e>
          <m:sub>
            <m:r>
              <m:t>i</m:t>
            </m:r>
          </m:sub>
        </m:sSub>
        <m:r>
          <m:rPr>
            <m:sty m:val="p"/>
          </m:rPr>
          <m:t>⋅</m:t>
        </m:r>
        <m:sSub>
          <m:e>
            <m:acc>
              <m:accPr>
                <m:chr m:val="̃"/>
              </m:accPr>
              <m:e>
                <m:r>
                  <m:t>a</m:t>
                </m:r>
              </m:e>
            </m:acc>
          </m:e>
          <m:sub>
            <m:r>
              <m:t>j</m:t>
            </m:r>
          </m:sub>
        </m:sSub>
      </m:oMath>
      <w:r>
        <w:t xml:space="preserve">:</w:t>
      </w:r>
      <w:r>
        <w:t xml:space="preserve"> </w:t>
      </w:r>
      <w:r>
        <w:t xml:space="preserve">for instance,</w:t>
      </w:r>
    </w:p>
    <w:p>
      <w:pPr>
        <w:pStyle w:val="BodyText"/>
      </w:pPr>
      <m:oMathPara>
        <m:oMathParaPr>
          <m:jc m:val="center"/>
        </m:oMathParaPr>
        <m:oMath>
          <m:eqArr>
            <m:e>
              <m:sSub>
                <m:e>
                  <m:acc>
                    <m:accPr>
                      <m:chr m:val="̃"/>
                    </m:accPr>
                    <m:e>
                      <m:r>
                        <m:t>a</m:t>
                      </m:r>
                    </m:e>
                  </m:acc>
                </m:e>
                <m:sub>
                  <m:r>
                    <m:t>1</m:t>
                  </m:r>
                </m:sub>
              </m:sSub>
              <m:r>
                <m:rPr>
                  <m:sty m:val="p"/>
                </m:rPr>
                <m:t>⋅</m:t>
              </m:r>
              <m:sSub>
                <m:e>
                  <m:acc>
                    <m:accPr>
                      <m:chr m:val="̃"/>
                    </m:accPr>
                    <m:e>
                      <m:r>
                        <m:t>a</m:t>
                      </m:r>
                    </m:e>
                  </m:acc>
                </m:e>
                <m:sub>
                  <m:r>
                    <m:t>2</m:t>
                  </m:r>
                </m:sub>
              </m:sSub>
              <m:r>
                <m:t>&amp;</m:t>
              </m:r>
              <m:r>
                <m:rPr>
                  <m:sty m:val="p"/>
                </m:rPr>
                <m:t>=</m:t>
              </m:r>
              <m:r>
                <m:t>0</m:t>
              </m:r>
              <m:r>
                <m:rPr>
                  <m:sty m:val="p"/>
                </m:rPr>
                <m:t>+</m:t>
              </m:r>
              <m:r>
                <m:t>1</m:t>
              </m:r>
              <m:r>
                <m:rPr>
                  <m:sty m:val="p"/>
                </m:rPr>
                <m:t>+</m:t>
              </m:r>
              <m:r>
                <m:t>0</m:t>
              </m:r>
            </m:e>
            <m:e>
              <m:r>
                <m:t>&amp;</m:t>
              </m:r>
              <m:r>
                <m:rPr>
                  <m:sty m:val="p"/>
                </m:rPr>
                <m:t>=</m:t>
              </m:r>
              <m:r>
                <m:t>1</m:t>
              </m:r>
            </m:e>
          </m:eqArr>
        </m:oMath>
      </m:oMathPara>
    </w:p>
    <w:p>
      <w:pPr>
        <w:pStyle w:val="FirstParagraph"/>
      </w:pPr>
      <w:r>
        <w:t xml:space="preserve">is entry</w:t>
      </w:r>
      <w:r>
        <w:t xml:space="preserve"> </w:t>
      </w:r>
      <m:oMath>
        <m:r>
          <m:rPr>
            <m:sty m:val="p"/>
          </m:rPr>
          <m:t>(</m:t>
        </m:r>
        <m:r>
          <m:t>1</m:t>
        </m:r>
        <m:r>
          <m:rPr>
            <m:sty m:val="p"/>
          </m:rPr>
          <m:t>,</m:t>
        </m:r>
        <m:r>
          <m:t>2</m:t>
        </m:r>
        <m:r>
          <m:rPr>
            <m:sty m:val="p"/>
          </m:rPr>
          <m:t>)</m:t>
        </m:r>
      </m:oMath>
      <w:r>
        <w:t xml:space="preserve">.</w:t>
      </w:r>
    </w:p>
    <w:bookmarkEnd w:id="233"/>
    <w:bookmarkStart w:id="234" w:name="thm-null-gram"/>
    <w:p>
      <w:pPr>
        <w:pStyle w:val="BodyText"/>
      </w:pPr>
      <w:r>
        <w:rPr>
          <w:b/>
          <w:bCs/>
        </w:rPr>
        <w:t xml:space="preserve">Theorem 34 (</w:t>
      </w:r>
      <m:oMath>
        <m:sSup>
          <m:e>
            <m:r>
              <m:rPr>
                <m:sty m:val="bi"/>
              </m:rPr>
              <m:t>A</m:t>
            </m:r>
          </m:e>
          <m:sup>
            <m:r>
              <m:rPr>
                <m:sty m:val="p"/>
              </m:rPr>
              <m:t>⊤</m:t>
            </m:r>
          </m:sup>
        </m:sSup>
        <m:r>
          <m:rPr>
            <m:sty m:val="bi"/>
          </m:rPr>
          <m:t>A</m:t>
        </m:r>
      </m:oMath>
      <w:r>
        <w:rPr>
          <w:b/>
          <w:bCs/>
        </w:rPr>
        <w:t xml:space="preserve"> </w:t>
      </w:r>
      <w:r>
        <w:rPr>
          <w:b/>
          <w:bCs/>
        </w:rPr>
        <w:t xml:space="preserve">has the same null space as</w:t>
      </w:r>
      <w:r>
        <w:rPr>
          <w:b/>
          <w:bCs/>
        </w:rPr>
        <w:t xml:space="preserve"> </w:t>
      </w:r>
      <m:oMath>
        <m:r>
          <m:rPr>
            <m:sty m:val="bi"/>
          </m:rPr>
          <m:t>A</m:t>
        </m:r>
      </m:oMath>
      <w:r>
        <w:rPr>
          <w:b/>
          <w:bCs/>
        </w:rPr>
        <w:t xml:space="preserv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r>
            <m:rPr>
              <m:sty m:val="p"/>
            </m:rPr>
            <m:t>.</m:t>
          </m:r>
        </m:oMath>
      </m:oMathPara>
    </w:p>
    <w:bookmarkEnd w:id="234"/>
    <w:p>
      <w:pPr>
        <w:pStyle w:val="FirstParagraph"/>
      </w:pPr>
      <w:r>
        <w:rPr>
          <w:i/>
          <w:iCs/>
        </w:rPr>
        <w:t xml:space="preserve">Proof</w:t>
      </w:r>
      <w:r>
        <w:t xml:space="preserve">. </w:t>
      </w:r>
      <m:oMath>
        <m:r>
          <m:rPr>
            <m:scr m:val="script"/>
            <m:sty m:val="p"/>
          </m:rPr>
          <m:t>N</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bi"/>
          </m:rPr>
          <m:t>A</m:t>
        </m:r>
        <m:r>
          <m:rPr>
            <m:sty m:val="p"/>
          </m:rPr>
          <m:t>)</m:t>
        </m:r>
      </m:oMath>
      <w:r>
        <w:rPr>
          <w:b/>
          <w:bCs/>
        </w:rPr>
        <w:t xml:space="preserve">.</w:t>
      </w:r>
      <w:r>
        <w:t xml:space="preserve"> </w:t>
      </w:r>
      <w:r>
        <w:t xml:space="preserve">If</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acc>
                <m:accPr>
                  <m:chr m:val="̃"/>
                </m:accPr>
                <m:e>
                  <m:r>
                    <m:t>x</m:t>
                  </m:r>
                </m:e>
              </m:acc>
              <m:r>
                <m:t>&amp;</m:t>
              </m:r>
              <m:r>
                <m:rPr>
                  <m:sty m:val="p"/>
                </m:rPr>
                <m:t>=</m:t>
              </m:r>
              <m:sSup>
                <m:e>
                  <m:r>
                    <m:rPr>
                      <m:sty m:val="bi"/>
                    </m:rPr>
                    <m:t>A</m:t>
                  </m:r>
                </m:e>
                <m:sup>
                  <m:r>
                    <m:rPr>
                      <m:sty m:val="p"/>
                    </m:rPr>
                    <m:t>⊤</m:t>
                  </m:r>
                </m:sup>
              </m:sSup>
              <m:r>
                <m:t> </m:t>
              </m:r>
              <m:sSub>
                <m:e>
                  <m:acc>
                    <m:accPr>
                      <m:chr m:val="̃"/>
                    </m:accPr>
                    <m:e>
                      <m:r>
                        <m:t>0</m:t>
                      </m:r>
                    </m:e>
                  </m:acc>
                </m:e>
                <m:sub>
                  <m:r>
                    <m:t>m</m:t>
                  </m:r>
                </m:sub>
              </m:sSub>
            </m:e>
            <m:e>
              <m:r>
                <m:t>&amp;</m:t>
              </m:r>
              <m:r>
                <m:rPr>
                  <m:sty m:val="p"/>
                </m:rPr>
                <m:t>=</m:t>
              </m:r>
              <m:sSub>
                <m:e>
                  <m:acc>
                    <m:accPr>
                      <m:chr m:val="̃"/>
                    </m:accPr>
                    <m:e>
                      <m:r>
                        <m:t>0</m:t>
                      </m:r>
                    </m:e>
                  </m:acc>
                </m:e>
                <m:sub>
                  <m:r>
                    <m:t>n</m:t>
                  </m:r>
                </m:sub>
              </m:sSub>
              <m:r>
                <m:rPr>
                  <m:sty m:val="p"/>
                </m:rPr>
                <m:t>.</m:t>
              </m:r>
            </m:e>
          </m:eqArr>
        </m:oMath>
      </m:oMathPara>
    </w:p>
    <w:p>
      <w:pPr>
        <w:pStyle w:val="FirstParagraph"/>
      </w:p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rPr>
          <w:b/>
          <w:bCs/>
        </w:rPr>
        <w:t xml:space="preserve">.</w:t>
      </w:r>
      <w:r>
        <w:t xml:space="preserve"> </w:t>
      </w:r>
      <w:r>
        <w:t xml:space="preserve">If</w:t>
      </w:r>
      <w:r>
        <w:t xml:space="preserve"> </w:t>
      </w:r>
      <m:oMath>
        <m:sSup>
          <m:e>
            <m:r>
              <m:rPr>
                <m:sty m:val="bi"/>
              </m:rPr>
              <m:t>A</m:t>
            </m:r>
          </m:e>
          <m:sup>
            <m:r>
              <m:rPr>
                <m:sty m:val="p"/>
              </m:rPr>
              <m:t>⊤</m:t>
            </m:r>
          </m:sup>
        </m:sSup>
        <m:r>
          <m:rPr>
            <m:sty m:val="bi"/>
          </m:rPr>
          <m:t>A</m:t>
        </m:r>
        <m:acc>
          <m:accPr>
            <m:chr m:val="̃"/>
          </m:accPr>
          <m:e>
            <m:r>
              <m:t>x</m:t>
            </m:r>
          </m:e>
        </m:acc>
        <m:r>
          <m:rPr>
            <m:sty m:val="p"/>
          </m:rPr>
          <m:t>=</m:t>
        </m:r>
        <m:sSub>
          <m:e>
            <m:acc>
              <m:accPr>
                <m:chr m:val="̃"/>
              </m:accPr>
              <m:e>
                <m:r>
                  <m:t>0</m:t>
                </m:r>
              </m:e>
            </m:acc>
          </m:e>
          <m:sub>
            <m:r>
              <m:t>n</m:t>
            </m:r>
          </m:sub>
        </m:sSub>
      </m:oMath>
      <w:r>
        <w:t xml:space="preserve">, then</w:t>
      </w:r>
    </w:p>
    <w:p>
      <w:pPr>
        <w:pStyle w:val="BodyText"/>
      </w:pPr>
      <m:oMathPara>
        <m:oMathParaPr>
          <m:jc m:val="center"/>
        </m:oMathParaPr>
        <m:oMath>
          <m:eqArr>
            <m:e>
              <m:r>
                <m:t>0</m:t>
              </m:r>
              <m:r>
                <m:t>&amp;</m:t>
              </m:r>
              <m:r>
                <m:rPr>
                  <m:sty m:val="p"/>
                </m:rPr>
                <m:t>=</m:t>
              </m:r>
              <m:sSup>
                <m:e>
                  <m:acc>
                    <m:accPr>
                      <m:chr m:val="̃"/>
                    </m:accPr>
                    <m:e>
                      <m:r>
                        <m:t>x</m:t>
                      </m:r>
                    </m:e>
                  </m:acc>
                </m:e>
                <m:sup>
                  <m:r>
                    <m:rPr>
                      <m:sty m:val="p"/>
                    </m:rPr>
                    <m:t>⊤</m:t>
                  </m:r>
                </m:sup>
              </m:sSup>
              <m:r>
                <m:t> </m:t>
              </m:r>
              <m:sSub>
                <m:e>
                  <m:acc>
                    <m:accPr>
                      <m:chr m:val="̃"/>
                    </m:accPr>
                    <m:e>
                      <m:r>
                        <m:t>0</m:t>
                      </m:r>
                    </m:e>
                  </m:acc>
                </m:e>
                <m:sub>
                  <m:r>
                    <m:t>n</m:t>
                  </m:r>
                </m:sub>
              </m:sSub>
              <m:r>
                <m:t>&amp;</m:t>
              </m:r>
              <m:r>
                <m:t>&amp;</m:t>
              </m:r>
              <m:r>
                <m:rPr>
                  <m:nor/>
                  <m:sty m:val="p"/>
                </m:rPr>
                <m:t>(every term of the inner product is </m:t>
              </m:r>
              <m:r>
                <m:t>0</m:t>
              </m:r>
              <m:r>
                <m:rPr>
                  <m:nor/>
                  <m:sty m:val="p"/>
                </m:rPr>
                <m:t>)</m:t>
              </m:r>
            </m:e>
            <m:e>
              <m:r>
                <m:t>&amp;</m:t>
              </m:r>
              <m:r>
                <m:rPr>
                  <m:sty m:val="p"/>
                </m:rPr>
                <m:t>=</m:t>
              </m:r>
              <m:sSup>
                <m:e>
                  <m:acc>
                    <m:accPr>
                      <m:chr m:val="̃"/>
                    </m:accPr>
                    <m:e>
                      <m:r>
                        <m:t>x</m:t>
                      </m:r>
                    </m:e>
                  </m:acc>
                </m:e>
                <m:sup>
                  <m:r>
                    <m:rPr>
                      <m:sty m:val="p"/>
                    </m:rPr>
                    <m:t>⊤</m:t>
                  </m:r>
                </m:sup>
              </m:sSup>
              <m:r>
                <m:t> </m:t>
              </m:r>
              <m:r>
                <m:t>​</m:t>
              </m:r>
              <m:d>
                <m:dPr>
                  <m:begChr m:val="("/>
                  <m:sepChr m:val=""/>
                  <m:endChr m:val=")"/>
                  <m:grow/>
                </m:dPr>
                <m:e>
                  <m:sSup>
                    <m:e>
                      <m:r>
                        <m:rPr>
                          <m:sty m:val="bi"/>
                        </m:rPr>
                        <m:t>A</m:t>
                      </m:r>
                    </m:e>
                    <m:sup>
                      <m:r>
                        <m:rPr>
                          <m:sty m:val="p"/>
                        </m:rPr>
                        <m:t>⊤</m:t>
                      </m:r>
                    </m:sup>
                  </m:sSup>
                  <m:r>
                    <m:rPr>
                      <m:sty m:val="bi"/>
                    </m:rPr>
                    <m:t>A</m:t>
                  </m:r>
                  <m:acc>
                    <m:accPr>
                      <m:chr m:val="̃"/>
                    </m:accPr>
                    <m:e>
                      <m:r>
                        <m:t>x</m:t>
                      </m:r>
                    </m:e>
                  </m:acc>
                </m:e>
              </m:d>
              <m:r>
                <m:t>​</m:t>
              </m:r>
              <m:r>
                <m:t>&amp;</m:t>
              </m:r>
              <m:r>
                <m:t>&amp;</m:t>
              </m:r>
              <m:r>
                <m:rPr>
                  <m:nor/>
                  <m:sty m:val="p"/>
                </m:rPr>
                <m:t>(substitute </m:t>
              </m:r>
              <m:sSub>
                <m:e>
                  <m:acc>
                    <m:accPr>
                      <m:chr m:val="̃"/>
                    </m:accPr>
                    <m:e>
                      <m:r>
                        <m:t>0</m:t>
                      </m:r>
                    </m:e>
                  </m:acc>
                </m:e>
                <m:sub>
                  <m:r>
                    <m:t>n</m:t>
                  </m:r>
                </m:sub>
              </m:sSub>
              <m:r>
                <m:rPr>
                  <m:sty m:val="p"/>
                </m:rPr>
                <m:t>=</m:t>
              </m:r>
              <m:sSup>
                <m:e>
                  <m:r>
                    <m:rPr>
                      <m:sty m:val="bi"/>
                    </m:rPr>
                    <m:t>A</m:t>
                  </m:r>
                </m:e>
                <m:sup>
                  <m:r>
                    <m:rPr>
                      <m:sty m:val="p"/>
                    </m:rPr>
                    <m:t>⊤</m:t>
                  </m:r>
                </m:sup>
              </m:sSup>
              <m:r>
                <m:rPr>
                  <m:sty m:val="bi"/>
                </m:rPr>
                <m:t>A</m:t>
              </m:r>
              <m:acc>
                <m:accPr>
                  <m:chr m:val="̃"/>
                </m:accPr>
                <m:e>
                  <m:r>
                    <m:t>x</m:t>
                  </m:r>
                </m:e>
              </m:acc>
              <m:r>
                <m:rPr>
                  <m:nor/>
                  <m:sty m:val="p"/>
                </m:rPr>
                <m:t>)</m:t>
              </m:r>
            </m:e>
            <m:e>
              <m:r>
                <m:t>&amp;</m:t>
              </m:r>
              <m:r>
                <m:rPr>
                  <m:sty m:val="p"/>
                </m:rPr>
                <m:t>=</m:t>
              </m:r>
              <m:r>
                <m:t>​</m:t>
              </m:r>
              <m:d>
                <m:dPr>
                  <m:begChr m:val="("/>
                  <m:sepChr m:val=""/>
                  <m:endChr m:val=")"/>
                  <m:grow/>
                </m:dPr>
                <m:e>
                  <m:sSup>
                    <m:e>
                      <m:acc>
                        <m:accPr>
                          <m:chr m:val="̃"/>
                        </m:accPr>
                        <m:e>
                          <m:r>
                            <m:t>x</m:t>
                          </m:r>
                        </m:e>
                      </m:acc>
                    </m:e>
                    <m:sup>
                      <m:r>
                        <m:rPr>
                          <m:sty m:val="p"/>
                        </m:rPr>
                        <m:t>⊤</m:t>
                      </m:r>
                    </m:sup>
                  </m:sSup>
                  <m:sSup>
                    <m:e>
                      <m:r>
                        <m:rPr>
                          <m:sty m:val="bi"/>
                        </m:rPr>
                        <m:t>A</m:t>
                      </m:r>
                    </m:e>
                    <m:sup>
                      <m:r>
                        <m:rPr>
                          <m:sty m:val="p"/>
                        </m:rPr>
                        <m:t>⊤</m:t>
                      </m:r>
                    </m:sup>
                  </m:sSup>
                </m:e>
              </m:d>
              <m:r>
                <m:t>​</m:t>
              </m:r>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m:t>
              </m:r>
            </m:e>
            <m:e>
              <m:r>
                <m:t>&amp;</m:t>
              </m:r>
              <m:r>
                <m:rPr>
                  <m:sty m:val="p"/>
                </m:rPr>
                <m:t>=</m:t>
              </m:r>
              <m:r>
                <m:rPr>
                  <m:sty m:val="p"/>
                </m:rPr>
                <m:t>(</m:t>
              </m:r>
              <m:r>
                <m:rPr>
                  <m:sty m:val="bi"/>
                </m:rPr>
                <m:t>A</m:t>
              </m:r>
              <m:acc>
                <m:accPr>
                  <m:chr m:val="̃"/>
                </m:accPr>
                <m:e>
                  <m:r>
                    <m:t>x</m:t>
                  </m:r>
                </m:e>
              </m:acc>
              <m:r>
                <m:rPr>
                  <m:sty m:val="p"/>
                </m:rPr>
                <m:t>)</m:t>
              </m:r>
              <m:r>
                <m:rPr>
                  <m:sty m:val="p"/>
                </m:rPr>
                <m:t>⋅</m:t>
              </m:r>
              <m:r>
                <m:rPr>
                  <m:sty m:val="p"/>
                </m:rPr>
                <m:t>(</m:t>
              </m:r>
              <m:r>
                <m:rPr>
                  <m:sty m:val="bi"/>
                </m:rPr>
                <m:t>A</m:t>
              </m:r>
              <m:acc>
                <m:accPr>
                  <m:chr m:val="̃"/>
                </m:accPr>
                <m:e>
                  <m:r>
                    <m:t>x</m:t>
                  </m:r>
                </m:e>
              </m:acc>
              <m:r>
                <m:rPr>
                  <m:sty m:val="p"/>
                </m:rPr>
                <m:t>)</m:t>
              </m:r>
              <m:r>
                <m:t>&amp;</m:t>
              </m:r>
              <m:r>
                <m:t>&amp;</m:t>
              </m:r>
              <m:r>
                <m:rPr>
                  <m:nor/>
                  <m:sty m:val="p"/>
                </m:rPr>
                <m:t>(</m:t>
              </m:r>
              <m:r>
                <m:rPr>
                  <m:nor/>
                  <m:sty m:val="p"/>
                </m:rPr>
                <m:t>Example 18</m:t>
              </m:r>
              <m:r>
                <m:rPr>
                  <m:nor/>
                  <m:sty m:val="p"/>
                </m:rPr>
                <m:t>)</m:t>
              </m:r>
            </m:e>
            <m:e>
              <m:r>
                <m:t>&amp;</m:t>
              </m:r>
              <m:r>
                <m:rPr>
                  <m:sty m:val="p"/>
                </m:rPr>
                <m:t>=</m:t>
              </m:r>
              <m:r>
                <m:t>​</m:t>
              </m:r>
              <m:d>
                <m:dPr>
                  <m:begChr m:val="∥"/>
                  <m:sepChr m:val=""/>
                  <m:endChr m:val="∥"/>
                  <m:grow/>
                </m:dPr>
                <m:e>
                  <m:r>
                    <m:rPr>
                      <m:sty m:val="bi"/>
                    </m:rPr>
                    <m:t>A</m:t>
                  </m:r>
                  <m:acc>
                    <m:accPr>
                      <m:chr m:val="̃"/>
                    </m:accPr>
                    <m:e>
                      <m:r>
                        <m:t>x</m:t>
                      </m:r>
                    </m:e>
                  </m:acc>
                </m:e>
              </m:d>
              <m:sSup>
                <m:e>
                  <m:r>
                    <m:t>​</m:t>
                  </m:r>
                </m:e>
                <m:sup>
                  <m:r>
                    <m:t>2</m:t>
                  </m:r>
                </m:sup>
              </m:sSup>
              <m:r>
                <m:rPr>
                  <m:sty m:val="p"/>
                </m:rPr>
                <m:t>.</m:t>
              </m:r>
              <m:r>
                <m:t>&amp;</m:t>
              </m:r>
              <m:r>
                <m:t>&amp;</m:t>
              </m:r>
              <m:r>
                <m:rPr>
                  <m:nor/>
                  <m:sty m:val="p"/>
                </m:rPr>
                <m:t>(square both sides of </m:t>
              </m:r>
              <m:r>
                <m:rPr>
                  <m:nor/>
                  <m:sty m:val="p"/>
                </m:rPr>
                <m:t>Equation 2</m:t>
              </m:r>
              <m:r>
                <m:rPr>
                  <m:nor/>
                  <m:sty m:val="p"/>
                </m:rPr>
                <m:t>)</m:t>
              </m:r>
            </m:e>
          </m:eqArr>
        </m:oMath>
      </m:oMathPara>
    </w:p>
    <w:p>
      <w:pPr>
        <w:pStyle w:val="FirstParagraph"/>
      </w:pPr>
      <w:r>
        <w:t xml:space="preserve">A vector whose Euclidean norm is</w:t>
      </w:r>
      <w:r>
        <w:t xml:space="preserve"> </w:t>
      </w:r>
      <m:oMath>
        <m:r>
          <m:t>0</m:t>
        </m:r>
      </m:oMath>
      <w:r>
        <w:t xml:space="preserve"> </w:t>
      </w:r>
      <w:r>
        <w:t xml:space="preserve">has every entry</w:t>
      </w:r>
      <w:r>
        <w:t xml:space="preserve"> </w:t>
      </w:r>
      <m:oMath>
        <m:r>
          <m:t>0</m:t>
        </m:r>
      </m:oMath>
      <w:r>
        <w:t xml:space="preserve">,</w:t>
      </w:r>
      <w:r>
        <w:t xml:space="preserve"> </w:t>
      </w:r>
      <w:r>
        <w:t xml:space="preserve">so</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p>
    <w:bookmarkStart w:id="235" w:name="exm-null-gram"/>
    <w:p>
      <w:pPr>
        <w:pStyle w:val="BodyText"/>
      </w:pPr>
      <w:r>
        <w:rPr>
          <w:b/>
          <w:bCs/>
        </w:rPr>
        <w:t xml:space="preserve">Example 59 (The null space of a Gram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10</m:t>
                        </m:r>
                      </m:e>
                      <m:e>
                        <m:r>
                          <m:rPr>
                            <m:sty m:val="p"/>
                          </m:rPr>
                          <m:t>−</m:t>
                        </m:r>
                        <m:r>
                          <m:t>20</m:t>
                        </m:r>
                      </m:e>
                      <m:e>
                        <m:r>
                          <m:rPr>
                            <m:sty m:val="p"/>
                          </m:rPr>
                          <m:t>−</m:t>
                        </m:r>
                        <m:r>
                          <m:t>20</m:t>
                        </m:r>
                      </m:e>
                    </m:mr>
                    <m:mr>
                      <m:e>
                        <m:r>
                          <m:rPr>
                            <m:sty m:val="p"/>
                          </m:rPr>
                          <m:t>−</m:t>
                        </m:r>
                        <m:r>
                          <m:t>20</m:t>
                        </m:r>
                      </m:e>
                      <m:e>
                        <m:r>
                          <m:t>40</m:t>
                        </m:r>
                      </m:e>
                      <m:e>
                        <m:r>
                          <m:t>40</m:t>
                        </m:r>
                      </m:e>
                    </m:mr>
                    <m:mr>
                      <m:e>
                        <m:r>
                          <m:rPr>
                            <m:sty m:val="p"/>
                          </m:rPr>
                          <m:t>−</m:t>
                        </m:r>
                        <m:r>
                          <m:t>20</m:t>
                        </m:r>
                      </m:e>
                      <m:e>
                        <m:r>
                          <m:t>40</m:t>
                        </m:r>
                      </m:e>
                      <m:e>
                        <m:r>
                          <m:t>40</m:t>
                        </m:r>
                      </m:e>
                    </m:mr>
                  </m:m>
                </m:e>
              </m:d>
              <m:r>
                <m:rPr>
                  <m:sty m:val="p"/>
                </m:rPr>
                <m:t>.</m:t>
              </m:r>
            </m:e>
          </m:eqArr>
        </m:oMath>
      </m:oMathPara>
    </w:p>
    <w:p>
      <w:pPr>
        <w:pStyle w:val="FirstParagraph"/>
      </w:pPr>
      <w:r>
        <w:t xml:space="preserve">Every row is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w:t>
      </w:r>
      <w:r>
        <w:t xml:space="preserve"> </w:t>
      </w:r>
      <m:oMath>
        <m:sSup>
          <m:e>
            <m:r>
              <m:rPr>
                <m:sty m:val="bi"/>
              </m:rPr>
              <m:t>A</m:t>
            </m:r>
          </m:e>
          <m:sup>
            <m:r>
              <m:rPr>
                <m:sty m:val="p"/>
              </m:rPr>
              <m:t>⊤</m:t>
            </m:r>
          </m:sup>
        </m:sSup>
        <m:r>
          <m:rPr>
            <m:sty m:val="bi"/>
          </m:rPr>
          <m:t>A</m:t>
        </m:r>
        <m:acc>
          <m:accPr>
            <m:chr m:val="̃"/>
          </m:accPr>
          <m:e>
            <m:r>
              <m:t>x</m:t>
            </m:r>
          </m:e>
        </m:acc>
        <m:r>
          <m:rPr>
            <m:sty m:val="p"/>
          </m:rPr>
          <m:t>=</m:t>
        </m:r>
        <m:sSub>
          <m:e>
            <m:acc>
              <m:accPr>
                <m:chr m:val="̃"/>
              </m:accPr>
              <m:e>
                <m:r>
                  <m:t>0</m:t>
                </m:r>
              </m:e>
            </m:acc>
          </m:e>
          <m:sub>
            <m:r>
              <m:t>3</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0</m:t>
        </m:r>
      </m:oMath>
      <w:r>
        <w:t xml:space="preserve">,</w:t>
      </w:r>
      <w:r>
        <w:t xml:space="preserve"> </w:t>
      </w:r>
      <w:r>
        <w:t xml:space="preserve">the same condition as for</w:t>
      </w:r>
      <w:r>
        <w:t xml:space="preserve"> </w:t>
      </w:r>
      <m:oMath>
        <m:r>
          <m:rPr>
            <m:scr m:val="script"/>
            <m:sty m:val="p"/>
          </m:rPr>
          <m:t>N</m:t>
        </m:r>
        <m:r>
          <m:rPr>
            <m:sty m:val="p"/>
          </m:rPr>
          <m:t>(</m:t>
        </m:r>
        <m:r>
          <m:rPr>
            <m:sty m:val="bi"/>
          </m:rPr>
          <m:t>A</m:t>
        </m:r>
        <m:r>
          <m:rPr>
            <m:sty m:val="p"/>
          </m:rPr>
          <m:t>)</m:t>
        </m:r>
      </m:oMath>
      <w:r>
        <w:t xml:space="preserve"> </w:t>
      </w:r>
      <w:r>
        <w:t xml:space="preserve">in</w:t>
      </w:r>
      <w:r>
        <w:t xml:space="preserve"> </w:t>
      </w:r>
      <w:hyperlink w:anchor="exm-null-space">
        <w:r>
          <w:rPr>
            <w:rStyle w:val="Hyperlink"/>
          </w:rPr>
          <w:t xml:space="preserve">Example 55</w:t>
        </w:r>
      </w:hyperlink>
      <w:r>
        <w:t xml:space="preserve">.</w:t>
      </w:r>
    </w:p>
    <w:bookmarkEnd w:id="235"/>
    <w:bookmarkEnd w:id="236"/>
    <w:bookmarkStart w:id="273" w:name="sec-rank-nullity"/>
    <w:p>
      <w:pPr>
        <w:pStyle w:val="Heading2"/>
      </w:pPr>
      <w:r>
        <w:t xml:space="preserve">6 Rank-nullity and rank factorization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37" name="Picture"/>
                  <a:graphic>
                    <a:graphicData uri="http://schemas.openxmlformats.org/drawingml/2006/picture">
                      <pic:pic>
                        <pic:nvPicPr>
                          <pic:cNvPr descr="/opt/quarto/share/formats/docx/note.png" id="238"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(2024f)</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p>
          <w:p/>
        </w:tc>
      </w:tr>
    </w:tbl>
    <w:bookmarkStart w:id="239" w:name="thm-rank-dim"/>
    <w:p>
      <w:pPr>
        <w:pStyle w:val="BodyText"/>
      </w:pPr>
      <w:r>
        <w:rPr>
          <w:b/>
          <w:bCs/>
        </w:rPr>
        <w:t xml:space="preserve">Theorem 35 (The rank is the dimension of the column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oMath>
      </m:oMathPara>
    </w:p>
    <w:bookmarkEnd w:id="239"/>
    <w:p>
      <w:pPr>
        <w:pStyle w:val="FirstParagraph"/>
      </w:pPr>
      <w:r>
        <w:rPr>
          <w:i/>
          <w:iCs/>
        </w:rPr>
        <w:t xml:space="preserve">Proof</w:t>
      </w:r>
      <w:r>
        <w:t xml:space="preserve">. </w:t>
      </w:r>
      <w:r>
        <w:t xml:space="preserve">Let</w:t>
      </w:r>
      <w:r>
        <w:t xml:space="preserve"> </w:t>
      </w:r>
      <m:oMath>
        <m:r>
          <m:t>r</m:t>
        </m:r>
        <m:r>
          <m:rPr>
            <m:sty m:val="p"/>
          </m:rPr>
          <m:t>=</m:t>
        </m:r>
        <m:r>
          <m:rPr>
            <m:sty m:val="p"/>
          </m:rPr>
          <m:t>rank</m:t>
        </m:r>
        <m:r>
          <m:rPr>
            <m:sty m:val="p"/>
          </m:rPr>
          <m:t>(</m:t>
        </m:r>
        <m:r>
          <m:rPr>
            <m:sty m:val="bi"/>
          </m:rPr>
          <m:t>A</m:t>
        </m:r>
        <m:r>
          <m:rPr>
            <m:sty m:val="p"/>
          </m:rPr>
          <m:t>)</m:t>
        </m:r>
      </m:oMath>
      <w:r>
        <w:t xml:space="preserve"> </w:t>
      </w:r>
      <w:r>
        <w:t xml:space="preserve">(</w:t>
      </w:r>
      <w:hyperlink w:anchor="def-rank">
        <w:r>
          <w:rPr>
            <w:rStyle w:val="Hyperlink"/>
          </w:rPr>
          <w:t xml:space="preserve">Definition 38</w:t>
        </w:r>
      </w:hyperlink>
      <w:r>
        <w:t xml:space="preserve">),</w:t>
      </w:r>
      <w:r>
        <w:t xml:space="preserve"> </w:t>
      </w:r>
      <w:r>
        <w:t xml:space="preserve">and choose</w:t>
      </w:r>
      <w:r>
        <w:t xml:space="preserve"> </w:t>
      </w:r>
      <m:oMath>
        <m:r>
          <m:t>r</m:t>
        </m:r>
      </m:oMath>
      <w:r>
        <w:t xml:space="preserve"> </w:t>
      </w:r>
      <w:r>
        <w:t xml:space="preserve">linearly independent columns of</w:t>
      </w:r>
      <w:r>
        <w:t xml:space="preserve"> </w:t>
      </w:r>
      <m:oMath>
        <m:r>
          <m:rPr>
            <m:sty m:val="bi"/>
          </m:rPr>
          <m:t>A</m:t>
        </m:r>
      </m:oMath>
      <w:r>
        <w:t xml:space="preserve">;</w:t>
      </w:r>
      <w:r>
        <w:t xml:space="preserve"> </w:t>
      </w:r>
      <w:r>
        <w:t xml:space="preserve">by</w:t>
      </w:r>
      <w:r>
        <w:t xml:space="preserve"> </w:t>
      </w:r>
      <w:hyperlink w:anchor="def-rank">
        <w:r>
          <w:rPr>
            <w:rStyle w:val="Hyperlink"/>
          </w:rPr>
          <w:t xml:space="preserve">Definition 38</w:t>
        </w:r>
      </w:hyperlink>
      <w:r>
        <w:t xml:space="preserve">, no larger set of columns is linearly independent.</w:t>
      </w:r>
      <w:r>
        <w:t xml:space="preserve"> </w:t>
      </w:r>
      <w:r>
        <w:t xml:space="preserve">We show the chosen columns are a basis of</w:t>
      </w:r>
      <w:r>
        <w:t xml:space="preserve"> </w:t>
      </w:r>
      <m:oMath>
        <m:r>
          <m:rPr>
            <m:scr m:val="script"/>
            <m:sty m:val="p"/>
          </m:rPr>
          <m:t>C</m:t>
        </m:r>
        <m:r>
          <m:rPr>
            <m:sty m:val="p"/>
          </m:rPr>
          <m:t>(</m:t>
        </m:r>
        <m:r>
          <m:rPr>
            <m:sty m:val="bi"/>
          </m:rPr>
          <m:t>A</m:t>
        </m:r>
        <m:r>
          <m:rPr>
            <m:sty m:val="p"/>
          </m:rPr>
          <m:t>)</m:t>
        </m:r>
      </m:oMath>
      <w:r>
        <w:t xml:space="preserve"> </w:t>
      </w:r>
      <w:r>
        <w:t xml:space="preserve">(</w:t>
      </w:r>
      <w:hyperlink w:anchor="def-basis">
        <w:r>
          <w:rPr>
            <w:rStyle w:val="Hyperlink"/>
          </w:rPr>
          <w:t xml:space="preserve">Definition 42</w:t>
        </w:r>
      </w:hyperlink>
      <w:r>
        <w:t xml:space="preserve">).</w:t>
      </w:r>
    </w:p>
    <w:p>
      <w:pPr>
        <w:pStyle w:val="BodyText"/>
      </w:pPr>
      <w:r>
        <w:rPr>
          <w:b/>
          <w:bCs/>
        </w:rPr>
        <w:t xml:space="preserve">Every column is in the span of the chosen columns.</w:t>
      </w:r>
      <w:r>
        <w:t xml:space="preserve"> </w:t>
      </w:r>
      <w:r>
        <w:t xml:space="preserve">A chosen column is in that span trivially.</w:t>
      </w:r>
      <w:r>
        <w:t xml:space="preserve"> </w:t>
      </w:r>
      <w:r>
        <w:t xml:space="preserve">If some unchosen column</w:t>
      </w:r>
      <w:r>
        <w:t xml:space="preserve"> </w:t>
      </w:r>
      <m:oMath>
        <m:sSub>
          <m:e>
            <m:acc>
              <m:accPr>
                <m:chr m:val="̃"/>
              </m:accPr>
              <m:e>
                <m:r>
                  <m:t>a</m:t>
                </m:r>
              </m:e>
            </m:acc>
          </m:e>
          <m:sub>
            <m:r>
              <m:t>j</m:t>
            </m:r>
          </m:sub>
        </m:sSub>
      </m:oMath>
      <w:r>
        <w:t xml:space="preserve"> </w:t>
      </w:r>
      <w:r>
        <w:t xml:space="preserve">were not in the span,</w:t>
      </w:r>
      <w:r>
        <w:t xml:space="preserve"> </w:t>
      </w:r>
      <w:r>
        <w:t xml:space="preserve">then adding it to the chosen columns would give</w:t>
      </w:r>
      <w:r>
        <w:t xml:space="preserve"> </w:t>
      </w:r>
      <m:oMath>
        <m:r>
          <m:t>r</m:t>
        </m:r>
        <m:r>
          <m:rPr>
            <m:sty m:val="p"/>
          </m:rPr>
          <m:t>+</m:t>
        </m:r>
        <m:r>
          <m:t>1</m:t>
        </m:r>
      </m:oMath>
      <w:r>
        <w:t xml:space="preserve"> </w:t>
      </w:r>
      <w:r>
        <w:t xml:space="preserve">linearly independent columns</w:t>
      </w:r>
      <w:r>
        <w:t xml:space="preserve"> </w:t>
      </w:r>
      <w:r>
        <w:t xml:space="preserve">(</w:t>
      </w:r>
      <w:hyperlink w:anchor="thm-add-outside-span">
        <w:r>
          <w:rPr>
            <w:rStyle w:val="Hyperlink"/>
          </w:rPr>
          <w:t xml:space="preserve">Theorem 27</w:t>
        </w:r>
      </w:hyperlink>
      <w:r>
        <w:t xml:space="preserve">),</w:t>
      </w:r>
      <w:r>
        <w:t xml:space="preserve"> </w:t>
      </w:r>
      <w:r>
        <w:t xml:space="preserve">more than</w:t>
      </w:r>
      <w:r>
        <w:t xml:space="preserve"> </w:t>
      </w:r>
      <m:oMath>
        <m:r>
          <m:t>r</m:t>
        </m:r>
      </m:oMath>
      <w:r>
        <w:t xml:space="preserve">.</w:t>
      </w:r>
      <w:r>
        <w:t xml:space="preserve"> </w:t>
      </w:r>
      <w:r>
        <w:t xml:space="preserve">So every column of</w:t>
      </w:r>
      <w:r>
        <w:t xml:space="preserve"> </w:t>
      </w:r>
      <m:oMath>
        <m:r>
          <m:rPr>
            <m:sty m:val="bi"/>
          </m:rPr>
          <m:t>A</m:t>
        </m:r>
      </m:oMath>
      <w:r>
        <w:t xml:space="preserve"> </w:t>
      </w:r>
      <w:r>
        <w:t xml:space="preserve">is in the span of the chosen columns.</w:t>
      </w:r>
    </w:p>
    <w:p>
      <w:pPr>
        <w:pStyle w:val="BodyText"/>
      </w:pPr>
      <w:r>
        <w:rPr>
          <w:b/>
          <w:bCs/>
        </w:rPr>
        <w:t xml:space="preserve">The chosen columns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The span of the chosen columns is a subspace (</w:t>
      </w:r>
      <w:hyperlink w:anchor="thm-span-subspace">
        <w:r>
          <w:rPr>
            <w:rStyle w:val="Hyperlink"/>
          </w:rPr>
          <w:t xml:space="preserve">Theorem 21</w:t>
        </w:r>
      </w:hyperlink>
      <w:r>
        <w:t xml:space="preserve">),</w:t>
      </w:r>
      <w:r>
        <w:t xml:space="preserve"> </w:t>
      </w:r>
      <w:r>
        <w:t xml:space="preserve">so it is closed under addition and scalar multiplication,</w:t>
      </w:r>
      <w:r>
        <w:t xml:space="preserve"> </w:t>
      </w:r>
      <w:r>
        <w:t xml:space="preserve">and it contains every linear combination of the columns of</w:t>
      </w:r>
      <w:r>
        <w:t xml:space="preserve"> </w:t>
      </w:r>
      <m:oMath>
        <m:r>
          <m:rPr>
            <m:sty m:val="bi"/>
          </m:rPr>
          <m:t>A</m:t>
        </m:r>
      </m:oMath>
      <w:r>
        <w:t xml:space="preserve">.</w:t>
      </w:r>
      <w:r>
        <w:t xml:space="preserve"> </w:t>
      </w:r>
      <w:r>
        <w:t xml:space="preserve">By</w:t>
      </w:r>
      <w:r>
        <w:t xml:space="preserve"> </w:t>
      </w:r>
      <w:hyperlink w:anchor="thm-column-space-span">
        <w:r>
          <w:rPr>
            <w:rStyle w:val="Hyperlink"/>
          </w:rPr>
          <w:t xml:space="preserve">Theorem 31</w:t>
        </w:r>
      </w:hyperlink>
      <w:r>
        <w:t xml:space="preserve">,</w:t>
      </w:r>
      <w:r>
        <w:t xml:space="preserve"> </w:t>
      </w:r>
      <w:r>
        <w:t xml:space="preserve">those combinations make up</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oMath>
      <w:r>
        <w:t xml:space="preserve"> </w:t>
      </w:r>
      <w:r>
        <w:t xml:space="preserve">is contained in the span of the chosen columns.</w:t>
      </w:r>
      <w:r>
        <w:t xml:space="preserve"> </w:t>
      </w:r>
      <w:r>
        <w:t xml:space="preserve">The chosen columns are themselves columns of</w:t>
      </w:r>
      <w:r>
        <w:t xml:space="preserve"> </w:t>
      </w:r>
      <m:oMath>
        <m:r>
          <m:rPr>
            <m:sty m:val="bi"/>
          </m:rPr>
          <m:t>A</m:t>
        </m:r>
      </m:oMath>
      <w:r>
        <w:t xml:space="preserve">,</w:t>
      </w:r>
      <w:r>
        <w:t xml:space="preserve"> </w:t>
      </w:r>
      <w:r>
        <w:t xml:space="preserve">so their span is contained in</w:t>
      </w:r>
      <w:r>
        <w:t xml:space="preserve"> </w:t>
      </w:r>
      <m:oMath>
        <m:r>
          <m:rPr>
            <m:scr m:val="script"/>
            <m:sty m:val="p"/>
          </m:rPr>
          <m:t>C</m:t>
        </m:r>
        <m:r>
          <m:rPr>
            <m:sty m:val="p"/>
          </m:rPr>
          <m:t>(</m:t>
        </m:r>
        <m:r>
          <m:rPr>
            <m:sty m:val="bi"/>
          </m:rPr>
          <m:t>A</m:t>
        </m:r>
        <m:r>
          <m:rPr>
            <m:sty m:val="p"/>
          </m:rPr>
          <m:t>)</m:t>
        </m:r>
      </m:oMath>
      <w:r>
        <w:t xml:space="preserve">,</w:t>
      </w:r>
      <w:r>
        <w:t xml:space="preserve"> </w:t>
      </w:r>
      <w:r>
        <w:t xml:space="preserve">and the two sets are equal.</w:t>
      </w:r>
    </w:p>
    <w:p>
      <w:pPr>
        <w:pStyle w:val="BodyText"/>
      </w:pPr>
      <w:r>
        <w:t xml:space="preserve">The chosen columns are linearly independent and span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they are a basis of it,</w:t>
      </w:r>
      <w:r>
        <w:t xml:space="preserve"> </w:t>
      </w:r>
      <w:r>
        <w:t xml:space="preserve">and</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w:t>
      </w:r>
      <w:hyperlink w:anchor="def-dimension">
        <w:r>
          <w:rPr>
            <w:rStyle w:val="Hyperlink"/>
          </w:rPr>
          <w:t xml:space="preserve">Definition 44</w:t>
        </w:r>
      </w:hyperlink>
      <w:r>
        <w:t xml:space="preserve">).</w:t>
      </w:r>
      <w:r>
        <w:t xml:space="preserve"> </w:t>
      </w:r>
      <w:r>
        <w:t xml:space="preserve">If</w:t>
      </w:r>
      <w:r>
        <w:t xml:space="preserve"> </w:t>
      </w:r>
      <m:oMath>
        <m:r>
          <m:t>r</m:t>
        </m:r>
        <m:r>
          <m:rPr>
            <m:sty m:val="p"/>
          </m:rPr>
          <m:t>=</m:t>
        </m:r>
        <m:r>
          <m:t>0</m:t>
        </m:r>
      </m:oMath>
      <w:r>
        <w:t xml:space="preserve">, every column is</w:t>
      </w:r>
      <w:r>
        <w:t xml:space="preserve"> </w:t>
      </w:r>
      <m:oMath>
        <m:sSub>
          <m:e>
            <m:acc>
              <m:accPr>
                <m:chr m:val="̃"/>
              </m:accPr>
              <m:e>
                <m:r>
                  <m:t>0</m:t>
                </m:r>
              </m:e>
            </m:acc>
          </m:e>
          <m:sub>
            <m:r>
              <m:t>m</m:t>
            </m:r>
          </m:sub>
        </m:sSub>
      </m:oMath>
      <w:r>
        <w:t xml:space="preserve">,</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m</m:t>
                </m:r>
              </m:sub>
            </m:sSub>
          </m:e>
        </m:d>
        <m:r>
          <m:t>​</m:t>
        </m:r>
      </m:oMath>
      <w:r>
        <w:t xml:space="preserve">, and both sides are</w:t>
      </w:r>
      <w:r>
        <w:t xml:space="preserve"> </w:t>
      </w:r>
      <m:oMath>
        <m:r>
          <m:t>0</m:t>
        </m:r>
      </m:oMath>
      <w:r>
        <w:t xml:space="preserve">.</w:t>
      </w:r>
    </w:p>
    <w:bookmarkStart w:id="240" w:name="exm-rank-dim"/>
    <w:p>
      <w:pPr>
        <w:pStyle w:val="BodyText"/>
      </w:pPr>
      <w:r>
        <w:rPr>
          <w:b/>
          <w:bCs/>
        </w:rPr>
        <w:t xml:space="preserve">Example 60 (The rank of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r>
        <w:t xml:space="preserve">and</w:t>
      </w:r>
      <w:r>
        <w:t xml:space="preserve"> </w:t>
      </w:r>
      <m:oMath>
        <m:r>
          <m:rPr>
            <m:sty m:val="p"/>
          </m:rPr>
          <m:t>(</m:t>
        </m:r>
        <m:r>
          <m:t>1</m:t>
        </m:r>
        <m:r>
          <m:rPr>
            <m:sty m:val="p"/>
          </m:rPr>
          <m:t>,</m:t>
        </m:r>
        <m:r>
          <m:t>3</m:t>
        </m:r>
        <m:r>
          <m:rPr>
            <m:sty m:val="p"/>
          </m:rPr>
          <m:t>)</m:t>
        </m:r>
      </m:oMath>
      <w:r>
        <w:t xml:space="preserve"> </w:t>
      </w:r>
      <w:r>
        <w:t xml:space="preserve">is linearly independent because it is nonzero,</w:t>
      </w:r>
      <w:r>
        <w:t xml:space="preserve"> </w:t>
      </w:r>
      <w:r>
        <w:t xml:space="preserve">so it is a basis and</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1</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by</w:t>
      </w:r>
      <w:r>
        <w:t xml:space="preserve"> </w:t>
      </w:r>
      <w:hyperlink w:anchor="thm-rank-dim">
        <w:r>
          <w:rPr>
            <w:rStyle w:val="Hyperlink"/>
          </w:rPr>
          <w:t xml:space="preserve">Theorem 35</w:t>
        </w:r>
      </w:hyperlink>
      <w:r>
        <w:t xml:space="preserve">.</w:t>
      </w:r>
      <w:r>
        <w:t xml:space="preserve"> </w:t>
      </w:r>
      <w:r>
        <w:t xml:space="preserve">Directly: the first column</w:t>
      </w:r>
      <w:r>
        <w:t xml:space="preserve"> </w:t>
      </w:r>
      <m:oMath>
        <m:r>
          <m:rPr>
            <m:sty m:val="p"/>
          </m:rPr>
          <m:t>(</m:t>
        </m:r>
        <m:r>
          <m:t>1</m:t>
        </m:r>
        <m:r>
          <m:rPr>
            <m:sty m:val="p"/>
          </m:rPr>
          <m:t>,</m:t>
        </m:r>
        <m:r>
          <m:t>3</m:t>
        </m:r>
        <m:r>
          <m:rPr>
            <m:sty m:val="p"/>
          </m:rPr>
          <m:t>)</m:t>
        </m:r>
      </m:oMath>
      <w:r>
        <w:t xml:space="preserve"> </w:t>
      </w:r>
      <w:r>
        <w:t xml:space="preserve">is linearly independent on its own,</w:t>
      </w:r>
      <w:r>
        <w:t xml:space="preserve"> </w:t>
      </w:r>
      <w:r>
        <w:t xml:space="preserve">and any two columns are dependent,</w:t>
      </w:r>
      <w:r>
        <w:t xml:space="preserve"> </w:t>
      </w:r>
      <w:r>
        <w:t xml:space="preserve">because each column is a multiple of</w:t>
      </w:r>
      <w:r>
        <w:t xml:space="preserve"> </w:t>
      </w:r>
      <m:oMath>
        <m:r>
          <m:rPr>
            <m:sty m:val="p"/>
          </m:rPr>
          <m:t>(</m:t>
        </m:r>
        <m:r>
          <m:t>1</m:t>
        </m:r>
        <m:r>
          <m:rPr>
            <m:sty m:val="p"/>
          </m:rPr>
          <m:t>,</m:t>
        </m:r>
        <m:r>
          <m:t>3</m:t>
        </m:r>
        <m:r>
          <m:rPr>
            <m:sty m:val="p"/>
          </m:rPr>
          <m:t>)</m:t>
        </m:r>
      </m:oMath>
      <w:r>
        <w:t xml:space="preserve">.</w:t>
      </w:r>
    </w:p>
    <w:bookmarkEnd w:id="240"/>
    <w:bookmarkStart w:id="241" w:name="def-nullity"/>
    <w:p>
      <w:pPr>
        <w:pStyle w:val="BodyText"/>
      </w:pPr>
      <w:r>
        <w:rPr>
          <w:b/>
          <w:bCs/>
        </w:rPr>
        <w:t xml:space="preserve">Definition 48 (Nullity)</w:t>
      </w:r>
      <w:r>
        <w:t xml:space="preserve"> </w:t>
      </w:r>
      <w:r>
        <w:t xml:space="preserve">The</w:t>
      </w:r>
      <w:r>
        <w:t xml:space="preserve"> </w:t>
      </w:r>
      <w:r>
        <w:rPr>
          <w:b/>
          <w:bCs/>
        </w:rPr>
        <w:t xml:space="preserve">nullity</w:t>
      </w:r>
      <w:r>
        <w:t xml:space="preserve"> </w:t>
      </w:r>
      <w:r>
        <w:t xml:space="preserve">of a matrix</w:t>
      </w:r>
      <w:r>
        <w:t xml:space="preserve"> </w:t>
      </w:r>
      <m:oMath>
        <m:r>
          <m:rPr>
            <m:sty m:val="bi"/>
          </m:rPr>
          <m:t>A</m:t>
        </m:r>
      </m:oMath>
      <w:r>
        <w:t xml:space="preserve"> </w:t>
      </w:r>
      <w:r>
        <w:t xml:space="preserve">is</w:t>
      </w:r>
      <w:r>
        <w:t xml:space="preserve"> </w:t>
      </w:r>
      <w:r>
        <w:t xml:space="preserve">the dimension of its null space (</w:t>
      </w:r>
      <w:hyperlink w:anchor="def-null-space">
        <w:r>
          <w:rPr>
            <w:rStyle w:val="Hyperlink"/>
          </w:rPr>
          <w:t xml:space="preserve">Definition 46</w:t>
        </w:r>
      </w:hyperlink>
      <w:r>
        <w:t xml:space="preserve">):</w:t>
      </w:r>
    </w:p>
    <w:p>
      <w:pPr>
        <w:pStyle w:val="BodyText"/>
      </w:pPr>
      <m:oMathPara>
        <m:oMathParaPr>
          <m:jc m:val="center"/>
        </m:oMathParaPr>
        <m:oMath>
          <m:r>
            <m:rPr>
              <m:sty m:val="p"/>
            </m:rPr>
            <m:t>nullity</m:t>
          </m:r>
          <m:r>
            <m:rPr>
              <m:sty m:val="p"/>
            </m:rPr>
            <m:t>(</m:t>
          </m:r>
          <m:r>
            <m:rPr>
              <m:sty m:val="bi"/>
            </m:rPr>
            <m:t>A</m:t>
          </m:r>
          <m:r>
            <m:rPr>
              <m:sty m:val="p"/>
            </m:rPr>
            <m:t>)</m:t>
          </m:r>
          <m:limUpp>
            <m:e>
              <m:r>
                <m:rPr>
                  <m:sty m:val="p"/>
                </m:rPr>
                <m:t>=</m:t>
              </m:r>
            </m:e>
            <m:lim>
              <m:r>
                <m:rPr>
                  <m:nor/>
                  <m:sty m:val="p"/>
                </m:rPr>
                <m:t>def</m:t>
              </m:r>
            </m:lim>
          </m:limUpp>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oMath>
      </m:oMathPara>
    </w:p>
    <w:bookmarkEnd w:id="241"/>
    <w:bookmarkStart w:id="242" w:name="exm-nullity"/>
    <w:p>
      <w:pPr>
        <w:pStyle w:val="FirstParagraph"/>
      </w:pPr>
      <w:r>
        <w:rPr>
          <w:b/>
          <w:bCs/>
        </w:rPr>
        <w:t xml:space="preserve">Example 61 (The nullity of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55</w:t>
        </w:r>
      </w:hyperlink>
      <w:r>
        <w:t xml:space="preserve">).</w:t>
      </w:r>
      <w:r>
        <w:t xml:space="preserve"> </w:t>
      </w:r>
      <w:r>
        <w:t xml:space="preserve">Those two vectors are linearly independent:</w:t>
      </w:r>
      <w:r>
        <w:t xml:space="preserve"> </w:t>
      </w:r>
      <m:oMath>
        <m:sSub>
          <m:e>
            <m:r>
              <m:t>c</m:t>
            </m:r>
          </m:e>
          <m:sub>
            <m:r>
              <m:t>1</m:t>
            </m:r>
          </m:sub>
        </m:sSub>
        <m:r>
          <m:rPr>
            <m:sty m:val="p"/>
          </m:rPr>
          <m:t>(</m:t>
        </m:r>
        <m:r>
          <m:t>2</m:t>
        </m:r>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r>
          <m:t>1</m:t>
        </m:r>
        <m:r>
          <m:rPr>
            <m:sty m:val="p"/>
          </m:rPr>
          <m:t>)</m:t>
        </m:r>
        <m:r>
          <m:rPr>
            <m:sty m:val="p"/>
          </m:rPr>
          <m:t>=</m:t>
        </m:r>
        <m:r>
          <m:rPr>
            <m:sty m:val="p"/>
          </m:rPr>
          <m:t>(</m:t>
        </m:r>
        <m:r>
          <m:t>2</m:t>
        </m:r>
        <m:sSub>
          <m:e>
            <m:r>
              <m:t>c</m:t>
            </m:r>
          </m:e>
          <m:sub>
            <m:r>
              <m:t>1</m:t>
            </m:r>
          </m:sub>
        </m:sSub>
        <m:r>
          <m:rPr>
            <m:sty m:val="p"/>
          </m:rPr>
          <m:t>+</m:t>
        </m:r>
        <m:r>
          <m:t>2</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w:t>
      </w:r>
      <w:r>
        <w:t xml:space="preserve"> </w:t>
      </w:r>
      <w:r>
        <w:t xml:space="preserve">which is</w:t>
      </w:r>
      <w:r>
        <w:t xml:space="preserve"> </w:t>
      </w:r>
      <m:oMath>
        <m:sSub>
          <m:e>
            <m:acc>
              <m:accPr>
                <m:chr m:val="̃"/>
              </m:accPr>
              <m:e>
                <m:r>
                  <m:t>0</m:t>
                </m:r>
              </m:e>
            </m:acc>
          </m:e>
          <m:sub>
            <m:r>
              <m:t>3</m:t>
            </m:r>
          </m:sub>
        </m:sSub>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So they are a basis 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w:t>
      </w:r>
      <w:r>
        <w:t xml:space="preserve"> </w:t>
      </w:r>
      <m:oMath>
        <m:r>
          <m:rPr>
            <m:sty m:val="p"/>
          </m:rPr>
          <m:t>nullity</m:t>
        </m:r>
        <m:r>
          <m:rPr>
            <m:sty m:val="p"/>
          </m:rPr>
          <m:t>(</m:t>
        </m:r>
        <m:r>
          <m:rPr>
            <m:sty m:val="bi"/>
          </m:rPr>
          <m:t>A</m:t>
        </m:r>
        <m:r>
          <m:rPr>
            <m:sty m:val="p"/>
          </m:rPr>
          <m:t>)</m:t>
        </m:r>
        <m:r>
          <m:rPr>
            <m:sty m:val="p"/>
          </m:rPr>
          <m:t>=</m:t>
        </m:r>
        <m:r>
          <m:t>2</m:t>
        </m:r>
      </m:oMath>
      <w:r>
        <w:t xml:space="preserve">.</w:t>
      </w:r>
      <w:r>
        <w:t xml:space="preserve"> </w:t>
      </w:r>
      <w:r>
        <w:t xml:space="preserve">The</w:t>
      </w:r>
      <w:r>
        <w:t xml:space="preserve"> </w:t>
      </w:r>
      <m:oMath>
        <m:r>
          <m:t>2</m:t>
        </m:r>
        <m:r>
          <m:rPr>
            <m:sty m:val="p"/>
          </m:rPr>
          <m:t>×</m:t>
        </m:r>
        <m:r>
          <m:t>2</m:t>
        </m:r>
      </m:oMath>
      <w:r>
        <w:t xml:space="preserve"> </w:t>
      </w:r>
      <w:r>
        <w:t xml:space="preserve">identity matrix has nullity</w:t>
      </w:r>
      <w:r>
        <w:t xml:space="preserve"> </w:t>
      </w:r>
      <m:oMath>
        <m:r>
          <m:t>0</m:t>
        </m:r>
      </m:oMath>
      <w:r>
        <w:t xml:space="preserve">,</w:t>
      </w:r>
      <w:r>
        <w:t xml:space="preserve"> </w:t>
      </w:r>
      <w:r>
        <w:t xml:space="preserve">because</w:t>
      </w:r>
      <w:r>
        <w:t xml:space="preserve"> </w:t>
      </w:r>
      <m:oMath>
        <m:r>
          <m:rPr>
            <m:sty m:val="bi"/>
          </m:rPr>
          <m:t>I</m:t>
        </m:r>
        <m:acc>
          <m:accPr>
            <m:chr m:val="̃"/>
          </m:accPr>
          <m:e>
            <m:r>
              <m:t>x</m:t>
            </m:r>
          </m:e>
        </m:acc>
        <m:r>
          <m:rPr>
            <m:sty m:val="p"/>
          </m:rPr>
          <m:t>=</m:t>
        </m:r>
        <m:acc>
          <m:accPr>
            <m:chr m:val="̃"/>
          </m:accPr>
          <m:e>
            <m:r>
              <m:t>x</m:t>
            </m:r>
          </m:e>
        </m:acc>
      </m:oMath>
      <w:r>
        <w:t xml:space="preserve"> </w:t>
      </w:r>
      <w:r>
        <w:t xml:space="preserve">is</w:t>
      </w:r>
      <w:r>
        <w:t xml:space="preserve"> </w:t>
      </w:r>
      <m:oMath>
        <m:sSub>
          <m:e>
            <m:acc>
              <m:accPr>
                <m:chr m:val="̃"/>
              </m:accPr>
              <m:e>
                <m:r>
                  <m:t>0</m:t>
                </m:r>
              </m:e>
            </m:acc>
          </m:e>
          <m:sub>
            <m:r>
              <m:t>2</m:t>
            </m:r>
          </m:sub>
        </m:sSub>
      </m:oMath>
      <w:r>
        <w:t xml:space="preserve"> </w:t>
      </w:r>
      <w:r>
        <w:t xml:space="preserve">only when</w:t>
      </w:r>
      <w:r>
        <w:t xml:space="preserve"> </w:t>
      </w:r>
      <m:oMath>
        <m:acc>
          <m:accPr>
            <m:chr m:val="̃"/>
          </m:accPr>
          <m:e>
            <m:r>
              <m:t>x</m:t>
            </m:r>
          </m:e>
        </m:acc>
        <m:r>
          <m:rPr>
            <m:sty m:val="p"/>
          </m:rPr>
          <m:t>=</m:t>
        </m:r>
        <m:sSub>
          <m:e>
            <m:acc>
              <m:accPr>
                <m:chr m:val="̃"/>
              </m:accPr>
              <m:e>
                <m:r>
                  <m:t>0</m:t>
                </m:r>
              </m:e>
            </m:acc>
          </m:e>
          <m:sub>
            <m:r>
              <m:t>2</m:t>
            </m:r>
          </m:sub>
        </m:sSub>
      </m:oMath>
      <w:r>
        <w:t xml:space="preserve">.</w:t>
      </w:r>
    </w:p>
    <w:bookmarkEnd w:id="242"/>
    <w:bookmarkStart w:id="243" w:name="thm-rank-nullity"/>
    <w:p>
      <w:pPr>
        <w:pStyle w:val="BodyText"/>
      </w:pPr>
      <w:r>
        <w:rPr>
          <w:b/>
          <w:bCs/>
        </w:rPr>
        <w:t xml:space="preserve">Theorem 36 (Rank-nullity theorem)</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nullity</m:t>
          </m:r>
          <m:r>
            <m:rPr>
              <m:sty m:val="p"/>
            </m:rPr>
            <m:t>(</m:t>
          </m:r>
          <m:r>
            <m:rPr>
              <m:sty m:val="bi"/>
            </m:rPr>
            <m:t>A</m:t>
          </m:r>
          <m:r>
            <m:rPr>
              <m:sty m:val="p"/>
            </m:rPr>
            <m:t>)</m:t>
          </m:r>
          <m:r>
            <m:rPr>
              <m:sty m:val="p"/>
            </m:rPr>
            <m:t>=</m:t>
          </m:r>
          <m:r>
            <m:t>n</m:t>
          </m:r>
          <m:r>
            <m:rPr>
              <m:sty m:val="p"/>
            </m:rPr>
            <m:t>.</m:t>
          </m:r>
        </m:oMath>
      </m:oMathPara>
    </w:p>
    <w:bookmarkEnd w:id="243"/>
    <w:p>
      <w:pPr>
        <w:pStyle w:val="FirstParagraph"/>
      </w:pPr>
      <w:r>
        <w:rPr>
          <w:i/>
          <w:iCs/>
        </w:rPr>
        <w:t xml:space="preserve">Proof</w:t>
      </w:r>
      <w:r>
        <w:t xml:space="preserve">. </w:t>
      </w:r>
      <w:r>
        <w:t xml:space="preserve">Let</w:t>
      </w:r>
      <w:r>
        <w:t xml:space="preserve"> </w:t>
      </w:r>
      <m:oMath>
        <m:r>
          <m:t>ν</m:t>
        </m:r>
        <m:r>
          <m:rPr>
            <m:sty m:val="p"/>
          </m:rPr>
          <m:t>=</m:t>
        </m:r>
        <m:r>
          <m:rPr>
            <m:sty m:val="p"/>
          </m:rPr>
          <m:t>nullity</m:t>
        </m:r>
        <m:r>
          <m:rPr>
            <m:sty m:val="p"/>
          </m:rPr>
          <m:t>(</m:t>
        </m:r>
        <m:r>
          <m:rPr>
            <m:sty m:val="bi"/>
          </m:rPr>
          <m:t>A</m:t>
        </m:r>
        <m:r>
          <m:rPr>
            <m:sty m:val="p"/>
          </m:rPr>
          <m:t>)</m:t>
        </m:r>
      </m:oMath>
      <w:r>
        <w:t xml:space="preserve">.</w:t>
      </w:r>
      <w:r>
        <w:t xml:space="preserve"> </w:t>
      </w:r>
      <w:r>
        <w:t xml:space="preserve">Choose a basis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ν</m:t>
            </m:r>
          </m:sub>
        </m:sSub>
      </m:oMath>
      <w:r>
        <w:t xml:space="preserve"> </w:t>
      </w:r>
      <w:r>
        <w:t xml:space="preserve">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 extend it to a basis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ν</m:t>
            </m:r>
          </m:sub>
        </m:sSub>
        <m:r>
          <m:rPr>
            <m:sty m:val="p"/>
          </m:rPr>
          <m:t>,</m:t>
        </m:r>
        <m:sSub>
          <m:e>
            <m:acc>
              <m:accPr>
                <m:chr m:val="̃"/>
              </m:accPr>
              <m:e>
                <m:r>
                  <m:t>y</m:t>
                </m:r>
              </m:e>
            </m:acc>
          </m:e>
          <m:sub>
            <m:r>
              <m:t>1</m:t>
            </m:r>
          </m:sub>
        </m:sSub>
        <m:r>
          <m:rPr>
            <m:sty m:val="p"/>
          </m:rPr>
          <m:t>,</m:t>
        </m:r>
        <m:r>
          <m:rPr>
            <m:sty m:val="p"/>
          </m:rPr>
          <m:t>…</m:t>
        </m:r>
        <m:r>
          <m:rPr>
            <m:sty m:val="p"/>
          </m:rPr>
          <m:t>,</m:t>
        </m:r>
        <m:sSub>
          <m:e>
            <m:acc>
              <m:accPr>
                <m:chr m:val="̃"/>
              </m:accPr>
              <m:e>
                <m:r>
                  <m:t>y</m:t>
                </m:r>
              </m:e>
            </m:acc>
          </m:e>
          <m:sub>
            <m:r>
              <m:t>n</m:t>
            </m:r>
            <m:r>
              <m:rPr>
                <m:sty m:val="p"/>
              </m:rPr>
              <m:t>−</m:t>
            </m:r>
            <m:r>
              <m:t>ν</m:t>
            </m:r>
          </m:sub>
        </m:sSub>
      </m:oMath>
      <w:r>
        <w:t xml:space="preserve"> </w:t>
      </w:r>
      <w:r>
        <w:t xml:space="preserve">of</w:t>
      </w:r>
      <w:r>
        <w:t xml:space="preserve"> </w:t>
      </w:r>
      <m:oMath>
        <m:sSup>
          <m:e>
            <m:r>
              <m:rPr>
                <m:scr m:val="double-struck"/>
                <m:sty m:val="p"/>
              </m:rPr>
              <m:t>R</m:t>
            </m:r>
          </m:e>
          <m:sup>
            <m:r>
              <m:t>n</m:t>
            </m:r>
          </m:sup>
        </m:sSup>
      </m:oMath>
      <w:r>
        <w:t xml:space="preserve"> </w:t>
      </w:r>
      <w:r>
        <w:t xml:space="preserve">(</w:t>
      </w:r>
      <w:hyperlink w:anchor="thm-extend-basis">
        <w:r>
          <w:rPr>
            <w:rStyle w:val="Hyperlink"/>
          </w:rPr>
          <w:t xml:space="preserve">Theorem 28</w:t>
        </w:r>
      </w:hyperlink>
      <w:r>
        <w:t xml:space="preserve">);</w:t>
      </w:r>
      <w:r>
        <w:t xml:space="preserve"> </w:t>
      </w:r>
      <w:r>
        <w:t xml:space="preserve">it has</w:t>
      </w:r>
      <w:r>
        <w:t xml:space="preserve"> </w:t>
      </w:r>
      <m:oMath>
        <m:r>
          <m:t>n</m:t>
        </m:r>
      </m:oMath>
      <w:r>
        <w:t xml:space="preserve"> </w:t>
      </w:r>
      <w:r>
        <w:t xml:space="preserve">vectors,</w:t>
      </w:r>
      <w:r>
        <w:t xml:space="preserve"> </w:t>
      </w:r>
      <w:r>
        <w:t xml:space="preserve">because every basis of</w:t>
      </w:r>
      <w:r>
        <w:t xml:space="preserve"> </w:t>
      </w:r>
      <m:oMath>
        <m:sSup>
          <m:e>
            <m:r>
              <m:rPr>
                <m:scr m:val="double-struck"/>
                <m:sty m:val="p"/>
              </m:rPr>
              <m:t>R</m:t>
            </m:r>
          </m:e>
          <m:sup>
            <m:r>
              <m:t>n</m:t>
            </m:r>
          </m:sup>
        </m:sSup>
      </m:oMath>
      <w:r>
        <w:t xml:space="preserve"> </w:t>
      </w:r>
      <w:r>
        <w:t xml:space="preserve">has</w:t>
      </w:r>
      <w:r>
        <w:t xml:space="preserve"> </w:t>
      </w:r>
      <m:oMath>
        <m:r>
          <m:rPr>
            <m:sty m:val="p"/>
          </m:rPr>
          <m:t>dim</m:t>
        </m:r>
        <m:r>
          <m:rPr>
            <m:sty m:val="p"/>
          </m:rPr>
          <m:t>(</m:t>
        </m:r>
        <m:sSup>
          <m:e>
            <m:r>
              <m:rPr>
                <m:scr m:val="double-struck"/>
                <m:sty m:val="p"/>
              </m:rPr>
              <m:t>R</m:t>
            </m:r>
          </m:e>
          <m:sup>
            <m:r>
              <m:t>n</m:t>
            </m:r>
          </m:sup>
        </m:sSup>
        <m:r>
          <m:rPr>
            <m:sty m:val="p"/>
          </m:rPr>
          <m:t>)</m:t>
        </m:r>
        <m:r>
          <m:rPr>
            <m:sty m:val="p"/>
          </m:rPr>
          <m:t>=</m:t>
        </m:r>
        <m:r>
          <m:t>n</m:t>
        </m:r>
      </m:oMath>
      <w:r>
        <w:t xml:space="preserve"> </w:t>
      </w:r>
      <w:r>
        <w:t xml:space="preserve">vectors</w:t>
      </w:r>
      <w:r>
        <w:t xml:space="preserve"> </w:t>
      </w:r>
      <w:r>
        <w:t xml:space="preserve">(</w:t>
      </w:r>
      <w:hyperlink w:anchor="thm-basis-size">
        <w:r>
          <w:rPr>
            <w:rStyle w:val="Hyperlink"/>
          </w:rPr>
          <w:t xml:space="preserve">Theorem 26</w:t>
        </w:r>
      </w:hyperlink>
      <w:r>
        <w:t xml:space="preserve">,</w:t>
      </w:r>
      <w:r>
        <w:t xml:space="preserve"> </w:t>
      </w:r>
      <w:hyperlink w:anchor="exm-dimension">
        <w:r>
          <w:rPr>
            <w:rStyle w:val="Hyperlink"/>
          </w:rPr>
          <w:t xml:space="preserve">Example 47</w:t>
        </w:r>
      </w:hyperlink>
      <w:r>
        <w:t xml:space="preserve">).</w:t>
      </w:r>
      <w:r>
        <w:t xml:space="preserve"> </w:t>
      </w:r>
      <w:r>
        <w:t xml:space="preserve">We show that</w:t>
      </w:r>
      <w:r>
        <w:t xml:space="preserve"> </w:t>
      </w:r>
      <m:oMath>
        <m:r>
          <m:rPr>
            <m:sty m:val="bi"/>
          </m:rPr>
          <m:t>A</m:t>
        </m:r>
        <m:sSub>
          <m:e>
            <m:acc>
              <m:accPr>
                <m:chr m:val="̃"/>
              </m:accPr>
              <m:e>
                <m:r>
                  <m:t>y</m:t>
                </m:r>
              </m:e>
            </m:acc>
          </m:e>
          <m:sub>
            <m:r>
              <m:t>1</m:t>
            </m:r>
          </m:sub>
        </m:sSub>
        <m:r>
          <m:rPr>
            <m:sty m:val="p"/>
          </m:rPr>
          <m:t>,</m:t>
        </m:r>
        <m:r>
          <m:rPr>
            <m:sty m:val="p"/>
          </m:rPr>
          <m:t>…</m:t>
        </m:r>
        <m:r>
          <m:rPr>
            <m:sty m:val="p"/>
          </m:rPr>
          <m:t>,</m:t>
        </m:r>
        <m:r>
          <m:rPr>
            <m:sty m:val="bi"/>
          </m:rPr>
          <m:t>A</m:t>
        </m:r>
        <m:sSub>
          <m:e>
            <m:acc>
              <m:accPr>
                <m:chr m:val="̃"/>
              </m:accPr>
              <m:e>
                <m:r>
                  <m:t>y</m:t>
                </m:r>
              </m:e>
            </m:acc>
          </m:e>
          <m:sub>
            <m:r>
              <m:t>n</m:t>
            </m:r>
            <m:r>
              <m:rPr>
                <m:sty m:val="p"/>
              </m:rPr>
              <m:t>−</m:t>
            </m:r>
            <m:r>
              <m:t>ν</m:t>
            </m:r>
          </m:sub>
        </m:sSub>
      </m:oMath>
      <w:r>
        <w:t xml:space="preserve"> </w:t>
      </w:r>
      <w:r>
        <w:t xml:space="preserve">are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using</w:t>
      </w:r>
      <w:r>
        <w:t xml:space="preserve"> </w:t>
      </w:r>
      <w:hyperlink w:anchor="thm-matvec-linear">
        <w:r>
          <w:rPr>
            <w:rStyle w:val="Hyperlink"/>
          </w:rPr>
          <w:t xml:space="preserve">Theorem 23</w:t>
        </w:r>
      </w:hyperlink>
      <w:r>
        <w:t xml:space="preserve"> </w:t>
      </w:r>
      <w:r>
        <w:t xml:space="preserve">to apply</w:t>
      </w:r>
      <w:r>
        <w:t xml:space="preserve"> </w:t>
      </w:r>
      <m:oMath>
        <m:r>
          <m:rPr>
            <m:sty m:val="bi"/>
          </m:rPr>
          <m:t>A</m:t>
        </m:r>
      </m:oMath>
      <w:r>
        <w:t xml:space="preserve"> </w:t>
      </w:r>
      <w:r>
        <w:t xml:space="preserve">to linear combinations.</w:t>
      </w:r>
    </w:p>
    <w:p>
      <w:pPr>
        <w:pStyle w:val="BodyText"/>
      </w:pPr>
      <w:r>
        <w:rPr>
          <w:b/>
          <w:bCs/>
        </w:rPr>
        <w:t xml:space="preserve">They are linearly independent.</w:t>
      </w:r>
      <w:r>
        <w:t xml:space="preserve"> </w:t>
      </w:r>
      <w:r>
        <w:t xml:space="preserve">Suppose</w:t>
      </w:r>
      <w:r>
        <w:t xml:space="preserve"> </w:t>
      </w:r>
      <m:oMath>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r>
          <m:t> </m:t>
        </m:r>
        <m:r>
          <m:rPr>
            <m:sty m:val="bi"/>
          </m:rPr>
          <m:t>A</m:t>
        </m:r>
        <m:sSub>
          <m:e>
            <m:acc>
              <m:accPr>
                <m:chr m:val="̃"/>
              </m:accPr>
              <m:e>
                <m:r>
                  <m:t>y</m:t>
                </m:r>
              </m:e>
            </m:acc>
          </m:e>
          <m:sub>
            <m:r>
              <m:t>i</m:t>
            </m:r>
          </m:sub>
        </m:sSub>
        <m:r>
          <m:rPr>
            <m:sty m:val="p"/>
          </m:rPr>
          <m:t>=</m:t>
        </m:r>
        <m:sSub>
          <m:e>
            <m:acc>
              <m:accPr>
                <m:chr m:val="̃"/>
              </m:accPr>
              <m:e>
                <m:r>
                  <m:t>0</m:t>
                </m:r>
              </m:e>
            </m:acc>
          </m:e>
          <m:sub>
            <m:r>
              <m:t>m</m:t>
            </m:r>
          </m:sub>
        </m:sSub>
      </m:oMath>
      <w:r>
        <w:t xml:space="preserve">.</w:t>
      </w:r>
      <w:r>
        <w:t xml:space="preserve"> </w:t>
      </w:r>
      <w:r>
        <w:t xml:space="preserve">Then</w:t>
      </w:r>
      <w:r>
        <w:t xml:space="preserve"> </w:t>
      </w:r>
      <m:oMath>
        <m:r>
          <m:rPr>
            <m:sty m:val="bi"/>
          </m:rPr>
          <m:t>A</m:t>
        </m:r>
        <m:r>
          <m:t> </m:t>
        </m:r>
        <m:r>
          <m:t>​</m:t>
        </m:r>
        <m:d>
          <m:dPr>
            <m:begChr m:val="("/>
            <m:sepChr m:val=""/>
            <m:endChr m:val=")"/>
            <m:grow/>
          </m:dPr>
          <m:e>
            <m:nary>
              <m:naryPr>
                <m:chr m:val="∑"/>
                <m:limLoc m:val="undOvr"/>
                <m:subHide m:val="off"/>
                <m:supHide m:val="on"/>
              </m:naryPr>
              <m:sub>
                <m:r>
                  <m:t>i</m:t>
                </m:r>
              </m:sub>
              <m:sup>
                <m:r>
                  <m:t>​</m:t>
                </m:r>
              </m:sup>
              <m:e>
                <m:sSub>
                  <m:e>
                    <m:r>
                      <m:t>v</m:t>
                    </m:r>
                  </m:e>
                  <m:sub>
                    <m:r>
                      <m:t>i</m:t>
                    </m:r>
                  </m:sub>
                </m:sSub>
              </m:e>
            </m:nary>
            <m:sSub>
              <m:e>
                <m:acc>
                  <m:accPr>
                    <m:chr m:val="̃"/>
                  </m:accPr>
                  <m:e>
                    <m:r>
                      <m:t>y</m:t>
                    </m:r>
                  </m:e>
                </m:acc>
              </m:e>
              <m:sub>
                <m:r>
                  <m:t>i</m:t>
                </m:r>
              </m:sub>
            </m:sSub>
          </m:e>
        </m:d>
        <m:r>
          <m:t>​</m:t>
        </m:r>
        <m:r>
          <m:rPr>
            <m:sty m:val="p"/>
          </m:rPr>
          <m:t>=</m:t>
        </m:r>
        <m:sSub>
          <m:e>
            <m:acc>
              <m:accPr>
                <m:chr m:val="̃"/>
              </m:accPr>
              <m:e>
                <m:r>
                  <m:t>0</m:t>
                </m:r>
              </m:e>
            </m:acc>
          </m:e>
          <m:sub>
            <m:r>
              <m:t>m</m:t>
            </m:r>
          </m:sub>
        </m:sSub>
      </m:oMath>
      <w:r>
        <w:t xml:space="preserve"> </w:t>
      </w:r>
      <w:r>
        <w:t xml:space="preserve">(</w:t>
      </w:r>
      <w:hyperlink w:anchor="thm-matvec-linear">
        <w:r>
          <w:rPr>
            <w:rStyle w:val="Hyperlink"/>
          </w:rPr>
          <w:t xml:space="preserve">Theorem 23</w:t>
        </w:r>
      </w:hyperlink>
      <w:r>
        <w:t xml:space="preserve">),</w:t>
      </w:r>
      <w:r>
        <w:t xml:space="preserve"> </w:t>
      </w:r>
      <w:r>
        <w:t xml:space="preserve">so</w:t>
      </w:r>
      <w:r>
        <w:t xml:space="preserve"> </w:t>
      </w:r>
      <m:oMath>
        <m:nary>
          <m:naryPr>
            <m:chr m:val="∑"/>
            <m:limLoc m:val="undOvr"/>
            <m:subHide m:val="off"/>
            <m:supHide m:val="on"/>
          </m:naryPr>
          <m:sub>
            <m:r>
              <m:t>i</m:t>
            </m:r>
          </m:sub>
          <m:sup>
            <m:r>
              <m:t>​</m:t>
            </m:r>
          </m:sup>
          <m:e>
            <m:sSub>
              <m:e>
                <m:r>
                  <m:t>v</m:t>
                </m:r>
              </m:e>
              <m:sub>
                <m:r>
                  <m:t>i</m:t>
                </m:r>
              </m:sub>
            </m:sSub>
          </m:e>
        </m:nary>
        <m:sSub>
          <m:e>
            <m:acc>
              <m:accPr>
                <m:chr m:val="̃"/>
              </m:accPr>
              <m:e>
                <m:r>
                  <m:t>y</m:t>
                </m:r>
              </m:e>
            </m:acc>
          </m:e>
          <m:sub>
            <m:r>
              <m:t>i</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it equals</w:t>
      </w:r>
      <w:r>
        <w:t xml:space="preserve"> </w:t>
      </w:r>
      <m:oMath>
        <m:nary>
          <m:naryPr>
            <m:chr m:val="∑"/>
            <m:limLoc m:val="undOvr"/>
            <m:subHide m:val="off"/>
            <m:supHide m:val="off"/>
          </m:naryPr>
          <m:sub>
            <m:r>
              <m:t>j</m:t>
            </m:r>
            <m:r>
              <m:rPr>
                <m:sty m:val="p"/>
              </m:rPr>
              <m:t>=</m:t>
            </m:r>
            <m:r>
              <m:t>1</m:t>
            </m:r>
          </m:sub>
          <m:sup>
            <m:r>
              <m:t>ν</m:t>
            </m:r>
          </m:sup>
          <m:e>
            <m:sSub>
              <m:e>
                <m:r>
                  <m:t>u</m:t>
                </m:r>
              </m:e>
              <m:sub>
                <m:r>
                  <m:t>j</m:t>
                </m:r>
              </m:sub>
            </m:sSub>
          </m:e>
        </m:nary>
        <m:sSub>
          <m:e>
            <m:acc>
              <m:accPr>
                <m:chr m:val="̃"/>
              </m:accPr>
              <m:e>
                <m:r>
                  <m:t>x</m:t>
                </m:r>
              </m:e>
            </m:acc>
          </m:e>
          <m:sub>
            <m:r>
              <m:t>j</m:t>
            </m:r>
          </m:sub>
        </m:sSub>
      </m:oMath>
      <w:r>
        <w:t xml:space="preserve"> </w:t>
      </w:r>
      <w:r>
        <w:t xml:space="preserve">for some numbers</w:t>
      </w:r>
      <w:r>
        <w:t xml:space="preserve"> </w:t>
      </w:r>
      <m:oMath>
        <m:sSub>
          <m:e>
            <m:r>
              <m:t>u</m:t>
            </m:r>
          </m:e>
          <m:sub>
            <m:r>
              <m:t>j</m:t>
            </m:r>
          </m:sub>
        </m:sSub>
      </m:oMath>
      <w:r>
        <w:t xml:space="preserve">,</w:t>
      </w:r>
      <w:r>
        <w:t xml:space="preserve"> </w:t>
      </w:r>
      <w:r>
        <w:t xml:space="preserve">since the</w:t>
      </w:r>
      <w:r>
        <w:t xml:space="preserve"> </w:t>
      </w:r>
      <m:oMath>
        <m:sSub>
          <m:e>
            <m:acc>
              <m:accPr>
                <m:chr m:val="̃"/>
              </m:accPr>
              <m:e>
                <m:r>
                  <m:t>x</m:t>
                </m:r>
              </m:e>
            </m:acc>
          </m:e>
          <m:sub>
            <m:r>
              <m:t>j</m:t>
            </m:r>
          </m:sub>
        </m:sSub>
      </m:oMath>
      <w:r>
        <w:t xml:space="preserve"> </w:t>
      </w:r>
      <w:r>
        <w:t xml:space="preserve">span</w:t>
      </w:r>
      <w:r>
        <w:t xml:space="preserve"> </w:t>
      </w:r>
      <m:oMath>
        <m:r>
          <m:rPr>
            <m:scr m:val="script"/>
            <m:sty m:val="p"/>
          </m:rPr>
          <m:t>N</m:t>
        </m:r>
        <m:r>
          <m:rPr>
            <m:sty m:val="p"/>
          </m:rPr>
          <m:t>(</m:t>
        </m:r>
        <m:r>
          <m:rPr>
            <m:sty m:val="bi"/>
          </m:rPr>
          <m:t>A</m:t>
        </m:r>
        <m:r>
          <m:rPr>
            <m:sty m:val="p"/>
          </m:rPr>
          <m:t>)</m:t>
        </m:r>
      </m:oMath>
      <w:r>
        <w:t xml:space="preserve">.</w:t>
      </w:r>
      <w:r>
        <w:t xml:space="preserve"> </w:t>
      </w:r>
      <w:r>
        <w:t xml:space="preserve">Moving everything to one side,</w:t>
      </w:r>
    </w:p>
    <w:p>
      <w:pPr>
        <w:pStyle w:val="BodyText"/>
      </w:pPr>
      <m:oMathPara>
        <m:oMathParaPr>
          <m:jc m:val="center"/>
        </m:oMathParaPr>
        <m:oMath>
          <m:nary>
            <m:naryPr>
              <m:chr m:val="∑"/>
              <m:limLoc m:val="undOvr"/>
              <m:subHide m:val="off"/>
              <m:supHide m:val="off"/>
            </m:naryPr>
            <m:sub>
              <m:r>
                <m:t>j</m:t>
              </m:r>
              <m:r>
                <m:rPr>
                  <m:sty m:val="p"/>
                </m:rPr>
                <m:t>=</m:t>
              </m:r>
              <m:r>
                <m:t>1</m:t>
              </m:r>
            </m:sub>
            <m:sup>
              <m:r>
                <m:t>ν</m:t>
              </m:r>
            </m:sup>
            <m:e>
              <m:r>
                <m:rPr>
                  <m:sty m:val="p"/>
                </m:rPr>
                <m:t>(</m:t>
              </m:r>
            </m:e>
          </m:nary>
          <m:r>
            <m:rPr>
              <m:sty m:val="p"/>
            </m:rPr>
            <m:t>−</m:t>
          </m:r>
          <m:sSub>
            <m:e>
              <m:r>
                <m:t>u</m:t>
              </m:r>
            </m:e>
            <m:sub>
              <m:r>
                <m:t>j</m:t>
              </m:r>
            </m:sub>
          </m:sSub>
          <m:r>
            <m:rPr>
              <m:sty m:val="p"/>
            </m:rPr>
            <m:t>)</m:t>
          </m:r>
          <m:r>
            <m:t> </m:t>
          </m:r>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sSub>
            <m:e>
              <m:acc>
                <m:accPr>
                  <m:chr m:val="̃"/>
                </m:accPr>
                <m:e>
                  <m:r>
                    <m:t>y</m:t>
                  </m:r>
                </m:e>
              </m:acc>
            </m:e>
            <m:sub>
              <m:r>
                <m:t>i</m:t>
              </m:r>
            </m:sub>
          </m:sSub>
          <m:r>
            <m:rPr>
              <m:sty m:val="p"/>
            </m:rPr>
            <m:t>=</m:t>
          </m:r>
          <m:sSub>
            <m:e>
              <m:acc>
                <m:accPr>
                  <m:chr m:val="̃"/>
                </m:accPr>
                <m:e>
                  <m:r>
                    <m:t>0</m:t>
                  </m:r>
                </m:e>
              </m:acc>
            </m:e>
            <m:sub>
              <m:r>
                <m:t>n</m:t>
              </m:r>
            </m:sub>
          </m:sSub>
          <m:r>
            <m:rPr>
              <m:sty m:val="p"/>
            </m:rPr>
            <m:t>,</m:t>
          </m:r>
        </m:oMath>
      </m:oMathPara>
    </w:p>
    <w:p>
      <w:pPr>
        <w:pStyle w:val="FirstParagraph"/>
      </w:pPr>
      <w:r>
        <w:t xml:space="preserve">and because the</w:t>
      </w:r>
      <w:r>
        <w:t xml:space="preserve"> </w:t>
      </w:r>
      <m:oMath>
        <m:acc>
          <m:accPr>
            <m:chr m:val="̃"/>
          </m:accPr>
          <m:e>
            <m:r>
              <m:t>x</m:t>
            </m:r>
          </m:e>
        </m:acc>
      </m:oMath>
      <w:r>
        <w:t xml:space="preserve">’s and</w:t>
      </w:r>
      <w:r>
        <w:t xml:space="preserve"> </w:t>
      </w:r>
      <m:oMath>
        <m:acc>
          <m:accPr>
            <m:chr m:val="̃"/>
          </m:accPr>
          <m:e>
            <m:r>
              <m:t>y</m:t>
            </m:r>
          </m:e>
        </m:acc>
      </m:oMath>
      <w:r>
        <w:t xml:space="preserve">’s together form a basis of</w:t>
      </w:r>
      <w:r>
        <w:t xml:space="preserve"> </w:t>
      </w:r>
      <m:oMath>
        <m:sSup>
          <m:e>
            <m:r>
              <m:rPr>
                <m:scr m:val="double-struck"/>
                <m:sty m:val="p"/>
              </m:rPr>
              <m:t>R</m:t>
            </m:r>
          </m:e>
          <m:sup>
            <m:r>
              <m:t>n</m:t>
            </m:r>
          </m:sup>
        </m:sSup>
      </m:oMath>
      <w:r>
        <w:t xml:space="preserve">,</w:t>
      </w:r>
      <w:r>
        <w:t xml:space="preserve"> </w:t>
      </w:r>
      <w:r>
        <w:t xml:space="preserve">which is linearly independent,</w:t>
      </w:r>
      <w:r>
        <w:t xml:space="preserve"> </w:t>
      </w:r>
      <w:r>
        <w:t xml:space="preserve">every coefficient is</w:t>
      </w:r>
      <w:r>
        <w:t xml:space="preserve"> </w:t>
      </w:r>
      <m:oMath>
        <m:r>
          <m:t>0</m:t>
        </m:r>
      </m:oMath>
      <w:r>
        <w:t xml:space="preserve">; in particular every</w:t>
      </w:r>
      <w:r>
        <w:t xml:space="preserve"> </w:t>
      </w:r>
      <m:oMath>
        <m:sSub>
          <m:e>
            <m:r>
              <m:t>v</m:t>
            </m:r>
          </m:e>
          <m:sub>
            <m:r>
              <m:t>i</m:t>
            </m:r>
          </m:sub>
        </m:sSub>
        <m:r>
          <m:rPr>
            <m:sty m:val="p"/>
          </m:rPr>
          <m:t>=</m:t>
        </m:r>
        <m:r>
          <m:t>0</m:t>
        </m:r>
      </m:oMath>
      <w:r>
        <w:t xml:space="preserve">.</w:t>
      </w:r>
    </w:p>
    <w:p>
      <w:pPr>
        <w:pStyle w:val="BodyText"/>
      </w:pPr>
      <w:r>
        <w:rPr>
          <w:b/>
          <w:bCs/>
        </w:rPr>
        <w:t xml:space="preserve">They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Take any</w:t>
      </w:r>
      <w:r>
        <w:t xml:space="preserve"> </w:t>
      </w:r>
      <m:oMath>
        <m:acc>
          <m:accPr>
            <m:chr m:val="̃"/>
          </m:accPr>
          <m:e>
            <m:r>
              <m:t>w</m:t>
            </m:r>
          </m:e>
        </m:acc>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acc>
          <m:accPr>
            <m:chr m:val="̃"/>
          </m:accPr>
          <m:e>
            <m:r>
              <m:t>w</m:t>
            </m:r>
          </m:e>
        </m:acc>
        <m:r>
          <m:rPr>
            <m:sty m:val="p"/>
          </m:rPr>
          <m:t>=</m:t>
        </m:r>
        <m:r>
          <m:rPr>
            <m:sty m:val="bi"/>
          </m:rPr>
          <m:t>A</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w:t>
      </w:r>
      <w:r>
        <w:t xml:space="preserve"> </w:t>
      </w:r>
      <w:r>
        <w:t xml:space="preserve">Write</w:t>
      </w:r>
      <w:r>
        <w:t xml:space="preserve"> </w:t>
      </w:r>
      <m:oMath>
        <m:acc>
          <m:accPr>
            <m:chr m:val="̃"/>
          </m:accPr>
          <m:e>
            <m:r>
              <m:t>z</m:t>
            </m:r>
          </m:e>
        </m:acc>
        <m:r>
          <m:rPr>
            <m:sty m:val="p"/>
          </m:rPr>
          <m:t>=</m:t>
        </m:r>
        <m:nary>
          <m:naryPr>
            <m:chr m:val="∑"/>
            <m:limLoc m:val="undOvr"/>
            <m:subHide m:val="off"/>
            <m:supHide m:val="on"/>
          </m:naryPr>
          <m:sub>
            <m:r>
              <m:t>j</m:t>
            </m:r>
          </m:sub>
          <m:sup>
            <m:r>
              <m:t>​</m:t>
            </m:r>
          </m:sup>
          <m:e>
            <m:sSub>
              <m:e>
                <m:r>
                  <m:t>a</m:t>
                </m:r>
              </m:e>
              <m:sub>
                <m:r>
                  <m:t>j</m:t>
                </m:r>
              </m:sub>
            </m:sSub>
          </m:e>
        </m:nary>
        <m:sSub>
          <m:e>
            <m:acc>
              <m:accPr>
                <m:chr m:val="̃"/>
              </m:accPr>
              <m:e>
                <m:r>
                  <m:t>x</m:t>
                </m:r>
              </m:e>
            </m:acc>
          </m:e>
          <m:sub>
            <m:r>
              <m:t>j</m:t>
            </m:r>
          </m:sub>
        </m:sSub>
        <m:r>
          <m:rPr>
            <m:sty m:val="p"/>
          </m:rPr>
          <m:t>+</m:t>
        </m:r>
        <m:nary>
          <m:naryPr>
            <m:chr m:val="∑"/>
            <m:limLoc m:val="undOvr"/>
            <m:subHide m:val="off"/>
            <m:supHide m:val="on"/>
          </m:naryPr>
          <m:sub>
            <m:r>
              <m:t>i</m:t>
            </m:r>
          </m:sub>
          <m:sup>
            <m:r>
              <m:t>​</m:t>
            </m:r>
          </m:sup>
          <m:e>
            <m:sSub>
              <m:e>
                <m:r>
                  <m:t>b</m:t>
                </m:r>
              </m:e>
              <m:sub>
                <m:r>
                  <m:t>i</m:t>
                </m:r>
              </m:sub>
            </m:sSub>
          </m:e>
        </m:nary>
        <m:sSub>
          <m:e>
            <m:acc>
              <m:accPr>
                <m:chr m:val="̃"/>
              </m:accPr>
              <m:e>
                <m:r>
                  <m:t>y</m:t>
                </m:r>
              </m:e>
            </m:acc>
          </m:e>
          <m:sub>
            <m:r>
              <m:t>i</m:t>
            </m:r>
          </m:sub>
        </m:sSub>
      </m:oMath>
      <w:r>
        <w:t xml:space="preserve"> </w:t>
      </w:r>
      <w:r>
        <w:t xml:space="preserve">in the basis of</w:t>
      </w:r>
      <w:r>
        <w:t xml:space="preserve"> </w:t>
      </w:r>
      <m:oMath>
        <m:sSup>
          <m:e>
            <m:r>
              <m:rPr>
                <m:scr m:val="double-struck"/>
                <m:sty m:val="p"/>
              </m:rPr>
              <m:t>R</m:t>
            </m:r>
          </m:e>
          <m:sup>
            <m:r>
              <m:t>n</m:t>
            </m:r>
          </m:sup>
        </m:sSup>
      </m:oMath>
      <w:r>
        <w:t xml:space="preserve">.</w:t>
      </w:r>
      <w:r>
        <w:t xml:space="preserve"> </w:t>
      </w:r>
      <w:r>
        <w:t xml:space="preserve">Then</w:t>
      </w:r>
    </w:p>
    <w:p>
      <w:pPr>
        <w:pStyle w:val="BodyText"/>
      </w:pPr>
      <m:oMathPara>
        <m:oMathParaPr>
          <m:jc m:val="center"/>
        </m:oMathParaPr>
        <m:oMath>
          <m:eqArr>
            <m:e>
              <m:acc>
                <m:accPr>
                  <m:chr m:val="̃"/>
                </m:accPr>
                <m:e>
                  <m:r>
                    <m:t>w</m:t>
                  </m:r>
                </m:e>
              </m:acc>
              <m:r>
                <m:t>&amp;</m:t>
              </m:r>
              <m:r>
                <m:rPr>
                  <m:sty m:val="p"/>
                </m:rPr>
                <m:t>=</m:t>
              </m:r>
              <m:r>
                <m:rPr>
                  <m:sty m:val="bi"/>
                </m:rPr>
                <m:t>A</m:t>
              </m:r>
              <m:r>
                <m:t> </m:t>
              </m:r>
              <m:r>
                <m:t>​</m:t>
              </m:r>
              <m:d>
                <m:dPr>
                  <m:begChr m:val="("/>
                  <m:sepChr m:val=""/>
                  <m:endChr m:val=")"/>
                  <m:grow/>
                </m:dPr>
                <m:e>
                  <m:nary>
                    <m:naryPr>
                      <m:chr m:val="∑"/>
                      <m:limLoc m:val="undOvr"/>
                      <m:subHide m:val="off"/>
                      <m:supHide m:val="off"/>
                    </m:naryPr>
                    <m:sub>
                      <m:r>
                        <m:t>j</m:t>
                      </m:r>
                      <m:r>
                        <m:rPr>
                          <m:sty m:val="p"/>
                        </m:rPr>
                        <m:t>=</m:t>
                      </m:r>
                      <m:r>
                        <m:t>1</m:t>
                      </m:r>
                    </m:sub>
                    <m:sup>
                      <m:r>
                        <m:t>ν</m:t>
                      </m:r>
                    </m:sup>
                    <m:e>
                      <m:sSub>
                        <m:e>
                          <m:r>
                            <m:t>a</m:t>
                          </m:r>
                        </m:e>
                        <m:sub>
                          <m:r>
                            <m:t>j</m:t>
                          </m:r>
                        </m:sub>
                      </m:sSub>
                    </m:e>
                  </m:nary>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sSub>
                    <m:e>
                      <m:acc>
                        <m:accPr>
                          <m:chr m:val="̃"/>
                        </m:accPr>
                        <m:e>
                          <m:r>
                            <m:t>y</m:t>
                          </m:r>
                        </m:e>
                      </m:acc>
                    </m:e>
                    <m:sub>
                      <m:r>
                        <m:t>i</m:t>
                      </m:r>
                    </m:sub>
                  </m:sSub>
                </m:e>
              </m:d>
              <m:r>
                <m:t>​</m:t>
              </m:r>
              <m:r>
                <m:t>&amp;</m:t>
              </m:r>
              <m:r>
                <m:t>&amp;</m:t>
              </m:r>
              <m:r>
                <m:rPr>
                  <m:nor/>
                  <m:sty m:val="p"/>
                </m:rPr>
                <m:t>(substitute </m:t>
              </m:r>
              <m:acc>
                <m:accPr>
                  <m:chr m:val="̃"/>
                </m:accPr>
                <m:e>
                  <m:r>
                    <m:t>z</m:t>
                  </m:r>
                </m:e>
              </m:acc>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r>
                <m:rPr>
                  <m:sty m:val="bi"/>
                </m:rPr>
                <m:t>A</m:t>
              </m:r>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t>&amp;</m:t>
              </m:r>
              <m:r>
                <m:t>&amp;</m:t>
              </m:r>
              <m:r>
                <m:rPr>
                  <m:nor/>
                  <m:sty m:val="p"/>
                </m:rPr>
                <m:t>(</m:t>
              </m:r>
              <m:r>
                <m:rPr>
                  <m:nor/>
                  <m:sty m:val="p"/>
                </m:rPr>
                <m:t>Theorem 23</m:t>
              </m:r>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sSub>
                <m:e>
                  <m:acc>
                    <m:accPr>
                      <m:chr m:val="̃"/>
                    </m:accPr>
                    <m:e>
                      <m:r>
                        <m:t>0</m:t>
                      </m:r>
                    </m:e>
                  </m:acc>
                </m:e>
                <m:sub>
                  <m:r>
                    <m:t>m</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t>&amp;</m:t>
              </m:r>
              <m:r>
                <m:t>&amp;</m:t>
              </m:r>
              <m:r>
                <m:rPr>
                  <m:nor/>
                  <m:sty m:val="p"/>
                </m:rPr>
                <m:t>(each </m:t>
              </m:r>
              <m:sSub>
                <m:e>
                  <m:acc>
                    <m:accPr>
                      <m:chr m:val="̃"/>
                    </m:accPr>
                    <m:e>
                      <m:r>
                        <m:t>x</m:t>
                      </m:r>
                    </m:e>
                  </m:acc>
                </m:e>
                <m:sub>
                  <m:r>
                    <m:t>j</m:t>
                  </m:r>
                </m:sub>
              </m:sSub>
              <m:r>
                <m:rPr>
                  <m:sty m:val="p"/>
                </m:rPr>
                <m:t>∈</m:t>
              </m:r>
              <m:r>
                <m:rPr>
                  <m:scr m:val="script"/>
                  <m:sty m:val="p"/>
                </m:rPr>
                <m:t>N</m:t>
              </m:r>
              <m:r>
                <m:rPr>
                  <m:sty m:val="p"/>
                </m:rPr>
                <m:t>(</m:t>
              </m:r>
              <m:r>
                <m:rPr>
                  <m:sty m:val="bi"/>
                </m:rPr>
                <m:t>A</m:t>
              </m:r>
              <m:r>
                <m:rPr>
                  <m:sty m:val="p"/>
                </m:rPr>
                <m:t>)</m:t>
              </m:r>
              <m:r>
                <m:rPr>
                  <m:nor/>
                  <m:sty m:val="p"/>
                </m:rPr>
                <m:t>)</m:t>
              </m:r>
            </m:e>
            <m:e>
              <m:r>
                <m:t>&amp;</m:t>
              </m:r>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rPr>
                  <m:sty m:val="p"/>
                </m:rPr>
                <m:t>,</m:t>
              </m:r>
              <m:r>
                <m:t>&amp;</m:t>
              </m:r>
              <m:r>
                <m:t>&amp;</m:t>
              </m:r>
              <m:r>
                <m:rPr>
                  <m:nor/>
                  <m:sty m:val="p"/>
                </m:rPr>
                <m:t>(drop the zero terms)</m:t>
              </m:r>
            </m:e>
          </m:eqArr>
        </m:oMath>
      </m:oMathPara>
    </w:p>
    <w:p>
      <w:pPr>
        <w:pStyle w:val="FirstParagraph"/>
      </w:pPr>
      <w:r>
        <w:t xml:space="preserve">a linear combination of</w:t>
      </w:r>
      <w:r>
        <w:t xml:space="preserve"> </w:t>
      </w:r>
      <m:oMath>
        <m:r>
          <m:rPr>
            <m:sty m:val="bi"/>
          </m:rPr>
          <m:t>A</m:t>
        </m:r>
        <m:sSub>
          <m:e>
            <m:acc>
              <m:accPr>
                <m:chr m:val="̃"/>
              </m:accPr>
              <m:e>
                <m:r>
                  <m:t>y</m:t>
                </m:r>
              </m:e>
            </m:acc>
          </m:e>
          <m:sub>
            <m:r>
              <m:t>1</m:t>
            </m:r>
          </m:sub>
        </m:sSub>
        <m:r>
          <m:rPr>
            <m:sty m:val="p"/>
          </m:rPr>
          <m:t>,</m:t>
        </m:r>
        <m:r>
          <m:rPr>
            <m:sty m:val="p"/>
          </m:rPr>
          <m:t>…</m:t>
        </m:r>
        <m:r>
          <m:rPr>
            <m:sty m:val="p"/>
          </m:rPr>
          <m:t>,</m:t>
        </m:r>
        <m:r>
          <m:rPr>
            <m:sty m:val="bi"/>
          </m:rPr>
          <m:t>A</m:t>
        </m:r>
        <m:sSub>
          <m:e>
            <m:acc>
              <m:accPr>
                <m:chr m:val="̃"/>
              </m:accPr>
              <m:e>
                <m:r>
                  <m:t>y</m:t>
                </m:r>
              </m:e>
            </m:acc>
          </m:e>
          <m:sub>
            <m:r>
              <m:t>n</m:t>
            </m:r>
            <m:r>
              <m:rPr>
                <m:sty m:val="p"/>
              </m:rPr>
              <m:t>−</m:t>
            </m:r>
            <m:r>
              <m:t>ν</m:t>
            </m:r>
          </m:sub>
        </m:sSub>
      </m:oMath>
      <w:r>
        <w:t xml:space="preserve">.</w:t>
      </w:r>
      <w:r>
        <w:t xml:space="preserve"> </w:t>
      </w:r>
      <w:r>
        <w:t xml:space="preserve">These vectors are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their span is exactly</w:t>
      </w:r>
      <w:r>
        <w:t xml:space="preserve"> </w:t>
      </w:r>
      <m:oMath>
        <m:r>
          <m:rPr>
            <m:scr m:val="script"/>
            <m:sty m:val="p"/>
          </m:rPr>
          <m:t>C</m:t>
        </m:r>
        <m:r>
          <m:rPr>
            <m:sty m:val="p"/>
          </m:rPr>
          <m:t>(</m:t>
        </m:r>
        <m:r>
          <m:rPr>
            <m:sty m:val="bi"/>
          </m:rPr>
          <m:t>A</m:t>
        </m:r>
        <m:r>
          <m:rPr>
            <m:sty m:val="p"/>
          </m:rPr>
          <m:t>)</m:t>
        </m:r>
      </m:oMath>
      <w:r>
        <w:t xml:space="preserve">.</w:t>
      </w:r>
    </w:p>
    <w:p>
      <w:pPr>
        <w:pStyle w:val="BodyText"/>
      </w:pPr>
      <w:r>
        <w:t xml:space="preserve">So</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n</m:t>
        </m:r>
        <m:r>
          <m:rPr>
            <m:sty m:val="p"/>
          </m:rPr>
          <m:t>−</m:t>
        </m:r>
        <m:r>
          <m:t>ν</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r>
          <m:rPr>
            <m:sty m:val="p"/>
          </m:rPr>
          <m:t>−</m:t>
        </m:r>
        <m:r>
          <m:t>ν</m:t>
        </m:r>
      </m:oMath>
      <w:r>
        <w:t xml:space="preserve"> </w:t>
      </w:r>
      <w:r>
        <w:t xml:space="preserve">by</w:t>
      </w:r>
      <w:r>
        <w:t xml:space="preserve"> </w:t>
      </w:r>
      <w:hyperlink w:anchor="thm-rank-dim">
        <w:r>
          <w:rPr>
            <w:rStyle w:val="Hyperlink"/>
          </w:rPr>
          <w:t xml:space="preserve">Theorem 35</w:t>
        </w:r>
      </w:hyperlink>
      <w:r>
        <w:t xml:space="preserve">.</w:t>
      </w:r>
    </w:p>
    <w:bookmarkStart w:id="244" w:name="exm-rank-nullity"/>
    <w:p>
      <w:pPr>
        <w:pStyle w:val="BodyText"/>
      </w:pPr>
      <w:r>
        <w:rPr>
          <w:b/>
          <w:bCs/>
        </w:rPr>
        <w:t xml:space="preserve">Example 62 (Checking rank-nullity on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 </w:t>
      </w:r>
      <w:r>
        <w:t xml:space="preserve">has</w:t>
      </w:r>
      <w:r>
        <w:t xml:space="preserve"> </w:t>
      </w:r>
      <m:oMath>
        <m:r>
          <m:t>n</m:t>
        </m:r>
        <m:r>
          <m:rPr>
            <m:sty m:val="p"/>
          </m:rPr>
          <m:t>=</m:t>
        </m:r>
        <m:r>
          <m:t>3</m:t>
        </m:r>
      </m:oMath>
      <w:r>
        <w:t xml:space="preserve"> </w:t>
      </w:r>
      <w:r>
        <w:t xml:space="preserve">columns,</w:t>
      </w:r>
      <w:r>
        <w:t xml:space="preserve"> </w:t>
      </w:r>
      <w:r>
        <w:t xml:space="preserve">rank</w:t>
      </w:r>
      <w:r>
        <w:t xml:space="preserve"> </w:t>
      </w:r>
      <m:oMath>
        <m:r>
          <m:t>1</m:t>
        </m:r>
      </m:oMath>
      <w:r>
        <w:t xml:space="preserve"> </w:t>
      </w:r>
      <w:r>
        <w:t xml:space="preserve">(</w:t>
      </w:r>
      <w:hyperlink w:anchor="exm-rank-dim">
        <w:r>
          <w:rPr>
            <w:rStyle w:val="Hyperlink"/>
          </w:rPr>
          <w:t xml:space="preserve">Example 60</w:t>
        </w:r>
      </w:hyperlink>
      <w:r>
        <w:t xml:space="preserve">)</w:t>
      </w:r>
      <w:r>
        <w:t xml:space="preserve"> </w:t>
      </w:r>
      <w:r>
        <w:t xml:space="preserve">and nullity</w:t>
      </w:r>
      <w:r>
        <w:t xml:space="preserve"> </w:t>
      </w:r>
      <m:oMath>
        <m:r>
          <m:t>2</m:t>
        </m:r>
      </m:oMath>
      <w:r>
        <w:t xml:space="preserve"> </w:t>
      </w:r>
      <w:r>
        <w:t xml:space="preserve">(</w:t>
      </w:r>
      <w:hyperlink w:anchor="exm-nullity">
        <w:r>
          <w:rPr>
            <w:rStyle w:val="Hyperlink"/>
          </w:rPr>
          <w:t xml:space="preserve">Example 61</w:t>
        </w:r>
      </w:hyperlink>
      <w:r>
        <w:t xml:space="preserve">),</w:t>
      </w:r>
      <w:r>
        <w:t xml:space="preserve"> </w:t>
      </w:r>
      <w:r>
        <w:t xml:space="preserve">and</w:t>
      </w:r>
      <w:r>
        <w:t xml:space="preserve"> </w:t>
      </w:r>
      <m:oMath>
        <m:r>
          <m:t>1</m:t>
        </m:r>
        <m:r>
          <m:rPr>
            <m:sty m:val="p"/>
          </m:rPr>
          <m:t>+</m:t>
        </m:r>
        <m:r>
          <m:t>2</m:t>
        </m:r>
        <m:r>
          <m:rPr>
            <m:sty m:val="p"/>
          </m:rPr>
          <m:t>=</m:t>
        </m:r>
        <m:r>
          <m:t>3</m:t>
        </m:r>
      </m:oMath>
      <w:r>
        <w:t xml:space="preserve">.</w:t>
      </w:r>
      <w:r>
        <w:t xml:space="preserve"> </w:t>
      </w:r>
      <w:r>
        <w:t xml:space="preserve">The</w:t>
      </w:r>
      <w:r>
        <w:t xml:space="preserve"> </w:t>
      </w:r>
      <m:oMath>
        <m:r>
          <m:t>2</m:t>
        </m:r>
        <m:r>
          <m:rPr>
            <m:sty m:val="p"/>
          </m:rPr>
          <m:t>×</m:t>
        </m:r>
        <m:r>
          <m:t>2</m:t>
        </m:r>
      </m:oMath>
      <w:r>
        <w:t xml:space="preserve"> </w:t>
      </w:r>
      <w:r>
        <w:t xml:space="preserve">identity matrix has rank</w:t>
      </w:r>
      <w:r>
        <w:t xml:space="preserve"> </w:t>
      </w:r>
      <m:oMath>
        <m:r>
          <m:t>2</m:t>
        </m:r>
      </m:oMath>
      <w:r>
        <w:t xml:space="preserve"> </w:t>
      </w:r>
      <w:r>
        <w:t xml:space="preserve">and nullity</w:t>
      </w:r>
      <w:r>
        <w:t xml:space="preserve"> </w:t>
      </w:r>
      <m:oMath>
        <m:r>
          <m:t>0</m:t>
        </m:r>
      </m:oMath>
      <w:r>
        <w:t xml:space="preserve"> </w:t>
      </w:r>
      <w:r>
        <w:t xml:space="preserve">(</w:t>
      </w:r>
      <w:hyperlink w:anchor="exm-nullity">
        <w:r>
          <w:rPr>
            <w:rStyle w:val="Hyperlink"/>
          </w:rPr>
          <w:t xml:space="preserve">Example 61</w:t>
        </w:r>
      </w:hyperlink>
      <w:r>
        <w:t xml:space="preserve">),</w:t>
      </w:r>
      <w:r>
        <w:t xml:space="preserve"> </w:t>
      </w:r>
      <w:r>
        <w:t xml:space="preserve">and</w:t>
      </w:r>
      <w:r>
        <w:t xml:space="preserve"> </w:t>
      </w:r>
      <m:oMath>
        <m:r>
          <m:t>2</m:t>
        </m:r>
        <m:r>
          <m:rPr>
            <m:sty m:val="p"/>
          </m:rPr>
          <m:t>+</m:t>
        </m:r>
        <m:r>
          <m:t>0</m:t>
        </m:r>
        <m:r>
          <m:rPr>
            <m:sty m:val="p"/>
          </m:rPr>
          <m:t>=</m:t>
        </m:r>
        <m:r>
          <m:t>2</m:t>
        </m:r>
      </m:oMath>
      <w:r>
        <w:t xml:space="preserve">.</w:t>
      </w:r>
    </w:p>
    <w:bookmarkEnd w:id="244"/>
    <w:bookmarkStart w:id="245" w:name="thm-rank-product"/>
    <w:p>
      <w:pPr>
        <w:pStyle w:val="BodyText"/>
      </w:pPr>
      <w:r>
        <w:rPr>
          <w:b/>
          <w:bCs/>
        </w:rPr>
        <w:t xml:space="preserve">Theorem 37 (Multiplying on the right cannot increase the rank)</w:t>
      </w:r>
      <w:r>
        <w:t xml:space="preserve"> </w:t>
      </w:r>
      <w:r>
        <w:t xml:space="preserve">If</w:t>
      </w:r>
      <w:r>
        <w:t xml:space="preserve"> </w:t>
      </w:r>
      <m:oMath>
        <m:r>
          <m:rPr>
            <m:sty m:val="bi"/>
          </m:rPr>
          <m:t>A</m:t>
        </m:r>
      </m:oMath>
      <w:r>
        <w:t xml:space="preserve"> </w:t>
      </w:r>
      <w:r>
        <w:t xml:space="preserve">is</w:t>
      </w:r>
      <w:r>
        <w:t xml:space="preserve"> </w:t>
      </w:r>
      <m:oMath>
        <m:r>
          <m:t>m</m:t>
        </m:r>
        <m:r>
          <m:rPr>
            <m:sty m:val="p"/>
          </m:rPr>
          <m:t>×</m:t>
        </m:r>
        <m:r>
          <m:t>n</m:t>
        </m:r>
      </m:oMath>
      <w:r>
        <w:t xml:space="preserve"> </w:t>
      </w:r>
      <w:r>
        <w:t xml:space="preserve">and</w:t>
      </w:r>
      <w:r>
        <w:t xml:space="preserve"> </w:t>
      </w:r>
      <m:oMath>
        <m:r>
          <m:rPr>
            <m:sty m:val="bi"/>
          </m:rPr>
          <m:t>B</m:t>
        </m:r>
      </m:oMath>
      <w:r>
        <w:t xml:space="preserve"> </w:t>
      </w:r>
      <w:r>
        <w:t xml:space="preserve">is</w:t>
      </w:r>
      <w:r>
        <w:t xml:space="preserve"> </w:t>
      </w:r>
      <m:oMath>
        <m:r>
          <m:t>n</m:t>
        </m:r>
        <m:r>
          <m:rPr>
            <m:sty m:val="p"/>
          </m:rPr>
          <m:t>×</m:t>
        </m:r>
        <m:r>
          <m:t>k</m:t>
        </m:r>
      </m:oMath>
      <w:r>
        <w:t xml:space="preserve">, then</w:t>
      </w:r>
    </w:p>
    <w:p>
      <w:pPr>
        <w:pStyle w:val="BodyText"/>
      </w:pPr>
      <m:oMathPara>
        <m:oMathParaPr>
          <m:jc m:val="center"/>
        </m:oMathParaPr>
        <m:oMath>
          <m:r>
            <m:rPr>
              <m:sty m:val="p"/>
            </m:rPr>
            <m:t>rank</m:t>
          </m:r>
          <m:r>
            <m:rPr>
              <m:sty m:val="p"/>
            </m:rPr>
            <m:t>(</m:t>
          </m:r>
          <m:r>
            <m:rPr>
              <m:sty m:val="bi"/>
            </m:rPr>
            <m:t>A</m:t>
          </m:r>
          <m:r>
            <m:rPr>
              <m:sty m:val="bi"/>
            </m:rPr>
            <m:t>B</m:t>
          </m:r>
          <m:r>
            <m:rPr>
              <m:sty m:val="p"/>
            </m:rPr>
            <m:t>)</m:t>
          </m:r>
          <m:r>
            <m:rPr>
              <m:sty m:val="p"/>
            </m:rPr>
            <m:t>≤</m:t>
          </m:r>
          <m:r>
            <m:rPr>
              <m:sty m:val="p"/>
            </m:rPr>
            <m:t>rank</m:t>
          </m:r>
          <m:r>
            <m:rPr>
              <m:sty m:val="p"/>
            </m:rPr>
            <m:t>(</m:t>
          </m:r>
          <m:r>
            <m:rPr>
              <m:sty m:val="bi"/>
            </m:rPr>
            <m:t>A</m:t>
          </m:r>
          <m:r>
            <m:rPr>
              <m:sty m:val="p"/>
            </m:rPr>
            <m:t>)</m:t>
          </m:r>
          <m:r>
            <m:rPr>
              <m:sty m:val="p"/>
            </m:rPr>
            <m:t>.</m:t>
          </m:r>
        </m:oMath>
      </m:oMathPara>
    </w:p>
    <w:bookmarkEnd w:id="245"/>
    <w:p>
      <w:pPr>
        <w:pStyle w:val="FirstParagraph"/>
      </w:pPr>
      <w:r>
        <w:rPr>
          <w:i/>
          <w:iCs/>
        </w:rPr>
        <w:t xml:space="preserve">Proof</w:t>
      </w:r>
      <w:r>
        <w:t xml:space="preserve">. </w:t>
      </w:r>
      <m:oMath>
        <m:r>
          <m:rPr>
            <m:scr m:val="script"/>
            <m:sty m:val="p"/>
          </m:rPr>
          <m:t>C</m:t>
        </m:r>
        <m:r>
          <m:rPr>
            <m:sty m:val="p"/>
          </m:rPr>
          <m:t>(</m:t>
        </m:r>
        <m:r>
          <m:rPr>
            <m:sty m:val="bi"/>
          </m:rPr>
          <m:t>A</m:t>
        </m:r>
        <m:r>
          <m:rPr>
            <m:sty m:val="bi"/>
          </m:rPr>
          <m:t>B</m:t>
        </m:r>
        <m:r>
          <m:rPr>
            <m:sty m:val="p"/>
          </m:rPr>
          <m:t>)</m:t>
        </m:r>
        <m:r>
          <m:rPr>
            <m:sty m:val="p"/>
          </m:rPr>
          <m:t>⊆</m:t>
        </m:r>
        <m:r>
          <m:rPr>
            <m:scr m:val="script"/>
            <m:sty m:val="p"/>
          </m:rPr>
          <m:t>C</m:t>
        </m:r>
        <m:r>
          <m:rPr>
            <m:sty m:val="p"/>
          </m:rPr>
          <m:t>(</m:t>
        </m:r>
        <m:r>
          <m:rPr>
            <m:sty m:val="bi"/>
          </m:rPr>
          <m:t>A</m:t>
        </m:r>
        <m:r>
          <m:rPr>
            <m:sty m:val="p"/>
          </m:rPr>
          <m:t>)</m:t>
        </m:r>
      </m:oMath>
      <w:r>
        <w:rPr>
          <w:b/>
          <w:bCs/>
        </w:rPr>
        <w:t xml:space="preserve">.</w:t>
      </w:r>
      <w:r>
        <w:t xml:space="preserve"> </w:t>
      </w:r>
      <w:r>
        <w:t xml:space="preserve">Any vector in</w:t>
      </w:r>
      <w:r>
        <w:t xml:space="preserve"> </w:t>
      </w:r>
      <m:oMath>
        <m:r>
          <m:rPr>
            <m:scr m:val="script"/>
            <m:sty m:val="p"/>
          </m:rPr>
          <m:t>C</m:t>
        </m:r>
        <m:r>
          <m:rPr>
            <m:sty m:val="p"/>
          </m:rPr>
          <m:t>(</m:t>
        </m:r>
        <m:r>
          <m:rPr>
            <m:sty m:val="bi"/>
          </m:rPr>
          <m:t>A</m:t>
        </m:r>
        <m:r>
          <m:rPr>
            <m:sty m:val="bi"/>
          </m:rPr>
          <m:t>B</m:t>
        </m:r>
        <m:r>
          <m:rPr>
            <m:sty m:val="p"/>
          </m:rPr>
          <m:t>)</m:t>
        </m:r>
      </m:oMath>
      <w:r>
        <w:t xml:space="preserve"> </w:t>
      </w:r>
      <w:r>
        <w:t xml:space="preserve">is</w:t>
      </w:r>
      <w:r>
        <w:t xml:space="preserve"> </w:t>
      </w:r>
      <m:oMath>
        <m:r>
          <m:rPr>
            <m:sty m:val="p"/>
          </m:rPr>
          <m:t>(</m:t>
        </m:r>
        <m:r>
          <m:rPr>
            <m:sty m:val="bi"/>
          </m:rPr>
          <m:t>A</m:t>
        </m:r>
        <m:r>
          <m:rPr>
            <m:sty m:val="bi"/>
          </m:rPr>
          <m:t>B</m:t>
        </m:r>
        <m:r>
          <m:rPr>
            <m:sty m:val="p"/>
          </m:rPr>
          <m:t>)</m:t>
        </m:r>
        <m:r>
          <m:t> </m:t>
        </m:r>
        <m:acc>
          <m:accPr>
            <m:chr m:val="̃"/>
          </m:accPr>
          <m:e>
            <m:r>
              <m:t>x</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k</m:t>
            </m:r>
          </m:sup>
        </m:sSup>
      </m:oMath>
      <w:r>
        <w:t xml:space="preserve"> </w:t>
      </w:r>
      <w:r>
        <w:t xml:space="preserve">(</w:t>
      </w:r>
      <w:hyperlink w:anchor="def-column-space">
        <w:r>
          <w:rPr>
            <w:rStyle w:val="Hyperlink"/>
          </w:rPr>
          <w:t xml:space="preserve">Definition 45</w:t>
        </w:r>
      </w:hyperlink>
      <w:r>
        <w:t xml:space="preserve">), and</w:t>
      </w:r>
    </w:p>
    <w:p>
      <w:pPr>
        <w:pStyle w:val="BodyText"/>
      </w:pPr>
      <m:oMathPara>
        <m:oMathParaPr>
          <m:jc m:val="center"/>
        </m:oMathParaPr>
        <m:oMath>
          <m:eqArr>
            <m:e>
              <m:r>
                <m:rPr>
                  <m:sty m:val="p"/>
                </m:rPr>
                <m:t>(</m:t>
              </m:r>
              <m:r>
                <m:rPr>
                  <m:sty m:val="bi"/>
                </m:rPr>
                <m:t>A</m:t>
              </m:r>
              <m:r>
                <m:rPr>
                  <m:sty m:val="bi"/>
                </m:rPr>
                <m:t>B</m:t>
              </m:r>
              <m:r>
                <m:rPr>
                  <m:sty m:val="p"/>
                </m:rPr>
                <m:t>)</m:t>
              </m:r>
              <m:r>
                <m:t> </m:t>
              </m:r>
              <m:acc>
                <m:accPr>
                  <m:chr m:val="̃"/>
                </m:accPr>
                <m:e>
                  <m:r>
                    <m:t>x</m:t>
                  </m:r>
                </m:e>
              </m:acc>
              <m:r>
                <m:t>&amp;</m:t>
              </m:r>
              <m:r>
                <m:rPr>
                  <m:sty m:val="p"/>
                </m:rPr>
                <m:t>=</m:t>
              </m:r>
              <m:r>
                <m:rPr>
                  <m:sty m:val="bi"/>
                </m:rPr>
                <m:t>A</m:t>
              </m:r>
              <m:r>
                <m:t> </m:t>
              </m:r>
              <m:r>
                <m:rPr>
                  <m:sty m:val="p"/>
                </m:rPr>
                <m:t>(</m:t>
              </m:r>
              <m:r>
                <m:rPr>
                  <m:sty m:val="bi"/>
                </m:rPr>
                <m:t>B</m:t>
              </m:r>
              <m:acc>
                <m:accPr>
                  <m:chr m:val="̃"/>
                </m:accPr>
                <m:e>
                  <m:r>
                    <m:t>x</m:t>
                  </m:r>
                </m:e>
              </m:acc>
              <m:r>
                <m:rPr>
                  <m:sty m:val="p"/>
                </m:rPr>
                <m:t>)</m:t>
              </m:r>
              <m:r>
                <m:t>&amp;</m:t>
              </m:r>
              <m:r>
                <m:t>&amp;</m:t>
              </m:r>
              <m:r>
                <m:rPr>
                  <m:nor/>
                  <m:sty m:val="p"/>
                </m:rPr>
                <m:t>(</m:t>
              </m:r>
              <m:r>
                <m:rPr>
                  <m:nor/>
                  <m:sty m:val="p"/>
                </m:rPr>
                <m:t>Theorem 8</m:t>
              </m:r>
              <m:r>
                <m:rPr>
                  <m:nor/>
                  <m:sty m:val="p"/>
                </m:rPr>
                <m:t>)</m:t>
              </m:r>
            </m:e>
          </m:eqArr>
        </m:oMath>
      </m:oMathPara>
    </w:p>
    <w:p>
      <w:pPr>
        <w:pStyle w:val="FirstParagraph"/>
      </w:pPr>
      <w:r>
        <w:t xml:space="preserve">is</w:t>
      </w:r>
      <w:r>
        <w:t xml:space="preserve"> </w:t>
      </w:r>
      <m:oMath>
        <m:r>
          <m:rPr>
            <m:sty m:val="bi"/>
          </m:rPr>
          <m:t>A</m:t>
        </m:r>
      </m:oMath>
      <w:r>
        <w:t xml:space="preserve"> </w:t>
      </w:r>
      <w:r>
        <w:t xml:space="preserve">times the vector</w:t>
      </w:r>
      <w:r>
        <w:t xml:space="preserve"> </w:t>
      </w:r>
      <m:oMath>
        <m:r>
          <m:rPr>
            <m:sty m:val="bi"/>
          </m:rPr>
          <m:t>B</m:t>
        </m:r>
        <m:acc>
          <m:accPr>
            <m:chr m:val="̃"/>
          </m:accPr>
          <m:e>
            <m:r>
              <m:t>x</m:t>
            </m:r>
          </m:e>
        </m:acc>
        <m:r>
          <m:rPr>
            <m:sty m:val="p"/>
          </m:rPr>
          <m:t>∈</m:t>
        </m:r>
        <m:sSup>
          <m:e>
            <m:r>
              <m:rPr>
                <m:scr m:val="double-struck"/>
                <m:sty m:val="p"/>
              </m:rPr>
              <m:t>R</m:t>
            </m:r>
          </m:e>
          <m:sup>
            <m:r>
              <m:t>n</m:t>
            </m:r>
          </m:sup>
        </m:sSup>
      </m:oMath>
      <w:r>
        <w:t xml:space="preserve">,</w:t>
      </w:r>
      <w:r>
        <w:t xml:space="preserve"> </w:t>
      </w:r>
      <w:r>
        <w:t xml:space="preserve">so it is in</w:t>
      </w:r>
      <w:r>
        <w:t xml:space="preserve"> </w:t>
      </w:r>
      <m:oMath>
        <m:r>
          <m:rPr>
            <m:scr m:val="script"/>
            <m:sty m:val="p"/>
          </m:rPr>
          <m:t>C</m:t>
        </m:r>
        <m:r>
          <m:rPr>
            <m:sty m:val="p"/>
          </m:rPr>
          <m:t>(</m:t>
        </m:r>
        <m:r>
          <m:rPr>
            <m:sty m:val="bi"/>
          </m:rPr>
          <m:t>A</m:t>
        </m:r>
        <m:r>
          <m:rPr>
            <m:sty m:val="p"/>
          </m:rPr>
          <m:t>)</m:t>
        </m:r>
      </m:oMath>
      <w:r>
        <w:t xml:space="preserve">.</w:t>
      </w:r>
    </w:p>
    <w:p>
      <w:pPr>
        <w:pStyle w:val="BodyText"/>
      </w:pPr>
      <w:r>
        <w:rPr>
          <w:b/>
          <w:bCs/>
        </w:rPr>
        <w:t xml:space="preserve">Compare dimensions.</w:t>
      </w:r>
      <w:r>
        <w:t xml:space="preserve"> </w:t>
      </w:r>
      <w:r>
        <w:t xml:space="preserve">Both column spaces are subspaces (</w:t>
      </w:r>
      <w:hyperlink w:anchor="thm-column-space-span">
        <w:r>
          <w:rPr>
            <w:rStyle w:val="Hyperlink"/>
          </w:rPr>
          <w:t xml:space="preserve">Theorem 31</w:t>
        </w:r>
      </w:hyperlink>
      <w:r>
        <w:t xml:space="preserve">), so</w:t>
      </w:r>
    </w:p>
    <w:p>
      <w:pPr>
        <w:pStyle w:val="BodyText"/>
      </w:pPr>
      <m:oMathPara>
        <m:oMathParaPr>
          <m:jc m:val="center"/>
        </m:oMathParaPr>
        <m:oMath>
          <m:eqArr>
            <m:e>
              <m:r>
                <m:rPr>
                  <m:sty m:val="p"/>
                </m:rPr>
                <m:t>rank</m:t>
              </m:r>
              <m:r>
                <m:rPr>
                  <m:sty m:val="p"/>
                </m:rPr>
                <m:t>(</m:t>
              </m:r>
              <m:r>
                <m:rPr>
                  <m:sty m:val="bi"/>
                </m:rPr>
                <m:t>A</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bi"/>
                    </m:rPr>
                    <m:t>B</m:t>
                  </m:r>
                  <m:r>
                    <m:rPr>
                      <m:sty m:val="p"/>
                    </m:rPr>
                    <m:t>)</m:t>
                  </m:r>
                </m:e>
              </m:d>
              <m:r>
                <m:t>​</m:t>
              </m:r>
              <m:r>
                <m:t>&amp;</m:t>
              </m:r>
              <m:r>
                <m:t>&amp;</m:t>
              </m:r>
              <m:r>
                <m:rPr>
                  <m:nor/>
                  <m:sty m:val="p"/>
                </m:rPr>
                <m:t>(</m:t>
              </m:r>
              <m:r>
                <m:rPr>
                  <m:nor/>
                  <m:sty m:val="p"/>
                </m:rPr>
                <m:t>Theorem 35</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29</m:t>
              </m:r>
              <m:r>
                <m:rPr>
                  <m:nor/>
                  <m:sty m:val="p"/>
                </m:rPr>
                <m:t>, part 2)</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35</m:t>
              </m:r>
              <m:r>
                <m:rPr>
                  <m:nor/>
                  <m:sty m:val="p"/>
                </m:rPr>
                <m:t>)</m:t>
              </m:r>
            </m:e>
          </m:eqArr>
        </m:oMath>
      </m:oMathPara>
    </w:p>
    <w:bookmarkStart w:id="246" w:name="exm-rank-product"/>
    <w:p>
      <w:pPr>
        <w:pStyle w:val="FirstParagraph"/>
      </w:pPr>
      <w:r>
        <w:rPr>
          <w:b/>
          <w:bCs/>
        </w:rPr>
        <w:t xml:space="preserve">Example 63 (A product can lose rank)</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1</m:t>
                    </m:r>
                  </m:e>
                  <m:e>
                    <m:r>
                      <m:t>0</m:t>
                    </m:r>
                  </m:e>
                </m:mr>
              </m:m>
            </m:e>
          </m:d>
          <m:r>
            <m:rPr>
              <m:sty m:val="p"/>
            </m:rPr>
            <m:t>,</m:t>
          </m:r>
          <m:r>
            <m:t>  </m:t>
          </m:r>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r>
                      <m:rPr>
                        <m:sty m:val="p"/>
                      </m:rPr>
                      <m:t>⋅</m:t>
                    </m:r>
                    <m:r>
                      <m:t>1</m:t>
                    </m:r>
                  </m:e>
                  <m:e>
                    <m:r>
                      <m:t>1</m:t>
                    </m:r>
                    <m:r>
                      <m:rPr>
                        <m:sty m:val="p"/>
                      </m:rPr>
                      <m:t>⋅</m:t>
                    </m:r>
                    <m:r>
                      <m:t>0</m:t>
                    </m:r>
                    <m:r>
                      <m:rPr>
                        <m:sty m:val="p"/>
                      </m:rPr>
                      <m:t>+</m:t>
                    </m:r>
                    <m:r>
                      <m:t>0</m:t>
                    </m:r>
                    <m:r>
                      <m:rPr>
                        <m:sty m:val="p"/>
                      </m:rPr>
                      <m:t>⋅</m:t>
                    </m:r>
                    <m:r>
                      <m:t>0</m:t>
                    </m:r>
                  </m:e>
                </m:mr>
                <m:mr>
                  <m:e>
                    <m:r>
                      <m:t>0</m:t>
                    </m:r>
                    <m:r>
                      <m:rPr>
                        <m:sty m:val="p"/>
                      </m:rPr>
                      <m:t>⋅</m:t>
                    </m:r>
                    <m:r>
                      <m:t>0</m:t>
                    </m:r>
                    <m:r>
                      <m:rPr>
                        <m:sty m:val="p"/>
                      </m:rPr>
                      <m:t>+</m:t>
                    </m:r>
                    <m:r>
                      <m:t>0</m:t>
                    </m:r>
                    <m:r>
                      <m:rPr>
                        <m:sty m:val="p"/>
                      </m:rPr>
                      <m:t>⋅</m:t>
                    </m:r>
                    <m:r>
                      <m:t>1</m:t>
                    </m:r>
                  </m:e>
                  <m:e>
                    <m:r>
                      <m:t>0</m:t>
                    </m:r>
                    <m:r>
                      <m:rPr>
                        <m:sty m:val="p"/>
                      </m:rPr>
                      <m:t>⋅</m:t>
                    </m:r>
                    <m:r>
                      <m:t>0</m:t>
                    </m:r>
                    <m:r>
                      <m:rPr>
                        <m:sty m:val="p"/>
                      </m:rPr>
                      <m:t>+</m:t>
                    </m:r>
                    <m:r>
                      <m:t>0</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
            </m:e>
          </m:d>
          <m:r>
            <m:rPr>
              <m:sty m:val="p"/>
            </m:rPr>
            <m:t>.</m:t>
          </m:r>
        </m:oMath>
      </m:oMathPara>
    </w:p>
    <w:p>
      <w:pPr>
        <w:pStyle w:val="FirstParagraph"/>
      </w:pPr>
      <m:oMath>
        <m:r>
          <m:rPr>
            <m:sty m:val="bi"/>
          </m:rPr>
          <m:t>A</m:t>
        </m:r>
      </m:oMath>
      <w:r>
        <w:t xml:space="preserve"> </w:t>
      </w:r>
      <w:r>
        <w:t xml:space="preserve">has rank</w:t>
      </w:r>
      <w:r>
        <w:t xml:space="preserve"> </w:t>
      </w:r>
      <m:oMath>
        <m:r>
          <m:t>1</m:t>
        </m:r>
      </m:oMath>
      <w:r>
        <w:t xml:space="preserve">, but</w:t>
      </w:r>
      <w:r>
        <w:t xml:space="preserve"> </w:t>
      </w:r>
      <m:oMath>
        <m:r>
          <m:rPr>
            <m:sty m:val="bi"/>
          </m:rPr>
          <m:t>A</m:t>
        </m:r>
        <m:r>
          <m:rPr>
            <m:sty m:val="bi"/>
          </m:rPr>
          <m:t>B</m:t>
        </m:r>
      </m:oMath>
      <w:r>
        <w:t xml:space="preserve"> </w:t>
      </w:r>
      <w:r>
        <w:t xml:space="preserve">has rank</w:t>
      </w:r>
      <w:r>
        <w:t xml:space="preserve"> </w:t>
      </w:r>
      <m:oMath>
        <m:r>
          <m:t>0</m:t>
        </m:r>
      </m:oMath>
      <w:r>
        <w:t xml:space="preserve">,</w:t>
      </w:r>
      <w:r>
        <w:t xml:space="preserve"> </w:t>
      </w:r>
      <w:r>
        <w:t xml:space="preserve">so the inequality in</w:t>
      </w:r>
      <w:r>
        <w:t xml:space="preserve"> </w:t>
      </w:r>
      <w:hyperlink w:anchor="thm-rank-product">
        <w:r>
          <w:rPr>
            <w:rStyle w:val="Hyperlink"/>
          </w:rPr>
          <w:t xml:space="preserve">Theorem 37</w:t>
        </w:r>
      </w:hyperlink>
      <w:r>
        <w:t xml:space="preserve"> </w:t>
      </w:r>
      <w:r>
        <w:t xml:space="preserve">can be strict.</w:t>
      </w:r>
      <w:r>
        <w:t xml:space="preserve"> </w:t>
      </w:r>
      <w:r>
        <w:t xml:space="preserve">With the</w:t>
      </w:r>
      <w:r>
        <w:t xml:space="preserve"> </w:t>
      </w:r>
      <m:oMath>
        <m:r>
          <m:t>2</m:t>
        </m:r>
        <m:r>
          <m:rPr>
            <m:sty m:val="p"/>
          </m:rPr>
          <m:t>×</m:t>
        </m:r>
        <m:r>
          <m:t>2</m:t>
        </m:r>
      </m:oMath>
      <w:r>
        <w:t xml:space="preserve"> </w:t>
      </w:r>
      <w:r>
        <w:t xml:space="preserve">identity in place of</w:t>
      </w:r>
      <w:r>
        <w:t xml:space="preserve"> </w:t>
      </w:r>
      <m:oMath>
        <m:r>
          <m:rPr>
            <m:sty m:val="bi"/>
          </m:rPr>
          <m:t>B</m:t>
        </m:r>
      </m:oMath>
      <w:r>
        <w:t xml:space="preserve">,</w:t>
      </w:r>
      <w:r>
        <w:t xml:space="preserve"> </w:t>
      </w:r>
      <m:oMath>
        <m:r>
          <m:rPr>
            <m:sty m:val="bi"/>
          </m:rPr>
          <m:t>A</m:t>
        </m:r>
        <m:r>
          <m:rPr>
            <m:sty m:val="bi"/>
          </m:rPr>
          <m:t>I</m:t>
        </m:r>
        <m:r>
          <m:rPr>
            <m:sty m:val="p"/>
          </m:rPr>
          <m:t>=</m:t>
        </m:r>
        <m:r>
          <m:rPr>
            <m:sty m:val="bi"/>
          </m:rPr>
          <m:t>A</m:t>
        </m:r>
      </m:oMath>
      <w:r>
        <w:t xml:space="preserve"> </w:t>
      </w:r>
      <w:r>
        <w:t xml:space="preserve">keeps rank</w:t>
      </w:r>
      <w:r>
        <w:t xml:space="preserve"> </w:t>
      </w:r>
      <m:oMath>
        <m:r>
          <m:t>1</m:t>
        </m:r>
      </m:oMath>
      <w:r>
        <w:t xml:space="preserve">, and the inequality is an equality.</w:t>
      </w:r>
    </w:p>
    <w:bookmarkEnd w:id="246"/>
    <w:bookmarkStart w:id="247" w:name="thm-rank-transpose"/>
    <w:p>
      <w:pPr>
        <w:pStyle w:val="BodyText"/>
      </w:pPr>
      <w:r>
        <w:rPr>
          <w:b/>
          <w:bCs/>
        </w:rPr>
        <w:t xml:space="preserve">Theorem 38 (Fundamental theorem of ranks)</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p"/>
                </m:rPr>
                <m:t>)</m:t>
              </m:r>
            </m:e>
            <m:e>
              <m:r>
                <m:t>&amp;</m:t>
              </m:r>
              <m:r>
                <m:rPr>
                  <m:sty m:val="p"/>
                </m:rPr>
                <m:t>=</m:t>
              </m:r>
              <m:r>
                <m:rPr>
                  <m:sty m:val="p"/>
                </m:rPr>
                <m:t>rank</m:t>
              </m:r>
              <m:r>
                <m:rPr>
                  <m:sty m:val="p"/>
                </m:rPr>
                <m:t>(</m:t>
              </m:r>
              <m:sSup>
                <m:e>
                  <m:r>
                    <m:rPr>
                      <m:sty m:val="bi"/>
                    </m:rPr>
                    <m:t>A</m:t>
                  </m:r>
                </m:e>
                <m:sup>
                  <m:r>
                    <m:rPr>
                      <m:sty m:val="p"/>
                    </m:rPr>
                    <m:t>⊤</m:t>
                  </m:r>
                </m:sup>
              </m:sSup>
              <m:r>
                <m:rPr>
                  <m:sty m:val="bi"/>
                </m:rPr>
                <m:t>A</m:t>
              </m:r>
              <m:r>
                <m:rPr>
                  <m:sty m:val="p"/>
                </m:rPr>
                <m: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rPr>
                  <m:sty m:val="p"/>
                </m:rPr>
                <m:t>.</m:t>
              </m:r>
            </m:e>
          </m:eqArr>
        </m:oMath>
      </m:oMathPara>
    </w:p>
    <w:p>
      <w:pPr>
        <w:pStyle w:val="FirstParagraph"/>
      </w:pPr>
      <w:r>
        <w:t xml:space="preserve">In particular, the largest number of linearly independent rows of</w:t>
      </w:r>
      <w:r>
        <w:t xml:space="preserve"> </w:t>
      </w:r>
      <m:oMath>
        <m:r>
          <m:rPr>
            <m:sty m:val="bi"/>
          </m:rPr>
          <m:t>A</m:t>
        </m:r>
      </m:oMath>
      <w:r>
        <w:t xml:space="preserve"> </w:t>
      </w:r>
      <w:r>
        <w:t xml:space="preserve">equals the largest number of linearly independent columns.</w:t>
      </w:r>
    </w:p>
    <w:bookmarkEnd w:id="247"/>
    <w:p>
      <w:pPr>
        <w:pStyle w:val="BodyText"/>
      </w:pPr>
      <w:r>
        <w:rPr>
          <w:i/>
          <w:iCs/>
        </w:rPr>
        <w:t xml:space="preserve">Proof</w:t>
      </w:r>
      <w:r>
        <w:t xml:space="preserve">. </w:t>
      </w:r>
      <m:oMath>
        <m:r>
          <m:rPr>
            <m:sty m:val="p"/>
          </m:rPr>
          <m:t>rank</m:t>
        </m:r>
        <m:r>
          <m:rPr>
            <m:sty m:val="p"/>
          </m:rPr>
          <m:t>(</m:t>
        </m:r>
        <m:sSup>
          <m:e>
            <m:r>
              <m:rPr>
                <m:sty m:val="bi"/>
              </m:rPr>
              <m:t>A</m:t>
            </m:r>
          </m:e>
          <m:sup>
            <m:r>
              <m:rPr>
                <m:sty m:val="p"/>
              </m:rPr>
              <m:t>⊤</m:t>
            </m:r>
          </m:sup>
        </m:sSup>
        <m:r>
          <m:rPr>
            <m:sty m:val="bi"/>
          </m:rPr>
          <m:t>A</m:t>
        </m:r>
        <m:r>
          <m:rPr>
            <m:sty m:val="p"/>
          </m:rPr>
          <m:t>)</m:t>
        </m:r>
        <m:r>
          <m:rPr>
            <m:sty m:val="p"/>
          </m:rPr>
          <m:t>=</m:t>
        </m:r>
        <m:r>
          <m:rPr>
            <m:sty m:val="p"/>
          </m:rPr>
          <m:t>rank</m:t>
        </m:r>
        <m:r>
          <m:rPr>
            <m:sty m:val="p"/>
          </m:rPr>
          <m:t>(</m:t>
        </m:r>
        <m:r>
          <m:rPr>
            <m:sty m:val="bi"/>
          </m:rPr>
          <m:t>A</m:t>
        </m:r>
        <m:r>
          <m:rPr>
            <m:sty m:val="p"/>
          </m:rPr>
          <m:t>)</m:t>
        </m:r>
      </m:oMath>
      <w:r>
        <w:rPr>
          <w:b/>
          <w:bCs/>
        </w:rPr>
        <w:t xml:space="preserve">.</w:t>
      </w:r>
      <w:r>
        <w:t xml:space="preserve"> </w:t>
      </w:r>
      <w:r>
        <w:t xml:space="preserve">Both matrices have</w:t>
      </w:r>
      <w:r>
        <w:t xml:space="preserve"> </w:t>
      </w:r>
      <m:oMath>
        <m:r>
          <m:t>n</m:t>
        </m:r>
      </m:oMath>
      <w:r>
        <w:t xml:space="preserve"> </w:t>
      </w:r>
      <w:r>
        <w:t xml:space="preserve">columns,</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t xml:space="preserve"> </w:t>
      </w:r>
      <w:r>
        <w:t xml:space="preserve">(</w:t>
      </w:r>
      <w:hyperlink w:anchor="thm-null-gram">
        <w:r>
          <w:rPr>
            <w:rStyle w:val="Hyperlink"/>
          </w:rPr>
          <w:t xml:space="preserve">Theorem 34</w:t>
        </w:r>
      </w:hyperlink>
      <w:r>
        <w:t xml:space="preserve">),</w:t>
      </w:r>
      <w:r>
        <w:t xml:space="preserve"> </w:t>
      </w:r>
      <w:r>
        <w:t xml:space="preserve">so they have the same nullity (</w:t>
      </w:r>
      <w:hyperlink w:anchor="def-nullity">
        <w:r>
          <w:rPr>
            <w:rStyle w:val="Hyperlink"/>
          </w:rPr>
          <w:t xml:space="preserve">Definition 48</w:t>
        </w:r>
      </w:hyperlink>
      <w:r>
        <w:t xml:space="preserve">).</w:t>
      </w:r>
      <w:r>
        <w:t xml:space="preserve"> </w:t>
      </w:r>
      <w:r>
        <w:t xml:space="preserve">Then</w:t>
      </w:r>
    </w:p>
    <w:p>
      <w:pPr>
        <w:pStyle w:val="BodyText"/>
      </w:pPr>
      <m:oMathPara>
        <m:oMathParaPr>
          <m:jc m:val="center"/>
        </m:oMathParaPr>
        <m:oMath>
          <m:eqArr>
            <m:e>
              <m:r>
                <m:rPr>
                  <m:sty m:val="p"/>
                </m:rPr>
                <m:t>rank</m:t>
              </m:r>
              <m:r>
                <m:rPr>
                  <m:sty m:val="p"/>
                </m:rPr>
                <m:t>(</m:t>
              </m:r>
              <m:sSup>
                <m:e>
                  <m:r>
                    <m:rPr>
                      <m:sty m:val="bi"/>
                    </m:rPr>
                    <m:t>A</m:t>
                  </m:r>
                </m:e>
                <m:sup>
                  <m:r>
                    <m:rPr>
                      <m:sty m:val="p"/>
                    </m:rPr>
                    <m:t>⊤</m:t>
                  </m:r>
                </m:sup>
              </m:sSup>
              <m:r>
                <m:rPr>
                  <m:sty m:val="bi"/>
                </m:rPr>
                <m:t>A</m:t>
              </m:r>
              <m:r>
                <m:rPr>
                  <m:sty m:val="p"/>
                </m:rPr>
                <m:t>)</m:t>
              </m:r>
              <m:r>
                <m:t>&amp;</m:t>
              </m:r>
              <m:r>
                <m:rPr>
                  <m:sty m:val="p"/>
                </m:rPr>
                <m:t>=</m:t>
              </m:r>
              <m:r>
                <m:t>n</m:t>
              </m:r>
              <m:r>
                <m:rPr>
                  <m:sty m:val="p"/>
                </m:rPr>
                <m:t>−</m:t>
              </m:r>
              <m:r>
                <m:rPr>
                  <m:sty m:val="p"/>
                </m:rPr>
                <m:t>nullity</m:t>
              </m:r>
              <m:r>
                <m:rPr>
                  <m:sty m:val="p"/>
                </m:rPr>
                <m:t>(</m:t>
              </m:r>
              <m:sSup>
                <m:e>
                  <m:r>
                    <m:rPr>
                      <m:sty m:val="bi"/>
                    </m:rPr>
                    <m:t>A</m:t>
                  </m:r>
                </m:e>
                <m:sup>
                  <m:r>
                    <m:rPr>
                      <m:sty m:val="p"/>
                    </m:rPr>
                    <m:t>⊤</m:t>
                  </m:r>
                </m:sup>
              </m:sSup>
              <m:r>
                <m:rPr>
                  <m:sty m:val="bi"/>
                </m:rPr>
                <m:t>A</m:t>
              </m:r>
              <m:r>
                <m:rPr>
                  <m:sty m:val="p"/>
                </m:rPr>
                <m:t>)</m:t>
              </m:r>
              <m:r>
                <m:t>&amp;</m:t>
              </m:r>
              <m:r>
                <m:t>&amp;</m:t>
              </m:r>
              <m:r>
                <m:rPr>
                  <m:nor/>
                  <m:sty m:val="p"/>
                </m:rPr>
                <m:t>(</m:t>
              </m:r>
              <m:r>
                <m:rPr>
                  <m:nor/>
                  <m:sty m:val="p"/>
                </m:rPr>
                <m:t>Theorem 36</m:t>
              </m:r>
              <m:r>
                <m:rPr>
                  <m:nor/>
                  <m:sty m:val="p"/>
                </m:rPr>
                <m:t>)</m:t>
              </m:r>
            </m:e>
            <m:e>
              <m:r>
                <m:t>&amp;</m:t>
              </m:r>
              <m:r>
                <m:rPr>
                  <m:sty m:val="p"/>
                </m:rPr>
                <m:t>=</m:t>
              </m:r>
              <m:r>
                <m:t>n</m:t>
              </m:r>
              <m:r>
                <m:rPr>
                  <m:sty m:val="p"/>
                </m:rPr>
                <m:t>−</m:t>
              </m:r>
              <m:r>
                <m:rPr>
                  <m:sty m:val="p"/>
                </m:rPr>
                <m:t>nullity</m:t>
              </m:r>
              <m:r>
                <m:rPr>
                  <m:sty m:val="p"/>
                </m:rPr>
                <m:t>(</m:t>
              </m:r>
              <m:r>
                <m:rPr>
                  <m:sty m:val="bi"/>
                </m:rPr>
                <m:t>A</m:t>
              </m:r>
              <m:r>
                <m:rPr>
                  <m:sty m:val="p"/>
                </m:rPr>
                <m:t>)</m:t>
              </m:r>
              <m:r>
                <m:t>&amp;</m:t>
              </m:r>
              <m:r>
                <m:t>&amp;</m:t>
              </m:r>
              <m:r>
                <m:rPr>
                  <m:nor/>
                  <m:sty m:val="p"/>
                </m:rPr>
                <m:t>(equal null spaces)</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36</m:t>
              </m:r>
              <m:r>
                <m:rPr>
                  <m:nor/>
                  <m:sty m:val="p"/>
                </m:rPr>
                <m:t>)</m:t>
              </m:r>
            </m:e>
          </m:eqArr>
        </m:oMath>
      </m:oMathPara>
    </w:p>
    <w:p>
      <w:pPr>
        <w:pStyle w:val="FirstParagraph"/>
      </w:pPr>
      <m:oMath>
        <m:r>
          <m:rPr>
            <m:sty m:val="p"/>
          </m:rPr>
          <m:t>rank</m:t>
        </m:r>
        <m:r>
          <m:rPr>
            <m:sty m:val="p"/>
          </m:rPr>
          <m:t>(</m:t>
        </m:r>
        <m:r>
          <m:rPr>
            <m:sty m:val="bi"/>
          </m:rPr>
          <m:t>A</m:t>
        </m:r>
        <m:sSup>
          <m:e>
            <m:r>
              <m:rPr>
                <m:sty m:val="bi"/>
              </m:rPr>
              <m:t>A</m:t>
            </m:r>
          </m:e>
          <m:sup>
            <m:r>
              <m:rPr>
                <m:sty m:val="p"/>
              </m:rPr>
              <m:t>⊤</m:t>
            </m:r>
          </m:sup>
        </m:sSup>
        <m:r>
          <m:rPr>
            <m:sty m:val="p"/>
          </m:rPr>
          <m:t>)</m:t>
        </m:r>
        <m:r>
          <m:rPr>
            <m:sty m:val="p"/>
          </m:rPr>
          <m:t>=</m:t>
        </m:r>
        <m:r>
          <m:rPr>
            <m:sty m:val="p"/>
          </m:rPr>
          <m:t>rank</m:t>
        </m:r>
        <m:r>
          <m:rPr>
            <m:sty m:val="p"/>
          </m:rPr>
          <m:t>(</m:t>
        </m:r>
        <m:sSup>
          <m:e>
            <m:r>
              <m:rPr>
                <m:sty m:val="bi"/>
              </m:rPr>
              <m:t>A</m:t>
            </m:r>
          </m:e>
          <m:sup>
            <m:r>
              <m:rPr>
                <m:sty m:val="p"/>
              </m:rPr>
              <m:t>⊤</m:t>
            </m:r>
          </m:sup>
        </m:sSup>
        <m:r>
          <m:rPr>
            <m:sty m:val="p"/>
          </m:rPr>
          <m:t>)</m:t>
        </m:r>
      </m:oMath>
      <w:r>
        <w:rPr>
          <w:b/>
          <w:bCs/>
        </w:rPr>
        <w:t xml:space="preserve">.</w:t>
      </w:r>
      <w:r>
        <w:t xml:space="preserve"> </w:t>
      </w:r>
      <w:r>
        <w:t xml:space="preserve">Apply the previous step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p>
    <w:p>
      <w:pPr>
        <w:pStyle w:val="BodyText"/>
      </w:pPr>
      <w:r>
        <w:rPr>
          <w:b/>
          <w:bCs/>
        </w:rPr>
        <w:t xml:space="preserve">Chain the inequalities.</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bi"/>
                </m:rPr>
                <m:t>A</m:t>
              </m:r>
              <m:r>
                <m:rPr>
                  <m:sty m:val="p"/>
                </m:rPr>
                <m:t>)</m:t>
              </m:r>
              <m:r>
                <m:t>&amp;</m:t>
              </m:r>
              <m:r>
                <m:t>&amp;</m:t>
              </m:r>
              <m:r>
                <m:rPr>
                  <m:nor/>
                  <m:sty m:val="p"/>
                </m:rPr>
                <m:t>(first step)</m:t>
              </m:r>
            </m:e>
            <m:e>
              <m:r>
                <m:t>&amp;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37</m:t>
              </m:r>
              <m:r>
                <m:rPr>
                  <m:nor/>
                  <m:sty m:val="p"/>
                </m:rPr>
                <m:t>, with </m:t>
              </m:r>
              <m:sSup>
                <m:e>
                  <m:r>
                    <m:rPr>
                      <m:sty m:val="bi"/>
                    </m:rPr>
                    <m:t>A</m:t>
                  </m:r>
                </m:e>
                <m:sup>
                  <m:r>
                    <m:rPr>
                      <m:sty m:val="p"/>
                    </m:rPr>
                    <m:t>⊤</m:t>
                  </m:r>
                </m:sup>
              </m:sSup>
              <m:r>
                <m:rPr>
                  <m:nor/>
                  <m:sty m:val="p"/>
                </m:rPr>
                <m:t> on the left)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t>&amp;</m:t>
              </m:r>
              <m:r>
                <m:t>&amp;</m:t>
              </m:r>
              <m:r>
                <m:rPr>
                  <m:nor/>
                  <m:sty m:val="p"/>
                </m:rPr>
                <m:t>(second step)</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37</m:t>
              </m:r>
              <m:r>
                <m:rPr>
                  <m:nor/>
                  <m:sty m:val="p"/>
                </m:rPr>
                <m:t>, with </m:t>
              </m:r>
              <m:r>
                <m:rPr>
                  <m:sty m:val="bi"/>
                </m:rPr>
                <m:t>A</m:t>
              </m:r>
              <m:r>
                <m:rPr>
                  <m:nor/>
                  <m:sty m:val="p"/>
                </m:rPr>
                <m:t> on the left)</m:t>
              </m:r>
            </m:e>
          </m:eqArr>
        </m:oMath>
      </m:oMathPara>
    </w:p>
    <w:p>
      <w:pPr>
        <w:pStyle w:val="FirstParagraph"/>
      </w:pPr>
      <w:r>
        <w:t xml:space="preserve">The chain starts and ends at</w:t>
      </w:r>
      <w:r>
        <w:t xml:space="preserve"> </w:t>
      </w:r>
      <m:oMath>
        <m:r>
          <m:rPr>
            <m:sty m:val="p"/>
          </m:rPr>
          <m:t>rank</m:t>
        </m:r>
        <m:r>
          <m:rPr>
            <m:sty m:val="p"/>
          </m:rPr>
          <m:t>(</m:t>
        </m:r>
        <m:r>
          <m:rPr>
            <m:sty m:val="bi"/>
          </m:rPr>
          <m:t>A</m:t>
        </m:r>
        <m:r>
          <m:rPr>
            <m:sty m:val="p"/>
          </m:rPr>
          <m:t>)</m:t>
        </m:r>
      </m:oMath>
      <w:r>
        <w:t xml:space="preserve">,</w:t>
      </w:r>
      <w:r>
        <w:t xml:space="preserve"> </w:t>
      </w:r>
      <w:r>
        <w:t xml:space="preserve">so every quantity in it equals</w:t>
      </w:r>
      <w:r>
        <w:t xml:space="preserve"> </w:t>
      </w:r>
      <m:oMath>
        <m:r>
          <m:rPr>
            <m:sty m:val="p"/>
          </m:rPr>
          <m:t>rank</m:t>
        </m:r>
        <m:r>
          <m:rPr>
            <m:sty m:val="p"/>
          </m:rPr>
          <m:t>(</m:t>
        </m:r>
        <m:r>
          <m:rPr>
            <m:sty m:val="bi"/>
          </m:rPr>
          <m:t>A</m:t>
        </m:r>
        <m:r>
          <m:rPr>
            <m:sty m:val="p"/>
          </m:rPr>
          <m:t>)</m:t>
        </m:r>
      </m:oMath>
      <w:r>
        <w:t xml:space="preserve">.</w:t>
      </w:r>
      <w:r>
        <w:t xml:space="preserve"> </w:t>
      </w:r>
      <w:r>
        <w:t xml:space="preserve">The columns of</w:t>
      </w:r>
      <w:r>
        <w:t xml:space="preserve"> </w:t>
      </w:r>
      <m:oMath>
        <m:sSup>
          <m:e>
            <m:r>
              <m:rPr>
                <m:sty m:val="bi"/>
              </m:rPr>
              <m:t>A</m:t>
            </m:r>
          </m:e>
          <m:sup>
            <m:r>
              <m:rPr>
                <m:sty m:val="p"/>
              </m:rPr>
              <m:t>⊤</m:t>
            </m:r>
          </m:sup>
        </m:sSup>
      </m:oMath>
      <w:r>
        <w:t xml:space="preserve"> </w:t>
      </w:r>
      <w:r>
        <w:t xml:space="preserve">are the rows of</w:t>
      </w:r>
      <w:r>
        <w:t xml:space="preserve"> </w:t>
      </w:r>
      <m:oMath>
        <m:r>
          <m:rPr>
            <m:sty m:val="bi"/>
          </m:rPr>
          <m:t>A</m:t>
        </m:r>
      </m:oMath>
      <w:r>
        <w:t xml:space="preserve">,</w:t>
      </w:r>
      <w:r>
        <w:t xml:space="preserve"> </w:t>
      </w:r>
      <w:r>
        <w:t xml:space="preserve">which gives the statement about rows.</w:t>
      </w:r>
    </w:p>
    <w:bookmarkStart w:id="248" w:name="exm-rank-transpose"/>
    <w:p>
      <w:pPr>
        <w:pStyle w:val="BodyText"/>
      </w:pPr>
      <w:r>
        <w:rPr>
          <w:b/>
          <w:bCs/>
        </w:rPr>
        <w:t xml:space="preserve">Example 64 (Four equal ranks)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exm-rank-dim">
        <w:r>
          <w:rPr>
            <w:rStyle w:val="Hyperlink"/>
          </w:rPr>
          <w:t xml:space="preserve">Example 60</w:t>
        </w:r>
      </w:hyperlink>
      <w:r>
        <w:t xml:space="preserve">).</w:t>
      </w:r>
      <w:r>
        <w:t xml:space="preserve"> </w:t>
      </w:r>
      <w:r>
        <w:t xml:space="preserve">Its transpose</w:t>
      </w:r>
      <w:r>
        <w:t xml:space="preserve"> </w:t>
      </w: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oMath>
      <w:r>
        <w:t xml:space="preserve"> </w:t>
      </w:r>
      <w:r>
        <w:t xml:space="preserve">has second column</w:t>
      </w:r>
      <w:r>
        <w:t xml:space="preserve"> </w:t>
      </w:r>
      <m:oMath>
        <m:r>
          <m:t>3</m:t>
        </m:r>
      </m:oMath>
      <w:r>
        <w:t xml:space="preserve"> </w:t>
      </w:r>
      <w:r>
        <w:t xml:space="preserve">times its first, so its rank is</w:t>
      </w:r>
      <w:r>
        <w:t xml:space="preserve"> </w:t>
      </w:r>
      <m:oMath>
        <m:r>
          <m:t>1</m:t>
        </m:r>
      </m:oMath>
      <w:r>
        <w:t xml:space="preserve">.</w:t>
      </w:r>
      <w:r>
        <w:t xml:space="preserve"> </w:t>
      </w:r>
      <m:oMath>
        <m:sSup>
          <m:e>
            <m:r>
              <m:rPr>
                <m:sty m:val="bi"/>
              </m:rPr>
              <m:t>A</m:t>
            </m:r>
          </m:e>
          <m:sup>
            <m:r>
              <m:rPr>
                <m:sty m:val="p"/>
              </m:rPr>
              <m:t>⊤</m:t>
            </m:r>
          </m:sup>
        </m:sSup>
        <m:r>
          <m:rPr>
            <m:sty m:val="bi"/>
          </m:rPr>
          <m:t>A</m:t>
        </m:r>
      </m:oMath>
      <w:r>
        <w:t xml:space="preserve"> </w:t>
      </w:r>
      <w:r>
        <w:t xml:space="preserve">in</w:t>
      </w:r>
      <w:r>
        <w:t xml:space="preserve"> </w:t>
      </w:r>
      <w:hyperlink w:anchor="exm-null-gram">
        <w:r>
          <w:rPr>
            <w:rStyle w:val="Hyperlink"/>
          </w:rPr>
          <w:t xml:space="preserve">Example 59</w:t>
        </w:r>
      </w:hyperlink>
      <w:r>
        <w:t xml:space="preserve"> </w:t>
      </w:r>
      <w:r>
        <w:t xml:space="preserve">has every row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its rank is</w:t>
      </w:r>
      <w:r>
        <w:t xml:space="preserve"> </w:t>
      </w:r>
      <m:oMath>
        <m:r>
          <m:t>1</m:t>
        </m:r>
      </m:oMath>
      <w:r>
        <w:t xml:space="preserve"> </w:t>
      </w:r>
      <w:r>
        <w:t xml:space="preserve">too, and</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rPr>
                            <m:sty m:val="p"/>
                          </m:rPr>
                          <m:t>(</m:t>
                        </m:r>
                        <m:r>
                          <m:rPr>
                            <m:sty m:val="p"/>
                          </m:rPr>
                          <m:t>−</m:t>
                        </m:r>
                        <m:r>
                          <m:t>2</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rPr>
                            <m:sty m:val="p"/>
                          </m:rPr>
                          <m:t>−</m:t>
                        </m:r>
                        <m:r>
                          <m:t>2</m:t>
                        </m:r>
                        <m:r>
                          <m:rPr>
                            <m:sty m:val="p"/>
                          </m:rPr>
                          <m:t>)</m:t>
                        </m:r>
                      </m:e>
                      <m:e>
                        <m:r>
                          <m:t>1</m:t>
                        </m:r>
                        <m:r>
                          <m:rPr>
                            <m:sty m:val="p"/>
                          </m:rPr>
                          <m:t>⋅</m:t>
                        </m:r>
                        <m:r>
                          <m:t>3</m:t>
                        </m:r>
                        <m:r>
                          <m:rPr>
                            <m:sty m:val="p"/>
                          </m:rPr>
                          <m:t>+</m:t>
                        </m:r>
                        <m:r>
                          <m:rPr>
                            <m:sty m:val="p"/>
                          </m:rPr>
                          <m:t>(</m:t>
                        </m:r>
                        <m:r>
                          <m:rPr>
                            <m:sty m:val="p"/>
                          </m:rPr>
                          <m:t>−</m:t>
                        </m:r>
                        <m:r>
                          <m:t>2</m:t>
                        </m:r>
                        <m:r>
                          <m:rPr>
                            <m:sty m:val="p"/>
                          </m:rPr>
                          <m:t>)</m:t>
                        </m:r>
                        <m:r>
                          <m:rPr>
                            <m:sty m:val="p"/>
                          </m:rPr>
                          <m:t>(</m:t>
                        </m:r>
                        <m:r>
                          <m:rPr>
                            <m:sty m:val="p"/>
                          </m:rPr>
                          <m:t>−</m:t>
                        </m:r>
                        <m:r>
                          <m:t>6</m:t>
                        </m:r>
                        <m:r>
                          <m:rPr>
                            <m:sty m:val="p"/>
                          </m:rPr>
                          <m:t>)</m:t>
                        </m:r>
                        <m:r>
                          <m:rPr>
                            <m:sty m:val="p"/>
                          </m:rPr>
                          <m:t>+</m:t>
                        </m:r>
                        <m:r>
                          <m:rPr>
                            <m:sty m:val="p"/>
                          </m:rPr>
                          <m:t>(</m:t>
                        </m:r>
                        <m:r>
                          <m:rPr>
                            <m:sty m:val="p"/>
                          </m:rPr>
                          <m:t>−</m:t>
                        </m:r>
                        <m:r>
                          <m:t>2</m:t>
                        </m:r>
                        <m:r>
                          <m:rPr>
                            <m:sty m:val="p"/>
                          </m:rPr>
                          <m:t>)</m:t>
                        </m:r>
                        <m:r>
                          <m:rPr>
                            <m:sty m:val="p"/>
                          </m:rPr>
                          <m:t>(</m:t>
                        </m:r>
                        <m:r>
                          <m:rPr>
                            <m:sty m:val="p"/>
                          </m:rPr>
                          <m:t>−</m:t>
                        </m:r>
                        <m:r>
                          <m:t>6</m:t>
                        </m:r>
                        <m:r>
                          <m:rPr>
                            <m:sty m:val="p"/>
                          </m:rPr>
                          <m:t>)</m:t>
                        </m:r>
                      </m:e>
                    </m:mr>
                    <m:mr>
                      <m:e>
                        <m:r>
                          <m:t>3</m:t>
                        </m:r>
                        <m:r>
                          <m:rPr>
                            <m:sty m:val="p"/>
                          </m:rPr>
                          <m:t>⋅</m:t>
                        </m:r>
                        <m:r>
                          <m:t>1</m:t>
                        </m:r>
                        <m:r>
                          <m:rPr>
                            <m:sty m:val="p"/>
                          </m:rPr>
                          <m:t>+</m:t>
                        </m:r>
                        <m:r>
                          <m:rPr>
                            <m:sty m:val="p"/>
                          </m:rPr>
                          <m:t>(</m:t>
                        </m:r>
                        <m:r>
                          <m:rPr>
                            <m:sty m:val="p"/>
                          </m:rPr>
                          <m:t>−</m:t>
                        </m:r>
                        <m:r>
                          <m:t>6</m:t>
                        </m:r>
                        <m:r>
                          <m:rPr>
                            <m:sty m:val="p"/>
                          </m:rPr>
                          <m:t>)</m:t>
                        </m:r>
                        <m:r>
                          <m:rPr>
                            <m:sty m:val="p"/>
                          </m:rPr>
                          <m:t>(</m:t>
                        </m:r>
                        <m:r>
                          <m:rPr>
                            <m:sty m:val="p"/>
                          </m:rPr>
                          <m:t>−</m:t>
                        </m:r>
                        <m:r>
                          <m:t>2</m:t>
                        </m:r>
                        <m:r>
                          <m:rPr>
                            <m:sty m:val="p"/>
                          </m:rPr>
                          <m:t>)</m:t>
                        </m:r>
                        <m:r>
                          <m:rPr>
                            <m:sty m:val="p"/>
                          </m:rPr>
                          <m:t>+</m:t>
                        </m:r>
                        <m:r>
                          <m:rPr>
                            <m:sty m:val="p"/>
                          </m:rPr>
                          <m:t>(</m:t>
                        </m:r>
                        <m:r>
                          <m:rPr>
                            <m:sty m:val="p"/>
                          </m:rPr>
                          <m:t>−</m:t>
                        </m:r>
                        <m:r>
                          <m:t>6</m:t>
                        </m:r>
                        <m:r>
                          <m:rPr>
                            <m:sty m:val="p"/>
                          </m:rPr>
                          <m:t>)</m:t>
                        </m:r>
                        <m:r>
                          <m:rPr>
                            <m:sty m:val="p"/>
                          </m:rPr>
                          <m:t>(</m:t>
                        </m:r>
                        <m:r>
                          <m:rPr>
                            <m:sty m:val="p"/>
                          </m:rPr>
                          <m:t>−</m:t>
                        </m:r>
                        <m:r>
                          <m:t>2</m:t>
                        </m:r>
                        <m:r>
                          <m:rPr>
                            <m:sty m:val="p"/>
                          </m:rPr>
                          <m:t>)</m:t>
                        </m:r>
                      </m:e>
                      <m:e>
                        <m:r>
                          <m:t>3</m:t>
                        </m:r>
                        <m:r>
                          <m:rPr>
                            <m:sty m:val="p"/>
                          </m:rPr>
                          <m:t>⋅</m:t>
                        </m:r>
                        <m:r>
                          <m:t>3</m:t>
                        </m:r>
                        <m:r>
                          <m:rPr>
                            <m:sty m:val="p"/>
                          </m:rPr>
                          <m:t>+</m:t>
                        </m:r>
                        <m:r>
                          <m:rPr>
                            <m:sty m:val="p"/>
                          </m:rPr>
                          <m:t>(</m:t>
                        </m:r>
                        <m:r>
                          <m:rPr>
                            <m:sty m:val="p"/>
                          </m:rPr>
                          <m:t>−</m:t>
                        </m:r>
                        <m:r>
                          <m:t>6</m:t>
                        </m:r>
                        <m:r>
                          <m:rPr>
                            <m:sty m:val="p"/>
                          </m:rPr>
                          <m:t>)</m:t>
                        </m:r>
                        <m:r>
                          <m:rPr>
                            <m:sty m:val="p"/>
                          </m:rPr>
                          <m:t>(</m:t>
                        </m:r>
                        <m:r>
                          <m:rPr>
                            <m:sty m:val="p"/>
                          </m:rPr>
                          <m:t>−</m:t>
                        </m:r>
                        <m:r>
                          <m:t>6</m:t>
                        </m:r>
                        <m:r>
                          <m:rPr>
                            <m:sty m:val="p"/>
                          </m:rPr>
                          <m:t>)</m:t>
                        </m:r>
                        <m:r>
                          <m:rPr>
                            <m:sty m:val="p"/>
                          </m:rPr>
                          <m:t>+</m:t>
                        </m:r>
                        <m:r>
                          <m:rPr>
                            <m:sty m:val="p"/>
                          </m:rPr>
                          <m:t>(</m:t>
                        </m:r>
                        <m:r>
                          <m:rPr>
                            <m:sty m:val="p"/>
                          </m:rPr>
                          <m:t>−</m:t>
                        </m:r>
                        <m:r>
                          <m:t>6</m:t>
                        </m:r>
                        <m:r>
                          <m:rPr>
                            <m:sty m:val="p"/>
                          </m:rPr>
                          <m:t>)</m:t>
                        </m:r>
                        <m:r>
                          <m:rPr>
                            <m:sty m:val="p"/>
                          </m:rPr>
                          <m:t>(</m:t>
                        </m:r>
                        <m:r>
                          <m:rPr>
                            <m:sty m:val="p"/>
                          </m:rPr>
                          <m:t>−</m:t>
                        </m:r>
                        <m:r>
                          <m:t>6</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9</m:t>
                        </m:r>
                      </m:e>
                      <m:e>
                        <m:r>
                          <m:t>27</m:t>
                        </m:r>
                      </m:e>
                    </m:mr>
                    <m:mr>
                      <m:e>
                        <m:r>
                          <m:t>27</m:t>
                        </m:r>
                      </m:e>
                      <m:e>
                        <m:r>
                          <m:t>81</m:t>
                        </m:r>
                      </m:e>
                    </m:mr>
                  </m:m>
                </m:e>
              </m:d>
              <m:r>
                <m:rPr>
                  <m:sty m:val="p"/>
                </m:rPr>
                <m:t>,</m:t>
              </m:r>
            </m:e>
          </m:eqArr>
        </m:oMath>
      </m:oMathPara>
    </w:p>
    <w:p>
      <w:pPr>
        <w:pStyle w:val="FirstParagraph"/>
      </w:pPr>
      <w:r>
        <w:t xml:space="preserve">whose second column is</w:t>
      </w:r>
      <w:r>
        <w:t xml:space="preserve"> </w:t>
      </w:r>
      <m:oMath>
        <m:r>
          <m:t>3</m:t>
        </m:r>
      </m:oMath>
      <w:r>
        <w:t xml:space="preserve"> </w:t>
      </w:r>
      <w:r>
        <w:t xml:space="preserve">times its first, so its rank is</w:t>
      </w:r>
      <w:r>
        <w:t xml:space="preserve"> </w:t>
      </w:r>
      <m:oMath>
        <m:r>
          <m:t>1</m:t>
        </m:r>
      </m:oMath>
      <w:r>
        <w:t xml:space="preserve">.</w:t>
      </w:r>
    </w:p>
    <w:bookmarkEnd w:id="248"/>
    <w:bookmarkStart w:id="249" w:name="cor-rank-bound"/>
    <w:p>
      <w:pPr>
        <w:pStyle w:val="BodyText"/>
      </w:pPr>
      <w:r>
        <w:rPr>
          <w:b/>
          <w:bCs/>
        </w:rPr>
        <w:t xml:space="preserve">Corollary 3 (The rank is at most the smaller dimension)</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ty m:val="p"/>
          </m:rPr>
          <m:t>rank</m:t>
        </m:r>
        <m:r>
          <m:rPr>
            <m:sty m:val="p"/>
          </m:rPr>
          <m:t>(</m:t>
        </m:r>
        <m:r>
          <m:rPr>
            <m:sty m:val="bi"/>
          </m:rPr>
          <m:t>A</m:t>
        </m:r>
        <m:r>
          <m:rPr>
            <m:sty m:val="p"/>
          </m:rPr>
          <m:t>)</m:t>
        </m:r>
        <m:r>
          <m:rPr>
            <m:sty m:val="p"/>
          </m:rPr>
          <m:t>≤</m:t>
        </m:r>
        <m:r>
          <m:rPr>
            <m:sty m:val="p"/>
          </m:rPr>
          <m:t>min</m:t>
        </m:r>
        <m:r>
          <m:t>​</m:t>
        </m:r>
        <m:d>
          <m:dPr>
            <m:begChr m:val="{"/>
            <m:sepChr m:val=""/>
            <m:endChr m:val="}"/>
            <m:grow/>
          </m:dPr>
          <m:e>
            <m:r>
              <m:t>m</m:t>
            </m:r>
            <m:r>
              <m:rPr>
                <m:sty m:val="p"/>
              </m:rPr>
              <m:t>,</m:t>
            </m:r>
            <m:r>
              <m:t>n</m:t>
            </m:r>
          </m:e>
        </m:d>
        <m:r>
          <m:t>​</m:t>
        </m:r>
      </m:oMath>
      <w:r>
        <w:t xml:space="preserve">.</w:t>
      </w:r>
    </w:p>
    <w:bookmarkEnd w:id="249"/>
    <w:p>
      <w:pPr>
        <w:pStyle w:val="BodyText"/>
      </w:pPr>
      <w:r>
        <w:rPr>
          <w:i/>
          <w:iCs/>
        </w:rPr>
        <w:t xml:space="preserve">Proof</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 at most</w:t>
      </w:r>
      <w:r>
        <w:t xml:space="preserve"> </w:t>
      </w:r>
      <m:oMath>
        <m:r>
          <m:t>n</m:t>
        </m:r>
      </m:oMath>
      <w:r>
        <w:t xml:space="preserve"> </w:t>
      </w:r>
      <w:r>
        <w:t xml:space="preserve">of them are linearly independent,</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def-rank">
        <w:r>
          <w:rPr>
            <w:rStyle w:val="Hyperlink"/>
          </w:rPr>
          <w:t xml:space="preserve">Definition 38</w:t>
        </w:r>
      </w:hyperlink>
      <w:r>
        <w:t xml:space="preserve">).</w:t>
      </w:r>
      <w:r>
        <w:t xml:space="preserve"> </w:t>
      </w:r>
      <w:r>
        <w:t xml:space="preserve">Likewise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w:t>
      </w:r>
      <w:r>
        <w:t xml:space="preserve"> </w:t>
      </w:r>
      <w:r>
        <w:t xml:space="preserve">so</w:t>
      </w:r>
      <w:r>
        <w:t xml:space="preserve"> </w:t>
      </w:r>
      <m:oMath>
        <m:r>
          <m:rPr>
            <m:sty m:val="p"/>
          </m:rPr>
          <m:t>rank</m:t>
        </m:r>
        <m:r>
          <m:rPr>
            <m:sty m:val="p"/>
          </m:rPr>
          <m:t>(</m:t>
        </m:r>
        <m:r>
          <m:rPr>
            <m:sty m:val="bi"/>
          </m:rPr>
          <m:t>A</m:t>
        </m:r>
        <m:r>
          <m:rPr>
            <m:sty m:val="p"/>
          </m:rPr>
          <m:t>)</m:t>
        </m:r>
        <m:r>
          <m:rPr>
            <m:sty m:val="p"/>
          </m:rPr>
          <m:t>=</m:t>
        </m:r>
        <m:r>
          <m:rPr>
            <m:sty m:val="p"/>
          </m:rPr>
          <m:t>rank</m:t>
        </m:r>
        <m:r>
          <m:rPr>
            <m:sty m:val="p"/>
          </m:rPr>
          <m:t>(</m:t>
        </m:r>
        <m:sSup>
          <m:e>
            <m:r>
              <m:rPr>
                <m:sty m:val="bi"/>
              </m:rPr>
              <m:t>A</m:t>
            </m:r>
          </m:e>
          <m:sup>
            <m:r>
              <m:rPr>
                <m:sty m:val="p"/>
              </m:rPr>
              <m:t>⊤</m:t>
            </m:r>
          </m:sup>
        </m:sSup>
        <m:r>
          <m:rPr>
            <m:sty m:val="p"/>
          </m:rPr>
          <m:t>)</m:t>
        </m:r>
        <m:r>
          <m:rPr>
            <m:sty m:val="p"/>
          </m:rPr>
          <m:t>≤</m:t>
        </m:r>
        <m:r>
          <m:t>m</m:t>
        </m:r>
      </m:oMath>
      <w:r>
        <w:t xml:space="preserve"> </w:t>
      </w:r>
      <w:r>
        <w:t xml:space="preserve">(</w:t>
      </w:r>
      <w:hyperlink w:anchor="thm-rank-transpose">
        <w:r>
          <w:rPr>
            <w:rStyle w:val="Hyperlink"/>
          </w:rPr>
          <w:t xml:space="preserve">Theorem 38</w:t>
        </w:r>
      </w:hyperlink>
      <w:r>
        <w:t xml:space="preserve">).</w:t>
      </w:r>
    </w:p>
    <w:bookmarkStart w:id="250" w:name="exm-rank-bound"/>
    <w:p>
      <w:pPr>
        <w:pStyle w:val="BodyText"/>
      </w:pPr>
      <w:r>
        <w:rPr>
          <w:b/>
          <w:bCs/>
        </w:rPr>
        <w:t xml:space="preserve">Example 65 (A</w:t>
      </w:r>
      <w:r>
        <w:rPr>
          <w:b/>
          <w:bCs/>
        </w:rPr>
        <w:t xml:space="preserve"> </w:t>
      </w:r>
      <m:oMath>
        <m:r>
          <m:t>2</m:t>
        </m:r>
        <m:r>
          <m:rPr>
            <m:sty m:val="p"/>
          </m:rPr>
          <m:t>×</m:t>
        </m:r>
        <m:r>
          <m:t>3</m:t>
        </m:r>
      </m:oMath>
      <w:r>
        <w:rPr>
          <w:b/>
          <w:bCs/>
        </w:rPr>
        <w:t xml:space="preserve"> </w:t>
      </w:r>
      <w:r>
        <w:rPr>
          <w:b/>
          <w:bCs/>
        </w:rPr>
        <w:t xml:space="preserve">matrix has rank at most</w:t>
      </w:r>
      <w:r>
        <w:rPr>
          <w:b/>
          <w:bCs/>
        </w:rPr>
        <w:t xml:space="preserve"> </w:t>
      </w:r>
      <m:oMath>
        <m:r>
          <m:t>2</m:t>
        </m:r>
      </m:oMath>
      <w:r>
        <w:rPr>
          <w:b/>
          <w:bCs/>
        </w:rPr>
        <w:t xml:space="preserve">)</w:t>
      </w:r>
      <w:r>
        <w:t xml:space="preserve"> </w:t>
      </w:r>
      <w:r>
        <w:t xml:space="preserve">By</w:t>
      </w:r>
      <w:r>
        <w:t xml:space="preserve"> </w:t>
      </w:r>
      <w:hyperlink w:anchor="cor-rank-bound">
        <w:r>
          <w:rPr>
            <w:rStyle w:val="Hyperlink"/>
          </w:rPr>
          <w:t xml:space="preserve">Corollary 3</w:t>
        </w:r>
      </w:hyperlink>
      <w:r>
        <w:t xml:space="preserve">, every</w:t>
      </w:r>
      <w:r>
        <w:t xml:space="preserve"> </w:t>
      </w:r>
      <m:oMath>
        <m:r>
          <m:t>2</m:t>
        </m:r>
        <m:r>
          <m:rPr>
            <m:sty m:val="p"/>
          </m:rPr>
          <m:t>×</m:t>
        </m:r>
        <m:r>
          <m:t>3</m:t>
        </m:r>
      </m:oMath>
      <w:r>
        <w:t xml:space="preserve"> </w:t>
      </w:r>
      <w:r>
        <w:t xml:space="preserve">matrix has rank at most</w:t>
      </w:r>
      <w:r>
        <w:t xml:space="preserve"> </w:t>
      </w:r>
      <m:oMath>
        <m:r>
          <m:rPr>
            <m:sty m:val="p"/>
          </m:rPr>
          <m:t>min</m:t>
        </m:r>
        <m:r>
          <m:t>​</m:t>
        </m:r>
        <m:d>
          <m:dPr>
            <m:begChr m:val="{"/>
            <m:sepChr m:val=""/>
            <m:endChr m:val="}"/>
            <m:grow/>
          </m:dPr>
          <m:e>
            <m:r>
              <m:t>2</m:t>
            </m:r>
            <m:r>
              <m:rPr>
                <m:sty m:val="p"/>
              </m:rPr>
              <m:t>,</m:t>
            </m:r>
            <m:r>
              <m:t>3</m:t>
            </m:r>
          </m:e>
        </m:d>
        <m:r>
          <m:t>​</m:t>
        </m:r>
        <m:r>
          <m:rPr>
            <m:sty m:val="p"/>
          </m:rPr>
          <m:t>=</m:t>
        </m:r>
        <m:r>
          <m:t>2</m:t>
        </m:r>
      </m:oMath>
      <w:r>
        <w:t xml:space="preserve">,</w:t>
      </w:r>
      <w:r>
        <w:t xml:space="preserve"> </w:t>
      </w:r>
      <w:r>
        <w:t xml:space="preserve">even though it has</w:t>
      </w:r>
      <w:r>
        <w:t xml:space="preserve"> </w:t>
      </w:r>
      <m:oMath>
        <m:r>
          <m:t>3</m:t>
        </m:r>
      </m:oMath>
      <w:r>
        <w:t xml:space="preserve"> </w:t>
      </w:r>
      <w:r>
        <w:t xml:space="preserve">columns.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rem-full-column-rank-shape">
        <w:r>
          <w:rPr>
            <w:rStyle w:val="Hyperlink"/>
          </w:rPr>
          <w:t xml:space="preserve">Remark 14</w:t>
        </w:r>
      </w:hyperlink>
      <w:r>
        <w:t xml:space="preserve"> </w:t>
      </w:r>
      <w:r>
        <w:t xml:space="preserve">reaches that bound:</w:t>
      </w:r>
      <w:r>
        <w:t xml:space="preserve"> </w:t>
      </w:r>
      <w:r>
        <w:t xml:space="preserve">its first two columns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so its rank is</w:t>
      </w:r>
      <w:r>
        <w:t xml:space="preserve"> </w:t>
      </w:r>
      <m:oMath>
        <m:r>
          <m:t>2</m:t>
        </m:r>
      </m:oMath>
      <w:r>
        <w:t xml:space="preserve">.</w:t>
      </w:r>
    </w:p>
    <w:bookmarkEnd w:id="250"/>
    <w:bookmarkStart w:id="252" w:name="def-affine-subspace"/>
    <w:p>
      <w:pPr>
        <w:pStyle w:val="BodyText"/>
      </w:pPr>
      <w:r>
        <w:rPr>
          <w:b/>
          <w:bCs/>
        </w:rPr>
        <w:t xml:space="preserve">Definition 49 (Affine subspace)</w:t>
      </w:r>
      <w:r>
        <w:t xml:space="preserve"> </w:t>
      </w:r>
      <w:r>
        <w:t xml:space="preserve">An</w:t>
      </w:r>
      <w:r>
        <w:t xml:space="preserve"> </w:t>
      </w:r>
      <w:r>
        <w:rPr>
          <w:b/>
          <w:bCs/>
        </w:rPr>
        <w:t xml:space="preserve">affine subspace</w:t>
      </w:r>
      <w:r>
        <w:t xml:space="preserve"> </w:t>
      </w:r>
      <w:r>
        <w:t xml:space="preserve">of</w:t>
      </w:r>
      <w:r>
        <w:t xml:space="preserve"> </w:t>
      </w:r>
      <m:oMath>
        <m:sSup>
          <m:e>
            <m:r>
              <m:rPr>
                <m:scr m:val="double-struck"/>
                <m:sty m:val="p"/>
              </m:rPr>
              <m:t>R</m:t>
            </m:r>
          </m:e>
          <m:sup>
            <m:r>
              <m:t>p</m:t>
            </m:r>
          </m:sup>
        </m:sSup>
      </m:oMath>
      <w:r>
        <w:t xml:space="preserve"> </w:t>
      </w:r>
      <w:r>
        <w:t xml:space="preserve">is a set of the form</w:t>
      </w:r>
    </w:p>
    <w:p>
      <w:pPr>
        <w:pStyle w:val="BodyText"/>
      </w:pPr>
      <m:oMathPara>
        <m:oMathParaPr>
          <m:jc m:val="center"/>
        </m:oMathParaPr>
        <m:oMath>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r>
                <m:rPr>
                  <m:scr m:val="script"/>
                  <m:sty m:val="p"/>
                </m:rPr>
                <m:t>S</m:t>
              </m:r>
            </m:e>
          </m:d>
          <m:r>
            <m:t>​</m:t>
          </m:r>
        </m:oMath>
      </m:oMathPara>
    </w:p>
    <w:p>
      <w:pPr>
        <w:pStyle w:val="FirstParagraph"/>
      </w:pPr>
      <w:r>
        <w:t xml:space="preserve">for some vector</w:t>
      </w:r>
      <w:r>
        <w:t xml:space="preserve"> </w:t>
      </w:r>
      <m:oMath>
        <m:sSub>
          <m:e>
            <m:acc>
              <m:accPr>
                <m:chr m:val="̃"/>
              </m:accPr>
              <m:e>
                <m:r>
                  <m:t>x</m:t>
                </m:r>
              </m:e>
            </m:acc>
          </m:e>
          <m:sub>
            <m:r>
              <m:t>0</m:t>
            </m:r>
          </m:sub>
        </m:sSub>
        <m:r>
          <m:rPr>
            <m:sty m:val="p"/>
          </m:rPr>
          <m:t>∈</m:t>
        </m:r>
        <m:sSup>
          <m:e>
            <m:r>
              <m:rPr>
                <m:scr m:val="double-struck"/>
                <m:sty m:val="p"/>
              </m:rPr>
              <m:t>R</m:t>
            </m:r>
          </m:e>
          <m:sup>
            <m:r>
              <m:t>p</m:t>
            </m:r>
          </m:sup>
        </m:sSup>
      </m:oMath>
      <w:r>
        <w:t xml:space="preserve"> </w:t>
      </w:r>
      <w:r>
        <w:t xml:space="preserve">and some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w:t>
      </w:r>
      <w:r>
        <w:t xml:space="preserve"> </w:t>
      </w:r>
      <w:hyperlink r:id="rId251">
        <w:r>
          <w:rPr>
            <w:rStyle w:val="Hyperlink"/>
          </w:rPr>
          <w:t xml:space="preserve">image</w:t>
        </w:r>
      </w:hyperlink>
      <w:r>
        <w:t xml:space="preserve"> </w:t>
      </w:r>
      <w:r>
        <w:t xml:space="preserve">of</w:t>
      </w:r>
      <w:r>
        <w:t xml:space="preserve"> </w:t>
      </w:r>
      <m:oMath>
        <m:r>
          <m:rPr>
            <m:scr m:val="script"/>
            <m:sty m:val="p"/>
          </m:rPr>
          <m:t>S</m:t>
        </m:r>
      </m:oMath>
      <w:r>
        <w:t xml:space="preserve"> </w:t>
      </w:r>
      <w:r>
        <w:t xml:space="preserve">under the translation by</w:t>
      </w:r>
      <w:r>
        <w:t xml:space="preserve"> </w:t>
      </w:r>
      <m:oMath>
        <m:sSub>
          <m:e>
            <m:acc>
              <m:accPr>
                <m:chr m:val="̃"/>
              </m:accPr>
              <m:e>
                <m:r>
                  <m:t>x</m:t>
                </m:r>
              </m:e>
            </m:acc>
          </m:e>
          <m:sub>
            <m:r>
              <m:t>0</m:t>
            </m:r>
          </m:sub>
        </m:sSub>
      </m:oMath>
      <w:r>
        <w:t xml:space="preserve"> </w:t>
      </w:r>
      <w:r>
        <w:t xml:space="preserve">(</w:t>
      </w:r>
      <w:hyperlink w:anchor="def-translation">
        <w:r>
          <w:rPr>
            <w:rStyle w:val="Hyperlink"/>
          </w:rPr>
          <w:t xml:space="preserve">Definition 33</w:t>
        </w:r>
      </w:hyperlink>
      <w:r>
        <w:t xml:space="preserve">).</w:t>
      </w:r>
    </w:p>
    <w:bookmarkEnd w:id="252"/>
    <w:bookmarkStart w:id="253" w:name="exm-affine-subspace"/>
    <w:p>
      <w:pPr>
        <w:pStyle w:val="BodyText"/>
      </w:pPr>
      <w:r>
        <w:rPr>
          <w:b/>
          <w:bCs/>
        </w:rPr>
        <w:t xml:space="preserve">Example 66 (A line that misses the origin is an affine subspace)</w:t>
      </w:r>
      <w:r>
        <w:t xml:space="preserve"> </w:t>
      </w:r>
      <w:r>
        <w:t xml:space="preserve">The line</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 </w:t>
      </w:r>
      <w:r>
        <w:t xml:space="preserve">of</w:t>
      </w:r>
      <w:r>
        <w:t xml:space="preserve"> </w:t>
      </w:r>
      <w:hyperlink w:anchor="exm-not-subspace">
        <w:r>
          <w:rPr>
            <w:rStyle w:val="Hyperlink"/>
          </w:rPr>
          <w:t xml:space="preserve">Example 35</w:t>
        </w:r>
      </w:hyperlink>
      <w:r>
        <w:t xml:space="preserve"> </w:t>
      </w:r>
      <w:r>
        <w:t xml:space="preserve">is not a subspace,</w:t>
      </w:r>
      <w:r>
        <w:t xml:space="preserve"> </w:t>
      </w:r>
      <w:r>
        <w:t xml:space="preserve">but it is an affine subspace,</w:t>
      </w:r>
      <w:r>
        <w:t xml:space="preserve"> </w:t>
      </w:r>
      <w:r>
        <w:t xml:space="preserve">with</w:t>
      </w:r>
      <w:r>
        <w:t xml:space="preserve"> </w:t>
      </w:r>
      <m:oMath>
        <m:sSub>
          <m:e>
            <m:acc>
              <m:accPr>
                <m:chr m:val="̃"/>
              </m:accPr>
              <m:e>
                <m:r>
                  <m:t>x</m:t>
                </m:r>
              </m:e>
            </m:acc>
          </m:e>
          <m:sub>
            <m:r>
              <m:t>0</m:t>
            </m:r>
          </m:sub>
        </m:sSub>
        <m:r>
          <m:rPr>
            <m:sty m:val="p"/>
          </m:rPr>
          <m:t>=</m:t>
        </m:r>
        <m:r>
          <m:rPr>
            <m:sty m:val="p"/>
          </m:rPr>
          <m:t>(</m:t>
        </m:r>
        <m:r>
          <m:t>0</m:t>
        </m:r>
        <m:r>
          <m:rPr>
            <m:sty m:val="p"/>
          </m:rPr>
          <m:t>,</m:t>
        </m:r>
        <m:r>
          <m:t>1</m:t>
        </m:r>
        <m:r>
          <m:rPr>
            <m:sty m:val="p"/>
          </m:rPr>
          <m:t>)</m:t>
        </m:r>
      </m:oMath>
      <w:r>
        <w:t xml:space="preserve"> </w:t>
      </w:r>
      <w:r>
        <w:t xml:space="preserve">and</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w:t>
      </w:r>
      <w:r>
        <w:t xml:space="preserve">(</w:t>
      </w:r>
      <w:hyperlink w:anchor="def-span">
        <w:r>
          <w:rPr>
            <w:rStyle w:val="Hyperlink"/>
          </w:rPr>
          <w:t xml:space="preserve">Definition 41</w:t>
        </w:r>
      </w:hyperlink>
      <w:r>
        <w:t xml:space="preserve">):</w:t>
      </w:r>
    </w:p>
    <w:p>
      <w:pPr>
        <w:pStyle w:val="BodyText"/>
      </w:pPr>
      <m:oMathPara>
        <m:oMathParaPr>
          <m:jc m:val="center"/>
        </m:oMathParaPr>
        <m:oMath>
          <m:eqArr>
            <m:e>
              <m:r>
                <m:rPr>
                  <m:sty m:val="p"/>
                </m:rPr>
                <m:t>(</m:t>
              </m:r>
              <m:r>
                <m:t>0</m:t>
              </m:r>
              <m:r>
                <m:rPr>
                  <m:sty m:val="p"/>
                </m:rPr>
                <m:t>,</m:t>
              </m:r>
              <m:r>
                <m:t>1</m:t>
              </m:r>
              <m:r>
                <m:rPr>
                  <m:sty m:val="p"/>
                </m:rPr>
                <m:t>)</m:t>
              </m:r>
              <m:r>
                <m:rPr>
                  <m:sty m:val="p"/>
                </m:rPr>
                <m:t>+</m:t>
              </m:r>
              <m:r>
                <m:t>c</m:t>
              </m:r>
              <m:r>
                <m:t> </m:t>
              </m:r>
              <m:r>
                <m:rPr>
                  <m:sty m:val="p"/>
                </m:rPr>
                <m:t>(</m:t>
              </m:r>
              <m:r>
                <m:t>1</m:t>
              </m:r>
              <m:r>
                <m:rPr>
                  <m:sty m:val="p"/>
                </m:rPr>
                <m:t>,</m:t>
              </m:r>
              <m:r>
                <m:t>0</m:t>
              </m:r>
              <m:r>
                <m:rPr>
                  <m:sty m:val="p"/>
                </m:rPr>
                <m:t>)</m:t>
              </m:r>
              <m:r>
                <m:t>&amp;</m:t>
              </m:r>
              <m:r>
                <m:rPr>
                  <m:sty m:val="p"/>
                </m:rPr>
                <m:t>=</m:t>
              </m:r>
              <m:r>
                <m:rPr>
                  <m:sty m:val="p"/>
                </m:rPr>
                <m:t>(</m:t>
              </m:r>
              <m:r>
                <m:t>0</m:t>
              </m:r>
              <m:r>
                <m:rPr>
                  <m:sty m:val="p"/>
                </m:rPr>
                <m:t>+</m:t>
              </m:r>
              <m:r>
                <m:t>c</m:t>
              </m:r>
              <m:r>
                <m:rPr>
                  <m:sty m:val="p"/>
                </m:rPr>
                <m:t>,</m:t>
              </m:r>
              <m:r>
                <m:t> </m:t>
              </m:r>
              <m:r>
                <m:t>1</m:t>
              </m:r>
              <m:r>
                <m:rPr>
                  <m:sty m:val="p"/>
                </m:rPr>
                <m:t>+</m:t>
              </m:r>
              <m:r>
                <m:t>0</m:t>
              </m:r>
              <m:r>
                <m:rPr>
                  <m:sty m:val="p"/>
                </m:rPr>
                <m:t>)</m:t>
              </m:r>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r>
                <m:rPr>
                  <m:sty m:val="p"/>
                </m:rPr>
                <m:t>(</m:t>
              </m:r>
              <m:r>
                <m:t>c</m:t>
              </m:r>
              <m:r>
                <m:rPr>
                  <m:sty m:val="p"/>
                </m:rPr>
                <m:t>,</m:t>
              </m:r>
              <m:r>
                <m:t>1</m:t>
              </m:r>
              <m:r>
                <m:rPr>
                  <m:sty m:val="p"/>
                </m:rPr>
                <m:t>)</m:t>
              </m:r>
              <m:r>
                <m:rPr>
                  <m:sty m:val="p"/>
                </m:rPr>
                <m:t>,</m:t>
              </m:r>
              <m:r>
                <m:t>&amp;</m:t>
              </m:r>
              <m:r>
                <m:t>&amp;</m:t>
              </m:r>
              <m:r>
                <m:rPr>
                  <m:nor/>
                  <m:sty m:val="p"/>
                </m:rPr>
                <m:t>(add)</m:t>
              </m:r>
            </m:e>
          </m:eqArr>
        </m:oMath>
      </m:oMathPara>
    </w:p>
    <w:p>
      <w:pPr>
        <w:pStyle w:val="FirstParagraph"/>
      </w:pPr>
      <w:r>
        <w:t xml:space="preserve">and as</w:t>
      </w:r>
      <w:r>
        <w:t xml:space="preserve"> </w:t>
      </w:r>
      <m:oMath>
        <m:r>
          <m:t>c</m:t>
        </m:r>
      </m:oMath>
      <w:r>
        <w:t xml:space="preserve"> </w:t>
      </w:r>
      <w:r>
        <w:t xml:space="preserve">ranges over</w:t>
      </w:r>
      <w:r>
        <w:t xml:space="preserve"> </w:t>
      </w:r>
      <m:oMath>
        <m:r>
          <m:rPr>
            <m:scr m:val="double-struck"/>
            <m:sty m:val="p"/>
          </m:rPr>
          <m:t>R</m:t>
        </m:r>
      </m:oMath>
      <w:r>
        <w:t xml:space="preserve">,</w:t>
      </w:r>
      <w:r>
        <w:t xml:space="preserve"> </w:t>
      </w:r>
      <m:oMath>
        <m:r>
          <m:rPr>
            <m:sty m:val="p"/>
          </m:rPr>
          <m:t>(</m:t>
        </m:r>
        <m:r>
          <m:t>c</m:t>
        </m:r>
        <m:r>
          <m:rPr>
            <m:sty m:val="p"/>
          </m:rPr>
          <m:t>,</m:t>
        </m:r>
        <m:r>
          <m:t>1</m:t>
        </m:r>
        <m:r>
          <m:rPr>
            <m:sty m:val="p"/>
          </m:rPr>
          <m:t>)</m:t>
        </m:r>
      </m:oMath>
      <w:r>
        <w:t xml:space="preserve"> </w:t>
      </w:r>
      <w:r>
        <w:t xml:space="preserve">ranges over all of</w:t>
      </w:r>
      <w:r>
        <w:t xml:space="preserve"> </w:t>
      </w:r>
      <m:oMath>
        <m:r>
          <m:rPr>
            <m:scr m:val="script"/>
            <m:sty m:val="p"/>
          </m:rPr>
          <m:t>T</m:t>
        </m:r>
      </m:oMath>
      <w:r>
        <w:t xml:space="preserve">.</w:t>
      </w:r>
      <w:r>
        <w:t xml:space="preserve"> </w:t>
      </w:r>
      <w:r>
        <w:t xml:space="preserve">Every subspace</w:t>
      </w:r>
      <w:r>
        <w:t xml:space="preserve"> </w:t>
      </w:r>
      <m:oMath>
        <m:r>
          <m:rPr>
            <m:scr m:val="script"/>
            <m:sty m:val="p"/>
          </m:rPr>
          <m:t>S</m:t>
        </m:r>
      </m:oMath>
      <w:r>
        <w:t xml:space="preserve"> </w:t>
      </w:r>
      <w:r>
        <w:t xml:space="preserve">is also an affine subspace, with</w:t>
      </w:r>
      <w:r>
        <w:t xml:space="preserve"> </w:t>
      </w:r>
      <m:oMath>
        <m:sSub>
          <m:e>
            <m:acc>
              <m:accPr>
                <m:chr m:val="̃"/>
              </m:accPr>
              <m:e>
                <m:r>
                  <m:t>x</m:t>
                </m:r>
              </m:e>
            </m:acc>
          </m:e>
          <m:sub>
            <m:r>
              <m:t>0</m:t>
            </m:r>
          </m:sub>
        </m:sSub>
        <m:r>
          <m:rPr>
            <m:sty m:val="p"/>
          </m:rPr>
          <m:t>=</m:t>
        </m:r>
        <m:acc>
          <m:accPr>
            <m:chr m:val="̃"/>
          </m:accPr>
          <m:e>
            <m:r>
              <m:t>0</m:t>
            </m:r>
          </m:e>
        </m:acc>
      </m:oMath>
      <w:r>
        <w:t xml:space="preserve">.</w:t>
      </w:r>
    </w:p>
    <w:bookmarkEnd w:id="253"/>
    <w:bookmarkStart w:id="254" w:name="thm-hyperplane-subspace"/>
    <w:p>
      <w:pPr>
        <w:pStyle w:val="BodyText"/>
      </w:pPr>
      <w:r>
        <w:rPr>
          <w:b/>
          <w:bCs/>
        </w:rPr>
        <w:t xml:space="preserve">Theorem 39 (A hyperplane is a translated subspace of dimension</w:t>
      </w:r>
      <w:r>
        <w:rPr>
          <w:b/>
          <w:bCs/>
        </w:rPr>
        <w:t xml:space="preserve"> </w:t>
      </w:r>
      <m:oMath>
        <m:r>
          <m:t>p</m:t>
        </m:r>
        <m:r>
          <m:rPr>
            <m:sty m:val="p"/>
          </m:rPr>
          <m:t>−</m:t>
        </m:r>
        <m:r>
          <m:t>1</m:t>
        </m:r>
      </m:oMath>
      <w:r>
        <w:rPr>
          <w:b/>
          <w:bCs/>
        </w:rPr>
        <w:t xml:space="preserve">)</w:t>
      </w:r>
      <w:r>
        <w:t xml:space="preserve"> </w:t>
      </w:r>
      <w:r>
        <w:t xml:space="preserve">Let</w:t>
      </w:r>
      <w:r>
        <w:t xml:space="preserve"> </w:t>
      </w:r>
      <m:oMath>
        <m:acc>
          <m:accPr>
            <m:chr m:val="̃"/>
          </m:accPr>
          <m:e>
            <m:r>
              <m:t>w</m:t>
            </m:r>
          </m:e>
        </m:acc>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sSup>
              <m:e>
                <m:acc>
                  <m:accPr>
                    <m:chr m:val="̃"/>
                  </m:accPr>
                  <m:e>
                    <m:r>
                      <m:t>w</m:t>
                    </m:r>
                  </m:e>
                </m:acc>
              </m:e>
              <m:sup>
                <m:r>
                  <m:rPr>
                    <m:sty m:val="p"/>
                  </m:rPr>
                  <m:t>⊤</m:t>
                </m:r>
              </m:sup>
            </m:sSup>
            <m:acc>
              <m:accPr>
                <m:chr m:val="̃"/>
              </m:accPr>
              <m:e>
                <m:r>
                  <m:t>x</m:t>
                </m:r>
              </m:e>
            </m:acc>
            <m:r>
              <m:rPr>
                <m:sty m:val="p"/>
              </m:rPr>
              <m:t>+</m:t>
            </m:r>
            <m:r>
              <m:t>b</m:t>
            </m:r>
            <m:r>
              <m:rPr>
                <m:sty m:val="p"/>
              </m:rPr>
              <m:t>=</m:t>
            </m:r>
            <m:r>
              <m:t>0</m:t>
            </m:r>
          </m:e>
        </m:d>
        <m:r>
          <m:t>​</m:t>
        </m:r>
      </m:oMath>
      <w:r>
        <w:t xml:space="preserve"> </w:t>
      </w:r>
      <w:r>
        <w:t xml:space="preserve">be the hyperplane</w:t>
      </w:r>
      <w:r>
        <w:t xml:space="preserve"> </w:t>
      </w:r>
      <w:r>
        <w:t xml:space="preserve">with normal vector</w:t>
      </w:r>
      <w:r>
        <w:t xml:space="preserve"> </w:t>
      </w:r>
      <m:oMath>
        <m:acc>
          <m:accPr>
            <m:chr m:val="̃"/>
          </m:accPr>
          <m:e>
            <m:r>
              <m:t>w</m:t>
            </m:r>
          </m:e>
        </m:acc>
      </m:oMath>
      <w:r>
        <w:t xml:space="preserve"> </w:t>
      </w:r>
      <w:r>
        <w:t xml:space="preserve">and offset</w:t>
      </w:r>
      <w:r>
        <w:t xml:space="preserve"> </w:t>
      </w:r>
      <m:oMath>
        <m:r>
          <m:t>b</m:t>
        </m:r>
      </m:oMath>
      <w:r>
        <w:t xml:space="preserve"> </w:t>
      </w:r>
      <w:r>
        <w:t xml:space="preserve">(</w:t>
      </w:r>
      <w:hyperlink w:anchor="def-hyperplane">
        <w:r>
          <w:rPr>
            <w:rStyle w:val="Hyperlink"/>
          </w:rPr>
          <w:t xml:space="preserve">Definition 36</w:t>
        </w:r>
      </w:hyperlink>
      <w:r>
        <w:t xml:space="preserve">),</w:t>
      </w:r>
      <w:r>
        <w:t xml:space="preserve"> </w:t>
      </w:r>
      <w:r>
        <w:t xml:space="preserve">and let</w:t>
      </w:r>
      <w:r>
        <w:t xml:space="preserve"> </w:t>
      </w:r>
      <m:oMath>
        <m:sSub>
          <m:e>
            <m:r>
              <m:rPr>
                <m:scr m:val="script"/>
                <m:sty m:val="p"/>
              </m:rPr>
              <m:t>H</m:t>
            </m:r>
          </m:e>
          <m:sub>
            <m:r>
              <m:t>0</m:t>
            </m:r>
          </m:sub>
        </m:sSub>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sSup>
              <m:e>
                <m:acc>
                  <m:accPr>
                    <m:chr m:val="̃"/>
                  </m:accPr>
                  <m:e>
                    <m:r>
                      <m:t>w</m:t>
                    </m:r>
                  </m:e>
                </m:acc>
              </m:e>
              <m:sup>
                <m:r>
                  <m:rPr>
                    <m:sty m:val="p"/>
                  </m:rPr>
                  <m:t>⊤</m:t>
                </m:r>
              </m:sup>
            </m:sSup>
            <m:acc>
              <m:accPr>
                <m:chr m:val="̃"/>
              </m:accPr>
              <m:e>
                <m:r>
                  <m:t>x</m:t>
                </m:r>
              </m:e>
            </m:acc>
            <m:r>
              <m:rPr>
                <m:sty m:val="p"/>
              </m:rPr>
              <m:t>=</m:t>
            </m:r>
            <m:r>
              <m:t>0</m:t>
            </m:r>
          </m:e>
        </m:d>
        <m:r>
          <m:t>​</m:t>
        </m:r>
      </m:oMath>
      <w:r>
        <w:t xml:space="preserve"> </w:t>
      </w:r>
      <w:r>
        <w:t xml:space="preserve">be the hyperplane with the same normal vector and offset</w:t>
      </w:r>
      <w:r>
        <w:t xml:space="preserve"> </w:t>
      </w:r>
      <m:oMath>
        <m:r>
          <m:t>0</m:t>
        </m:r>
      </m:oMath>
      <w:r>
        <w:t xml:space="preserve">.</w:t>
      </w:r>
    </w:p>
    <w:p>
      <w:pPr>
        <w:pStyle w:val="Compact"/>
        <w:numPr>
          <w:ilvl w:val="0"/>
          <w:numId w:val="1026"/>
        </w:numPr>
      </w:pP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 of dimension</w:t>
      </w:r>
      <w:r>
        <w:t xml:space="preserve"> </w:t>
      </w:r>
      <m:oMath>
        <m:r>
          <m:t>p</m:t>
        </m:r>
        <m:r>
          <m:rPr>
            <m:sty m:val="p"/>
          </m:rPr>
          <m:t>−</m:t>
        </m:r>
        <m:r>
          <m:t>1</m:t>
        </m:r>
      </m:oMath>
      <w:r>
        <w:t xml:space="preserve"> </w:t>
      </w:r>
      <w:r>
        <w:t xml:space="preserve">(</w:t>
      </w:r>
      <w:hyperlink w:anchor="def-dimension">
        <w:r>
          <w:rPr>
            <w:rStyle w:val="Hyperlink"/>
          </w:rPr>
          <w:t xml:space="preserve">Definition 44</w:t>
        </w:r>
      </w:hyperlink>
      <w:r>
        <w:t xml:space="preserve">).</w:t>
      </w:r>
    </w:p>
    <w:p>
      <w:pPr>
        <w:pStyle w:val="Compact"/>
        <w:numPr>
          <w:ilvl w:val="0"/>
          <w:numId w:val="1026"/>
        </w:numPr>
      </w:pPr>
      <m:oMath>
        <m:r>
          <m:rPr>
            <m:scr m:val="script"/>
            <m:sty m:val="p"/>
          </m:rPr>
          <m:t>H</m:t>
        </m:r>
      </m:oMath>
      <w:r>
        <w:t xml:space="preserve"> </w:t>
      </w:r>
      <w:r>
        <w:t xml:space="preserve">is not empty, and for any</w:t>
      </w:r>
      <w:r>
        <w:t xml:space="preserve"> </w:t>
      </w:r>
      <m:oMath>
        <m:sSub>
          <m:e>
            <m:acc>
              <m:accPr>
                <m:chr m:val="̃"/>
              </m:accPr>
              <m:e>
                <m:r>
                  <m:t>x</m:t>
                </m:r>
              </m:e>
            </m:acc>
          </m:e>
          <m:sub>
            <m:r>
              <m:t>0</m:t>
            </m:r>
          </m:sub>
        </m:sSub>
        <m:r>
          <m:rPr>
            <m:sty m:val="p"/>
          </m:rPr>
          <m:t>∈</m:t>
        </m:r>
        <m:r>
          <m:rPr>
            <m:scr m:val="script"/>
            <m:sty m:val="p"/>
          </m:rPr>
          <m:t>H</m:t>
        </m:r>
      </m:oMath>
      <w:r>
        <w:t xml:space="preserv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sSub>
              <m:e>
                <m:r>
                  <m:rPr>
                    <m:scr m:val="script"/>
                    <m:sty m:val="p"/>
                  </m:rPr>
                  <m:t>H</m:t>
                </m:r>
              </m:e>
              <m:sub>
                <m:r>
                  <m:t>0</m:t>
                </m:r>
              </m:sub>
            </m:sSub>
          </m:e>
        </m:d>
        <m:r>
          <m:t>​</m:t>
        </m:r>
      </m:oMath>
      <w:r>
        <w:t xml:space="preserve">,</w:t>
      </w:r>
      <w:r>
        <w:t xml:space="preserve"> </w:t>
      </w:r>
      <w:r>
        <w:t xml:space="preserve">so</w:t>
      </w:r>
      <w:r>
        <w:t xml:space="preserve"> </w:t>
      </w:r>
      <m:oMath>
        <m:r>
          <m:rPr>
            <m:scr m:val="script"/>
            <m:sty m:val="p"/>
          </m:rPr>
          <m:t>H</m:t>
        </m:r>
      </m:oMath>
      <w:r>
        <w:t xml:space="preserve"> </w:t>
      </w:r>
      <w:r>
        <w:t xml:space="preserve">is an affine subspace (</w:t>
      </w:r>
      <w:hyperlink w:anchor="def-affine-subspace">
        <w:r>
          <w:rPr>
            <w:rStyle w:val="Hyperlink"/>
          </w:rPr>
          <w:t xml:space="preserve">Definition 49</w:t>
        </w:r>
      </w:hyperlink>
      <w:r>
        <w:t xml:space="preserve">).</w:t>
      </w:r>
    </w:p>
    <w:p>
      <w:pPr>
        <w:pStyle w:val="Compact"/>
        <w:numPr>
          <w:ilvl w:val="0"/>
          <w:numId w:val="1026"/>
        </w:numPr>
      </w:pPr>
      <w:r>
        <w:t xml:space="preserve">For any</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w:t>
      </w:r>
      <w:r>
        <w:t xml:space="preserve"> </w:t>
      </w:r>
      <w:r>
        <w:t xml:space="preserve">the normal vector is orthogonal to their difference:</w:t>
      </w:r>
      <w:r>
        <w:t xml:space="preserve"> </w:t>
      </w:r>
      <m:oMath>
        <m:acc>
          <m:accPr>
            <m:chr m:val="̃"/>
          </m:accPr>
          <m:e>
            <m:r>
              <m:t>w</m:t>
            </m:r>
          </m:e>
        </m:acc>
        <m:r>
          <m:rPr>
            <m:sty m:val="p"/>
          </m:rPr>
          <m:t>⟂</m:t>
        </m:r>
        <m:r>
          <m:rPr>
            <m:sty m:val="p"/>
          </m:rPr>
          <m:t>(</m:t>
        </m:r>
        <m:acc>
          <m:accPr>
            <m:chr m:val="̃"/>
          </m:accPr>
          <m:e>
            <m:r>
              <m:t>x</m:t>
            </m:r>
          </m:e>
        </m:acc>
        <m:r>
          <m:rPr>
            <m:sty m:val="p"/>
          </m:rPr>
          <m:t>−</m:t>
        </m:r>
        <m:acc>
          <m:accPr>
            <m:chr m:val="̃"/>
          </m:accPr>
          <m:e>
            <m:r>
              <m:t>y</m:t>
            </m:r>
          </m:e>
        </m:acc>
        <m:r>
          <m:rPr>
            <m:sty m:val="p"/>
          </m:rPr>
          <m:t>)</m:t>
        </m:r>
      </m:oMath>
      <w:r>
        <w:t xml:space="preserve"> </w:t>
      </w:r>
      <w:r>
        <w:t xml:space="preserve">(</w:t>
      </w:r>
      <w:hyperlink w:anchor="def-orthogonal-vectors">
        <w:r>
          <w:rPr>
            <w:rStyle w:val="Hyperlink"/>
          </w:rPr>
          <w:t xml:space="preserve">Definition 13</w:t>
        </w:r>
      </w:hyperlink>
      <w:r>
        <w:t xml:space="preserve">).</w:t>
      </w:r>
    </w:p>
    <w:bookmarkEnd w:id="254"/>
    <w:p>
      <w:pPr>
        <w:pStyle w:val="FirstParagraph"/>
      </w:pPr>
      <w:r>
        <w:rPr>
          <w:i/>
          <w:iCs/>
        </w:rPr>
        <w:t xml:space="preserve">Proof</w:t>
      </w:r>
      <w:r>
        <w:t xml:space="preserve">. </w:t>
      </w:r>
      <w:r>
        <w:t xml:space="preserve">Here</w:t>
      </w:r>
      <w:r>
        <w:t xml:space="preserve"> </w:t>
      </w:r>
      <m:oMath>
        <m:sSup>
          <m:e>
            <m:acc>
              <m:accPr>
                <m:chr m:val="̃"/>
              </m:accPr>
              <m:e>
                <m:r>
                  <m:t>w</m:t>
                </m:r>
              </m:e>
            </m:acc>
          </m:e>
          <m:sup>
            <m:r>
              <m:rPr>
                <m:sty m:val="p"/>
              </m:rPr>
              <m:t>⊤</m:t>
            </m:r>
          </m:sup>
        </m:sSup>
      </m:oMath>
      <w:r>
        <w:t xml:space="preserve"> </w:t>
      </w:r>
      <w:r>
        <w:t xml:space="preserve">is a</w:t>
      </w:r>
      <w:r>
        <w:t xml:space="preserve"> </w:t>
      </w:r>
      <m:oMath>
        <m:r>
          <m:t>1</m:t>
        </m:r>
        <m:r>
          <m:rPr>
            <m:sty m:val="p"/>
          </m:rPr>
          <m:t>×</m:t>
        </m:r>
        <m:r>
          <m:t>p</m:t>
        </m:r>
      </m:oMath>
      <w:r>
        <w:t xml:space="preserve"> </w:t>
      </w:r>
      <w:r>
        <w:t xml:space="preserve">matrix, and</w:t>
      </w:r>
      <w:r>
        <w:t xml:space="preserve"> </w:t>
      </w:r>
      <m:oMath>
        <m:sSup>
          <m:e>
            <m:acc>
              <m:accPr>
                <m:chr m:val="̃"/>
              </m:accPr>
              <m:e>
                <m:r>
                  <m:t>w</m:t>
                </m:r>
              </m:e>
            </m:acc>
          </m:e>
          <m:sup>
            <m:r>
              <m:rPr>
                <m:sty m:val="p"/>
              </m:rPr>
              <m:t>⊤</m:t>
            </m:r>
          </m:sup>
        </m:sSup>
        <m:acc>
          <m:accPr>
            <m:chr m:val="̃"/>
          </m:accPr>
          <m:e>
            <m:r>
              <m:t>x</m:t>
            </m:r>
          </m:e>
        </m:acc>
        <m:r>
          <m:rPr>
            <m:sty m:val="p"/>
          </m:rPr>
          <m:t>=</m:t>
        </m:r>
        <m:acc>
          <m:accPr>
            <m:chr m:val="̃"/>
          </m:accPr>
          <m:e>
            <m:r>
              <m:t>w</m:t>
            </m:r>
          </m:e>
        </m:acc>
        <m:r>
          <m:rPr>
            <m:sty m:val="p"/>
          </m:rPr>
          <m:t>⋅</m:t>
        </m:r>
        <m:acc>
          <m:accPr>
            <m:chr m:val="̃"/>
          </m:accPr>
          <m:e>
            <m:r>
              <m:t>x</m:t>
            </m:r>
          </m:e>
        </m:acc>
      </m:oMath>
      <w:r>
        <w:t xml:space="preserve"> </w:t>
      </w:r>
      <w:r>
        <w:t xml:space="preserve">(</w:t>
      </w:r>
      <w:hyperlink w:anchor="exm-dot-product-matmul">
        <w:r>
          <w:rPr>
            <w:rStyle w:val="Hyperlink"/>
          </w:rPr>
          <w:t xml:space="preserve">Example 18</w:t>
        </w:r>
      </w:hyperlink>
      <w:r>
        <w:t xml:space="preserve">).</w:t>
      </w:r>
    </w:p>
    <w:p>
      <w:pPr>
        <w:pStyle w:val="BodyText"/>
      </w:pPr>
      <w:r>
        <w:rPr>
          <w:b/>
          <w:bCs/>
        </w:rPr>
        <w:t xml:space="preserve">Part 1.</w:t>
      </w:r>
      <w:r>
        <w:t xml:space="preserve"> </w:t>
      </w:r>
      <m:oMath>
        <m:sSub>
          <m:e>
            <m:r>
              <m:rPr>
                <m:scr m:val="script"/>
                <m:sty m:val="p"/>
              </m:rPr>
              <m:t>H</m:t>
            </m:r>
          </m:e>
          <m:sub>
            <m:r>
              <m:t>0</m:t>
            </m:r>
          </m:sub>
        </m:sSub>
      </m:oMath>
      <w:r>
        <w:t xml:space="preserve"> </w:t>
      </w:r>
      <w:r>
        <w:t xml:space="preserve">is the null space</w:t>
      </w:r>
      <w:r>
        <w:t xml:space="preserve"> </w:t>
      </w:r>
      <m:oMath>
        <m:r>
          <m:rPr>
            <m:scr m:val="script"/>
            <m:sty m:val="p"/>
          </m:rPr>
          <m:t>N</m:t>
        </m:r>
        <m:r>
          <m:rPr>
            <m:sty m:val="p"/>
          </m:rPr>
          <m:t>(</m:t>
        </m:r>
        <m:sSup>
          <m:e>
            <m:acc>
              <m:accPr>
                <m:chr m:val="̃"/>
              </m:accPr>
              <m:e>
                <m:r>
                  <m:t>w</m:t>
                </m:r>
              </m:e>
            </m:acc>
          </m:e>
          <m:sup>
            <m:r>
              <m:rPr>
                <m:sty m:val="p"/>
              </m:rPr>
              <m:t>⊤</m:t>
            </m:r>
          </m:sup>
        </m:sSup>
        <m:r>
          <m:rPr>
            <m:sty m:val="p"/>
          </m:rPr>
          <m:t>)</m:t>
        </m:r>
      </m:oMath>
      <w:r>
        <w:t xml:space="preserve"> </w:t>
      </w:r>
      <w:r>
        <w:t xml:space="preserve">(</w:t>
      </w:r>
      <w:hyperlink w:anchor="def-null-space">
        <w:r>
          <w:rPr>
            <w:rStyle w:val="Hyperlink"/>
          </w:rPr>
          <w:t xml:space="preserve">Definition 46</w:t>
        </w:r>
      </w:hyperlink>
      <w:r>
        <w:t xml:space="preserve">),</w:t>
      </w:r>
      <w:r>
        <w:t xml:space="preserve"> </w:t>
      </w:r>
      <w:r>
        <w:t xml:space="preserve">so it is a subspace (</w:t>
      </w:r>
      <w:hyperlink w:anchor="thm-null-space-subspace">
        <w:r>
          <w:rPr>
            <w:rStyle w:val="Hyperlink"/>
          </w:rPr>
          <w:t xml:space="preserve">Theorem 32</w:t>
        </w:r>
      </w:hyperlink>
      <w:r>
        <w:t xml:space="preserve">).</w:t>
      </w:r>
      <w:r>
        <w:t xml:space="preserve"> </w:t>
      </w:r>
      <w:r>
        <w:t xml:space="preserve">The</w:t>
      </w:r>
      <w:r>
        <w:t xml:space="preserve"> </w:t>
      </w:r>
      <m:oMath>
        <m:r>
          <m:t>p</m:t>
        </m:r>
      </m:oMath>
      <w:r>
        <w:t xml:space="preserve"> </w:t>
      </w:r>
      <w:r>
        <w:t xml:space="preserve">columns of</w:t>
      </w:r>
      <w:r>
        <w:t xml:space="preserve"> </w:t>
      </w:r>
      <m:oMath>
        <m:sSup>
          <m:e>
            <m:acc>
              <m:accPr>
                <m:chr m:val="̃"/>
              </m:accPr>
              <m:e>
                <m:r>
                  <m:t>w</m:t>
                </m:r>
              </m:e>
            </m:acc>
          </m:e>
          <m:sup>
            <m:r>
              <m:rPr>
                <m:sty m:val="p"/>
              </m:rPr>
              <m:t>⊤</m:t>
            </m:r>
          </m:sup>
        </m:sSup>
      </m:oMath>
      <w:r>
        <w:t xml:space="preserve"> </w:t>
      </w:r>
      <w:r>
        <w:t xml:space="preserve">are the numbers</w:t>
      </w:r>
      <w:r>
        <w:t xml:space="preserve"> </w:t>
      </w:r>
      <m:oMath>
        <m:sSub>
          <m:e>
            <m:r>
              <m:t>w</m:t>
            </m:r>
          </m:e>
          <m:sub>
            <m:r>
              <m:t>1</m:t>
            </m:r>
          </m:sub>
        </m:sSub>
        <m:r>
          <m:rPr>
            <m:sty m:val="p"/>
          </m:rPr>
          <m:t>,</m:t>
        </m:r>
        <m:r>
          <m:rPr>
            <m:sty m:val="p"/>
          </m:rPr>
          <m:t>…</m:t>
        </m:r>
        <m:r>
          <m:rPr>
            <m:sty m:val="p"/>
          </m:rPr>
          <m:t>,</m:t>
        </m:r>
        <m:sSub>
          <m:e>
            <m:r>
              <m:t>w</m:t>
            </m:r>
          </m:e>
          <m:sub>
            <m:r>
              <m:t>p</m:t>
            </m:r>
          </m:sub>
        </m:sSub>
      </m:oMath>
      <w:r>
        <w:t xml:space="preserve">.</w:t>
      </w:r>
      <w:r>
        <w:t xml:space="preserve"> </w:t>
      </w:r>
      <w:r>
        <w:t xml:space="preserve">Some</w:t>
      </w:r>
      <w:r>
        <w:t xml:space="preserve"> </w:t>
      </w:r>
      <m:oMath>
        <m:sSub>
          <m:e>
            <m:r>
              <m:t>w</m:t>
            </m:r>
          </m:e>
          <m:sub>
            <m:r>
              <m:t>j</m:t>
            </m:r>
          </m:sub>
        </m:sSub>
        <m:r>
          <m:rPr>
            <m:sty m:val="p"/>
          </m:rPr>
          <m:t>≠</m:t>
        </m:r>
        <m:r>
          <m:t>0</m:t>
        </m:r>
      </m:oMath>
      <w:r>
        <w:t xml:space="preserve">, because</w:t>
      </w:r>
      <w:r>
        <w:t xml:space="preserve"> </w:t>
      </w:r>
      <m:oMath>
        <m:acc>
          <m:accPr>
            <m:chr m:val="̃"/>
          </m:accPr>
          <m:e>
            <m:r>
              <m:t>w</m:t>
            </m:r>
          </m:e>
        </m:acc>
        <m:r>
          <m:rPr>
            <m:sty m:val="p"/>
          </m:rPr>
          <m:t>≠</m:t>
        </m:r>
        <m:acc>
          <m:accPr>
            <m:chr m:val="̃"/>
          </m:accPr>
          <m:e>
            <m:r>
              <m:t>0</m:t>
            </m:r>
          </m:e>
        </m:acc>
      </m:oMath>
      <w:r>
        <w:t xml:space="preserve">,</w:t>
      </w:r>
      <w:r>
        <w:t xml:space="preserve"> </w:t>
      </w:r>
      <w:r>
        <w:t xml:space="preserve">and that column on its own is linearly independent (</w:t>
      </w:r>
      <m:oMath>
        <m:r>
          <m:t>c</m:t>
        </m:r>
        <m:r>
          <m:t> </m:t>
        </m:r>
        <m:sSub>
          <m:e>
            <m:r>
              <m:t>w</m:t>
            </m:r>
          </m:e>
          <m:sub>
            <m:r>
              <m:t>j</m:t>
            </m:r>
          </m:sub>
        </m:sSub>
        <m:r>
          <m:rPr>
            <m:sty m:val="p"/>
          </m:rPr>
          <m:t>=</m:t>
        </m:r>
        <m:r>
          <m:t>0</m:t>
        </m:r>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sSup>
          <m:e>
            <m:acc>
              <m:accPr>
                <m:chr m:val="̃"/>
              </m:accPr>
              <m:e>
                <m:r>
                  <m:t>w</m:t>
                </m:r>
              </m:e>
            </m:acc>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r>
        <w:t xml:space="preserve"> </w:t>
      </w:r>
      <w:r>
        <w:t xml:space="preserve">and</w:t>
      </w:r>
      <w:r>
        <w:t xml:space="preserve"> </w:t>
      </w:r>
      <m:oMath>
        <m:r>
          <m:rPr>
            <m:sty m:val="p"/>
          </m:rPr>
          <m:t>rank</m:t>
        </m:r>
        <m:r>
          <m:rPr>
            <m:sty m:val="p"/>
          </m:rPr>
          <m:t>(</m:t>
        </m:r>
        <m:sSup>
          <m:e>
            <m:acc>
              <m:accPr>
                <m:chr m:val="̃"/>
              </m:accPr>
              <m:e>
                <m:r>
                  <m:t>w</m:t>
                </m:r>
              </m:e>
            </m:acc>
          </m:e>
          <m:sup>
            <m:r>
              <m:rPr>
                <m:sty m:val="p"/>
              </m:rPr>
              <m:t>⊤</m:t>
            </m:r>
          </m:sup>
        </m:sSup>
        <m:r>
          <m:rPr>
            <m:sty m:val="p"/>
          </m:rPr>
          <m:t>)</m:t>
        </m:r>
        <m:r>
          <m:rPr>
            <m:sty m:val="p"/>
          </m:rPr>
          <m:t>≤</m:t>
        </m:r>
        <m:r>
          <m:rPr>
            <m:sty m:val="p"/>
          </m:rPr>
          <m:t>min</m:t>
        </m:r>
        <m:r>
          <m:t>​</m:t>
        </m:r>
        <m:d>
          <m:dPr>
            <m:begChr m:val="{"/>
            <m:sepChr m:val=""/>
            <m:endChr m:val="}"/>
            <m:grow/>
          </m:dPr>
          <m:e>
            <m:r>
              <m:t>1</m:t>
            </m:r>
            <m:r>
              <m:rPr>
                <m:sty m:val="p"/>
              </m:rPr>
              <m:t>,</m:t>
            </m:r>
            <m:r>
              <m:t>p</m:t>
            </m:r>
          </m:e>
        </m:d>
        <m:r>
          <m:t>​</m:t>
        </m:r>
        <m:r>
          <m:rPr>
            <m:sty m:val="p"/>
          </m:rPr>
          <m:t>=</m:t>
        </m:r>
        <m:r>
          <m:t>1</m:t>
        </m:r>
      </m:oMath>
      <w:r>
        <w:t xml:space="preserve"> </w:t>
      </w:r>
      <w:r>
        <w:t xml:space="preserve">(</w:t>
      </w:r>
      <w:hyperlink w:anchor="cor-rank-bound">
        <w:r>
          <w:rPr>
            <w:rStyle w:val="Hyperlink"/>
          </w:rPr>
          <w:t xml:space="preserve">Corollary 3</w:t>
        </w:r>
      </w:hyperlink>
      <w:r>
        <w:t xml:space="preserve">).</w:t>
      </w:r>
      <w:r>
        <w:t xml:space="preserve"> </w:t>
      </w:r>
      <w:r>
        <w:t xml:space="preserve">So</w:t>
      </w:r>
    </w:p>
    <w:p>
      <w:pPr>
        <w:pStyle w:val="BodyText"/>
      </w:pPr>
      <m:oMathPara>
        <m:oMathParaPr>
          <m:jc m:val="center"/>
        </m:oMathParaPr>
        <m:oMath>
          <m:eqArr>
            <m:e>
              <m:r>
                <m:rPr>
                  <m:sty m:val="p"/>
                </m:rPr>
                <m:t>dim</m:t>
              </m:r>
              <m:r>
                <m:rPr>
                  <m:sty m:val="p"/>
                </m:rPr>
                <m:t>(</m:t>
              </m:r>
              <m:sSub>
                <m:e>
                  <m:r>
                    <m:rPr>
                      <m:scr m:val="script"/>
                      <m:sty m:val="p"/>
                    </m:rPr>
                    <m:t>H</m:t>
                  </m:r>
                </m:e>
                <m:sub>
                  <m:r>
                    <m:t>0</m:t>
                  </m:r>
                </m:sub>
              </m:sSub>
              <m:r>
                <m:rPr>
                  <m:sty m:val="p"/>
                </m:rPr>
                <m:t>)</m:t>
              </m:r>
              <m:r>
                <m:t>&amp;</m:t>
              </m:r>
              <m:r>
                <m:rPr>
                  <m:sty m:val="p"/>
                </m:rPr>
                <m:t>=</m:t>
              </m:r>
              <m:r>
                <m:rPr>
                  <m:sty m:val="p"/>
                </m:rPr>
                <m:t>nullity</m:t>
              </m:r>
              <m:r>
                <m:rPr>
                  <m:sty m:val="p"/>
                </m:rPr>
                <m:t>(</m:t>
              </m:r>
              <m:sSup>
                <m:e>
                  <m:acc>
                    <m:accPr>
                      <m:chr m:val="̃"/>
                    </m:accPr>
                    <m:e>
                      <m:r>
                        <m:t>w</m:t>
                      </m:r>
                    </m:e>
                  </m:acc>
                </m:e>
                <m:sup>
                  <m:r>
                    <m:rPr>
                      <m:sty m:val="p"/>
                    </m:rPr>
                    <m:t>⊤</m:t>
                  </m:r>
                </m:sup>
              </m:sSup>
              <m:r>
                <m:rPr>
                  <m:sty m:val="p"/>
                </m:rPr>
                <m:t>)</m:t>
              </m:r>
              <m:r>
                <m:t>&amp;</m:t>
              </m:r>
              <m:r>
                <m:t>&amp;</m:t>
              </m:r>
              <m:r>
                <m:rPr>
                  <m:nor/>
                  <m:sty m:val="p"/>
                </m:rPr>
                <m:t>(</m:t>
              </m:r>
              <m:r>
                <m:rPr>
                  <m:nor/>
                  <m:sty m:val="p"/>
                </m:rPr>
                <m:t>Definition 48</m:t>
              </m:r>
              <m:r>
                <m:rPr>
                  <m:nor/>
                  <m:sty m:val="p"/>
                </m:rPr>
                <m:t>)</m:t>
              </m:r>
            </m:e>
            <m:e>
              <m:r>
                <m:t>&amp;</m:t>
              </m:r>
              <m:r>
                <m:rPr>
                  <m:sty m:val="p"/>
                </m:rPr>
                <m:t>=</m:t>
              </m:r>
              <m:r>
                <m:t>p</m:t>
              </m:r>
              <m:r>
                <m:rPr>
                  <m:sty m:val="p"/>
                </m:rPr>
                <m:t>−</m:t>
              </m:r>
              <m:r>
                <m:rPr>
                  <m:sty m:val="p"/>
                </m:rPr>
                <m:t>rank</m:t>
              </m:r>
              <m:r>
                <m:rPr>
                  <m:sty m:val="p"/>
                </m:rPr>
                <m:t>(</m:t>
              </m:r>
              <m:sSup>
                <m:e>
                  <m:acc>
                    <m:accPr>
                      <m:chr m:val="̃"/>
                    </m:accPr>
                    <m:e>
                      <m:r>
                        <m:t>w</m:t>
                      </m:r>
                    </m:e>
                  </m:acc>
                </m:e>
                <m:sup>
                  <m:r>
                    <m:rPr>
                      <m:sty m:val="p"/>
                    </m:rPr>
                    <m:t>⊤</m:t>
                  </m:r>
                </m:sup>
              </m:sSup>
              <m:r>
                <m:rPr>
                  <m:sty m:val="p"/>
                </m:rPr>
                <m:t>)</m:t>
              </m:r>
              <m:r>
                <m:t>&amp;</m:t>
              </m:r>
              <m:r>
                <m:t>&amp;</m:t>
              </m:r>
              <m:r>
                <m:rPr>
                  <m:nor/>
                  <m:sty m:val="p"/>
                </m:rPr>
                <m:t>(</m:t>
              </m:r>
              <m:r>
                <m:rPr>
                  <m:nor/>
                  <m:sty m:val="p"/>
                </m:rPr>
                <m:t>Theorem 36</m:t>
              </m:r>
              <m:r>
                <m:rPr>
                  <m:nor/>
                  <m:sty m:val="p"/>
                </m:rPr>
                <m:t>, for the </m:t>
              </m:r>
              <m:r>
                <m:t>p</m:t>
              </m:r>
              <m:r>
                <m:rPr>
                  <m:nor/>
                  <m:sty m:val="p"/>
                </m:rPr>
                <m:t> columns of </m:t>
              </m:r>
              <m:sSup>
                <m:e>
                  <m:acc>
                    <m:accPr>
                      <m:chr m:val="̃"/>
                    </m:accPr>
                    <m:e>
                      <m:r>
                        <m:t>w</m:t>
                      </m:r>
                    </m:e>
                  </m:acc>
                </m:e>
                <m:sup>
                  <m:r>
                    <m:rPr>
                      <m:sty m:val="p"/>
                    </m:rPr>
                    <m:t>⊤</m:t>
                  </m:r>
                </m:sup>
              </m:sSup>
              <m:r>
                <m:rPr>
                  <m:nor/>
                  <m:sty m:val="p"/>
                </m:rPr>
                <m:t>)</m:t>
              </m:r>
            </m:e>
            <m:e>
              <m:r>
                <m:t>&amp;</m:t>
              </m:r>
              <m:r>
                <m:rPr>
                  <m:sty m:val="p"/>
                </m:rPr>
                <m:t>=</m:t>
              </m:r>
              <m:r>
                <m:t>p</m:t>
              </m:r>
              <m:r>
                <m:rPr>
                  <m:sty m:val="p"/>
                </m:rPr>
                <m:t>−</m:t>
              </m:r>
              <m:r>
                <m:t>1</m:t>
              </m:r>
              <m:r>
                <m:rPr>
                  <m:sty m:val="p"/>
                </m:rPr>
                <m:t>.</m:t>
              </m:r>
              <m:r>
                <m:t>&amp;</m:t>
              </m:r>
              <m:r>
                <m:t>&amp;</m:t>
              </m:r>
              <m:r>
                <m:rPr>
                  <m:nor/>
                  <m:sty m:val="p"/>
                </m:rPr>
                <m:t>(the rank is </m:t>
              </m:r>
              <m:r>
                <m:t>1</m:t>
              </m:r>
              <m:r>
                <m:rPr>
                  <m:nor/>
                  <m:sty m:val="p"/>
                </m:rPr>
                <m:t>)</m:t>
              </m:r>
            </m:e>
          </m:eqArr>
        </m:oMath>
      </m:oMathPara>
    </w:p>
    <w:p>
      <w:pPr>
        <w:pStyle w:val="FirstParagraph"/>
      </w:pPr>
      <w:r>
        <w:rPr>
          <w:b/>
          <w:bCs/>
        </w:rPr>
        <w:t xml:space="preserve">Part 2.</w:t>
      </w:r>
      <w:r>
        <w:t xml:space="preserve"> </w:t>
      </w:r>
      <m:oMath>
        <m:acc>
          <m:accPr>
            <m:chr m:val="̃"/>
          </m:accPr>
          <m:e>
            <m:r>
              <m:t>w</m:t>
            </m:r>
          </m:e>
        </m:acc>
        <m:r>
          <m:rPr>
            <m:sty m:val="p"/>
          </m:rPr>
          <m:t>⋅</m:t>
        </m:r>
        <m:acc>
          <m:accPr>
            <m:chr m:val="̃"/>
          </m:accPr>
          <m:e>
            <m:r>
              <m:t>w</m:t>
            </m:r>
          </m:e>
        </m:acc>
        <m:r>
          <m:rPr>
            <m:sty m:val="p"/>
          </m:rPr>
          <m:t>=</m:t>
        </m:r>
        <m:sSubSup>
          <m:e>
            <m:r>
              <m:t>w</m:t>
            </m:r>
          </m:e>
          <m:sub>
            <m:r>
              <m:t>1</m:t>
            </m:r>
          </m:sub>
          <m:sup>
            <m:r>
              <m:t>2</m:t>
            </m:r>
          </m:sup>
        </m:sSubSup>
        <m:r>
          <m:rPr>
            <m:sty m:val="p"/>
          </m:rPr>
          <m:t>+</m:t>
        </m:r>
        <m:r>
          <m:rPr>
            <m:sty m:val="p"/>
          </m:rPr>
          <m:t>⋯</m:t>
        </m:r>
        <m:r>
          <m:rPr>
            <m:sty m:val="p"/>
          </m:rPr>
          <m:t>+</m:t>
        </m:r>
        <m:sSubSup>
          <m:e>
            <m:r>
              <m:t>w</m:t>
            </m:r>
          </m:e>
          <m:sub>
            <m:r>
              <m:t>p</m:t>
            </m:r>
          </m:sub>
          <m:sup>
            <m:r>
              <m:t>2</m:t>
            </m:r>
          </m:sup>
        </m:sSubSup>
        <m:r>
          <m:rPr>
            <m:sty m:val="p"/>
          </m:rPr>
          <m:t>&gt;</m:t>
        </m:r>
        <m:r>
          <m:t>0</m:t>
        </m:r>
      </m:oMath>
      <w:r>
        <w:t xml:space="preserve">, because some</w:t>
      </w:r>
      <w:r>
        <w:t xml:space="preserve"> </w:t>
      </w:r>
      <m:oMath>
        <m:sSub>
          <m:e>
            <m:r>
              <m:t>w</m:t>
            </m:r>
          </m:e>
          <m:sub>
            <m:r>
              <m:t>j</m:t>
            </m:r>
          </m:sub>
        </m:sSub>
        <m:r>
          <m:rPr>
            <m:sty m:val="p"/>
          </m:rPr>
          <m:t>≠</m:t>
        </m:r>
        <m:r>
          <m:t>0</m:t>
        </m:r>
      </m:oMath>
      <w:r>
        <w:t xml:space="preserve">.</w:t>
      </w:r>
      <w:r>
        <w:t xml:space="preserve"> </w:t>
      </w:r>
      <w:r>
        <w:t xml:space="preserve">So</w:t>
      </w:r>
      <w:r>
        <w:t xml:space="preserve"> </w:t>
      </w:r>
      <m:oMath>
        <m:sSup>
          <m:e>
            <m:acc>
              <m:accPr>
                <m:chr m:val="̃"/>
              </m:accPr>
              <m:e>
                <m:r>
                  <m:t>x</m:t>
                </m:r>
              </m:e>
            </m:acc>
          </m:e>
          <m:sup>
            <m:r>
              <m:rPr>
                <m:sty m:val="p"/>
              </m:rPr>
              <m:t>*</m:t>
            </m:r>
          </m:sup>
        </m:sSup>
        <m:limUpp>
          <m:e>
            <m:r>
              <m:rPr>
                <m:sty m:val="p"/>
              </m:rPr>
              <m:t>=</m:t>
            </m:r>
          </m:e>
          <m:lim>
            <m:r>
              <m:rPr>
                <m:nor/>
                <m:sty m:val="p"/>
              </m:rPr>
              <m:t>def</m:t>
            </m:r>
          </m:lim>
        </m:limUpp>
        <m:r>
          <m:rPr>
            <m:sty m:val="p"/>
          </m:rPr>
          <m:t>−</m:t>
        </m:r>
        <m:f>
          <m:fPr>
            <m:type m:val="bar"/>
          </m:fPr>
          <m:num>
            <m:r>
              <m:t>b</m:t>
            </m:r>
          </m:num>
          <m:den>
            <m:acc>
              <m:accPr>
                <m:chr m:val="̃"/>
              </m:accPr>
              <m:e>
                <m:r>
                  <m:t>w</m:t>
                </m:r>
              </m:e>
            </m:acc>
            <m:r>
              <m:rPr>
                <m:sty m:val="p"/>
              </m:rPr>
              <m:t>⋅</m:t>
            </m:r>
            <m:acc>
              <m:accPr>
                <m:chr m:val="̃"/>
              </m:accPr>
              <m:e>
                <m:r>
                  <m:t>w</m:t>
                </m:r>
              </m:e>
            </m:acc>
          </m:den>
        </m:f>
        <m:r>
          <m:t> </m:t>
        </m:r>
        <m:acc>
          <m:accPr>
            <m:chr m:val="̃"/>
          </m:accPr>
          <m:e>
            <m:r>
              <m:t>w</m:t>
            </m:r>
          </m:e>
        </m:acc>
      </m:oMath>
      <w:r>
        <w:t xml:space="preserve"> </w:t>
      </w:r>
      <w:r>
        <w:t xml:space="preserve">is defined, and</w:t>
      </w:r>
    </w:p>
    <w:p>
      <w:pPr>
        <w:pStyle w:val="BodyText"/>
      </w:pPr>
      <m:oMathPara>
        <m:oMathParaPr>
          <m:jc m:val="center"/>
        </m:oMathParaPr>
        <m:oMath>
          <m:eqArr>
            <m:e>
              <m:sSup>
                <m:e>
                  <m:acc>
                    <m:accPr>
                      <m:chr m:val="̃"/>
                    </m:accPr>
                    <m:e>
                      <m:r>
                        <m:t>w</m:t>
                      </m:r>
                    </m:e>
                  </m:acc>
                </m:e>
                <m:sup>
                  <m:r>
                    <m:rPr>
                      <m:sty m:val="p"/>
                    </m:rPr>
                    <m:t>⊤</m:t>
                  </m:r>
                </m:sup>
              </m:sSup>
              <m:sSup>
                <m:e>
                  <m:acc>
                    <m:accPr>
                      <m:chr m:val="̃"/>
                    </m:accPr>
                    <m:e>
                      <m:r>
                        <m:t>x</m:t>
                      </m:r>
                    </m:e>
                  </m:acc>
                </m:e>
                <m:sup>
                  <m:r>
                    <m:rPr>
                      <m:sty m:val="p"/>
                    </m:rPr>
                    <m:t>*</m:t>
                  </m:r>
                </m:sup>
              </m:sSup>
              <m:r>
                <m:rPr>
                  <m:sty m:val="p"/>
                </m:rPr>
                <m:t>+</m:t>
              </m:r>
              <m:r>
                <m:t>b</m:t>
              </m:r>
              <m:r>
                <m:t>&amp;</m:t>
              </m:r>
              <m:r>
                <m:rPr>
                  <m:sty m:val="p"/>
                </m:rPr>
                <m:t>=</m:t>
              </m:r>
              <m:r>
                <m:rPr>
                  <m:sty m:val="p"/>
                </m:rPr>
                <m:t>−</m:t>
              </m:r>
              <m:f>
                <m:fPr>
                  <m:type m:val="bar"/>
                </m:fPr>
                <m:num>
                  <m:r>
                    <m:t>b</m:t>
                  </m:r>
                </m:num>
                <m:den>
                  <m:acc>
                    <m:accPr>
                      <m:chr m:val="̃"/>
                    </m:accPr>
                    <m:e>
                      <m:r>
                        <m:t>w</m:t>
                      </m:r>
                    </m:e>
                  </m:acc>
                  <m:r>
                    <m:rPr>
                      <m:sty m:val="p"/>
                    </m:rPr>
                    <m:t>⋅</m:t>
                  </m:r>
                  <m:acc>
                    <m:accPr>
                      <m:chr m:val="̃"/>
                    </m:accPr>
                    <m:e>
                      <m:r>
                        <m:t>w</m:t>
                      </m:r>
                    </m:e>
                  </m:acc>
                </m:den>
              </m:f>
              <m:r>
                <m:t> </m:t>
              </m:r>
              <m:r>
                <m:rPr>
                  <m:sty m:val="p"/>
                </m:rPr>
                <m:t>(</m:t>
              </m:r>
              <m:sSup>
                <m:e>
                  <m:acc>
                    <m:accPr>
                      <m:chr m:val="̃"/>
                    </m:accPr>
                    <m:e>
                      <m:r>
                        <m:t>w</m:t>
                      </m:r>
                    </m:e>
                  </m:acc>
                </m:e>
                <m:sup>
                  <m:r>
                    <m:rPr>
                      <m:sty m:val="p"/>
                    </m:rPr>
                    <m:t>⊤</m:t>
                  </m:r>
                </m:sup>
              </m:sSup>
              <m:acc>
                <m:accPr>
                  <m:chr m:val="̃"/>
                </m:accPr>
                <m:e>
                  <m:r>
                    <m:t>w</m:t>
                  </m:r>
                </m:e>
              </m:acc>
              <m:r>
                <m:rPr>
                  <m:sty m:val="p"/>
                </m:rPr>
                <m:t>)</m:t>
              </m:r>
              <m:r>
                <m:rPr>
                  <m:sty m:val="p"/>
                </m:rPr>
                <m:t>+</m:t>
              </m:r>
              <m:r>
                <m:t>b</m:t>
              </m:r>
              <m:r>
                <m:t>&amp;</m:t>
              </m:r>
              <m:r>
                <m:t>&amp;</m:t>
              </m:r>
              <m:r>
                <m:rPr>
                  <m:nor/>
                  <m:sty m:val="p"/>
                </m:rPr>
                <m:t>(homogeneity of </m:t>
              </m:r>
              <m:acc>
                <m:accPr>
                  <m:chr m:val="̃"/>
                </m:accPr>
                <m:e>
                  <m:r>
                    <m:t>x</m:t>
                  </m:r>
                </m:e>
              </m:acc>
              <m:r>
                <m:rPr>
                  <m:sty m:val="p"/>
                </m:rPr>
                <m:t>↦</m:t>
              </m:r>
              <m:sSup>
                <m:e>
                  <m:acc>
                    <m:accPr>
                      <m:chr m:val="̃"/>
                    </m:accPr>
                    <m:e>
                      <m:r>
                        <m:t>w</m:t>
                      </m:r>
                    </m:e>
                  </m:acc>
                </m:e>
                <m:sup>
                  <m:r>
                    <m:rPr>
                      <m:sty m:val="p"/>
                    </m:rPr>
                    <m:t>⊤</m:t>
                  </m:r>
                </m:sup>
              </m:sSup>
              <m:acc>
                <m:accPr>
                  <m:chr m:val="̃"/>
                </m:accPr>
                <m:e>
                  <m:r>
                    <m:t>x</m:t>
                  </m:r>
                </m:e>
              </m:acc>
              <m:r>
                <m:rPr>
                  <m:nor/>
                  <m:sty m:val="p"/>
                </m:rPr>
                <m:t>, </m:t>
              </m:r>
              <m:r>
                <m:rPr>
                  <m:nor/>
                  <m:sty m:val="p"/>
                </m:rPr>
                <m:t>Theorem 12</m:t>
              </m:r>
              <m:r>
                <m:rPr>
                  <m:nor/>
                  <m:sty m:val="p"/>
                </m:rPr>
                <m:t>)</m:t>
              </m:r>
            </m:e>
            <m:e>
              <m:r>
                <m:t>&amp;</m:t>
              </m:r>
              <m:r>
                <m:rPr>
                  <m:sty m:val="p"/>
                </m:rPr>
                <m:t>=</m:t>
              </m:r>
              <m:r>
                <m:rPr>
                  <m:sty m:val="p"/>
                </m:rPr>
                <m:t>−</m:t>
              </m:r>
              <m:r>
                <m:t>b</m:t>
              </m:r>
              <m:r>
                <m:rPr>
                  <m:sty m:val="p"/>
                </m:rPr>
                <m:t>+</m:t>
              </m:r>
              <m:r>
                <m:t>b</m:t>
              </m:r>
              <m:r>
                <m:t>&amp;</m:t>
              </m:r>
              <m:r>
                <m:t>&amp;</m:t>
              </m:r>
              <m:r>
                <m:rPr>
                  <m:nor/>
                  <m:sty m:val="p"/>
                </m:rPr>
                <m:t>(</m:t>
              </m:r>
              <m:sSup>
                <m:e>
                  <m:acc>
                    <m:accPr>
                      <m:chr m:val="̃"/>
                    </m:accPr>
                    <m:e>
                      <m:r>
                        <m:t>w</m:t>
                      </m:r>
                    </m:e>
                  </m:acc>
                </m:e>
                <m:sup>
                  <m:r>
                    <m:rPr>
                      <m:sty m:val="p"/>
                    </m:rPr>
                    <m:t>⊤</m:t>
                  </m:r>
                </m:sup>
              </m:sSup>
              <m:acc>
                <m:accPr>
                  <m:chr m:val="̃"/>
                </m:accPr>
                <m:e>
                  <m:r>
                    <m:t>w</m:t>
                  </m:r>
                </m:e>
              </m:acc>
              <m:r>
                <m:rPr>
                  <m:sty m:val="p"/>
                </m:rPr>
                <m:t>=</m:t>
              </m:r>
              <m:acc>
                <m:accPr>
                  <m:chr m:val="̃"/>
                </m:accPr>
                <m:e>
                  <m:r>
                    <m:t>w</m:t>
                  </m:r>
                </m:e>
              </m:acc>
              <m:r>
                <m:rPr>
                  <m:sty m:val="p"/>
                </m:rPr>
                <m:t>⋅</m:t>
              </m:r>
              <m:acc>
                <m:accPr>
                  <m:chr m:val="̃"/>
                </m:accPr>
                <m:e>
                  <m:r>
                    <m:t>w</m:t>
                  </m:r>
                </m:e>
              </m:acc>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sSup>
          <m:e>
            <m:acc>
              <m:accPr>
                <m:chr m:val="̃"/>
              </m:accPr>
              <m:e>
                <m:r>
                  <m:t>x</m:t>
                </m:r>
              </m:e>
            </m:acc>
          </m:e>
          <m:sup>
            <m:r>
              <m:rPr>
                <m:sty m:val="p"/>
              </m:rPr>
              <m:t>*</m:t>
            </m:r>
          </m:sup>
        </m:sSup>
        <m:r>
          <m:rPr>
            <m:sty m:val="p"/>
          </m:rPr>
          <m:t>∈</m:t>
        </m:r>
        <m:r>
          <m:rPr>
            <m:scr m:val="script"/>
            <m:sty m:val="p"/>
          </m:rPr>
          <m:t>H</m:t>
        </m:r>
      </m:oMath>
      <w:r>
        <w:t xml:space="preserve">, and</w:t>
      </w:r>
      <w:r>
        <w:t xml:space="preserve"> </w:t>
      </w:r>
      <m:oMath>
        <m:r>
          <m:rPr>
            <m:scr m:val="script"/>
            <m:sty m:val="p"/>
          </m:rPr>
          <m:t>H</m:t>
        </m:r>
      </m:oMath>
      <w:r>
        <w:t xml:space="preserve"> </w:t>
      </w:r>
      <w:r>
        <w:t xml:space="preserve">is not empty.</w:t>
      </w:r>
      <w:r>
        <w:t xml:space="preserve"> </w:t>
      </w:r>
      <w:r>
        <w:t xml:space="preserve">Now take any</w:t>
      </w:r>
      <w:r>
        <w:t xml:space="preserve"> </w:t>
      </w:r>
      <m:oMath>
        <m:sSub>
          <m:e>
            <m:acc>
              <m:accPr>
                <m:chr m:val="̃"/>
              </m:accPr>
              <m:e>
                <m:r>
                  <m:t>x</m:t>
                </m:r>
              </m:e>
            </m:acc>
          </m:e>
          <m:sub>
            <m:r>
              <m:t>0</m:t>
            </m:r>
          </m:sub>
        </m:sSub>
        <m:r>
          <m:rPr>
            <m:sty m:val="p"/>
          </m:rPr>
          <m:t>∈</m:t>
        </m:r>
        <m:r>
          <m:rPr>
            <m:scr m:val="script"/>
            <m:sty m:val="p"/>
          </m:rPr>
          <m:t>H</m:t>
        </m:r>
      </m:oMath>
      <w:r>
        <w:t xml:space="preserve">, so</w:t>
      </w:r>
      <w:r>
        <w:t xml:space="preserve"> </w:t>
      </w:r>
      <m:oMath>
        <m:sSup>
          <m:e>
            <m:acc>
              <m:accPr>
                <m:chr m:val="̃"/>
              </m:accPr>
              <m:e>
                <m:r>
                  <m:t>w</m:t>
                </m:r>
              </m:e>
            </m:acc>
          </m:e>
          <m:sup>
            <m:r>
              <m:rPr>
                <m:sty m:val="p"/>
              </m:rPr>
              <m:t>⊤</m:t>
            </m:r>
          </m:sup>
        </m:sSup>
        <m:sSub>
          <m:e>
            <m:acc>
              <m:accPr>
                <m:chr m:val="̃"/>
              </m:accPr>
              <m:e>
                <m:r>
                  <m:t>x</m:t>
                </m:r>
              </m:e>
            </m:acc>
          </m:e>
          <m:sub>
            <m:r>
              <m:t>0</m:t>
            </m:r>
          </m:sub>
        </m:sSub>
        <m:r>
          <m:rPr>
            <m:sty m:val="p"/>
          </m:rPr>
          <m:t>=</m:t>
        </m:r>
        <m:r>
          <m:rPr>
            <m:sty m:val="p"/>
          </m:rPr>
          <m:t>−</m:t>
        </m:r>
        <m:r>
          <m:t>b</m:t>
        </m:r>
      </m:oMath>
      <w:r>
        <w:t xml:space="preserve">.</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sSup>
                <m:e>
                  <m:acc>
                    <m:accPr>
                      <m:chr m:val="̃"/>
                    </m:accPr>
                    <m:e>
                      <m:r>
                        <m:t>w</m:t>
                      </m:r>
                    </m:e>
                  </m:acc>
                </m:e>
                <m:sup>
                  <m:r>
                    <m:rPr>
                      <m:sty m:val="p"/>
                    </m:rPr>
                    <m:t>⊤</m:t>
                  </m:r>
                </m:sup>
              </m:sSup>
              <m:r>
                <m:rPr>
                  <m:sty m:val="p"/>
                </m:rPr>
                <m:t>(</m:t>
              </m:r>
              <m:acc>
                <m:accPr>
                  <m:chr m:val="̃"/>
                </m:accPr>
                <m:e>
                  <m:r>
                    <m:t>x</m:t>
                  </m:r>
                </m:e>
              </m:acc>
              <m:r>
                <m:rPr>
                  <m:sty m:val="p"/>
                </m:rPr>
                <m:t>−</m:t>
              </m:r>
              <m:sSub>
                <m:e>
                  <m:acc>
                    <m:accPr>
                      <m:chr m:val="̃"/>
                    </m:accPr>
                    <m:e>
                      <m:r>
                        <m:t>x</m:t>
                      </m:r>
                    </m:e>
                  </m:acc>
                </m:e>
                <m:sub>
                  <m:r>
                    <m:t>0</m:t>
                  </m:r>
                </m:sub>
              </m:sSub>
              <m:r>
                <m:rPr>
                  <m:sty m:val="p"/>
                </m:rPr>
                <m:t>)</m:t>
              </m:r>
              <m:r>
                <m:t>&amp;</m:t>
              </m:r>
              <m:r>
                <m:rPr>
                  <m:sty m:val="p"/>
                </m:rPr>
                <m:t>=</m:t>
              </m:r>
              <m:sSup>
                <m:e>
                  <m:acc>
                    <m:accPr>
                      <m:chr m:val="̃"/>
                    </m:accPr>
                    <m:e>
                      <m:r>
                        <m:t>w</m:t>
                      </m:r>
                    </m:e>
                  </m:acc>
                </m:e>
                <m:sup>
                  <m:r>
                    <m:rPr>
                      <m:sty m:val="p"/>
                    </m:rPr>
                    <m:t>⊤</m:t>
                  </m:r>
                </m:sup>
              </m:sSup>
              <m:acc>
                <m:accPr>
                  <m:chr m:val="̃"/>
                </m:accPr>
                <m:e>
                  <m:r>
                    <m:t>x</m:t>
                  </m:r>
                </m:e>
              </m:acc>
              <m:r>
                <m:rPr>
                  <m:sty m:val="p"/>
                </m:rPr>
                <m:t>−</m:t>
              </m:r>
              <m:sSup>
                <m:e>
                  <m:acc>
                    <m:accPr>
                      <m:chr m:val="̃"/>
                    </m:accPr>
                    <m:e>
                      <m:r>
                        <m:t>w</m:t>
                      </m:r>
                    </m:e>
                  </m:acc>
                </m:e>
                <m:sup>
                  <m:r>
                    <m:rPr>
                      <m:sty m:val="p"/>
                    </m:rPr>
                    <m:t>⊤</m:t>
                  </m:r>
                </m:sup>
              </m:sSup>
              <m:sSub>
                <m:e>
                  <m:acc>
                    <m:accPr>
                      <m:chr m:val="̃"/>
                    </m:accPr>
                    <m:e>
                      <m:r>
                        <m:t>x</m:t>
                      </m:r>
                    </m:e>
                  </m:acc>
                </m:e>
                <m:sub>
                  <m:r>
                    <m:t>0</m:t>
                  </m:r>
                </m:sub>
              </m:sSub>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sSup>
                <m:e>
                  <m:acc>
                    <m:accPr>
                      <m:chr m:val="̃"/>
                    </m:accPr>
                    <m:e>
                      <m:r>
                        <m:t>w</m:t>
                      </m:r>
                    </m:e>
                  </m:acc>
                </m:e>
                <m:sup>
                  <m:r>
                    <m:rPr>
                      <m:sty m:val="p"/>
                    </m:rPr>
                    <m:t>⊤</m:t>
                  </m:r>
                </m:sup>
              </m:sSup>
              <m:acc>
                <m:accPr>
                  <m:chr m:val="̃"/>
                </m:accPr>
                <m:e>
                  <m:r>
                    <m:t>x</m:t>
                  </m:r>
                </m:e>
              </m:acc>
              <m:r>
                <m:rPr>
                  <m:sty m:val="p"/>
                </m:rPr>
                <m:t>−</m:t>
              </m:r>
              <m:r>
                <m:rPr>
                  <m:sty m:val="p"/>
                </m:rPr>
                <m:t>(</m:t>
              </m:r>
              <m:r>
                <m:rPr>
                  <m:sty m:val="p"/>
                </m:rPr>
                <m:t>−</m:t>
              </m:r>
              <m:r>
                <m:t>b</m:t>
              </m:r>
              <m:r>
                <m:rPr>
                  <m:sty m:val="p"/>
                </m:rPr>
                <m:t>)</m:t>
              </m:r>
              <m:r>
                <m:t>&amp;</m:t>
              </m:r>
              <m:r>
                <m:t>&amp;</m:t>
              </m:r>
              <m:r>
                <m:rPr>
                  <m:nor/>
                  <m:sty m:val="p"/>
                </m:rPr>
                <m:t>(</m:t>
              </m:r>
              <m:sSub>
                <m:e>
                  <m:acc>
                    <m:accPr>
                      <m:chr m:val="̃"/>
                    </m:accPr>
                    <m:e>
                      <m:r>
                        <m:t>x</m:t>
                      </m:r>
                    </m:e>
                  </m:acc>
                </m:e>
                <m:sub>
                  <m:r>
                    <m:t>0</m:t>
                  </m:r>
                </m:sub>
              </m:sSub>
              <m:r>
                <m:rPr>
                  <m:sty m:val="p"/>
                </m:rPr>
                <m:t>∈</m:t>
              </m:r>
              <m:r>
                <m:rPr>
                  <m:scr m:val="script"/>
                  <m:sty m:val="p"/>
                </m:rPr>
                <m:t>H</m:t>
              </m:r>
              <m:r>
                <m:rPr>
                  <m:nor/>
                  <m:sty m:val="p"/>
                </m:rPr>
                <m:t>)</m:t>
              </m:r>
            </m:e>
            <m:e>
              <m:r>
                <m:t>&amp;</m:t>
              </m:r>
              <m:r>
                <m:rPr>
                  <m:sty m:val="p"/>
                </m:rPr>
                <m:t>=</m:t>
              </m:r>
              <m:sSup>
                <m:e>
                  <m:acc>
                    <m:accPr>
                      <m:chr m:val="̃"/>
                    </m:accPr>
                    <m:e>
                      <m:r>
                        <m:t>w</m:t>
                      </m:r>
                    </m:e>
                  </m:acc>
                </m:e>
                <m:sup>
                  <m:r>
                    <m:rPr>
                      <m:sty m:val="p"/>
                    </m:rPr>
                    <m:t>⊤</m:t>
                  </m:r>
                </m:sup>
              </m:sSup>
              <m:acc>
                <m:accPr>
                  <m:chr m:val="̃"/>
                </m:accPr>
                <m:e>
                  <m:r>
                    <m:t>x</m:t>
                  </m:r>
                </m:e>
              </m:acc>
              <m:r>
                <m:rPr>
                  <m:sty m:val="p"/>
                </m:rPr>
                <m:t>+</m:t>
              </m:r>
              <m:r>
                <m:t>b</m:t>
              </m:r>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x</m:t>
            </m:r>
          </m:e>
        </m:acc>
        <m:r>
          <m:rPr>
            <m:sty m:val="p"/>
          </m:rPr>
          <m:t>∈</m:t>
        </m:r>
        <m:r>
          <m:rPr>
            <m:scr m:val="script"/>
            <m:sty m:val="p"/>
          </m:rPr>
          <m:t>H</m:t>
        </m:r>
      </m:oMath>
      <w:r>
        <w:t xml:space="preserve"> </w:t>
      </w:r>
      <w:r>
        <w:t xml:space="preserve">exactly when</w:t>
      </w:r>
      <w:r>
        <w:t xml:space="preserve"> </w:t>
      </w:r>
      <m:oMath>
        <m:acc>
          <m:accPr>
            <m:chr m:val="̃"/>
          </m:accPr>
          <m:e>
            <m:r>
              <m:t>x</m:t>
            </m:r>
          </m:e>
        </m:acc>
        <m:r>
          <m:rPr>
            <m:sty m:val="p"/>
          </m:rPr>
          <m:t>−</m:t>
        </m:r>
        <m:sSub>
          <m:e>
            <m:acc>
              <m:accPr>
                <m:chr m:val="̃"/>
              </m:accPr>
              <m:e>
                <m:r>
                  <m:t>x</m:t>
                </m:r>
              </m:e>
            </m:acc>
          </m:e>
          <m:sub>
            <m:r>
              <m:t>0</m:t>
            </m:r>
          </m:sub>
        </m:sSub>
        <m:r>
          <m:rPr>
            <m:sty m:val="p"/>
          </m:rPr>
          <m:t>∈</m:t>
        </m:r>
        <m:sSub>
          <m:e>
            <m:r>
              <m:rPr>
                <m:scr m:val="script"/>
                <m:sty m:val="p"/>
              </m:rPr>
              <m:t>H</m:t>
            </m:r>
          </m:e>
          <m:sub>
            <m:r>
              <m:t>0</m:t>
            </m:r>
          </m:sub>
        </m:sSub>
      </m:oMath>
      <w:r>
        <w:t xml:space="preserve">,</w:t>
      </w:r>
      <w:r>
        <w:t xml:space="preserve"> </w:t>
      </w:r>
      <w:r>
        <w:t xml:space="preserve">that is, exactly when</w:t>
      </w:r>
      <w:r>
        <w:t xml:space="preserve"> </w:t>
      </w:r>
      <m:oMath>
        <m:acc>
          <m:accPr>
            <m:chr m:val="̃"/>
          </m:accPr>
          <m:e>
            <m:r>
              <m:t>x</m:t>
            </m:r>
          </m:e>
        </m:acc>
        <m:r>
          <m:rPr>
            <m:sty m:val="p"/>
          </m:rPr>
          <m:t>=</m:t>
        </m:r>
        <m:sSub>
          <m:e>
            <m:acc>
              <m:accPr>
                <m:chr m:val="̃"/>
              </m:accPr>
              <m:e>
                <m:r>
                  <m:t>x</m:t>
                </m:r>
              </m:e>
            </m:acc>
          </m:e>
          <m:sub>
            <m:r>
              <m:t>0</m:t>
            </m:r>
          </m:sub>
        </m:sSub>
        <m:r>
          <m:rPr>
            <m:sty m:val="p"/>
          </m:rPr>
          <m:t>+</m:t>
        </m:r>
        <m:acc>
          <m:accPr>
            <m:chr m:val="̃"/>
          </m:accPr>
          <m:e>
            <m:r>
              <m:t>s</m:t>
            </m:r>
          </m:e>
        </m:acc>
      </m:oMath>
      <w:r>
        <w:t xml:space="preserve"> </w:t>
      </w:r>
      <w:r>
        <w:t xml:space="preserve">with</w:t>
      </w:r>
      <w:r>
        <w:t xml:space="preserve"> </w:t>
      </w:r>
      <m:oMath>
        <m:acc>
          <m:accPr>
            <m:chr m:val="̃"/>
          </m:accPr>
          <m:e>
            <m:r>
              <m:t>s</m:t>
            </m:r>
          </m:e>
        </m:acc>
        <m:r>
          <m:rPr>
            <m:sty m:val="p"/>
          </m:rPr>
          <m:t>=</m:t>
        </m:r>
        <m:acc>
          <m:accPr>
            <m:chr m:val="̃"/>
          </m:accPr>
          <m:e>
            <m:r>
              <m:t>x</m:t>
            </m:r>
          </m:e>
        </m:acc>
        <m:r>
          <m:rPr>
            <m:sty m:val="p"/>
          </m:rPr>
          <m:t>−</m:t>
        </m:r>
        <m:sSub>
          <m:e>
            <m:acc>
              <m:accPr>
                <m:chr m:val="̃"/>
              </m:accPr>
              <m:e>
                <m:r>
                  <m:t>x</m:t>
                </m:r>
              </m:e>
            </m:acc>
          </m:e>
          <m:sub>
            <m:r>
              <m:t>0</m:t>
            </m:r>
          </m:sub>
        </m:sSub>
        <m:r>
          <m:rPr>
            <m:sty m:val="p"/>
          </m:rPr>
          <m:t>∈</m:t>
        </m:r>
        <m:sSub>
          <m:e>
            <m:r>
              <m:rPr>
                <m:scr m:val="script"/>
                <m:sty m:val="p"/>
              </m:rPr>
              <m:t>H</m:t>
            </m:r>
          </m:e>
          <m:sub>
            <m:r>
              <m:t>0</m:t>
            </m:r>
          </m:sub>
        </m:sSub>
      </m:oMath>
      <w:r>
        <w:t xml:space="preserve">.</w:t>
      </w:r>
      <w:r>
        <w:t xml:space="preserve"> </w:t>
      </w:r>
      <m:oMath>
        <m:sSub>
          <m:e>
            <m:r>
              <m:rPr>
                <m:scr m:val="script"/>
                <m:sty m:val="p"/>
              </m:rPr>
              <m:t>H</m:t>
            </m:r>
          </m:e>
          <m:sub>
            <m:r>
              <m:t>0</m:t>
            </m:r>
          </m:sub>
        </m:sSub>
      </m:oMath>
      <w:r>
        <w:t xml:space="preserve"> </w:t>
      </w:r>
      <w:r>
        <w:t xml:space="preserve">is a subspace (part 1),</w:t>
      </w:r>
      <w:r>
        <w:t xml:space="preserve"> </w:t>
      </w:r>
      <w:r>
        <w:t xml:space="preserve">so</w:t>
      </w:r>
      <w:r>
        <w:t xml:space="preserve"> </w:t>
      </w:r>
      <m:oMath>
        <m:r>
          <m:rPr>
            <m:scr m:val="script"/>
            <m:sty m:val="p"/>
          </m:rPr>
          <m:t>H</m:t>
        </m:r>
      </m:oMath>
      <w:r>
        <w:t xml:space="preserve"> </w:t>
      </w:r>
      <w:r>
        <w:t xml:space="preserve">has the form in</w:t>
      </w:r>
      <w:r>
        <w:t xml:space="preserve"> </w:t>
      </w:r>
      <w:hyperlink w:anchor="def-affine-subspace">
        <w:r>
          <w:rPr>
            <w:rStyle w:val="Hyperlink"/>
          </w:rPr>
          <w:t xml:space="preserve">Definition 49</w:t>
        </w:r>
      </w:hyperlink>
      <w:r>
        <w:t xml:space="preserve">.</w:t>
      </w:r>
    </w:p>
    <w:p>
      <w:pPr>
        <w:pStyle w:val="BodyText"/>
      </w:pPr>
      <w:r>
        <w:rPr>
          <w:b/>
          <w:bCs/>
        </w:rPr>
        <w:t xml:space="preserve">Part 3.</w:t>
      </w:r>
      <w:r>
        <w:t xml:space="preserve"> </w:t>
      </w:r>
      <w:r>
        <w:t xml:space="preserve">For</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 both</w:t>
      </w:r>
      <w:r>
        <w:t xml:space="preserve"> </w:t>
      </w:r>
      <m:oMath>
        <m:sSup>
          <m:e>
            <m:acc>
              <m:accPr>
                <m:chr m:val="̃"/>
              </m:accPr>
              <m:e>
                <m:r>
                  <m:t>w</m:t>
                </m:r>
              </m:e>
            </m:acc>
          </m:e>
          <m:sup>
            <m:r>
              <m:rPr>
                <m:sty m:val="p"/>
              </m:rPr>
              <m:t>⊤</m:t>
            </m:r>
          </m:sup>
        </m:sSup>
        <m:acc>
          <m:accPr>
            <m:chr m:val="̃"/>
          </m:accPr>
          <m:e>
            <m:r>
              <m:t>x</m:t>
            </m:r>
          </m:e>
        </m:acc>
      </m:oMath>
      <w:r>
        <w:t xml:space="preserve"> </w:t>
      </w:r>
      <w:r>
        <w:t xml:space="preserve">and</w:t>
      </w:r>
      <w:r>
        <w:t xml:space="preserve"> </w:t>
      </w:r>
      <m:oMath>
        <m:sSup>
          <m:e>
            <m:acc>
              <m:accPr>
                <m:chr m:val="̃"/>
              </m:accPr>
              <m:e>
                <m:r>
                  <m:t>w</m:t>
                </m:r>
              </m:e>
            </m:acc>
          </m:e>
          <m:sup>
            <m:r>
              <m:rPr>
                <m:sty m:val="p"/>
              </m:rPr>
              <m:t>⊤</m:t>
            </m:r>
          </m:sup>
        </m:sSup>
        <m:acc>
          <m:accPr>
            <m:chr m:val="̃"/>
          </m:accPr>
          <m:e>
            <m:r>
              <m:t>y</m:t>
            </m:r>
          </m:e>
        </m:acc>
      </m:oMath>
      <w:r>
        <w:t xml:space="preserve"> </w:t>
      </w:r>
      <w:r>
        <w:t xml:space="preserve">equal</w:t>
      </w:r>
      <w:r>
        <w:t xml:space="preserve"> </w:t>
      </w:r>
      <m:oMath>
        <m:r>
          <m:rPr>
            <m:sty m:val="p"/>
          </m:rPr>
          <m:t>−</m:t>
        </m:r>
        <m:r>
          <m:t>b</m:t>
        </m:r>
      </m:oMath>
      <w:r>
        <w:t xml:space="preserve">, so</w:t>
      </w:r>
    </w:p>
    <w:p>
      <w:pPr>
        <w:pStyle w:val="BodyText"/>
      </w:pPr>
      <m:oMathPara>
        <m:oMathParaPr>
          <m:jc m:val="center"/>
        </m:oMathParaPr>
        <m:oMath>
          <m:eqArr>
            <m:e>
              <m:acc>
                <m:accPr>
                  <m:chr m:val="̃"/>
                </m:accPr>
                <m:e>
                  <m:r>
                    <m:t>w</m:t>
                  </m:r>
                </m:e>
              </m:acc>
              <m:r>
                <m:rPr>
                  <m:sty m:val="p"/>
                </m:rPr>
                <m:t>⋅</m:t>
              </m:r>
              <m:r>
                <m:rPr>
                  <m:sty m:val="p"/>
                </m:rPr>
                <m:t>(</m:t>
              </m:r>
              <m:acc>
                <m:accPr>
                  <m:chr m:val="̃"/>
                </m:accPr>
                <m:e>
                  <m:r>
                    <m:t>x</m:t>
                  </m:r>
                </m:e>
              </m:acc>
              <m:r>
                <m:rPr>
                  <m:sty m:val="p"/>
                </m:rPr>
                <m:t>−</m:t>
              </m:r>
              <m:acc>
                <m:accPr>
                  <m:chr m:val="̃"/>
                </m:accPr>
                <m:e>
                  <m:r>
                    <m:t>y</m:t>
                  </m:r>
                </m:e>
              </m:acc>
              <m:r>
                <m:rPr>
                  <m:sty m:val="p"/>
                </m:rPr>
                <m:t>)</m:t>
              </m:r>
              <m:r>
                <m:t>&amp;</m:t>
              </m:r>
              <m:r>
                <m:rPr>
                  <m:sty m:val="p"/>
                </m:rPr>
                <m:t>=</m:t>
              </m:r>
              <m:sSup>
                <m:e>
                  <m:acc>
                    <m:accPr>
                      <m:chr m:val="̃"/>
                    </m:accPr>
                    <m:e>
                      <m:r>
                        <m:t>w</m:t>
                      </m:r>
                    </m:e>
                  </m:acc>
                </m:e>
                <m:sup>
                  <m:r>
                    <m:rPr>
                      <m:sty m:val="p"/>
                    </m:rPr>
                    <m:t>⊤</m:t>
                  </m:r>
                </m:sup>
              </m:sSup>
              <m:acc>
                <m:accPr>
                  <m:chr m:val="̃"/>
                </m:accPr>
                <m:e>
                  <m:r>
                    <m:t>x</m:t>
                  </m:r>
                </m:e>
              </m:acc>
              <m:r>
                <m:rPr>
                  <m:sty m:val="p"/>
                </m:rPr>
                <m:t>−</m:t>
              </m:r>
              <m:sSup>
                <m:e>
                  <m:acc>
                    <m:accPr>
                      <m:chr m:val="̃"/>
                    </m:accPr>
                    <m:e>
                      <m:r>
                        <m:t>w</m:t>
                      </m:r>
                    </m:e>
                  </m:acc>
                </m:e>
                <m:sup>
                  <m:r>
                    <m:rPr>
                      <m:sty m:val="p"/>
                    </m:rPr>
                    <m:t>⊤</m:t>
                  </m:r>
                </m:sup>
              </m:sSup>
              <m:acc>
                <m:accPr>
                  <m:chr m:val="̃"/>
                </m:accPr>
                <m:e>
                  <m:r>
                    <m:t>y</m:t>
                  </m:r>
                </m:e>
              </m:acc>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r>
                <m:rPr>
                  <m:sty m:val="p"/>
                </m:rPr>
                <m:t>(</m:t>
              </m:r>
              <m:r>
                <m:rPr>
                  <m:sty m:val="p"/>
                </m:rPr>
                <m:t>−</m:t>
              </m:r>
              <m:r>
                <m:t>b</m:t>
              </m:r>
              <m:r>
                <m:rPr>
                  <m:sty m:val="p"/>
                </m:rPr>
                <m:t>)</m:t>
              </m:r>
              <m:r>
                <m:rPr>
                  <m:sty m:val="p"/>
                </m:rPr>
                <m:t>−</m:t>
              </m:r>
              <m:r>
                <m:rPr>
                  <m:sty m:val="p"/>
                </m:rPr>
                <m:t>(</m:t>
              </m:r>
              <m:r>
                <m:rPr>
                  <m:sty m:val="p"/>
                </m:rPr>
                <m:t>−</m:t>
              </m:r>
              <m:r>
                <m:t>b</m:t>
              </m:r>
              <m:r>
                <m:rPr>
                  <m:sty m:val="p"/>
                </m:rPr>
                <m:t>)</m:t>
              </m:r>
              <m:r>
                <m:t>&amp;</m:t>
              </m:r>
              <m:r>
                <m:t>&amp;</m:t>
              </m:r>
              <m:r>
                <m:rPr>
                  <m:nor/>
                  <m:sty m:val="p"/>
                </m:rPr>
                <m:t>(</m:t>
              </m:r>
              <m:acc>
                <m:accPr>
                  <m:chr m:val="̃"/>
                </m:accPr>
                <m:e>
                  <m:r>
                    <m:t>x</m:t>
                  </m:r>
                </m:e>
              </m:acc>
              <m:r>
                <m:rPr>
                  <m:sty m:val="p"/>
                </m:rPr>
                <m:t>,</m:t>
              </m:r>
              <m:acc>
                <m:accPr>
                  <m:chr m:val="̃"/>
                </m:accPr>
                <m:e>
                  <m:r>
                    <m:t>y</m:t>
                  </m:r>
                </m:e>
              </m:acc>
              <m:r>
                <m:rPr>
                  <m:sty m:val="p"/>
                </m:rPr>
                <m:t>∈</m:t>
              </m:r>
              <m:r>
                <m:rPr>
                  <m:scr m:val="script"/>
                  <m:sty m:val="p"/>
                </m:rPr>
                <m:t>H</m:t>
              </m:r>
              <m:r>
                <m:rPr>
                  <m:nor/>
                  <m:sty m:val="p"/>
                </m:rPr>
                <m:t>)</m:t>
              </m:r>
            </m:e>
            <m:e>
              <m:r>
                <m:t>&amp;</m:t>
              </m:r>
              <m:r>
                <m:rPr>
                  <m:sty m:val="p"/>
                </m:rPr>
                <m:t>=</m:t>
              </m:r>
              <m:r>
                <m:t>0</m:t>
              </m:r>
              <m:r>
                <m:rPr>
                  <m:sty m:val="p"/>
                </m:rPr>
                <m:t>.</m:t>
              </m:r>
              <m:r>
                <m:t>&amp;</m:t>
              </m:r>
              <m:r>
                <m:t>&amp;</m:t>
              </m:r>
              <m:r>
                <m:rPr>
                  <m:nor/>
                  <m:sty m:val="p"/>
                </m:rPr>
                <m:t>(arithmetic)</m:t>
              </m:r>
            </m:e>
          </m:eqArr>
        </m:oMath>
      </m:oMathPara>
    </w:p>
    <w:bookmarkStart w:id="255" w:name="exm-hyperplane-subspace"/>
    <w:p>
      <w:pPr>
        <w:pStyle w:val="FirstParagraph"/>
      </w:pPr>
      <w:r>
        <w:rPr>
          <w:b/>
          <w:bCs/>
        </w:rPr>
        <w:t xml:space="preserve">Example 67 (The plane</w:t>
      </w:r>
      <w:r>
        <w:rPr>
          <w:b/>
          <w:bCs/>
        </w:rPr>
        <w:t xml:space="preserve"> </w:t>
      </w:r>
      <m:oMath>
        <m:sSub>
          <m:e>
            <m:r>
              <m:t>x</m:t>
            </m:r>
          </m:e>
          <m:sub>
            <m:r>
              <m:t>1</m:t>
            </m:r>
          </m:sub>
        </m:sSub>
        <m:r>
          <m:rPr>
            <m:sty m:val="p"/>
          </m:rPr>
          <m:t>+</m:t>
        </m:r>
        <m:sSub>
          <m:e>
            <m:r>
              <m:t>x</m:t>
            </m:r>
          </m:e>
          <m:sub>
            <m:r>
              <m:t>2</m:t>
            </m:r>
          </m:sub>
        </m:sSub>
        <m:r>
          <m:rPr>
            <m:sty m:val="p"/>
          </m:rPr>
          <m:t>+</m:t>
        </m:r>
        <m:sSub>
          <m:e>
            <m:r>
              <m:t>x</m:t>
            </m:r>
          </m:e>
          <m:sub>
            <m:r>
              <m:t>3</m:t>
            </m:r>
          </m:sub>
        </m:sSub>
        <m:r>
          <m:rPr>
            <m:sty m:val="p"/>
          </m:rPr>
          <m:t>=</m:t>
        </m:r>
        <m:r>
          <m:t>1</m:t>
        </m:r>
      </m:oMath>
      <w:r>
        <w:rPr>
          <w:b/>
          <w:bCs/>
        </w:rPr>
        <w:t xml:space="preserve"> </w:t>
      </w: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Take</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so</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e>
        </m:d>
        <m:r>
          <m:t>​</m:t>
        </m:r>
      </m:oMath>
      <w:r>
        <w:t xml:space="preserve">,</w:t>
      </w:r>
      <w:r>
        <w:t xml:space="preserve"> </w:t>
      </w:r>
      <w:r>
        <w:t xml:space="preserve">the plane that</w:t>
      </w:r>
      <w:r>
        <w:t xml:space="preserve"> </w:t>
      </w:r>
      <w:hyperlink w:anchor="exm-subspace-zero">
        <w:r>
          <w:rPr>
            <w:rStyle w:val="Hyperlink"/>
          </w:rPr>
          <w:t xml:space="preserve">Example 36</w:t>
        </w:r>
      </w:hyperlink>
      <w:r>
        <w:t xml:space="preserve"> </w:t>
      </w:r>
      <w:r>
        <w:t xml:space="preserve">showed is not a subspace.</w:t>
      </w:r>
      <w:r>
        <w:t xml:space="preserve"> </w:t>
      </w:r>
      <w:r>
        <w:t xml:space="preserve">By part 1,</w:t>
      </w:r>
      <w:r>
        <w:t xml:space="preserve"> </w:t>
      </w:r>
      <m:oMath>
        <m:sSub>
          <m:e>
            <m:r>
              <m:rPr>
                <m:scr m:val="script"/>
                <m:sty m:val="p"/>
              </m:rPr>
              <m:t>H</m:t>
            </m:r>
          </m:e>
          <m:sub>
            <m:r>
              <m:t>0</m:t>
            </m:r>
          </m:sub>
        </m:sSub>
        <m:r>
          <m:rPr>
            <m:sty m:val="p"/>
          </m:rPr>
          <m:t>=</m:t>
        </m:r>
        <m:r>
          <m:t>​</m:t>
        </m:r>
        <m:d>
          <m:dPr>
            <m:begChr m:val="{"/>
            <m:sepChr m:val=""/>
            <m:endChr m:val="}"/>
            <m:grow/>
          </m:dPr>
          <m:e>
            <m:acc>
              <m:accPr>
                <m:chr m:val="̃"/>
              </m:accPr>
              <m:e>
                <m:r>
                  <m:t>x</m:t>
                </m:r>
              </m:e>
            </m:acc>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0</m:t>
            </m:r>
          </m:e>
        </m:d>
        <m:r>
          <m:t>​</m:t>
        </m:r>
      </m:oMath>
      <w:r>
        <w:t xml:space="preserve"> </w:t>
      </w:r>
      <w:r>
        <w:t xml:space="preserve">is a subspace of dimension</w:t>
      </w:r>
      <w:r>
        <w:t xml:space="preserve"> </w:t>
      </w:r>
      <m:oMath>
        <m:r>
          <m:t>3</m:t>
        </m:r>
        <m:r>
          <m:rPr>
            <m:sty m:val="p"/>
          </m:rPr>
          <m:t>−</m:t>
        </m:r>
        <m:r>
          <m:t>1</m:t>
        </m:r>
        <m:r>
          <m:rPr>
            <m:sty m:val="p"/>
          </m:rPr>
          <m:t>=</m:t>
        </m:r>
        <m:r>
          <m:t>2</m:t>
        </m:r>
      </m:oMath>
      <w:r>
        <w:t xml:space="preserve">.</w:t>
      </w:r>
    </w:p>
    <w:p>
      <w:pPr>
        <w:numPr>
          <w:ilvl w:val="0"/>
          <w:numId w:val="1027"/>
        </w:numPr>
      </w:pPr>
      <m:oMath>
        <m:sSub>
          <m:e>
            <m:acc>
              <m:accPr>
                <m:chr m:val="̃"/>
              </m:accPr>
              <m:e>
                <m:r>
                  <m:t>x</m:t>
                </m:r>
              </m:e>
            </m:acc>
          </m:e>
          <m:sub>
            <m:r>
              <m:t>0</m:t>
            </m:r>
          </m:sub>
        </m:sSub>
        <m:r>
          <m:rPr>
            <m:sty m:val="p"/>
          </m:rPr>
          <m:t>=</m:t>
        </m:r>
        <m:r>
          <m:rPr>
            <m:sty m:val="p"/>
          </m:rPr>
          <m:t>(</m:t>
        </m:r>
        <m:r>
          <m:t>1</m:t>
        </m:r>
        <m:r>
          <m:rPr>
            <m:sty m:val="p"/>
          </m:rPr>
          <m:t>,</m:t>
        </m:r>
        <m:r>
          <m:t>0</m:t>
        </m:r>
        <m:r>
          <m:rPr>
            <m:sty m:val="p"/>
          </m:rPr>
          <m:t>,</m:t>
        </m:r>
        <m:r>
          <m:t>0</m:t>
        </m:r>
        <m:r>
          <m:rPr>
            <m:sty m:val="p"/>
          </m:rPr>
          <m:t>)</m:t>
        </m:r>
      </m:oMath>
      <w:r>
        <w:t xml:space="preserve"> </w:t>
      </w:r>
      <w:r>
        <w:t xml:space="preserve">is in</w:t>
      </w:r>
      <w:r>
        <w:t xml:space="preserve"> </w:t>
      </w:r>
      <m:oMath>
        <m:r>
          <m:rPr>
            <m:scr m:val="script"/>
            <m:sty m:val="p"/>
          </m:rPr>
          <m:t>H</m:t>
        </m:r>
      </m:oMath>
      <w:r>
        <w:t xml:space="preserve">, since</w:t>
      </w:r>
      <w:r>
        <w:t xml:space="preserve"> </w:t>
      </w:r>
      <m:oMath>
        <m:r>
          <m:t>1</m:t>
        </m:r>
        <m:r>
          <m:rPr>
            <m:sty m:val="p"/>
          </m:rPr>
          <m:t>+</m:t>
        </m:r>
        <m:r>
          <m:t>0</m:t>
        </m:r>
        <m:r>
          <m:rPr>
            <m:sty m:val="p"/>
          </m:rPr>
          <m:t>+</m:t>
        </m:r>
        <m:r>
          <m:t>0</m:t>
        </m:r>
        <m:r>
          <m:rPr>
            <m:sty m:val="p"/>
          </m:rPr>
          <m:t>−</m:t>
        </m:r>
        <m:r>
          <m:t>1</m:t>
        </m:r>
        <m:r>
          <m:rPr>
            <m:sty m:val="p"/>
          </m:rPr>
          <m:t>=</m:t>
        </m:r>
        <m:r>
          <m:t>0</m:t>
        </m:r>
      </m:oMath>
      <w:r>
        <w:t xml:space="preserve">,</w:t>
      </w:r>
      <w:r>
        <w:t xml:space="preserve"> </w:t>
      </w:r>
      <w:r>
        <w:t xml:space="preserve">and so is</w:t>
      </w:r>
      <w:r>
        <w:t xml:space="preserve"> </w:t>
      </w:r>
      <m:oMath>
        <m:acc>
          <m:accPr>
            <m:chr m:val="̃"/>
          </m:accPr>
          <m:e>
            <m:r>
              <m:t>y</m:t>
            </m:r>
          </m:e>
        </m:acc>
        <m:r>
          <m:rPr>
            <m:sty m:val="p"/>
          </m:rPr>
          <m:t>=</m:t>
        </m:r>
        <m:r>
          <m:rPr>
            <m:sty m:val="p"/>
          </m:rPr>
          <m:t>(</m:t>
        </m:r>
        <m:r>
          <m:t>0</m:t>
        </m:r>
        <m:r>
          <m:rPr>
            <m:sty m:val="p"/>
          </m:rPr>
          <m:t>,</m:t>
        </m:r>
        <m:r>
          <m:t>1</m:t>
        </m:r>
        <m:r>
          <m:rPr>
            <m:sty m:val="p"/>
          </m:rPr>
          <m:t>,</m:t>
        </m:r>
        <m:r>
          <m:t>0</m:t>
        </m:r>
        <m:r>
          <m:rPr>
            <m:sty m:val="p"/>
          </m:rPr>
          <m:t>)</m:t>
        </m:r>
      </m:oMath>
      <w:r>
        <w:t xml:space="preserve">.</w:t>
      </w:r>
    </w:p>
    <w:p>
      <w:pPr>
        <w:numPr>
          <w:ilvl w:val="0"/>
          <w:numId w:val="1027"/>
        </w:numPr>
      </w:pPr>
      <w:r>
        <w:t xml:space="preserve">Their difference</w:t>
      </w:r>
      <w:r>
        <w:t xml:space="preserve"> </w:t>
      </w:r>
      <m:oMath>
        <m:acc>
          <m:accPr>
            <m:chr m:val="̃"/>
          </m:accPr>
          <m:e>
            <m:r>
              <m:t>y</m:t>
            </m:r>
          </m:e>
        </m:acc>
        <m:r>
          <m:rPr>
            <m:sty m:val="p"/>
          </m:rPr>
          <m:t>−</m:t>
        </m:r>
        <m:sSub>
          <m:e>
            <m:acc>
              <m:accPr>
                <m:chr m:val="̃"/>
              </m:accPr>
              <m:e>
                <m:r>
                  <m:t>x</m:t>
                </m:r>
              </m:e>
            </m:acc>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w:t>
      </w:r>
      <w:r>
        <w:t xml:space="preserve">has entries summing to</w:t>
      </w:r>
      <w:r>
        <w:t xml:space="preserve"> </w:t>
      </w:r>
      <m:oMath>
        <m:r>
          <m:rPr>
            <m:sty m:val="p"/>
          </m:rPr>
          <m:t>−</m:t>
        </m:r>
        <m:r>
          <m:t>1</m:t>
        </m:r>
        <m:r>
          <m:rPr>
            <m:sty m:val="p"/>
          </m:rPr>
          <m:t>+</m:t>
        </m:r>
        <m:r>
          <m:t>1</m:t>
        </m:r>
        <m:r>
          <m:rPr>
            <m:sty m:val="p"/>
          </m:rPr>
          <m:t>+</m:t>
        </m:r>
        <m:r>
          <m:t>0</m:t>
        </m:r>
        <m:r>
          <m:rPr>
            <m:sty m:val="p"/>
          </m:rPr>
          <m:t>=</m:t>
        </m:r>
        <m:r>
          <m:t>0</m:t>
        </m:r>
      </m:oMath>
      <w:r>
        <w:t xml:space="preserve">,</w:t>
      </w:r>
      <w:r>
        <w:t xml:space="preserve"> </w:t>
      </w:r>
      <w:r>
        <w:t xml:space="preserve">so it is in</w:t>
      </w:r>
      <w:r>
        <w:t xml:space="preserve"> </w:t>
      </w:r>
      <m:oMath>
        <m:sSub>
          <m:e>
            <m:r>
              <m:rPr>
                <m:scr m:val="script"/>
                <m:sty m:val="p"/>
              </m:rPr>
              <m:t>H</m:t>
            </m:r>
          </m:e>
          <m:sub>
            <m:r>
              <m:t>0</m:t>
            </m:r>
          </m:sub>
        </m:sSub>
      </m:oMath>
      <w:r>
        <w:t xml:space="preserve">, and</w:t>
      </w:r>
      <w:r>
        <w:t xml:space="preserve"> </w:t>
      </w:r>
      <m:oMath>
        <m:acc>
          <m:accPr>
            <m:chr m:val="̃"/>
          </m:accPr>
          <m:e>
            <m:r>
              <m:t>y</m:t>
            </m:r>
          </m:e>
        </m:acc>
        <m:r>
          <m:rPr>
            <m:sty m:val="p"/>
          </m:rPr>
          <m:t>=</m:t>
        </m:r>
        <m:sSub>
          <m:e>
            <m:acc>
              <m:accPr>
                <m:chr m:val="̃"/>
              </m:accPr>
              <m:e>
                <m:r>
                  <m:t>x</m:t>
                </m:r>
              </m:e>
            </m:acc>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as part 2 says.</w:t>
      </w:r>
    </w:p>
    <w:p>
      <w:pPr>
        <w:pStyle w:val="BodyText"/>
      </w:pPr>
      <m:oMathPara>
        <m:oMathParaPr>
          <m:jc m:val="center"/>
        </m:oMathParaPr>
        <m:oMath>
          <m:eqArr>
            <m:e>
              <m:acc>
                <m:accPr>
                  <m:chr m:val="̃"/>
                </m:accPr>
                <m:e>
                  <m:r>
                    <m:t>w</m:t>
                  </m:r>
                </m:e>
              </m:acc>
              <m:r>
                <m:rPr>
                  <m:sty m:val="p"/>
                </m:rPr>
                <m:t>⋅</m:t>
              </m:r>
              <m:r>
                <m:rPr>
                  <m:sty m:val="p"/>
                </m:rPr>
                <m:t>(</m:t>
              </m:r>
              <m:r>
                <m:rPr>
                  <m:sty m:val="p"/>
                </m:rPr>
                <m:t>−</m:t>
              </m:r>
              <m:r>
                <m:t>1</m:t>
              </m:r>
              <m:r>
                <m:rPr>
                  <m:sty m:val="p"/>
                </m:rPr>
                <m:t>,</m:t>
              </m:r>
              <m:r>
                <m:t>1</m:t>
              </m:r>
              <m:r>
                <m:rPr>
                  <m:sty m:val="p"/>
                </m:rPr>
                <m:t>,</m:t>
              </m:r>
              <m:r>
                <m:t>0</m:t>
              </m:r>
              <m:r>
                <m:rPr>
                  <m:sty m:val="p"/>
                </m:rPr>
                <m:t>)</m:t>
              </m:r>
              <m:r>
                <m:t>&amp;</m:t>
              </m:r>
              <m:r>
                <m:rPr>
                  <m:sty m:val="p"/>
                </m:rPr>
                <m:t>=</m:t>
              </m:r>
              <m:r>
                <m:rPr>
                  <m:sty m:val="p"/>
                </m:rPr>
                <m:t>−</m:t>
              </m:r>
              <m:r>
                <m:t>1</m:t>
              </m:r>
              <m:r>
                <m:rPr>
                  <m:sty m:val="p"/>
                </m:rPr>
                <m:t>+</m:t>
              </m:r>
              <m:r>
                <m:t>1</m:t>
              </m:r>
              <m:r>
                <m:rPr>
                  <m:sty m:val="p"/>
                </m:rPr>
                <m:t>+</m:t>
              </m:r>
              <m:r>
                <m:t>0</m:t>
              </m:r>
            </m:e>
            <m:e>
              <m:r>
                <m:t>&amp;</m:t>
              </m:r>
              <m:r>
                <m:rPr>
                  <m:sty m:val="p"/>
                </m:rPr>
                <m:t>=</m:t>
              </m:r>
              <m:r>
                <m:t>0</m:t>
              </m:r>
              <m:r>
                <m:rPr>
                  <m:sty m:val="p"/>
                </m:rPr>
                <m:t>,</m:t>
              </m:r>
            </m:e>
          </m:eqArr>
        </m:oMath>
      </m:oMathPara>
    </w:p>
    <w:p>
      <w:pPr>
        <w:numPr>
          <w:ilvl w:val="0"/>
          <w:numId w:val="1000"/>
        </w:numPr>
      </w:pPr>
      <w:r>
        <w:t xml:space="preserve">as part 3 says.</w:t>
      </w:r>
    </w:p>
    <w:p>
      <w:pPr>
        <w:numPr>
          <w:ilvl w:val="0"/>
          <w:numId w:val="1027"/>
        </w:numPr>
      </w:pPr>
      <w:r>
        <w:t xml:space="preserve">The point built in the proof is</w:t>
      </w:r>
    </w:p>
    <w:p>
      <w:pPr>
        <w:pStyle w:val="BodyText"/>
      </w:pPr>
      <m:oMathPara>
        <m:oMathParaPr>
          <m:jc m:val="center"/>
        </m:oMathParaPr>
        <m:oMath>
          <m:eqArr>
            <m:e>
              <m:sSup>
                <m:e>
                  <m:acc>
                    <m:accPr>
                      <m:chr m:val="̃"/>
                    </m:accPr>
                    <m:e>
                      <m:r>
                        <m:t>x</m:t>
                      </m:r>
                    </m:e>
                  </m:acc>
                </m:e>
                <m:sup>
                  <m:r>
                    <m:rPr>
                      <m:sty m:val="p"/>
                    </m:rPr>
                    <m:t>*</m:t>
                  </m:r>
                </m:sup>
              </m:sSup>
              <m:r>
                <m:t>&amp;</m:t>
              </m:r>
              <m:r>
                <m:rPr>
                  <m:sty m:val="p"/>
                </m:rPr>
                <m:t>=</m:t>
              </m:r>
              <m:r>
                <m:rPr>
                  <m:sty m:val="p"/>
                </m:rPr>
                <m:t>−</m:t>
              </m:r>
              <m:f>
                <m:fPr>
                  <m:type m:val="bar"/>
                </m:fPr>
                <m:num>
                  <m:r>
                    <m:rPr>
                      <m:sty m:val="p"/>
                    </m:rPr>
                    <m:t>−</m:t>
                  </m:r>
                  <m:r>
                    <m:t>1</m:t>
                  </m:r>
                </m:num>
                <m:den>
                  <m:r>
                    <m:t>3</m:t>
                  </m:r>
                </m:den>
              </m:f>
              <m:r>
                <m:t> </m:t>
              </m:r>
              <m:r>
                <m:rPr>
                  <m:sty m:val="p"/>
                </m:rPr>
                <m:t>(</m:t>
              </m:r>
              <m:r>
                <m:t>1</m:t>
              </m:r>
              <m:r>
                <m:rPr>
                  <m:sty m:val="p"/>
                </m:rPr>
                <m:t>,</m:t>
              </m:r>
              <m:r>
                <m:t>1</m:t>
              </m:r>
              <m:r>
                <m:rPr>
                  <m:sty m:val="p"/>
                </m:rPr>
                <m:t>,</m:t>
              </m:r>
              <m:r>
                <m:t>1</m:t>
              </m:r>
              <m:r>
                <m:rPr>
                  <m:sty m:val="p"/>
                </m:rPr>
                <m:t>)</m:t>
              </m:r>
            </m:e>
            <m:e>
              <m:r>
                <m:t>&amp;</m:t>
              </m:r>
              <m:r>
                <m:rPr>
                  <m:sty m:val="p"/>
                </m:rPr>
                <m:t>=</m:t>
              </m:r>
              <m:r>
                <m:t>​</m:t>
              </m:r>
              <m:d>
                <m:dPr>
                  <m:begChr m:val="("/>
                  <m:sepChr m:val=""/>
                  <m:endChr m:val=")"/>
                  <m:grow/>
                </m:dPr>
                <m:e>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e>
              </m:d>
              <m:r>
                <m:t>​</m:t>
              </m:r>
              <m:r>
                <m:rPr>
                  <m:sty m:val="p"/>
                </m:rPr>
                <m:t>,</m:t>
              </m:r>
            </m:e>
          </m:eqArr>
        </m:oMath>
      </m:oMathPara>
    </w:p>
    <w:p>
      <w:pPr>
        <w:numPr>
          <w:ilvl w:val="0"/>
          <w:numId w:val="1000"/>
        </w:numPr>
      </w:pPr>
      <w:r>
        <w:t xml:space="preserve">and</w:t>
      </w:r>
      <w:r>
        <w:t xml:space="preserve"> </w:t>
      </w:r>
      <m:oMath>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r>
          <m:rPr>
            <m:sty m:val="p"/>
          </m:rPr>
          <m:t>−</m:t>
        </m:r>
        <m:r>
          <m:t>1</m:t>
        </m:r>
        <m:r>
          <m:rPr>
            <m:sty m:val="p"/>
          </m:rPr>
          <m:t>=</m:t>
        </m:r>
        <m:r>
          <m:t>0</m:t>
        </m:r>
      </m:oMath>
      <w:r>
        <w:t xml:space="preserve">.</w:t>
      </w:r>
    </w:p>
    <w:bookmarkEnd w:id="255"/>
    <w:bookmarkStart w:id="256" w:name="thm-hyperplane-origin"/>
    <w:p>
      <w:pPr>
        <w:pStyle w:val="FirstParagraph"/>
      </w:pPr>
      <w:r>
        <w:rPr>
          <w:b/>
          <w:bCs/>
        </w:rPr>
        <w:t xml:space="preserve">Theorem 40 (Where a hyperplane passes, and its shape in</w:t>
      </w:r>
      <w:r>
        <w:rPr>
          <w:b/>
          <w:bCs/>
        </w:rPr>
        <w:t xml:space="preserve"> </w:t>
      </w:r>
      <m:oMath>
        <m:sSup>
          <m:e>
            <m:r>
              <m:rPr>
                <m:scr m:val="double-struck"/>
                <m:sty m:val="p"/>
              </m:rPr>
              <m:t>R</m:t>
            </m:r>
          </m:e>
          <m:sup>
            <m:r>
              <m:t>2</m:t>
            </m:r>
          </m:sup>
        </m:sSup>
      </m:oMath>
      <w:r>
        <w:rPr>
          <w:b/>
          <w:bCs/>
        </w:rPr>
        <w:t xml:space="preserve"> </w:t>
      </w:r>
      <w:r>
        <w:rPr>
          <w:b/>
          <w:bCs/>
        </w:rPr>
        <w:t xml:space="preserve">and</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m:t>
            </m:r>
            <m:r>
              <m:t>0</m:t>
            </m:r>
          </m:e>
        </m:d>
        <m:r>
          <m:t>​</m:t>
        </m:r>
      </m:oMath>
      <w:r>
        <w:t xml:space="preserve"> </w:t>
      </w:r>
      <w:r>
        <w:t xml:space="preserve">be a hyperplane (</w:t>
      </w:r>
      <w:hyperlink w:anchor="def-hyperplane">
        <w:r>
          <w:rPr>
            <w:rStyle w:val="Hyperlink"/>
          </w:rPr>
          <w:t xml:space="preserve">Definition 36</w:t>
        </w:r>
      </w:hyperlink>
      <w:r>
        <w:t xml:space="preserve">).</w:t>
      </w:r>
    </w:p>
    <w:p>
      <w:pPr>
        <w:pStyle w:val="Compact"/>
        <w:numPr>
          <w:ilvl w:val="0"/>
          <w:numId w:val="1028"/>
        </w:numPr>
      </w:pPr>
      <m:oMath>
        <m:r>
          <m:rPr>
            <m:scr m:val="script"/>
            <m:sty m:val="p"/>
          </m:rPr>
          <m:t>H</m:t>
        </m:r>
      </m:oMath>
      <w:r>
        <w:t xml:space="preserve"> </w:t>
      </w:r>
      <w:r>
        <w:t xml:space="preserve">contains the origin</w:t>
      </w:r>
      <w:r>
        <w:t xml:space="preserve"> </w:t>
      </w:r>
      <m:oMath>
        <m:acc>
          <m:accPr>
            <m:chr m:val="̃"/>
          </m:accPr>
          <m:e>
            <m:r>
              <m:t>0</m:t>
            </m:r>
          </m:e>
        </m:acc>
      </m:oMath>
      <w:r>
        <w:t xml:space="preserve"> </w:t>
      </w:r>
      <w:r>
        <w:t xml:space="preserve">exactly when</w:t>
      </w:r>
      <w:r>
        <w:t xml:space="preserve"> </w:t>
      </w:r>
      <m:oMath>
        <m:r>
          <m:t>b</m:t>
        </m:r>
        <m:r>
          <m:rPr>
            <m:sty m:val="p"/>
          </m:rPr>
          <m:t>=</m:t>
        </m:r>
        <m:r>
          <m:t>0</m:t>
        </m:r>
      </m:oMath>
      <w:r>
        <w:t xml:space="preserve">.</w:t>
      </w:r>
    </w:p>
    <w:p>
      <w:pPr>
        <w:pStyle w:val="Compact"/>
        <w:numPr>
          <w:ilvl w:val="0"/>
          <w:numId w:val="1028"/>
        </w:numPr>
      </w:pPr>
      <w:r>
        <w:t xml:space="preserve">If</w:t>
      </w:r>
      <w:r>
        <w:t xml:space="preserve"> </w:t>
      </w:r>
      <m:oMath>
        <m:r>
          <m:t>p</m:t>
        </m:r>
        <m:r>
          <m:rPr>
            <m:sty m:val="p"/>
          </m:rPr>
          <m:t>=</m:t>
        </m:r>
        <m:r>
          <m:t>2</m:t>
        </m:r>
      </m:oMath>
      <w:r>
        <w:t xml:space="preserve">, then</w:t>
      </w:r>
      <w:r>
        <w:t xml:space="preserve"> </w:t>
      </w:r>
      <m:oMath>
        <m:r>
          <m:rPr>
            <m:scr m:val="script"/>
            <m:sty m:val="p"/>
          </m:rPr>
          <m:t>H</m:t>
        </m:r>
      </m:oMath>
      <w:r>
        <w:t xml:space="preserve"> </w:t>
      </w:r>
      <w:r>
        <w:t xml:space="preserve">is a line: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r>
              <m:t>t</m:t>
            </m:r>
            <m:r>
              <m:t> </m:t>
            </m:r>
            <m:acc>
              <m:accPr>
                <m:chr m:val="̃"/>
              </m:accPr>
              <m:e>
                <m:r>
                  <m:t>v</m:t>
                </m:r>
              </m:e>
            </m:acc>
            <m:r>
              <m:rPr>
                <m:sty m:val="p"/>
              </m:rPr>
              <m:t>:</m:t>
            </m:r>
            <m:r>
              <m:t>t</m:t>
            </m:r>
            <m:r>
              <m:rPr>
                <m:sty m:val="p"/>
              </m:rPr>
              <m:t>∈</m:t>
            </m:r>
            <m:r>
              <m:rPr>
                <m:scr m:val="double-struck"/>
                <m:sty m:val="p"/>
              </m:rPr>
              <m:t>R</m:t>
            </m:r>
          </m:e>
        </m:d>
        <m:r>
          <m:t>​</m:t>
        </m:r>
      </m:oMath>
      <w:r>
        <w:t xml:space="preserve"> </w:t>
      </w:r>
      <w:r>
        <w:t xml:space="preserve">for some</w:t>
      </w:r>
      <w:r>
        <w:t xml:space="preserve"> </w:t>
      </w:r>
      <m:oMath>
        <m:sSub>
          <m:e>
            <m:acc>
              <m:accPr>
                <m:chr m:val="̃"/>
              </m:accPr>
              <m:e>
                <m:r>
                  <m:t>x</m:t>
                </m:r>
              </m:e>
            </m:acc>
          </m:e>
          <m:sub>
            <m:r>
              <m:t>0</m:t>
            </m:r>
          </m:sub>
        </m:sSub>
        <m:r>
          <m:rPr>
            <m:sty m:val="p"/>
          </m:rPr>
          <m:t>∈</m:t>
        </m:r>
        <m:sSup>
          <m:e>
            <m:r>
              <m:rPr>
                <m:scr m:val="double-struck"/>
                <m:sty m:val="p"/>
              </m:rPr>
              <m:t>R</m:t>
            </m:r>
          </m:e>
          <m:sup>
            <m:r>
              <m:t>2</m:t>
            </m:r>
          </m:sup>
        </m:sSup>
      </m:oMath>
      <w:r>
        <w:t xml:space="preserve"> </w:t>
      </w:r>
      <w:r>
        <w:t xml:space="preserve">and some nonzero</w:t>
      </w:r>
      <w:r>
        <w:t xml:space="preserve"> </w:t>
      </w:r>
      <m:oMath>
        <m:acc>
          <m:accPr>
            <m:chr m:val="̃"/>
          </m:accPr>
          <m:e>
            <m:r>
              <m:t>v</m:t>
            </m:r>
          </m:e>
        </m:acc>
        <m:r>
          <m:rPr>
            <m:sty m:val="p"/>
          </m:rPr>
          <m:t>∈</m:t>
        </m:r>
        <m:sSup>
          <m:e>
            <m:r>
              <m:rPr>
                <m:scr m:val="double-struck"/>
                <m:sty m:val="p"/>
              </m:rPr>
              <m:t>R</m:t>
            </m:r>
          </m:e>
          <m:sup>
            <m:r>
              <m:t>2</m:t>
            </m:r>
          </m:sup>
        </m:sSup>
      </m:oMath>
      <w:r>
        <w:t xml:space="preserve">.</w:t>
      </w:r>
    </w:p>
    <w:p>
      <w:pPr>
        <w:pStyle w:val="Compact"/>
        <w:numPr>
          <w:ilvl w:val="0"/>
          <w:numId w:val="1028"/>
        </w:numPr>
      </w:pPr>
      <w:r>
        <w:t xml:space="preserve">If</w:t>
      </w:r>
      <w:r>
        <w:t xml:space="preserve"> </w:t>
      </w:r>
      <m:oMath>
        <m:r>
          <m:t>p</m:t>
        </m:r>
        <m:r>
          <m:rPr>
            <m:sty m:val="p"/>
          </m:rPr>
          <m:t>=</m:t>
        </m:r>
        <m:r>
          <m:t>3</m:t>
        </m:r>
      </m:oMath>
      <w:r>
        <w:t xml:space="preserve">, then</w:t>
      </w:r>
      <w:r>
        <w:t xml:space="preserve"> </w:t>
      </w:r>
      <m:oMath>
        <m:r>
          <m:rPr>
            <m:scr m:val="script"/>
            <m:sty m:val="p"/>
          </m:rPr>
          <m:t>H</m:t>
        </m:r>
      </m:oMath>
      <w:r>
        <w:t xml:space="preserve"> </w:t>
      </w:r>
      <w:r>
        <w:t xml:space="preserve">is a plane: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r>
              <m:rPr>
                <m:sty m:val="p"/>
              </m:rPr>
              <m:t>:</m:t>
            </m:r>
            <m:r>
              <m:t>s</m:t>
            </m:r>
            <m:r>
              <m:rPr>
                <m:sty m:val="p"/>
              </m:rPr>
              <m:t>,</m:t>
            </m:r>
            <m:r>
              <m:t>t</m:t>
            </m:r>
            <m:r>
              <m:rPr>
                <m:sty m:val="p"/>
              </m:rPr>
              <m:t>∈</m:t>
            </m:r>
            <m:r>
              <m:rPr>
                <m:scr m:val="double-struck"/>
                <m:sty m:val="p"/>
              </m:rPr>
              <m:t>R</m:t>
            </m:r>
          </m:e>
        </m:d>
        <m:r>
          <m:t>​</m:t>
        </m:r>
      </m:oMath>
      <w:r>
        <w:t xml:space="preserve"> </w:t>
      </w:r>
      <w:r>
        <w:t xml:space="preserve">for some</w:t>
      </w:r>
      <w:r>
        <w:t xml:space="preserve"> </w:t>
      </w:r>
      <m:oMath>
        <m:sSub>
          <m:e>
            <m:acc>
              <m:accPr>
                <m:chr m:val="̃"/>
              </m:accPr>
              <m:e>
                <m:r>
                  <m:t>x</m:t>
                </m:r>
              </m:e>
            </m:acc>
          </m:e>
          <m:sub>
            <m:r>
              <m:t>0</m:t>
            </m:r>
          </m:sub>
        </m:sSub>
        <m:r>
          <m:rPr>
            <m:sty m:val="p"/>
          </m:rPr>
          <m:t>∈</m:t>
        </m:r>
        <m:sSup>
          <m:e>
            <m:r>
              <m:rPr>
                <m:scr m:val="double-struck"/>
                <m:sty m:val="p"/>
              </m:rPr>
              <m:t>R</m:t>
            </m:r>
          </m:e>
          <m:sup>
            <m:r>
              <m:t>3</m:t>
            </m:r>
          </m:sup>
        </m:sSup>
      </m:oMath>
      <w:r>
        <w:t xml:space="preserve"> </w:t>
      </w:r>
      <w:r>
        <w:t xml:space="preserve">and some linearly independent</w:t>
      </w:r>
      <w:r>
        <w:t xml:space="preserve"> </w:t>
      </w:r>
      <m:oMath>
        <m:sSub>
          <m:e>
            <m:acc>
              <m:accPr>
                <m:chr m:val="̃"/>
              </m:accPr>
              <m:e>
                <m:r>
                  <m:t>v</m:t>
                </m:r>
              </m:e>
            </m:acc>
          </m:e>
          <m:sub>
            <m:r>
              <m:t>1</m:t>
            </m:r>
          </m:sub>
        </m:sSub>
        <m:r>
          <m:rPr>
            <m:sty m:val="p"/>
          </m:rPr>
          <m:t>,</m:t>
        </m:r>
        <m:sSub>
          <m:e>
            <m:acc>
              <m:accPr>
                <m:chr m:val="̃"/>
              </m:accPr>
              <m:e>
                <m:r>
                  <m:t>v</m:t>
                </m:r>
              </m:e>
            </m:acc>
          </m:e>
          <m:sub>
            <m:r>
              <m:t>2</m:t>
            </m:r>
          </m:sub>
        </m:sSub>
        <m:r>
          <m:rPr>
            <m:sty m:val="p"/>
          </m:rPr>
          <m:t>∈</m:t>
        </m:r>
        <m:sSup>
          <m:e>
            <m:r>
              <m:rPr>
                <m:scr m:val="double-struck"/>
                <m:sty m:val="p"/>
              </m:rPr>
              <m:t>R</m:t>
            </m:r>
          </m:e>
          <m:sup>
            <m:r>
              <m:t>3</m:t>
            </m:r>
          </m:sup>
        </m:sSup>
      </m:oMath>
      <w:r>
        <w:t xml:space="preserve">.</w:t>
      </w:r>
    </w:p>
    <w:bookmarkEnd w:id="256"/>
    <w:p>
      <w:pPr>
        <w:pStyle w:val="FirstParagraph"/>
      </w:pPr>
      <w:r>
        <w:rPr>
          <w:i/>
          <w:iCs/>
        </w:rPr>
        <w:t xml:space="preserve">Proof</w:t>
      </w:r>
      <w:r>
        <w:t xml:space="preserve">. </w:t>
      </w:r>
      <w:r>
        <w:rPr>
          <w:b/>
          <w:bCs/>
        </w:rPr>
        <w:t xml:space="preserve">Part 1.</w:t>
      </w:r>
      <w:r>
        <w:t xml:space="preserve"> </w:t>
      </w:r>
      <w:r>
        <w:t xml:space="preserve">Since</w:t>
      </w:r>
      <w:r>
        <w:t xml:space="preserve"> </w:t>
      </w:r>
      <m:oMath>
        <m:acc>
          <m:accPr>
            <m:chr m:val="̃"/>
          </m:accPr>
          <m:e>
            <m:r>
              <m:t>w</m:t>
            </m:r>
          </m:e>
        </m:acc>
        <m:r>
          <m:rPr>
            <m:sty m:val="p"/>
          </m:rPr>
          <m:t>⋅</m:t>
        </m:r>
        <m:acc>
          <m:accPr>
            <m:chr m:val="̃"/>
          </m:accPr>
          <m:e>
            <m:r>
              <m:t>0</m:t>
            </m:r>
          </m:e>
        </m:acc>
        <m:r>
          <m:rPr>
            <m:sty m:val="p"/>
          </m:rPr>
          <m:t>=</m:t>
        </m:r>
        <m:r>
          <m:t>0</m:t>
        </m:r>
      </m:oMath>
      <w:r>
        <w:t xml:space="preserve">,</w:t>
      </w:r>
    </w:p>
    <w:p>
      <w:pPr>
        <w:pStyle w:val="BodyText"/>
      </w:pPr>
      <m:oMathPara>
        <m:oMathParaPr>
          <m:jc m:val="center"/>
        </m:oMathParaPr>
        <m:oMath>
          <m:eqArr>
            <m:e>
              <m:acc>
                <m:accPr>
                  <m:chr m:val="̃"/>
                </m:accPr>
                <m:e>
                  <m:r>
                    <m:t>w</m:t>
                  </m:r>
                </m:e>
              </m:acc>
              <m:r>
                <m:rPr>
                  <m:sty m:val="p"/>
                </m:rPr>
                <m:t>⋅</m:t>
              </m:r>
              <m:acc>
                <m:accPr>
                  <m:chr m:val="̃"/>
                </m:accPr>
                <m:e>
                  <m:r>
                    <m:t>0</m:t>
                  </m:r>
                </m:e>
              </m:acc>
              <m:r>
                <m:rPr>
                  <m:sty m:val="p"/>
                </m:rPr>
                <m:t>+</m:t>
              </m:r>
              <m:r>
                <m:t>b</m:t>
              </m:r>
              <m:r>
                <m:t>&amp;</m:t>
              </m:r>
              <m:r>
                <m:rPr>
                  <m:sty m:val="p"/>
                </m:rPr>
                <m:t>=</m:t>
              </m:r>
              <m:r>
                <m:t>0</m:t>
              </m:r>
              <m:r>
                <m:rPr>
                  <m:sty m:val="p"/>
                </m:rPr>
                <m:t>+</m:t>
              </m:r>
              <m:r>
                <m:t>b</m:t>
              </m:r>
              <m:r>
                <m:t>&amp;</m:t>
              </m:r>
              <m:r>
                <m:t>&amp;</m:t>
              </m:r>
              <m:r>
                <m:rPr>
                  <m:nor/>
                  <m:sty m:val="p"/>
                </m:rPr>
                <m:t>(the dot product with </m:t>
              </m:r>
              <m:acc>
                <m:accPr>
                  <m:chr m:val="̃"/>
                </m:accPr>
                <m:e>
                  <m:r>
                    <m:t>0</m:t>
                  </m:r>
                </m:e>
              </m:acc>
              <m:r>
                <m:rPr>
                  <m:nor/>
                  <m:sty m:val="p"/>
                </m:rPr>
                <m:t> is </m:t>
              </m:r>
              <m:r>
                <m:t>0</m:t>
              </m:r>
              <m:r>
                <m:rPr>
                  <m:nor/>
                  <m:sty m:val="p"/>
                </m:rPr>
                <m:t>)</m:t>
              </m:r>
            </m:e>
            <m:e>
              <m:r>
                <m:t>&amp;</m:t>
              </m:r>
              <m:r>
                <m:rPr>
                  <m:sty m:val="p"/>
                </m:rPr>
                <m:t>=</m:t>
              </m:r>
              <m:r>
                <m:t>b</m:t>
              </m:r>
              <m:r>
                <m:rPr>
                  <m:sty m:val="p"/>
                </m:rPr>
                <m:t>,</m:t>
              </m:r>
              <m:r>
                <m:t>&amp;</m:t>
              </m:r>
              <m:r>
                <m:t>&amp;</m:t>
              </m:r>
              <m:r>
                <m:rPr>
                  <m:nor/>
                  <m:sty m:val="p"/>
                </m:rPr>
                <m:t>(</m:t>
              </m:r>
              <m:r>
                <m:rPr>
                  <m:nor/>
                  <m:sty m:val="p"/>
                </m:rPr>
                <m:t>Theorem 4 in Convexity, Infimum and Sums</m:t>
              </m:r>
              <m:r>
                <m:rPr>
                  <m:nor/>
                  <m:sty m:val="p"/>
                </m:rPr>
                <m:t>)</m:t>
              </m:r>
            </m:e>
          </m:eqArr>
        </m:oMath>
      </m:oMathPara>
    </w:p>
    <w:p>
      <w:pPr>
        <w:pStyle w:val="FirstParagraph"/>
      </w:pPr>
      <w:r>
        <w:t xml:space="preserve">so</w:t>
      </w:r>
      <w:r>
        <w:t xml:space="preserve"> </w:t>
      </w:r>
      <m:oMath>
        <m:acc>
          <m:accPr>
            <m:chr m:val="̃"/>
          </m:accPr>
          <m:e>
            <m:r>
              <m:t>0</m:t>
            </m:r>
          </m:e>
        </m:acc>
        <m:r>
          <m:rPr>
            <m:sty m:val="p"/>
          </m:rPr>
          <m:t>∈</m:t>
        </m:r>
        <m:r>
          <m:rPr>
            <m:scr m:val="script"/>
            <m:sty m:val="p"/>
          </m:rPr>
          <m:t>H</m:t>
        </m:r>
      </m:oMath>
      <w:r>
        <w:t xml:space="preserve"> </w:t>
      </w:r>
      <w:r>
        <w:t xml:space="preserve">exactly when</w:t>
      </w:r>
      <w:r>
        <w:t xml:space="preserve"> </w:t>
      </w:r>
      <m:oMath>
        <m:r>
          <m:t>b</m:t>
        </m:r>
        <m:r>
          <m:rPr>
            <m:sty m:val="p"/>
          </m:rPr>
          <m:t>=</m:t>
        </m:r>
        <m:r>
          <m:t>0</m:t>
        </m:r>
      </m:oMath>
      <w:r>
        <w:t xml:space="preserve">.</w:t>
      </w:r>
    </w:p>
    <w:p>
      <w:pPr>
        <w:pStyle w:val="BodyText"/>
      </w:pPr>
      <w:r>
        <w:rPr>
          <w:b/>
          <w:bCs/>
        </w:rPr>
        <w:t xml:space="preserve">Parts 2 and 3.</w:t>
      </w:r>
      <w:r>
        <w:t xml:space="preserve"> </w:t>
      </w:r>
      <w:r>
        <w:t xml:space="preserve">By</w:t>
      </w:r>
      <w:r>
        <w:t xml:space="preserve"> </w:t>
      </w:r>
      <w:hyperlink w:anchor="thm-hyperplane-subspace">
        <w:r>
          <w:rPr>
            <w:rStyle w:val="Hyperlink"/>
          </w:rPr>
          <w:t xml:space="preserve">Theorem 39</w:t>
        </w:r>
      </w:hyperlink>
      <w:r>
        <w:t xml:space="preserv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sSub>
              <m:e>
                <m:r>
                  <m:rPr>
                    <m:scr m:val="script"/>
                    <m:sty m:val="p"/>
                  </m:rPr>
                  <m:t>H</m:t>
                </m:r>
              </m:e>
              <m:sub>
                <m:r>
                  <m:t>0</m:t>
                </m:r>
              </m:sub>
            </m:sSub>
          </m:e>
        </m:d>
        <m:r>
          <m:t>​</m:t>
        </m:r>
      </m:oMath>
      <w:r>
        <w:t xml:space="preserve"> </w:t>
      </w:r>
      <w:r>
        <w:t xml:space="preserve">for any</w:t>
      </w:r>
      <w:r>
        <w:t xml:space="preserve"> </w:t>
      </w:r>
      <m:oMath>
        <m:sSub>
          <m:e>
            <m:acc>
              <m:accPr>
                <m:chr m:val="̃"/>
              </m:accPr>
              <m:e>
                <m:r>
                  <m:t>x</m:t>
                </m:r>
              </m:e>
            </m:acc>
          </m:e>
          <m:sub>
            <m:r>
              <m:t>0</m:t>
            </m:r>
          </m:sub>
        </m:sSub>
        <m:r>
          <m:rPr>
            <m:sty m:val="p"/>
          </m:rPr>
          <m:t>∈</m:t>
        </m:r>
        <m:r>
          <m:rPr>
            <m:scr m:val="script"/>
            <m:sty m:val="p"/>
          </m:rPr>
          <m:t>H</m:t>
        </m:r>
      </m:oMath>
      <w:r>
        <w:t xml:space="preserve">,</w:t>
      </w:r>
      <w:r>
        <w:t xml:space="preserve"> </w:t>
      </w:r>
      <w:r>
        <w:t xml:space="preserve">where</w:t>
      </w:r>
      <w:r>
        <w:t xml:space="preserve"> </w:t>
      </w: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of dimension</w:t>
      </w:r>
      <w:r>
        <w:t xml:space="preserve"> </w:t>
      </w:r>
      <m:oMath>
        <m:r>
          <m:t>p</m:t>
        </m:r>
        <m:r>
          <m:rPr>
            <m:sty m:val="p"/>
          </m:rPr>
          <m:t>−</m:t>
        </m:r>
        <m:r>
          <m:t>1</m:t>
        </m:r>
      </m:oMath>
      <w:r>
        <w:t xml:space="preserve">.</w:t>
      </w:r>
    </w:p>
    <w:p>
      <w:pPr>
        <w:pStyle w:val="BodyText"/>
      </w:pPr>
      <w:r>
        <w:t xml:space="preserve">For</w:t>
      </w:r>
      <w:r>
        <w:t xml:space="preserve"> </w:t>
      </w:r>
      <m:oMath>
        <m:r>
          <m:t>p</m:t>
        </m:r>
        <m:r>
          <m:rPr>
            <m:sty m:val="p"/>
          </m:rPr>
          <m:t>=</m:t>
        </m:r>
        <m:r>
          <m:t>2</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1</m:t>
        </m:r>
      </m:oMath>
      <w:r>
        <w:t xml:space="preserve">, so it has a basis (</w:t>
      </w:r>
      <w:hyperlink w:anchor="def-basis">
        <w:r>
          <w:rPr>
            <w:rStyle w:val="Hyperlink"/>
          </w:rPr>
          <w:t xml:space="preserve">Definition 42</w:t>
        </w:r>
      </w:hyperlink>
      <w:r>
        <w:t xml:space="preserve">) with one vector</w:t>
      </w:r>
      <w:r>
        <w:t xml:space="preserve"> </w:t>
      </w:r>
      <m:oMath>
        <m:acc>
          <m:accPr>
            <m:chr m:val="̃"/>
          </m:accPr>
          <m:e>
            <m:r>
              <m:t>v</m:t>
            </m:r>
          </m:e>
        </m:acc>
      </m:oMath>
      <w:r>
        <w:t xml:space="preserve">.</w:t>
      </w:r>
      <w:r>
        <w:t xml:space="preserve"> </w:t>
      </w:r>
      <w:r>
        <w:t xml:space="preserve">That vector is nonzero, and</w:t>
      </w:r>
      <w:r>
        <w:t xml:space="preserve"> </w:t>
      </w:r>
      <m:oMath>
        <m:sSub>
          <m:e>
            <m:r>
              <m:rPr>
                <m:scr m:val="script"/>
                <m:sty m:val="p"/>
              </m:rPr>
              <m:t>H</m:t>
            </m:r>
          </m:e>
          <m:sub>
            <m:r>
              <m:t>0</m:t>
            </m:r>
          </m:sub>
        </m:sSub>
        <m:r>
          <m:rPr>
            <m:sty m:val="p"/>
          </m:rPr>
          <m:t>=</m:t>
        </m:r>
        <m:r>
          <m:t>​</m:t>
        </m:r>
        <m:d>
          <m:dPr>
            <m:begChr m:val="{"/>
            <m:sepChr m:val=""/>
            <m:endChr m:val="}"/>
            <m:grow/>
          </m:dPr>
          <m:e>
            <m:r>
              <m:t>t</m:t>
            </m:r>
            <m:r>
              <m:t> </m:t>
            </m:r>
            <m:acc>
              <m:accPr>
                <m:chr m:val="̃"/>
              </m:accPr>
              <m:e>
                <m:r>
                  <m:t>v</m:t>
                </m:r>
              </m:e>
            </m:acc>
            <m:r>
              <m:rPr>
                <m:sty m:val="p"/>
              </m:rPr>
              <m:t>:</m:t>
            </m:r>
            <m:r>
              <m:t>t</m:t>
            </m:r>
            <m:r>
              <m:rPr>
                <m:sty m:val="p"/>
              </m:rPr>
              <m:t>∈</m:t>
            </m:r>
            <m:r>
              <m:rPr>
                <m:scr m:val="double-struck"/>
                <m:sty m:val="p"/>
              </m:rPr>
              <m:t>R</m:t>
            </m:r>
          </m:e>
        </m:d>
        <m:r>
          <m:t>​</m:t>
        </m:r>
      </m:oMath>
      <w:r>
        <w:t xml:space="preserve">.</w:t>
      </w:r>
    </w:p>
    <w:p>
      <w:pPr>
        <w:pStyle w:val="BodyText"/>
      </w:pPr>
      <w:r>
        <w:t xml:space="preserve">For</w:t>
      </w:r>
      <w:r>
        <w:t xml:space="preserve"> </w:t>
      </w:r>
      <m:oMath>
        <m:r>
          <m:t>p</m:t>
        </m:r>
        <m:r>
          <m:rPr>
            <m:sty m:val="p"/>
          </m:rPr>
          <m:t>=</m:t>
        </m:r>
        <m:r>
          <m:t>3</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2</m:t>
        </m:r>
      </m:oMath>
      <w:r>
        <w:t xml:space="preserve">, so it has a basis with two vectors</w:t>
      </w:r>
      <w:r>
        <w:t xml:space="preserve"> </w:t>
      </w:r>
      <m:oMath>
        <m:sSub>
          <m:e>
            <m:acc>
              <m:accPr>
                <m:chr m:val="̃"/>
              </m:accPr>
              <m:e>
                <m:r>
                  <m:t>v</m:t>
                </m:r>
              </m:e>
            </m:acc>
          </m:e>
          <m:sub>
            <m:r>
              <m:t>1</m:t>
            </m:r>
          </m:sub>
        </m:sSub>
      </m:oMath>
      <w:r>
        <w:t xml:space="preserve"> </w:t>
      </w:r>
      <w:r>
        <w:t xml:space="preserve">and</w:t>
      </w:r>
      <w:r>
        <w:t xml:space="preserve"> </w:t>
      </w:r>
      <m:oMath>
        <m:sSub>
          <m:e>
            <m:acc>
              <m:accPr>
                <m:chr m:val="̃"/>
              </m:accPr>
              <m:e>
                <m:r>
                  <m:t>v</m:t>
                </m:r>
              </m:e>
            </m:acc>
          </m:e>
          <m:sub>
            <m:r>
              <m:t>2</m:t>
            </m:r>
          </m:sub>
        </m:sSub>
      </m:oMath>
      <w:r>
        <w:t xml:space="preserve">.</w:t>
      </w:r>
      <w:r>
        <w:t xml:space="preserve"> </w:t>
      </w:r>
      <w:r>
        <w:t xml:space="preserve">They are linearly independent, and</w:t>
      </w:r>
      <w:r>
        <w:t xml:space="preserve"> </w:t>
      </w:r>
      <m:oMath>
        <m:sSub>
          <m:e>
            <m:r>
              <m:rPr>
                <m:scr m:val="script"/>
                <m:sty m:val="p"/>
              </m:rPr>
              <m:t>H</m:t>
            </m:r>
          </m:e>
          <m:sub>
            <m:r>
              <m:t>0</m:t>
            </m:r>
          </m:sub>
        </m:sSub>
        <m:r>
          <m:rPr>
            <m:sty m:val="p"/>
          </m:rPr>
          <m:t>=</m:t>
        </m:r>
        <m:r>
          <m:t>​</m:t>
        </m:r>
        <m:d>
          <m:dPr>
            <m:begChr m:val="{"/>
            <m:sepChr m:val=""/>
            <m:endChr m:val="}"/>
            <m:grow/>
          </m:dPr>
          <m:e>
            <m:r>
              <m:t>s</m:t>
            </m:r>
            <m:r>
              <m:t> </m:t>
            </m:r>
            <m:sSub>
              <m:e>
                <m:acc>
                  <m:accPr>
                    <m:chr m:val="̃"/>
                  </m:accPr>
                  <m:e>
                    <m:r>
                      <m:t>v</m:t>
                    </m:r>
                  </m:e>
                </m:acc>
              </m:e>
              <m:sub>
                <m:r>
                  <m:t>1</m:t>
                </m:r>
              </m:sub>
            </m:sSub>
            <m:r>
              <m:rPr>
                <m:sty m:val="p"/>
              </m:rPr>
              <m:t>+</m:t>
            </m:r>
            <m:r>
              <m:t>t</m:t>
            </m:r>
            <m:r>
              <m:t> </m:t>
            </m:r>
            <m:sSub>
              <m:e>
                <m:acc>
                  <m:accPr>
                    <m:chr m:val="̃"/>
                  </m:accPr>
                  <m:e>
                    <m:r>
                      <m:t>v</m:t>
                    </m:r>
                  </m:e>
                </m:acc>
              </m:e>
              <m:sub>
                <m:r>
                  <m:t>2</m:t>
                </m:r>
              </m:sub>
            </m:sSub>
            <m:r>
              <m:rPr>
                <m:sty m:val="p"/>
              </m:rPr>
              <m:t>:</m:t>
            </m:r>
            <m:r>
              <m:t>s</m:t>
            </m:r>
            <m:r>
              <m:rPr>
                <m:sty m:val="p"/>
              </m:rPr>
              <m:t>,</m:t>
            </m:r>
            <m:r>
              <m:t>t</m:t>
            </m:r>
            <m:r>
              <m:rPr>
                <m:sty m:val="p"/>
              </m:rPr>
              <m:t>∈</m:t>
            </m:r>
            <m:r>
              <m:rPr>
                <m:scr m:val="double-struck"/>
                <m:sty m:val="p"/>
              </m:rPr>
              <m:t>R</m:t>
            </m:r>
          </m:e>
        </m:d>
        <m:r>
          <m:t>​</m:t>
        </m:r>
      </m:oMath>
      <w:r>
        <w:t xml:space="preserve">.</w:t>
      </w:r>
    </w:p>
    <w:bookmarkStart w:id="257" w:name="exm-hyperplane-origin"/>
    <w:p>
      <w:pPr>
        <w:pStyle w:val="BodyText"/>
      </w:pPr>
      <w:r>
        <w:rPr>
          <w:b/>
          <w:bCs/>
        </w:rPr>
        <w:t xml:space="preserve">Example 68 (A line in</w:t>
      </w:r>
      <w:r>
        <w:rPr>
          <w:b/>
          <w:bCs/>
        </w:rPr>
        <w:t xml:space="preserve"> </w:t>
      </w:r>
      <m:oMath>
        <m:sSup>
          <m:e>
            <m:r>
              <m:rPr>
                <m:scr m:val="double-struck"/>
                <m:sty m:val="p"/>
              </m:rPr>
              <m:t>R</m:t>
            </m:r>
          </m:e>
          <m:sup>
            <m:r>
              <m:t>2</m:t>
            </m:r>
          </m:sup>
        </m:sSup>
      </m:oMath>
      <w:r>
        <w:rPr>
          <w:b/>
          <w:bCs/>
        </w:rPr>
        <w:t xml:space="preserve"> </w:t>
      </w:r>
      <w:r>
        <w:rPr>
          <w:b/>
          <w:bCs/>
        </w:rPr>
        <w:t xml:space="preserve">and a plane in</w:t>
      </w:r>
      <w:r>
        <w:rPr>
          <w:b/>
          <w:bCs/>
        </w:rPr>
        <w:t xml:space="preserve"> </w:t>
      </w:r>
      <m:oMath>
        <m:sSup>
          <m:e>
            <m:r>
              <m:rPr>
                <m:scr m:val="double-struck"/>
                <m:sty m:val="p"/>
              </m:rPr>
              <m:t>R</m:t>
            </m:r>
          </m:e>
          <m:sup>
            <m:r>
              <m:t>3</m:t>
            </m:r>
          </m:sup>
        </m:sSup>
      </m:oMath>
      <w:r>
        <w:rPr>
          <w:b/>
          <w:bCs/>
        </w:rPr>
        <w:t xml:space="preserve">, checked on a grid of points)</w:t>
      </w:r>
      <w:r>
        <w:t xml:space="preserve"> </w:t>
      </w:r>
      <w:r>
        <w:t xml:space="preserve">In</w:t>
      </w:r>
      <w:r>
        <w:t xml:space="preserve"> </w:t>
      </w:r>
      <m:oMath>
        <m:sSup>
          <m:e>
            <m:r>
              <m:rPr>
                <m:scr m:val="double-struck"/>
                <m:sty m:val="p"/>
              </m:rPr>
              <m:t>R</m:t>
            </m:r>
          </m:e>
          <m:sup>
            <m:r>
              <m:t>2</m:t>
            </m:r>
          </m:sup>
        </m:sSup>
      </m:oMath>
      <w:r>
        <w:t xml:space="preserve">, take</w:t>
      </w:r>
      <w:r>
        <w:t xml:space="preserve"> </w:t>
      </w:r>
      <m:oMath>
        <m:acc>
          <m:accPr>
            <m:chr m:val="̃"/>
          </m:accPr>
          <m:e>
            <m:r>
              <m:t>w</m:t>
            </m:r>
          </m:e>
        </m:acc>
        <m:r>
          <m:rPr>
            <m:sty m:val="p"/>
          </m:rPr>
          <m:t>=</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line of</w:t>
      </w:r>
      <w:r>
        <w:t xml:space="preserve"> </w:t>
      </w:r>
      <w:hyperlink w:anchor="exm-hyperplane">
        <w:r>
          <w:rPr>
            <w:rStyle w:val="Hyperlink"/>
          </w:rPr>
          <w:t xml:space="preserve">Example 31</w:t>
        </w:r>
      </w:hyperlink>
      <w:r>
        <w:t xml:space="preserve">.</w:t>
      </w:r>
      <w:r>
        <w:t xml:space="preserve"> </w:t>
      </w:r>
      <w:r>
        <w:t xml:space="preserve">The point</w:t>
      </w:r>
      <w:r>
        <w:t xml:space="preserve"> </w:t>
      </w:r>
      <m:oMath>
        <m:sSub>
          <m:e>
            <m:acc>
              <m:accPr>
                <m:chr m:val="̃"/>
              </m:accPr>
              <m:e>
                <m:r>
                  <m:t>x</m:t>
                </m:r>
              </m:e>
            </m:acc>
          </m:e>
          <m:sub>
            <m:r>
              <m:t>0</m:t>
            </m:r>
          </m:sub>
        </m:sSub>
        <m:r>
          <m:rPr>
            <m:sty m:val="p"/>
          </m:rPr>
          <m:t>=</m:t>
        </m:r>
        <m:r>
          <m:rPr>
            <m:sty m:val="p"/>
          </m:rPr>
          <m:t>−</m:t>
        </m:r>
        <m:f>
          <m:fPr>
            <m:type m:val="bar"/>
          </m:fPr>
          <m:num>
            <m:r>
              <m:t>b</m:t>
            </m:r>
          </m:num>
          <m:den>
            <m:acc>
              <m:accPr>
                <m:chr m:val="̃"/>
              </m:accPr>
              <m:e>
                <m:r>
                  <m:t>w</m:t>
                </m:r>
              </m:e>
            </m:acc>
            <m:r>
              <m:rPr>
                <m:sty m:val="p"/>
              </m:rPr>
              <m:t>⋅</m:t>
            </m:r>
            <m:acc>
              <m:accPr>
                <m:chr m:val="̃"/>
              </m:accPr>
              <m:e>
                <m:r>
                  <m:t>w</m:t>
                </m:r>
              </m:e>
            </m:acc>
          </m:den>
        </m:f>
        <m:r>
          <m:t> </m:t>
        </m:r>
        <m:acc>
          <m:accPr>
            <m:chr m:val="̃"/>
          </m:accPr>
          <m:e>
            <m:r>
              <m:t>w</m:t>
            </m:r>
          </m:e>
        </m:acc>
      </m:oMath>
      <w:r>
        <w:t xml:space="preserve"> </w:t>
      </w:r>
      <w:r>
        <w:t xml:space="preserve">is on it,</w:t>
      </w:r>
      <w:r>
        <w:t xml:space="preserve"> </w:t>
      </w:r>
      <w:r>
        <w:t xml:space="preserve">and the vector</w:t>
      </w:r>
      <w:r>
        <w:t xml:space="preserve"> </w:t>
      </w:r>
      <m:oMath>
        <m:acc>
          <m:accPr>
            <m:chr m:val="̃"/>
          </m:accPr>
          <m:e>
            <m:r>
              <m:t>v</m:t>
            </m:r>
          </m:e>
        </m:acc>
        <m:r>
          <m:rPr>
            <m:sty m:val="p"/>
          </m:rPr>
          <m:t>=</m:t>
        </m:r>
        <m:r>
          <m:rPr>
            <m:sty m:val="p"/>
          </m:rPr>
          <m:t>(</m:t>
        </m:r>
        <m:r>
          <m:rPr>
            <m:sty m:val="p"/>
          </m:rPr>
          <m:t>−</m:t>
        </m:r>
        <m:sSub>
          <m:e>
            <m:r>
              <m:t>w</m:t>
            </m:r>
          </m:e>
          <m:sub>
            <m:r>
              <m:t>2</m:t>
            </m:r>
          </m:sub>
        </m:sSub>
        <m:r>
          <m:rPr>
            <m:sty m:val="p"/>
          </m:rPr>
          <m:t>,</m:t>
        </m:r>
        <m:sSub>
          <m:e>
            <m:r>
              <m:t>w</m:t>
            </m:r>
          </m:e>
          <m:sub>
            <m:r>
              <m:t>1</m:t>
            </m:r>
          </m:sub>
        </m:sSub>
        <m:r>
          <m:rPr>
            <m:sty m:val="p"/>
          </m:rPr>
          <m:t>)</m:t>
        </m:r>
      </m:oMath>
      <w:r>
        <w:t xml:space="preserve"> </w:t>
      </w:r>
      <w:r>
        <w:t xml:space="preserve">is nonzero with</w:t>
      </w:r>
      <w:r>
        <w:t xml:space="preserve"> </w:t>
      </w:r>
      <m:oMath>
        <m:acc>
          <m:accPr>
            <m:chr m:val="̃"/>
          </m:accPr>
          <m:e>
            <m:r>
              <m:t>w</m:t>
            </m:r>
          </m:e>
        </m:acc>
        <m:r>
          <m:rPr>
            <m:sty m:val="p"/>
          </m:rPr>
          <m:t>⋅</m:t>
        </m:r>
        <m:acc>
          <m:accPr>
            <m:chr m:val="̃"/>
          </m:accPr>
          <m:e>
            <m:r>
              <m:t>v</m:t>
            </m:r>
          </m:e>
        </m:acc>
        <m:r>
          <m:rPr>
            <m:sty m:val="p"/>
          </m:rPr>
          <m:t>=</m:t>
        </m:r>
        <m:r>
          <m:t>0</m:t>
        </m:r>
      </m:oMath>
      <w:r>
        <w:t xml:space="preserve">,</w:t>
      </w:r>
      <w:r>
        <w:t xml:space="preserve"> </w:t>
      </w:r>
      <w:r>
        <w:t xml:space="preserve">so it spans the subspace</w:t>
      </w:r>
      <w:r>
        <w:t xml:space="preserve"> </w:t>
      </w:r>
      <m:oMath>
        <m:sSub>
          <m:e>
            <m:r>
              <m:rPr>
                <m:scr m:val="script"/>
                <m:sty m:val="p"/>
              </m:rPr>
              <m:t>H</m:t>
            </m:r>
          </m:e>
          <m:sub>
            <m:r>
              <m:t>0</m:t>
            </m:r>
          </m:sub>
        </m:sSub>
      </m:oMath>
      <w:r>
        <w:t xml:space="preserve"> </w:t>
      </w:r>
      <w:r>
        <w:t xml:space="preserve">of</w:t>
      </w:r>
      <w:r>
        <w:t xml:space="preserve"> </w:t>
      </w:r>
      <w:hyperlink w:anchor="thm-hyperplane-subspace">
        <w:r>
          <w:rPr>
            <w:rStyle w:val="Hyperlink"/>
          </w:rPr>
          <w:t xml:space="preserve">Theorem 39</w:t>
        </w:r>
      </w:hyperlink>
      <w:r>
        <w:t xml:space="preserve">.</w:t>
      </w:r>
      <w:r>
        <w:t xml:space="preserve"> </w:t>
      </w:r>
      <w:r>
        <w:t xml:space="preserve">In</w:t>
      </w:r>
      <w:r>
        <w:t xml:space="preserve"> </w:t>
      </w:r>
      <m:oMath>
        <m:sSup>
          <m:e>
            <m:r>
              <m:rPr>
                <m:scr m:val="double-struck"/>
                <m:sty m:val="p"/>
              </m:rPr>
              <m:t>R</m:t>
            </m:r>
          </m:e>
          <m:sup>
            <m:r>
              <m:t>3</m:t>
            </m:r>
          </m:sup>
        </m:sSup>
      </m:oMath>
      <w:r>
        <w:t xml:space="preserve">, take</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plane of</w:t>
      </w:r>
      <w:r>
        <w:t xml:space="preserve"> </w:t>
      </w:r>
      <w:hyperlink w:anchor="exm-hyperplane-subspace">
        <w:r>
          <w:rPr>
            <w:rStyle w:val="Hyperlink"/>
          </w:rPr>
          <w:t xml:space="preserve">Example 67</w:t>
        </w:r>
      </w:hyperlink>
      <w:r>
        <w:t xml:space="preserve">,</w:t>
      </w:r>
      <w:r>
        <w:t xml:space="preserve"> </w:t>
      </w:r>
      <w:r>
        <w:t xml:space="preserve">with the independent vectors</w:t>
      </w:r>
      <w:r>
        <w:t xml:space="preserve"> </w:t>
      </w:r>
      <m:oMath>
        <m:sSub>
          <m:e>
            <m:acc>
              <m:accPr>
                <m:chr m:val="̃"/>
              </m:accPr>
              <m:e>
                <m:r>
                  <m:t>v</m:t>
                </m:r>
              </m:e>
            </m:acc>
          </m:e>
          <m:sub>
            <m:r>
              <m:t>1</m:t>
            </m:r>
          </m:sub>
        </m:sSub>
        <m:r>
          <m:rPr>
            <m:sty m:val="p"/>
          </m:rPr>
          <m:t>=</m:t>
        </m:r>
        <m:r>
          <m:rPr>
            <m:sty m:val="p"/>
          </m:rPr>
          <m:t>(</m:t>
        </m:r>
        <m:r>
          <m:t>1</m:t>
        </m:r>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0</m:t>
        </m:r>
        <m:r>
          <m:rPr>
            <m:sty m:val="p"/>
          </m:rPr>
          <m:t>,</m:t>
        </m:r>
        <m:r>
          <m:t>1</m:t>
        </m:r>
        <m:r>
          <m:rPr>
            <m:sty m:val="p"/>
          </m:rPr>
          <m:t>,</m:t>
        </m:r>
        <m:r>
          <m:rPr>
            <m:sty m:val="p"/>
          </m:rPr>
          <m:t>−</m:t>
        </m:r>
        <m:r>
          <m:t>1</m:t>
        </m:r>
        <m:r>
          <m:rPr>
            <m:sty m:val="p"/>
          </m:rPr>
          <m:t>)</m:t>
        </m:r>
      </m:oMath>
      <w:r>
        <w:t xml:space="preserve"> </w:t>
      </w:r>
      <w:r>
        <w:t xml:space="preserve">in</w:t>
      </w:r>
      <w:r>
        <w:t xml:space="preserve"> </w:t>
      </w:r>
      <m:oMath>
        <m:sSub>
          <m:e>
            <m:r>
              <m:rPr>
                <m:scr m:val="script"/>
                <m:sty m:val="p"/>
              </m:rPr>
              <m:t>H</m:t>
            </m:r>
          </m:e>
          <m:sub>
            <m:r>
              <m:t>0</m:t>
            </m:r>
          </m:sub>
        </m:sSub>
      </m:oMath>
      <w:r>
        <w:t xml:space="preserve">.</w:t>
      </w:r>
      <w:r>
        <w:t xml:space="preserve"> </w:t>
      </w:r>
      <w:r>
        <w:t xml:space="preserve">The code evaluates</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at the origin</w:t>
      </w:r>
      <w:r>
        <w:t xml:space="preserve"> </w:t>
      </w:r>
      <w:r>
        <w:t xml:space="preserve">and at points</w:t>
      </w:r>
      <w:r>
        <w:t xml:space="preserve"> </w:t>
      </w:r>
      <m:oMath>
        <m:sSub>
          <m:e>
            <m:acc>
              <m:accPr>
                <m:chr m:val="̃"/>
              </m:accPr>
              <m:e>
                <m:r>
                  <m:t>x</m:t>
                </m:r>
              </m:e>
            </m:acc>
          </m:e>
          <m:sub>
            <m:r>
              <m:t>0</m:t>
            </m:r>
          </m:sub>
        </m:sSub>
        <m:r>
          <m:rPr>
            <m:sty m:val="p"/>
          </m:rPr>
          <m:t>+</m:t>
        </m:r>
        <m:r>
          <m:t>t</m:t>
        </m:r>
        <m:r>
          <m:t> </m:t>
        </m:r>
        <m:acc>
          <m:accPr>
            <m:chr m:val="̃"/>
          </m:accPr>
          <m:e>
            <m:r>
              <m:t>v</m:t>
            </m:r>
          </m:e>
        </m:acc>
      </m:oMath>
      <w:r>
        <w:t xml:space="preserve"> </w:t>
      </w:r>
      <w:r>
        <w:t xml:space="preserve">and</w:t>
      </w:r>
      <w:r>
        <w:t xml:space="preserve"> </w:t>
      </w:r>
      <m:oMath>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oMath>
      <w:r>
        <w:t xml:space="preserve">.</w:t>
      </w:r>
    </w:p>
    <w:p>
      <w:pPr>
        <w:pStyle w:val="SourceCode"/>
      </w:pPr>
      <w:r>
        <w:rPr>
          <w:rStyle w:val="NormalTok"/>
        </w:rPr>
        <w:t xml:space="preserve">level </w:t>
      </w:r>
      <w:r>
        <w:rPr>
          <w:rStyle w:val="OtherTok"/>
        </w:rPr>
        <w:t xml:space="preserve">&lt;-</w:t>
      </w:r>
      <w:r>
        <w:rPr>
          <w:rStyle w:val="NormalTok"/>
        </w:rPr>
        <w:t xml:space="preserve"> </w:t>
      </w:r>
      <w:r>
        <w:rPr>
          <w:rStyle w:val="ControlFlowTok"/>
        </w:rPr>
        <w:t xml:space="preserve">function</w:t>
      </w:r>
      <w:r>
        <w:rPr>
          <w:rStyle w:val="NormalTok"/>
        </w:rPr>
        <w:t xml:space="preserve">(w, b, x) </w:t>
      </w:r>
      <w:r>
        <w:rPr>
          <w:rStyle w:val="FunctionTok"/>
        </w:rPr>
        <w:t xml:space="preserve">sum</w:t>
      </w:r>
      <w:r>
        <w:rPr>
          <w:rStyle w:val="NormalTok"/>
        </w:rPr>
        <w:t xml:space="preserve">(w </w:t>
      </w:r>
      <w:r>
        <w:rPr>
          <w:rStyle w:val="SpecialCharTok"/>
        </w:rPr>
        <w:t xml:space="preserve">*</w:t>
      </w:r>
      <w:r>
        <w:rPr>
          <w:rStyle w:val="NormalTok"/>
        </w:rPr>
        <w:t xml:space="preserve"> x) </w:t>
      </w:r>
      <w:r>
        <w:rPr>
          <w:rStyle w:val="SpecialCharTok"/>
        </w:rPr>
        <w:t xml:space="preserve">+</w:t>
      </w:r>
      <w:r>
        <w:rPr>
          <w:rStyle w:val="NormalTok"/>
        </w:rPr>
        <w:t xml:space="preserve"> b</w:t>
      </w:r>
      <w:r>
        <w:br/>
      </w:r>
      <w:r>
        <w:br/>
      </w:r>
      <w:r>
        <w:rPr>
          <w:rStyle w:val="NormalTok"/>
        </w:rPr>
        <w:t xml:space="preserve">w2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b2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point_line </w:t>
      </w:r>
      <w:r>
        <w:rPr>
          <w:rStyle w:val="OtherTok"/>
        </w:rPr>
        <w:t xml:space="preserve">&lt;-</w:t>
      </w:r>
      <w:r>
        <w:rPr>
          <w:rStyle w:val="NormalTok"/>
        </w:rPr>
        <w:t xml:space="preserve"> </w:t>
      </w:r>
      <w:r>
        <w:rPr>
          <w:rStyle w:val="SpecialCharTok"/>
        </w:rPr>
        <w:t xml:space="preserve">-</w:t>
      </w:r>
      <w:r>
        <w:rPr>
          <w:rStyle w:val="NormalTok"/>
        </w:rPr>
        <w:t xml:space="preserve">b2 </w:t>
      </w:r>
      <w:r>
        <w:rPr>
          <w:rStyle w:val="SpecialCharTok"/>
        </w:rPr>
        <w:t xml:space="preserve">/</w:t>
      </w:r>
      <w:r>
        <w:rPr>
          <w:rStyle w:val="NormalTok"/>
        </w:rPr>
        <w:t xml:space="preserve"> </w:t>
      </w:r>
      <w:r>
        <w:rPr>
          <w:rStyle w:val="FunctionTok"/>
        </w:rPr>
        <w:t xml:space="preserve">sum</w:t>
      </w:r>
      <w:r>
        <w:rPr>
          <w:rStyle w:val="NormalTok"/>
        </w:rPr>
        <w:t xml:space="preserve">(w2 </w:t>
      </w:r>
      <w:r>
        <w:rPr>
          <w:rStyle w:val="SpecialCharTok"/>
        </w:rPr>
        <w:t xml:space="preserve">*</w:t>
      </w:r>
      <w:r>
        <w:rPr>
          <w:rStyle w:val="NormalTok"/>
        </w:rPr>
        <w:t xml:space="preserve"> w2) </w:t>
      </w:r>
      <w:r>
        <w:rPr>
          <w:rStyle w:val="SpecialCharTok"/>
        </w:rPr>
        <w:t xml:space="preserve">*</w:t>
      </w:r>
      <w:r>
        <w:rPr>
          <w:rStyle w:val="NormalTok"/>
        </w:rPr>
        <w:t xml:space="preserve"> w2</w:t>
      </w:r>
      <w:r>
        <w:br/>
      </w:r>
      <w:r>
        <w:rPr>
          <w:rStyle w:val="NormalTok"/>
        </w:rPr>
        <w:t xml:space="preserve">v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NormalTok"/>
        </w:rPr>
        <w:t xml:space="preserve">w2[</w:t>
      </w:r>
      <w:r>
        <w:rPr>
          <w:rStyle w:val="DecValTok"/>
        </w:rPr>
        <w:t xml:space="preserve">2</w:t>
      </w:r>
      <w:r>
        <w:rPr>
          <w:rStyle w:val="NormalTok"/>
        </w:rPr>
        <w:t xml:space="preserve">], w2[</w:t>
      </w:r>
      <w:r>
        <w:rPr>
          <w:rStyle w:val="DecValTok"/>
        </w:rPr>
        <w:t xml:space="preserve">1</w:t>
      </w:r>
      <w:r>
        <w:rPr>
          <w:rStyle w:val="NormalTok"/>
        </w:rPr>
        <w:t xml:space="preserve">])</w:t>
      </w:r>
      <w:r>
        <w:br/>
      </w:r>
      <w:r>
        <w:rPr>
          <w:rStyle w:val="NormalTok"/>
        </w:rPr>
        <w:t xml:space="preserve">line_levels </w:t>
      </w:r>
      <w:r>
        <w:rPr>
          <w:rStyle w:val="OtherTok"/>
        </w:rPr>
        <w:t xml:space="preserve">&lt;-</w:t>
      </w:r>
      <w:r>
        <w:rPr>
          <w:rStyle w:val="NormalTok"/>
        </w:rPr>
        <w:t xml:space="preserve"> </w:t>
      </w:r>
      <w:r>
        <w:rPr>
          <w:rStyle w:val="FunctionTok"/>
        </w:rPr>
        <w:t xml:space="preserve">sapply</w:t>
      </w:r>
      <w:r>
        <w:rPr>
          <w:rStyle w:val="NormalTok"/>
        </w:rPr>
        <w:t xml:space="preserve">(</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ControlFlowTok"/>
        </w:rPr>
        <w:t xml:space="preserve">function</w:t>
      </w:r>
      <w:r>
        <w:rPr>
          <w:rStyle w:val="NormalTok"/>
        </w:rPr>
        <w:t xml:space="preserve">(t) </w:t>
      </w:r>
      <w:r>
        <w:rPr>
          <w:rStyle w:val="FunctionTok"/>
        </w:rPr>
        <w:t xml:space="preserve">level</w:t>
      </w:r>
      <w:r>
        <w:rPr>
          <w:rStyle w:val="NormalTok"/>
        </w:rPr>
        <w:t xml:space="preserve">(w2, b2, point_line </w:t>
      </w:r>
      <w:r>
        <w:rPr>
          <w:rStyle w:val="SpecialCharTok"/>
        </w:rPr>
        <w:t xml:space="preserve">+</w:t>
      </w:r>
      <w:r>
        <w:rPr>
          <w:rStyle w:val="NormalTok"/>
        </w:rPr>
        <w:t xml:space="preserve"> t </w:t>
      </w:r>
      <w:r>
        <w:rPr>
          <w:rStyle w:val="SpecialCharTok"/>
        </w:rPr>
        <w:t xml:space="preserve">*</w:t>
      </w:r>
      <w:r>
        <w:rPr>
          <w:rStyle w:val="NormalTok"/>
        </w:rPr>
        <w:t xml:space="preserve"> v))</w:t>
      </w:r>
      <w:r>
        <w:br/>
      </w:r>
      <w:r>
        <w:br/>
      </w:r>
      <w:r>
        <w:rPr>
          <w:rStyle w:val="NormalTok"/>
        </w:rPr>
        <w:t xml:space="preserve">w3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b3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point_plane </w:t>
      </w:r>
      <w:r>
        <w:rPr>
          <w:rStyle w:val="OtherTok"/>
        </w:rPr>
        <w:t xml:space="preserve">&lt;-</w:t>
      </w:r>
      <w:r>
        <w:rPr>
          <w:rStyle w:val="NormalTok"/>
        </w:rPr>
        <w:t xml:space="preserve"> </w:t>
      </w:r>
      <w:r>
        <w:rPr>
          <w:rStyle w:val="SpecialCharTok"/>
        </w:rPr>
        <w:t xml:space="preserve">-</w:t>
      </w:r>
      <w:r>
        <w:rPr>
          <w:rStyle w:val="NormalTok"/>
        </w:rPr>
        <w:t xml:space="preserve">b3 </w:t>
      </w:r>
      <w:r>
        <w:rPr>
          <w:rStyle w:val="SpecialCharTok"/>
        </w:rPr>
        <w:t xml:space="preserve">/</w:t>
      </w:r>
      <w:r>
        <w:rPr>
          <w:rStyle w:val="NormalTok"/>
        </w:rPr>
        <w:t xml:space="preserve"> </w:t>
      </w:r>
      <w:r>
        <w:rPr>
          <w:rStyle w:val="FunctionTok"/>
        </w:rPr>
        <w:t xml:space="preserve">sum</w:t>
      </w:r>
      <w:r>
        <w:rPr>
          <w:rStyle w:val="NormalTok"/>
        </w:rPr>
        <w:t xml:space="preserve">(w3 </w:t>
      </w:r>
      <w:r>
        <w:rPr>
          <w:rStyle w:val="SpecialCharTok"/>
        </w:rPr>
        <w:t xml:space="preserve">*</w:t>
      </w:r>
      <w:r>
        <w:rPr>
          <w:rStyle w:val="NormalTok"/>
        </w:rPr>
        <w:t xml:space="preserve"> w3) </w:t>
      </w:r>
      <w:r>
        <w:rPr>
          <w:rStyle w:val="SpecialCharTok"/>
        </w:rPr>
        <w:t xml:space="preserve">*</w:t>
      </w:r>
      <w:r>
        <w:rPr>
          <w:rStyle w:val="NormalTok"/>
        </w:rPr>
        <w:t xml:space="preserve"> w3</w:t>
      </w:r>
      <w:r>
        <w:br/>
      </w:r>
      <w:r>
        <w:rPr>
          <w:rStyle w:val="NormalTok"/>
        </w:rPr>
        <w:t xml:space="preserve">v1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v2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grid </w:t>
      </w:r>
      <w:r>
        <w:rPr>
          <w:rStyle w:val="OtherTok"/>
        </w:rPr>
        <w:t xml:space="preserve">&lt;-</w:t>
      </w:r>
      <w:r>
        <w:rPr>
          <w:rStyle w:val="NormalTok"/>
        </w:rPr>
        <w:t xml:space="preserve"> </w:t>
      </w:r>
      <w:r>
        <w:rPr>
          <w:rStyle w:val="FunctionTok"/>
        </w:rPr>
        <w:t xml:space="preserve">expand.grid</w:t>
      </w:r>
      <w:r>
        <w:rPr>
          <w:rStyle w:val="NormalTok"/>
        </w:rPr>
        <w:t xml:space="preserve">(</w:t>
      </w:r>
      <w:r>
        <w:rPr>
          <w:rStyle w:val="AttributeTok"/>
        </w:rPr>
        <w:t xml:space="preserve">s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AttributeTok"/>
        </w:rPr>
        <w:t xml:space="preserve">t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w:t>
      </w:r>
      <w:r>
        <w:br/>
      </w:r>
      <w:r>
        <w:rPr>
          <w:rStyle w:val="NormalTok"/>
        </w:rPr>
        <w:t xml:space="preserve">plane_levels </w:t>
      </w:r>
      <w:r>
        <w:rPr>
          <w:rStyle w:val="OtherTok"/>
        </w:rPr>
        <w:t xml:space="preserve">&lt;-</w:t>
      </w:r>
      <w:r>
        <w:rPr>
          <w:rStyle w:val="NormalTok"/>
        </w:rPr>
        <w:t xml:space="preserve"> </w:t>
      </w:r>
      <w:r>
        <w:rPr>
          <w:rStyle w:val="FunctionTok"/>
        </w:rPr>
        <w:t xml:space="preserve">mapply</w:t>
      </w:r>
      <w:r>
        <w:rPr>
          <w:rStyle w:val="NormalTok"/>
        </w:rPr>
        <w:t xml:space="preserve">(</w:t>
      </w:r>
      <w:r>
        <w:br/>
      </w:r>
      <w:r>
        <w:rPr>
          <w:rStyle w:val="NormalTok"/>
        </w:rPr>
        <w:t xml:space="preserve">  </w:t>
      </w:r>
      <w:r>
        <w:rPr>
          <w:rStyle w:val="ControlFlowTok"/>
        </w:rPr>
        <w:t xml:space="preserve">function</w:t>
      </w:r>
      <w:r>
        <w:rPr>
          <w:rStyle w:val="NormalTok"/>
        </w:rPr>
        <w:t xml:space="preserve">(s, t) </w:t>
      </w:r>
      <w:r>
        <w:rPr>
          <w:rStyle w:val="FunctionTok"/>
        </w:rPr>
        <w:t xml:space="preserve">level</w:t>
      </w:r>
      <w:r>
        <w:rPr>
          <w:rStyle w:val="NormalTok"/>
        </w:rPr>
        <w:t xml:space="preserve">(w3, b3, point_plane </w:t>
      </w:r>
      <w:r>
        <w:rPr>
          <w:rStyle w:val="SpecialCharTok"/>
        </w:rPr>
        <w:t xml:space="preserve">+</w:t>
      </w:r>
      <w:r>
        <w:rPr>
          <w:rStyle w:val="NormalTok"/>
        </w:rPr>
        <w:t xml:space="preserve"> s </w:t>
      </w:r>
      <w:r>
        <w:rPr>
          <w:rStyle w:val="SpecialCharTok"/>
        </w:rPr>
        <w:t xml:space="preserve">*</w:t>
      </w:r>
      <w:r>
        <w:rPr>
          <w:rStyle w:val="NormalTok"/>
        </w:rPr>
        <w:t xml:space="preserve"> v1 </w:t>
      </w:r>
      <w:r>
        <w:rPr>
          <w:rStyle w:val="SpecialCharTok"/>
        </w:rPr>
        <w:t xml:space="preserve">+</w:t>
      </w:r>
      <w:r>
        <w:rPr>
          <w:rStyle w:val="NormalTok"/>
        </w:rPr>
        <w:t xml:space="preserve"> t </w:t>
      </w:r>
      <w:r>
        <w:rPr>
          <w:rStyle w:val="SpecialCharTok"/>
        </w:rPr>
        <w:t xml:space="preserve">*</w:t>
      </w:r>
      <w:r>
        <w:rPr>
          <w:rStyle w:val="NormalTok"/>
        </w:rPr>
        <w:t xml:space="preserve"> v2),</w:t>
      </w:r>
      <w:r>
        <w:br/>
      </w:r>
      <w:r>
        <w:rPr>
          <w:rStyle w:val="NormalTok"/>
        </w:rPr>
        <w:t xml:space="preserve">  grid</w:t>
      </w:r>
      <w:r>
        <w:rPr>
          <w:rStyle w:val="SpecialCharTok"/>
        </w:rPr>
        <w:t xml:space="preserve">$</w:t>
      </w:r>
      <w:r>
        <w:rPr>
          <w:rStyle w:val="NormalTok"/>
        </w:rPr>
        <w:t xml:space="preserve">s, grid</w:t>
      </w:r>
      <w:r>
        <w:rPr>
          <w:rStyle w:val="SpecialCharTok"/>
        </w:rPr>
        <w:t xml:space="preserve">$</w:t>
      </w:r>
      <w:r>
        <w:rPr>
          <w:rStyle w:val="NormalTok"/>
        </w:rPr>
        <w:t xml:space="preserve">t</w:t>
      </w:r>
      <w:r>
        <w:br/>
      </w:r>
      <w:r>
        <w:rPr>
          <w:rStyle w:val="NormalTok"/>
        </w:rPr>
        <w:t xml:space="preserve">)</w:t>
      </w:r>
      <w:r>
        <w:br/>
      </w:r>
      <w:r>
        <w:br/>
      </w:r>
      <w:r>
        <w:rPr>
          <w:rStyle w:val="FunctionTok"/>
        </w:rPr>
        <w:t xml:space="preserve">c</w:t>
      </w:r>
      <w:r>
        <w:rPr>
          <w:rStyle w:val="NormalTok"/>
        </w:rPr>
        <w:t xml:space="preserve">(</w:t>
      </w:r>
      <w:r>
        <w:br/>
      </w:r>
      <w:r>
        <w:rPr>
          <w:rStyle w:val="NormalTok"/>
        </w:rPr>
        <w:t xml:space="preserve">  </w:t>
      </w:r>
      <w:r>
        <w:rPr>
          <w:rStyle w:val="AttributeTok"/>
        </w:rPr>
        <w:t xml:space="preserve">origin_in_R2 =</w:t>
      </w:r>
      <w:r>
        <w:rPr>
          <w:rStyle w:val="NormalTok"/>
        </w:rPr>
        <w:t xml:space="preserve"> </w:t>
      </w:r>
      <w:r>
        <w:rPr>
          <w:rStyle w:val="FunctionTok"/>
        </w:rPr>
        <w:t xml:space="preserve">level</w:t>
      </w:r>
      <w:r>
        <w:rPr>
          <w:rStyle w:val="NormalTok"/>
        </w:rPr>
        <w:t xml:space="preserve">(w2, b2,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origin_in_R3 =</w:t>
      </w:r>
      <w:r>
        <w:rPr>
          <w:rStyle w:val="NormalTok"/>
        </w:rPr>
        <w:t xml:space="preserve"> </w:t>
      </w:r>
      <w:r>
        <w:rPr>
          <w:rStyle w:val="FunctionTok"/>
        </w:rPr>
        <w:t xml:space="preserve">level</w:t>
      </w:r>
      <w:r>
        <w:rPr>
          <w:rStyle w:val="NormalTok"/>
        </w:rPr>
        <w:t xml:space="preserve">(w3, b3,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origin_with_b0 =</w:t>
      </w:r>
      <w:r>
        <w:rPr>
          <w:rStyle w:val="NormalTok"/>
        </w:rPr>
        <w:t xml:space="preserve"> </w:t>
      </w:r>
      <w:r>
        <w:rPr>
          <w:rStyle w:val="FunctionTok"/>
        </w:rPr>
        <w:t xml:space="preserve">level</w:t>
      </w:r>
      <w:r>
        <w:rPr>
          <w:rStyle w:val="NormalTok"/>
        </w:rPr>
        <w:t xml:space="preserve">(w3, </w:t>
      </w:r>
      <w:r>
        <w:rPr>
          <w:rStyle w:val="DecValTok"/>
        </w:rPr>
        <w:t xml:space="preserve">0</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w:t>
      </w:r>
      <w:r>
        <w:br/>
      </w:r>
      <w:r>
        <w:rPr>
          <w:rStyle w:val="CommentTok"/>
        </w:rPr>
        <w:t xml:space="preserve">#&gt;   origin_in_R2   origin_in_R3 origin_with_b0 </w:t>
      </w:r>
      <w:r>
        <w:br/>
      </w:r>
      <w:r>
        <w:rPr>
          <w:rStyle w:val="CommentTok"/>
        </w:rPr>
        <w:t xml:space="preserve">#&gt;             -1             -1              0</w:t>
      </w:r>
    </w:p>
    <w:p>
      <w:pPr>
        <w:pStyle w:val="FirstParagraph"/>
      </w:pPr>
      <w:r>
        <w:t xml:space="preserve">At the origin the left side equals the offset,</w:t>
      </w:r>
      <w:r>
        <w:t xml:space="preserve"> </w:t>
      </w:r>
      <w:r>
        <w:t xml:space="preserve">so the origin is on the line only if</w:t>
      </w:r>
      <w:r>
        <w:t xml:space="preserve"> </w:t>
      </w:r>
      <m:oMath>
        <m:r>
          <m:t>b</m:t>
        </m:r>
      </m:oMath>
      <w:r>
        <w:t xml:space="preserve"> </w:t>
      </w:r>
      <w:r>
        <w:t xml:space="preserve">is</w:t>
      </w:r>
      <w:r>
        <w:t xml:space="preserve"> </w:t>
      </w:r>
      <m:oMath>
        <m:r>
          <m:t>0</m:t>
        </m:r>
      </m:oMath>
      <w:r>
        <w:t xml:space="preserve">:</w:t>
      </w:r>
      <w:r>
        <w:t xml:space="preserve"> </w:t>
      </w:r>
      <w:r>
        <w:t xml:space="preserve">it gives -1 for the line and -1 for the plane,</w:t>
      </w:r>
      <w:r>
        <w:t xml:space="preserve"> </w:t>
      </w:r>
      <w:r>
        <w:t xml:space="preserve">and 0 once the offset is changed to</w:t>
      </w:r>
      <w:r>
        <w:t xml:space="preserve"> </w:t>
      </w:r>
      <m:oMath>
        <m:r>
          <m:t>0</m:t>
        </m:r>
      </m:oMath>
      <w:r>
        <w:t xml:space="preserve">.</w:t>
      </w:r>
      <w:r>
        <w:t xml:space="preserve"> </w:t>
      </w:r>
      <w:r>
        <w:t xml:space="preserve">All 5 points</w:t>
      </w:r>
      <w:r>
        <w:t xml:space="preserve"> </w:t>
      </w:r>
      <m:oMath>
        <m:sSub>
          <m:e>
            <m:acc>
              <m:accPr>
                <m:chr m:val="̃"/>
              </m:accPr>
              <m:e>
                <m:r>
                  <m:t>x</m:t>
                </m:r>
              </m:e>
            </m:acc>
          </m:e>
          <m:sub>
            <m:r>
              <m:t>0</m:t>
            </m:r>
          </m:sub>
        </m:sSub>
        <m:r>
          <m:rPr>
            <m:sty m:val="p"/>
          </m:rPr>
          <m:t>+</m:t>
        </m:r>
        <m:r>
          <m:t>t</m:t>
        </m:r>
        <m:r>
          <m:t> </m:t>
        </m:r>
        <m:acc>
          <m:accPr>
            <m:chr m:val="̃"/>
          </m:accPr>
          <m:e>
            <m:r>
              <m:t>v</m:t>
            </m:r>
          </m:e>
        </m:acc>
      </m:oMath>
      <w:r>
        <w:t xml:space="preserve"> </w:t>
      </w:r>
      <w:r>
        <w:t xml:space="preserve">on the line</w:t>
      </w:r>
      <w:r>
        <w:t xml:space="preserve"> </w:t>
      </w:r>
      <w:r>
        <w:t xml:space="preserve">and all 25 points</w:t>
      </w:r>
      <w:r>
        <w:t xml:space="preserve"> </w:t>
      </w:r>
      <m:oMath>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oMath>
      <w:r>
        <w:t xml:space="preserve"> </w:t>
      </w:r>
      <w:r>
        <w:t xml:space="preserve">on the plane</w:t>
      </w:r>
      <w:r>
        <w:t xml:space="preserve"> </w:t>
      </w:r>
      <w:r>
        <w:t xml:space="preserve">satisfy the equation up to rounding error:</w:t>
      </w:r>
      <w:r>
        <w:t xml:space="preserve"> </w:t>
      </w:r>
      <w:r>
        <w:t xml:space="preserve">30 of the</w:t>
      </w:r>
      <w:r>
        <w:t xml:space="preserve"> </w:t>
      </w:r>
      <w:r>
        <w:t xml:space="preserve">30 points have</w:t>
      </w:r>
      <w:r>
        <w:t xml:space="preserve"> </w:t>
      </w:r>
      <m:oMath>
        <m:r>
          <m:t>​</m:t>
        </m:r>
        <m:d>
          <m:dPr>
            <m:begChr m:val="|"/>
            <m:sepChr m:val=""/>
            <m:endChr m:val="|"/>
            <m:grow/>
          </m:dPr>
          <m:e>
            <m:acc>
              <m:accPr>
                <m:chr m:val="̃"/>
              </m:accPr>
              <m:e>
                <m:r>
                  <m:t>w</m:t>
                </m:r>
              </m:e>
            </m:acc>
            <m:r>
              <m:rPr>
                <m:sty m:val="p"/>
              </m:rPr>
              <m:t>⋅</m:t>
            </m:r>
            <m:acc>
              <m:accPr>
                <m:chr m:val="̃"/>
              </m:accPr>
              <m:e>
                <m:r>
                  <m:t>x</m:t>
                </m:r>
              </m:e>
            </m:acc>
            <m:r>
              <m:rPr>
                <m:sty m:val="p"/>
              </m:rPr>
              <m:t>+</m:t>
            </m:r>
            <m:r>
              <m:t>b</m:t>
            </m:r>
          </m:e>
        </m:d>
        <m:r>
          <m:t>​</m:t>
        </m:r>
        <m:r>
          <m:rPr>
            <m:sty m:val="p"/>
          </m:rPr>
          <m:t>&lt;</m:t>
        </m:r>
        <m:sSup>
          <m:e>
            <m:r>
              <m:t>10</m:t>
            </m:r>
          </m:e>
          <m:sup>
            <m:r>
              <m:rPr>
                <m:sty m:val="p"/>
              </m:rPr>
              <m:t>−</m:t>
            </m:r>
            <m:r>
              <m:t>10</m:t>
            </m:r>
          </m:sup>
        </m:sSup>
      </m:oMath>
      <w:r>
        <w:t xml:space="preserve">.</w:t>
      </w:r>
    </w:p>
    <w:bookmarkEnd w:id="257"/>
    <w:bookmarkStart w:id="259" w:name="def-half-space"/>
    <w:p>
      <w:pPr>
        <w:pStyle w:val="BodyText"/>
      </w:pPr>
      <w:r>
        <w:rPr>
          <w:b/>
          <w:bCs/>
        </w:rPr>
        <w:t xml:space="preserve">Definition 50 (Half-space)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m:t>
            </m:r>
            <m:r>
              <m:t>0</m:t>
            </m:r>
          </m:e>
        </m:d>
        <m:r>
          <m:t>​</m:t>
        </m:r>
      </m:oMath>
      <w:r>
        <w:t xml:space="preserve"> </w:t>
      </w:r>
      <w:r>
        <w:t xml:space="preserve">be a hyperplane (</w:t>
      </w:r>
      <w:hyperlink w:anchor="def-hyperplane">
        <w:r>
          <w:rPr>
            <w:rStyle w:val="Hyperlink"/>
          </w:rPr>
          <w:t xml:space="preserve">Definition 36</w:t>
        </w:r>
      </w:hyperlink>
      <w:r>
        <w:t xml:space="preserve">).</w:t>
      </w:r>
      <w:r>
        <w:t xml:space="preserve"> </w:t>
      </w:r>
      <w:r>
        <w:t xml:space="preserve">The two</w:t>
      </w:r>
      <w:r>
        <w:t xml:space="preserve"> </w:t>
      </w:r>
      <w:r>
        <w:rPr>
          <w:b/>
          <w:bCs/>
        </w:rPr>
        <w:t xml:space="preserve">open half-spaces</w:t>
      </w:r>
      <w:r>
        <w:t xml:space="preserve"> </w:t>
      </w:r>
      <w:r>
        <w:t xml:space="preserve">of</w:t>
      </w:r>
      <w:r>
        <w:t xml:space="preserve"> </w:t>
      </w:r>
      <m:oMath>
        <m:r>
          <m:rPr>
            <m:scr m:val="script"/>
            <m:sty m:val="p"/>
          </m:rPr>
          <m:t>H</m:t>
        </m:r>
      </m:oMath>
      <w:r>
        <w:t xml:space="preserve"> </w:t>
      </w:r>
      <w:r>
        <w:t xml:space="preserve">are</w:t>
      </w:r>
    </w:p>
    <w:p>
      <w:pPr>
        <w:pStyle w:val="BodyText"/>
      </w:pPr>
      <w:bookmarkStart w:id="258" w:name="eq-half-space"/>
      <m:oMathPara>
        <m:oMathParaPr>
          <m:jc m:val="center"/>
        </m:oMathParaPr>
        <m:oMath>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&gt;</m:t>
              </m:r>
              <m:r>
                <m:t>0</m:t>
              </m:r>
            </m:e>
          </m:d>
          <m:r>
            <m:t>​</m:t>
          </m:r>
          <m:r>
            <m:t> </m:t>
          </m:r>
          <m:r>
            <m:rPr>
              <m:nor/>
              <m:sty m:val="p"/>
            </m:rPr>
            <m:t>and</m:t>
          </m:r>
          <m:r>
            <m:t> </m:t>
          </m:r>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&lt;</m:t>
              </m:r>
              <m:r>
                <m:t>0</m:t>
              </m:r>
            </m:e>
          </m:d>
          <m:r>
            <m:t>​</m:t>
          </m:r>
          <m:r>
            <m:rPr>
              <m:sty m:val="p"/>
            </m:rPr>
            <m:t>.</m:t>
          </m:r>
          <m:r>
            <m:t>  </m:t>
          </m:r>
          <m:r>
            <m:rPr>
              <m:sty m:val="p"/>
            </m:rPr>
            <m:t>(</m:t>
          </m:r>
          <m:r>
            <m:t>5</m:t>
          </m:r>
          <m:r>
            <m:rPr>
              <m:sty m:val="p"/>
            </m:rPr>
            <m:t>)</m:t>
          </m:r>
        </m:oMath>
      </m:oMathPara>
      <w:bookmarkEnd w:id="258"/>
    </w:p>
    <w:p>
      <w:pPr>
        <w:pStyle w:val="FirstParagraph"/>
      </w:pPr>
      <w:r>
        <w:t xml:space="preserve">The</w:t>
      </w:r>
      <w:r>
        <w:t xml:space="preserve"> </w:t>
      </w:r>
      <w:r>
        <w:rPr>
          <w:b/>
          <w:bCs/>
        </w:rPr>
        <w:t xml:space="preserve">closed half-spaces</w:t>
      </w:r>
      <w:r>
        <w:t xml:space="preserve"> </w:t>
      </w:r>
      <w:r>
        <w:t xml:space="preserve">also include</w:t>
      </w:r>
      <w:r>
        <w:t xml:space="preserve"> </w:t>
      </w:r>
      <m:oMath>
        <m:r>
          <m:rPr>
            <m:scr m:val="script"/>
            <m:sty m:val="p"/>
          </m:rPr>
          <m:t>H</m:t>
        </m:r>
      </m:oMath>
      <w:r>
        <w:t xml:space="preserve"> </w:t>
      </w:r>
      <w:r>
        <w:t xml:space="preserve">itself:</w:t>
      </w:r>
      <w:r>
        <w:t xml:space="preserve"> </w:t>
      </w:r>
      <m:oMath>
        <m:sSup>
          <m:e>
            <m:r>
              <m:rPr>
                <m:scr m:val="script"/>
                <m:sty m:val="p"/>
              </m:rPr>
              <m:t>H</m:t>
            </m:r>
          </m:e>
          <m:sup>
            <m:r>
              <m:rPr>
                <m:sty m:val="p"/>
              </m:rPr>
              <m:t>+</m:t>
            </m:r>
          </m:sup>
        </m:sSup>
        <m:r>
          <m:rPr>
            <m:sty m:val="p"/>
          </m:rPr>
          <m:t>∪</m:t>
        </m:r>
        <m:r>
          <m:rPr>
            <m:scr m:val="script"/>
            <m:sty m:val="p"/>
          </m:rPr>
          <m:t>H</m:t>
        </m:r>
      </m:oMath>
      <w:r>
        <w:t xml:space="preserve"> </w:t>
      </w:r>
      <w:r>
        <w:t xml:space="preserve">and</w:t>
      </w:r>
      <w:r>
        <w:t xml:space="preserve"> </w:t>
      </w:r>
      <m:oMath>
        <m:sSup>
          <m:e>
            <m:r>
              <m:rPr>
                <m:scr m:val="script"/>
                <m:sty m:val="p"/>
              </m:rPr>
              <m:t>H</m:t>
            </m:r>
          </m:e>
          <m:sup>
            <m:r>
              <m:rPr>
                <m:sty m:val="p"/>
              </m:rPr>
              <m:t>−</m:t>
            </m:r>
          </m:sup>
        </m:sSup>
        <m:r>
          <m:rPr>
            <m:sty m:val="p"/>
          </m:rPr>
          <m:t>∪</m:t>
        </m:r>
        <m:r>
          <m:rPr>
            <m:scr m:val="script"/>
            <m:sty m:val="p"/>
          </m:rPr>
          <m:t>H</m:t>
        </m:r>
      </m:oMath>
      <w:r>
        <w:t xml:space="preserve">.</w:t>
      </w:r>
      <w:r>
        <w:t xml:space="preserve"> </w:t>
      </w:r>
      <w:r>
        <w:t xml:space="preserve">Every point of</w:t>
      </w:r>
      <w:r>
        <w:t xml:space="preserve"> </w:t>
      </w:r>
      <m:oMath>
        <m:sSup>
          <m:e>
            <m:r>
              <m:rPr>
                <m:scr m:val="double-struck"/>
                <m:sty m:val="p"/>
              </m:rPr>
              <m:t>R</m:t>
            </m:r>
          </m:e>
          <m:sup>
            <m:r>
              <m:t>p</m:t>
            </m:r>
          </m:sup>
        </m:sSup>
      </m:oMath>
      <w:r>
        <w:t xml:space="preserve"> </w:t>
      </w:r>
      <w:r>
        <w:t xml:space="preserve">is in exactly one of</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because the number</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is positive, zero or negative.</w:t>
      </w:r>
      <w:r>
        <w:t xml:space="preserve"> </w:t>
      </w:r>
      <w:r>
        <w:t xml:space="preserve">The vector</w:t>
      </w:r>
      <w:r>
        <w:t xml:space="preserve"> </w:t>
      </w:r>
      <m:oMath>
        <m:acc>
          <m:accPr>
            <m:chr m:val="̃"/>
          </m:accPr>
          <m:e>
            <m:r>
              <m:t>w</m:t>
            </m:r>
          </m:e>
        </m:acc>
      </m:oMath>
      <w:r>
        <w:t xml:space="preserve"> </w:t>
      </w:r>
      <w:r>
        <w:t xml:space="preserve">points into</w:t>
      </w:r>
      <w:r>
        <w:t xml:space="preserve"> </w:t>
      </w:r>
      <m:oMath>
        <m:sSup>
          <m:e>
            <m:r>
              <m:rPr>
                <m:scr m:val="script"/>
                <m:sty m:val="p"/>
              </m:rPr>
              <m:t>H</m:t>
            </m:r>
          </m:e>
          <m:sup>
            <m:r>
              <m:rPr>
                <m:sty m:val="p"/>
              </m:rPr>
              <m:t>+</m:t>
            </m:r>
          </m:sup>
        </m:sSup>
      </m:oMath>
      <w:r>
        <w:t xml:space="preserve">:</w:t>
      </w:r>
      <w:r>
        <w:t xml:space="preserve"> </w:t>
      </w:r>
      <w:r>
        <w:t xml:space="preserve">the number</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goes up when</w:t>
      </w:r>
      <w:r>
        <w:t xml:space="preserve"> </w:t>
      </w:r>
      <m:oMath>
        <m:acc>
          <m:accPr>
            <m:chr m:val="̃"/>
          </m:accPr>
          <m:e>
            <m:r>
              <m:t>x</m:t>
            </m:r>
          </m:e>
        </m:acc>
      </m:oMath>
      <w:r>
        <w:t xml:space="preserve"> </w:t>
      </w:r>
      <w:r>
        <w:t xml:space="preserve">moves in the direction</w:t>
      </w:r>
      <w:r>
        <w:t xml:space="preserve"> </w:t>
      </w:r>
      <m:oMath>
        <m:acc>
          <m:accPr>
            <m:chr m:val="̃"/>
          </m:accPr>
          <m:e>
            <m:r>
              <m:t>w</m:t>
            </m:r>
          </m:e>
        </m:acc>
      </m:oMath>
      <w:r>
        <w:t xml:space="preserve">.</w:t>
      </w:r>
    </w:p>
    <w:bookmarkEnd w:id="259"/>
    <w:p>
      <w:pPr>
        <w:pStyle w:val="BodyText"/>
      </w:pPr>
      <w:r>
        <w:rPr>
          <w:i/>
          <w:iCs/>
        </w:rPr>
        <w:t xml:space="preserve">Remark</w:t>
      </w:r>
      <w:r>
        <w:t xml:space="preserve">. </w:t>
      </w:r>
      <w:r>
        <w:t xml:space="preserve">Replacing</w:t>
      </w:r>
      <w:r>
        <w:t xml:space="preserve"> </w:t>
      </w:r>
      <m:oMath>
        <m:r>
          <m:rPr>
            <m:sty m:val="p"/>
          </m:rPr>
          <m:t>(</m:t>
        </m:r>
        <m:acc>
          <m:accPr>
            <m:chr m:val="̃"/>
          </m:accPr>
          <m:e>
            <m:r>
              <m:t>w</m:t>
            </m:r>
          </m:e>
        </m:acc>
        <m:r>
          <m:rPr>
            <m:sty m:val="p"/>
          </m:rPr>
          <m:t>,</m:t>
        </m:r>
        <m:r>
          <m:t>b</m:t>
        </m:r>
        <m:r>
          <m:rPr>
            <m:sty m:val="p"/>
          </m:rPr>
          <m:t>)</m:t>
        </m:r>
      </m:oMath>
      <w:r>
        <w:t xml:space="preserve"> </w:t>
      </w:r>
      <w:r>
        <w:t xml:space="preserve">by</w:t>
      </w:r>
      <w:r>
        <w:t xml:space="preserve"> </w:t>
      </w:r>
      <m:oMath>
        <m:r>
          <m:rPr>
            <m:sty m:val="p"/>
          </m:rPr>
          <m:t>(</m:t>
        </m:r>
        <m:r>
          <m:rPr>
            <m:sty m:val="p"/>
          </m:rPr>
          <m:t>−</m:t>
        </m:r>
        <m:acc>
          <m:accPr>
            <m:chr m:val="̃"/>
          </m:accPr>
          <m:e>
            <m:r>
              <m:t>w</m:t>
            </m:r>
          </m:e>
        </m:acc>
        <m:r>
          <m:rPr>
            <m:sty m:val="p"/>
          </m:rPr>
          <m:t>,</m:t>
        </m:r>
        <m:r>
          <m:rPr>
            <m:sty m:val="p"/>
          </m:rPr>
          <m:t>−</m:t>
        </m:r>
        <m:r>
          <m:t>b</m:t>
        </m:r>
        <m:r>
          <m:rPr>
            <m:sty m:val="p"/>
          </m:rPr>
          <m:t>)</m:t>
        </m:r>
      </m:oMath>
      <w:r>
        <w:t xml:space="preserve"> </w:t>
      </w:r>
      <w:r>
        <w:t xml:space="preserve">describes the same hyperplane</w:t>
      </w:r>
      <w:r>
        <w:t xml:space="preserve"> </w:t>
      </w:r>
      <w:r>
        <w:t xml:space="preserve">but swaps the names</w:t>
      </w:r>
      <w:r>
        <w:t xml:space="preserve"> </w:t>
      </w:r>
      <m:oMath>
        <m:sSup>
          <m:e>
            <m:r>
              <m:rPr>
                <m:scr m:val="script"/>
                <m:sty m:val="p"/>
              </m:rPr>
              <m:t>H</m:t>
            </m:r>
          </m:e>
          <m:sup>
            <m:r>
              <m:rPr>
                <m:sty m:val="p"/>
              </m:rPr>
              <m:t>+</m:t>
            </m:r>
          </m:sup>
        </m:sSup>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The sign of</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tells you which side of the hyperplane</w:t>
      </w:r>
      <w:r>
        <w:t xml:space="preserve"> </w:t>
      </w:r>
      <m:oMath>
        <m:acc>
          <m:accPr>
            <m:chr m:val="̃"/>
          </m:accPr>
          <m:e>
            <m:r>
              <m:t>x</m:t>
            </m:r>
          </m:e>
        </m:acc>
      </m:oMath>
      <w:r>
        <w:t xml:space="preserve"> </w:t>
      </w:r>
      <w:r>
        <w:t xml:space="preserve">is on.</w:t>
      </w:r>
      <w:r>
        <w:t xml:space="preserve"> </w:t>
      </w:r>
      <w:r>
        <w:t xml:space="preserve">A linear classifier uses this sign to assign one of two labels.</w:t>
      </w:r>
    </w:p>
    <w:bookmarkStart w:id="260" w:name="exm-half-space-plane"/>
    <w:p>
      <w:pPr>
        <w:pStyle w:val="BodyText"/>
      </w:pPr>
      <w:r>
        <w:rPr>
          <w:b/>
          <w:bCs/>
        </w:rPr>
        <w:t xml:space="preserve">Example 69 (Half-spaces of a line in the plane)</w:t>
      </w:r>
      <w:r>
        <w:t xml:space="preserve"> </w:t>
      </w:r>
      <w:r>
        <w:t xml:space="preserve">Let</w:t>
      </w:r>
      <w:r>
        <w:t xml:space="preserve"> </w:t>
      </w:r>
      <m:oMath>
        <m:r>
          <m:rPr>
            <m:scr m:val="script"/>
            <m:sty m:val="p"/>
          </m:rPr>
          <m:t>H</m:t>
        </m:r>
      </m:oMath>
      <w:r>
        <w:t xml:space="preserve"> </w:t>
      </w:r>
      <w:r>
        <w:t xml:space="preserve">be the line in</w:t>
      </w:r>
      <w:r>
        <w:t xml:space="preserve"> </w:t>
      </w:r>
      <m:oMath>
        <m:sSup>
          <m:e>
            <m:r>
              <m:rPr>
                <m:scr m:val="double-struck"/>
                <m:sty m:val="p"/>
              </m:rPr>
              <m:t>R</m:t>
            </m:r>
          </m:e>
          <m:sup>
            <m:r>
              <m:t>2</m:t>
            </m:r>
          </m:sup>
        </m:sSup>
      </m:oMath>
      <w:r>
        <w:t xml:space="preserve"> </w:t>
      </w:r>
      <w:r>
        <w:t xml:space="preserve">with</w:t>
      </w:r>
      <w:r>
        <w:t xml:space="preserve"> </w:t>
      </w:r>
      <m:oMath>
        <m:acc>
          <m:accPr>
            <m:chr m:val="̃"/>
          </m:accPr>
          <m:e>
            <m:r>
              <m:t>w</m:t>
            </m:r>
          </m:e>
        </m:acc>
        <m:r>
          <m:rPr>
            <m:sty m:val="p"/>
          </m:rPr>
          <m:t>=</m:t>
        </m:r>
        <m:r>
          <m:rPr>
            <m:sty m:val="p"/>
          </m:rPr>
          <m:t>(</m:t>
        </m:r>
        <m:r>
          <m:t>1</m:t>
        </m:r>
        <m:r>
          <m:rPr>
            <m:sty m:val="p"/>
          </m:rPr>
          <m:t>,</m:t>
        </m:r>
        <m:r>
          <m:t>2</m:t>
        </m:r>
        <m:r>
          <m:rPr>
            <m:sty m:val="p"/>
          </m:rPr>
          <m:t>)</m:t>
        </m:r>
      </m:oMath>
      <w:r>
        <w:t xml:space="preserve"> </w:t>
      </w:r>
      <w:r>
        <w:t xml:space="preserve">and</w:t>
      </w:r>
      <w:r>
        <w:t xml:space="preserve"> </w:t>
      </w:r>
      <m:oMath>
        <m:r>
          <m:t>b</m:t>
        </m:r>
        <m:r>
          <m:rPr>
            <m:sty m:val="p"/>
          </m:rPr>
          <m:t>=</m:t>
        </m:r>
        <m:r>
          <m:rPr>
            <m:sty m:val="p"/>
          </m:rPr>
          <m:t>−</m:t>
        </m:r>
        <m:r>
          <m:t>2</m:t>
        </m:r>
      </m:oMath>
      <w:r>
        <w:t xml:space="preserve"> </w:t>
      </w:r>
      <w:r>
        <w:t xml:space="preserve">(</w:t>
      </w:r>
      <w:hyperlink w:anchor="def-hyperplane">
        <w:r>
          <w:rPr>
            <w:rStyle w:val="Hyperlink"/>
          </w:rPr>
          <w:t xml:space="preserve">Definition 36</w:t>
        </w:r>
      </w:hyperlink>
      <w:r>
        <w:t xml:space="preserve">),</w:t>
      </w:r>
      <w:r>
        <w:t xml:space="preserve"> </w:t>
      </w:r>
      <w:r>
        <w:t xml:space="preserve">so</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b>
              <m:e>
                <m:r>
                  <m:t>x</m:t>
                </m:r>
              </m:e>
              <m:sub>
                <m:r>
                  <m:t>1</m:t>
                </m:r>
              </m:sub>
            </m:sSub>
            <m:r>
              <m:rPr>
                <m:sty m:val="p"/>
              </m:rPr>
              <m:t>+</m:t>
            </m:r>
            <m:r>
              <m:t>2</m:t>
            </m:r>
            <m:sSub>
              <m:e>
                <m:r>
                  <m:t>x</m:t>
                </m:r>
              </m:e>
              <m:sub>
                <m:r>
                  <m:t>2</m:t>
                </m:r>
              </m:sub>
            </m:sSub>
            <m:r>
              <m:rPr>
                <m:sty m:val="p"/>
              </m:rPr>
              <m:t>−</m:t>
            </m:r>
            <m:r>
              <m:t>2</m:t>
            </m:r>
            <m:r>
              <m:rPr>
                <m:sty m:val="p"/>
              </m:rPr>
              <m:t>=</m:t>
            </m:r>
            <m:r>
              <m:t>0</m:t>
            </m:r>
          </m:e>
        </m:d>
        <m:r>
          <m:t>​</m:t>
        </m:r>
      </m:oMath>
      <w:r>
        <w:t xml:space="preserve">.</w:t>
      </w:r>
      <w:r>
        <w:t xml:space="preserve"> </w:t>
      </w:r>
      <w:r>
        <w:t xml:space="preserve">Evaluate</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at three points (</w:t>
      </w:r>
      <w:hyperlink w:anchor="def-half-space">
        <w:r>
          <w:rPr>
            <w:rStyle w:val="Hyperlink"/>
          </w:rPr>
          <w:t xml:space="preserve">Definition 50</w:t>
        </w:r>
      </w:hyperlink>
      <w:r>
        <w:t xml:space="preserve">):</w:t>
      </w:r>
    </w:p>
    <w:p>
      <w:pPr>
        <w:pStyle w:val="Compact"/>
        <w:numPr>
          <w:ilvl w:val="0"/>
          <w:numId w:val="1029"/>
        </w:numPr>
      </w:pPr>
      <w:r>
        <w:t xml:space="preserve">At</w:t>
      </w:r>
      <w:r>
        <w:t xml:space="preserve"> </w:t>
      </w:r>
      <m:oMath>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2</m:t>
        </m:r>
        <m:r>
          <m:rPr>
            <m:sty m:val="p"/>
          </m:rPr>
          <m:t>=</m:t>
        </m:r>
        <m:r>
          <m:rPr>
            <m:sty m:val="p"/>
          </m:rPr>
          <m:t>−</m:t>
        </m:r>
        <m:r>
          <m:t>2</m:t>
        </m:r>
        <m:r>
          <m:rPr>
            <m:sty m:val="p"/>
          </m:rPr>
          <m:t>&lt;</m:t>
        </m:r>
        <m:r>
          <m:t>0</m:t>
        </m:r>
      </m:oMath>
      <w:r>
        <w:t xml:space="preserve">, so</w:t>
      </w:r>
      <w:r>
        <w:t xml:space="preserve"> </w:t>
      </w:r>
      <m:oMath>
        <m:r>
          <m:rPr>
            <m:sty m:val="p"/>
          </m:rPr>
          <m:t>(</m:t>
        </m:r>
        <m:r>
          <m:t>0</m:t>
        </m:r>
        <m:r>
          <m:rPr>
            <m:sty m:val="p"/>
          </m:rPr>
          <m:t>,</m:t>
        </m:r>
        <m:r>
          <m:t>0</m:t>
        </m:r>
        <m:r>
          <m:rPr>
            <m:sty m:val="p"/>
          </m:rPr>
          <m:t>)</m:t>
        </m:r>
        <m:r>
          <m:rPr>
            <m:sty m:val="p"/>
          </m:rPr>
          <m:t>∈</m:t>
        </m:r>
        <m:sSup>
          <m:e>
            <m:r>
              <m:rPr>
                <m:scr m:val="script"/>
                <m:sty m:val="p"/>
              </m:rPr>
              <m:t>H</m:t>
            </m:r>
          </m:e>
          <m:sup>
            <m:r>
              <m:rPr>
                <m:sty m:val="p"/>
              </m:rPr>
              <m:t>−</m:t>
            </m:r>
          </m:sup>
        </m:sSup>
      </m:oMath>
      <w:r>
        <w:t xml:space="preserve">.</w:t>
      </w:r>
    </w:p>
    <w:p>
      <w:pPr>
        <w:pStyle w:val="Compact"/>
        <w:numPr>
          <w:ilvl w:val="0"/>
          <w:numId w:val="1029"/>
        </w:numPr>
      </w:pPr>
      <w:r>
        <w:t xml:space="preserve">At</w:t>
      </w:r>
      <w:r>
        <w:t xml:space="preserve"> </w:t>
      </w:r>
      <m:oMath>
        <m:r>
          <m:rPr>
            <m:sty m:val="p"/>
          </m:rPr>
          <m:t>(</m:t>
        </m:r>
        <m:r>
          <m:t>2</m:t>
        </m:r>
        <m:r>
          <m:rPr>
            <m:sty m:val="p"/>
          </m:rPr>
          <m:t>,</m:t>
        </m:r>
        <m:r>
          <m:t>0</m:t>
        </m:r>
        <m:r>
          <m:rPr>
            <m:sty m:val="p"/>
          </m:rPr>
          <m:t>)</m:t>
        </m:r>
      </m:oMath>
      <w:r>
        <w:t xml:space="preserve"> </w:t>
      </w:r>
      <w:r>
        <w:t xml:space="preserve">it equals</w:t>
      </w:r>
      <w:r>
        <w:t xml:space="preserve"> </w:t>
      </w:r>
      <m:oMath>
        <m:r>
          <m:t>2</m:t>
        </m:r>
        <m:r>
          <m:rPr>
            <m:sty m:val="p"/>
          </m:rPr>
          <m:t>+</m:t>
        </m:r>
        <m:r>
          <m:t>0</m:t>
        </m:r>
        <m:r>
          <m:rPr>
            <m:sty m:val="p"/>
          </m:rPr>
          <m:t>−</m:t>
        </m:r>
        <m:r>
          <m:t>2</m:t>
        </m:r>
        <m:r>
          <m:rPr>
            <m:sty m:val="p"/>
          </m:rPr>
          <m:t>=</m:t>
        </m:r>
        <m:r>
          <m:t>0</m:t>
        </m:r>
      </m:oMath>
      <w:r>
        <w:t xml:space="preserve">, so</w:t>
      </w:r>
      <w:r>
        <w:t xml:space="preserve"> </w:t>
      </w:r>
      <m:oMath>
        <m:r>
          <m:rPr>
            <m:sty m:val="p"/>
          </m:rPr>
          <m:t>(</m:t>
        </m:r>
        <m:r>
          <m:t>2</m:t>
        </m:r>
        <m:r>
          <m:rPr>
            <m:sty m:val="p"/>
          </m:rPr>
          <m:t>,</m:t>
        </m:r>
        <m:r>
          <m:t>0</m:t>
        </m:r>
        <m:r>
          <m:rPr>
            <m:sty m:val="p"/>
          </m:rPr>
          <m:t>)</m:t>
        </m:r>
        <m:r>
          <m:rPr>
            <m:sty m:val="p"/>
          </m:rPr>
          <m:t>∈</m:t>
        </m:r>
        <m:r>
          <m:rPr>
            <m:scr m:val="script"/>
            <m:sty m:val="p"/>
          </m:rPr>
          <m:t>H</m:t>
        </m:r>
      </m:oMath>
      <w:r>
        <w:t xml:space="preserve">.</w:t>
      </w:r>
    </w:p>
    <w:p>
      <w:pPr>
        <w:pStyle w:val="Compact"/>
        <w:numPr>
          <w:ilvl w:val="0"/>
          <w:numId w:val="1029"/>
        </w:numPr>
      </w:pPr>
      <w:r>
        <w:t xml:space="preserve">At</w:t>
      </w:r>
      <w:r>
        <w:t xml:space="preserve"> </w:t>
      </w:r>
      <m:oMath>
        <m:r>
          <m:rPr>
            <m:sty m:val="p"/>
          </m:rPr>
          <m:t>(</m:t>
        </m:r>
        <m:r>
          <m:t>2</m:t>
        </m:r>
        <m:r>
          <m:rPr>
            <m:sty m:val="p"/>
          </m:rPr>
          <m:t>,</m:t>
        </m:r>
        <m:r>
          <m:t>1</m:t>
        </m:r>
        <m:r>
          <m:rPr>
            <m:sty m:val="p"/>
          </m:rPr>
          <m:t>)</m:t>
        </m:r>
      </m:oMath>
      <w:r>
        <w:t xml:space="preserve"> </w:t>
      </w:r>
      <w:r>
        <w:t xml:space="preserve">it equals</w:t>
      </w:r>
      <w:r>
        <w:t xml:space="preserve"> </w:t>
      </w:r>
      <m:oMath>
        <m:r>
          <m:t>2</m:t>
        </m:r>
        <m:r>
          <m:rPr>
            <m:sty m:val="p"/>
          </m:rPr>
          <m:t>+</m:t>
        </m:r>
        <m:r>
          <m:t>2</m:t>
        </m:r>
        <m:r>
          <m:rPr>
            <m:sty m:val="p"/>
          </m:rPr>
          <m:t>−</m:t>
        </m:r>
        <m:r>
          <m:t>2</m:t>
        </m:r>
        <m:r>
          <m:rPr>
            <m:sty m:val="p"/>
          </m:rPr>
          <m:t>=</m:t>
        </m:r>
        <m:r>
          <m:t>2</m:t>
        </m:r>
        <m:r>
          <m:rPr>
            <m:sty m:val="p"/>
          </m:rPr>
          <m:t>&gt;</m:t>
        </m:r>
        <m:r>
          <m:t>0</m:t>
        </m:r>
      </m:oMath>
      <w:r>
        <w:t xml:space="preserve">, so</w:t>
      </w:r>
      <w:r>
        <w:t xml:space="preserve"> </w:t>
      </w:r>
      <m:oMath>
        <m:r>
          <m:rPr>
            <m:sty m:val="p"/>
          </m:rPr>
          <m:t>(</m:t>
        </m:r>
        <m:r>
          <m:t>2</m:t>
        </m:r>
        <m:r>
          <m:rPr>
            <m:sty m:val="p"/>
          </m:rPr>
          <m:t>,</m:t>
        </m:r>
        <m:r>
          <m:t>1</m:t>
        </m:r>
        <m:r>
          <m:rPr>
            <m:sty m:val="p"/>
          </m:rPr>
          <m:t>)</m:t>
        </m:r>
        <m:r>
          <m:rPr>
            <m:sty m:val="p"/>
          </m:rPr>
          <m:t>∈</m:t>
        </m:r>
        <m:sSup>
          <m:e>
            <m:r>
              <m:rPr>
                <m:scr m:val="script"/>
                <m:sty m:val="p"/>
              </m:rPr>
              <m:t>H</m:t>
            </m:r>
          </m:e>
          <m:sup>
            <m:r>
              <m:rPr>
                <m:sty m:val="p"/>
              </m:rPr>
              <m:t>+</m:t>
            </m:r>
          </m:sup>
        </m:sSup>
      </m:oMath>
      <w:r>
        <w:t xml:space="preserve">.</w:t>
      </w:r>
    </w:p>
    <w:p>
      <w:pPr>
        <w:pStyle w:val="FirstParagraph"/>
      </w:pPr>
      <w:r>
        <w:t xml:space="preserve">Moving from</w:t>
      </w:r>
      <w:r>
        <w:t xml:space="preserve"> </w:t>
      </w:r>
      <m:oMath>
        <m:r>
          <m:rPr>
            <m:sty m:val="p"/>
          </m:rPr>
          <m:t>(</m:t>
        </m:r>
        <m:r>
          <m:t>2</m:t>
        </m:r>
        <m:r>
          <m:rPr>
            <m:sty m:val="p"/>
          </m:rPr>
          <m:t>,</m:t>
        </m:r>
        <m:r>
          <m:t>0</m:t>
        </m:r>
        <m:r>
          <m:rPr>
            <m:sty m:val="p"/>
          </m:rPr>
          <m:t>)</m:t>
        </m:r>
      </m:oMath>
      <w:r>
        <w:t xml:space="preserve"> </w:t>
      </w:r>
      <w:r>
        <w:t xml:space="preserve">in the direction</w:t>
      </w:r>
      <w:r>
        <w:t xml:space="preserve"> </w:t>
      </w:r>
      <m:oMath>
        <m:acc>
          <m:accPr>
            <m:chr m:val="̃"/>
          </m:accPr>
          <m:e>
            <m:r>
              <m:t>w</m:t>
            </m:r>
          </m:e>
        </m:acc>
        <m:r>
          <m:rPr>
            <m:sty m:val="p"/>
          </m:rPr>
          <m:t>=</m:t>
        </m:r>
        <m:r>
          <m:rPr>
            <m:sty m:val="p"/>
          </m:rPr>
          <m:t>(</m:t>
        </m:r>
        <m:r>
          <m:t>1</m:t>
        </m:r>
        <m:r>
          <m:rPr>
            <m:sty m:val="p"/>
          </m:rPr>
          <m:t>,</m:t>
        </m:r>
        <m:r>
          <m:t>2</m:t>
        </m:r>
        <m:r>
          <m:rPr>
            <m:sty m:val="p"/>
          </m:rPr>
          <m:t>)</m:t>
        </m:r>
      </m:oMath>
      <w:r>
        <w:t xml:space="preserve"> </w:t>
      </w:r>
      <w:r>
        <w:t xml:space="preserve">gives</w:t>
      </w:r>
      <w:r>
        <w:t xml:space="preserve"> </w:t>
      </w:r>
      <m:oMath>
        <m:r>
          <m:rPr>
            <m:sty m:val="p"/>
          </m:rPr>
          <m:t>(</m:t>
        </m:r>
        <m:r>
          <m:t>3</m:t>
        </m:r>
        <m:r>
          <m:rPr>
            <m:sty m:val="p"/>
          </m:rPr>
          <m:t>,</m:t>
        </m:r>
        <m:r>
          <m:t>2</m:t>
        </m:r>
        <m:r>
          <m:rPr>
            <m:sty m:val="p"/>
          </m:rPr>
          <m:t>)</m:t>
        </m:r>
      </m:oMath>
      <w:r>
        <w:t xml:space="preserve">,</w:t>
      </w:r>
      <w:r>
        <w:t xml:space="preserve"> </w:t>
      </w:r>
      <w:r>
        <w:t xml:space="preserve">where the value is</w:t>
      </w:r>
      <w:r>
        <w:t xml:space="preserve"> </w:t>
      </w:r>
      <m:oMath>
        <m:r>
          <m:t>3</m:t>
        </m:r>
        <m:r>
          <m:rPr>
            <m:sty m:val="p"/>
          </m:rPr>
          <m:t>+</m:t>
        </m:r>
        <m:r>
          <m:t>4</m:t>
        </m:r>
        <m:r>
          <m:rPr>
            <m:sty m:val="p"/>
          </m:rPr>
          <m:t>−</m:t>
        </m:r>
        <m:r>
          <m:t>2</m:t>
        </m:r>
        <m:r>
          <m:rPr>
            <m:sty m:val="p"/>
          </m:rPr>
          <m:t>=</m:t>
        </m:r>
        <m:r>
          <m:t>5</m:t>
        </m:r>
        <m:r>
          <m:rPr>
            <m:sty m:val="p"/>
          </m:rPr>
          <m:t>&gt;</m:t>
        </m:r>
        <m:r>
          <m:t>0</m:t>
        </m:r>
      </m:oMath>
      <w:r>
        <w:t xml:space="preserve">.</w:t>
      </w:r>
      <w:r>
        <w:t xml:space="preserve"> </w:t>
      </w:r>
      <w:r>
        <w:t xml:space="preserve">So the direction</w:t>
      </w:r>
      <w:r>
        <w:t xml:space="preserve"> </w:t>
      </w:r>
      <m:oMath>
        <m:acc>
          <m:accPr>
            <m:chr m:val="̃"/>
          </m:accPr>
          <m:e>
            <m:r>
              <m:t>w</m:t>
            </m:r>
          </m:e>
        </m:acc>
      </m:oMath>
      <w:r>
        <w:t xml:space="preserve"> </w:t>
      </w:r>
      <w:r>
        <w:t xml:space="preserve">leads into</w:t>
      </w:r>
      <w:r>
        <w:t xml:space="preserve"> </w:t>
      </w:r>
      <m:oMath>
        <m:sSup>
          <m:e>
            <m:r>
              <m:rPr>
                <m:scr m:val="script"/>
                <m:sty m:val="p"/>
              </m:rPr>
              <m:t>H</m:t>
            </m:r>
          </m:e>
          <m:sup>
            <m:r>
              <m:rPr>
                <m:sty m:val="p"/>
              </m:rPr>
              <m:t>+</m:t>
            </m:r>
          </m:sup>
        </m:sSup>
      </m:oMath>
      <w:r>
        <w:t xml:space="preserve">.</w:t>
      </w:r>
    </w:p>
    <w:bookmarkEnd w:id="260"/>
    <w:bookmarkStart w:id="261" w:name="thm-half-space-dimension"/>
    <w:p>
      <w:pPr>
        <w:pStyle w:val="BodyText"/>
      </w:pPr>
      <w:r>
        <w:rPr>
          <w:b/>
          <w:bCs/>
        </w:rPr>
        <w:t xml:space="preserve">Theorem 41 (Differences of points in a hyperplane and in a half-space)</w:t>
      </w:r>
      <w:r>
        <w:t xml:space="preserve"> </w:t>
      </w:r>
      <w:r>
        <w:t xml:space="preserve">Let</w:t>
      </w:r>
      <w:r>
        <w:t xml:space="preserve"> </w:t>
      </w:r>
      <m:oMath>
        <m:acc>
          <m:accPr>
            <m:chr m:val="̃"/>
          </m:accPr>
          <m:e>
            <m:r>
              <m:t>w</m:t>
            </m:r>
          </m:e>
        </m:acc>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and let</w:t>
      </w:r>
      <w:r>
        <w:t xml:space="preserve"> </w:t>
      </w:r>
      <m:oMath>
        <m:r>
          <m:rPr>
            <m:scr m:val="script"/>
            <m:sty m:val="p"/>
          </m:rPr>
          <m:t>H</m:t>
        </m:r>
      </m:oMath>
      <w:r>
        <w:t xml:space="preserve">,</w:t>
      </w:r>
      <w:r>
        <w:t xml:space="preserve"> </w:t>
      </w:r>
      <m:oMath>
        <m:sSup>
          <m:e>
            <m:r>
              <m:rPr>
                <m:scr m:val="script"/>
                <m:sty m:val="p"/>
              </m:rPr>
              <m:t>H</m:t>
            </m:r>
          </m:e>
          <m:sup>
            <m:r>
              <m:rPr>
                <m:sty m:val="p"/>
              </m:rPr>
              <m:t>+</m:t>
            </m:r>
          </m:sup>
        </m:sSup>
      </m:oMath>
      <w:r>
        <w:t xml:space="preserve"> </w:t>
      </w:r>
      <w:r>
        <w:t xml:space="preserve">be the hyperplane and open half-space of</w:t>
      </w:r>
      <w:r>
        <w:t xml:space="preserve"> </w:t>
      </w:r>
      <w:hyperlink w:anchor="def-half-space">
        <w:r>
          <w:rPr>
            <w:rStyle w:val="Hyperlink"/>
          </w:rPr>
          <w:t xml:space="preserve">Definition 50</w:t>
        </w:r>
      </w:hyperlink>
      <w:r>
        <w:t xml:space="preserve">.</w:t>
      </w:r>
      <w:r>
        <w:t xml:space="preserve"> </w:t>
      </w:r>
      <w:r>
        <w:t xml:space="preserve">For a set</w:t>
      </w:r>
      <w:r>
        <w:t xml:space="preserve"> </w:t>
      </w:r>
      <m:oMath>
        <m:r>
          <m:t>S</m:t>
        </m:r>
        <m:r>
          <m:rPr>
            <m:sty m:val="p"/>
          </m:rPr>
          <m:t>⊆</m:t>
        </m:r>
        <m:sSup>
          <m:e>
            <m:r>
              <m:rPr>
                <m:scr m:val="double-struck"/>
                <m:sty m:val="p"/>
              </m:rPr>
              <m:t>R</m:t>
            </m:r>
          </m:e>
          <m:sup>
            <m:r>
              <m:t>p</m:t>
            </m:r>
          </m:sup>
        </m:sSup>
      </m:oMath>
      <w:r>
        <w:t xml:space="preserve">, let</w:t>
      </w:r>
      <w:r>
        <w:t xml:space="preserve"> </w:t>
      </w:r>
      <m:oMath>
        <m:r>
          <m:t>D</m:t>
        </m:r>
        <m:r>
          <m:rPr>
            <m:sty m:val="p"/>
          </m:rPr>
          <m:t>(</m:t>
        </m:r>
        <m:r>
          <m:t>S</m:t>
        </m:r>
        <m:r>
          <m:rPr>
            <m:sty m:val="p"/>
          </m:rPr>
          <m:t>)</m:t>
        </m:r>
        <m:limUpp>
          <m:e>
            <m:r>
              <m:rPr>
                <m:sty m:val="p"/>
              </m:rPr>
              <m:t>=</m:t>
            </m:r>
          </m:e>
          <m:lim>
            <m:r>
              <m:rPr>
                <m:nor/>
                <m:sty m:val="p"/>
              </m:rPr>
              <m:t>def</m:t>
            </m:r>
          </m:lim>
        </m:limUpp>
        <m:r>
          <m:t>​</m:t>
        </m:r>
        <m:d>
          <m:dPr>
            <m:begChr m:val="{"/>
            <m:sepChr m:val=""/>
            <m:endChr m:val="}"/>
            <m:grow/>
          </m:dPr>
          <m:e>
            <m:acc>
              <m:accPr>
                <m:chr m:val="̃"/>
              </m:accPr>
              <m:e>
                <m:r>
                  <m:t>y</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r>
              <m:t>S</m:t>
            </m:r>
          </m:e>
        </m:d>
        <m:r>
          <m:t>​</m:t>
        </m:r>
      </m:oMath>
      <w:r>
        <w:t xml:space="preserve"> </w:t>
      </w:r>
      <w:r>
        <w:t xml:space="preserve">be the set of differences of its points.</w:t>
      </w:r>
    </w:p>
    <w:p>
      <w:pPr>
        <w:pStyle w:val="Compact"/>
        <w:numPr>
          <w:ilvl w:val="0"/>
          <w:numId w:val="1030"/>
        </w:numPr>
      </w:pPr>
      <m:oMath>
        <m:r>
          <m:t>D</m:t>
        </m:r>
        <m:r>
          <m:rPr>
            <m:sty m:val="p"/>
          </m:rPr>
          <m:t>(</m:t>
        </m:r>
        <m:r>
          <m:rPr>
            <m:scr m:val="script"/>
            <m:sty m:val="p"/>
          </m:rPr>
          <m:t>H</m:t>
        </m:r>
        <m:r>
          <m:rPr>
            <m:sty m:val="p"/>
          </m:rPr>
          <m:t>)</m:t>
        </m:r>
        <m:r>
          <m:rPr>
            <m:sty m:val="p"/>
          </m:rPr>
          <m:t>=</m:t>
        </m:r>
        <m:r>
          <m:t>​</m:t>
        </m:r>
        <m:d>
          <m:dPr>
            <m:begChr m:val="{"/>
            <m:sepChr m:val=""/>
            <m:endChr m:val="}"/>
            <m:grow/>
          </m:dPr>
          <m:e>
            <m:acc>
              <m:accPr>
                <m:chr m:val="̃"/>
              </m:accPr>
              <m:e>
                <m:r>
                  <m:t>s</m:t>
                </m:r>
              </m:e>
            </m:acc>
            <m:r>
              <m:rPr>
                <m:sty m:val="p"/>
              </m:rPr>
              <m:t>:</m:t>
            </m:r>
            <m:acc>
              <m:accPr>
                <m:chr m:val="̃"/>
              </m:accPr>
              <m:e>
                <m:r>
                  <m:t>w</m:t>
                </m:r>
              </m:e>
            </m:acc>
            <m:r>
              <m:rPr>
                <m:sty m:val="p"/>
              </m:rPr>
              <m:t>⋅</m:t>
            </m:r>
            <m:acc>
              <m:accPr>
                <m:chr m:val="̃"/>
              </m:accPr>
              <m:e>
                <m:r>
                  <m:t>s</m:t>
                </m:r>
              </m:e>
            </m:acc>
            <m:r>
              <m:rPr>
                <m:sty m:val="p"/>
              </m:rPr>
              <m:t>=</m:t>
            </m:r>
            <m:r>
              <m:t>0</m:t>
            </m:r>
          </m:e>
        </m:d>
        <m:r>
          <m:t>​</m:t>
        </m:r>
      </m:oMath>
      <w:r>
        <w:t xml:space="preserve">,</w:t>
      </w:r>
      <w:r>
        <w:t xml:space="preserve"> </w:t>
      </w:r>
      <w:r>
        <w:t xml:space="preserve">a subspace of dimension</w:t>
      </w:r>
      <w:r>
        <w:t xml:space="preserve"> </w:t>
      </w:r>
      <m:oMath>
        <m:r>
          <m:t>p</m:t>
        </m:r>
        <m:r>
          <m:rPr>
            <m:sty m:val="p"/>
          </m:rPr>
          <m:t>−</m:t>
        </m:r>
        <m:r>
          <m:t>1</m:t>
        </m:r>
      </m:oMath>
      <w:r>
        <w:t xml:space="preserve">.</w:t>
      </w:r>
    </w:p>
    <w:p>
      <w:pPr>
        <w:pStyle w:val="Compact"/>
        <w:numPr>
          <w:ilvl w:val="0"/>
          <w:numId w:val="1030"/>
        </w:numPr>
      </w:pP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 a subspace of dimension</w:t>
      </w:r>
      <w:r>
        <w:t xml:space="preserve"> </w:t>
      </w:r>
      <m:oMath>
        <m:r>
          <m:t>p</m:t>
        </m:r>
      </m:oMath>
      <w:r>
        <w:t xml:space="preserve">.</w:t>
      </w:r>
    </w:p>
    <w:p>
      <w:pPr>
        <w:pStyle w:val="FirstParagraph"/>
      </w:pPr>
      <w:r>
        <w:t xml:space="preserve">The same holds for</w:t>
      </w:r>
      <w:r>
        <w:t xml:space="preserve"> </w:t>
      </w:r>
      <m:oMath>
        <m:sSup>
          <m:e>
            <m:r>
              <m:rPr>
                <m:scr m:val="script"/>
                <m:sty m:val="p"/>
              </m:rPr>
              <m:t>H</m:t>
            </m:r>
          </m:e>
          <m:sup>
            <m:r>
              <m:rPr>
                <m:sty m:val="p"/>
              </m:rPr>
              <m:t>−</m:t>
            </m:r>
          </m:sup>
        </m:sSup>
      </m:oMath>
      <w:r>
        <w:t xml:space="preserve">.</w:t>
      </w:r>
    </w:p>
    <w:bookmarkEnd w:id="261"/>
    <w:p>
      <w:pPr>
        <w:pStyle w:val="BodyText"/>
      </w:pPr>
      <w:r>
        <w:rPr>
          <w:i/>
          <w:iCs/>
        </w:rPr>
        <w:t xml:space="preserve">Proof</w:t>
      </w:r>
      <w:r>
        <w:t xml:space="preserve">. </w:t>
      </w:r>
      <w:r>
        <w:rPr>
          <w:b/>
          <w:bCs/>
        </w:rPr>
        <w:t xml:space="preserve">Part 1.</w:t>
      </w:r>
      <w:r>
        <w:t xml:space="preserve"> </w:t>
      </w:r>
      <w:r>
        <w:t xml:space="preserve">Let</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w:t>
      </w:r>
      <w:r>
        <w:t xml:space="preserve"> </w:t>
      </w:r>
      <w:r>
        <w:t xml:space="preserve">By</w:t>
      </w:r>
      <w:r>
        <w:t xml:space="preserve"> </w:t>
      </w:r>
      <w:hyperlink w:anchor="thm-hyperplane-subspace">
        <w:r>
          <w:rPr>
            <w:rStyle w:val="Hyperlink"/>
          </w:rPr>
          <w:t xml:space="preserve">Theorem 39</w:t>
        </w:r>
      </w:hyperlink>
      <w:r>
        <w:t xml:space="preserve"> </w:t>
      </w:r>
      <w:r>
        <w:t xml:space="preserve">part 3,</w:t>
      </w:r>
      <w:r>
        <w:t xml:space="preserve"> </w:t>
      </w:r>
      <m:oMath>
        <m:acc>
          <m:accPr>
            <m:chr m:val="̃"/>
          </m:accPr>
          <m:e>
            <m:r>
              <m:t>w</m:t>
            </m:r>
          </m:e>
        </m:acc>
        <m:r>
          <m:rPr>
            <m:sty m:val="p"/>
          </m:rPr>
          <m:t>⋅</m:t>
        </m:r>
        <m:r>
          <m:rPr>
            <m:sty m:val="p"/>
          </m:rPr>
          <m:t>(</m:t>
        </m:r>
        <m:acc>
          <m:accPr>
            <m:chr m:val="̃"/>
          </m:accPr>
          <m:e>
            <m:r>
              <m:t>y</m:t>
            </m:r>
          </m:e>
        </m:acc>
        <m:r>
          <m:rPr>
            <m:sty m:val="p"/>
          </m:rPr>
          <m:t>−</m:t>
        </m:r>
        <m:acc>
          <m:accPr>
            <m:chr m:val="̃"/>
          </m:accPr>
          <m:e>
            <m:r>
              <m:t>x</m:t>
            </m:r>
          </m:e>
        </m:acc>
        <m:r>
          <m:rPr>
            <m:sty m:val="p"/>
          </m:rPr>
          <m:t>)</m:t>
        </m:r>
        <m:r>
          <m:rPr>
            <m:sty m:val="p"/>
          </m:rPr>
          <m:t>=</m:t>
        </m:r>
        <m:r>
          <m:t>0</m:t>
        </m:r>
      </m:oMath>
      <w:r>
        <w:t xml:space="preserve">,</w:t>
      </w:r>
      <w:r>
        <w:t xml:space="preserve"> </w:t>
      </w:r>
      <w:r>
        <w:t xml:space="preserve">so</w:t>
      </w:r>
      <w:r>
        <w:t xml:space="preserve"> </w:t>
      </w:r>
      <m:oMath>
        <m:acc>
          <m:accPr>
            <m:chr m:val="̃"/>
          </m:accPr>
          <m:e>
            <m:r>
              <m:t>y</m:t>
            </m:r>
          </m:e>
        </m:acc>
        <m:r>
          <m:rPr>
            <m:sty m:val="p"/>
          </m:rPr>
          <m:t>−</m:t>
        </m:r>
        <m:acc>
          <m:accPr>
            <m:chr m:val="̃"/>
          </m:accPr>
          <m:e>
            <m:r>
              <m:t>x</m:t>
            </m:r>
          </m:e>
        </m:acc>
        <m:r>
          <m:rPr>
            <m:sty m:val="p"/>
          </m:rPr>
          <m:t>∈</m:t>
        </m:r>
        <m:sSub>
          <m:e>
            <m:r>
              <m:rPr>
                <m:scr m:val="script"/>
                <m:sty m:val="p"/>
              </m:rPr>
              <m:t>H</m:t>
            </m:r>
          </m:e>
          <m:sub>
            <m:r>
              <m:t>0</m:t>
            </m:r>
          </m:sub>
        </m:sSub>
        <m:r>
          <m:rPr>
            <m:sty m:val="p"/>
          </m:rPr>
          <m:t>=</m:t>
        </m:r>
        <m:r>
          <m:t>​</m:t>
        </m:r>
        <m:d>
          <m:dPr>
            <m:begChr m:val="{"/>
            <m:sepChr m:val=""/>
            <m:endChr m:val="}"/>
            <m:grow/>
          </m:dPr>
          <m:e>
            <m:acc>
              <m:accPr>
                <m:chr m:val="̃"/>
              </m:accPr>
              <m:e>
                <m:r>
                  <m:t>s</m:t>
                </m:r>
              </m:e>
            </m:acc>
            <m:r>
              <m:rPr>
                <m:sty m:val="p"/>
              </m:rPr>
              <m:t>:</m:t>
            </m:r>
            <m:acc>
              <m:accPr>
                <m:chr m:val="̃"/>
              </m:accPr>
              <m:e>
                <m:r>
                  <m:t>w</m:t>
                </m:r>
              </m:e>
            </m:acc>
            <m:r>
              <m:rPr>
                <m:sty m:val="p"/>
              </m:rPr>
              <m:t>⋅</m:t>
            </m:r>
            <m:acc>
              <m:accPr>
                <m:chr m:val="̃"/>
              </m:accPr>
              <m:e>
                <m:r>
                  <m:t>s</m:t>
                </m:r>
              </m:e>
            </m:acc>
            <m:r>
              <m:rPr>
                <m:sty m:val="p"/>
              </m:rPr>
              <m:t>=</m:t>
            </m:r>
            <m:r>
              <m:t>0</m:t>
            </m:r>
          </m:e>
        </m:d>
        <m:r>
          <m:t>​</m:t>
        </m:r>
      </m:oMath>
      <w:r>
        <w:t xml:space="preserve">.</w:t>
      </w:r>
      <w:r>
        <w:t xml:space="preserve"> </w:t>
      </w:r>
      <w:r>
        <w:t xml:space="preserve">Conversely, fix any</w:t>
      </w:r>
      <w:r>
        <w:t xml:space="preserve"> </w:t>
      </w:r>
      <m:oMath>
        <m:sSub>
          <m:e>
            <m:acc>
              <m:accPr>
                <m:chr m:val="̃"/>
              </m:accPr>
              <m:e>
                <m:r>
                  <m:t>x</m:t>
                </m:r>
              </m:e>
            </m:acc>
          </m:e>
          <m:sub>
            <m:r>
              <m:t>0</m:t>
            </m:r>
          </m:sub>
        </m:sSub>
        <m:r>
          <m:rPr>
            <m:sty m:val="p"/>
          </m:rPr>
          <m:t>∈</m:t>
        </m:r>
        <m:r>
          <m:rPr>
            <m:scr m:val="script"/>
            <m:sty m:val="p"/>
          </m:rPr>
          <m:t>H</m:t>
        </m:r>
      </m:oMath>
      <w:r>
        <w:t xml:space="preserve"> </w:t>
      </w:r>
      <w:r>
        <w:t xml:space="preserve">(it exists by</w:t>
      </w:r>
      <w:r>
        <w:t xml:space="preserve"> </w:t>
      </w:r>
      <w:hyperlink w:anchor="thm-hyperplane-subspace">
        <w:r>
          <w:rPr>
            <w:rStyle w:val="Hyperlink"/>
          </w:rPr>
          <w:t xml:space="preserve">Theorem 39</w:t>
        </w:r>
      </w:hyperlink>
      <w:r>
        <w:t xml:space="preserve"> </w:t>
      </w:r>
      <w:r>
        <w:t xml:space="preserve">part 2).</w:t>
      </w:r>
      <w:r>
        <w:t xml:space="preserve"> </w:t>
      </w:r>
      <w:r>
        <w:t xml:space="preserve">For any</w:t>
      </w:r>
      <w:r>
        <w:t xml:space="preserve"> </w:t>
      </w:r>
      <m:oMath>
        <m:acc>
          <m:accPr>
            <m:chr m:val="̃"/>
          </m:accPr>
          <m:e>
            <m:r>
              <m:t>s</m:t>
            </m:r>
          </m:e>
        </m:acc>
        <m:r>
          <m:rPr>
            <m:sty m:val="p"/>
          </m:rPr>
          <m:t>∈</m:t>
        </m:r>
        <m:sSub>
          <m:e>
            <m:r>
              <m:rPr>
                <m:scr m:val="script"/>
                <m:sty m:val="p"/>
              </m:rPr>
              <m:t>H</m:t>
            </m:r>
          </m:e>
          <m:sub>
            <m:r>
              <m:t>0</m:t>
            </m:r>
          </m:sub>
        </m:sSub>
      </m:oMath>
      <w:r>
        <w:t xml:space="preserve">, the point</w:t>
      </w:r>
      <w:r>
        <w:t xml:space="preserve"> </w:t>
      </w:r>
      <m:oMath>
        <m:sSub>
          <m:e>
            <m:acc>
              <m:accPr>
                <m:chr m:val="̃"/>
              </m:accPr>
              <m:e>
                <m:r>
                  <m:t>x</m:t>
                </m:r>
              </m:e>
            </m:acc>
          </m:e>
          <m:sub>
            <m:r>
              <m:t>0</m:t>
            </m:r>
          </m:sub>
        </m:sSub>
        <m:r>
          <m:rPr>
            <m:sty m:val="p"/>
          </m:rPr>
          <m:t>+</m:t>
        </m:r>
        <m:acc>
          <m:accPr>
            <m:chr m:val="̃"/>
          </m:accPr>
          <m:e>
            <m:r>
              <m:t>s</m:t>
            </m:r>
          </m:e>
        </m:acc>
      </m:oMath>
      <w:r>
        <w:t xml:space="preserve"> </w:t>
      </w:r>
      <w:r>
        <w:t xml:space="preserve">is in</w:t>
      </w:r>
      <w:r>
        <w:t xml:space="preserve"> </w:t>
      </w:r>
      <m:oMath>
        <m:r>
          <m:rPr>
            <m:scr m:val="script"/>
            <m:sty m:val="p"/>
          </m:rPr>
          <m:t>H</m:t>
        </m:r>
      </m:oMath>
      <w:r>
        <w:t xml:space="preserve"> </w:t>
      </w:r>
      <w:r>
        <w:t xml:space="preserve">by the same part,</w:t>
      </w:r>
      <w:r>
        <w:t xml:space="preserve"> </w:t>
      </w:r>
      <w:r>
        <w:t xml:space="preserve">and</w:t>
      </w:r>
      <w:r>
        <w:t xml:space="preserve"> </w:t>
      </w:r>
      <m:oMath>
        <m:r>
          <m:rPr>
            <m:sty m:val="p"/>
          </m:rPr>
          <m:t>(</m:t>
        </m:r>
        <m:sSub>
          <m:e>
            <m:acc>
              <m:accPr>
                <m:chr m:val="̃"/>
              </m:accPr>
              <m:e>
                <m:r>
                  <m:t>x</m:t>
                </m:r>
              </m:e>
            </m:acc>
          </m:e>
          <m:sub>
            <m:r>
              <m:t>0</m:t>
            </m:r>
          </m:sub>
        </m:sSub>
        <m:r>
          <m:rPr>
            <m:sty m:val="p"/>
          </m:rPr>
          <m:t>+</m:t>
        </m:r>
        <m:acc>
          <m:accPr>
            <m:chr m:val="̃"/>
          </m:accPr>
          <m:e>
            <m:r>
              <m:t>s</m:t>
            </m:r>
          </m:e>
        </m:acc>
        <m:r>
          <m:rPr>
            <m:sty m:val="p"/>
          </m:rPr>
          <m:t>)</m:t>
        </m:r>
        <m:r>
          <m:rPr>
            <m:sty m:val="p"/>
          </m:rPr>
          <m:t>−</m:t>
        </m:r>
        <m:sSub>
          <m:e>
            <m:acc>
              <m:accPr>
                <m:chr m:val="̃"/>
              </m:accPr>
              <m:e>
                <m:r>
                  <m:t>x</m:t>
                </m:r>
              </m:e>
            </m:acc>
          </m:e>
          <m:sub>
            <m:r>
              <m:t>0</m:t>
            </m:r>
          </m:sub>
        </m:sSub>
        <m:r>
          <m:rPr>
            <m:sty m:val="p"/>
          </m:rPr>
          <m:t>=</m:t>
        </m:r>
        <m:acc>
          <m:accPr>
            <m:chr m:val="̃"/>
          </m:accPr>
          <m:e>
            <m:r>
              <m:t>s</m:t>
            </m:r>
          </m:e>
        </m:acc>
      </m:oMath>
      <w:r>
        <w:t xml:space="preserve">.</w:t>
      </w:r>
      <w:r>
        <w:t xml:space="preserve"> </w:t>
      </w:r>
      <w:r>
        <w:t xml:space="preserve">So</w:t>
      </w:r>
      <w:r>
        <w:t xml:space="preserve"> </w:t>
      </w:r>
      <m:oMath>
        <m:r>
          <m:t>D</m:t>
        </m:r>
        <m:r>
          <m:rPr>
            <m:sty m:val="p"/>
          </m:rPr>
          <m:t>(</m:t>
        </m:r>
        <m:r>
          <m:rPr>
            <m:scr m:val="script"/>
            <m:sty m:val="p"/>
          </m:rPr>
          <m:t>H</m:t>
        </m:r>
        <m:r>
          <m:rPr>
            <m:sty m:val="p"/>
          </m:rPr>
          <m:t>)</m:t>
        </m:r>
        <m:r>
          <m:rPr>
            <m:sty m:val="p"/>
          </m:rPr>
          <m:t>=</m:t>
        </m:r>
        <m:sSub>
          <m:e>
            <m:r>
              <m:rPr>
                <m:scr m:val="script"/>
                <m:sty m:val="p"/>
              </m:rPr>
              <m:t>H</m:t>
            </m:r>
          </m:e>
          <m:sub>
            <m:r>
              <m:t>0</m:t>
            </m:r>
          </m:sub>
        </m:sSub>
      </m:oMath>
      <w:r>
        <w:t xml:space="preserve">, which has dimension</w:t>
      </w:r>
      <w:r>
        <w:t xml:space="preserve"> </w:t>
      </w:r>
      <m:oMath>
        <m:r>
          <m:t>p</m:t>
        </m:r>
        <m:r>
          <m:rPr>
            <m:sty m:val="p"/>
          </m:rPr>
          <m:t>−</m:t>
        </m:r>
        <m:r>
          <m:t>1</m:t>
        </m:r>
      </m:oMath>
      <w:r>
        <w:t xml:space="preserve"> </w:t>
      </w:r>
      <w:r>
        <w:t xml:space="preserve">by</w:t>
      </w:r>
      <w:r>
        <w:t xml:space="preserve"> </w:t>
      </w:r>
      <w:hyperlink w:anchor="thm-hyperplane-subspace">
        <w:r>
          <w:rPr>
            <w:rStyle w:val="Hyperlink"/>
          </w:rPr>
          <w:t xml:space="preserve">Theorem 39</w:t>
        </w:r>
      </w:hyperlink>
      <w:r>
        <w:t xml:space="preserve"> </w:t>
      </w:r>
      <w:r>
        <w:t xml:space="preserve">part 1.</w:t>
      </w:r>
    </w:p>
    <w:p>
      <w:pPr>
        <w:pStyle w:val="BodyText"/>
      </w:pPr>
      <w:r>
        <w:rPr>
          <w:b/>
          <w:bCs/>
        </w:rPr>
        <w:t xml:space="preserve">Part 2.</w:t>
      </w:r>
      <w:r>
        <w:t xml:space="preserve"> </w:t>
      </w:r>
      <w:r>
        <w:t xml:space="preserve">Every difference is in</w:t>
      </w:r>
      <w:r>
        <w:t xml:space="preserve"> </w:t>
      </w:r>
      <m:oMath>
        <m:sSup>
          <m:e>
            <m:r>
              <m:rPr>
                <m:scr m:val="double-struck"/>
                <m:sty m:val="p"/>
              </m:rPr>
              <m:t>R</m:t>
            </m:r>
          </m:e>
          <m:sup>
            <m:r>
              <m:t>p</m:t>
            </m:r>
          </m:sup>
        </m:sSup>
      </m:oMath>
      <w:r>
        <w:t xml:space="preserve">, so</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w:t>
      </w:r>
      <w:r>
        <w:t xml:space="preserve"> </w:t>
      </w:r>
      <w:r>
        <w:t xml:space="preserve">For the other direction, fix any</w:t>
      </w:r>
      <w:r>
        <w:t xml:space="preserve"> </w:t>
      </w:r>
      <m:oMath>
        <m:sSub>
          <m:e>
            <m:acc>
              <m:accPr>
                <m:chr m:val="̃"/>
              </m:accPr>
              <m:e>
                <m:r>
                  <m:t>x</m:t>
                </m:r>
              </m:e>
            </m:acc>
          </m:e>
          <m:sub>
            <m:r>
              <m:t>0</m:t>
            </m:r>
          </m:sub>
        </m:sSub>
        <m:r>
          <m:rPr>
            <m:sty m:val="p"/>
          </m:rPr>
          <m:t>∈</m:t>
        </m:r>
        <m:r>
          <m:rPr>
            <m:scr m:val="script"/>
            <m:sty m:val="p"/>
          </m:rPr>
          <m:t>H</m:t>
        </m:r>
      </m:oMath>
      <w:r>
        <w:t xml:space="preserve"> </w:t>
      </w:r>
      <w:r>
        <w:t xml:space="preserve">and any</w:t>
      </w:r>
      <w:r>
        <w:t xml:space="preserve"> </w:t>
      </w:r>
      <m:oMath>
        <m:acc>
          <m:accPr>
            <m:chr m:val="̃"/>
          </m:accPr>
          <m:e>
            <m:r>
              <m:t>v</m:t>
            </m:r>
          </m:e>
        </m:acc>
        <m:r>
          <m:rPr>
            <m:sty m:val="p"/>
          </m:rPr>
          <m:t>∈</m:t>
        </m:r>
        <m:sSup>
          <m:e>
            <m:r>
              <m:rPr>
                <m:scr m:val="double-struck"/>
                <m:sty m:val="p"/>
              </m:rPr>
              <m:t>R</m:t>
            </m:r>
          </m:e>
          <m:sup>
            <m:r>
              <m:t>p</m:t>
            </m:r>
          </m:sup>
        </m:sSup>
      </m:oMath>
      <w:r>
        <w:t xml:space="preserve">.</w:t>
      </w:r>
      <w:r>
        <w:t xml:space="preserve"> </w:t>
      </w:r>
      <w:r>
        <w:t xml:space="preserve">For a number</w:t>
      </w:r>
      <w:r>
        <w:t xml:space="preserve"> </w:t>
      </w:r>
      <m:oMath>
        <m:r>
          <m:t>t</m:t>
        </m:r>
        <m:r>
          <m:rPr>
            <m:sty m:val="p"/>
          </m:rPr>
          <m:t>&gt;</m:t>
        </m:r>
        <m:r>
          <m:t>0</m:t>
        </m:r>
      </m:oMath>
      <w:r>
        <w:t xml:space="preserve"> </w:t>
      </w:r>
      <w:r>
        <w:t xml:space="preserve">to be chosen, let</w:t>
      </w:r>
      <w:r>
        <w:t xml:space="preserve"> </w:t>
      </w:r>
      <m:oMath>
        <m:sSub>
          <m:e>
            <m:acc>
              <m:accPr>
                <m:chr m:val="̃"/>
              </m:accPr>
              <m:e>
                <m:r>
                  <m:t>x</m:t>
                </m:r>
              </m:e>
            </m:acc>
          </m:e>
          <m:sub>
            <m:r>
              <m:t>t</m:t>
            </m:r>
          </m:sub>
        </m:sSub>
        <m:limUpp>
          <m:e>
            <m:r>
              <m:rPr>
                <m:sty m:val="p"/>
              </m:rPr>
              <m:t>=</m:t>
            </m:r>
          </m:e>
          <m:lim>
            <m:r>
              <m:rPr>
                <m:nor/>
                <m:sty m:val="p"/>
              </m:rPr>
              <m:t>def</m:t>
            </m:r>
          </m:lim>
        </m:limUpp>
        <m:sSub>
          <m:e>
            <m:acc>
              <m:accPr>
                <m:chr m:val="̃"/>
              </m:accPr>
              <m:e>
                <m:r>
                  <m:t>x</m:t>
                </m:r>
              </m:e>
            </m:acc>
          </m:e>
          <m:sub>
            <m:r>
              <m:t>0</m:t>
            </m:r>
          </m:sub>
        </m:sSub>
        <m:r>
          <m:rPr>
            <m:sty m:val="p"/>
          </m:rPr>
          <m:t>+</m:t>
        </m:r>
        <m:r>
          <m:t>t</m:t>
        </m:r>
        <m:r>
          <m:t> </m:t>
        </m:r>
        <m:acc>
          <m:accPr>
            <m:chr m:val="̃"/>
          </m:accPr>
          <m:e>
            <m:r>
              <m:t>w</m:t>
            </m:r>
          </m:e>
        </m:acc>
      </m:oMath>
      <w:r>
        <w:t xml:space="preserve">.</w:t>
      </w:r>
      <w:r>
        <w:t xml:space="preserve"> </w:t>
      </w:r>
      <w:r>
        <w:t xml:space="preserve">Then</w:t>
      </w:r>
    </w:p>
    <w:p>
      <w:pPr>
        <w:pStyle w:val="BodyText"/>
      </w:pPr>
      <m:oMathPara>
        <m:oMathParaPr>
          <m:jc m:val="center"/>
        </m:oMathParaPr>
        <m:oMath>
          <m:eqArr>
            <m:e>
              <m:acc>
                <m:accPr>
                  <m:chr m:val="̃"/>
                </m:accPr>
                <m:e>
                  <m:r>
                    <m:t>w</m:t>
                  </m:r>
                </m:e>
              </m:acc>
              <m:r>
                <m:rPr>
                  <m:sty m:val="p"/>
                </m:rPr>
                <m:t>⋅</m:t>
              </m:r>
              <m:sSub>
                <m:e>
                  <m:acc>
                    <m:accPr>
                      <m:chr m:val="̃"/>
                    </m:accPr>
                    <m:e>
                      <m:r>
                        <m:t>x</m:t>
                      </m:r>
                    </m:e>
                  </m:acc>
                </m:e>
                <m:sub>
                  <m:r>
                    <m:t>t</m:t>
                  </m:r>
                </m:sub>
              </m:sSub>
              <m:r>
                <m:rPr>
                  <m:sty m:val="p"/>
                </m:rPr>
                <m:t>+</m:t>
              </m:r>
              <m:r>
                <m:t>b</m:t>
              </m:r>
              <m:r>
                <m:t>&amp;</m:t>
              </m:r>
              <m:r>
                <m:rPr>
                  <m:sty m:val="p"/>
                </m:rPr>
                <m:t>=</m:t>
              </m:r>
              <m:r>
                <m:t>​</m:t>
              </m:r>
              <m:d>
                <m:dPr>
                  <m:begChr m:val="("/>
                  <m:sepChr m:val=""/>
                  <m:endChr m:val=")"/>
                  <m:grow/>
                </m:dPr>
                <m:e>
                  <m:acc>
                    <m:accPr>
                      <m:chr m:val="̃"/>
                    </m:accPr>
                    <m:e>
                      <m:r>
                        <m:t>w</m:t>
                      </m:r>
                    </m:e>
                  </m:acc>
                  <m:r>
                    <m:rPr>
                      <m:sty m:val="p"/>
                    </m:rPr>
                    <m:t>⋅</m:t>
                  </m:r>
                  <m:sSub>
                    <m:e>
                      <m:acc>
                        <m:accPr>
                          <m:chr m:val="̃"/>
                        </m:accPr>
                        <m:e>
                          <m:r>
                            <m:t>x</m:t>
                          </m:r>
                        </m:e>
                      </m:acc>
                    </m:e>
                    <m:sub>
                      <m:r>
                        <m:t>0</m:t>
                      </m:r>
                    </m:sub>
                  </m:sSub>
                  <m:r>
                    <m:rPr>
                      <m:sty m:val="p"/>
                    </m:rPr>
                    <m:t>+</m:t>
                  </m:r>
                  <m:r>
                    <m:t>b</m:t>
                  </m:r>
                </m:e>
              </m:d>
              <m:r>
                <m:t>​</m:t>
              </m:r>
              <m:r>
                <m:rPr>
                  <m:sty m:val="p"/>
                </m:rPr>
                <m:t>+</m:t>
              </m:r>
              <m:r>
                <m:t>t</m:t>
              </m:r>
              <m:r>
                <m:t> </m:t>
              </m:r>
              <m:acc>
                <m:accPr>
                  <m:chr m:val="̃"/>
                </m:accPr>
                <m:e>
                  <m:r>
                    <m:t>w</m:t>
                  </m:r>
                </m:e>
              </m:acc>
              <m:r>
                <m:rPr>
                  <m:sty m:val="p"/>
                </m:rPr>
                <m:t>⋅</m:t>
              </m:r>
              <m:acc>
                <m:accPr>
                  <m:chr m:val="̃"/>
                </m:accPr>
                <m:e>
                  <m:r>
                    <m:t>w</m:t>
                  </m:r>
                </m:e>
              </m:acc>
              <m:r>
                <m:t>&amp;</m:t>
              </m:r>
              <m:r>
                <m:t>&amp;</m:t>
              </m:r>
              <m:r>
                <m:rPr>
                  <m:nor/>
                  <m:sty m:val="p"/>
                </m:rPr>
                <m:t>(linearity of </m:t>
              </m:r>
              <m:acc>
                <m:accPr>
                  <m:chr m:val="̃"/>
                </m:accPr>
                <m:e>
                  <m:r>
                    <m:t>x</m:t>
                  </m:r>
                </m:e>
              </m:acc>
              <m:r>
                <m:rPr>
                  <m:sty m:val="p"/>
                </m:rPr>
                <m:t>↦</m:t>
              </m:r>
              <m:acc>
                <m:accPr>
                  <m:chr m:val="̃"/>
                </m:accPr>
                <m:e>
                  <m:r>
                    <m:t>w</m:t>
                  </m:r>
                </m:e>
              </m:acc>
              <m:r>
                <m:rPr>
                  <m:sty m:val="p"/>
                </m:rPr>
                <m:t>⋅</m:t>
              </m:r>
              <m:acc>
                <m:accPr>
                  <m:chr m:val="̃"/>
                </m:accPr>
                <m:e>
                  <m:r>
                    <m:t>x</m:t>
                  </m:r>
                </m:e>
              </m:acc>
              <m:r>
                <m:rPr>
                  <m:nor/>
                  <m:sty m:val="p"/>
                </m:rPr>
                <m:t>)</m:t>
              </m:r>
            </m:e>
            <m:e>
              <m:r>
                <m:t>&amp;</m:t>
              </m:r>
              <m:r>
                <m:rPr>
                  <m:sty m:val="p"/>
                </m:rPr>
                <m:t>=</m:t>
              </m:r>
              <m:r>
                <m:t>t</m:t>
              </m:r>
              <m:r>
                <m:t> </m:t>
              </m:r>
              <m:acc>
                <m:accPr>
                  <m:chr m:val="̃"/>
                </m:accPr>
                <m:e>
                  <m:r>
                    <m:t>w</m:t>
                  </m:r>
                </m:e>
              </m:acc>
              <m:r>
                <m:rPr>
                  <m:sty m:val="p"/>
                </m:rPr>
                <m:t>⋅</m:t>
              </m:r>
              <m:acc>
                <m:accPr>
                  <m:chr m:val="̃"/>
                </m:accPr>
                <m:e>
                  <m:r>
                    <m:t>w</m:t>
                  </m:r>
                </m:e>
              </m:acc>
              <m:r>
                <m:rPr>
                  <m:sty m:val="p"/>
                </m:rPr>
                <m:t>,</m:t>
              </m:r>
              <m:r>
                <m:t>&amp;</m:t>
              </m:r>
              <m:r>
                <m:t>&amp;</m:t>
              </m:r>
              <m:r>
                <m:rPr>
                  <m:nor/>
                  <m:sty m:val="p"/>
                </m:rPr>
                <m:t>(</m:t>
              </m:r>
              <m:sSub>
                <m:e>
                  <m:acc>
                    <m:accPr>
                      <m:chr m:val="̃"/>
                    </m:accPr>
                    <m:e>
                      <m:r>
                        <m:t>x</m:t>
                      </m:r>
                    </m:e>
                  </m:acc>
                </m:e>
                <m:sub>
                  <m:r>
                    <m:t>0</m:t>
                  </m:r>
                </m:sub>
              </m:sSub>
              <m:r>
                <m:rPr>
                  <m:sty m:val="p"/>
                </m:rPr>
                <m:t>∈</m:t>
              </m:r>
              <m:r>
                <m:rPr>
                  <m:scr m:val="script"/>
                  <m:sty m:val="p"/>
                </m:rPr>
                <m:t>H</m:t>
              </m:r>
              <m:r>
                <m:rPr>
                  <m:nor/>
                  <m:sty m:val="p"/>
                </m:rPr>
                <m:t>)</m:t>
              </m:r>
            </m:e>
          </m:eqArr>
        </m:oMath>
      </m:oMathPara>
    </w:p>
    <w:p>
      <w:pPr>
        <w:pStyle w:val="FirstParagraph"/>
      </w:pPr>
      <w:r>
        <w:t xml:space="preserve">which is positive, so</w:t>
      </w:r>
      <w:r>
        <w:t xml:space="preserve"> </w:t>
      </w:r>
      <m:oMath>
        <m:sSub>
          <m:e>
            <m:acc>
              <m:accPr>
                <m:chr m:val="̃"/>
              </m:accPr>
              <m:e>
                <m:r>
                  <m:t>x</m:t>
                </m:r>
              </m:e>
            </m:acc>
          </m:e>
          <m:sub>
            <m:r>
              <m:t>t</m:t>
            </m:r>
          </m:sub>
        </m:sSub>
        <m:r>
          <m:rPr>
            <m:sty m:val="p"/>
          </m:rPr>
          <m:t>∈</m:t>
        </m:r>
        <m:sSup>
          <m:e>
            <m:r>
              <m:rPr>
                <m:scr m:val="script"/>
                <m:sty m:val="p"/>
              </m:rPr>
              <m:t>H</m:t>
            </m:r>
          </m:e>
          <m:sup>
            <m:r>
              <m:rPr>
                <m:sty m:val="p"/>
              </m:rPr>
              <m:t>+</m:t>
            </m:r>
          </m:sup>
        </m:sSup>
      </m:oMath>
      <w:r>
        <w:t xml:space="preserve">.</w:t>
      </w:r>
      <w:r>
        <w:t xml:space="preserve"> </w:t>
      </w:r>
      <w:r>
        <w:t xml:space="preserve">Next,</w:t>
      </w:r>
    </w:p>
    <w:p>
      <w:pPr>
        <w:pStyle w:val="BodyText"/>
      </w:pPr>
      <m:oMathPara>
        <m:oMathParaPr>
          <m:jc m:val="center"/>
        </m:oMathParaPr>
        <m:oMath>
          <m:eqArr>
            <m:e>
              <m:acc>
                <m:accPr>
                  <m:chr m:val="̃"/>
                </m:accPr>
                <m:e>
                  <m:r>
                    <m:t>w</m:t>
                  </m:r>
                </m:e>
              </m:acc>
              <m:r>
                <m:rPr>
                  <m:sty m:val="p"/>
                </m:rPr>
                <m:t>⋅</m:t>
              </m:r>
              <m:r>
                <m:rPr>
                  <m:sty m:val="p"/>
                </m:rPr>
                <m:t>(</m:t>
              </m:r>
              <m:sSub>
                <m:e>
                  <m:acc>
                    <m:accPr>
                      <m:chr m:val="̃"/>
                    </m:accPr>
                    <m:e>
                      <m:r>
                        <m:t>x</m:t>
                      </m:r>
                    </m:e>
                  </m:acc>
                </m:e>
                <m:sub>
                  <m:r>
                    <m:t>t</m:t>
                  </m:r>
                </m:sub>
              </m:sSub>
              <m:r>
                <m:rPr>
                  <m:sty m:val="p"/>
                </m:rPr>
                <m:t>+</m:t>
              </m:r>
              <m:acc>
                <m:accPr>
                  <m:chr m:val="̃"/>
                </m:accPr>
                <m:e>
                  <m:r>
                    <m:t>v</m:t>
                  </m:r>
                </m:e>
              </m:acc>
              <m:r>
                <m:rPr>
                  <m:sty m:val="p"/>
                </m:rPr>
                <m:t>)</m:t>
              </m:r>
              <m:r>
                <m:rPr>
                  <m:sty m:val="p"/>
                </m:rPr>
                <m:t>+</m:t>
              </m:r>
              <m:r>
                <m:t>b</m:t>
              </m:r>
              <m:r>
                <m:t>&amp;</m:t>
              </m:r>
              <m:r>
                <m:rPr>
                  <m:sty m:val="p"/>
                </m:rPr>
                <m:t>=</m:t>
              </m:r>
              <m:r>
                <m:t>​</m:t>
              </m:r>
              <m:d>
                <m:dPr>
                  <m:begChr m:val="("/>
                  <m:sepChr m:val=""/>
                  <m:endChr m:val=")"/>
                  <m:grow/>
                </m:dPr>
                <m:e>
                  <m:acc>
                    <m:accPr>
                      <m:chr m:val="̃"/>
                    </m:accPr>
                    <m:e>
                      <m:r>
                        <m:t>w</m:t>
                      </m:r>
                    </m:e>
                  </m:acc>
                  <m:r>
                    <m:rPr>
                      <m:sty m:val="p"/>
                    </m:rPr>
                    <m:t>⋅</m:t>
                  </m:r>
                  <m:sSub>
                    <m:e>
                      <m:acc>
                        <m:accPr>
                          <m:chr m:val="̃"/>
                        </m:accPr>
                        <m:e>
                          <m:r>
                            <m:t>x</m:t>
                          </m:r>
                        </m:e>
                      </m:acc>
                    </m:e>
                    <m:sub>
                      <m:r>
                        <m:t>t</m:t>
                      </m:r>
                    </m:sub>
                  </m:sSub>
                  <m:r>
                    <m:rPr>
                      <m:sty m:val="p"/>
                    </m:rPr>
                    <m:t>+</m:t>
                  </m:r>
                  <m:r>
                    <m:t>b</m:t>
                  </m:r>
                </m:e>
              </m:d>
              <m:r>
                <m:t>​</m:t>
              </m:r>
              <m:r>
                <m:rPr>
                  <m:sty m:val="p"/>
                </m:rPr>
                <m:t>+</m:t>
              </m:r>
              <m:acc>
                <m:accPr>
                  <m:chr m:val="̃"/>
                </m:accPr>
                <m:e>
                  <m:r>
                    <m:t>w</m:t>
                  </m:r>
                </m:e>
              </m:acc>
              <m:r>
                <m:rPr>
                  <m:sty m:val="p"/>
                </m:rPr>
                <m:t>⋅</m:t>
              </m:r>
              <m:acc>
                <m:accPr>
                  <m:chr m:val="̃"/>
                </m:accPr>
                <m:e>
                  <m:r>
                    <m:t>v</m:t>
                  </m:r>
                </m:e>
              </m:acc>
              <m:r>
                <m:t>&amp;</m:t>
              </m:r>
              <m:r>
                <m:t>&amp;</m:t>
              </m:r>
              <m:r>
                <m:rPr>
                  <m:nor/>
                  <m:sty m:val="p"/>
                </m:rPr>
                <m:t>(linearity of </m:t>
              </m:r>
              <m:acc>
                <m:accPr>
                  <m:chr m:val="̃"/>
                </m:accPr>
                <m:e>
                  <m:r>
                    <m:t>x</m:t>
                  </m:r>
                </m:e>
              </m:acc>
              <m:r>
                <m:rPr>
                  <m:sty m:val="p"/>
                </m:rPr>
                <m:t>↦</m:t>
              </m:r>
              <m:acc>
                <m:accPr>
                  <m:chr m:val="̃"/>
                </m:accPr>
                <m:e>
                  <m:r>
                    <m:t>w</m:t>
                  </m:r>
                </m:e>
              </m:acc>
              <m:r>
                <m:rPr>
                  <m:sty m:val="p"/>
                </m:rPr>
                <m:t>⋅</m:t>
              </m:r>
              <m:acc>
                <m:accPr>
                  <m:chr m:val="̃"/>
                </m:accPr>
                <m:e>
                  <m:r>
                    <m:t>x</m:t>
                  </m:r>
                </m:e>
              </m:acc>
              <m:r>
                <m:rPr>
                  <m:nor/>
                  <m:sty m:val="p"/>
                </m:rPr>
                <m:t>)</m:t>
              </m:r>
            </m:e>
            <m:e>
              <m:r>
                <m:t>&amp;</m:t>
              </m:r>
              <m:r>
                <m:rPr>
                  <m:sty m:val="p"/>
                </m:rPr>
                <m:t>=</m:t>
              </m:r>
              <m:r>
                <m:t>t</m:t>
              </m:r>
              <m:r>
                <m:t> </m:t>
              </m:r>
              <m:acc>
                <m:accPr>
                  <m:chr m:val="̃"/>
                </m:accPr>
                <m:e>
                  <m:r>
                    <m:t>w</m:t>
                  </m:r>
                </m:e>
              </m:acc>
              <m:r>
                <m:rPr>
                  <m:sty m:val="p"/>
                </m:rPr>
                <m:t>⋅</m:t>
              </m:r>
              <m:acc>
                <m:accPr>
                  <m:chr m:val="̃"/>
                </m:accPr>
                <m:e>
                  <m:r>
                    <m:t>w</m:t>
                  </m:r>
                </m:e>
              </m:acc>
              <m:r>
                <m:rPr>
                  <m:sty m:val="p"/>
                </m:rPr>
                <m:t>+</m:t>
              </m:r>
              <m:acc>
                <m:accPr>
                  <m:chr m:val="̃"/>
                </m:accPr>
                <m:e>
                  <m:r>
                    <m:t>w</m:t>
                  </m:r>
                </m:e>
              </m:acc>
              <m:r>
                <m:rPr>
                  <m:sty m:val="p"/>
                </m:rPr>
                <m:t>⋅</m:t>
              </m:r>
              <m:acc>
                <m:accPr>
                  <m:chr m:val="̃"/>
                </m:accPr>
                <m:e>
                  <m:r>
                    <m:t>v</m:t>
                  </m:r>
                </m:e>
              </m:acc>
              <m:r>
                <m:rPr>
                  <m:sty m:val="p"/>
                </m:rPr>
                <m:t>.</m:t>
              </m:r>
              <m:r>
                <m:t>&amp;</m:t>
              </m:r>
              <m:r>
                <m:t>&amp;</m:t>
              </m:r>
              <m:r>
                <m:rPr>
                  <m:nor/>
                  <m:sty m:val="p"/>
                </m:rPr>
                <m:t>(the display above)</m:t>
              </m:r>
            </m:e>
          </m:eqArr>
        </m:oMath>
      </m:oMathPara>
    </w:p>
    <w:p>
      <w:pPr>
        <w:pStyle w:val="FirstParagraph"/>
      </w:pPr>
      <w:r>
        <w:t xml:space="preserve">Because</w:t>
      </w:r>
      <w:r>
        <w:t xml:space="preserve"> </w:t>
      </w:r>
      <m:oMath>
        <m:acc>
          <m:accPr>
            <m:chr m:val="̃"/>
          </m:accPr>
          <m:e>
            <m:r>
              <m:t>w</m:t>
            </m:r>
          </m:e>
        </m:acc>
        <m:r>
          <m:rPr>
            <m:sty m:val="p"/>
          </m:rPr>
          <m:t>⋅</m:t>
        </m:r>
        <m:acc>
          <m:accPr>
            <m:chr m:val="̃"/>
          </m:accPr>
          <m:e>
            <m:r>
              <m:t>w</m:t>
            </m:r>
          </m:e>
        </m:acc>
        <m:r>
          <m:rPr>
            <m:sty m:val="p"/>
          </m:rPr>
          <m:t>&gt;</m:t>
        </m:r>
        <m:r>
          <m:t>0</m:t>
        </m:r>
      </m:oMath>
      <w:r>
        <w:t xml:space="preserve">, this is positive once</w:t>
      </w:r>
      <w:r>
        <w:t xml:space="preserve"> </w:t>
      </w:r>
      <m:oMath>
        <m:r>
          <m:t>t</m:t>
        </m:r>
        <m:r>
          <m:rPr>
            <m:sty m:val="p"/>
          </m:rPr>
          <m:t>&gt;</m:t>
        </m:r>
        <m:r>
          <m:rPr>
            <m:sty m:val="p"/>
          </m:rPr>
          <m:t>−</m:t>
        </m:r>
        <m:acc>
          <m:accPr>
            <m:chr m:val="̃"/>
          </m:accPr>
          <m:e>
            <m:r>
              <m:t>w</m:t>
            </m:r>
          </m:e>
        </m:acc>
        <m:r>
          <m:rPr>
            <m:sty m:val="p"/>
          </m:rPr>
          <m:t>⋅</m:t>
        </m:r>
        <m:acc>
          <m:accPr>
            <m:chr m:val="̃"/>
          </m:accPr>
          <m:e>
            <m:r>
              <m:t>v</m:t>
            </m:r>
          </m:e>
        </m:acc>
        <m:r>
          <m:rPr>
            <m:sty m:val="p"/>
          </m:rPr>
          <m:t>/</m:t>
        </m:r>
        <m:acc>
          <m:accPr>
            <m:chr m:val="̃"/>
          </m:accPr>
          <m:e>
            <m:r>
              <m:t>w</m:t>
            </m:r>
          </m:e>
        </m:acc>
        <m:r>
          <m:rPr>
            <m:sty m:val="p"/>
          </m:rPr>
          <m:t>⋅</m:t>
        </m:r>
        <m:acc>
          <m:accPr>
            <m:chr m:val="̃"/>
          </m:accPr>
          <m:e>
            <m:r>
              <m:t>w</m:t>
            </m:r>
          </m:e>
        </m:acc>
      </m:oMath>
      <w:r>
        <w:t xml:space="preserve">.</w:t>
      </w:r>
      <w:r>
        <w:t xml:space="preserve"> </w:t>
      </w:r>
      <w:r>
        <w:t xml:space="preserve">Choose such a</w:t>
      </w:r>
      <w:r>
        <w:t xml:space="preserve"> </w:t>
      </w:r>
      <m:oMath>
        <m:r>
          <m:t>t</m:t>
        </m:r>
        <m:r>
          <m:rPr>
            <m:sty m:val="p"/>
          </m:rPr>
          <m:t>&gt;</m:t>
        </m:r>
        <m:r>
          <m:t>0</m:t>
        </m:r>
      </m:oMath>
      <w:r>
        <w:t xml:space="preserve">.</w:t>
      </w:r>
      <w:r>
        <w:t xml:space="preserve"> </w:t>
      </w:r>
      <w:r>
        <w:t xml:space="preserve">Then</w:t>
      </w:r>
      <w:r>
        <w:t xml:space="preserve"> </w:t>
      </w:r>
      <m:oMath>
        <m:sSub>
          <m:e>
            <m:acc>
              <m:accPr>
                <m:chr m:val="̃"/>
              </m:accPr>
              <m:e>
                <m:r>
                  <m:t>x</m:t>
                </m:r>
              </m:e>
            </m:acc>
          </m:e>
          <m:sub>
            <m:r>
              <m:t>t</m:t>
            </m:r>
          </m:sub>
        </m:sSub>
      </m:oMath>
      <w:r>
        <w:t xml:space="preserve"> </w:t>
      </w:r>
      <w:r>
        <w:t xml:space="preserve">and</w:t>
      </w:r>
      <w:r>
        <w:t xml:space="preserve"> </w:t>
      </w:r>
      <m:oMath>
        <m:sSub>
          <m:e>
            <m:acc>
              <m:accPr>
                <m:chr m:val="̃"/>
              </m:accPr>
              <m:e>
                <m:r>
                  <m:t>x</m:t>
                </m:r>
              </m:e>
            </m:acc>
          </m:e>
          <m:sub>
            <m:r>
              <m:t>t</m:t>
            </m:r>
          </m:sub>
        </m:sSub>
        <m:r>
          <m:rPr>
            <m:sty m:val="p"/>
          </m:rPr>
          <m:t>+</m:t>
        </m:r>
        <m:acc>
          <m:accPr>
            <m:chr m:val="̃"/>
          </m:accPr>
          <m:e>
            <m:r>
              <m:t>v</m:t>
            </m:r>
          </m:e>
        </m:acc>
      </m:oMath>
      <w:r>
        <w:t xml:space="preserve"> </w:t>
      </w:r>
      <w:r>
        <w:t xml:space="preserve">are both in</w:t>
      </w:r>
      <w:r>
        <w:t xml:space="preserve"> </w:t>
      </w:r>
      <m:oMath>
        <m:sSup>
          <m:e>
            <m:r>
              <m:rPr>
                <m:scr m:val="script"/>
                <m:sty m:val="p"/>
              </m:rPr>
              <m:t>H</m:t>
            </m:r>
          </m:e>
          <m:sup>
            <m:r>
              <m:rPr>
                <m:sty m:val="p"/>
              </m:rPr>
              <m:t>+</m:t>
            </m:r>
          </m:sup>
        </m:sSup>
      </m:oMath>
      <w:r>
        <w:t xml:space="preserve">,</w:t>
      </w:r>
      <w:r>
        <w:t xml:space="preserve"> </w:t>
      </w:r>
      <w:r>
        <w:t xml:space="preserve">and their difference is</w:t>
      </w:r>
      <w:r>
        <w:t xml:space="preserve"> </w:t>
      </w:r>
      <m:oMath>
        <m:acc>
          <m:accPr>
            <m:chr m:val="̃"/>
          </m:accPr>
          <m:e>
            <m:r>
              <m:t>v</m:t>
            </m:r>
          </m:e>
        </m:acc>
      </m:oMath>
      <w:r>
        <w:t xml:space="preserve">.</w:t>
      </w:r>
      <w:r>
        <w:t xml:space="preserve"> </w:t>
      </w:r>
      <w:r>
        <w:t xml:space="preserve">So</w:t>
      </w:r>
      <w:r>
        <w:t xml:space="preserve"> </w:t>
      </w:r>
      <m:oMath>
        <m:acc>
          <m:accPr>
            <m:chr m:val="̃"/>
          </m:accPr>
          <m:e>
            <m:r>
              <m:t>v</m:t>
            </m:r>
          </m:e>
        </m:acc>
        <m:r>
          <m:rPr>
            <m:sty m:val="p"/>
          </m:rPr>
          <m:t>∈</m:t>
        </m:r>
        <m:r>
          <m:t>D</m:t>
        </m:r>
        <m:r>
          <m:rPr>
            <m:sty m:val="p"/>
          </m:rPr>
          <m:t>(</m:t>
        </m:r>
        <m:sSup>
          <m:e>
            <m:r>
              <m:rPr>
                <m:scr m:val="script"/>
                <m:sty m:val="p"/>
              </m:rPr>
              <m:t>H</m:t>
            </m:r>
          </m:e>
          <m:sup>
            <m:r>
              <m:rPr>
                <m:sty m:val="p"/>
              </m:rPr>
              <m:t>+</m:t>
            </m:r>
          </m:sup>
        </m:sSup>
        <m:r>
          <m:rPr>
            <m:sty m:val="p"/>
          </m:rPr>
          <m:t>)</m:t>
        </m:r>
      </m:oMath>
      <w:r>
        <w:t xml:space="preserve">.</w:t>
      </w:r>
      <w:r>
        <w:t xml:space="preserve"> </w:t>
      </w:r>
      <w:r>
        <w:t xml:space="preserve">The whole space</w:t>
      </w:r>
      <w:r>
        <w:t xml:space="preserve"> </w:t>
      </w:r>
      <m:oMath>
        <m:sSup>
          <m:e>
            <m:r>
              <m:rPr>
                <m:scr m:val="double-struck"/>
                <m:sty m:val="p"/>
              </m:rPr>
              <m:t>R</m:t>
            </m:r>
          </m:e>
          <m:sup>
            <m:r>
              <m:t>p</m:t>
            </m:r>
          </m:sup>
        </m:sSup>
      </m:oMath>
      <w:r>
        <w:t xml:space="preserve"> </w:t>
      </w:r>
      <w:r>
        <w:t xml:space="preserve">is a subspace of dimension</w:t>
      </w:r>
      <w:r>
        <w:t xml:space="preserve"> </w:t>
      </w:r>
      <m:oMath>
        <m:r>
          <m:t>p</m:t>
        </m:r>
      </m:oMath>
      <w:r>
        <w:t xml:space="preserve"> </w:t>
      </w:r>
      <w:r>
        <w:t xml:space="preserve">(</w:t>
      </w:r>
      <w:hyperlink w:anchor="def-dimension">
        <w:r>
          <w:rPr>
            <w:rStyle w:val="Hyperlink"/>
          </w:rPr>
          <w:t xml:space="preserve">Definition 44</w:t>
        </w:r>
      </w:hyperlink>
      <w:r>
        <w:t xml:space="preserve">).</w:t>
      </w:r>
    </w:p>
    <w:p>
      <w:pPr>
        <w:pStyle w:val="BodyText"/>
      </w:pPr>
      <w:r>
        <w:t xml:space="preserve">The proof for</w:t>
      </w:r>
      <w:r>
        <w:t xml:space="preserve"> </w:t>
      </w:r>
      <m:oMath>
        <m:sSup>
          <m:e>
            <m:r>
              <m:rPr>
                <m:scr m:val="script"/>
                <m:sty m:val="p"/>
              </m:rPr>
              <m:t>H</m:t>
            </m:r>
          </m:e>
          <m:sup>
            <m:r>
              <m:rPr>
                <m:sty m:val="p"/>
              </m:rPr>
              <m:t>−</m:t>
            </m:r>
          </m:sup>
        </m:sSup>
      </m:oMath>
      <w:r>
        <w:t xml:space="preserve"> </w:t>
      </w:r>
      <w:r>
        <w:t xml:space="preserve">is the same with</w:t>
      </w:r>
      <w:r>
        <w:t xml:space="preserve"> </w:t>
      </w:r>
      <m:oMath>
        <m:r>
          <m:rPr>
            <m:sty m:val="p"/>
          </m:rPr>
          <m:t>−</m:t>
        </m:r>
        <m:acc>
          <m:accPr>
            <m:chr m:val="̃"/>
          </m:accPr>
          <m:e>
            <m:r>
              <m:t>w</m:t>
            </m:r>
          </m:e>
        </m:acc>
      </m:oMath>
      <w:r>
        <w:t xml:space="preserve"> </w:t>
      </w:r>
      <w:r>
        <w:t xml:space="preserve">and</w:t>
      </w:r>
      <w:r>
        <w:t xml:space="preserve"> </w:t>
      </w:r>
      <m:oMath>
        <m:r>
          <m:rPr>
            <m:sty m:val="p"/>
          </m:rPr>
          <m:t>−</m:t>
        </m:r>
        <m:r>
          <m:t>b</m:t>
        </m:r>
      </m:oMath>
      <w:r>
        <w:t xml:space="preserve"> </w:t>
      </w:r>
      <w:r>
        <w:t xml:space="preserve">in place of</w:t>
      </w:r>
      <w:r>
        <w:t xml:space="preserve"> </w:t>
      </w:r>
      <m:oMath>
        <m:acc>
          <m:accPr>
            <m:chr m:val="̃"/>
          </m:accPr>
          <m:e>
            <m:r>
              <m:t>w</m:t>
            </m:r>
          </m:e>
        </m:acc>
      </m:oMath>
      <w:r>
        <w:t xml:space="preserve"> </w:t>
      </w:r>
      <w:r>
        <w:t xml:space="preserve">and</w:t>
      </w:r>
      <w:r>
        <w:t xml:space="preserve"> </w:t>
      </w:r>
      <m:oMath>
        <m:r>
          <m:t>b</m:t>
        </m:r>
      </m:oMath>
      <w:r>
        <w:t xml:space="preserve">.</w:t>
      </w:r>
    </w:p>
    <w:bookmarkStart w:id="266" w:name="exm-half-space-iris"/>
    <w:p>
      <w:pPr>
        <w:pStyle w:val="BodyText"/>
      </w:pPr>
      <w:r>
        <w:rPr>
          <w:b/>
          <w:bCs/>
        </w:rPr>
        <w:t xml:space="preserve">Example 70 (Two iris species on either side of a line)</w:t>
      </w:r>
      <w:r>
        <w:t xml:space="preserve"> </w:t>
      </w:r>
      <w:r>
        <w:t xml:space="preserve">The</w:t>
      </w:r>
      <w:r>
        <w:t xml:space="preserve"> </w:t>
      </w:r>
      <w:r>
        <w:rPr>
          <w:rStyle w:val="VerbatimChar"/>
        </w:rPr>
        <w:t xml:space="preserve">iris</w:t>
      </w:r>
      <w:r>
        <w:t xml:space="preserve"> </w:t>
      </w:r>
      <w:r>
        <w:t xml:space="preserve">data set in R has the petal length and petal width, in centimeters, of 150 irises.</w:t>
      </w:r>
      <w:r>
        <w:t xml:space="preserve"> </w:t>
      </w:r>
      <w:r>
        <w:t xml:space="preserve">Take the 100 flowers of the species versicolor and virginica,</w:t>
      </w:r>
      <w:r>
        <w:t xml:space="preserve"> </w:t>
      </w:r>
      <w:r>
        <w:t xml:space="preserve">and let</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 </w:t>
      </w:r>
      <w:r>
        <w:t xml:space="preserve">be the petal length and petal width of one flower.</w:t>
      </w:r>
      <w:r>
        <w:t xml:space="preserve"> </w:t>
      </w:r>
      <w:r>
        <w:t xml:space="preserve">A logistic regression of the species on</w:t>
      </w:r>
      <w:r>
        <w:t xml:space="preserve"> </w:t>
      </w:r>
      <m:oMath>
        <m:acc>
          <m:accPr>
            <m:chr m:val="̃"/>
          </m:accPr>
          <m:e>
            <m:r>
              <m:t>x</m:t>
            </m:r>
          </m:e>
        </m:acc>
      </m:oMath>
      <w:r>
        <w:t xml:space="preserve"> </w:t>
      </w:r>
      <w:r>
        <w:t xml:space="preserve">gives a coefficient vector</w:t>
      </w:r>
      <w:r>
        <w:t xml:space="preserve"> </w:t>
      </w:r>
      <m:oMath>
        <m:acc>
          <m:accPr>
            <m:chr m:val="̃"/>
          </m:accPr>
          <m:e>
            <m:r>
              <m:t>w</m:t>
            </m:r>
          </m:e>
        </m:acc>
      </m:oMath>
      <w:r>
        <w:t xml:space="preserve"> </w:t>
      </w:r>
      <w:r>
        <w:t xml:space="preserve">and an intercept</w:t>
      </w:r>
      <w:r>
        <w:t xml:space="preserve"> </w:t>
      </w:r>
      <m:oMath>
        <m:r>
          <m:t>b</m:t>
        </m:r>
      </m:oMath>
      <w:r>
        <w:t xml:space="preserve">.</w:t>
      </w:r>
      <w:r>
        <w:t xml:space="preserve"> </w:t>
      </w:r>
      <w:r>
        <w:t xml:space="preserve">The line</w:t>
      </w:r>
      <w:r>
        <w:t xml:space="preserve"> </w:t>
      </w:r>
      <m:oMath>
        <m:acc>
          <m:accPr>
            <m:chr m:val="̃"/>
          </m:accPr>
          <m:e>
            <m:r>
              <m:t>w</m:t>
            </m:r>
          </m:e>
        </m:acc>
        <m:r>
          <m:rPr>
            <m:sty m:val="p"/>
          </m:rPr>
          <m:t>⋅</m:t>
        </m:r>
        <m:acc>
          <m:accPr>
            <m:chr m:val="̃"/>
          </m:accPr>
          <m:e>
            <m:r>
              <m:t>x</m:t>
            </m:r>
          </m:e>
        </m:acc>
        <m:r>
          <m:rPr>
            <m:sty m:val="p"/>
          </m:rPr>
          <m:t>+</m:t>
        </m:r>
        <m:r>
          <m:t>b</m:t>
        </m:r>
        <m:r>
          <m:rPr>
            <m:sty m:val="p"/>
          </m:rPr>
          <m:t>=</m:t>
        </m:r>
        <m:r>
          <m:t>0</m:t>
        </m:r>
      </m:oMath>
      <w:r>
        <w:t xml:space="preserve"> </w:t>
      </w:r>
      <w:r>
        <w:t xml:space="preserve">is a hyperplane in</w:t>
      </w:r>
      <w:r>
        <w:t xml:space="preserve"> </w:t>
      </w:r>
      <m:oMath>
        <m:sSup>
          <m:e>
            <m:r>
              <m:rPr>
                <m:scr m:val="double-struck"/>
                <m:sty m:val="p"/>
              </m:rPr>
              <m:t>R</m:t>
            </m:r>
          </m:e>
          <m:sup>
            <m:r>
              <m:t>2</m:t>
            </m:r>
          </m:sup>
        </m:sSup>
      </m:oMath>
      <w:r>
        <w:t xml:space="preserve"> </w:t>
      </w:r>
      <w:r>
        <w:t xml:space="preserve">(</w:t>
      </w:r>
      <w:hyperlink w:anchor="def-hyperplane">
        <w:r>
          <w:rPr>
            <w:rStyle w:val="Hyperlink"/>
          </w:rPr>
          <w:t xml:space="preserve">Definition 36</w:t>
        </w:r>
      </w:hyperlink>
      <w:r>
        <w:t xml:space="preserve">),</w:t>
      </w:r>
      <w:r>
        <w:t xml:space="preserve"> </w:t>
      </w:r>
      <w:r>
        <w:t xml:space="preserve">and the two species mostly fall in its two open half-spaces (</w:t>
      </w:r>
      <w:hyperlink w:anchor="def-half-space">
        <w:r>
          <w:rPr>
            <w:rStyle w:val="Hyperlink"/>
          </w:rPr>
          <w:t xml:space="preserve">Definition 50</w:t>
        </w:r>
      </w:hyperlink>
      <w:r>
        <w:t xml:space="preserve">).</w:t>
      </w:r>
      <w:r>
        <w:t xml:space="preserve"> </w:t>
      </w:r>
      <w:hyperlink w:anchor="fig-half-space-iris">
        <w:r>
          <w:rPr>
            <w:rStyle w:val="Hyperlink"/>
          </w:rPr>
          <w:t xml:space="preserve">Figure 1</w:t>
        </w:r>
      </w:hyperlink>
      <w:r>
        <w:t xml:space="preserve"> </w:t>
      </w:r>
      <w:r>
        <w:t xml:space="preserve">shows the line and the flowers.</w:t>
      </w:r>
    </w:p>
    <w:p>
      <w:pPr>
        <w:pStyle w:val="SourceCode"/>
      </w:pPr>
      <w:r>
        <w:rPr>
          <w:rStyle w:val="NormalTok"/>
        </w:rPr>
        <w:t xml:space="preserve">two_species </w:t>
      </w:r>
      <w:r>
        <w:rPr>
          <w:rStyle w:val="OtherTok"/>
        </w:rPr>
        <w:t xml:space="preserve">&lt;-</w:t>
      </w:r>
      <w:r>
        <w:rPr>
          <w:rStyle w:val="NormalTok"/>
        </w:rPr>
        <w:t xml:space="preserve"> dplyr</w:t>
      </w:r>
      <w:r>
        <w:rPr>
          <w:rStyle w:val="SpecialCharTok"/>
        </w:rPr>
        <w:t xml:space="preserve">::</w:t>
      </w:r>
      <w:r>
        <w:rPr>
          <w:rStyle w:val="FunctionTok"/>
        </w:rPr>
        <w:t xml:space="preserve">filter</w:t>
      </w:r>
      <w:r>
        <w:rPr>
          <w:rStyle w:val="NormalTok"/>
        </w:rPr>
        <w:t xml:space="preserve">(iris, Species </w:t>
      </w:r>
      <w:r>
        <w:rPr>
          <w:rStyle w:val="SpecialCharTok"/>
        </w:rPr>
        <w:t xml:space="preserve">!=</w:t>
      </w:r>
      <w:r>
        <w:rPr>
          <w:rStyle w:val="NormalTok"/>
        </w:rPr>
        <w:t xml:space="preserve"> </w:t>
      </w:r>
      <w:r>
        <w:rPr>
          <w:rStyle w:val="StringTok"/>
        </w:rPr>
        <w:t xml:space="preserve">"setosa"</w:t>
      </w:r>
      <w:r>
        <w:rPr>
          <w:rStyle w:val="NormalTok"/>
        </w:rPr>
        <w:t xml:space="preserve">) </w:t>
      </w:r>
      <w:r>
        <w:rPr>
          <w:rStyle w:val="SpecialCharTok"/>
        </w:rPr>
        <w:t xml:space="preserve">|&gt;</w:t>
      </w:r>
      <w:r>
        <w:rPr>
          <w:rStyle w:val="NormalTok"/>
        </w:rPr>
        <w:t xml:space="preserve"> </w:t>
      </w:r>
      <w:r>
        <w:rPr>
          <w:rStyle w:val="FunctionTok"/>
        </w:rPr>
        <w:t xml:space="preserve">droplevels</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glm</w:t>
      </w:r>
      <w:r>
        <w:rPr>
          <w:rStyle w:val="NormalTok"/>
        </w:rPr>
        <w:t xml:space="preserve">(</w:t>
      </w:r>
      <w:r>
        <w:br/>
      </w:r>
      <w:r>
        <w:rPr>
          <w:rStyle w:val="NormalTok"/>
        </w:rPr>
        <w:t xml:space="preserve">  Species </w:t>
      </w:r>
      <w:r>
        <w:rPr>
          <w:rStyle w:val="SpecialCharTok"/>
        </w:rPr>
        <w:t xml:space="preserve">~</w:t>
      </w:r>
      <w:r>
        <w:rPr>
          <w:rStyle w:val="NormalTok"/>
        </w:rPr>
        <w:t xml:space="preserve"> Petal.Length </w:t>
      </w:r>
      <w:r>
        <w:rPr>
          <w:rStyle w:val="SpecialCharTok"/>
        </w:rPr>
        <w:t xml:space="preserve">+</w:t>
      </w:r>
      <w:r>
        <w:rPr>
          <w:rStyle w:val="NormalTok"/>
        </w:rPr>
        <w:t xml:space="preserve"> Petal.Width,</w:t>
      </w:r>
      <w:r>
        <w:br/>
      </w:r>
      <w:r>
        <w:rPr>
          <w:rStyle w:val="NormalTok"/>
        </w:rPr>
        <w:t xml:space="preserve">  </w:t>
      </w:r>
      <w:r>
        <w:rPr>
          <w:rStyle w:val="AttributeTok"/>
        </w:rPr>
        <w:t xml:space="preserve">family =</w:t>
      </w:r>
      <w:r>
        <w:rPr>
          <w:rStyle w:val="NormalTok"/>
        </w:rPr>
        <w:t xml:space="preserve"> binomial,</w:t>
      </w:r>
      <w:r>
        <w:br/>
      </w:r>
      <w:r>
        <w:rPr>
          <w:rStyle w:val="NormalTok"/>
        </w:rPr>
        <w:t xml:space="preserve">  </w:t>
      </w:r>
      <w:r>
        <w:rPr>
          <w:rStyle w:val="AttributeTok"/>
        </w:rPr>
        <w:t xml:space="preserve">data =</w:t>
      </w:r>
      <w:r>
        <w:rPr>
          <w:rStyle w:val="NormalTok"/>
        </w:rPr>
        <w:t xml:space="preserve"> two_species</w:t>
      </w:r>
      <w:r>
        <w:br/>
      </w:r>
      <w:r>
        <w:rPr>
          <w:rStyle w:val="NormalTok"/>
        </w:rPr>
        <w:t xml:space="preserve">)</w:t>
      </w:r>
      <w:r>
        <w:br/>
      </w:r>
      <w:r>
        <w:rPr>
          <w:rStyle w:val="NormalTok"/>
        </w:rPr>
        <w:t xml:space="preserve">w </w:t>
      </w:r>
      <w:r>
        <w:rPr>
          <w:rStyle w:val="OtherTok"/>
        </w:rPr>
        <w:t xml:space="preserve">&lt;-</w:t>
      </w:r>
      <w:r>
        <w:rPr>
          <w:rStyle w:val="NormalTok"/>
        </w:rPr>
        <w:t xml:space="preserve"> </w:t>
      </w:r>
      <w:r>
        <w:rPr>
          <w:rStyle w:val="FunctionTok"/>
        </w:rPr>
        <w:t xml:space="preserve">coef</w:t>
      </w:r>
      <w:r>
        <w:rPr>
          <w:rStyle w:val="NormalTok"/>
        </w:rPr>
        <w:t xml:space="preserve">(fit)[</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coef</w:t>
      </w:r>
      <w:r>
        <w:rPr>
          <w:rStyle w:val="NormalTok"/>
        </w:rPr>
        <w:t xml:space="preserve">(fit)[[</w:t>
      </w:r>
      <w:r>
        <w:rPr>
          <w:rStyle w:val="StringTok"/>
        </w:rPr>
        <w:t xml:space="preserve">"(Intercept)"</w:t>
      </w:r>
      <w:r>
        <w:rPr>
          <w:rStyle w:val="NormalTok"/>
        </w:rPr>
        <w:t xml:space="preserve">]]</w:t>
      </w:r>
      <w:r>
        <w:br/>
      </w:r>
      <w:r>
        <w:rPr>
          <w:rStyle w:val="NormalTok"/>
        </w:rPr>
        <w:t xml:space="preserve">two_species</w:t>
      </w:r>
      <w:r>
        <w:rPr>
          <w:rStyle w:val="SpecialCharTok"/>
        </w:rPr>
        <w:t xml:space="preserve">$</w:t>
      </w:r>
      <w:r>
        <w:rPr>
          <w:rStyle w:val="NormalTok"/>
        </w:rPr>
        <w:t xml:space="preserve">score </w:t>
      </w:r>
      <w:r>
        <w:rPr>
          <w:rStyle w:val="OtherTok"/>
        </w:rPr>
        <w:t xml:space="preserve">&lt;-</w:t>
      </w:r>
      <w:r>
        <w:rPr>
          <w:rStyle w:val="NormalTok"/>
        </w:rPr>
        <w:t xml:space="preserve"> </w:t>
      </w:r>
      <w:r>
        <w:rPr>
          <w:rStyle w:val="FunctionTok"/>
        </w:rPr>
        <w:t xml:space="preserve">as.vector</w:t>
      </w:r>
      <w:r>
        <w:rPr>
          <w:rStyle w:val="NormalTok"/>
        </w:rPr>
        <w:t xml:space="preserve">(</w:t>
      </w:r>
      <w:r>
        <w:br/>
      </w:r>
      <w:r>
        <w:rPr>
          <w:rStyle w:val="NormalTok"/>
        </w:rPr>
        <w:t xml:space="preserve">  </w:t>
      </w:r>
      <w:r>
        <w:rPr>
          <w:rStyle w:val="FunctionTok"/>
        </w:rPr>
        <w:t xml:space="preserve">as.matrix</w:t>
      </w:r>
      <w:r>
        <w:rPr>
          <w:rStyle w:val="NormalTok"/>
        </w:rPr>
        <w:t xml:space="preserve">(two_species[</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 </w:t>
      </w:r>
      <w:r>
        <w:rPr>
          <w:rStyle w:val="SpecialCharTok"/>
        </w:rPr>
        <w:t xml:space="preserve">%*%</w:t>
      </w:r>
      <w:r>
        <w:rPr>
          <w:rStyle w:val="NormalTok"/>
        </w:rPr>
        <w:t xml:space="preserve"> w </w:t>
      </w:r>
      <w:r>
        <w:rPr>
          <w:rStyle w:val="SpecialCharTok"/>
        </w:rPr>
        <w:t xml:space="preserve">+</w:t>
      </w:r>
      <w:r>
        <w:rPr>
          <w:rStyle w:val="NormalTok"/>
        </w:rPr>
        <w:t xml:space="preserve"> b</w:t>
      </w:r>
      <w:r>
        <w:br/>
      </w:r>
      <w:r>
        <w:rPr>
          <w:rStyle w:val="NormalTok"/>
        </w:rPr>
        <w:t xml:space="preserve">)</w:t>
      </w:r>
      <w:r>
        <w:br/>
      </w:r>
      <w:r>
        <w:rPr>
          <w:rStyle w:val="NormalTok"/>
        </w:rPr>
        <w:t xml:space="preserve">two_species</w:t>
      </w:r>
      <w:r>
        <w:rPr>
          <w:rStyle w:val="SpecialCharTok"/>
        </w:rPr>
        <w:t xml:space="preserve">$</w:t>
      </w:r>
      <w:r>
        <w:rPr>
          <w:rStyle w:val="NormalTok"/>
        </w:rPr>
        <w:t xml:space="preserve">side </w:t>
      </w:r>
      <w:r>
        <w:rPr>
          <w:rStyle w:val="OtherTok"/>
        </w:rPr>
        <w:t xml:space="preserve">&lt;-</w:t>
      </w:r>
      <w:r>
        <w:rPr>
          <w:rStyle w:val="NormalTok"/>
        </w:rPr>
        <w:t xml:space="preserve"> </w:t>
      </w:r>
      <w:r>
        <w:rPr>
          <w:rStyle w:val="FunctionTok"/>
        </w:rPr>
        <w:t xml:space="preserve">ifelse</w:t>
      </w:r>
      <w:r>
        <w:rPr>
          <w:rStyle w:val="NormalTok"/>
        </w:rPr>
        <w:t xml:space="preserve">(two_species</w:t>
      </w:r>
      <w:r>
        <w:rPr>
          <w:rStyle w:val="SpecialCharTok"/>
        </w:rPr>
        <w:t xml:space="preserve">$</w:t>
      </w:r>
      <w:r>
        <w:rPr>
          <w:rStyle w:val="NormalTok"/>
        </w:rPr>
        <w:t xml:space="preserve">score </w:t>
      </w:r>
      <w:r>
        <w:rPr>
          <w:rStyle w:val="SpecialCharTok"/>
        </w:rPr>
        <w:t xml:space="preserve">&gt;</w:t>
      </w:r>
      <w:r>
        <w:rPr>
          <w:rStyle w:val="NormalTok"/>
        </w:rPr>
        <w:t xml:space="preserve"> </w:t>
      </w:r>
      <w:r>
        <w:rPr>
          <w:rStyle w:val="DecValTok"/>
        </w:rPr>
        <w:t xml:space="preserve">0</w:t>
      </w:r>
      <w:r>
        <w:rPr>
          <w:rStyle w:val="NormalTok"/>
        </w:rPr>
        <w:t xml:space="preserve">, </w:t>
      </w:r>
      <w:r>
        <w:rPr>
          <w:rStyle w:val="StringTok"/>
        </w:rPr>
        <w:t xml:space="preserve">"positive"</w:t>
      </w:r>
      <w:r>
        <w:rPr>
          <w:rStyle w:val="NormalTok"/>
        </w:rPr>
        <w:t xml:space="preserve">, </w:t>
      </w:r>
      <w:r>
        <w:rPr>
          <w:rStyle w:val="StringTok"/>
        </w:rPr>
        <w:t xml:space="preserve">"negative"</w:t>
      </w:r>
      <w:r>
        <w:rPr>
          <w:rStyle w:val="NormalTok"/>
        </w:rPr>
        <w:t xml:space="preserve">)</w:t>
      </w:r>
      <w:r>
        <w:br/>
      </w:r>
      <w:r>
        <w:rPr>
          <w:rStyle w:val="NormalTok"/>
        </w:rPr>
        <w:t xml:space="preserve">ggplot2</w:t>
      </w:r>
      <w:r>
        <w:rPr>
          <w:rStyle w:val="SpecialCharTok"/>
        </w:rPr>
        <w:t xml:space="preserve">::</w:t>
      </w:r>
      <w:r>
        <w:rPr>
          <w:rStyle w:val="FunctionTok"/>
        </w:rPr>
        <w:t xml:space="preserve">ggplot</w:t>
      </w:r>
      <w:r>
        <w:rPr>
          <w:rStyle w:val="NormalTok"/>
        </w:rPr>
        <w:t xml:space="preserve">(two_species) </w:t>
      </w:r>
      <w:r>
        <w:rPr>
          <w:rStyle w:val="SpecialCharTok"/>
        </w:rPr>
        <w:t xml:space="preserve">+</w:t>
      </w:r>
      <w:r>
        <w:br/>
      </w:r>
      <w:r>
        <w:rPr>
          <w:rStyle w:val="NormalTok"/>
        </w:rPr>
        <w:t xml:space="preserve">  ggplot2</w:t>
      </w:r>
      <w:r>
        <w:rPr>
          <w:rStyle w:val="SpecialCharTok"/>
        </w:rPr>
        <w:t xml:space="preserve">::</w:t>
      </w:r>
      <w:r>
        <w:rPr>
          <w:rStyle w:val="FunctionTok"/>
        </w:rPr>
        <w:t xml:space="preserve">aes</w:t>
      </w:r>
      <w:r>
        <w:rPr>
          <w:rStyle w:val="NormalTok"/>
        </w:rPr>
        <w:t xml:space="preserve">(</w:t>
      </w:r>
      <w:r>
        <w:rPr>
          <w:rStyle w:val="AttributeTok"/>
        </w:rPr>
        <w:t xml:space="preserve">x =</w:t>
      </w:r>
      <w:r>
        <w:rPr>
          <w:rStyle w:val="NormalTok"/>
        </w:rPr>
        <w:t xml:space="preserve"> Petal.Length, </w:t>
      </w:r>
      <w:r>
        <w:rPr>
          <w:rStyle w:val="AttributeTok"/>
        </w:rPr>
        <w:t xml:space="preserve">y =</w:t>
      </w:r>
      <w:r>
        <w:rPr>
          <w:rStyle w:val="NormalTok"/>
        </w:rPr>
        <w:t xml:space="preserve"> Petal.Width, </w:t>
      </w:r>
      <w:r>
        <w:rPr>
          <w:rStyle w:val="AttributeTok"/>
        </w:rPr>
        <w:t xml:space="preserve">colour =</w:t>
      </w:r>
      <w:r>
        <w:rPr>
          <w:rStyle w:val="NormalTok"/>
        </w:rPr>
        <w:t xml:space="preserve"> Species)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geom_abline</w:t>
      </w:r>
      <w:r>
        <w:rPr>
          <w:rStyle w:val="NormalTok"/>
        </w:rPr>
        <w:t xml:space="preserve">(</w:t>
      </w:r>
      <w:r>
        <w:rPr>
          <w:rStyle w:val="AttributeTok"/>
        </w:rPr>
        <w:t xml:space="preserve">intercept =</w:t>
      </w:r>
      <w:r>
        <w:rPr>
          <w:rStyle w:val="NormalTok"/>
        </w:rPr>
        <w:t xml:space="preserve"> </w:t>
      </w:r>
      <w:r>
        <w:rPr>
          <w:rStyle w:val="SpecialCharTok"/>
        </w:rPr>
        <w:t xml:space="preserve">-</w:t>
      </w:r>
      <w:r>
        <w:rPr>
          <w:rStyle w:val="NormalTok"/>
        </w:rPr>
        <w:t xml:space="preserve">b </w:t>
      </w:r>
      <w:r>
        <w:rPr>
          <w:rStyle w:val="SpecialCharTok"/>
        </w:rPr>
        <w:t xml:space="preserve">/</w:t>
      </w:r>
      <w:r>
        <w:rPr>
          <w:rStyle w:val="NormalTok"/>
        </w:rPr>
        <w:t xml:space="preserve"> w[[</w:t>
      </w:r>
      <w:r>
        <w:rPr>
          <w:rStyle w:val="DecValTok"/>
        </w:rPr>
        <w:t xml:space="preserve">2</w:t>
      </w:r>
      <w:r>
        <w:rPr>
          <w:rStyle w:val="NormalTok"/>
        </w:rPr>
        <w:t xml:space="preserve">]], </w:t>
      </w:r>
      <w:r>
        <w:rPr>
          <w:rStyle w:val="AttributeTok"/>
        </w:rPr>
        <w:t xml:space="preserve">slope =</w:t>
      </w:r>
      <w:r>
        <w:rPr>
          <w:rStyle w:val="NormalTok"/>
        </w:rPr>
        <w:t xml:space="preserve"> </w:t>
      </w:r>
      <w:r>
        <w:rPr>
          <w:rStyle w:val="SpecialCharTok"/>
        </w:rPr>
        <w:t xml:space="preserve">-</w:t>
      </w:r>
      <w:r>
        <w:rPr>
          <w:rStyle w:val="NormalTok"/>
        </w:rPr>
        <w:t xml:space="preserve">w[[</w:t>
      </w:r>
      <w:r>
        <w:rPr>
          <w:rStyle w:val="DecValTok"/>
        </w:rPr>
        <w:t xml:space="preserve">1</w:t>
      </w:r>
      <w:r>
        <w:rPr>
          <w:rStyle w:val="NormalTok"/>
        </w:rPr>
        <w:t xml:space="preserve">]] </w:t>
      </w:r>
      <w:r>
        <w:rPr>
          <w:rStyle w:val="SpecialCharTok"/>
        </w:rPr>
        <w:t xml:space="preserve">/</w:t>
      </w:r>
      <w:r>
        <w:rPr>
          <w:rStyle w:val="NormalTok"/>
        </w:rPr>
        <w:t xml:space="preserve"> w[[</w:t>
      </w:r>
      <w:r>
        <w:rPr>
          <w:rStyle w:val="DecValTok"/>
        </w:rPr>
        <w:t xml:space="preserve">2</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"Petal length (cm)"</w:t>
      </w:r>
      <w:r>
        <w:rPr>
          <w:rStyle w:val="NormalTok"/>
        </w:rPr>
        <w:t xml:space="preserve">, </w:t>
      </w:r>
      <w:r>
        <w:rPr>
          <w:rStyle w:val="AttributeTok"/>
        </w:rPr>
        <w:t xml:space="preserve">y =</w:t>
      </w:r>
      <w:r>
        <w:rPr>
          <w:rStyle w:val="NormalTok"/>
        </w:rPr>
        <w:t xml:space="preserve"> </w:t>
      </w:r>
      <w:r>
        <w:rPr>
          <w:rStyle w:val="StringTok"/>
        </w:rPr>
        <w:t xml:space="preserve">"Petal width (cm)"</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265" w:name="fig-half-space-iris"/>
          <w:p>
            <w:pPr>
              <w:pStyle w:val="Compact"/>
              <w:jc w:val="center"/>
            </w:pPr>
            <w:r>
              <w:drawing>
                <wp:inline>
                  <wp:extent cx="4620126" cy="3696101"/>
                  <wp:effectExtent b="0" l="0" r="0" t="0"/>
                  <wp:docPr descr="" title="" id="263" name="Picture"/>
                  <a:graphic>
                    <a:graphicData uri="http://schemas.openxmlformats.org/drawingml/2006/picture">
                      <pic:pic>
                        <pic:nvPicPr>
                          <pic:cNvPr descr="linear-algebra_files/figure-docx/fig-half-space-iris-1.png" id="264" name="Picture"/>
                          <pic:cNvPicPr>
                            <a:picLocks noChangeArrowheads="1" noChangeAspect="1"/>
                          </pic:cNvPicPr>
                        </pic:nvPicPr>
                        <pic:blipFill>
                          <a:blip r:embed="rId262"/>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 Petal length and width of versicolor and virginica irises, with the line where a logistic regression is indifferent between the two species</w:t>
            </w:r>
          </w:p>
          <w:bookmarkEnd w:id="265"/>
        </w:tc>
      </w:tr>
    </w:tbl>
    <w:p>
      <w:pPr>
        <w:pStyle w:val="SourceCode"/>
      </w:pPr>
      <w:r>
        <w:rPr>
          <w:rStyle w:val="FunctionTok"/>
        </w:rPr>
        <w:t xml:space="preserve">table</w:t>
      </w:r>
      <w:r>
        <w:rPr>
          <w:rStyle w:val="NormalTok"/>
        </w:rPr>
        <w:t xml:space="preserve">(two_species</w:t>
      </w:r>
      <w:r>
        <w:rPr>
          <w:rStyle w:val="SpecialCharTok"/>
        </w:rPr>
        <w:t xml:space="preserve">$</w:t>
      </w:r>
      <w:r>
        <w:rPr>
          <w:rStyle w:val="NormalTok"/>
        </w:rPr>
        <w:t xml:space="preserve">Species, two_species</w:t>
      </w:r>
      <w:r>
        <w:rPr>
          <w:rStyle w:val="SpecialCharTok"/>
        </w:rPr>
        <w:t xml:space="preserve">$</w:t>
      </w:r>
      <w:r>
        <w:rPr>
          <w:rStyle w:val="NormalTok"/>
        </w:rPr>
        <w:t xml:space="preserve">side)</w:t>
      </w:r>
      <w:r>
        <w:br/>
      </w:r>
      <w:r>
        <w:rPr>
          <w:rStyle w:val="CommentTok"/>
        </w:rPr>
        <w:t xml:space="preserve">#&gt;             </w:t>
      </w:r>
      <w:r>
        <w:br/>
      </w:r>
      <w:r>
        <w:rPr>
          <w:rStyle w:val="CommentTok"/>
        </w:rPr>
        <w:t xml:space="preserve">#&gt;              negative positive</w:t>
      </w:r>
      <w:r>
        <w:br/>
      </w:r>
      <w:r>
        <w:rPr>
          <w:rStyle w:val="CommentTok"/>
        </w:rPr>
        <w:t xml:space="preserve">#&gt;   versicolor       47        3</w:t>
      </w:r>
      <w:r>
        <w:br/>
      </w:r>
      <w:r>
        <w:rPr>
          <w:rStyle w:val="CommentTok"/>
        </w:rPr>
        <w:t xml:space="preserve">#&gt;   virginica         3       47</w:t>
      </w:r>
    </w:p>
    <w:p>
      <w:pPr>
        <w:pStyle w:val="FirstParagraph"/>
      </w:pPr>
      <w:r>
        <w:t xml:space="preserve">The vector</w:t>
      </w:r>
      <w:r>
        <w:t xml:space="preserve"> </w:t>
      </w:r>
      <m:oMath>
        <m:acc>
          <m:accPr>
            <m:chr m:val="̃"/>
          </m:accPr>
          <m:e>
            <m:r>
              <m:t>w</m:t>
            </m:r>
          </m:e>
        </m:acc>
      </m:oMath>
      <w:r>
        <w:t xml:space="preserve"> </w:t>
      </w:r>
      <w:r>
        <w:t xml:space="preserve">points toward the virginica side,</w:t>
      </w:r>
      <w:r>
        <w:t xml:space="preserve"> </w:t>
      </w:r>
      <w:r>
        <w:t xml:space="preserve">so the positive half-space</w:t>
      </w:r>
      <w:r>
        <w:t xml:space="preserve"> </w:t>
      </w:r>
      <m:oMath>
        <m:sSup>
          <m:e>
            <m:r>
              <m:rPr>
                <m:scr m:val="script"/>
                <m:sty m:val="p"/>
              </m:rPr>
              <m:t>H</m:t>
            </m:r>
          </m:e>
          <m:sup>
            <m:r>
              <m:rPr>
                <m:sty m:val="p"/>
              </m:rPr>
              <m:t>+</m:t>
            </m:r>
          </m:sup>
        </m:sSup>
      </m:oMath>
      <w:r>
        <w:t xml:space="preserve"> </w:t>
      </w:r>
      <w:r>
        <w:t xml:space="preserve">holds</w:t>
      </w:r>
      <w:r>
        <w:t xml:space="preserve"> </w:t>
      </w:r>
      <w:r>
        <w:t xml:space="preserve">50 of the 100 flowers,</w:t>
      </w:r>
      <w:r>
        <w:t xml:space="preserve"> </w:t>
      </w:r>
      <w:r>
        <w:t xml:space="preserve">and 47 of them are virginica.</w:t>
      </w:r>
      <w:r>
        <w:t xml:space="preserve"> </w:t>
      </w:r>
      <w:r>
        <w:t xml:space="preserve">The line is a set of dimension</w:t>
      </w:r>
      <w:r>
        <w:t xml:space="preserve"> </w:t>
      </w:r>
      <m:oMath>
        <m:r>
          <m:t>p</m:t>
        </m:r>
        <m:r>
          <m:rPr>
            <m:sty m:val="p"/>
          </m:rPr>
          <m:t>−</m:t>
        </m:r>
        <m:r>
          <m:t>1</m:t>
        </m:r>
        <m:r>
          <m:rPr>
            <m:sty m:val="p"/>
          </m:rPr>
          <m:t>=</m:t>
        </m:r>
        <m:r>
          <m:t>1</m:t>
        </m:r>
      </m:oMath>
      <w:r>
        <w:t xml:space="preserve">,</w:t>
      </w:r>
      <w:r>
        <w:t xml:space="preserve"> </w:t>
      </w:r>
      <w:r>
        <w:t xml:space="preserve">and each side is a region of the plane of dimension</w:t>
      </w:r>
      <w:r>
        <w:t xml:space="preserve"> </w:t>
      </w:r>
      <m:oMath>
        <m:r>
          <m:t>p</m:t>
        </m:r>
        <m:r>
          <m:rPr>
            <m:sty m:val="p"/>
          </m:rPr>
          <m:t>=</m:t>
        </m:r>
        <m:r>
          <m:t>2</m:t>
        </m:r>
      </m:oMath>
      <w:r>
        <w:t xml:space="preserve"> </w:t>
      </w:r>
      <w:r>
        <w:t xml:space="preserve">(</w:t>
      </w:r>
      <w:hyperlink w:anchor="thm-half-space-dimension">
        <w:r>
          <w:rPr>
            <w:rStyle w:val="Hyperlink"/>
          </w:rPr>
          <w:t xml:space="preserve">Theorem 41</w:t>
        </w:r>
      </w:hyperlink>
      <w:r>
        <w:t xml:space="preserve">).</w:t>
      </w:r>
    </w:p>
    <w:bookmarkEnd w:id="266"/>
    <w:bookmarkStart w:id="267" w:name="exr-half-space-sides"/>
    <w:p>
      <w:pPr>
        <w:pStyle w:val="BodyText"/>
      </w:pPr>
      <w:r>
        <w:rPr>
          <w:b/>
          <w:bCs/>
        </w:rPr>
        <w:t xml:space="preserve">Exercise 7 (Which side of the plane?)</w:t>
      </w:r>
      <w:r>
        <w:t xml:space="preserve"> </w:t>
      </w:r>
      <w:r>
        <w:t xml:space="preserve">Let</w:t>
      </w:r>
      <w:r>
        <w:t xml:space="preserve"> </w:t>
      </w:r>
      <m:oMath>
        <m:r>
          <m:rPr>
            <m:scr m:val="script"/>
            <m:sty m:val="p"/>
          </m:rPr>
          <m:t>H</m:t>
        </m:r>
      </m:oMath>
      <w:r>
        <w:t xml:space="preserve"> </w:t>
      </w:r>
      <w:r>
        <w:t xml:space="preserve">be the plane in</w:t>
      </w:r>
      <w:r>
        <w:t xml:space="preserve"> </w:t>
      </w:r>
      <m:oMath>
        <m:sSup>
          <m:e>
            <m:r>
              <m:rPr>
                <m:scr m:val="double-struck"/>
                <m:sty m:val="p"/>
              </m:rPr>
              <m:t>R</m:t>
            </m:r>
          </m:e>
          <m:sup>
            <m:r>
              <m:t>3</m:t>
            </m:r>
          </m:sup>
        </m:sSup>
      </m:oMath>
      <w:r>
        <w:t xml:space="preserve"> </w:t>
      </w:r>
      <w:r>
        <w:t xml:space="preserve">with</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w:t>
      </w:r>
      <w:r>
        <w:t xml:space="preserve">(</w:t>
      </w:r>
      <w:hyperlink w:anchor="exm-hyperplane-subspace">
        <w:r>
          <w:rPr>
            <w:rStyle w:val="Hyperlink"/>
          </w:rPr>
          <w:t xml:space="preserve">Example 67</w:t>
        </w:r>
      </w:hyperlink>
      <w:r>
        <w:t xml:space="preserve">).</w:t>
      </w:r>
    </w:p>
    <w:p>
      <w:pPr>
        <w:pStyle w:val="Compact"/>
        <w:numPr>
          <w:ilvl w:val="0"/>
          <w:numId w:val="1031"/>
        </w:numPr>
      </w:pPr>
      <w:r>
        <w:t xml:space="preserve">For each point, say whether it is in</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or</w:t>
      </w:r>
      <w:r>
        <w:t xml:space="preserve"> </w:t>
      </w:r>
      <m:oMath>
        <m:sSup>
          <m:e>
            <m:r>
              <m:rPr>
                <m:scr m:val="script"/>
                <m:sty m:val="p"/>
              </m:rPr>
              <m:t>H</m:t>
            </m:r>
          </m:e>
          <m:sup>
            <m:r>
              <m:rPr>
                <m:sty m:val="p"/>
              </m:rPr>
              <m:t>−</m:t>
            </m:r>
          </m:sup>
        </m:sSup>
      </m:oMath>
      <w:r>
        <w:t xml:space="preserve"> </w:t>
      </w:r>
      <w:r>
        <w:t xml:space="preserve">(</w:t>
      </w:r>
      <w:hyperlink w:anchor="def-half-space">
        <w:r>
          <w:rPr>
            <w:rStyle w:val="Hyperlink"/>
          </w:rPr>
          <w:t xml:space="preserve">Definition 50</w:t>
        </w:r>
      </w:hyperlink>
      <w:r>
        <w:t xml:space="preserve">):</w:t>
      </w:r>
      <w:r>
        <w:t xml:space="preserve"> </w:t>
      </w:r>
      <m:oMath>
        <m:r>
          <m:rPr>
            <m:sty m:val="p"/>
          </m:rPr>
          <m:t>(</m:t>
        </m:r>
        <m:r>
          <m:t>0</m:t>
        </m:r>
        <m:r>
          <m:rPr>
            <m:sty m:val="p"/>
          </m:rPr>
          <m:t>,</m:t>
        </m:r>
        <m:r>
          <m:t>0</m:t>
        </m:r>
        <m:r>
          <m:rPr>
            <m:sty m:val="p"/>
          </m:rPr>
          <m:t>,</m:t>
        </m:r>
        <m:r>
          <m:t>0</m:t>
        </m:r>
        <m:r>
          <m:rPr>
            <m:sty m:val="p"/>
          </m:rPr>
          <m:t>)</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w:t>
      </w:r>
    </w:p>
    <w:p>
      <w:pPr>
        <w:pStyle w:val="Compact"/>
        <w:numPr>
          <w:ilvl w:val="0"/>
          <w:numId w:val="1031"/>
        </w:numPr>
      </w:pPr>
      <w:r>
        <w:t xml:space="preserve">Write the plane and its half-spaces using</w:t>
      </w:r>
      <w:r>
        <w:t xml:space="preserve"> </w:t>
      </w:r>
      <m:oMath>
        <m:r>
          <m:rPr>
            <m:sty m:val="p"/>
          </m:rPr>
          <m:t>−</m:t>
        </m:r>
        <m:acc>
          <m:accPr>
            <m:chr m:val="̃"/>
          </m:accPr>
          <m:e>
            <m:r>
              <m:t>w</m:t>
            </m:r>
          </m:e>
        </m:acc>
      </m:oMath>
      <w:r>
        <w:t xml:space="preserve"> </w:t>
      </w:r>
      <w:r>
        <w:t xml:space="preserve">and</w:t>
      </w:r>
      <w:r>
        <w:t xml:space="preserve"> </w:t>
      </w:r>
      <m:oMath>
        <m:r>
          <m:rPr>
            <m:sty m:val="p"/>
          </m:rPr>
          <m:t>−</m:t>
        </m:r>
        <m:r>
          <m:t>b</m:t>
        </m:r>
      </m:oMath>
      <w:r>
        <w:t xml:space="preserve">.</w:t>
      </w:r>
      <w:r>
        <w:t xml:space="preserve"> </w:t>
      </w:r>
      <w:r>
        <w:t xml:space="preserve">Which points from part 1 change sides?</w:t>
      </w:r>
    </w:p>
    <w:p>
      <w:pPr>
        <w:pStyle w:val="Compact"/>
        <w:numPr>
          <w:ilvl w:val="0"/>
          <w:numId w:val="1031"/>
        </w:numPr>
      </w:pPr>
      <w:r>
        <w:t xml:space="preserve">State the dimension of</w:t>
      </w:r>
      <w:r>
        <w:t xml:space="preserve"> </w:t>
      </w:r>
      <m:oMath>
        <m:r>
          <m:t>D</m:t>
        </m:r>
        <m:r>
          <m:rPr>
            <m:sty m:val="p"/>
          </m:rPr>
          <m:t>(</m:t>
        </m:r>
        <m:r>
          <m:rPr>
            <m:scr m:val="script"/>
            <m:sty m:val="p"/>
          </m:rPr>
          <m:t>H</m:t>
        </m:r>
        <m:r>
          <m:rPr>
            <m:sty m:val="p"/>
          </m:rPr>
          <m:t>)</m:t>
        </m:r>
      </m:oMath>
      <w:r>
        <w:t xml:space="preserve"> </w:t>
      </w:r>
      <w:r>
        <w:t xml:space="preserve">and of</w:t>
      </w:r>
      <w:r>
        <w:t xml:space="preserve"> </w:t>
      </w:r>
      <m:oMath>
        <m:r>
          <m:t>D</m:t>
        </m:r>
        <m:r>
          <m:rPr>
            <m:sty m:val="p"/>
          </m:rPr>
          <m:t>(</m:t>
        </m:r>
        <m:sSup>
          <m:e>
            <m:r>
              <m:rPr>
                <m:scr m:val="script"/>
                <m:sty m:val="p"/>
              </m:rPr>
              <m:t>H</m:t>
            </m:r>
          </m:e>
          <m:sup>
            <m:r>
              <m:rPr>
                <m:sty m:val="p"/>
              </m:rPr>
              <m:t>+</m:t>
            </m:r>
          </m:sup>
        </m:sSup>
        <m:r>
          <m:rPr>
            <m:sty m:val="p"/>
          </m:rPr>
          <m:t>)</m:t>
        </m:r>
      </m:oMath>
      <w:r>
        <w:t xml:space="preserve"> </w:t>
      </w:r>
      <w:r>
        <w:t xml:space="preserve">(</w:t>
      </w:r>
      <w:hyperlink w:anchor="thm-half-space-dimension">
        <w:r>
          <w:rPr>
            <w:rStyle w:val="Hyperlink"/>
          </w:rPr>
          <w:t xml:space="preserve">Theorem 41</w:t>
        </w:r>
      </w:hyperlink>
      <w:r>
        <w:t xml:space="preserve">).</w:t>
      </w:r>
    </w:p>
    <w:bookmarkEnd w:id="267"/>
    <w:bookmarkStart w:id="268" w:name="sol-half-space-sides"/>
    <w:p>
      <w:pPr>
        <w:pStyle w:val="FirstParagraph"/>
      </w:pPr>
      <w:r>
        <w:rPr>
          <w:i/>
          <w:iCs/>
        </w:rPr>
        <w:t xml:space="preserve">Solution 7</w:t>
      </w:r>
      <w:r>
        <w:t xml:space="preserve">. </w:t>
      </w:r>
    </w:p>
    <w:p>
      <w:pPr>
        <w:numPr>
          <w:ilvl w:val="0"/>
          <w:numId w:val="1032"/>
        </w:numPr>
      </w:pPr>
      <w:r>
        <w:t xml:space="preserve">Compute</w:t>
      </w:r>
      <w:r>
        <w:t xml:space="preserve"> </w:t>
      </w:r>
      <m:oMath>
        <m:acc>
          <m:accPr>
            <m:chr m:val="̃"/>
          </m:accPr>
          <m:e>
            <m:r>
              <m:t>w</m:t>
            </m:r>
          </m:e>
        </m:acc>
        <m:r>
          <m:rPr>
            <m:sty m:val="p"/>
          </m:rPr>
          <m:t>⋅</m:t>
        </m:r>
        <m:acc>
          <m:accPr>
            <m:chr m:val="̃"/>
          </m:accPr>
          <m:e>
            <m:r>
              <m:t>x</m:t>
            </m:r>
          </m:e>
        </m:acc>
        <m:r>
          <m:rPr>
            <m:sty m:val="p"/>
          </m:rPr>
          <m:t>+</m:t>
        </m:r>
        <m:r>
          <m:t>b</m:t>
        </m:r>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oMath>
      <w:r>
        <w:t xml:space="preserve"> </w:t>
      </w:r>
      <w:r>
        <w:t xml:space="preserve">at each point.</w:t>
      </w:r>
    </w:p>
    <w:p>
      <w:pPr>
        <w:pStyle w:val="Compact"/>
        <w:numPr>
          <w:ilvl w:val="1"/>
          <w:numId w:val="1033"/>
        </w:numPr>
      </w:pPr>
      <w:r>
        <w:t xml:space="preserve">At</w:t>
      </w:r>
      <w:r>
        <w:t xml:space="preserve"> </w:t>
      </w:r>
      <m:oMath>
        <m:r>
          <m:rPr>
            <m:sty m:val="p"/>
          </m:rPr>
          <m:t>(</m:t>
        </m:r>
        <m:r>
          <m:t>0</m:t>
        </m:r>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0</m:t>
        </m:r>
        <m:r>
          <m:rPr>
            <m:sty m:val="p"/>
          </m:rPr>
          <m:t>−</m:t>
        </m:r>
        <m:r>
          <m:t>1</m:t>
        </m:r>
        <m:r>
          <m:rPr>
            <m:sty m:val="p"/>
          </m:rPr>
          <m:t>=</m:t>
        </m:r>
        <m:r>
          <m:rPr>
            <m:sty m:val="p"/>
          </m:rPr>
          <m:t>−</m:t>
        </m:r>
        <m:r>
          <m:t>1</m:t>
        </m:r>
        <m:r>
          <m:rPr>
            <m:sty m:val="p"/>
          </m:rPr>
          <m:t>&lt;</m:t>
        </m:r>
        <m:r>
          <m:t>0</m:t>
        </m:r>
      </m:oMath>
      <w:r>
        <w:t xml:space="preserve">, so the point is in</w:t>
      </w:r>
      <w:r>
        <w:t xml:space="preserve"> </w:t>
      </w:r>
      <m:oMath>
        <m:sSup>
          <m:e>
            <m:r>
              <m:rPr>
                <m:scr m:val="script"/>
                <m:sty m:val="p"/>
              </m:rPr>
              <m:t>H</m:t>
            </m:r>
          </m:e>
          <m:sup>
            <m:r>
              <m:rPr>
                <m:sty m:val="p"/>
              </m:rPr>
              <m:t>−</m:t>
            </m:r>
          </m:sup>
        </m:sSup>
      </m:oMath>
      <w:r>
        <w:t xml:space="preserve">.</w:t>
      </w:r>
    </w:p>
    <w:p>
      <w:pPr>
        <w:pStyle w:val="Compact"/>
        <w:numPr>
          <w:ilvl w:val="1"/>
          <w:numId w:val="1033"/>
        </w:numPr>
      </w:pPr>
      <w:r>
        <w:t xml:space="preserve">At</w:t>
      </w:r>
      <w:r>
        <w:t xml:space="preserve"> </w:t>
      </w:r>
      <m:oMath>
        <m:r>
          <m:rPr>
            <m:sty m:val="p"/>
          </m:rPr>
          <m:t>(</m:t>
        </m:r>
        <m:r>
          <m:t>1</m:t>
        </m:r>
        <m:r>
          <m:rPr>
            <m:sty m:val="p"/>
          </m:rPr>
          <m:t>,</m:t>
        </m:r>
        <m:r>
          <m:t>0</m:t>
        </m:r>
        <m:r>
          <m:rPr>
            <m:sty m:val="p"/>
          </m:rPr>
          <m:t>,</m:t>
        </m:r>
        <m:r>
          <m:t>0</m:t>
        </m:r>
        <m:r>
          <m:rPr>
            <m:sty m:val="p"/>
          </m:rPr>
          <m:t>)</m:t>
        </m:r>
      </m:oMath>
      <w:r>
        <w:t xml:space="preserve"> </w:t>
      </w:r>
      <w:r>
        <w:t xml:space="preserve">it equals</w:t>
      </w:r>
      <w:r>
        <w:t xml:space="preserve"> </w:t>
      </w:r>
      <m:oMath>
        <m:r>
          <m:t>1</m:t>
        </m:r>
        <m:r>
          <m:rPr>
            <m:sty m:val="p"/>
          </m:rPr>
          <m:t>+</m:t>
        </m:r>
        <m:r>
          <m:t>0</m:t>
        </m:r>
        <m:r>
          <m:rPr>
            <m:sty m:val="p"/>
          </m:rPr>
          <m:t>+</m:t>
        </m:r>
        <m:r>
          <m:t>0</m:t>
        </m:r>
        <m:r>
          <m:rPr>
            <m:sty m:val="p"/>
          </m:rPr>
          <m:t>−</m:t>
        </m:r>
        <m:r>
          <m:t>1</m:t>
        </m:r>
        <m:r>
          <m:rPr>
            <m:sty m:val="p"/>
          </m:rPr>
          <m:t>=</m:t>
        </m:r>
        <m:r>
          <m:t>0</m:t>
        </m:r>
      </m:oMath>
      <w:r>
        <w:t xml:space="preserve">, so the point is in</w:t>
      </w:r>
      <w:r>
        <w:t xml:space="preserve"> </w:t>
      </w:r>
      <m:oMath>
        <m:r>
          <m:rPr>
            <m:scr m:val="script"/>
            <m:sty m:val="p"/>
          </m:rPr>
          <m:t>H</m:t>
        </m:r>
      </m:oMath>
      <w:r>
        <w:t xml:space="preserve">.</w:t>
      </w:r>
    </w:p>
    <w:p>
      <w:pPr>
        <w:pStyle w:val="Compact"/>
        <w:numPr>
          <w:ilvl w:val="1"/>
          <w:numId w:val="1033"/>
        </w:numPr>
      </w:pPr>
      <w:r>
        <w:t xml:space="preserve">At</w:t>
      </w:r>
      <w:r>
        <w:t xml:space="preserve"> </w:t>
      </w:r>
      <m:oMath>
        <m:r>
          <m:rPr>
            <m:sty m:val="p"/>
          </m:rPr>
          <m:t>(</m:t>
        </m:r>
        <m:r>
          <m:t>1</m:t>
        </m:r>
        <m:r>
          <m:rPr>
            <m:sty m:val="p"/>
          </m:rPr>
          <m:t>,</m:t>
        </m:r>
        <m:r>
          <m:t>1</m:t>
        </m:r>
        <m:r>
          <m:rPr>
            <m:sty m:val="p"/>
          </m:rPr>
          <m:t>,</m:t>
        </m:r>
        <m:r>
          <m:t>1</m:t>
        </m:r>
        <m:r>
          <m:rPr>
            <m:sty m:val="p"/>
          </m:rPr>
          <m:t>)</m:t>
        </m:r>
      </m:oMath>
      <w:r>
        <w:t xml:space="preserve"> </w:t>
      </w:r>
      <w:r>
        <w:t xml:space="preserve">it equals</w:t>
      </w:r>
      <w:r>
        <w:t xml:space="preserve"> </w:t>
      </w:r>
      <m:oMath>
        <m:r>
          <m:t>1</m:t>
        </m:r>
        <m:r>
          <m:rPr>
            <m:sty m:val="p"/>
          </m:rPr>
          <m:t>+</m:t>
        </m:r>
        <m:r>
          <m:t>1</m:t>
        </m:r>
        <m:r>
          <m:rPr>
            <m:sty m:val="p"/>
          </m:rPr>
          <m:t>+</m:t>
        </m:r>
        <m:r>
          <m:t>1</m:t>
        </m:r>
        <m:r>
          <m:rPr>
            <m:sty m:val="p"/>
          </m:rPr>
          <m:t>−</m:t>
        </m:r>
        <m:r>
          <m:t>1</m:t>
        </m:r>
        <m:r>
          <m:rPr>
            <m:sty m:val="p"/>
          </m:rPr>
          <m:t>=</m:t>
        </m:r>
        <m:r>
          <m:t>2</m:t>
        </m:r>
        <m:r>
          <m:rPr>
            <m:sty m:val="p"/>
          </m:rPr>
          <m:t>&gt;</m:t>
        </m:r>
        <m:r>
          <m:t>0</m:t>
        </m:r>
      </m:oMath>
      <w:r>
        <w:t xml:space="preserve">, so the point is in</w:t>
      </w:r>
      <w:r>
        <w:t xml:space="preserve"> </w:t>
      </w:r>
      <m:oMath>
        <m:sSup>
          <m:e>
            <m:r>
              <m:rPr>
                <m:scr m:val="script"/>
                <m:sty m:val="p"/>
              </m:rPr>
              <m:t>H</m:t>
            </m:r>
          </m:e>
          <m:sup>
            <m:r>
              <m:rPr>
                <m:sty m:val="p"/>
              </m:rPr>
              <m:t>+</m:t>
            </m:r>
          </m:sup>
        </m:sSup>
      </m:oMath>
      <w:r>
        <w:t xml:space="preserve">.</w:t>
      </w:r>
    </w:p>
    <w:p>
      <w:pPr>
        <w:numPr>
          <w:ilvl w:val="0"/>
          <w:numId w:val="1032"/>
        </w:numPr>
      </w:pPr>
      <w:r>
        <w:t xml:space="preserve">With</w:t>
      </w:r>
      <w:r>
        <w:t xml:space="preserve"> </w:t>
      </w:r>
      <m:oMath>
        <m:r>
          <m:rPr>
            <m:sty m:val="p"/>
          </m:rPr>
          <m:t>−</m:t>
        </m:r>
        <m:acc>
          <m:accPr>
            <m:chr m:val="̃"/>
          </m:accPr>
          <m:e>
            <m:r>
              <m:t>w</m:t>
            </m:r>
          </m:e>
        </m:acc>
        <m:r>
          <m:rPr>
            <m:sty m:val="p"/>
          </m:rPr>
          <m:t>=</m:t>
        </m:r>
        <m:r>
          <m:rPr>
            <m:sty m:val="p"/>
          </m:rPr>
          <m:t>(</m:t>
        </m:r>
        <m:r>
          <m:rPr>
            <m:sty m:val="p"/>
          </m:rPr>
          <m:t>−</m:t>
        </m:r>
        <m:r>
          <m:t>1</m:t>
        </m:r>
        <m:r>
          <m:rPr>
            <m:sty m:val="p"/>
          </m:rPr>
          <m:t>,</m:t>
        </m:r>
        <m:r>
          <m:rPr>
            <m:sty m:val="p"/>
          </m:rPr>
          <m:t>−</m:t>
        </m:r>
        <m:r>
          <m:t>1</m:t>
        </m:r>
        <m:r>
          <m:rPr>
            <m:sty m:val="p"/>
          </m:rPr>
          <m:t>,</m:t>
        </m:r>
        <m:r>
          <m:rPr>
            <m:sty m:val="p"/>
          </m:rPr>
          <m:t>−</m:t>
        </m:r>
        <m:r>
          <m:t>1</m:t>
        </m:r>
        <m:r>
          <m:rPr>
            <m:sty m:val="p"/>
          </m:rPr>
          <m:t>)</m:t>
        </m:r>
      </m:oMath>
      <w:r>
        <w:t xml:space="preserve"> </w:t>
      </w:r>
      <w:r>
        <w:t xml:space="preserve">and</w:t>
      </w:r>
      <w:r>
        <w:t xml:space="preserve"> </w:t>
      </w:r>
      <m:oMath>
        <m:r>
          <m:rPr>
            <m:sty m:val="p"/>
          </m:rPr>
          <m:t>−</m:t>
        </m:r>
        <m:r>
          <m:t>b</m:t>
        </m:r>
        <m:r>
          <m:rPr>
            <m:sty m:val="p"/>
          </m:rPr>
          <m:t>=</m:t>
        </m:r>
        <m:r>
          <m:t>1</m:t>
        </m:r>
      </m:oMath>
      <w:r>
        <w:t xml:space="preserve">, the equation is</w:t>
      </w:r>
      <w:r>
        <w:t xml:space="preserve"> </w:t>
      </w:r>
      <m:oMath>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oMath>
      <w:r>
        <w:t xml:space="preserve">.</w:t>
      </w:r>
      <w:r>
        <w:t xml:space="preserve"> </w:t>
      </w:r>
      <w:r>
        <w:t xml:space="preserve">Multiplying both sides by</w:t>
      </w:r>
      <w:r>
        <w:t xml:space="preserve"> </w:t>
      </w:r>
      <m:oMath>
        <m:r>
          <m:rPr>
            <m:sty m:val="p"/>
          </m:rPr>
          <m:t>−</m:t>
        </m:r>
        <m:r>
          <m:t>1</m:t>
        </m:r>
      </m:oMath>
      <w:r>
        <w:t xml:space="preserve"> </w:t>
      </w:r>
      <w:r>
        <w:t xml:space="preserve">gives the original equation, so it is the same plane.</w:t>
      </w:r>
      <w:r>
        <w:t xml:space="preserve"> </w:t>
      </w:r>
      <w:r>
        <w:t xml:space="preserve">The new expression is the negative of the old one at every point,</w:t>
      </w:r>
      <w:r>
        <w:t xml:space="preserve"> </w:t>
      </w:r>
      <w:r>
        <w:t xml:space="preserve">so the new positive half-space is the old</w:t>
      </w:r>
      <w:r>
        <w:t xml:space="preserve"> </w:t>
      </w:r>
      <m:oMath>
        <m:sSup>
          <m:e>
            <m:r>
              <m:rPr>
                <m:scr m:val="script"/>
                <m:sty m:val="p"/>
              </m:rPr>
              <m:t>H</m:t>
            </m:r>
          </m:e>
          <m:sup>
            <m:r>
              <m:rPr>
                <m:sty m:val="p"/>
              </m:rPr>
              <m:t>−</m:t>
            </m:r>
          </m:sup>
        </m:sSup>
      </m:oMath>
      <w:r>
        <w:t xml:space="preserve"> </w:t>
      </w:r>
      <w:r>
        <w:t xml:space="preserve">and the new negative half-space is the old</w:t>
      </w:r>
      <w:r>
        <w:t xml:space="preserve"> </w:t>
      </w:r>
      <m:oMath>
        <m:sSup>
          <m:e>
            <m:r>
              <m:rPr>
                <m:scr m:val="script"/>
                <m:sty m:val="p"/>
              </m:rPr>
              <m:t>H</m:t>
            </m:r>
          </m:e>
          <m:sup>
            <m:r>
              <m:rPr>
                <m:sty m:val="p"/>
              </m:rPr>
              <m:t>+</m:t>
            </m:r>
          </m:sup>
        </m:sSup>
      </m:oMath>
      <w:r>
        <w:t xml:space="preserve">.</w:t>
      </w:r>
      <w:r>
        <w:t xml:space="preserve"> </w:t>
      </w:r>
      <w:r>
        <w:t xml:space="preserve">The origin</w:t>
      </w:r>
      <w:r>
        <w:t xml:space="preserve"> </w:t>
      </w:r>
      <m:oMath>
        <m:r>
          <m:rPr>
            <m:sty m:val="p"/>
          </m:rPr>
          <m:t>(</m:t>
        </m:r>
        <m:r>
          <m:t>0</m:t>
        </m:r>
        <m:r>
          <m:rPr>
            <m:sty m:val="p"/>
          </m:rPr>
          <m:t>,</m:t>
        </m:r>
        <m:r>
          <m:t>0</m:t>
        </m:r>
        <m:r>
          <m:rPr>
            <m:sty m:val="p"/>
          </m:rPr>
          <m:t>,</m:t>
        </m:r>
        <m:r>
          <m:t>0</m:t>
        </m:r>
        <m:r>
          <m:rPr>
            <m:sty m:val="p"/>
          </m:rPr>
          <m:t>)</m:t>
        </m:r>
      </m:oMath>
      <w:r>
        <w:t xml:space="preserve"> </w:t>
      </w:r>
      <w:r>
        <w:t xml:space="preserve">is now in the positive half-space,</w:t>
      </w:r>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 </w:t>
      </w:r>
      <w:r>
        <w:t xml:space="preserve">is now in the negative half-space.</w:t>
      </w:r>
      <w:r>
        <w:t xml:space="preserve"> </w:t>
      </w:r>
      <w:r>
        <w:t xml:space="preserve">The point</w:t>
      </w:r>
      <w:r>
        <w:t xml:space="preserve"> </w:t>
      </w:r>
      <m:oMath>
        <m:r>
          <m:rPr>
            <m:sty m:val="p"/>
          </m:rPr>
          <m:t>(</m:t>
        </m:r>
        <m:r>
          <m:t>1</m:t>
        </m:r>
        <m:r>
          <m:rPr>
            <m:sty m:val="p"/>
          </m:rPr>
          <m:t>,</m:t>
        </m:r>
        <m:r>
          <m:t>0</m:t>
        </m:r>
        <m:r>
          <m:rPr>
            <m:sty m:val="p"/>
          </m:rPr>
          <m:t>,</m:t>
        </m:r>
        <m:r>
          <m:t>0</m:t>
        </m:r>
        <m:r>
          <m:rPr>
            <m:sty m:val="p"/>
          </m:rPr>
          <m:t>)</m:t>
        </m:r>
      </m:oMath>
      <w:r>
        <w:t xml:space="preserve"> </w:t>
      </w:r>
      <w:r>
        <w:t xml:space="preserve">stays on the plane.</w:t>
      </w:r>
      <w:r>
        <w:t xml:space="preserve"> </w:t>
      </w:r>
      <w:r>
        <w:t xml:space="preserve">So the origin and</w:t>
      </w:r>
      <w:r>
        <w:t xml:space="preserve"> </w:t>
      </w:r>
      <m:oMath>
        <m:r>
          <m:rPr>
            <m:sty m:val="p"/>
          </m:rPr>
          <m:t>(</m:t>
        </m:r>
        <m:r>
          <m:t>1</m:t>
        </m:r>
        <m:r>
          <m:rPr>
            <m:sty m:val="p"/>
          </m:rPr>
          <m:t>,</m:t>
        </m:r>
        <m:r>
          <m:t>1</m:t>
        </m:r>
        <m:r>
          <m:rPr>
            <m:sty m:val="p"/>
          </m:rPr>
          <m:t>,</m:t>
        </m:r>
        <m:r>
          <m:t>1</m:t>
        </m:r>
        <m:r>
          <m:rPr>
            <m:sty m:val="p"/>
          </m:rPr>
          <m:t>)</m:t>
        </m:r>
      </m:oMath>
      <w:r>
        <w:t xml:space="preserve"> </w:t>
      </w:r>
      <w:r>
        <w:t xml:space="preserve">both change names, and the point on the plane does not.</w:t>
      </w:r>
    </w:p>
    <w:p>
      <w:pPr>
        <w:numPr>
          <w:ilvl w:val="0"/>
          <w:numId w:val="1032"/>
        </w:numPr>
      </w:pPr>
      <w:r>
        <w:t xml:space="preserve">Here</w:t>
      </w:r>
      <w:r>
        <w:t xml:space="preserve"> </w:t>
      </w:r>
      <m:oMath>
        <m:r>
          <m:t>p</m:t>
        </m:r>
        <m:r>
          <m:rPr>
            <m:sty m:val="p"/>
          </m:rPr>
          <m:t>=</m:t>
        </m:r>
        <m:r>
          <m:t>3</m:t>
        </m:r>
      </m:oMath>
      <w:r>
        <w:t xml:space="preserve">.</w:t>
      </w:r>
      <w:r>
        <w:t xml:space="preserve"> </w:t>
      </w:r>
      <m:oMath>
        <m:r>
          <m:t>D</m:t>
        </m:r>
        <m:r>
          <m:rPr>
            <m:sty m:val="p"/>
          </m:rPr>
          <m:t>(</m:t>
        </m:r>
        <m:r>
          <m:rPr>
            <m:scr m:val="script"/>
            <m:sty m:val="p"/>
          </m:rPr>
          <m:t>H</m:t>
        </m:r>
        <m:r>
          <m:rPr>
            <m:sty m:val="p"/>
          </m:rPr>
          <m:t>)</m:t>
        </m:r>
      </m:oMath>
      <w:r>
        <w:t xml:space="preserve"> </w:t>
      </w:r>
      <w:r>
        <w:t xml:space="preserve">is the subspace</w:t>
      </w:r>
      <w:r>
        <w:t xml:space="preserve"> </w:t>
      </w:r>
      <m:oMath>
        <m:r>
          <m:t>​</m:t>
        </m:r>
        <m:d>
          <m:dPr>
            <m:begChr m:val="{"/>
            <m:sepChr m:val=""/>
            <m:endChr m:val="}"/>
            <m:grow/>
          </m:dPr>
          <m:e>
            <m:acc>
              <m:accPr>
                <m:chr m:val="̃"/>
              </m:accPr>
              <m:e>
                <m:r>
                  <m:t>s</m:t>
                </m:r>
              </m:e>
            </m:acc>
            <m:r>
              <m:rPr>
                <m:sty m:val="p"/>
              </m:rPr>
              <m:t>:</m:t>
            </m:r>
            <m:sSub>
              <m:e>
                <m:r>
                  <m:t>s</m:t>
                </m:r>
              </m:e>
              <m:sub>
                <m:r>
                  <m:t>1</m:t>
                </m:r>
              </m:sub>
            </m:sSub>
            <m:r>
              <m:rPr>
                <m:sty m:val="p"/>
              </m:rPr>
              <m:t>+</m:t>
            </m:r>
            <m:sSub>
              <m:e>
                <m:r>
                  <m:t>s</m:t>
                </m:r>
              </m:e>
              <m:sub>
                <m:r>
                  <m:t>2</m:t>
                </m:r>
              </m:sub>
            </m:sSub>
            <m:r>
              <m:rPr>
                <m:sty m:val="p"/>
              </m:rPr>
              <m:t>+</m:t>
            </m:r>
            <m:sSub>
              <m:e>
                <m:r>
                  <m:t>s</m:t>
                </m:r>
              </m:e>
              <m:sub>
                <m:r>
                  <m:t>3</m:t>
                </m:r>
              </m:sub>
            </m:sSub>
            <m:r>
              <m:rPr>
                <m:sty m:val="p"/>
              </m:rPr>
              <m:t>=</m:t>
            </m:r>
            <m:r>
              <m:t>0</m:t>
            </m:r>
          </m:e>
        </m:d>
        <m:r>
          <m:t>​</m:t>
        </m:r>
      </m:oMath>
      <w:r>
        <w:t xml:space="preserve">, which has dimension</w:t>
      </w:r>
      <w:r>
        <w:t xml:space="preserve"> </w:t>
      </w:r>
      <m:oMath>
        <m:r>
          <m:t>p</m:t>
        </m:r>
        <m:r>
          <m:rPr>
            <m:sty m:val="p"/>
          </m:rPr>
          <m:t>−</m:t>
        </m:r>
        <m:r>
          <m:t>1</m:t>
        </m:r>
        <m:r>
          <m:rPr>
            <m:sty m:val="p"/>
          </m:rPr>
          <m:t>=</m:t>
        </m:r>
        <m:r>
          <m:t>2</m:t>
        </m:r>
      </m:oMath>
      <w:r>
        <w:t xml:space="preserve">.</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3</m:t>
            </m:r>
          </m:sup>
        </m:sSup>
      </m:oMath>
      <w:r>
        <w:t xml:space="preserve"> </w:t>
      </w:r>
      <w:r>
        <w:t xml:space="preserve">has dimension</w:t>
      </w:r>
      <w:r>
        <w:t xml:space="preserve"> </w:t>
      </w:r>
      <m:oMath>
        <m:r>
          <m:t>p</m:t>
        </m:r>
        <m:r>
          <m:rPr>
            <m:sty m:val="p"/>
          </m:rPr>
          <m:t>=</m:t>
        </m:r>
        <m:r>
          <m:t>3</m:t>
        </m:r>
      </m:oMath>
      <w:r>
        <w:t xml:space="preserve">.</w:t>
      </w:r>
    </w:p>
    <w:bookmarkEnd w:id="268"/>
    <w:bookmarkStart w:id="269" w:name="def-rank-factorization"/>
    <w:p>
      <w:pPr>
        <w:pStyle w:val="FirstParagraph"/>
      </w:pPr>
      <w:r>
        <w:rPr>
          <w:b/>
          <w:bCs/>
        </w:rPr>
        <w:t xml:space="preserve">Definition 51 (Rank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w:t>
      </w:r>
      <w:r>
        <w:t xml:space="preserve"> </w:t>
      </w:r>
      <w:r>
        <w:rPr>
          <w:b/>
          <w:bCs/>
        </w:rPr>
        <w:t xml:space="preserve">rank factorization</w:t>
      </w:r>
      <w:r>
        <w:t xml:space="preserve"> </w:t>
      </w:r>
      <w:r>
        <w:t xml:space="preserve">of</w:t>
      </w:r>
      <w:r>
        <w:t xml:space="preserve"> </w:t>
      </w:r>
      <m:oMath>
        <m:r>
          <m:rPr>
            <m:sty m:val="bi"/>
          </m:rPr>
          <m:t>A</m:t>
        </m:r>
      </m:oMath>
      <w:r>
        <w:t xml:space="preserve"> </w:t>
      </w:r>
      <w:r>
        <w:t xml:space="preserve">is a product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C</m:t>
                  </m:r>
                </m:e>
                <m:lim>
                  <m:r>
                    <m:rPr>
                      <m:sty m:val="p"/>
                    </m:rPr>
                    <m:t>⏟</m:t>
                  </m:r>
                </m:lim>
              </m:limLow>
            </m:e>
            <m:lim>
              <m:r>
                <m:t>m</m:t>
              </m:r>
              <m:r>
                <m:rPr>
                  <m:sty m:val="p"/>
                </m:rPr>
                <m:t>×</m:t>
              </m:r>
              <m:r>
                <m:t>r</m:t>
              </m:r>
            </m:lim>
          </m:limLow>
          <m:r>
            <m:t> </m:t>
          </m:r>
          <m:limLow>
            <m:e>
              <m:limLow>
                <m:e>
                  <m:r>
                    <m:rPr>
                      <m:sty m:val="bi"/>
                    </m:rPr>
                    <m:t>R</m:t>
                  </m:r>
                </m:e>
                <m:lim>
                  <m:r>
                    <m:rPr>
                      <m:sty m:val="p"/>
                    </m:rPr>
                    <m:t>⏟</m:t>
                  </m:r>
                </m:lim>
              </m:limLow>
            </m:e>
            <m:lim>
              <m:r>
                <m:t>r</m:t>
              </m:r>
              <m:r>
                <m:rPr>
                  <m:sty m:val="p"/>
                </m:rPr>
                <m:t>×</m:t>
              </m:r>
              <m:r>
                <m:t>n</m:t>
              </m:r>
            </m:lim>
          </m:limLow>
          <m:r>
            <m:rPr>
              <m:sty m:val="p"/>
            </m:rPr>
            <m:t>.</m:t>
          </m:r>
        </m:oMath>
      </m:oMathPara>
    </w:p>
    <w:bookmarkEnd w:id="269"/>
    <w:bookmarkStart w:id="270" w:name="exm-rank-factorization"/>
    <w:p>
      <w:pPr>
        <w:pStyle w:val="FirstParagraph"/>
      </w:pPr>
      <w:r>
        <w:rPr>
          <w:b/>
          <w:bCs/>
        </w:rPr>
        <w:t xml:space="preserve">Example 71 (A rank factorization of a rank-one matrix)</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 </w:t>
      </w:r>
      <w:r>
        <w:t xml:space="preserve">has rank</w:t>
      </w:r>
      <w:r>
        <w:t xml:space="preserve"> </w:t>
      </w:r>
      <m:oMath>
        <m:r>
          <m:t>1</m:t>
        </m:r>
      </m:oMath>
      <w:r>
        <w:t xml:space="preserve"> </w:t>
      </w:r>
      <w:r>
        <w:t xml:space="preserve">(</w:t>
      </w:r>
      <w:hyperlink w:anchor="exm-rank-dim">
        <w:r>
          <w:rPr>
            <w:rStyle w:val="Hyperlink"/>
          </w:rPr>
          <w:t xml:space="preserve">Example 60</w:t>
        </w:r>
      </w:hyperlink>
      <w:r>
        <w:t xml:space="preserve">), and</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3</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1</m:t>
                        </m:r>
                      </m:e>
                      <m:e>
                        <m:r>
                          <m:t>1</m:t>
                        </m:r>
                        <m:r>
                          <m:rPr>
                            <m:sty m:val="p"/>
                          </m:rPr>
                          <m:t>⋅</m:t>
                        </m:r>
                        <m:r>
                          <m:rPr>
                            <m:sty m:val="p"/>
                          </m:rPr>
                          <m:t>(</m:t>
                        </m:r>
                        <m:r>
                          <m:rPr>
                            <m:sty m:val="p"/>
                          </m:rPr>
                          <m:t>−</m:t>
                        </m:r>
                        <m:r>
                          <m:t>2</m:t>
                        </m:r>
                        <m:r>
                          <m:rPr>
                            <m:sty m:val="p"/>
                          </m:rPr>
                          <m:t>)</m:t>
                        </m:r>
                      </m:e>
                      <m:e>
                        <m:r>
                          <m:t>1</m:t>
                        </m:r>
                        <m:r>
                          <m:rPr>
                            <m:sty m:val="p"/>
                          </m:rPr>
                          <m:t>⋅</m:t>
                        </m:r>
                        <m:r>
                          <m:rPr>
                            <m:sty m:val="p"/>
                          </m:rPr>
                          <m:t>(</m:t>
                        </m:r>
                        <m:r>
                          <m:rPr>
                            <m:sty m:val="p"/>
                          </m:rPr>
                          <m:t>−</m:t>
                        </m:r>
                        <m:r>
                          <m:t>2</m:t>
                        </m:r>
                        <m:r>
                          <m:rPr>
                            <m:sty m:val="p"/>
                          </m:rPr>
                          <m:t>)</m:t>
                        </m:r>
                      </m:e>
                    </m:mr>
                    <m:mr>
                      <m:e>
                        <m:r>
                          <m:t>3</m:t>
                        </m:r>
                        <m:r>
                          <m:rPr>
                            <m:sty m:val="p"/>
                          </m:rPr>
                          <m:t>⋅</m:t>
                        </m:r>
                        <m:r>
                          <m:t>1</m:t>
                        </m:r>
                      </m:e>
                      <m:e>
                        <m:r>
                          <m:t>3</m:t>
                        </m:r>
                        <m:r>
                          <m:rPr>
                            <m:sty m:val="p"/>
                          </m:rPr>
                          <m:t>⋅</m:t>
                        </m:r>
                        <m:r>
                          <m:rPr>
                            <m:sty m:val="p"/>
                          </m:rPr>
                          <m:t>(</m:t>
                        </m:r>
                        <m:r>
                          <m:rPr>
                            <m:sty m:val="p"/>
                          </m:rPr>
                          <m:t>−</m:t>
                        </m:r>
                        <m:r>
                          <m:t>2</m:t>
                        </m:r>
                        <m:r>
                          <m:rPr>
                            <m:sty m:val="p"/>
                          </m:rPr>
                          <m:t>)</m:t>
                        </m:r>
                      </m:e>
                      <m:e>
                        <m:r>
                          <m:t>3</m:t>
                        </m:r>
                        <m:r>
                          <m:rPr>
                            <m:sty m:val="p"/>
                          </m:rPr>
                          <m:t>⋅</m:t>
                        </m:r>
                        <m:r>
                          <m:rPr>
                            <m:sty m:val="p"/>
                          </m:rPr>
                          <m:t>(</m:t>
                        </m:r>
                        <m:r>
                          <m:rPr>
                            <m:sty m:val="p"/>
                          </m:rPr>
                          <m:t>−</m:t>
                        </m:r>
                        <m:r>
                          <m:t>2</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e>
          </m:eqArr>
        </m:oMath>
      </m:oMathPara>
    </w:p>
    <w:p>
      <w:pPr>
        <w:pStyle w:val="FirstParagraph"/>
      </w:pPr>
      <w:r>
        <w:t xml:space="preserve">so</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w:t>
      </w:r>
      <m:oMath>
        <m:r>
          <m:t>2</m:t>
        </m:r>
        <m:r>
          <m:rPr>
            <m:sty m:val="p"/>
          </m:rPr>
          <m:t>×</m:t>
        </m:r>
        <m:r>
          <m:t>1</m:t>
        </m:r>
      </m:oMath>
      <w:r>
        <w:t xml:space="preserve">)</w:t>
      </w:r>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m:oMath>
        <m:r>
          <m:t>1</m:t>
        </m:r>
        <m:r>
          <m:rPr>
            <m:sty m:val="p"/>
          </m:rPr>
          <m:t>×</m:t>
        </m:r>
        <m:r>
          <m:t>3</m:t>
        </m:r>
      </m:oMath>
      <w:r>
        <w:t xml:space="preserve">)</w:t>
      </w:r>
      <w:r>
        <w:t xml:space="preserve"> </w:t>
      </w:r>
      <w:r>
        <w:t xml:space="preserve">are a rank factorization.</w:t>
      </w:r>
      <w:r>
        <w:t xml:space="preserve"> </w:t>
      </w:r>
      <w:r>
        <w:t xml:space="preserve">It is not unique:</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2</m:t>
                  </m:r>
                </m:e>
              </m:mr>
              <m:mr>
                <m:e>
                  <m:r>
                    <m:t>6</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
                        <m:t>2</m:t>
                      </m:r>
                    </m:den>
                  </m:f>
                </m:e>
                <m:e>
                  <m:r>
                    <m:rPr>
                      <m:sty m:val="p"/>
                    </m:rPr>
                    <m:t>−</m:t>
                  </m:r>
                  <m:r>
                    <m:t>1</m:t>
                  </m:r>
                </m:e>
                <m:e>
                  <m:r>
                    <m:rPr>
                      <m:sty m:val="p"/>
                    </m:rPr>
                    <m:t>−</m:t>
                  </m:r>
                  <m:r>
                    <m:t>1</m:t>
                  </m:r>
                </m:e>
              </m:mr>
            </m:m>
          </m:e>
        </m:d>
      </m:oMath>
      <w:r>
        <w:t xml:space="preserve"> </w:t>
      </w:r>
      <w:r>
        <w:t xml:space="preserve">give the same product.</w:t>
      </w:r>
      <w:r>
        <w:t xml:space="preserve"> </w:t>
      </w:r>
      <w:r>
        <w:t xml:space="preserve">A product</w:t>
      </w:r>
      <w:r>
        <w:t xml:space="preserve"> </w:t>
      </w:r>
      <m:oMath>
        <m:r>
          <m:rPr>
            <m:sty m:val="bi"/>
          </m:rPr>
          <m:t>C</m:t>
        </m:r>
        <m:r>
          <m:rPr>
            <m:sty m:val="bi"/>
          </m:rPr>
          <m:t>R</m:t>
        </m:r>
      </m:oMath>
      <w:r>
        <w:t xml:space="preserve"> </w:t>
      </w:r>
      <w:r>
        <w:t xml:space="preserve">with</w:t>
      </w:r>
      <w:r>
        <w:t xml:space="preserve"> </w:t>
      </w:r>
      <m:oMath>
        <m:r>
          <m:rPr>
            <m:sty m:val="bi"/>
          </m:rPr>
          <m:t>C</m:t>
        </m:r>
      </m:oMath>
      <w:r>
        <w:t xml:space="preserve"> </w:t>
      </w:r>
      <w:r>
        <w:t xml:space="preserve">of size</w:t>
      </w:r>
      <w:r>
        <w:t xml:space="preserve"> </w:t>
      </w:r>
      <m:oMath>
        <m:r>
          <m:t>2</m:t>
        </m:r>
        <m:r>
          <m:rPr>
            <m:sty m:val="p"/>
          </m:rPr>
          <m:t>×</m:t>
        </m:r>
        <m:r>
          <m:t>2</m:t>
        </m:r>
      </m:oMath>
      <w:r>
        <w:t xml:space="preserve"> </w:t>
      </w:r>
      <w:r>
        <w:t xml:space="preserve">is not a rank factorization of this</w:t>
      </w:r>
      <w:r>
        <w:t xml:space="preserve"> </w:t>
      </w:r>
      <m:oMath>
        <m:r>
          <m:rPr>
            <m:sty m:val="bi"/>
          </m:rPr>
          <m:t>A</m:t>
        </m:r>
      </m:oMath>
      <w:r>
        <w:t xml:space="preserve">,</w:t>
      </w:r>
      <w:r>
        <w:t xml:space="preserve"> </w:t>
      </w:r>
      <w:r>
        <w:t xml:space="preserve">because the inner dimension must equal</w:t>
      </w:r>
      <w:r>
        <w:t xml:space="preserve"> </w:t>
      </w:r>
      <m:oMath>
        <m:r>
          <m:rPr>
            <m:sty m:val="p"/>
          </m:rPr>
          <m:t>rank</m:t>
        </m:r>
        <m:r>
          <m:rPr>
            <m:sty m:val="p"/>
          </m:rPr>
          <m:t>(</m:t>
        </m:r>
        <m:r>
          <m:rPr>
            <m:sty m:val="bi"/>
          </m:rPr>
          <m:t>A</m:t>
        </m:r>
        <m:r>
          <m:rPr>
            <m:sty m:val="p"/>
          </m:rPr>
          <m:t>)</m:t>
        </m:r>
        <m:r>
          <m:rPr>
            <m:sty m:val="p"/>
          </m:rPr>
          <m:t>=</m:t>
        </m:r>
        <m:r>
          <m:t>1</m:t>
        </m:r>
      </m:oMath>
      <w:r>
        <w:t xml:space="preserve">.</w:t>
      </w:r>
    </w:p>
    <w:bookmarkEnd w:id="270"/>
    <w:bookmarkStart w:id="271" w:name="thm-rank-factorization"/>
    <w:p>
      <w:pPr>
        <w:pStyle w:val="BodyText"/>
      </w:pPr>
      <w:r>
        <w:rPr>
          <w:b/>
          <w:bCs/>
        </w:rPr>
        <w:t xml:space="preserve">Theorem 42 (Every nonzero matrix has a rank factorization)</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has a rank factorization (</w:t>
      </w:r>
      <w:hyperlink w:anchor="def-rank-factorization">
        <w:r>
          <w:rPr>
            <w:rStyle w:val="Hyperlink"/>
          </w:rPr>
          <w:t xml:space="preserve">Definition 51</w:t>
        </w:r>
      </w:hyperlink>
      <w:r>
        <w:t xml:space="preserve">).</w:t>
      </w:r>
      <w:r>
        <w:t xml:space="preserve"> </w:t>
      </w:r>
      <w:r>
        <w:t xml:space="preserve">One is given by taking the columns of</w:t>
      </w:r>
      <w:r>
        <w:t xml:space="preserve"> </w:t>
      </w:r>
      <m:oMath>
        <m:r>
          <m:rPr>
            <m:sty m:val="bi"/>
          </m:rPr>
          <m:t>C</m:t>
        </m:r>
      </m:oMath>
      <w:r>
        <w:t xml:space="preserve"> </w:t>
      </w:r>
      <w:r>
        <w:t xml:space="preserve">to be any basis of</w:t>
      </w:r>
      <w:r>
        <w:t xml:space="preserve"> </w:t>
      </w:r>
      <m:oMath>
        <m:r>
          <m:rPr>
            <m:scr m:val="script"/>
            <m:sty m:val="p"/>
          </m:rPr>
          <m:t>C</m:t>
        </m:r>
        <m:r>
          <m:rPr>
            <m:sty m:val="p"/>
          </m:rPr>
          <m:t>(</m:t>
        </m:r>
        <m:r>
          <m:rPr>
            <m:sty m:val="bi"/>
          </m:rPr>
          <m:t>A</m:t>
        </m:r>
        <m:r>
          <m:rPr>
            <m:sty m:val="p"/>
          </m:rPr>
          <m:t>)</m:t>
        </m:r>
      </m:oMath>
      <w:r>
        <w:t xml:space="preserve">.</w:t>
      </w:r>
    </w:p>
    <w:bookmarkEnd w:id="271"/>
    <w:p>
      <w:pPr>
        <w:pStyle w:val="BodyText"/>
      </w:pPr>
      <w:r>
        <w:rPr>
          <w:i/>
          <w:iCs/>
        </w:rPr>
        <w:t xml:space="preserve">Proof</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r</m:t>
        </m:r>
      </m:oMath>
      <w:r>
        <w:t xml:space="preserve"> </w:t>
      </w:r>
      <w:r>
        <w:t xml:space="preserve">(</w:t>
      </w:r>
      <w:hyperlink w:anchor="thm-rank-dim">
        <w:r>
          <w:rPr>
            <w:rStyle w:val="Hyperlink"/>
          </w:rPr>
          <w:t xml:space="preserve">Theorem 35</w:t>
        </w:r>
      </w:hyperlink>
      <w:r>
        <w:t xml:space="preserve">),</w:t>
      </w:r>
      <w:r>
        <w:t xml:space="preserve"> </w:t>
      </w:r>
      <w:r>
        <w:t xml:space="preserve">so it has a basis</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r</m:t>
            </m:r>
          </m:sub>
        </m:sSub>
      </m:oMath>
      <w:r>
        <w:t xml:space="preserve"> </w:t>
      </w:r>
      <w:r>
        <w:t xml:space="preserve">(</w:t>
      </w:r>
      <w:hyperlink w:anchor="thm-extend-basis">
        <w:r>
          <w:rPr>
            <w:rStyle w:val="Hyperlink"/>
          </w:rPr>
          <w:t xml:space="preserve">Theorem 28</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m</m:t>
        </m:r>
        <m:r>
          <m:rPr>
            <m:sty m:val="p"/>
          </m:rPr>
          <m:t>×</m:t>
        </m:r>
        <m:r>
          <m:t>r</m:t>
        </m:r>
      </m:oMath>
      <w:r>
        <w:t xml:space="preserve"> </w:t>
      </w:r>
      <w:r>
        <w:t xml:space="preserve">matrix with these columns.</w:t>
      </w:r>
      <w:r>
        <w:t xml:space="preserve"> </w:t>
      </w:r>
      <w:r>
        <w:t xml:space="preserve">Each column</w:t>
      </w:r>
      <w:r>
        <w:t xml:space="preserve"> </w:t>
      </w:r>
      <m:oMath>
        <m:sSub>
          <m:e>
            <m:acc>
              <m:accPr>
                <m:chr m:val="̃"/>
              </m:accPr>
              <m:e>
                <m:r>
                  <m:t>a</m:t>
                </m:r>
              </m:e>
            </m:acc>
          </m:e>
          <m:sub>
            <m:r>
              <m:t>j</m:t>
            </m:r>
          </m:sub>
        </m:sSub>
      </m:oMath>
      <w:r>
        <w:t xml:space="preserve"> </w:t>
      </w:r>
      <w:r>
        <w:t xml:space="preserve">of</w:t>
      </w:r>
      <w:r>
        <w:t xml:space="preserve"> </w:t>
      </w:r>
      <m:oMath>
        <m:r>
          <m:rPr>
            <m:sty m:val="bi"/>
          </m:rPr>
          <m:t>A</m:t>
        </m:r>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sSub>
          <m:e>
            <m:acc>
              <m:accPr>
                <m:chr m:val="̃"/>
              </m:accPr>
              <m:e>
                <m:r>
                  <m:t>a</m:t>
                </m:r>
              </m:e>
            </m:acc>
          </m:e>
          <m:sub>
            <m:r>
              <m:t>j</m:t>
            </m:r>
          </m:sub>
        </m:sSub>
        <m:r>
          <m:rPr>
            <m:sty m:val="p"/>
          </m:rPr>
          <m:t>=</m:t>
        </m:r>
        <m:sSub>
          <m:e>
            <m:r>
              <m:t>r</m:t>
            </m:r>
          </m:e>
          <m:sub>
            <m:r>
              <m:t>1</m:t>
            </m:r>
            <m:r>
              <m:t>j</m:t>
            </m:r>
          </m:sub>
        </m:sSub>
        <m:sSub>
          <m:e>
            <m:acc>
              <m:accPr>
                <m:chr m:val="̃"/>
              </m:accPr>
              <m:e>
                <m:r>
                  <m:t>c</m:t>
                </m:r>
              </m:e>
            </m:acc>
          </m:e>
          <m:sub>
            <m:r>
              <m:t>1</m:t>
            </m:r>
          </m:sub>
        </m:sSub>
        <m:r>
          <m:rPr>
            <m:sty m:val="p"/>
          </m:rPr>
          <m:t>+</m:t>
        </m:r>
        <m:r>
          <m:rPr>
            <m:sty m:val="p"/>
          </m:rPr>
          <m:t>⋯</m:t>
        </m:r>
        <m:r>
          <m:rPr>
            <m:sty m:val="p"/>
          </m:rPr>
          <m:t>+</m:t>
        </m:r>
        <m:sSub>
          <m:e>
            <m:r>
              <m:t>r</m:t>
            </m:r>
          </m:e>
          <m:sub>
            <m:r>
              <m:t>r</m:t>
            </m:r>
            <m:r>
              <m:t>j</m:t>
            </m:r>
          </m:sub>
        </m:sSub>
        <m:sSub>
          <m:e>
            <m:acc>
              <m:accPr>
                <m:chr m:val="̃"/>
              </m:accPr>
              <m:e>
                <m:r>
                  <m:t>c</m:t>
                </m:r>
              </m:e>
            </m:acc>
          </m:e>
          <m:sub>
            <m:r>
              <m:t>r</m:t>
            </m:r>
          </m:sub>
        </m:sSub>
      </m:oMath>
      <w:r>
        <w:t xml:space="preserve"> </w:t>
      </w:r>
      <w:r>
        <w:t xml:space="preserve">for some numbers</w:t>
      </w:r>
      <w:r>
        <w:t xml:space="preserve"> </w:t>
      </w:r>
      <m:oMath>
        <m:sSub>
          <m:e>
            <m:r>
              <m:t>r</m:t>
            </m:r>
          </m:e>
          <m:sub>
            <m:r>
              <m:t>i</m:t>
            </m:r>
            <m:r>
              <m:t>j</m:t>
            </m:r>
          </m:sub>
        </m:sSub>
      </m:oMath>
      <w:r>
        <w:t xml:space="preserve">,</w:t>
      </w:r>
      <w:r>
        <w:t xml:space="preserve"> </w:t>
      </w:r>
      <w:r>
        <w:t xml:space="preserve">because the basis spans</w:t>
      </w:r>
      <w:r>
        <w:t xml:space="preserve"> </w:t>
      </w:r>
      <m:oMath>
        <m:r>
          <m:rPr>
            <m:scr m:val="script"/>
            <m:sty m:val="p"/>
          </m:rPr>
          <m:t>C</m:t>
        </m:r>
        <m:r>
          <m:rPr>
            <m:sty m:val="p"/>
          </m:rPr>
          <m:t>(</m:t>
        </m:r>
        <m:r>
          <m:rPr>
            <m:sty m:val="bi"/>
          </m:rPr>
          <m:t>A</m:t>
        </m:r>
        <m:r>
          <m:rPr>
            <m:sty m:val="p"/>
          </m:rPr>
          <m:t>)</m:t>
        </m:r>
      </m:oMath>
      <w:r>
        <w:t xml:space="preserve">.</w:t>
      </w:r>
      <w:r>
        <w:t xml:space="preserve"> </w:t>
      </w:r>
      <w:r>
        <w:t xml:space="preserve">Let</w:t>
      </w:r>
      <w:r>
        <w:t xml:space="preserve"> </w:t>
      </w:r>
      <m:oMath>
        <m:r>
          <m:rPr>
            <m:sty m:val="bi"/>
          </m:rPr>
          <m:t>R</m:t>
        </m:r>
      </m:oMath>
      <w:r>
        <w:t xml:space="preserve"> </w:t>
      </w:r>
      <w:r>
        <w:t xml:space="preserve">be the</w:t>
      </w:r>
      <w:r>
        <w:t xml:space="preserve"> </w:t>
      </w:r>
      <m:oMath>
        <m:r>
          <m:t>r</m:t>
        </m:r>
        <m:r>
          <m:rPr>
            <m:sty m:val="p"/>
          </m:rPr>
          <m:t>×</m:t>
        </m:r>
        <m:r>
          <m:t>n</m:t>
        </m:r>
      </m:oMath>
      <w:r>
        <w:t xml:space="preserve"> </w:t>
      </w:r>
      <w:r>
        <w:t xml:space="preserve">matrix with entries</w:t>
      </w:r>
      <w:r>
        <w:t xml:space="preserve"> </w:t>
      </w:r>
      <m:oMath>
        <m:sSub>
          <m:e>
            <m:r>
              <m:t>r</m:t>
            </m:r>
          </m:e>
          <m:sub>
            <m:r>
              <m:t>i</m:t>
            </m:r>
            <m:r>
              <m:t>j</m:t>
            </m:r>
          </m:sub>
        </m:sSub>
      </m:oMath>
      <w:r>
        <w:t xml:space="preserve">,</w:t>
      </w:r>
      <w:r>
        <w:t xml:space="preserve"> </w:t>
      </w:r>
      <w:r>
        <w:t xml:space="preserve">whose column</w:t>
      </w:r>
      <w:r>
        <w:t xml:space="preserve"> </w:t>
      </w:r>
      <m:oMath>
        <m:r>
          <m:t>j</m:t>
        </m:r>
      </m:oMath>
      <w:r>
        <w:t xml:space="preserve"> </w:t>
      </w:r>
      <w:r>
        <w:t xml:space="preserve">is</w:t>
      </w:r>
      <w:r>
        <w:t xml:space="preserve"> </w:t>
      </w:r>
      <m:oMath>
        <m:sSub>
          <m:e>
            <m:acc>
              <m:accPr>
                <m:chr m:val="̃"/>
              </m:accPr>
              <m:e>
                <m:r>
                  <m:t>r</m:t>
                </m:r>
              </m:e>
            </m:acc>
          </m:e>
          <m:sub>
            <m:r>
              <m:t>j</m:t>
            </m:r>
          </m:sub>
        </m:sSub>
        <m:r>
          <m:rPr>
            <m:sty m:val="p"/>
          </m:rPr>
          <m:t>=</m:t>
        </m:r>
        <m:r>
          <m:rPr>
            <m:sty m:val="p"/>
          </m:rPr>
          <m:t>(</m:t>
        </m:r>
        <m:sSub>
          <m:e>
            <m:r>
              <m:t>r</m:t>
            </m:r>
          </m:e>
          <m:sub>
            <m:r>
              <m:t>1</m:t>
            </m:r>
            <m:r>
              <m:t>j</m:t>
            </m:r>
          </m:sub>
        </m:sSub>
        <m:r>
          <m:rPr>
            <m:sty m:val="p"/>
          </m:rPr>
          <m:t>,</m:t>
        </m:r>
        <m:r>
          <m:rPr>
            <m:sty m:val="p"/>
          </m:rPr>
          <m:t>…</m:t>
        </m:r>
        <m:r>
          <m:rPr>
            <m:sty m:val="p"/>
          </m:rPr>
          <m:t>,</m:t>
        </m:r>
        <m:sSub>
          <m:e>
            <m:r>
              <m:t>r</m:t>
            </m:r>
          </m:e>
          <m:sub>
            <m:r>
              <m:t>r</m:t>
            </m:r>
            <m:r>
              <m:t>j</m:t>
            </m:r>
          </m:sub>
        </m:sSub>
        <m:r>
          <m:rPr>
            <m:sty m:val="p"/>
          </m:rPr>
          <m:t>)</m:t>
        </m:r>
      </m:oMath>
      <w:r>
        <w:t xml:space="preserve">.</w:t>
      </w:r>
      <w:r>
        <w:t xml:space="preserve"> </w:t>
      </w:r>
      <w:r>
        <w:t xml:space="preserve">Then column</w:t>
      </w:r>
      <w:r>
        <w:t xml:space="preserve"> </w:t>
      </w:r>
      <m:oMath>
        <m:r>
          <m:t>j</m:t>
        </m:r>
      </m:oMath>
      <w:r>
        <w:t xml:space="preserve"> </w:t>
      </w:r>
      <w:r>
        <w:t xml:space="preserve">of</w:t>
      </w:r>
      <w:r>
        <w:t xml:space="preserve"> </w:t>
      </w:r>
      <m:oMath>
        <m:r>
          <m:rPr>
            <m:sty m:val="bi"/>
          </m:rPr>
          <m:t>C</m:t>
        </m:r>
        <m:r>
          <m:rPr>
            <m:sty m:val="bi"/>
          </m:rPr>
          <m:t>R</m:t>
        </m:r>
      </m:oMath>
      <w:r>
        <w:t xml:space="preserve"> </w:t>
      </w:r>
      <w:r>
        <w:t xml:space="preserve">is</w:t>
      </w:r>
    </w:p>
    <w:p>
      <w:pPr>
        <w:pStyle w:val="BodyText"/>
      </w:pPr>
      <m:oMathPara>
        <m:oMathParaPr>
          <m:jc m:val="center"/>
        </m:oMathParaPr>
        <m:oMath>
          <m:eqArr>
            <m:e>
              <m:r>
                <m:rPr>
                  <m:sty m:val="bi"/>
                </m:rPr>
                <m:t>C</m:t>
              </m:r>
              <m:sSub>
                <m:e>
                  <m:acc>
                    <m:accPr>
                      <m:chr m:val="̃"/>
                    </m:accPr>
                    <m:e>
                      <m:r>
                        <m:t>r</m:t>
                      </m:r>
                    </m:e>
                  </m:acc>
                </m:e>
                <m:sub>
                  <m:r>
                    <m:t>j</m:t>
                  </m:r>
                </m:sub>
              </m:sSub>
              <m:r>
                <m:t>&amp;</m:t>
              </m:r>
              <m:r>
                <m:rPr>
                  <m:sty m:val="p"/>
                </m:rPr>
                <m:t>=</m:t>
              </m:r>
              <m:sSub>
                <m:e>
                  <m:r>
                    <m:t>r</m:t>
                  </m:r>
                </m:e>
                <m:sub>
                  <m:r>
                    <m:t>1</m:t>
                  </m:r>
                  <m:r>
                    <m:t>j</m:t>
                  </m:r>
                </m:sub>
              </m:sSub>
              <m:sSub>
                <m:e>
                  <m:acc>
                    <m:accPr>
                      <m:chr m:val="̃"/>
                    </m:accPr>
                    <m:e>
                      <m:r>
                        <m:t>c</m:t>
                      </m:r>
                    </m:e>
                  </m:acc>
                </m:e>
                <m:sub>
                  <m:r>
                    <m:t>1</m:t>
                  </m:r>
                </m:sub>
              </m:sSub>
              <m:r>
                <m:rPr>
                  <m:sty m:val="p"/>
                </m:rPr>
                <m:t>+</m:t>
              </m:r>
              <m:r>
                <m:rPr>
                  <m:sty m:val="p"/>
                </m:rPr>
                <m:t>⋯</m:t>
              </m:r>
              <m:r>
                <m:rPr>
                  <m:sty m:val="p"/>
                </m:rPr>
                <m:t>+</m:t>
              </m:r>
              <m:sSub>
                <m:e>
                  <m:r>
                    <m:t>r</m:t>
                  </m:r>
                </m:e>
                <m:sub>
                  <m:r>
                    <m:t>r</m:t>
                  </m:r>
                  <m:r>
                    <m:t>j</m:t>
                  </m:r>
                </m:sub>
              </m:sSub>
              <m:sSub>
                <m:e>
                  <m:acc>
                    <m:accPr>
                      <m:chr m:val="̃"/>
                    </m:accPr>
                    <m:e>
                      <m:r>
                        <m:t>c</m:t>
                      </m:r>
                    </m:e>
                  </m:acc>
                </m:e>
                <m:sub>
                  <m:r>
                    <m:t>r</m:t>
                  </m:r>
                </m:sub>
              </m:sSub>
              <m:r>
                <m:t>&amp;</m:t>
              </m:r>
              <m:r>
                <m:t>&amp;</m:t>
              </m:r>
              <m:r>
                <m:rPr>
                  <m:nor/>
                  <m:sty m:val="p"/>
                </m:rPr>
                <m:t>(</m:t>
              </m:r>
              <m:r>
                <m:rPr>
                  <m:nor/>
                  <m:sty m:val="p"/>
                </m:rPr>
                <m:t>Theorem 22</m:t>
              </m:r>
              <m:r>
                <m:rPr>
                  <m:nor/>
                  <m:sty m:val="p"/>
                </m:rPr>
                <m:t>)</m:t>
              </m:r>
            </m:e>
            <m:e>
              <m:r>
                <m:t>&amp;</m:t>
              </m:r>
              <m:r>
                <m:rPr>
                  <m:sty m:val="p"/>
                </m:rPr>
                <m:t>=</m:t>
              </m:r>
              <m:sSub>
                <m:e>
                  <m:acc>
                    <m:accPr>
                      <m:chr m:val="̃"/>
                    </m:accPr>
                    <m:e>
                      <m:r>
                        <m:t>a</m:t>
                      </m:r>
                    </m:e>
                  </m:acc>
                </m:e>
                <m:sub>
                  <m:r>
                    <m:t>j</m:t>
                  </m:r>
                </m:sub>
              </m:sSub>
              <m:r>
                <m:rPr>
                  <m:sty m:val="p"/>
                </m:rPr>
                <m:t>,</m:t>
              </m:r>
              <m:r>
                <m:t>&amp;</m:t>
              </m:r>
              <m:r>
                <m:t>&amp;</m:t>
              </m:r>
              <m:r>
                <m:rPr>
                  <m:nor/>
                  <m:sty m:val="p"/>
                </m:rPr>
                <m:t>(choice of the </m:t>
              </m:r>
              <m:sSub>
                <m:e>
                  <m:r>
                    <m:t>r</m:t>
                  </m:r>
                </m:e>
                <m:sub>
                  <m:r>
                    <m:t>i</m:t>
                  </m:r>
                  <m:r>
                    <m:t>j</m:t>
                  </m:r>
                </m:sub>
              </m:sSub>
              <m:r>
                <m:rPr>
                  <m:nor/>
                  <m:sty m:val="p"/>
                </m:rPr>
                <m:t>)</m:t>
              </m:r>
            </m:e>
          </m:eqArr>
        </m:oMath>
      </m:oMathPara>
    </w:p>
    <w:p>
      <w:pPr>
        <w:pStyle w:val="FirstParagraph"/>
      </w:pPr>
      <w:r>
        <w:t xml:space="preserve">so</w:t>
      </w:r>
      <w:r>
        <w:t xml:space="preserve"> </w:t>
      </w:r>
      <m:oMath>
        <m:r>
          <m:rPr>
            <m:sty m:val="bi"/>
          </m:rPr>
          <m:t>C</m:t>
        </m:r>
        <m:r>
          <m:rPr>
            <m:sty m:val="bi"/>
          </m:rPr>
          <m:t>R</m:t>
        </m:r>
        <m:r>
          <m:rPr>
            <m:sty m:val="p"/>
          </m:rPr>
          <m:t>=</m:t>
        </m:r>
        <m:r>
          <m:rPr>
            <m:sty m:val="bi"/>
          </m:rPr>
          <m:t>A</m:t>
        </m:r>
      </m:oMath>
      <w:r>
        <w:t xml:space="preserve">.</w:t>
      </w:r>
    </w:p>
    <w:bookmarkStart w:id="272" w:name="exm-rank-factorization-construct"/>
    <w:p>
      <w:pPr>
        <w:pStyle w:val="BodyText"/>
      </w:pPr>
      <w:r>
        <w:rPr>
          <w:b/>
          <w:bCs/>
        </w:rPr>
        <w:t xml:space="preserve">Example 72 (Building a rank factorization from a basis)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ty m:val="p"/>
          </m:rPr>
          <m:t>(</m:t>
        </m:r>
        <m:r>
          <m:t>1</m:t>
        </m:r>
        <m:r>
          <m:rPr>
            <m:sty m:val="p"/>
          </m:rPr>
          <m:t>,</m:t>
        </m:r>
        <m:r>
          <m:t>3</m:t>
        </m:r>
        <m:r>
          <m:rPr>
            <m:sty m:val="p"/>
          </m:rPr>
          <m:t>)</m:t>
        </m:r>
      </m:oMath>
      <w:r>
        <w:t xml:space="preserve"> </w:t>
      </w:r>
      <w:r>
        <w:t xml:space="preserve">spans</w:t>
      </w:r>
      <w:r>
        <w:t xml:space="preserve"> </w:t>
      </w:r>
      <m:oMath>
        <m:r>
          <m:rPr>
            <m:scr m:val="script"/>
            <m:sty m:val="p"/>
          </m:rPr>
          <m:t>C</m:t>
        </m:r>
        <m:r>
          <m:rPr>
            <m:sty m:val="p"/>
          </m:rPr>
          <m:t>(</m:t>
        </m:r>
        <m:r>
          <m:rPr>
            <m:sty m:val="bi"/>
          </m:rPr>
          <m:t>A</m:t>
        </m:r>
        <m:r>
          <m:rPr>
            <m:sty m:val="p"/>
          </m:rPr>
          <m:t>)</m:t>
        </m:r>
      </m:oMath>
      <w:r>
        <w:t xml:space="preserve"> </w:t>
      </w:r>
      <w:r>
        <w:t xml:space="preserve">(1),</w:t>
      </w:r>
      <w:r>
        <w:t xml:space="preserve"> </w:t>
      </w:r>
      <w:r>
        <w:t xml:space="preserve">and it is linearly independent because it is nonzero</w:t>
      </w:r>
      <w:r>
        <w:t xml:space="preserve"> </w:t>
      </w:r>
      <w:r>
        <w:t xml:space="preserve">(</w:t>
      </w:r>
      <m:oMath>
        <m:r>
          <m:t>c</m:t>
        </m:r>
        <m:r>
          <m:t> </m:t>
        </m:r>
        <m:r>
          <m:rPr>
            <m:sty m:val="p"/>
          </m:rPr>
          <m:t>(</m:t>
        </m:r>
        <m:r>
          <m:t>1</m:t>
        </m:r>
        <m:r>
          <m:rPr>
            <m:sty m:val="p"/>
          </m:rPr>
          <m:t>,</m:t>
        </m:r>
        <m:r>
          <m:t>3</m:t>
        </m:r>
        <m:r>
          <m:rPr>
            <m:sty m:val="p"/>
          </m:rPr>
          <m:t>)</m:t>
        </m:r>
        <m:r>
          <m:rPr>
            <m:sty m:val="p"/>
          </m:rPr>
          <m:t>=</m:t>
        </m:r>
        <m:sSub>
          <m:e>
            <m:acc>
              <m:accPr>
                <m:chr m:val="̃"/>
              </m:accPr>
              <m:e>
                <m:r>
                  <m:t>0</m:t>
                </m:r>
              </m:e>
            </m:acc>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so it is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The columns of</w:t>
      </w:r>
      <w:r>
        <w:t xml:space="preserve"> </w:t>
      </w:r>
      <m:oMath>
        <m:r>
          <m:rPr>
            <m:sty m:val="bi"/>
          </m:rPr>
          <m:t>A</m:t>
        </m:r>
      </m:oMath>
      <w:r>
        <w:t xml:space="preserve"> </w:t>
      </w:r>
      <w:r>
        <w:t xml:space="preserve">are</w:t>
      </w:r>
      <w:r>
        <w:t xml:space="preserve"> </w:t>
      </w:r>
      <m:oMath>
        <m:r>
          <m:rPr>
            <m:sty m:val="p"/>
          </m:rPr>
          <m:t>(</m:t>
        </m:r>
        <m:r>
          <m:t>1</m:t>
        </m:r>
        <m:r>
          <m:rPr>
            <m:sty m:val="p"/>
          </m:rPr>
          <m:t>,</m:t>
        </m:r>
        <m:r>
          <m:t>3</m:t>
        </m:r>
        <m:r>
          <m:rPr>
            <m:sty m:val="p"/>
          </m:rPr>
          <m:t>)</m:t>
        </m:r>
        <m:r>
          <m:rPr>
            <m:sty m:val="p"/>
          </m:rPr>
          <m:t>=</m:t>
        </m:r>
        <m:r>
          <m:t>1</m:t>
        </m:r>
        <m:r>
          <m:rPr>
            <m:sty m:val="p"/>
          </m:rPr>
          <m:t>⋅</m:t>
        </m:r>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w:t>
      </w:r>
      <w:r>
        <w:t xml:space="preserve"> </w:t>
      </w:r>
      <w:r>
        <w:t xml:space="preserve">so the construction in</w:t>
      </w:r>
      <w:r>
        <w:t xml:space="preserve"> </w:t>
      </w:r>
      <w:hyperlink w:anchor="thm-rank-factorization">
        <w:r>
          <w:rPr>
            <w:rStyle w:val="Hyperlink"/>
          </w:rPr>
          <w:t xml:space="preserve">Theorem 42</w:t>
        </w:r>
      </w:hyperlink>
      <w:r>
        <w:t xml:space="preserve"> </w:t>
      </w:r>
      <w:r>
        <w:t xml:space="preserve">gives</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w:t>
      </w:r>
      <w:r>
        <w:t xml:space="preserve"> </w:t>
      </w:r>
      <w:r>
        <w:t xml:space="preserve">the factorization in</w:t>
      </w:r>
      <w:r>
        <w:t xml:space="preserve"> </w:t>
      </w:r>
      <w:hyperlink w:anchor="exm-rank-factorization">
        <w:r>
          <w:rPr>
            <w:rStyle w:val="Hyperlink"/>
          </w:rPr>
          <w:t xml:space="preserve">Example 71</w:t>
        </w:r>
      </w:hyperlink>
      <w:r>
        <w:t xml:space="preserve">.</w:t>
      </w:r>
    </w:p>
    <w:bookmarkEnd w:id="272"/>
    <w:bookmarkEnd w:id="273"/>
    <w:bookmarkStart w:id="295" w:name="sec-direct-sums"/>
    <w:p>
      <w:pPr>
        <w:pStyle w:val="Heading2"/>
      </w:pPr>
      <w:r>
        <w:t xml:space="preserve">7 Sums and direct sums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74" name="Picture"/>
                  <a:graphic>
                    <a:graphicData uri="http://schemas.openxmlformats.org/drawingml/2006/picture">
                      <pic:pic>
                        <pic:nvPicPr>
                          <pic:cNvPr descr="/opt/quarto/share/formats/docx/note.png" id="275"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w:t>
            </w:r>
            <w:r>
              <w:t xml:space="preserve"> </w:t>
            </w:r>
            <w:hyperlink w:anchor="sec-orthogonal-complements">
              <w:r>
                <w:rPr>
                  <w:rStyle w:val="Hyperlink"/>
                </w:rPr>
                <w:t xml:space="preserve">Section 8</w:t>
              </w:r>
            </w:hyperlink>
            <w:r>
              <w:t xml:space="preserve"> </w:t>
            </w:r>
            <w:r>
              <w:t xml:space="preserve">and</w:t>
            </w:r>
            <w:r>
              <w:t xml:space="preserve"> </w:t>
            </w:r>
            <w:hyperlink w:anchor="sec-fundamental-theorem">
              <w:r>
                <w:rPr>
                  <w:rStyle w:val="Hyperlink"/>
                </w:rPr>
                <w:t xml:space="preserve">Section 9</w:t>
              </w:r>
            </w:hyperlink>
            <w:r>
              <w:t xml:space="preserve"> </w:t>
            </w:r>
            <w:r>
              <w:t xml:space="preserve">are adapted from</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proves that a subspace and its orthogonal complement together make up</w:t>
            </w:r>
            <w:r>
              <w:t xml:space="preserve"> </w:t>
            </w:r>
            <m:oMath>
              <m:sSup>
                <m:e>
                  <m:r>
                    <m:rPr>
                      <m:scr m:val="double-struck"/>
                      <m:sty m:val="p"/>
                    </m:rPr>
                    <m:t>R</m:t>
                  </m:r>
                </m:e>
                <m:sup>
                  <m:r>
                    <m:t>p</m:t>
                  </m:r>
                </m:sup>
              </m:sSup>
            </m:oMath>
            <w:r>
              <w:t xml:space="preserve"> </w:t>
            </w:r>
            <w:r>
              <w:t xml:space="preserve">by extending an orthonormal basis;</w:t>
            </w:r>
            <w:r>
              <w:t xml:space="preserve"> </w:t>
            </w:r>
            <w:r>
              <w:t xml:space="preserve">the proof here uses the rank-nullity theorem (</w:t>
            </w:r>
            <w:hyperlink w:anchor="thm-rank-nullity">
              <w:r>
                <w:rPr>
                  <w:rStyle w:val="Hyperlink"/>
                </w:rPr>
                <w:t xml:space="preserve">Theorem 36</w:t>
              </w:r>
            </w:hyperlink>
            <w:r>
              <w:t xml:space="preserve">) instead.</w:t>
            </w:r>
          </w:p>
          <w:p/>
        </w:tc>
      </w:tr>
    </w:tbl>
    <w:bookmarkStart w:id="276" w:name="def-subspace-sum"/>
    <w:p>
      <w:pPr>
        <w:pStyle w:val="BodyText"/>
      </w:pPr>
      <w:r>
        <w:rPr>
          <w:b/>
          <w:bCs/>
        </w:rPr>
        <w:t xml:space="preserve">Definition 52 (Sum of subspaces)</w:t>
      </w:r>
      <w:r>
        <w:t xml:space="preserve"> </w:t>
      </w:r>
      <w:r>
        <w:t xml:space="preserve">The</w:t>
      </w:r>
      <w:r>
        <w:t xml:space="preserve"> </w:t>
      </w:r>
      <w:r>
        <w:rPr>
          <w:b/>
          <w:bCs/>
        </w:rPr>
        <w:t xml:space="preserve">sum</w:t>
      </w:r>
      <w:r>
        <w:t xml:space="preserve"> </w:t>
      </w:r>
      <w:r>
        <w:t xml:space="preserve">of two subspaces</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is the set of all sums of a vector from</w:t>
      </w:r>
      <w:r>
        <w:t xml:space="preserve"> </w:t>
      </w:r>
      <m:oMath>
        <m:sSub>
          <m:e>
            <m:r>
              <m:rPr>
                <m:scr m:val="script"/>
                <m:sty m:val="p"/>
              </m:rPr>
              <m:t>S</m:t>
            </m:r>
          </m:e>
          <m:sub>
            <m:r>
              <m:t>1</m:t>
            </m:r>
          </m:sub>
        </m:sSub>
      </m:oMath>
      <w:r>
        <w:t xml:space="preserve"> </w:t>
      </w:r>
      <w:r>
        <w:t xml:space="preserve">and a vector from</w:t>
      </w:r>
      <w:r>
        <w:t xml:space="preserve"> </w:t>
      </w:r>
      <m:oMath>
        <m:sSub>
          <m:e>
            <m:r>
              <m:rPr>
                <m:scr m:val="script"/>
                <m:sty m:val="p"/>
              </m:rPr>
              <m:t>S</m:t>
            </m:r>
          </m:e>
          <m:sub>
            <m:r>
              <m:t>2</m:t>
            </m:r>
          </m:sub>
        </m:sSub>
      </m:oMath>
      <w:r>
        <w:t xml:space="preserve">:</w:t>
      </w:r>
    </w:p>
    <w:p>
      <w:pPr>
        <w:pStyle w:val="BodyText"/>
      </w:pPr>
      <m:oMathPara>
        <m:oMathParaPr>
          <m:jc m:val="center"/>
        </m:oMathParaPr>
        <m:oMath>
          <m:sSub>
            <m:e>
              <m:r>
                <m:rPr>
                  <m:scr m:val="script"/>
                  <m:sty m:val="p"/>
                </m:rPr>
                <m:t>S</m:t>
              </m:r>
            </m:e>
            <m:sub>
              <m:r>
                <m:t>1</m:t>
              </m:r>
            </m:sub>
          </m:sSub>
          <m:r>
            <m:rPr>
              <m:sty m:val="p"/>
            </m:rPr>
            <m:t>+</m:t>
          </m:r>
          <m:sSub>
            <m:e>
              <m:r>
                <m:rPr>
                  <m:scr m:val="script"/>
                  <m:sty m:val="p"/>
                </m:rPr>
                <m:t>S</m:t>
              </m:r>
            </m:e>
            <m:sub>
              <m:r>
                <m:t>2</m:t>
              </m:r>
            </m:sub>
          </m:sSub>
          <m:limUpp>
            <m:e>
              <m:r>
                <m:rPr>
                  <m:sty m:val="p"/>
                </m:rPr>
                <m:t>=</m:t>
              </m:r>
            </m:e>
            <m:lim>
              <m:r>
                <m:rPr>
                  <m:nor/>
                  <m:sty m:val="p"/>
                </m:rPr>
                <m:t>def</m:t>
              </m:r>
            </m:lim>
          </m:limUpp>
          <m:r>
            <m:t>​</m:t>
          </m:r>
          <m:d>
            <m:dPr>
              <m:begChr m:val="{"/>
              <m:sepChr m:val=""/>
              <m:endChr m:val="}"/>
              <m:grow/>
            </m:dPr>
            <m:e>
              <m:sSub>
                <m:e>
                  <m:acc>
                    <m:accPr>
                      <m:chr m:val="̃"/>
                    </m:accPr>
                    <m:e>
                      <m:r>
                        <m:t>x</m:t>
                      </m:r>
                    </m:e>
                  </m:acc>
                </m:e>
                <m:sub>
                  <m:r>
                    <m:t>1</m:t>
                  </m:r>
                </m:sub>
              </m:sSub>
              <m:r>
                <m:rPr>
                  <m:sty m:val="p"/>
                </m:rPr>
                <m:t>+</m:t>
              </m:r>
              <m:sSub>
                <m:e>
                  <m:acc>
                    <m:accPr>
                      <m:chr m:val="̃"/>
                    </m:accPr>
                    <m:e>
                      <m:r>
                        <m:t>x</m:t>
                      </m:r>
                    </m:e>
                  </m:acc>
                </m:e>
                <m:sub>
                  <m:r>
                    <m:t>2</m:t>
                  </m:r>
                </m:sub>
              </m:sSub>
              <m:r>
                <m:rPr>
                  <m:sty m:val="p"/>
                </m:rPr>
                <m:t>:</m:t>
              </m:r>
              <m:sSub>
                <m:e>
                  <m:acc>
                    <m:accPr>
                      <m:chr m:val="̃"/>
                    </m:accPr>
                    <m:e>
                      <m:r>
                        <m:t>x</m:t>
                      </m:r>
                    </m:e>
                  </m:acc>
                </m:e>
                <m:sub>
                  <m:r>
                    <m:t>1</m:t>
                  </m:r>
                </m:sub>
              </m:sSub>
              <m:r>
                <m:rPr>
                  <m:sty m:val="p"/>
                </m:rPr>
                <m:t>∈</m:t>
              </m:r>
              <m:sSub>
                <m:e>
                  <m:r>
                    <m:rPr>
                      <m:scr m:val="script"/>
                      <m:sty m:val="p"/>
                    </m:rPr>
                    <m:t>S</m:t>
                  </m:r>
                </m:e>
                <m:sub>
                  <m:r>
                    <m:t>1</m:t>
                  </m:r>
                </m:sub>
              </m:sSub>
              <m:r>
                <m:rPr>
                  <m:sty m:val="p"/>
                </m:rPr>
                <m:t>,</m:t>
              </m:r>
              <m:r>
                <m:t> </m:t>
              </m:r>
              <m:sSub>
                <m:e>
                  <m:acc>
                    <m:accPr>
                      <m:chr m:val="̃"/>
                    </m:accPr>
                    <m:e>
                      <m:r>
                        <m:t>x</m:t>
                      </m:r>
                    </m:e>
                  </m:acc>
                </m:e>
                <m:sub>
                  <m:r>
                    <m:t>2</m:t>
                  </m:r>
                </m:sub>
              </m:sSub>
              <m:r>
                <m:rPr>
                  <m:sty m:val="p"/>
                </m:rPr>
                <m:t>∈</m:t>
              </m:r>
              <m:sSub>
                <m:e>
                  <m:r>
                    <m:rPr>
                      <m:scr m:val="script"/>
                      <m:sty m:val="p"/>
                    </m:rPr>
                    <m:t>S</m:t>
                  </m:r>
                </m:e>
                <m:sub>
                  <m:r>
                    <m:t>2</m:t>
                  </m:r>
                </m:sub>
              </m:sSub>
            </m:e>
          </m:d>
          <m:r>
            <m:t>​</m:t>
          </m:r>
          <m:r>
            <m:rPr>
              <m:sty m:val="p"/>
            </m:rPr>
            <m:t>.</m:t>
          </m:r>
        </m:oMath>
      </m:oMathPara>
    </w:p>
    <w:bookmarkEnd w:id="276"/>
    <w:bookmarkStart w:id="277" w:name="exm-subspace-sum"/>
    <w:p>
      <w:pPr>
        <w:pStyle w:val="FirstParagraph"/>
      </w:pPr>
      <w:r>
        <w:rPr>
          <w:b/>
          <w:bCs/>
        </w:rPr>
        <w:t xml:space="preserve">Example 73 (Two lines sum to a plane)</w:t>
      </w:r>
      <w:r>
        <w:t xml:space="preserve"> </w:t>
      </w:r>
      <w:r>
        <w:t xml:space="preserve">Let</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two lines in</w:t>
      </w:r>
      <w:r>
        <w:t xml:space="preserve"> </w:t>
      </w:r>
      <m:oMath>
        <m:sSup>
          <m:e>
            <m:r>
              <m:rPr>
                <m:scr m:val="double-struck"/>
                <m:sty m:val="p"/>
              </m:rPr>
              <m:t>R</m:t>
            </m:r>
          </m:e>
          <m:sup>
            <m:r>
              <m:t>3</m:t>
            </m:r>
          </m:sup>
        </m:sSup>
      </m:oMath>
      <w:r>
        <w:t xml:space="preserve">.</w:t>
      </w:r>
      <w:r>
        <w:t xml:space="preserve"> </w:t>
      </w:r>
      <w:r>
        <w:t xml:space="preserve">A vector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has the form</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r>
          <m:rPr>
            <m:sty m:val="p"/>
          </m:rPr>
          <m:t>=</m:t>
        </m:r>
        <m:r>
          <m:rPr>
            <m:sty m:val="p"/>
          </m:rPr>
          <m:t>(</m:t>
        </m:r>
        <m:r>
          <m:t>a</m:t>
        </m:r>
        <m:r>
          <m:rPr>
            <m:sty m:val="p"/>
          </m:rPr>
          <m:t>,</m:t>
        </m:r>
        <m:r>
          <m:t>b</m:t>
        </m:r>
        <m:r>
          <m:rPr>
            <m:sty m:val="p"/>
          </m:rPr>
          <m:t>,</m:t>
        </m:r>
        <m:r>
          <m:t>0</m:t>
        </m:r>
        <m:r>
          <m:rPr>
            <m:sty m:val="p"/>
          </m:rPr>
          <m:t>)</m:t>
        </m:r>
      </m:oMath>
      <w:r>
        <w:t xml:space="preserve">,</w:t>
      </w:r>
      <w:r>
        <w:t xml:space="preserve"> </w:t>
      </w:r>
      <w:r>
        <w:t xml:space="preserve">and</w:t>
      </w:r>
      <w:r>
        <w:t xml:space="preserve"> </w:t>
      </w:r>
      <m:oMath>
        <m:r>
          <m:t>a</m:t>
        </m:r>
      </m:oMath>
      <w:r>
        <w:t xml:space="preserve"> </w:t>
      </w:r>
      <w:r>
        <w:t xml:space="preserve">and</w:t>
      </w:r>
      <w:r>
        <w:t xml:space="preserve"> </w:t>
      </w:r>
      <m:oMath>
        <m:r>
          <m:t>b</m:t>
        </m:r>
      </m:oMath>
      <w:r>
        <w:t xml:space="preserve"> </w:t>
      </w:r>
      <w:r>
        <w:t xml:space="preserve">can be any numbers,</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p>
    <w:bookmarkEnd w:id="277"/>
    <w:bookmarkStart w:id="278" w:name="exm-sum-not-union"/>
    <w:p>
      <w:pPr>
        <w:pStyle w:val="BodyText"/>
      </w:pPr>
      <w:r>
        <w:rPr>
          <w:b/>
          <w:bCs/>
        </w:rPr>
        <w:t xml:space="preserve">Example 74 (The sum is not the union)</w:t>
      </w:r>
      <w:r>
        <w:t xml:space="preserve"> </w:t>
      </w:r>
      <w:r>
        <w:t xml:space="preserve">For the two lines in</w:t>
      </w:r>
      <w:r>
        <w:t xml:space="preserve"> </w:t>
      </w:r>
      <w:hyperlink w:anchor="exm-subspace-sum">
        <w:r>
          <w:rPr>
            <w:rStyle w:val="Hyperlink"/>
          </w:rPr>
          <w:t xml:space="preserve">Example 73</w:t>
        </w:r>
      </w:hyperlink>
      <w:r>
        <w:t xml:space="preserve">,</w:t>
      </w:r>
      <w:r>
        <w:t xml:space="preserve"> </w:t>
      </w:r>
      <w:r>
        <w:t xml:space="preserve">the union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contains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but not their sum</w:t>
      </w:r>
      <w:r>
        <w:t xml:space="preserve"> </w:t>
      </w:r>
      <m:oMath>
        <m:r>
          <m:rPr>
            <m:sty m:val="p"/>
          </m:rPr>
          <m:t>(</m:t>
        </m:r>
        <m:r>
          <m:t>1</m:t>
        </m:r>
        <m:r>
          <m:rPr>
            <m:sty m:val="p"/>
          </m:rPr>
          <m:t>,</m:t>
        </m:r>
        <m:r>
          <m:t>1</m:t>
        </m:r>
        <m:r>
          <m:rPr>
            <m:sty m:val="p"/>
          </m:rPr>
          <m:t>,</m:t>
        </m:r>
        <m:r>
          <m:t>0</m:t>
        </m:r>
        <m:r>
          <m:rPr>
            <m:sty m:val="p"/>
          </m:rPr>
          <m:t>)</m:t>
        </m:r>
      </m:oMath>
      <w:r>
        <w:t xml:space="preserve">:</w:t>
      </w:r>
      <w:r>
        <w:t xml:space="preserve"> </w:t>
      </w:r>
      <w:r>
        <w:t xml:space="preserve">every multiple of</w:t>
      </w:r>
      <w:r>
        <w:t xml:space="preserve"> </w:t>
      </w:r>
      <m:oMath>
        <m:r>
          <m:rPr>
            <m:sty m:val="p"/>
          </m:rPr>
          <m:t>(</m:t>
        </m:r>
        <m:r>
          <m:t>1</m:t>
        </m:r>
        <m:r>
          <m:rPr>
            <m:sty m:val="p"/>
          </m:rPr>
          <m:t>,</m:t>
        </m:r>
        <m:r>
          <m:t>0</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and every multiple of</w:t>
      </w:r>
      <w:r>
        <w:t xml:space="preserve"> </w:t>
      </w:r>
      <m:oMath>
        <m:r>
          <m:rPr>
            <m:sty m:val="p"/>
          </m:rPr>
          <m:t>(</m:t>
        </m:r>
        <m:r>
          <m:t>0</m:t>
        </m:r>
        <m:r>
          <m:rPr>
            <m:sty m:val="p"/>
          </m:rPr>
          <m:t>,</m:t>
        </m:r>
        <m:r>
          <m:t>1</m:t>
        </m:r>
        <m:r>
          <m:rPr>
            <m:sty m:val="p"/>
          </m:rPr>
          <m:t>,</m:t>
        </m:r>
        <m:r>
          <m:t>0</m:t>
        </m:r>
        <m:r>
          <m:rPr>
            <m:sty m:val="p"/>
          </m:rPr>
          <m:t>)</m:t>
        </m:r>
      </m:oMath>
      <w:r>
        <w:t xml:space="preserve"> </w:t>
      </w:r>
      <w:r>
        <w:t xml:space="preserve">has first entry</w:t>
      </w:r>
      <w:r>
        <w:t xml:space="preserve"> </w:t>
      </w:r>
      <m:oMath>
        <m:r>
          <m:t>0</m:t>
        </m:r>
      </m:oMath>
      <w:r>
        <w:t xml:space="preserve">.</w:t>
      </w:r>
      <w:r>
        <w:t xml:space="preserve"> </w:t>
      </w:r>
      <w:r>
        <w:t xml:space="preserve">So the union is not closed under addition and is not a subspace,</w:t>
      </w:r>
      <w:r>
        <w:t xml:space="preserve"> </w:t>
      </w:r>
      <w:r>
        <w:t xml:space="preserve">while the sum, the whole plane</w:t>
      </w:r>
      <w:r>
        <w:t xml:space="preserve"> </w:t>
      </w:r>
      <m:oMath>
        <m:r>
          <m:t>z</m:t>
        </m:r>
        <m:r>
          <m:rPr>
            <m:sty m:val="p"/>
          </m:rPr>
          <m:t>=</m:t>
        </m:r>
        <m:r>
          <m:t>0</m:t>
        </m:r>
      </m:oMath>
      <w:r>
        <w:t xml:space="preserve">, is.</w:t>
      </w:r>
    </w:p>
    <w:bookmarkEnd w:id="278"/>
    <w:bookmarkStart w:id="279" w:name="thm-sum-intersection-subspace"/>
    <w:p>
      <w:pPr>
        <w:pStyle w:val="BodyText"/>
      </w:pPr>
      <w:r>
        <w:rPr>
          <w:b/>
          <w:bCs/>
        </w:rPr>
        <w:t xml:space="preserve">Theorem 43 (Sums and intersections of subspaces are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subspace-sum">
        <w:r>
          <w:rPr>
            <w:rStyle w:val="Hyperlink"/>
          </w:rPr>
          <w:t xml:space="preserve">Definition 52</w:t>
        </w:r>
      </w:hyperlink>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w:t>
      </w:r>
    </w:p>
    <w:bookmarkEnd w:id="279"/>
    <w:p>
      <w:pPr>
        <w:pStyle w:val="BodyText"/>
      </w:pPr>
      <w:r>
        <w:rPr>
          <w:i/>
          <w:iCs/>
        </w:rPr>
        <w:t xml:space="preserve">Proof</w:t>
      </w:r>
      <w:r>
        <w:t xml:space="preserve">. </w:t>
      </w:r>
      <w:r>
        <w:t xml:space="preserve">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contain</w:t>
      </w:r>
      <w:r>
        <w:t xml:space="preserve"> </w:t>
      </w:r>
      <m:oMath>
        <m:acc>
          <m:accPr>
            <m:chr m:val="̃"/>
          </m:accPr>
          <m:e>
            <m:r>
              <m:t>0</m:t>
            </m:r>
          </m:e>
        </m:acc>
      </m:oMath>
      <w:r>
        <w:t xml:space="preserve"> </w:t>
      </w:r>
      <w:r>
        <w:t xml:space="preserve">(</w:t>
      </w:r>
      <w:hyperlink w:anchor="thm-subspace-zero">
        <w:r>
          <w:rPr>
            <w:rStyle w:val="Hyperlink"/>
          </w:rPr>
          <w:t xml:space="preserve">Theorem 20</w:t>
        </w:r>
      </w:hyperlink>
      <w:r>
        <w:t xml:space="preserve">).</w:t>
      </w:r>
    </w:p>
    <w:p>
      <w:pPr>
        <w:pStyle w:val="BodyText"/>
      </w:pPr>
      <w:r>
        <w:rPr>
          <w:b/>
          <w:bCs/>
        </w:rPr>
        <w:t xml:space="preserve">The sum.</w:t>
      </w:r>
      <w:r>
        <w:t xml:space="preserve"> </w:t>
      </w:r>
      <w:r>
        <w:t xml:space="preserve">It is not empty: it contains</w:t>
      </w:r>
      <w:r>
        <w:t xml:space="preserve"> </w:t>
      </w:r>
      <m:oMath>
        <m:acc>
          <m:accPr>
            <m:chr m:val="̃"/>
          </m:accPr>
          <m:e>
            <m:r>
              <m:t>0</m:t>
            </m:r>
          </m:e>
        </m:acc>
        <m:r>
          <m:rPr>
            <m:sty m:val="p"/>
          </m:rPr>
          <m:t>+</m:t>
        </m:r>
        <m:acc>
          <m:accPr>
            <m:chr m:val="̃"/>
          </m:accPr>
          <m:e>
            <m:r>
              <m:t>0</m:t>
            </m:r>
          </m:e>
        </m:acc>
        <m:r>
          <m:rPr>
            <m:sty m:val="p"/>
          </m:rPr>
          <m:t>=</m:t>
        </m:r>
        <m:acc>
          <m:accPr>
            <m:chr m:val="̃"/>
          </m:accPr>
          <m:e>
            <m:r>
              <m:t>0</m:t>
            </m:r>
          </m:e>
        </m:acc>
      </m:oMath>
      <w:r>
        <w:t xml:space="preserve">.</w:t>
      </w:r>
      <w:r>
        <w:t xml:space="preserve"> </w:t>
      </w:r>
      <w:r>
        <w:t xml:space="preserve">Take two of its vectors,</w:t>
      </w:r>
      <w:r>
        <w:t xml:space="preserve"> </w:t>
      </w:r>
      <m:oMath>
        <m:acc>
          <m:accPr>
            <m:chr m:val="̃"/>
          </m:accPr>
          <m:e>
            <m:r>
              <m:t>u</m:t>
            </m:r>
          </m:e>
        </m:acc>
        <m:r>
          <m:rPr>
            <m:sty m:val="p"/>
          </m:rPr>
          <m:t>=</m:t>
        </m:r>
        <m:sSub>
          <m:e>
            <m:acc>
              <m:accPr>
                <m:chr m:val="̃"/>
              </m:accPr>
              <m:e>
                <m:r>
                  <m:t>u</m:t>
                </m:r>
              </m:e>
            </m:acc>
          </m:e>
          <m:sub>
            <m:r>
              <m:t>1</m:t>
            </m:r>
          </m:sub>
        </m:sSub>
        <m:r>
          <m:rPr>
            <m:sty m:val="p"/>
          </m:rPr>
          <m:t>+</m:t>
        </m:r>
        <m:sSub>
          <m:e>
            <m:acc>
              <m:accPr>
                <m:chr m:val="̃"/>
              </m:accPr>
              <m:e>
                <m:r>
                  <m:t>u</m:t>
                </m:r>
              </m:e>
            </m:acc>
          </m:e>
          <m:sub>
            <m:r>
              <m:t>2</m:t>
            </m:r>
          </m:sub>
        </m:sSub>
      </m:oMath>
      <w:r>
        <w:t xml:space="preserve"> </w:t>
      </w:r>
      <w:r>
        <w:t xml:space="preserve">and</w:t>
      </w:r>
      <w:r>
        <w:t xml:space="preserve"> </w:t>
      </w:r>
      <m:oMath>
        <m:acc>
          <m:accPr>
            <m:chr m:val="̃"/>
          </m:accPr>
          <m:e>
            <m:r>
              <m:t>w</m:t>
            </m:r>
          </m:e>
        </m:acc>
        <m:r>
          <m:rPr>
            <m:sty m:val="p"/>
          </m:rPr>
          <m:t>=</m:t>
        </m:r>
        <m:sSub>
          <m:e>
            <m:acc>
              <m:accPr>
                <m:chr m:val="̃"/>
              </m:accPr>
              <m:e>
                <m:r>
                  <m:t>w</m:t>
                </m:r>
              </m:e>
            </m:acc>
          </m:e>
          <m:sub>
            <m:r>
              <m:t>1</m:t>
            </m:r>
          </m:sub>
        </m:sSub>
        <m:r>
          <m:rPr>
            <m:sty m:val="p"/>
          </m:rPr>
          <m:t>+</m:t>
        </m:r>
        <m:sSub>
          <m:e>
            <m:acc>
              <m:accPr>
                <m:chr m:val="̃"/>
              </m:accPr>
              <m:e>
                <m:r>
                  <m:t>w</m:t>
                </m:r>
              </m:e>
            </m:acc>
          </m:e>
          <m:sub>
            <m:r>
              <m:t>2</m:t>
            </m:r>
          </m:sub>
        </m:sSub>
      </m:oMath>
      <w:r>
        <w:t xml:space="preserve">,</w:t>
      </w:r>
      <w:r>
        <w:t xml:space="preserve"> </w:t>
      </w:r>
      <w:r>
        <w:t xml:space="preserve">with</w:t>
      </w:r>
      <w:r>
        <w:t xml:space="preserve"> </w:t>
      </w:r>
      <m:oMath>
        <m:sSub>
          <m:e>
            <m:acc>
              <m:accPr>
                <m:chr m:val="̃"/>
              </m:accPr>
              <m:e>
                <m:r>
                  <m:t>u</m:t>
                </m:r>
              </m:e>
            </m:acc>
          </m:e>
          <m:sub>
            <m:r>
              <m:t>1</m:t>
            </m:r>
          </m:sub>
        </m:sSub>
        <m:r>
          <m:rPr>
            <m:sty m:val="p"/>
          </m:rPr>
          <m:t>,</m:t>
        </m:r>
        <m:sSub>
          <m:e>
            <m:acc>
              <m:accPr>
                <m:chr m:val="̃"/>
              </m:accPr>
              <m:e>
                <m:r>
                  <m:t>w</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w</m:t>
                </m:r>
              </m:e>
            </m:acc>
          </m:e>
          <m:sub>
            <m:r>
              <m:t>2</m:t>
            </m:r>
          </m:sub>
        </m:sSub>
        <m:r>
          <m:rPr>
            <m:sty m:val="p"/>
          </m:rPr>
          <m:t>∈</m:t>
        </m:r>
        <m:sSub>
          <m:e>
            <m:r>
              <m:rPr>
                <m:scr m:val="script"/>
                <m:sty m:val="p"/>
              </m:rPr>
              <m:t>S</m:t>
            </m:r>
          </m:e>
          <m:sub>
            <m:r>
              <m:t>2</m:t>
            </m:r>
          </m:sub>
        </m:sSub>
      </m:oMath>
      <w:r>
        <w:t xml:space="preserve">,</w:t>
      </w:r>
      <w:r>
        <w:t xml:space="preserve"> </w:t>
      </w:r>
      <w:r>
        <w:t xml:space="preserve">and a number</w:t>
      </w:r>
      <w:r>
        <w:t xml:space="preserve"> </w:t>
      </w:r>
      <m:oMath>
        <m:r>
          <m:t>c</m:t>
        </m:r>
      </m:oMath>
      <w:r>
        <w:t xml:space="preserve">.</w:t>
      </w:r>
      <w:r>
        <w:t xml:space="preserve"> </w:t>
      </w:r>
      <w:r>
        <w:t xml:space="preserve">Then</w:t>
      </w:r>
    </w:p>
    <w:p>
      <w:pPr>
        <w:pStyle w:val="BodyText"/>
      </w:pPr>
      <m:oMathPara>
        <m:oMathParaPr>
          <m:jc m:val="center"/>
        </m:oMathParaPr>
        <m:oMath>
          <m:eqArr>
            <m:e>
              <m:acc>
                <m:accPr>
                  <m:chr m:val="̃"/>
                </m:accPr>
                <m:e>
                  <m:r>
                    <m:t>u</m:t>
                  </m:r>
                </m:e>
              </m:acc>
              <m:r>
                <m:rPr>
                  <m:sty m:val="p"/>
                </m:rPr>
                <m:t>+</m:t>
              </m:r>
              <m:acc>
                <m:accPr>
                  <m:chr m:val="̃"/>
                </m:accPr>
                <m:e>
                  <m:r>
                    <m:t>w</m:t>
                  </m:r>
                </m:e>
              </m:acc>
              <m:r>
                <m:t>&amp;</m:t>
              </m:r>
              <m:r>
                <m:rPr>
                  <m:sty m:val="p"/>
                </m:rPr>
                <m:t>=</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rPr>
                  <m:sty m:val="p"/>
                </m:rPr>
                <m:t>+</m:t>
              </m:r>
              <m:r>
                <m:rPr>
                  <m:sty m:val="p"/>
                </m:rPr>
                <m:t>(</m:t>
              </m:r>
              <m:sSub>
                <m:e>
                  <m:acc>
                    <m:accPr>
                      <m:chr m:val="̃"/>
                    </m:accPr>
                    <m:e>
                      <m:r>
                        <m:t>w</m:t>
                      </m:r>
                    </m:e>
                  </m:acc>
                </m:e>
                <m:sub>
                  <m:r>
                    <m:t>1</m:t>
                  </m:r>
                </m:sub>
              </m:sSub>
              <m:r>
                <m:rPr>
                  <m:sty m:val="p"/>
                </m:rPr>
                <m:t>+</m:t>
              </m:r>
              <m:sSub>
                <m:e>
                  <m:acc>
                    <m:accPr>
                      <m:chr m:val="̃"/>
                    </m:accPr>
                    <m:e>
                      <m:r>
                        <m:t>w</m:t>
                      </m:r>
                    </m:e>
                  </m:acc>
                </m:e>
                <m:sub>
                  <m:r>
                    <m:t>2</m:t>
                  </m:r>
                </m:sub>
              </m:sSub>
              <m:r>
                <m:rPr>
                  <m:sty m:val="p"/>
                </m:rPr>
                <m:t>)</m:t>
              </m:r>
              <m:r>
                <m:t>&amp;</m:t>
              </m:r>
              <m:r>
                <m:t>&amp;</m:t>
              </m:r>
              <m:r>
                <m:rPr>
                  <m:nor/>
                  <m:sty m:val="p"/>
                </m:rPr>
                <m:t>(substitute)</m:t>
              </m:r>
            </m:e>
            <m:e>
              <m:r>
                <m:t>&amp;</m:t>
              </m:r>
              <m:r>
                <m:rPr>
                  <m:sty m:val="p"/>
                </m:rPr>
                <m:t>=</m:t>
              </m:r>
              <m:r>
                <m:rPr>
                  <m:sty m:val="p"/>
                </m:rPr>
                <m:t>(</m:t>
              </m:r>
              <m:sSub>
                <m:e>
                  <m:acc>
                    <m:accPr>
                      <m:chr m:val="̃"/>
                    </m:accPr>
                    <m:e>
                      <m:r>
                        <m:t>u</m:t>
                      </m:r>
                    </m:e>
                  </m:acc>
                </m:e>
                <m:sub>
                  <m:r>
                    <m:t>1</m:t>
                  </m:r>
                </m:sub>
              </m:sSub>
              <m:r>
                <m:rPr>
                  <m:sty m:val="p"/>
                </m:rPr>
                <m:t>+</m:t>
              </m:r>
              <m:sSub>
                <m:e>
                  <m:acc>
                    <m:accPr>
                      <m:chr m:val="̃"/>
                    </m:accPr>
                    <m:e>
                      <m:r>
                        <m:t>w</m:t>
                      </m:r>
                    </m:e>
                  </m:acc>
                </m:e>
                <m:sub>
                  <m:r>
                    <m:t>1</m:t>
                  </m:r>
                </m:sub>
              </m:sSub>
              <m:r>
                <m:rPr>
                  <m:sty m:val="p"/>
                </m:rPr>
                <m:t>)</m:t>
              </m:r>
              <m:r>
                <m:rPr>
                  <m:sty m:val="p"/>
                </m:rPr>
                <m:t>+</m:t>
              </m:r>
              <m:r>
                <m:rPr>
                  <m:sty m:val="p"/>
                </m:rPr>
                <m:t>(</m:t>
              </m:r>
              <m:sSub>
                <m:e>
                  <m:acc>
                    <m:accPr>
                      <m:chr m:val="̃"/>
                    </m:accPr>
                    <m:e>
                      <m:r>
                        <m:t>u</m:t>
                      </m:r>
                    </m:e>
                  </m:acc>
                </m:e>
                <m:sub>
                  <m:r>
                    <m:t>2</m:t>
                  </m:r>
                </m:sub>
              </m:sSub>
              <m:r>
                <m:rPr>
                  <m:sty m:val="p"/>
                </m:rPr>
                <m:t>+</m:t>
              </m:r>
              <m:sSub>
                <m:e>
                  <m:acc>
                    <m:accPr>
                      <m:chr m:val="̃"/>
                    </m:accPr>
                    <m:e>
                      <m:r>
                        <m:t>w</m:t>
                      </m:r>
                    </m:e>
                  </m:acc>
                </m:e>
                <m:sub>
                  <m:r>
                    <m:t>2</m:t>
                  </m:r>
                </m:sub>
              </m:sSub>
              <m:r>
                <m:rPr>
                  <m:sty m:val="p"/>
                </m:rPr>
                <m:t>)</m:t>
              </m:r>
              <m:r>
                <m:rPr>
                  <m:sty m:val="p"/>
                </m:rPr>
                <m:t>,</m:t>
              </m:r>
              <m:r>
                <m:t>&amp;</m:t>
              </m:r>
              <m:r>
                <m:t>&amp;</m:t>
              </m:r>
              <m:r>
                <m:rPr>
                  <m:nor/>
                  <m:sty m:val="p"/>
                </m:rPr>
                <m:t>(regroup; vector addition is entrywise)</m:t>
              </m:r>
            </m:e>
          </m:eqArr>
        </m:oMath>
      </m:oMathPara>
    </w:p>
    <w:p>
      <w:pPr>
        <w:pStyle w:val="FirstParagraph"/>
      </w:pPr>
      <w:r>
        <w:t xml:space="preserve">where</w:t>
      </w:r>
      <w:r>
        <w:t xml:space="preserve"> </w:t>
      </w:r>
      <m:oMath>
        <m:sSub>
          <m:e>
            <m:acc>
              <m:accPr>
                <m:chr m:val="̃"/>
              </m:accPr>
              <m:e>
                <m:r>
                  <m:t>u</m:t>
                </m:r>
              </m:e>
            </m:acc>
          </m:e>
          <m:sub>
            <m:r>
              <m:t>1</m:t>
            </m:r>
          </m:sub>
        </m:sSub>
        <m:r>
          <m:rPr>
            <m:sty m:val="p"/>
          </m:rPr>
          <m:t>+</m:t>
        </m:r>
        <m:sSub>
          <m:e>
            <m:acc>
              <m:accPr>
                <m:chr m:val="̃"/>
              </m:accPr>
              <m:e>
                <m:r>
                  <m:t>w</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w</m:t>
                </m:r>
              </m:e>
            </m:acc>
          </m:e>
          <m:sub>
            <m:r>
              <m:t>2</m:t>
            </m:r>
          </m:sub>
        </m:sSub>
        <m:r>
          <m:rPr>
            <m:sty m:val="p"/>
          </m:rPr>
          <m:t>∈</m:t>
        </m:r>
        <m:sSub>
          <m:e>
            <m:r>
              <m:rPr>
                <m:scr m:val="script"/>
                <m:sty m:val="p"/>
              </m:rPr>
              <m:t>S</m:t>
            </m:r>
          </m:e>
          <m:sub>
            <m:r>
              <m:t>2</m:t>
            </m:r>
          </m:sub>
        </m:sSub>
      </m:oMath>
      <w:r>
        <w:t xml:space="preserve">,</w:t>
      </w:r>
      <w:r>
        <w:t xml:space="preserve"> </w:t>
      </w:r>
      <w:r>
        <w:t xml:space="preserve">because each subspace is closed under addition.</w:t>
      </w:r>
      <w:r>
        <w:t xml:space="preserve"> </w:t>
      </w:r>
      <w:r>
        <w:t xml:space="preserve">Likewise</w:t>
      </w:r>
    </w:p>
    <w:p>
      <w:pPr>
        <w:pStyle w:val="BodyText"/>
      </w:pPr>
      <m:oMathPara>
        <m:oMathParaPr>
          <m:jc m:val="center"/>
        </m:oMathParaPr>
        <m:oMath>
          <m:eqArr>
            <m:e>
              <m:r>
                <m:t>c</m:t>
              </m:r>
              <m:r>
                <m:t> </m:t>
              </m:r>
              <m:acc>
                <m:accPr>
                  <m:chr m:val="̃"/>
                </m:accPr>
                <m:e>
                  <m:r>
                    <m:t>u</m:t>
                  </m:r>
                </m:e>
              </m:acc>
              <m:r>
                <m:t>&amp;</m:t>
              </m:r>
              <m:r>
                <m:rPr>
                  <m:sty m:val="p"/>
                </m:rPr>
                <m:t>=</m:t>
              </m:r>
              <m:r>
                <m:t>c</m:t>
              </m:r>
              <m:r>
                <m:t> </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t>&amp;</m:t>
              </m:r>
              <m:r>
                <m:t>&amp;</m:t>
              </m:r>
              <m:r>
                <m:rPr>
                  <m:nor/>
                  <m:sty m:val="p"/>
                </m:rPr>
                <m:t>(substitute)</m:t>
              </m:r>
            </m:e>
            <m:e>
              <m:r>
                <m:t>&amp;</m:t>
              </m:r>
              <m:r>
                <m:rPr>
                  <m:sty m:val="p"/>
                </m:rPr>
                <m:t>=</m:t>
              </m:r>
              <m:r>
                <m:t>c</m:t>
              </m:r>
              <m:r>
                <m:t> </m:t>
              </m:r>
              <m:sSub>
                <m:e>
                  <m:acc>
                    <m:accPr>
                      <m:chr m:val="̃"/>
                    </m:accPr>
                    <m:e>
                      <m:r>
                        <m:t>u</m:t>
                      </m:r>
                    </m:e>
                  </m:acc>
                </m:e>
                <m:sub>
                  <m:r>
                    <m:t>1</m:t>
                  </m:r>
                </m:sub>
              </m:sSub>
              <m:r>
                <m:rPr>
                  <m:sty m:val="p"/>
                </m:rPr>
                <m:t>+</m:t>
              </m:r>
              <m:r>
                <m:t>c</m:t>
              </m:r>
              <m:r>
                <m:t> </m:t>
              </m:r>
              <m:sSub>
                <m:e>
                  <m:acc>
                    <m:accPr>
                      <m:chr m:val="̃"/>
                    </m:accPr>
                    <m:e>
                      <m:r>
                        <m:t>u</m:t>
                      </m:r>
                    </m:e>
                  </m:acc>
                </m:e>
                <m:sub>
                  <m:r>
                    <m:t>2</m:t>
                  </m:r>
                </m:sub>
              </m:sSub>
              <m:r>
                <m:rPr>
                  <m:sty m:val="p"/>
                </m:rPr>
                <m:t>,</m:t>
              </m:r>
              <m:r>
                <m:t>&amp;</m:t>
              </m:r>
              <m:r>
                <m:t>&amp;</m:t>
              </m:r>
              <m:r>
                <m:rPr>
                  <m:nor/>
                  <m:sty m:val="p"/>
                </m:rPr>
                <m:t>(distribute </m:t>
              </m:r>
              <m:r>
                <m:t>c</m:t>
              </m:r>
              <m:r>
                <m:rPr>
                  <m:nor/>
                  <m:sty m:val="p"/>
                </m:rPr>
                <m:t> entrywise)</m:t>
              </m:r>
            </m:e>
          </m:eqArr>
        </m:oMath>
      </m:oMathPara>
    </w:p>
    <w:p>
      <w:pPr>
        <w:pStyle w:val="FirstParagraph"/>
      </w:pPr>
      <w:r>
        <w:t xml:space="preserve">where</w:t>
      </w:r>
      <w:r>
        <w:t xml:space="preserve"> </w:t>
      </w:r>
      <m:oMath>
        <m:r>
          <m:t>c</m:t>
        </m:r>
        <m:r>
          <m:t> </m:t>
        </m:r>
        <m:sSub>
          <m:e>
            <m:acc>
              <m:accPr>
                <m:chr m:val="̃"/>
              </m:accPr>
              <m:e>
                <m:r>
                  <m:t>u</m:t>
                </m:r>
              </m:e>
            </m:acc>
          </m:e>
          <m:sub>
            <m:r>
              <m:t>1</m:t>
            </m:r>
          </m:sub>
        </m:sSub>
        <m:r>
          <m:rPr>
            <m:sty m:val="p"/>
          </m:rPr>
          <m:t>∈</m:t>
        </m:r>
        <m:sSub>
          <m:e>
            <m:r>
              <m:rPr>
                <m:scr m:val="script"/>
                <m:sty m:val="p"/>
              </m:rPr>
              <m:t>S</m:t>
            </m:r>
          </m:e>
          <m:sub>
            <m:r>
              <m:t>1</m:t>
            </m:r>
          </m:sub>
        </m:sSub>
      </m:oMath>
      <w:r>
        <w:t xml:space="preserve"> </w:t>
      </w:r>
      <w:r>
        <w:t xml:space="preserve">and</w:t>
      </w:r>
      <w:r>
        <w:t xml:space="preserve"> </w:t>
      </w:r>
      <m:oMath>
        <m:r>
          <m:t>c</m:t>
        </m:r>
        <m:r>
          <m:t> </m:t>
        </m:r>
        <m:sSub>
          <m:e>
            <m:acc>
              <m:accPr>
                <m:chr m:val="̃"/>
              </m:accPr>
              <m:e>
                <m:r>
                  <m:t>u</m:t>
                </m:r>
              </m:e>
            </m:acc>
          </m:e>
          <m:sub>
            <m:r>
              <m:t>2</m:t>
            </m:r>
          </m:sub>
        </m:sSub>
        <m:r>
          <m:rPr>
            <m:sty m:val="p"/>
          </m:rPr>
          <m:t>∈</m:t>
        </m:r>
        <m:sSub>
          <m:e>
            <m:r>
              <m:rPr>
                <m:scr m:val="script"/>
                <m:sty m:val="p"/>
              </m:rPr>
              <m:t>S</m:t>
            </m:r>
          </m:e>
          <m:sub>
            <m:r>
              <m:t>2</m:t>
            </m:r>
          </m:sub>
        </m:sSub>
      </m:oMath>
      <w:r>
        <w:t xml:space="preserve">,</w:t>
      </w:r>
      <w:r>
        <w:t xml:space="preserve"> </w:t>
      </w:r>
      <w:r>
        <w:t xml:space="preserve">because each subspace is closed under scalar multiplication.</w:t>
      </w:r>
      <w:r>
        <w:t xml:space="preserve"> </w:t>
      </w:r>
      <w:r>
        <w:t xml:space="preserve">So</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p>
      <w:pPr>
        <w:pStyle w:val="BodyText"/>
      </w:pPr>
      <w:r>
        <w:rPr>
          <w:b/>
          <w:bCs/>
        </w:rPr>
        <w:t xml:space="preserve">The intersection.</w:t>
      </w:r>
      <w:r>
        <w:t xml:space="preserve"> </w:t>
      </w:r>
      <w:r>
        <w:t xml:space="preserve">It is not empty: it contains</w:t>
      </w:r>
      <w:r>
        <w:t xml:space="preserve"> </w:t>
      </w:r>
      <m:oMath>
        <m:acc>
          <m:accPr>
            <m:chr m:val="̃"/>
          </m:accPr>
          <m:e>
            <m:r>
              <m:t>0</m:t>
            </m:r>
          </m:e>
        </m:acc>
      </m:oMath>
      <w:r>
        <w:t xml:space="preserve">.</w:t>
      </w:r>
      <w:r>
        <w:t xml:space="preserve"> </w:t>
      </w:r>
      <w:r>
        <w:t xml:space="preserve">If</w:t>
      </w:r>
      <w:r>
        <w:t xml:space="preserve"> </w:t>
      </w:r>
      <m:oMath>
        <m:acc>
          <m:accPr>
            <m:chr m:val="̃"/>
          </m:accPr>
          <m:e>
            <m:r>
              <m:t>u</m:t>
            </m:r>
          </m:e>
        </m:acc>
      </m:oMath>
      <w:r>
        <w:t xml:space="preserve"> </w:t>
      </w:r>
      <w:r>
        <w:t xml:space="preserve">and</w:t>
      </w:r>
      <w:r>
        <w:t xml:space="preserve"> </w:t>
      </w:r>
      <m:oMath>
        <m:acc>
          <m:accPr>
            <m:chr m:val="̃"/>
          </m:accPr>
          <m:e>
            <m:r>
              <m:t>w</m:t>
            </m:r>
          </m:e>
        </m:acc>
      </m:oMath>
      <w:r>
        <w:t xml:space="preserve"> </w:t>
      </w:r>
      <w:r>
        <w:t xml:space="preserve">are in 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then</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b>
          <m:e>
            <m:r>
              <m:rPr>
                <m:scr m:val="script"/>
                <m:sty m:val="p"/>
              </m:rPr>
              <m:t>S</m:t>
            </m:r>
          </m:e>
          <m:sub>
            <m:r>
              <m:t>1</m:t>
            </m:r>
          </m:sub>
        </m:sSub>
      </m:oMath>
      <w:r>
        <w:t xml:space="preserve">,</w:t>
      </w:r>
      <w:r>
        <w:t xml:space="preserve"> </w:t>
      </w:r>
      <w:r>
        <w:t xml:space="preserve">because</w:t>
      </w:r>
      <w:r>
        <w:t xml:space="preserve"> </w:t>
      </w:r>
      <m:oMath>
        <m:sSub>
          <m:e>
            <m:r>
              <m:rPr>
                <m:scr m:val="script"/>
                <m:sty m:val="p"/>
              </m:rPr>
              <m:t>S</m:t>
            </m:r>
          </m:e>
          <m:sub>
            <m:r>
              <m:t>1</m:t>
            </m:r>
          </m:sub>
        </m:sSub>
      </m:oMath>
      <w:r>
        <w:t xml:space="preserve"> </w:t>
      </w:r>
      <w:r>
        <w:t xml:space="preserve">is a subspace,</w:t>
      </w:r>
      <w:r>
        <w:t xml:space="preserve"> </w:t>
      </w:r>
      <w:r>
        <w:t xml:space="preserve">and in</w:t>
      </w:r>
      <w:r>
        <w:t xml:space="preserve"> </w:t>
      </w:r>
      <m:oMath>
        <m:sSub>
          <m:e>
            <m:r>
              <m:rPr>
                <m:scr m:val="script"/>
                <m:sty m:val="p"/>
              </m:rPr>
              <m:t>S</m:t>
            </m:r>
          </m:e>
          <m:sub>
            <m:r>
              <m:t>2</m:t>
            </m:r>
          </m:sub>
        </m:sSub>
      </m:oMath>
      <w:r>
        <w:t xml:space="preserve"> </w:t>
      </w:r>
      <w:r>
        <w:t xml:space="preserve">for the same reason,</w:t>
      </w:r>
      <w:r>
        <w:t xml:space="preserve"> </w:t>
      </w:r>
      <w:r>
        <w:t xml:space="preserve">so they 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bookmarkStart w:id="280" w:name="exm-sum-intersection-subspace"/>
    <w:p>
      <w:pPr>
        <w:pStyle w:val="BodyText"/>
      </w:pPr>
      <w:r>
        <w:rPr>
          <w:b/>
          <w:bCs/>
        </w:rPr>
        <w:t xml:space="preserve">Example 75 (Two planes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c</m:t>
            </m:r>
            <m:r>
              <m:rPr>
                <m:sty m:val="p"/>
              </m:rPr>
              <m:t>)</m:t>
            </m:r>
            <m:r>
              <m:rPr>
                <m:sty m:val="p"/>
              </m:rPr>
              <m:t>:</m:t>
            </m:r>
            <m:r>
              <m:t>b</m:t>
            </m:r>
            <m:r>
              <m:rPr>
                <m:sty m:val="p"/>
              </m:rPr>
              <m:t>,</m:t>
            </m:r>
            <m:r>
              <m:t>c</m:t>
            </m:r>
            <m:r>
              <m:rPr>
                <m:sty m:val="p"/>
              </m:rPr>
              <m:t>∈</m:t>
            </m:r>
            <m:r>
              <m:rPr>
                <m:scr m:val="double-struck"/>
                <m:sty m:val="p"/>
              </m:rPr>
              <m:t>R</m:t>
            </m:r>
          </m:e>
        </m:d>
        <m:r>
          <m:t>​</m:t>
        </m:r>
      </m:oMath>
      <w:r>
        <w:t xml:space="preserve">,</w:t>
      </w:r>
      <w:r>
        <w:t xml:space="preserve"> </w:t>
      </w:r>
      <w:r>
        <w:t xml:space="preserve">the plane</w:t>
      </w:r>
      <w:r>
        <w:t xml:space="preserve"> </w:t>
      </w:r>
      <m:oMath>
        <m:r>
          <m:t>x</m:t>
        </m:r>
        <m:r>
          <m:rPr>
            <m:sty m:val="p"/>
          </m:rPr>
          <m:t>=</m:t>
        </m:r>
        <m:r>
          <m:t>0</m:t>
        </m:r>
      </m:oMath>
      <w:r>
        <w:t xml:space="preserve">.</w:t>
      </w:r>
    </w:p>
    <w:p>
      <w:pPr>
        <w:pStyle w:val="Compact"/>
        <w:numPr>
          <w:ilvl w:val="0"/>
          <w:numId w:val="1034"/>
        </w:numPr>
      </w:pPr>
      <w:r>
        <w:rPr>
          <w:b/>
          <w:bCs/>
        </w:rPr>
        <w:t xml:space="preserve">Intersection:</w:t>
      </w:r>
      <w:r>
        <w:t xml:space="preserve"> </w:t>
      </w:r>
      <w:r>
        <w:t xml:space="preserve">a vector in both has third entry</w:t>
      </w:r>
      <w:r>
        <w:t xml:space="preserve"> </w:t>
      </w:r>
      <m:oMath>
        <m:r>
          <m:t>0</m:t>
        </m:r>
      </m:oMath>
      <w:r>
        <w:t xml:space="preserve"> </w:t>
      </w:r>
      <w:r>
        <w:t xml:space="preserve">and first entry</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0</m:t>
            </m:r>
            <m:r>
              <m:rPr>
                <m:sty m:val="p"/>
              </m:rPr>
              <m:t>)</m:t>
            </m:r>
            <m:r>
              <m:rPr>
                <m:sty m:val="p"/>
              </m:rPr>
              <m:t>:</m:t>
            </m:r>
            <m:r>
              <m:t>b</m:t>
            </m:r>
            <m:r>
              <m:rPr>
                <m:sty m:val="p"/>
              </m:rPr>
              <m:t>∈</m:t>
            </m:r>
            <m:r>
              <m:rPr>
                <m:scr m:val="double-struck"/>
                <m:sty m:val="p"/>
              </m:rPr>
              <m:t>R</m:t>
            </m:r>
          </m:e>
        </m:d>
        <m:r>
          <m:t>​</m:t>
        </m:r>
      </m:oMath>
      <w:r>
        <w:t xml:space="preserve">,</w:t>
      </w:r>
      <w:r>
        <w:t xml:space="preserve"> </w:t>
      </w:r>
      <w:r>
        <w:t xml:space="preserve">the</w:t>
      </w:r>
      <w:r>
        <w:t xml:space="preserve"> </w:t>
      </w:r>
      <m:oMath>
        <m:r>
          <m:t>y</m:t>
        </m:r>
      </m:oMath>
      <w:r>
        <w:t xml:space="preserve">-axis, which is a line through the origin.</w:t>
      </w:r>
    </w:p>
    <w:p>
      <w:pPr>
        <w:pStyle w:val="Compact"/>
        <w:numPr>
          <w:ilvl w:val="0"/>
          <w:numId w:val="1034"/>
        </w:numPr>
      </w:pPr>
      <w:r>
        <w:rPr>
          <w:b/>
          <w:bCs/>
        </w:rPr>
        <w:t xml:space="preserve">Sum:</w:t>
      </w:r>
      <w:r>
        <w:t xml:space="preserve"> </w:t>
      </w:r>
      <m:oMath>
        <m:r>
          <m:rPr>
            <m:sty m:val="p"/>
          </m:rPr>
          <m:t>(</m:t>
        </m:r>
        <m:r>
          <m:t>a</m:t>
        </m:r>
        <m:r>
          <m:rPr>
            <m:sty m:val="p"/>
          </m:rPr>
          <m:t>,</m:t>
        </m:r>
        <m:r>
          <m:t>b</m:t>
        </m:r>
        <m:r>
          <m:rPr>
            <m:sty m:val="p"/>
          </m:rPr>
          <m:t>,</m:t>
        </m:r>
        <m:r>
          <m:t>0</m:t>
        </m:r>
        <m:r>
          <m:rPr>
            <m:sty m:val="p"/>
          </m:rPr>
          <m:t>)</m:t>
        </m:r>
        <m:r>
          <m:rPr>
            <m:sty m:val="p"/>
          </m:rPr>
          <m:t>+</m:t>
        </m:r>
        <m:r>
          <m:rPr>
            <m:sty m:val="p"/>
          </m:rPr>
          <m:t>(</m:t>
        </m:r>
        <m:r>
          <m:t>0</m:t>
        </m:r>
        <m:r>
          <m:rPr>
            <m:sty m:val="p"/>
          </m:rPr>
          <m:t>,</m:t>
        </m:r>
        <m:sSup>
          <m:e>
            <m:r>
              <m:t>b</m:t>
            </m:r>
          </m:e>
          <m:sup>
            <m:r>
              <m:rPr>
                <m:sty m:val="p"/>
              </m:rPr>
              <m:t>′</m:t>
            </m:r>
          </m:sup>
        </m:sSup>
        <m:r>
          <m:rPr>
            <m:sty m:val="p"/>
          </m:rPr>
          <m:t>,</m:t>
        </m:r>
        <m:r>
          <m:t>c</m:t>
        </m:r>
        <m:r>
          <m:rPr>
            <m:sty m:val="p"/>
          </m:rPr>
          <m:t>)</m:t>
        </m:r>
        <m:r>
          <m:rPr>
            <m:sty m:val="p"/>
          </m:rPr>
          <m:t>=</m:t>
        </m:r>
        <m:r>
          <m:rPr>
            <m:sty m:val="p"/>
          </m:rPr>
          <m:t>(</m:t>
        </m:r>
        <m:r>
          <m:t>a</m:t>
        </m:r>
        <m:r>
          <m:rPr>
            <m:sty m:val="p"/>
          </m:rPr>
          <m:t>,</m:t>
        </m:r>
        <m:r>
          <m:t>b</m:t>
        </m:r>
        <m:r>
          <m:rPr>
            <m:sty m:val="p"/>
          </m:rPr>
          <m:t>+</m:t>
        </m:r>
        <m:sSup>
          <m:e>
            <m:r>
              <m:t>b</m:t>
            </m:r>
          </m:e>
          <m:sup>
            <m:r>
              <m:rPr>
                <m:sty m:val="p"/>
              </m:rPr>
              <m:t>′</m:t>
            </m:r>
          </m:sup>
        </m:sSup>
        <m:r>
          <m:rPr>
            <m:sty m:val="p"/>
          </m:rPr>
          <m:t>,</m:t>
        </m:r>
        <m:r>
          <m:t>c</m:t>
        </m:r>
        <m:r>
          <m:rPr>
            <m:sty m:val="p"/>
          </m:rPr>
          <m:t>)</m:t>
        </m:r>
      </m:oMath>
      <w:r>
        <w:t xml:space="preserve">,</w:t>
      </w:r>
      <w:r>
        <w:t xml:space="preserve"> </w:t>
      </w:r>
      <w:r>
        <w:t xml:space="preserve">and any</w:t>
      </w:r>
      <w:r>
        <w:t xml:space="preserve"> </w:t>
      </w:r>
      <m:oMath>
        <m:r>
          <m:rPr>
            <m:sty m:val="p"/>
          </m:rPr>
          <m:t>(</m:t>
        </m:r>
        <m:r>
          <m:t>x</m:t>
        </m:r>
        <m:r>
          <m:rPr>
            <m:sty m:val="p"/>
          </m:rPr>
          <m:t>,</m:t>
        </m:r>
        <m:r>
          <m:t>y</m:t>
        </m:r>
        <m:r>
          <m:rPr>
            <m:sty m:val="p"/>
          </m:rPr>
          <m:t>,</m:t>
        </m:r>
        <m:r>
          <m:t>z</m:t>
        </m:r>
        <m:r>
          <m:rPr>
            <m:sty m:val="p"/>
          </m:rPr>
          <m:t>)</m:t>
        </m:r>
      </m:oMath>
      <w:r>
        <w:t xml:space="preserve"> </w:t>
      </w:r>
      <w:r>
        <w:t xml:space="preserve">arises this way,</w:t>
      </w:r>
      <w:r>
        <w:t xml:space="preserve"> </w:t>
      </w:r>
      <w:r>
        <w:t xml:space="preserve">with</w:t>
      </w:r>
      <w:r>
        <w:t xml:space="preserve"> </w:t>
      </w:r>
      <m:oMath>
        <m:r>
          <m:t>a</m:t>
        </m:r>
        <m:r>
          <m:rPr>
            <m:sty m:val="p"/>
          </m:rPr>
          <m:t>=</m:t>
        </m:r>
        <m:r>
          <m:t>x</m:t>
        </m:r>
      </m:oMath>
      <w:r>
        <w:t xml:space="preserve">,</w:t>
      </w:r>
      <w:r>
        <w:t xml:space="preserve"> </w:t>
      </w:r>
      <m:oMath>
        <m:r>
          <m:t>b</m:t>
        </m:r>
        <m:r>
          <m:rPr>
            <m:sty m:val="p"/>
          </m:rPr>
          <m:t>=</m:t>
        </m:r>
        <m:r>
          <m:t>y</m:t>
        </m:r>
      </m:oMath>
      <w:r>
        <w:t xml:space="preserve">,</w:t>
      </w:r>
      <w:r>
        <w:t xml:space="preserve"> </w:t>
      </w:r>
      <m:oMath>
        <m:sSup>
          <m:e>
            <m:r>
              <m:t>b</m:t>
            </m:r>
          </m:e>
          <m:sup>
            <m:r>
              <m:rPr>
                <m:sty m:val="p"/>
              </m:rPr>
              <m:t>′</m:t>
            </m:r>
          </m:sup>
        </m:sSup>
        <m:r>
          <m:rPr>
            <m:sty m:val="p"/>
          </m:rPr>
          <m:t>=</m:t>
        </m:r>
        <m:r>
          <m:t>0</m:t>
        </m:r>
      </m:oMath>
      <w:r>
        <w:t xml:space="preserve"> </w:t>
      </w:r>
      <w:r>
        <w:t xml:space="preserve">and</w:t>
      </w:r>
      <w:r>
        <w:t xml:space="preserve"> </w:t>
      </w:r>
      <m:oMath>
        <m:r>
          <m:t>c</m:t>
        </m:r>
        <m:r>
          <m:rPr>
            <m:sty m:val="p"/>
          </m:rPr>
          <m:t>=</m:t>
        </m:r>
        <m:r>
          <m:t>z</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bookmarkEnd w:id="280"/>
    <w:bookmarkStart w:id="281" w:name="thm-dim-sum"/>
    <w:p>
      <w:pPr>
        <w:pStyle w:val="FirstParagraph"/>
      </w:pPr>
      <w:r>
        <w:rPr>
          <w:b/>
          <w:bCs/>
        </w:rPr>
        <w:t xml:space="preserve">Theorem 44 (The dimension of a sum of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oMath>
      </m:oMathPara>
    </w:p>
    <w:bookmarkEnd w:id="281"/>
    <w:p>
      <w:pPr>
        <w:pStyle w:val="FirstParagraph"/>
      </w:pPr>
      <w:r>
        <w:rPr>
          <w:i/>
          <w:iCs/>
        </w:rPr>
        <w:t xml:space="preserve">Proof</w:t>
      </w:r>
      <w:r>
        <w:t xml:space="preserve">. </w:t>
      </w:r>
      <w:r>
        <w:t xml:space="preserve">All three sets in the formula are subspaces</w:t>
      </w:r>
      <w:r>
        <w:t xml:space="preserve"> </w:t>
      </w:r>
      <w:r>
        <w:t xml:space="preserve">(</w:t>
      </w:r>
      <w:hyperlink w:anchor="thm-sum-intersection-subspace">
        <w:r>
          <w:rPr>
            <w:rStyle w:val="Hyperlink"/>
          </w:rPr>
          <w:t xml:space="preserve">Theorem 43</w:t>
        </w:r>
      </w:hyperlink>
      <w:r>
        <w:t xml:space="preserve">),</w:t>
      </w:r>
      <w:r>
        <w:t xml:space="preserve"> </w:t>
      </w:r>
      <w:r>
        <w:t xml:space="preserve">so each has a dimension (</w:t>
      </w:r>
      <w:hyperlink w:anchor="def-dimension">
        <w:r>
          <w:rPr>
            <w:rStyle w:val="Hyperlink"/>
          </w:rPr>
          <w:t xml:space="preserve">Definition 44</w:t>
        </w:r>
      </w:hyperlink>
      <w:r>
        <w:t xml:space="preserve">).</w:t>
      </w:r>
      <w:r>
        <w:t xml:space="preserve"> </w:t>
      </w:r>
      <w:r>
        <w:t xml:space="preserve">Let</w:t>
      </w:r>
      <w:r>
        <w:t xml:space="preserve"> </w:t>
      </w:r>
      <m:oMath>
        <m:r>
          <m:t>k</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oMath>
      <w:r>
        <w:t xml:space="preserve">,</w:t>
      </w:r>
      <w:r>
        <w:t xml:space="preserve"> </w:t>
      </w:r>
      <m:oMath>
        <m:sSub>
          <m:e>
            <m:r>
              <m:t>d</m:t>
            </m:r>
          </m:e>
          <m:sub>
            <m:r>
              <m:t>1</m:t>
            </m:r>
          </m:sub>
        </m:sSub>
        <m:r>
          <m:rPr>
            <m:sty m:val="p"/>
          </m:rPr>
          <m:t>=</m:t>
        </m:r>
        <m:r>
          <m:rPr>
            <m:sty m:val="p"/>
          </m:rPr>
          <m:t>dim</m:t>
        </m:r>
        <m:r>
          <m:rPr>
            <m:sty m:val="p"/>
          </m:rPr>
          <m:t>(</m:t>
        </m:r>
        <m:sSub>
          <m:e>
            <m:r>
              <m:rPr>
                <m:scr m:val="script"/>
                <m:sty m:val="p"/>
              </m:rPr>
              <m:t>S</m:t>
            </m:r>
          </m:e>
          <m:sub>
            <m:r>
              <m:t>1</m:t>
            </m:r>
          </m:sub>
        </m:sSub>
        <m:r>
          <m:rPr>
            <m:sty m:val="p"/>
          </m:rPr>
          <m:t>)</m:t>
        </m:r>
      </m:oMath>
      <w:r>
        <w:t xml:space="preserve"> </w:t>
      </w:r>
      <w:r>
        <w:t xml:space="preserve">and</w:t>
      </w:r>
      <w:r>
        <w:t xml:space="preserve"> </w:t>
      </w:r>
      <m:oMath>
        <m:sSub>
          <m:e>
            <m:r>
              <m:t>d</m:t>
            </m:r>
          </m:e>
          <m:sub>
            <m:r>
              <m:t>2</m:t>
            </m:r>
          </m:sub>
        </m:sSub>
        <m:r>
          <m:rPr>
            <m:sty m:val="p"/>
          </m:rPr>
          <m:t>=</m:t>
        </m:r>
        <m:r>
          <m:rPr>
            <m:sty m:val="p"/>
          </m:rPr>
          <m:t>dim</m:t>
        </m:r>
        <m:r>
          <m:rPr>
            <m:sty m:val="p"/>
          </m:rPr>
          <m:t>(</m:t>
        </m:r>
        <m:sSub>
          <m:e>
            <m:r>
              <m:rPr>
                <m:scr m:val="script"/>
                <m:sty m:val="p"/>
              </m:rPr>
              <m:t>S</m:t>
            </m:r>
          </m:e>
          <m:sub>
            <m:r>
              <m:t>2</m:t>
            </m:r>
          </m:sub>
        </m:sSub>
        <m:r>
          <m:rPr>
            <m:sty m:val="p"/>
          </m:rPr>
          <m:t>)</m:t>
        </m:r>
      </m:oMath>
      <w:r>
        <w:t xml:space="preserve">.</w:t>
      </w:r>
    </w:p>
    <w:p>
      <w:pPr>
        <w:pStyle w:val="BodyText"/>
      </w:pPr>
      <w:r>
        <w:rPr>
          <w:b/>
          <w:bCs/>
        </w:rPr>
        <w:t xml:space="preserve">Build a list.</w:t>
      </w:r>
      <w:r>
        <w:t xml:space="preserve"> </w:t>
      </w:r>
      <w:r>
        <w:t xml:space="preserve">Choose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oMath>
      <w:r>
        <w:t xml:space="preserve"> </w:t>
      </w:r>
      <w:r>
        <w:t xml:space="preserve">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thm-extend-basis">
        <w:r>
          <w:rPr>
            <w:rStyle w:val="Hyperlink"/>
          </w:rPr>
          <w:t xml:space="preserve">Theorem 28</w:t>
        </w:r>
      </w:hyperlink>
      <w:r>
        <w:t xml:space="preserve">).</w:t>
      </w:r>
      <w:r>
        <w:t xml:space="preserve"> </w:t>
      </w:r>
      <w:r>
        <w:t xml:space="preserve">These vectors are linearly independent and lie in</w:t>
      </w:r>
      <w:r>
        <w:t xml:space="preserve"> </w:t>
      </w:r>
      <m:oMath>
        <m:sSub>
          <m:e>
            <m:r>
              <m:rPr>
                <m:scr m:val="script"/>
                <m:sty m:val="p"/>
              </m:rPr>
              <m:t>S</m:t>
            </m:r>
          </m:e>
          <m:sub>
            <m:r>
              <m:t>1</m:t>
            </m:r>
          </m:sub>
        </m:sSub>
      </m:oMath>
      <w:r>
        <w:t xml:space="preserve">,</w:t>
      </w:r>
      <w:r>
        <w:t xml:space="preserve"> </w:t>
      </w:r>
      <w:r>
        <w:t xml:space="preserve">so</w:t>
      </w:r>
      <w:r>
        <w:t xml:space="preserve"> </w:t>
      </w:r>
      <w:hyperlink w:anchor="thm-extend-basis">
        <w:r>
          <w:rPr>
            <w:rStyle w:val="Hyperlink"/>
          </w:rPr>
          <w:t xml:space="preserve">Theorem 28</w:t>
        </w:r>
      </w:hyperlink>
      <w:r>
        <w:t xml:space="preserve"> </w:t>
      </w:r>
      <w:r>
        <w:t xml:space="preserve">extends them to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b>
          <m:e>
            <m:acc>
              <m:accPr>
                <m:chr m:val="̃"/>
              </m:accPr>
              <m:e>
                <m:r>
                  <m:t>x</m:t>
                </m:r>
              </m:e>
            </m:acc>
          </m:e>
          <m:sub>
            <m:r>
              <m:t>1</m:t>
            </m:r>
          </m:sub>
        </m:sSub>
        <m:r>
          <m:rPr>
            <m:sty m:val="p"/>
          </m:rPr>
          <m:t>,</m:t>
        </m:r>
        <m:r>
          <m:rPr>
            <m:sty m:val="p"/>
          </m:rPr>
          <m:t>…</m:t>
        </m:r>
        <m:r>
          <m:rPr>
            <m:sty m:val="p"/>
          </m:rPr>
          <m:t>,</m:t>
        </m:r>
        <m:sSub>
          <m:e>
            <m:acc>
              <m:accPr>
                <m:chr m:val="̃"/>
              </m:accPr>
              <m:e>
                <m:r>
                  <m:t>x</m:t>
                </m:r>
              </m:e>
            </m:acc>
          </m:e>
          <m:sub>
            <m:sSub>
              <m:e>
                <m:r>
                  <m:t>d</m:t>
                </m:r>
              </m:e>
              <m:sub>
                <m:r>
                  <m:t>1</m:t>
                </m:r>
              </m:sub>
            </m:sSub>
            <m:r>
              <m:rPr>
                <m:sty m:val="p"/>
              </m:rPr>
              <m:t>−</m:t>
            </m:r>
            <m:r>
              <m:t>k</m:t>
            </m:r>
          </m:sub>
        </m:sSub>
      </m:oMath>
      <w:r>
        <w:t xml:space="preserve"> </w:t>
      </w:r>
      <w:r>
        <w:t xml:space="preserve">of</w:t>
      </w:r>
      <w:r>
        <w:t xml:space="preserve"> </w:t>
      </w:r>
      <m:oMath>
        <m:sSub>
          <m:e>
            <m:r>
              <m:rPr>
                <m:scr m:val="script"/>
                <m:sty m:val="p"/>
              </m:rPr>
              <m:t>S</m:t>
            </m:r>
          </m:e>
          <m:sub>
            <m:r>
              <m:t>1</m:t>
            </m:r>
          </m:sub>
        </m:sSub>
      </m:oMath>
      <w:r>
        <w:t xml:space="preserve">,</w:t>
      </w:r>
      <w:r>
        <w:t xml:space="preserve"> </w:t>
      </w:r>
      <w:r>
        <w:t xml:space="preserve">which has</w:t>
      </w:r>
      <w:r>
        <w:t xml:space="preserve"> </w:t>
      </w:r>
      <m:oMath>
        <m:sSub>
          <m:e>
            <m:r>
              <m:t>d</m:t>
            </m:r>
          </m:e>
          <m:sub>
            <m:r>
              <m:t>1</m:t>
            </m:r>
          </m:sub>
        </m:sSub>
      </m:oMath>
      <w:r>
        <w:t xml:space="preserve"> </w:t>
      </w:r>
      <w:r>
        <w:t xml:space="preserve">vectors (</w:t>
      </w:r>
      <w:hyperlink w:anchor="thm-basis-size">
        <w:r>
          <w:rPr>
            <w:rStyle w:val="Hyperlink"/>
          </w:rPr>
          <w:t xml:space="preserve">Theorem 26</w:t>
        </w:r>
      </w:hyperlink>
      <w:r>
        <w:t xml:space="preserve">).</w:t>
      </w:r>
      <w:r>
        <w:t xml:space="preserve"> </w:t>
      </w:r>
      <w:r>
        <w:t xml:space="preserve">In the same way, extend them to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b>
          <m:e>
            <m:acc>
              <m:accPr>
                <m:chr m:val="̃"/>
              </m:accPr>
              <m:e>
                <m:r>
                  <m:t>y</m:t>
                </m:r>
              </m:e>
            </m:acc>
          </m:e>
          <m:sub>
            <m:r>
              <m:t>1</m:t>
            </m:r>
          </m:sub>
        </m:sSub>
        <m:r>
          <m:rPr>
            <m:sty m:val="p"/>
          </m:rPr>
          <m:t>,</m:t>
        </m:r>
        <m:r>
          <m:rPr>
            <m:sty m:val="p"/>
          </m:rPr>
          <m:t>…</m:t>
        </m:r>
        <m:r>
          <m:rPr>
            <m:sty m:val="p"/>
          </m:rPr>
          <m:t>,</m:t>
        </m:r>
        <m:sSub>
          <m:e>
            <m:acc>
              <m:accPr>
                <m:chr m:val="̃"/>
              </m:accPr>
              <m:e>
                <m:r>
                  <m:t>y</m:t>
                </m:r>
              </m:e>
            </m:acc>
          </m:e>
          <m:sub>
            <m:sSub>
              <m:e>
                <m:r>
                  <m:t>d</m:t>
                </m:r>
              </m:e>
              <m:sub>
                <m:r>
                  <m:t>2</m:t>
                </m:r>
              </m:sub>
            </m:sSub>
            <m:r>
              <m:rPr>
                <m:sty m:val="p"/>
              </m:rPr>
              <m:t>−</m:t>
            </m:r>
            <m:r>
              <m:t>k</m:t>
            </m:r>
          </m:sub>
        </m:sSub>
      </m:oMath>
      <w:r>
        <w:t xml:space="preserve"> </w:t>
      </w:r>
      <w:r>
        <w:t xml:space="preserve">of</w:t>
      </w:r>
      <w:r>
        <w:t xml:space="preserve"> </w:t>
      </w:r>
      <m:oMath>
        <m:sSub>
          <m:e>
            <m:r>
              <m:rPr>
                <m:scr m:val="script"/>
                <m:sty m:val="p"/>
              </m:rPr>
              <m:t>S</m:t>
            </m:r>
          </m:e>
          <m:sub>
            <m:r>
              <m:t>2</m:t>
            </m:r>
          </m:sub>
        </m:sSub>
      </m:oMath>
      <w:r>
        <w:t xml:space="preserve">.</w:t>
      </w:r>
      <w:r>
        <w:t xml:space="preserve"> </w:t>
      </w:r>
      <w:r>
        <w:t xml:space="preserve">We show that the</w:t>
      </w:r>
      <w:r>
        <w:t xml:space="preserve"> </w:t>
      </w:r>
      <m:oMath>
        <m:acc>
          <m:accPr>
            <m:chr m:val="̃"/>
          </m:accPr>
          <m:e>
            <m:r>
              <m:t>z</m:t>
            </m:r>
          </m:e>
        </m:acc>
      </m:oMath>
      <w:r>
        <w:t xml:space="preserve">’s,</w:t>
      </w:r>
      <w:r>
        <w:t xml:space="preserve"> </w:t>
      </w:r>
      <m:oMath>
        <m:acc>
          <m:accPr>
            <m:chr m:val="̃"/>
          </m:accPr>
          <m:e>
            <m:r>
              <m:t>x</m:t>
            </m:r>
          </m:e>
        </m:acc>
      </m:oMath>
      <w:r>
        <w:t xml:space="preserve">’s and</w:t>
      </w:r>
      <w:r>
        <w:t xml:space="preserve"> </w:t>
      </w:r>
      <m:oMath>
        <m:acc>
          <m:accPr>
            <m:chr m:val="̃"/>
          </m:accPr>
          <m:e>
            <m:r>
              <m:t>y</m:t>
            </m:r>
          </m:e>
        </m:acc>
      </m:oMath>
      <w:r>
        <w:t xml:space="preserve">’s together,</w:t>
      </w:r>
      <w:r>
        <w:t xml:space="preserve"> </w:t>
      </w:r>
      <m:oMath>
        <m:r>
          <m:t>k</m:t>
        </m:r>
        <m:r>
          <m:rPr>
            <m:sty m:val="p"/>
          </m:rPr>
          <m:t>+</m:t>
        </m:r>
        <m:r>
          <m:rPr>
            <m:sty m:val="p"/>
          </m:rPr>
          <m:t>(</m:t>
        </m:r>
        <m:sSub>
          <m:e>
            <m:r>
              <m:t>d</m:t>
            </m:r>
          </m:e>
          <m:sub>
            <m:r>
              <m:t>1</m:t>
            </m:r>
          </m:sub>
        </m:sSub>
        <m:r>
          <m:rPr>
            <m:sty m:val="p"/>
          </m:rPr>
          <m:t>−</m:t>
        </m:r>
        <m:r>
          <m:t>k</m:t>
        </m:r>
        <m:r>
          <m:rPr>
            <m:sty m:val="p"/>
          </m:rPr>
          <m:t>)</m:t>
        </m:r>
        <m:r>
          <m:rPr>
            <m:sty m:val="p"/>
          </m:rPr>
          <m:t>+</m:t>
        </m:r>
        <m:r>
          <m:rPr>
            <m:sty m:val="p"/>
          </m:rPr>
          <m:t>(</m:t>
        </m:r>
        <m:sSub>
          <m:e>
            <m:r>
              <m:t>d</m:t>
            </m:r>
          </m:e>
          <m:sub>
            <m:r>
              <m:t>2</m:t>
            </m:r>
          </m:sub>
        </m:sSub>
        <m:r>
          <m:rPr>
            <m:sty m:val="p"/>
          </m:rPr>
          <m:t>−</m:t>
        </m:r>
        <m:r>
          <m:t>k</m:t>
        </m:r>
        <m:r>
          <m:rPr>
            <m:sty m:val="p"/>
          </m:rPr>
          <m:t>)</m:t>
        </m:r>
        <m:r>
          <m:rPr>
            <m:sty m:val="p"/>
          </m:rPr>
          <m:t>=</m:t>
        </m:r>
        <m:sSub>
          <m:e>
            <m:r>
              <m:t>d</m:t>
            </m:r>
          </m:e>
          <m:sub>
            <m:r>
              <m:t>1</m:t>
            </m:r>
          </m:sub>
        </m:sSub>
        <m:r>
          <m:rPr>
            <m:sty m:val="p"/>
          </m:rPr>
          <m:t>+</m:t>
        </m:r>
        <m:sSub>
          <m:e>
            <m:r>
              <m:t>d</m:t>
            </m:r>
          </m:e>
          <m:sub>
            <m:r>
              <m:t>2</m:t>
            </m:r>
          </m:sub>
        </m:sSub>
        <m:r>
          <m:rPr>
            <m:sty m:val="p"/>
          </m:rPr>
          <m:t>−</m:t>
        </m:r>
        <m:r>
          <m:t>k</m:t>
        </m:r>
      </m:oMath>
      <w:r>
        <w:t xml:space="preserve"> </w:t>
      </w:r>
      <w:r>
        <w:t xml:space="preserve">vectors,</w:t>
      </w:r>
      <w:r>
        <w:t xml:space="preserve"> </w:t>
      </w:r>
      <w:r>
        <w:t xml:space="preserve">are a basis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basis">
        <w:r>
          <w:rPr>
            <w:rStyle w:val="Hyperlink"/>
          </w:rPr>
          <w:t xml:space="preserve">Definition 42</w:t>
        </w:r>
      </w:hyperlink>
      <w:r>
        <w:t xml:space="preserve">).</w:t>
      </w:r>
    </w:p>
    <w:p>
      <w:pPr>
        <w:pStyle w:val="BodyText"/>
      </w:pPr>
      <w:r>
        <w:rPr>
          <w:b/>
          <w:bCs/>
        </w:rPr>
        <w:t xml:space="preserve">They span</w:t>
      </w:r>
      <w:r>
        <w:rPr>
          <w:b/>
          <w:bCs/>
        </w:rPr>
        <w:t xml:space="preserve"> </w:t>
      </w:r>
      <m:oMath>
        <m:sSub>
          <m:e>
            <m:r>
              <m:rPr>
                <m:scr m:val="script"/>
                <m:sty m:val="p"/>
              </m:rPr>
              <m:t>S</m:t>
            </m:r>
          </m:e>
          <m:sub>
            <m:r>
              <m:t>1</m:t>
            </m:r>
          </m:sub>
        </m:sSub>
        <m:r>
          <m:rPr>
            <m:sty m:val="p"/>
          </m:rPr>
          <m:t>+</m:t>
        </m:r>
        <m:sSub>
          <m:e>
            <m:r>
              <m:rPr>
                <m:scr m:val="script"/>
                <m:sty m:val="p"/>
              </m:rPr>
              <m:t>S</m:t>
            </m:r>
          </m:e>
          <m:sub>
            <m:r>
              <m:t>2</m:t>
            </m:r>
          </m:sub>
        </m:sSub>
      </m:oMath>
      <w:r>
        <w:rPr>
          <w:b/>
          <w:bCs/>
        </w:rPr>
        <w:t xml:space="preserve">.</w:t>
      </w:r>
      <w:r>
        <w:t xml:space="preserve"> </w:t>
      </w:r>
      <w:r>
        <w:t xml:space="preserve">Any</w:t>
      </w:r>
      <w:r>
        <w:t xml:space="preserve"> </w:t>
      </w:r>
      <m:oMath>
        <m:acc>
          <m:accPr>
            <m:chr m:val="̃"/>
          </m:accPr>
          <m:e>
            <m:r>
              <m:t>v</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w:t>
      </w:r>
      <w:r>
        <w:t xml:space="preserve"> </w:t>
      </w:r>
      <m:oMath>
        <m:sSub>
          <m:e>
            <m:acc>
              <m:accPr>
                <m:chr m:val="̃"/>
              </m:accPr>
              <m:e>
                <m:r>
                  <m:t>v</m:t>
                </m:r>
              </m:e>
            </m:acc>
          </m:e>
          <m:sub>
            <m:r>
              <m:t>1</m:t>
            </m:r>
          </m:sub>
        </m:sSub>
        <m:r>
          <m:rPr>
            <m:sty m:val="p"/>
          </m:rPr>
          <m:t>+</m:t>
        </m:r>
        <m:sSub>
          <m:e>
            <m:acc>
              <m:accPr>
                <m:chr m:val="̃"/>
              </m:accPr>
              <m:e>
                <m:r>
                  <m:t>v</m:t>
                </m:r>
              </m:e>
            </m:acc>
          </m:e>
          <m:sub>
            <m:r>
              <m:t>2</m:t>
            </m:r>
          </m:sub>
        </m:sSub>
      </m:oMath>
      <w:r>
        <w:t xml:space="preserve"> </w:t>
      </w:r>
      <w:r>
        <w:t xml:space="preserve">with</w:t>
      </w:r>
      <w:r>
        <w:t xml:space="preserve"> </w:t>
      </w:r>
      <m:oMath>
        <m:sSub>
          <m:e>
            <m:acc>
              <m:accPr>
                <m:chr m:val="̃"/>
              </m:accPr>
              <m:e>
                <m:r>
                  <m:t>v</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v</m:t>
                </m:r>
              </m:e>
            </m:acc>
          </m:e>
          <m:sub>
            <m:r>
              <m:t>2</m:t>
            </m:r>
          </m:sub>
        </m:sSub>
        <m:r>
          <m:rPr>
            <m:sty m:val="p"/>
          </m:rPr>
          <m:t>∈</m:t>
        </m:r>
        <m:sSub>
          <m:e>
            <m:r>
              <m:rPr>
                <m:scr m:val="script"/>
                <m:sty m:val="p"/>
              </m:rPr>
              <m:t>S</m:t>
            </m:r>
          </m:e>
          <m:sub>
            <m:r>
              <m:t>2</m:t>
            </m:r>
          </m:sub>
        </m:sSub>
      </m:oMath>
      <w:r>
        <w:t xml:space="preserve">.</w:t>
      </w:r>
      <w:r>
        <w:t xml:space="preserve"> </w:t>
      </w:r>
      <m:oMath>
        <m:sSub>
          <m:e>
            <m:acc>
              <m:accPr>
                <m:chr m:val="̃"/>
              </m:accPr>
              <m:e>
                <m:r>
                  <m:t>v</m:t>
                </m:r>
              </m:e>
            </m:acc>
          </m:e>
          <m:sub>
            <m:r>
              <m:t>1</m:t>
            </m:r>
          </m:sub>
        </m:sSub>
      </m:oMath>
      <w:r>
        <w:t xml:space="preserve"> </w:t>
      </w:r>
      <w:r>
        <w:t xml:space="preserve">is a linear combination of the</w:t>
      </w:r>
      <w:r>
        <w:t xml:space="preserve"> </w:t>
      </w:r>
      <m:oMath>
        <m:acc>
          <m:accPr>
            <m:chr m:val="̃"/>
          </m:accPr>
          <m:e>
            <m:r>
              <m:t>z</m:t>
            </m:r>
          </m:e>
        </m:acc>
      </m:oMath>
      <w:r>
        <w:t xml:space="preserve">’s and</w:t>
      </w:r>
      <w:r>
        <w:t xml:space="preserve"> </w:t>
      </w:r>
      <m:oMath>
        <m:acc>
          <m:accPr>
            <m:chr m:val="̃"/>
          </m:accPr>
          <m:e>
            <m:r>
              <m:t>x</m:t>
            </m:r>
          </m:e>
        </m:acc>
      </m:oMath>
      <w:r>
        <w:t xml:space="preserve">’s,</w:t>
      </w:r>
      <w:r>
        <w:t xml:space="preserve"> </w:t>
      </w:r>
      <w:r>
        <w:t xml:space="preserve">and</w:t>
      </w:r>
      <w:r>
        <w:t xml:space="preserve"> </w:t>
      </w:r>
      <m:oMath>
        <m:sSub>
          <m:e>
            <m:acc>
              <m:accPr>
                <m:chr m:val="̃"/>
              </m:accPr>
              <m:e>
                <m:r>
                  <m:t>v</m:t>
                </m:r>
              </m:e>
            </m:acc>
          </m:e>
          <m:sub>
            <m:r>
              <m:t>2</m:t>
            </m:r>
          </m:sub>
        </m:sSub>
      </m:oMath>
      <w:r>
        <w:t xml:space="preserve"> </w:t>
      </w:r>
      <w:r>
        <w:t xml:space="preserve">is a linear combination of the</w:t>
      </w:r>
      <w:r>
        <w:t xml:space="preserve"> </w:t>
      </w:r>
      <m:oMath>
        <m:acc>
          <m:accPr>
            <m:chr m:val="̃"/>
          </m:accPr>
          <m:e>
            <m:r>
              <m:t>z</m:t>
            </m:r>
          </m:e>
        </m:acc>
      </m:oMath>
      <w:r>
        <w:t xml:space="preserve">’s and</w:t>
      </w:r>
      <w:r>
        <w:t xml:space="preserve"> </w:t>
      </w:r>
      <m:oMath>
        <m:acc>
          <m:accPr>
            <m:chr m:val="̃"/>
          </m:accPr>
          <m:e>
            <m:r>
              <m:t>y</m:t>
            </m:r>
          </m:e>
        </m:acc>
      </m:oMath>
      <w:r>
        <w:t xml:space="preserve">’s,</w:t>
      </w:r>
      <w:r>
        <w:t xml:space="preserve"> </w:t>
      </w:r>
      <w:r>
        <w:t xml:space="preserve">so their sum is a linear combination of all three groups.</w:t>
      </w:r>
      <w:r>
        <w:t xml:space="preserve"> </w:t>
      </w:r>
      <w:r>
        <w:t xml:space="preserve">Conversely, each vector in the list is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(for example,</w:t>
      </w:r>
      <w:r>
        <w:t xml:space="preserve"> </w:t>
      </w:r>
      <m:oMath>
        <m:sSub>
          <m:e>
            <m:acc>
              <m:accPr>
                <m:chr m:val="̃"/>
              </m:accPr>
              <m:e>
                <m:r>
                  <m:t>x</m:t>
                </m:r>
              </m:e>
            </m:acc>
          </m:e>
          <m:sub>
            <m:r>
              <m:t>1</m:t>
            </m:r>
          </m:sub>
        </m:sSub>
        <m:r>
          <m:rPr>
            <m:sty m:val="p"/>
          </m:rPr>
          <m:t>=</m:t>
        </m:r>
        <m:sSub>
          <m:e>
            <m:acc>
              <m:accPr>
                <m:chr m:val="̃"/>
              </m:accPr>
              <m:e>
                <m:r>
                  <m:t>x</m:t>
                </m:r>
              </m:e>
            </m:acc>
          </m:e>
          <m:sub>
            <m:r>
              <m:t>1</m:t>
            </m:r>
          </m:sub>
        </m:sSub>
        <m:r>
          <m:rPr>
            <m:sty m:val="p"/>
          </m:rPr>
          <m:t>+</m:t>
        </m:r>
        <m:acc>
          <m:accPr>
            <m:chr m:val="̃"/>
          </m:accPr>
          <m:e>
            <m:r>
              <m:t>0</m:t>
            </m:r>
          </m:e>
        </m:acc>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is a subspace,</w:t>
      </w:r>
      <w:r>
        <w:t xml:space="preserve"> </w:t>
      </w:r>
      <w:r>
        <w:t xml:space="preserve">so it contains every linear combination of them.</w:t>
      </w:r>
    </w:p>
    <w:p>
      <w:pPr>
        <w:pStyle w:val="BodyText"/>
      </w:pPr>
      <w:r>
        <w:rPr>
          <w:b/>
          <w:bCs/>
        </w:rPr>
        <w:t xml:space="preserve">They are linearly independent.</w:t>
      </w:r>
      <w:r>
        <w:t xml:space="preserve"> </w:t>
      </w:r>
      <w:r>
        <w:t xml:space="preserve">Suppose</w:t>
      </w:r>
    </w:p>
    <w:p>
      <w:pPr>
        <w:pStyle w:val="BodyText"/>
      </w:pPr>
      <m:oMathPara>
        <m:oMathParaPr>
          <m:jc m:val="center"/>
        </m:oMathParaPr>
        <m:oMath>
          <m:nary>
            <m:naryPr>
              <m:chr m:val="∑"/>
              <m:limLoc m:val="undOvr"/>
              <m:subHide m:val="off"/>
              <m:supHide m:val="off"/>
            </m:naryPr>
            <m:sub>
              <m:r>
                <m:t>i</m:t>
              </m:r>
              <m:r>
                <m:rPr>
                  <m:sty m:val="p"/>
                </m:rPr>
                <m:t>=</m:t>
              </m:r>
              <m:r>
                <m:t>1</m:t>
              </m:r>
            </m:sub>
            <m:sup>
              <m:r>
                <m:t>k</m:t>
              </m:r>
            </m:sup>
            <m:e>
              <m:sSub>
                <m:e>
                  <m:r>
                    <m:t>a</m:t>
                  </m:r>
                </m:e>
                <m:sub>
                  <m:r>
                    <m:t>i</m:t>
                  </m:r>
                </m:sub>
              </m:sSub>
            </m:e>
          </m:nary>
          <m:sSub>
            <m:e>
              <m:acc>
                <m:accPr>
                  <m:chr m:val="̃"/>
                </m:accPr>
                <m:e>
                  <m:r>
                    <m:t>z</m:t>
                  </m:r>
                </m:e>
              </m:acc>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sSub>
                <m:e>
                  <m:r>
                    <m:t>b</m:t>
                  </m:r>
                </m:e>
                <m:sub>
                  <m:r>
                    <m:t>j</m:t>
                  </m:r>
                </m:sub>
              </m:sSub>
            </m:e>
          </m:nary>
          <m:sSub>
            <m:e>
              <m:acc>
                <m:accPr>
                  <m:chr m:val="̃"/>
                </m:accPr>
                <m:e>
                  <m:r>
                    <m:t>x</m:t>
                  </m:r>
                </m:e>
              </m:acc>
            </m:e>
            <m:sub>
              <m:r>
                <m:t>j</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acc>
                <m:accPr>
                  <m:chr m:val="̃"/>
                </m:accPr>
                <m:e>
                  <m:r>
                    <m:t>y</m:t>
                  </m:r>
                </m:e>
              </m:acc>
            </m:e>
            <m:sub>
              <m:r>
                <m:t>l</m:t>
              </m:r>
            </m:sub>
          </m:sSub>
          <m:r>
            <m:rPr>
              <m:sty m:val="p"/>
            </m:rPr>
            <m:t>=</m:t>
          </m:r>
          <m:acc>
            <m:accPr>
              <m:chr m:val="̃"/>
            </m:accPr>
            <m:e>
              <m:r>
                <m:t>0</m:t>
              </m:r>
            </m:e>
          </m:acc>
          <m:r>
            <m:rPr>
              <m:sty m:val="p"/>
            </m:rPr>
            <m:t>.</m:t>
          </m:r>
        </m:oMath>
      </m:oMathPara>
    </w:p>
    <w:p>
      <w:pPr>
        <w:pStyle w:val="FirstParagraph"/>
      </w:pPr>
      <w:r>
        <w:t xml:space="preserve">Let</w:t>
      </w:r>
      <w:r>
        <w:t xml:space="preserve"> </w:t>
      </w:r>
      <m:oMath>
        <m:acc>
          <m:accPr>
            <m:chr m:val="̃"/>
          </m:accPr>
          <m:e>
            <m:r>
              <m:t>w</m:t>
            </m:r>
          </m:e>
        </m:acc>
        <m:limUpp>
          <m:e>
            <m:r>
              <m:rPr>
                <m:sty m:val="p"/>
              </m:rPr>
              <m:t>=</m:t>
            </m:r>
          </m:e>
          <m:lim>
            <m:r>
              <m:rPr>
                <m:nor/>
                <m:sty m:val="p"/>
              </m:rPr>
              <m:t>def</m:t>
            </m:r>
          </m:lim>
        </m:limUpp>
        <m:nary>
          <m:naryPr>
            <m:chr m:val="∑"/>
            <m:limLoc m:val="undOvr"/>
            <m:subHide m:val="off"/>
            <m:supHide m:val="on"/>
          </m:naryPr>
          <m:sub>
            <m:r>
              <m:t>l</m:t>
            </m:r>
          </m:sub>
          <m:sup>
            <m:r>
              <m:t>​</m:t>
            </m:r>
          </m:sup>
          <m:e>
            <m:sSub>
              <m:e>
                <m:r>
                  <m:t>c</m:t>
                </m:r>
              </m:e>
              <m:sub>
                <m:r>
                  <m:t>l</m:t>
                </m:r>
              </m:sub>
            </m:sSub>
          </m:e>
        </m:nary>
        <m:sSub>
          <m:e>
            <m:acc>
              <m:accPr>
                <m:chr m:val="̃"/>
              </m:accPr>
              <m:e>
                <m:r>
                  <m:t>y</m:t>
                </m:r>
              </m:e>
            </m:acc>
          </m:e>
          <m:sub>
            <m:r>
              <m:t>l</m:t>
            </m:r>
          </m:sub>
        </m:sSub>
      </m:oMath>
      <w:r>
        <w:t xml:space="preserve">.</w:t>
      </w:r>
      <w:r>
        <w:t xml:space="preserve"> </w:t>
      </w:r>
      <w:r>
        <w:t xml:space="preserve">Then</w:t>
      </w:r>
      <w:r>
        <w:t xml:space="preserve"> </w:t>
      </w:r>
      <m:oMath>
        <m:acc>
          <m:accPr>
            <m:chr m:val="̃"/>
          </m:accPr>
          <m:e>
            <m:r>
              <m:t>w</m:t>
            </m:r>
          </m:e>
        </m:acc>
        <m:r>
          <m:rPr>
            <m:sty m:val="p"/>
          </m:rPr>
          <m:t>∈</m:t>
        </m:r>
        <m:sSub>
          <m:e>
            <m:r>
              <m:rPr>
                <m:scr m:val="script"/>
                <m:sty m:val="p"/>
              </m:rPr>
              <m:t>S</m:t>
            </m:r>
          </m:e>
          <m:sub>
            <m:r>
              <m:t>2</m:t>
            </m:r>
          </m:sub>
        </m:sSub>
      </m:oMath>
      <w:r>
        <w:t xml:space="preserve">,</w:t>
      </w:r>
      <w:r>
        <w:t xml:space="preserve"> </w:t>
      </w:r>
      <w:r>
        <w:t xml:space="preserve">because it is a linear combination of vectors of</w:t>
      </w:r>
      <w:r>
        <w:t xml:space="preserve"> </w:t>
      </w:r>
      <m:oMath>
        <m:sSub>
          <m:e>
            <m:r>
              <m:rPr>
                <m:scr m:val="script"/>
                <m:sty m:val="p"/>
              </m:rPr>
              <m:t>S</m:t>
            </m:r>
          </m:e>
          <m:sub>
            <m:r>
              <m:t>2</m:t>
            </m:r>
          </m:sub>
        </m:sSub>
      </m:oMath>
      <w:r>
        <w:t xml:space="preserve">.</w:t>
      </w:r>
      <w:r>
        <w:t xml:space="preserve"> </w:t>
      </w:r>
      <w:r>
        <w:t xml:space="preserve">Subtracting</w:t>
      </w:r>
      <w:r>
        <w:t xml:space="preserve"> </w:t>
      </w:r>
      <m:oMath>
        <m:nary>
          <m:naryPr>
            <m:chr m:val="∑"/>
            <m:limLoc m:val="undOvr"/>
            <m:subHide m:val="off"/>
            <m:supHide m:val="on"/>
          </m:naryPr>
          <m:sub>
            <m:r>
              <m:t>i</m:t>
            </m:r>
          </m:sub>
          <m:sup>
            <m:r>
              <m:t>​</m:t>
            </m:r>
          </m:sup>
          <m:e>
            <m:sSub>
              <m:e>
                <m:r>
                  <m:t>a</m:t>
                </m:r>
              </m:e>
              <m:sub>
                <m:r>
                  <m:t>i</m:t>
                </m:r>
              </m:sub>
            </m:sSub>
          </m:e>
        </m:nary>
        <m:sSub>
          <m:e>
            <m:acc>
              <m:accPr>
                <m:chr m:val="̃"/>
              </m:accPr>
              <m:e>
                <m:r>
                  <m:t>z</m:t>
                </m:r>
              </m:e>
            </m:acc>
          </m:e>
          <m:sub>
            <m:r>
              <m:t>i</m:t>
            </m:r>
          </m:sub>
        </m:sSub>
        <m:r>
          <m:rPr>
            <m:sty m:val="p"/>
          </m:rPr>
          <m:t>+</m:t>
        </m:r>
        <m:nary>
          <m:naryPr>
            <m:chr m:val="∑"/>
            <m:limLoc m:val="undOvr"/>
            <m:subHide m:val="off"/>
            <m:supHide m:val="on"/>
          </m:naryPr>
          <m:sub>
            <m:r>
              <m:t>j</m:t>
            </m:r>
          </m:sub>
          <m:sup>
            <m:r>
              <m:t>​</m:t>
            </m:r>
          </m:sup>
          <m:e>
            <m:sSub>
              <m:e>
                <m:r>
                  <m:t>b</m:t>
                </m:r>
              </m:e>
              <m:sub>
                <m:r>
                  <m:t>j</m:t>
                </m:r>
              </m:sub>
            </m:sSub>
          </m:e>
        </m:nary>
        <m:sSub>
          <m:e>
            <m:acc>
              <m:accPr>
                <m:chr m:val="̃"/>
              </m:accPr>
              <m:e>
                <m:r>
                  <m:t>x</m:t>
                </m:r>
              </m:e>
            </m:acc>
          </m:e>
          <m:sub>
            <m:r>
              <m:t>j</m:t>
            </m:r>
          </m:sub>
        </m:sSub>
      </m:oMath>
      <w:r>
        <w:t xml:space="preserve"> </w:t>
      </w:r>
      <w:r>
        <w:t xml:space="preserve">from both sides of the supposed equation gives</w:t>
      </w:r>
    </w:p>
    <w:p>
      <w:pPr>
        <w:pStyle w:val="BodyText"/>
      </w:pPr>
      <m:oMathPara>
        <m:oMathParaPr>
          <m:jc m:val="center"/>
        </m:oMathParaPr>
        <m:oMath>
          <m:acc>
            <m:accPr>
              <m:chr m:val="̃"/>
            </m:accPr>
            <m:e>
              <m:r>
                <m:t>w</m:t>
              </m:r>
            </m:e>
          </m:acc>
          <m:r>
            <m:rPr>
              <m:sty m:val="p"/>
            </m:rPr>
            <m:t>=</m:t>
          </m:r>
          <m:nary>
            <m:naryPr>
              <m:chr m:val="∑"/>
              <m:limLoc m:val="undOvr"/>
              <m:subHide m:val="off"/>
              <m:supHide m:val="off"/>
            </m:naryPr>
            <m:sub>
              <m:r>
                <m:t>i</m:t>
              </m:r>
              <m:r>
                <m:rPr>
                  <m:sty m:val="p"/>
                </m:rPr>
                <m:t>=</m:t>
              </m:r>
              <m:r>
                <m:t>1</m:t>
              </m:r>
            </m:sub>
            <m:sup>
              <m:r>
                <m:t>k</m:t>
              </m:r>
            </m:sup>
            <m:e>
              <m:r>
                <m:rPr>
                  <m:sty m:val="p"/>
                </m:rPr>
                <m:t>(</m:t>
              </m:r>
            </m:e>
          </m:nary>
          <m:r>
            <m:rPr>
              <m:sty m:val="p"/>
            </m:rPr>
            <m:t>−</m:t>
          </m:r>
          <m:sSub>
            <m:e>
              <m:r>
                <m:t>a</m:t>
              </m:r>
            </m:e>
            <m:sub>
              <m:r>
                <m:t>i</m:t>
              </m:r>
            </m:sub>
          </m:sSub>
          <m:r>
            <m:rPr>
              <m:sty m:val="p"/>
            </m:rPr>
            <m:t>)</m:t>
          </m:r>
          <m:r>
            <m:t> </m:t>
          </m:r>
          <m:sSub>
            <m:e>
              <m:acc>
                <m:accPr>
                  <m:chr m:val="̃"/>
                </m:accPr>
                <m:e>
                  <m:r>
                    <m:t>z</m:t>
                  </m:r>
                </m:e>
              </m:acc>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r>
                <m:rPr>
                  <m:sty m:val="p"/>
                </m:rPr>
                <m:t>(</m:t>
              </m:r>
            </m:e>
          </m:nary>
          <m:r>
            <m:rPr>
              <m:sty m:val="p"/>
            </m:rPr>
            <m:t>−</m:t>
          </m:r>
          <m:sSub>
            <m:e>
              <m:r>
                <m:t>b</m:t>
              </m:r>
            </m:e>
            <m:sub>
              <m:r>
                <m:t>j</m:t>
              </m:r>
            </m:sub>
          </m:sSub>
          <m:r>
            <m:rPr>
              <m:sty m:val="p"/>
            </m:rPr>
            <m:t>)</m:t>
          </m:r>
          <m:r>
            <m:t> </m:t>
          </m:r>
          <m:sSub>
            <m:e>
              <m:acc>
                <m:accPr>
                  <m:chr m:val="̃"/>
                </m:accPr>
                <m:e>
                  <m:r>
                    <m:t>x</m:t>
                  </m:r>
                </m:e>
              </m:acc>
            </m:e>
            <m:sub>
              <m:r>
                <m:t>j</m:t>
              </m:r>
            </m:sub>
          </m:sSub>
          <m:r>
            <m:rPr>
              <m:sty m:val="p"/>
            </m:rPr>
            <m:t>,</m:t>
          </m:r>
        </m:oMath>
      </m:oMathPara>
    </w:p>
    <w:p>
      <w:pPr>
        <w:pStyle w:val="FirstParagraph"/>
      </w:pPr>
      <w:r>
        <w:t xml:space="preserve">a linear combination of vectors of</w:t>
      </w:r>
      <w:r>
        <w:t xml:space="preserve"> </w:t>
      </w:r>
      <m:oMath>
        <m:sSub>
          <m:e>
            <m:r>
              <m:rPr>
                <m:scr m:val="script"/>
                <m:sty m:val="p"/>
              </m:rPr>
              <m:t>S</m:t>
            </m:r>
          </m:e>
          <m:sub>
            <m:r>
              <m:t>1</m:t>
            </m:r>
          </m:sub>
        </m:sSub>
      </m:oMath>
      <w:r>
        <w:t xml:space="preserve">,</w:t>
      </w:r>
      <w:r>
        <w:t xml:space="preserve"> </w:t>
      </w:r>
      <w:r>
        <w:t xml:space="preserve">so</w:t>
      </w:r>
      <w:r>
        <w:t xml:space="preserve"> </w:t>
      </w:r>
      <m:oMath>
        <m:acc>
          <m:accPr>
            <m:chr m:val="̃"/>
          </m:accPr>
          <m:e>
            <m:r>
              <m:t>w</m:t>
            </m:r>
          </m:e>
        </m:acc>
        <m:r>
          <m:rPr>
            <m:sty m:val="p"/>
          </m:rPr>
          <m:t>∈</m:t>
        </m:r>
        <m:sSub>
          <m:e>
            <m:r>
              <m:rPr>
                <m:scr m:val="script"/>
                <m:sty m:val="p"/>
              </m:rPr>
              <m:t>S</m:t>
            </m:r>
          </m:e>
          <m:sub>
            <m:r>
              <m:t>1</m:t>
            </m:r>
          </m:sub>
        </m:sSub>
      </m:oMath>
      <w:r>
        <w:t xml:space="preserve"> </w:t>
      </w:r>
      <w:r>
        <w:t xml:space="preserve">too.</w:t>
      </w:r>
      <w:r>
        <w:t xml:space="preserve"> </w:t>
      </w:r>
      <w:r>
        <w:t xml:space="preserve">So</w:t>
      </w:r>
      <w:r>
        <w:t xml:space="preserve"> </w:t>
      </w:r>
      <m:oMath>
        <m:acc>
          <m:accPr>
            <m:chr m:val="̃"/>
          </m:accPr>
          <m:e>
            <m:r>
              <m:t>w</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and</w:t>
      </w:r>
      <w:r>
        <w:t xml:space="preserve"> </w:t>
      </w:r>
      <m:oMath>
        <m:acc>
          <m:accPr>
            <m:chr m:val="̃"/>
          </m:accPr>
          <m:e>
            <m:r>
              <m:t>w</m:t>
            </m:r>
          </m:e>
        </m:acc>
        <m:r>
          <m:rPr>
            <m:sty m:val="p"/>
          </m:rPr>
          <m:t>=</m:t>
        </m:r>
        <m:nary>
          <m:naryPr>
            <m:chr m:val="∑"/>
            <m:limLoc m:val="undOvr"/>
            <m:subHide m:val="off"/>
            <m:supHide m:val="on"/>
          </m:naryPr>
          <m:sub>
            <m:r>
              <m:t>i</m:t>
            </m:r>
          </m:sub>
          <m:sup>
            <m:r>
              <m:t>​</m:t>
            </m:r>
          </m:sup>
          <m:e>
            <m:sSub>
              <m:e>
                <m:r>
                  <m:t>e</m:t>
                </m:r>
              </m:e>
              <m:sub>
                <m:r>
                  <m:t>i</m:t>
                </m:r>
              </m:sub>
            </m:sSub>
          </m:e>
        </m:nary>
        <m:sSub>
          <m:e>
            <m:acc>
              <m:accPr>
                <m:chr m:val="̃"/>
              </m:accPr>
              <m:e>
                <m:r>
                  <m:t>z</m:t>
                </m:r>
              </m:e>
            </m:acc>
          </m:e>
          <m:sub>
            <m:r>
              <m:t>i</m:t>
            </m:r>
          </m:sub>
        </m:sSub>
      </m:oMath>
      <w:r>
        <w:t xml:space="preserve"> </w:t>
      </w:r>
      <w:r>
        <w:t xml:space="preserve">for some numbers</w:t>
      </w:r>
      <w:r>
        <w:t xml:space="preserve"> </w:t>
      </w:r>
      <m:oMath>
        <m:sSub>
          <m:e>
            <m:r>
              <m:t>e</m:t>
            </m:r>
          </m:e>
          <m:sub>
            <m:r>
              <m:t>i</m:t>
            </m:r>
          </m:sub>
        </m:sSub>
      </m:oMath>
      <w:r>
        <w:t xml:space="preserve">,</w:t>
      </w:r>
      <w:r>
        <w:t xml:space="preserve"> </w:t>
      </w:r>
      <w:r>
        <w:t xml:space="preserve">since the</w:t>
      </w:r>
      <w:r>
        <w:t xml:space="preserve"> </w:t>
      </w:r>
      <m:oMath>
        <m:acc>
          <m:accPr>
            <m:chr m:val="̃"/>
          </m:accPr>
          <m:e>
            <m:r>
              <m:t>z</m:t>
            </m:r>
          </m:e>
        </m:acc>
      </m:oMath>
      <w:r>
        <w:t xml:space="preserve">’s span the intersection.</w:t>
      </w:r>
      <w:r>
        <w:t xml:space="preserve"> </w:t>
      </w:r>
      <w:r>
        <w:t xml:space="preserve">Then</w:t>
      </w:r>
    </w:p>
    <w:p>
      <w:pPr>
        <w:pStyle w:val="BodyText"/>
      </w:pPr>
      <m:oMathPara>
        <m:oMathParaPr>
          <m:jc m:val="center"/>
        </m:oMathParaPr>
        <m:oMath>
          <m:eqArr>
            <m:e>
              <m:acc>
                <m:accPr>
                  <m:chr m:val="̃"/>
                </m:accPr>
                <m:e>
                  <m:r>
                    <m:t>0</m:t>
                  </m:r>
                </m:e>
              </m:acc>
              <m:r>
                <m:t>&amp;</m:t>
              </m:r>
              <m:r>
                <m:rPr>
                  <m:sty m:val="p"/>
                </m:rPr>
                <m:t>=</m:t>
              </m:r>
              <m:acc>
                <m:accPr>
                  <m:chr m:val="̃"/>
                </m:accPr>
                <m:e>
                  <m:r>
                    <m:t>w</m:t>
                  </m:r>
                </m:e>
              </m:acc>
              <m:r>
                <m:rPr>
                  <m:sty m:val="p"/>
                </m:rPr>
                <m:t>−</m:t>
              </m:r>
              <m:acc>
                <m:accPr>
                  <m:chr m:val="̃"/>
                </m:accPr>
                <m:e>
                  <m:r>
                    <m:t>w</m:t>
                  </m:r>
                </m:e>
              </m:acc>
              <m:r>
                <m:t>&amp;</m:t>
              </m:r>
              <m:r>
                <m:t>&amp;</m:t>
              </m:r>
              <m:r>
                <m:rPr>
                  <m:nor/>
                  <m:sty m:val="p"/>
                </m:rPr>
                <m:t>(a vector minus itself)</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acc>
                    <m:accPr>
                      <m:chr m:val="̃"/>
                    </m:accPr>
                    <m:e>
                      <m:r>
                        <m:t>z</m:t>
                      </m:r>
                    </m:e>
                  </m:acc>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acc>
                    <m:accPr>
                      <m:chr m:val="̃"/>
                    </m:accPr>
                    <m:e>
                      <m:r>
                        <m:t>y</m:t>
                      </m:r>
                    </m:e>
                  </m:acc>
                </m:e>
                <m:sub>
                  <m:r>
                    <m:t>l</m:t>
                  </m:r>
                </m:sub>
              </m:sSub>
              <m:r>
                <m:t>&amp;</m:t>
              </m:r>
              <m:r>
                <m:t>&amp;</m:t>
              </m:r>
              <m:r>
                <m:rPr>
                  <m:nor/>
                  <m:sty m:val="p"/>
                </m:rPr>
                <m:t>(substitute the two expressions for </m:t>
              </m:r>
              <m:acc>
                <m:accPr>
                  <m:chr m:val="̃"/>
                </m:accPr>
                <m:e>
                  <m:r>
                    <m:t>w</m:t>
                  </m:r>
                </m:e>
              </m:acc>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acc>
                    <m:accPr>
                      <m:chr m:val="̃"/>
                    </m:accPr>
                    <m:e>
                      <m:r>
                        <m:t>z</m:t>
                      </m:r>
                    </m:e>
                  </m:acc>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r>
                    <m:rPr>
                      <m:sty m:val="p"/>
                    </m:rPr>
                    <m:t>(</m:t>
                  </m:r>
                </m:e>
              </m:nary>
              <m:r>
                <m:rPr>
                  <m:sty m:val="p"/>
                </m:rPr>
                <m:t>−</m:t>
              </m:r>
              <m:sSub>
                <m:e>
                  <m:r>
                    <m:t>c</m:t>
                  </m:r>
                </m:e>
                <m:sub>
                  <m:r>
                    <m:t>l</m:t>
                  </m:r>
                </m:sub>
              </m:sSub>
              <m:r>
                <m:rPr>
                  <m:sty m:val="p"/>
                </m:rPr>
                <m:t>)</m:t>
              </m:r>
              <m:r>
                <m:t> </m:t>
              </m:r>
              <m:sSub>
                <m:e>
                  <m:acc>
                    <m:accPr>
                      <m:chr m:val="̃"/>
                    </m:accPr>
                    <m:e>
                      <m:r>
                        <m:t>y</m:t>
                      </m:r>
                    </m:e>
                  </m:acc>
                </m:e>
                <m:sub>
                  <m:r>
                    <m:t>l</m:t>
                  </m:r>
                </m:sub>
              </m:sSub>
              <m:r>
                <m:rPr>
                  <m:sty m:val="p"/>
                </m:rPr>
                <m:t>,</m:t>
              </m:r>
              <m:r>
                <m:t>&amp;</m:t>
              </m:r>
              <m:r>
                <m:t>&amp;</m:t>
              </m:r>
              <m:r>
                <m:rPr>
                  <m:nor/>
                  <m:sty m:val="p"/>
                </m:rPr>
                <m:t>(write each subtraction as adding </m:t>
              </m:r>
              <m:r>
                <m:rPr>
                  <m:sty m:val="p"/>
                </m:rPr>
                <m:t>−</m:t>
              </m:r>
              <m:r>
                <m:t>1</m:t>
              </m:r>
              <m:r>
                <m:rPr>
                  <m:nor/>
                  <m:sty m:val="p"/>
                </m:rPr>
                <m:t> times)</m:t>
              </m:r>
            </m:e>
          </m:eqArr>
        </m:oMath>
      </m:oMathPara>
    </w:p>
    <w:p>
      <w:pPr>
        <w:pStyle w:val="FirstParagraph"/>
      </w:pPr>
      <w:r>
        <w:t xml:space="preserve">and because the</w:t>
      </w:r>
      <w:r>
        <w:t xml:space="preserve"> </w:t>
      </w:r>
      <m:oMath>
        <m:acc>
          <m:accPr>
            <m:chr m:val="̃"/>
          </m:accPr>
          <m:e>
            <m:r>
              <m:t>z</m:t>
            </m:r>
          </m:e>
        </m:acc>
      </m:oMath>
      <w:r>
        <w:t xml:space="preserve">’s and</w:t>
      </w:r>
      <w:r>
        <w:t xml:space="preserve"> </w:t>
      </w:r>
      <m:oMath>
        <m:acc>
          <m:accPr>
            <m:chr m:val="̃"/>
          </m:accPr>
          <m:e>
            <m:r>
              <m:t>y</m:t>
            </m:r>
          </m:e>
        </m:acc>
      </m:oMath>
      <w:r>
        <w:t xml:space="preserve">’s are a basis of</w:t>
      </w:r>
      <w:r>
        <w:t xml:space="preserve"> </w:t>
      </w:r>
      <m:oMath>
        <m:sSub>
          <m:e>
            <m:r>
              <m:rPr>
                <m:scr m:val="script"/>
                <m:sty m:val="p"/>
              </m:rPr>
              <m:t>S</m:t>
            </m:r>
          </m:e>
          <m:sub>
            <m:r>
              <m:t>2</m:t>
            </m:r>
          </m:sub>
        </m:sSub>
      </m:oMath>
      <w:r>
        <w:t xml:space="preserve">,</w:t>
      </w:r>
      <w:r>
        <w:t xml:space="preserve"> </w:t>
      </w:r>
      <w:r>
        <w:t xml:space="preserve">every</w:t>
      </w:r>
      <w:r>
        <w:t xml:space="preserve"> </w:t>
      </w:r>
      <m:oMath>
        <m:sSub>
          <m:e>
            <m:r>
              <m:t>c</m:t>
            </m:r>
          </m:e>
          <m:sub>
            <m:r>
              <m:t>l</m:t>
            </m:r>
          </m:sub>
        </m:sSub>
        <m:r>
          <m:rPr>
            <m:sty m:val="p"/>
          </m:rPr>
          <m:t>=</m:t>
        </m:r>
        <m:r>
          <m:t>0</m:t>
        </m:r>
      </m:oMath>
      <w:r>
        <w:t xml:space="preserve">.</w:t>
      </w:r>
      <w:r>
        <w:t xml:space="preserve"> </w:t>
      </w:r>
      <w:r>
        <w:t xml:space="preserve">The supposed equation then reads</w:t>
      </w:r>
      <w:r>
        <w:t xml:space="preserve"> </w:t>
      </w:r>
      <m:oMath>
        <m:nary>
          <m:naryPr>
            <m:chr m:val="∑"/>
            <m:limLoc m:val="undOvr"/>
            <m:subHide m:val="off"/>
            <m:supHide m:val="on"/>
          </m:naryPr>
          <m:sub>
            <m:r>
              <m:t>i</m:t>
            </m:r>
          </m:sub>
          <m:sup>
            <m:r>
              <m:t>​</m:t>
            </m:r>
          </m:sup>
          <m:e>
            <m:sSub>
              <m:e>
                <m:r>
                  <m:t>a</m:t>
                </m:r>
              </m:e>
              <m:sub>
                <m:r>
                  <m:t>i</m:t>
                </m:r>
              </m:sub>
            </m:sSub>
          </m:e>
        </m:nary>
        <m:sSub>
          <m:e>
            <m:acc>
              <m:accPr>
                <m:chr m:val="̃"/>
              </m:accPr>
              <m:e>
                <m:r>
                  <m:t>z</m:t>
                </m:r>
              </m:e>
            </m:acc>
          </m:e>
          <m:sub>
            <m:r>
              <m:t>i</m:t>
            </m:r>
          </m:sub>
        </m:sSub>
        <m:r>
          <m:rPr>
            <m:sty m:val="p"/>
          </m:rPr>
          <m:t>+</m:t>
        </m:r>
        <m:nary>
          <m:naryPr>
            <m:chr m:val="∑"/>
            <m:limLoc m:val="undOvr"/>
            <m:subHide m:val="off"/>
            <m:supHide m:val="on"/>
          </m:naryPr>
          <m:sub>
            <m:r>
              <m:t>j</m:t>
            </m:r>
          </m:sub>
          <m:sup>
            <m:r>
              <m:t>​</m:t>
            </m:r>
          </m:sup>
          <m:e>
            <m:sSub>
              <m:e>
                <m:r>
                  <m:t>b</m:t>
                </m:r>
              </m:e>
              <m:sub>
                <m:r>
                  <m:t>j</m:t>
                </m:r>
              </m:sub>
            </m:sSub>
          </m:e>
        </m:nary>
        <m:sSub>
          <m:e>
            <m:acc>
              <m:accPr>
                <m:chr m:val="̃"/>
              </m:accPr>
              <m:e>
                <m:r>
                  <m:t>x</m:t>
                </m:r>
              </m:e>
            </m:acc>
          </m:e>
          <m:sub>
            <m:r>
              <m:t>j</m:t>
            </m:r>
          </m:sub>
        </m:sSub>
        <m:r>
          <m:rPr>
            <m:sty m:val="p"/>
          </m:rPr>
          <m:t>=</m:t>
        </m:r>
        <m:acc>
          <m:accPr>
            <m:chr m:val="̃"/>
          </m:accPr>
          <m:e>
            <m:r>
              <m:t>0</m:t>
            </m:r>
          </m:e>
        </m:acc>
      </m:oMath>
      <w:r>
        <w:t xml:space="preserve">,</w:t>
      </w:r>
      <w:r>
        <w:t xml:space="preserve"> </w:t>
      </w:r>
      <w:r>
        <w:t xml:space="preserve">and because the</w:t>
      </w:r>
      <w:r>
        <w:t xml:space="preserve"> </w:t>
      </w:r>
      <m:oMath>
        <m:acc>
          <m:accPr>
            <m:chr m:val="̃"/>
          </m:accPr>
          <m:e>
            <m:r>
              <m:t>z</m:t>
            </m:r>
          </m:e>
        </m:acc>
      </m:oMath>
      <w:r>
        <w:t xml:space="preserve">’s and</w:t>
      </w:r>
      <w:r>
        <w:t xml:space="preserve"> </w:t>
      </w:r>
      <m:oMath>
        <m:acc>
          <m:accPr>
            <m:chr m:val="̃"/>
          </m:accPr>
          <m:e>
            <m:r>
              <m:t>x</m:t>
            </m:r>
          </m:e>
        </m:acc>
      </m:oMath>
      <w:r>
        <w:t xml:space="preserve">’s are a basis of</w:t>
      </w:r>
      <w:r>
        <w:t xml:space="preserve"> </w:t>
      </w:r>
      <m:oMath>
        <m:sSub>
          <m:e>
            <m:r>
              <m:rPr>
                <m:scr m:val="script"/>
                <m:sty m:val="p"/>
              </m:rPr>
              <m:t>S</m:t>
            </m:r>
          </m:e>
          <m:sub>
            <m:r>
              <m:t>1</m:t>
            </m:r>
          </m:sub>
        </m:sSub>
      </m:oMath>
      <w:r>
        <w:t xml:space="preserve">,</w:t>
      </w:r>
      <w:r>
        <w:t xml:space="preserve"> </w:t>
      </w:r>
      <w:r>
        <w:t xml:space="preserve">every</w:t>
      </w:r>
      <w:r>
        <w:t xml:space="preserve"> </w:t>
      </w:r>
      <m:oMath>
        <m:sSub>
          <m:e>
            <m:r>
              <m:t>a</m:t>
            </m:r>
          </m:e>
          <m:sub>
            <m:r>
              <m:t>i</m:t>
            </m:r>
          </m:sub>
        </m:sSub>
      </m:oMath>
      <w:r>
        <w:t xml:space="preserve"> </w:t>
      </w:r>
      <w:r>
        <w:t xml:space="preserve">and</w:t>
      </w:r>
      <w:r>
        <w:t xml:space="preserve"> </w:t>
      </w:r>
      <m:oMath>
        <m:sSub>
          <m:e>
            <m:r>
              <m:t>b</m:t>
            </m:r>
          </m:e>
          <m:sub>
            <m:r>
              <m:t>j</m:t>
            </m:r>
          </m:sub>
        </m:sSub>
      </m:oMath>
      <w:r>
        <w:t xml:space="preserve"> </w:t>
      </w:r>
      <w:r>
        <w:t xml:space="preserve">is</w:t>
      </w:r>
      <w:r>
        <w:t xml:space="preserve"> </w:t>
      </w:r>
      <m:oMath>
        <m:r>
          <m:t>0</m:t>
        </m:r>
      </m:oMath>
      <w:r>
        <w:t xml:space="preserve">.</w:t>
      </w:r>
    </w:p>
    <w:p>
      <w:pPr>
        <w:pStyle w:val="BodyText"/>
      </w:pP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sSub>
          <m:e>
            <m:r>
              <m:t>d</m:t>
            </m:r>
          </m:e>
          <m:sub>
            <m:r>
              <m:t>1</m:t>
            </m:r>
          </m:sub>
        </m:sSub>
        <m:r>
          <m:rPr>
            <m:sty m:val="p"/>
          </m:rPr>
          <m:t>+</m:t>
        </m:r>
        <m:sSub>
          <m:e>
            <m:r>
              <m:t>d</m:t>
            </m:r>
          </m:e>
          <m:sub>
            <m:r>
              <m:t>2</m:t>
            </m:r>
          </m:sub>
        </m:sSub>
        <m:r>
          <m:rPr>
            <m:sty m:val="p"/>
          </m:rPr>
          <m:t>−</m:t>
        </m:r>
        <m:r>
          <m:t>k</m:t>
        </m:r>
      </m:oMath>
      <w:r>
        <w:t xml:space="preserve">.</w:t>
      </w:r>
      <w:r>
        <w:t xml:space="preserve"> </w:t>
      </w:r>
      <w:r>
        <w:t xml:space="preserve">When some of the groups are empty</w:t>
      </w:r>
      <w:r>
        <w:t xml:space="preserve"> </w:t>
      </w:r>
      <w:r>
        <w:t xml:space="preserve">(for example</w:t>
      </w:r>
      <w:r>
        <w:t xml:space="preserve"> </w:t>
      </w:r>
      <m:oMath>
        <m:r>
          <m:t>k</m:t>
        </m:r>
        <m:r>
          <m:rPr>
            <m:sty m:val="p"/>
          </m:rPr>
          <m:t>=</m:t>
        </m:r>
        <m:r>
          <m:t>0</m:t>
        </m:r>
      </m:oMath>
      <w:r>
        <w:t xml:space="preserve">, or</w:t>
      </w:r>
      <w:r>
        <w:t xml:space="preserve"> </w:t>
      </w:r>
      <m:oMath>
        <m:sSub>
          <m:e>
            <m:r>
              <m:rPr>
                <m:scr m:val="script"/>
                <m:sty m:val="p"/>
              </m:rPr>
              <m:t>S</m:t>
            </m:r>
          </m:e>
          <m:sub>
            <m:r>
              <m:t>1</m:t>
            </m:r>
          </m:sub>
        </m:sSub>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sums over them are</w:t>
      </w:r>
      <w:r>
        <w:t xml:space="preserve"> </w:t>
      </w:r>
      <m:oMath>
        <m:acc>
          <m:accPr>
            <m:chr m:val="̃"/>
          </m:accPr>
          <m:e>
            <m:r>
              <m:t>0</m:t>
            </m:r>
          </m:e>
        </m:acc>
      </m:oMath>
      <w:r>
        <w:t xml:space="preserve"> </w:t>
      </w:r>
      <w:r>
        <w:t xml:space="preserve">and the argument goes through unchanged.</w:t>
      </w:r>
    </w:p>
    <w:bookmarkStart w:id="282" w:name="exm-dim-sum"/>
    <w:p>
      <w:pPr>
        <w:pStyle w:val="BodyText"/>
      </w:pPr>
      <w:r>
        <w:rPr>
          <w:b/>
          <w:bCs/>
        </w:rPr>
        <w:t xml:space="preserve">Example 76 (Two planes in</w:t>
      </w:r>
      <w:r>
        <w:rPr>
          <w:b/>
          <w:bCs/>
        </w:rPr>
        <w:t xml:space="preserve"> </w:t>
      </w:r>
      <m:oMath>
        <m:sSup>
          <m:e>
            <m:r>
              <m:rPr>
                <m:scr m:val="double-struck"/>
                <m:sty m:val="p"/>
              </m:rPr>
              <m:t>R</m:t>
            </m:r>
          </m:e>
          <m:sup>
            <m:r>
              <m:t>3</m:t>
            </m:r>
          </m:sup>
        </m:sSup>
      </m:oMath>
      <w:r>
        <w:rPr>
          <w:b/>
          <w:bCs/>
        </w:rPr>
        <w:t xml:space="preserve">, by dimension)</w:t>
      </w:r>
      <w:r>
        <w:t xml:space="preserve"> </w:t>
      </w: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sum-intersection-subspace">
        <w:r>
          <w:rPr>
            <w:rStyle w:val="Hyperlink"/>
          </w:rPr>
          <w:t xml:space="preserve">Example 75</w:t>
        </w:r>
      </w:hyperlink>
      <w:r>
        <w:t xml:space="preserve">,</w:t>
      </w:r>
      <w:r>
        <w:t xml:space="preserve"> </w:t>
      </w:r>
      <w:r>
        <w:t xml:space="preserve">each has dimension</w:t>
      </w:r>
      <w:r>
        <w:t xml:space="preserve"> </w:t>
      </w:r>
      <m:oMath>
        <m:r>
          <m:t>2</m:t>
        </m:r>
      </m:oMath>
      <w:r>
        <w:t xml:space="preserve">:</w:t>
      </w:r>
      <w:r>
        <w:t xml:space="preserve"> </w:t>
      </w:r>
      <w:r>
        <w:t xml:space="preserve">the plane</w:t>
      </w:r>
      <w:r>
        <w:t xml:space="preserve"> </w:t>
      </w:r>
      <m:oMath>
        <m:r>
          <m:t>z</m:t>
        </m:r>
        <m:r>
          <m:rPr>
            <m:sty m:val="p"/>
          </m:rPr>
          <m:t>=</m:t>
        </m:r>
        <m:r>
          <m:t>0</m:t>
        </m:r>
      </m:oMath>
      <w:r>
        <w:t xml:space="preserve"> </w:t>
      </w:r>
      <w:r>
        <w:t xml:space="preserve">has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w:t>
      </w:r>
      <w:hyperlink w:anchor="exm-dimension">
        <w:r>
          <w:rPr>
            <w:rStyle w:val="Hyperlink"/>
          </w:rPr>
          <w:t xml:space="preserve">Example 47</w:t>
        </w:r>
      </w:hyperlink>
      <w:r>
        <w:t xml:space="preserve">),</w:t>
      </w:r>
      <w:r>
        <w:t xml:space="preserve"> </w:t>
      </w:r>
      <w:r>
        <w:t xml:space="preserve">and the plane</w:t>
      </w:r>
      <w:r>
        <w:t xml:space="preserve"> </w:t>
      </w:r>
      <m:oMath>
        <m:r>
          <m:t>x</m:t>
        </m:r>
        <m:r>
          <m:rPr>
            <m:sty m:val="p"/>
          </m:rPr>
          <m:t>=</m:t>
        </m:r>
        <m:r>
          <m:t>0</m:t>
        </m:r>
      </m:oMath>
      <w:r>
        <w:t xml:space="preserve"> </w:t>
      </w:r>
      <w:r>
        <w:t xml:space="preserve">has basis</w:t>
      </w:r>
      <w:r>
        <w:t xml:space="preserve"> </w:t>
      </w:r>
      <m:oMath>
        <m:r>
          <m:rPr>
            <m:sty m:val="p"/>
          </m:rPr>
          <m:t>(</m:t>
        </m:r>
        <m:r>
          <m:t>0</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by the same argument.</w:t>
      </w:r>
      <w:r>
        <w:t xml:space="preserve"> </w:t>
      </w:r>
      <w:r>
        <w:t xml:space="preserve">Their intersection, the</w:t>
      </w:r>
      <w:r>
        <w:t xml:space="preserve"> </w:t>
      </w:r>
      <m:oMath>
        <m:r>
          <m:t>y</m:t>
        </m:r>
      </m:oMath>
      <w:r>
        <w:t xml:space="preserve">-axis</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has dimension</w:t>
      </w:r>
      <w:r>
        <w:t xml:space="preserve"> </w:t>
      </w:r>
      <m:oMath>
        <m:r>
          <m:t>1</m:t>
        </m:r>
      </m:oMath>
      <w:r>
        <w:t xml:space="preserve">,</w:t>
      </w:r>
      <w:r>
        <w:t xml:space="preserve"> </w:t>
      </w:r>
      <w:r>
        <w:t xml:space="preserve">because the single nonzero vector</w:t>
      </w:r>
      <w:r>
        <w:t xml:space="preserve"> </w:t>
      </w:r>
      <m:oMath>
        <m:r>
          <m:rPr>
            <m:sty m:val="p"/>
          </m:rPr>
          <m:t>(</m:t>
        </m:r>
        <m:r>
          <m:t>0</m:t>
        </m:r>
        <m:r>
          <m:rPr>
            <m:sty m:val="p"/>
          </m:rPr>
          <m:t>,</m:t>
        </m:r>
        <m:r>
          <m:t>1</m:t>
        </m:r>
        <m:r>
          <m:rPr>
            <m:sty m:val="p"/>
          </m:rPr>
          <m:t>,</m:t>
        </m:r>
        <m:r>
          <m:t>0</m:t>
        </m:r>
        <m:r>
          <m:rPr>
            <m:sty m:val="p"/>
          </m:rPr>
          <m:t>)</m:t>
        </m:r>
      </m:oMath>
      <w:r>
        <w:t xml:space="preserve"> </w:t>
      </w:r>
      <w:r>
        <w:t xml:space="preserve">is linearly independent</w:t>
      </w:r>
      <w:r>
        <w:t xml:space="preserve"> </w:t>
      </w:r>
      <w:r>
        <w:t xml:space="preserve">(</w:t>
      </w:r>
      <m:oMath>
        <m:r>
          <m:t>c</m:t>
        </m:r>
        <m:r>
          <m:t> </m:t>
        </m:r>
        <m:r>
          <m:rPr>
            <m:sty m:val="p"/>
          </m:rPr>
          <m:t>(</m:t>
        </m:r>
        <m:r>
          <m:t>0</m:t>
        </m:r>
        <m:r>
          <m:rPr>
            <m:sty m:val="p"/>
          </m:rPr>
          <m:t>,</m:t>
        </m:r>
        <m:r>
          <m:t>1</m:t>
        </m:r>
        <m:r>
          <m:rPr>
            <m:sty m:val="p"/>
          </m:rPr>
          <m:t>,</m:t>
        </m:r>
        <m:r>
          <m:t>0</m:t>
        </m:r>
        <m:r>
          <m:rPr>
            <m:sty m:val="p"/>
          </m:rPr>
          <m:t>)</m:t>
        </m:r>
        <m:r>
          <m:rPr>
            <m:sty m:val="p"/>
          </m:rPr>
          <m:t>=</m:t>
        </m:r>
        <m:r>
          <m:rPr>
            <m:sty m:val="p"/>
          </m:rPr>
          <m:t>(</m:t>
        </m:r>
        <m:r>
          <m:t>0</m:t>
        </m:r>
        <m:r>
          <m:rPr>
            <m:sty m:val="p"/>
          </m:rPr>
          <m:t>,</m:t>
        </m:r>
        <m:r>
          <m:t>c</m:t>
        </m:r>
        <m:r>
          <m:rPr>
            <m:sty m:val="p"/>
          </m:rPr>
          <m:t>,</m:t>
        </m:r>
        <m:r>
          <m:t>0</m:t>
        </m:r>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r>
          <m:t>c</m:t>
        </m:r>
        <m:r>
          <m:rPr>
            <m:sty m:val="p"/>
          </m:rPr>
          <m:t>=</m:t>
        </m:r>
        <m:r>
          <m:t>0</m:t>
        </m:r>
      </m:oMath>
      <w:r>
        <w:t xml:space="preserve">)</w:t>
      </w:r>
      <w:r>
        <w:t xml:space="preserve"> </w:t>
      </w:r>
      <w:r>
        <w:t xml:space="preserve">and so is a basis of it.</w:t>
      </w:r>
      <w:r>
        <w:t xml:space="preserve"> </w:t>
      </w:r>
      <w:hyperlink w:anchor="thm-dim-sum">
        <w:r>
          <w:rPr>
            <w:rStyle w:val="Hyperlink"/>
          </w:rPr>
          <w:t xml:space="preserve">Theorem 44</w:t>
        </w:r>
      </w:hyperlink>
      <w:r>
        <w:t xml:space="preserve"> </w:t>
      </w:r>
      <w:r>
        <w:t xml:space="preserve">gives</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r>
                <m:rPr>
                  <m:sty m:val="p"/>
                </m:rPr>
                <m:t>+</m:t>
              </m:r>
              <m:r>
                <m:t>2</m:t>
              </m:r>
              <m:r>
                <m:rPr>
                  <m:sty m:val="p"/>
                </m:rPr>
                <m:t>−</m:t>
              </m:r>
              <m:r>
                <m:t>1</m:t>
              </m:r>
            </m:e>
            <m:e>
              <m:r>
                <m:t>&amp;</m:t>
              </m:r>
              <m:r>
                <m:rPr>
                  <m:sty m:val="p"/>
                </m:rPr>
                <m:t>=</m:t>
              </m:r>
              <m:r>
                <m:t>3</m:t>
              </m:r>
              <m:r>
                <m:rPr>
                  <m:sty m:val="p"/>
                </m:rPr>
                <m:t>,</m:t>
              </m:r>
            </m:e>
          </m:eqArr>
        </m:oMath>
      </m:oMathPara>
    </w:p>
    <w:p>
      <w:pPr>
        <w:pStyle w:val="FirstParagraph"/>
      </w:pPr>
      <w:r>
        <w:t xml:space="preserve">which agrees with</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 </w:t>
      </w:r>
      <w:r>
        <w:t xml:space="preserve">(</w:t>
      </w:r>
      <w:hyperlink w:anchor="exm-sum-intersection-subspace">
        <w:r>
          <w:rPr>
            <w:rStyle w:val="Hyperlink"/>
          </w:rPr>
          <w:t xml:space="preserve">Example 75</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47</w:t>
        </w:r>
      </w:hyperlink>
      <w:r>
        <w:t xml:space="preserve">).</w:t>
      </w:r>
    </w:p>
    <w:bookmarkEnd w:id="282"/>
    <w:bookmarkStart w:id="283" w:name="cor-dim-subadditive"/>
    <w:p>
      <w:pPr>
        <w:pStyle w:val="BodyText"/>
      </w:pPr>
      <w:r>
        <w:rPr>
          <w:b/>
          <w:bCs/>
        </w:rPr>
        <w:t xml:space="preserve">Corollary 4 (The dimension of a sum is at most the sum of the dimensions)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oMath>
      </m:oMathPara>
    </w:p>
    <w:p>
      <w:pPr>
        <w:pStyle w:val="FirstParagraph"/>
      </w:pPr>
      <w:r>
        <w:t xml:space="preserve">with equality 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bookmarkEnd w:id="283"/>
    <w:p>
      <w:pPr>
        <w:pStyle w:val="BodyText"/>
      </w:pPr>
      <w:r>
        <w:rPr>
          <w:i/>
          <w:iCs/>
        </w:rPr>
        <w:t xml:space="preserve">Proof</w:t>
      </w:r>
      <w:r>
        <w:t xml:space="preserve">. </w:t>
      </w:r>
      <w:r>
        <w:t xml:space="preserve">By</w:t>
      </w:r>
      <w:r>
        <w:t xml:space="preserve"> </w:t>
      </w:r>
      <w:hyperlink w:anchor="thm-dim-sum">
        <w:r>
          <w:rPr>
            <w:rStyle w:val="Hyperlink"/>
          </w:rPr>
          <w:t xml:space="preserve">Theorem 44</w:t>
        </w:r>
      </w:hyperlink>
      <w:r>
        <w:t xml:space="preserve">, the two sides differ by</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0</m:t>
        </m:r>
      </m:oMath>
      <w:r>
        <w:t xml:space="preserve">.</w:t>
      </w:r>
      <w:r>
        <w:t xml:space="preserve"> </w:t>
      </w:r>
      <w:r>
        <w:t xml:space="preserve">That dimension is</w:t>
      </w:r>
      <w:r>
        <w:t xml:space="preserve"> </w:t>
      </w:r>
      <m:oMath>
        <m:r>
          <m:t>0</m:t>
        </m:r>
      </m:oMath>
      <w:r>
        <w:t xml:space="preserve"> </w:t>
      </w:r>
      <w:r>
        <w:t xml:space="preserve">exactly when a basis of the intersection is the empty list,</w:t>
      </w:r>
      <w:r>
        <w:t xml:space="preserve"> </w:t>
      </w:r>
      <w:r>
        <w:t xml:space="preserve">that is, when the intersection is the span of the empty list,</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hyperlink w:anchor="exm-dimension">
        <w:r>
          <w:rPr>
            <w:rStyle w:val="Hyperlink"/>
          </w:rPr>
          <w:t xml:space="preserve">Example 47</w:t>
        </w:r>
      </w:hyperlink>
      <w:r>
        <w:t xml:space="preserve">).</w:t>
      </w:r>
    </w:p>
    <w:bookmarkStart w:id="285" w:name="exm-dim-subadditive"/>
    <w:p>
      <w:pPr>
        <w:pStyle w:val="BodyText"/>
      </w:pPr>
      <w:r>
        <w:rPr>
          <w:b/>
          <w:bCs/>
        </w:rPr>
        <w:t xml:space="preserve">Example 77 (Equality and strict inequality)</w:t>
      </w:r>
      <w:r>
        <w:t xml:space="preserve"> </w:t>
      </w:r>
      <w:r>
        <w:t xml:space="preserve"> </w:t>
      </w:r>
    </w:p>
    <w:p>
      <w:pPr>
        <w:numPr>
          <w:ilvl w:val="0"/>
          <w:numId w:val="1035"/>
        </w:numPr>
      </w:pPr>
      <w:r>
        <w:t xml:space="preserve">For the lines</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w:hyperlink w:anchor="exm-subspace-sum">
        <w:r>
          <w:rPr>
            <w:rStyle w:val="Hyperlink"/>
          </w:rPr>
          <w:t xml:space="preserve">Example 73</w:t>
        </w:r>
      </w:hyperlink>
      <w:r>
        <w:t xml:space="preserve">,</w:t>
      </w:r>
      <w:r>
        <w:t xml:space="preserve"> </w:t>
      </w:r>
      <w:r>
        <w:t xml:space="preserve">a common vector satisfies</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oMath>
      <w:r>
        <w:t xml:space="preserve">,</w:t>
      </w:r>
      <w:r>
        <w:t xml:space="preserve"> </w:t>
      </w:r>
      <w:r>
        <w:t xml:space="preserve">so</w:t>
      </w:r>
      <w:r>
        <w:t xml:space="preserve"> </w:t>
      </w:r>
      <m:oMath>
        <m:r>
          <m:rPr>
            <m:sty m:val="p"/>
          </m:rPr>
          <m:t>(</m:t>
        </m:r>
        <m:r>
          <m:t>a</m:t>
        </m:r>
        <m:r>
          <m:rPr>
            <m:sty m:val="p"/>
          </m:rPr>
          <m:t>,</m:t>
        </m:r>
        <m:r>
          <m:rPr>
            <m:sty m:val="p"/>
          </m:rPr>
          <m:t>−</m:t>
        </m:r>
        <m:r>
          <m:t>b</m:t>
        </m:r>
        <m:r>
          <m:rPr>
            <m:sty m:val="p"/>
          </m:rPr>
          <m:t>,</m:t>
        </m:r>
        <m:r>
          <m:t>0</m:t>
        </m:r>
        <m:r>
          <m:rPr>
            <m:sty m:val="p"/>
          </m:rPr>
          <m:t>)</m:t>
        </m:r>
        <m:r>
          <m:rPr>
            <m:sty m:val="p"/>
          </m:rPr>
          <m:t>=</m:t>
        </m:r>
        <m:acc>
          <m:accPr>
            <m:chr m:val="̃"/>
          </m:accPr>
          <m:e>
            <m:r>
              <m:t>0</m:t>
            </m:r>
          </m:e>
        </m:acc>
      </m:oMath>
      <w:r>
        <w:t xml:space="preserve"> </w:t>
      </w:r>
      <w:r>
        <w:t xml:space="preserve">and</w:t>
      </w:r>
    </w:p>
    <w:p>
      <w:pPr>
        <w:pStyle w:val="BodyText"/>
      </w:pPr>
      <m:oMathPara>
        <m:oMathParaPr>
          <m:jc m:val="center"/>
        </m:oMathParaPr>
        <m:oMath>
          <m:eqArr>
            <m:e>
              <m:r>
                <m:t>a</m:t>
              </m:r>
              <m:r>
                <m:t>&amp;</m:t>
              </m:r>
              <m:r>
                <m:rPr>
                  <m:sty m:val="p"/>
                </m:rPr>
                <m:t>=</m:t>
              </m:r>
              <m:r>
                <m:t>b</m:t>
              </m:r>
            </m:e>
            <m:e>
              <m:r>
                <m:t>&amp;</m:t>
              </m:r>
              <m:r>
                <m:rPr>
                  <m:sty m:val="p"/>
                </m:rPr>
                <m:t>=</m:t>
              </m:r>
              <m:r>
                <m:t>0</m:t>
              </m:r>
              <m:r>
                <m:rPr>
                  <m:sty m:val="p"/>
                </m:rPr>
                <m:t>.</m:t>
              </m:r>
            </m:e>
          </m:eqArr>
        </m:oMath>
      </m:oMathPara>
    </w:p>
    <w:p>
      <w:pPr>
        <w:numPr>
          <w:ilvl w:val="0"/>
          <w:numId w:val="1000"/>
        </w:numPr>
      </w:pPr>
      <w:r>
        <w:t xml:space="preserve">The intersection is</w:t>
      </w:r>
      <w:r>
        <w:t xml:space="preserve"> </w:t>
      </w:r>
      <m:oMath>
        <m:r>
          <m:t>​</m:t>
        </m:r>
        <m:d>
          <m:dPr>
            <m:begChr m:val="{"/>
            <m:sepChr m:val=""/>
            <m:endChr m:val="}"/>
            <m:grow/>
          </m:dPr>
          <m:e>
            <m:acc>
              <m:accPr>
                <m:chr m:val="̃"/>
              </m:accPr>
              <m:e>
                <m:r>
                  <m:t>0</m:t>
                </m:r>
              </m:e>
            </m:acc>
          </m:e>
        </m:d>
        <m:r>
          <m:t>​</m:t>
        </m:r>
      </m:oMath>
      <w:r>
        <w:t xml:space="preserve">,</w:t>
      </w:r>
      <w:r>
        <w:t xml:space="preserve"> </w:t>
      </w:r>
      <w:r>
        <w:t xml:space="preserve">and indeed</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e>
            <m:e>
              <m:r>
                <m:t>&amp;</m:t>
              </m:r>
              <m:r>
                <m:rPr>
                  <m:sty m:val="p"/>
                </m:rPr>
                <m:t>=</m:t>
              </m:r>
              <m:r>
                <m:t>1</m:t>
              </m:r>
              <m:r>
                <m:rPr>
                  <m:sty m:val="p"/>
                </m:rPr>
                <m:t>+</m:t>
              </m:r>
              <m:r>
                <m:t>1</m:t>
              </m:r>
              <m:r>
                <m:rPr>
                  <m:sty m:val="p"/>
                </m:rPr>
                <m:t>:</m:t>
              </m:r>
            </m:e>
          </m:eqArr>
        </m:oMath>
      </m:oMathPara>
    </w:p>
    <w:p>
      <w:pPr>
        <w:numPr>
          <w:ilvl w:val="0"/>
          <w:numId w:val="1000"/>
        </w:numPr>
      </w:pPr>
      <w:r>
        <w:t xml:space="preserve">the sum is the plane</w:t>
      </w:r>
      <w:r>
        <w:t xml:space="preserve"> </w:t>
      </w:r>
      <m:oMath>
        <m:r>
          <m:t>z</m:t>
        </m:r>
        <m:r>
          <m:rPr>
            <m:sty m:val="p"/>
          </m:rPr>
          <m:t>=</m:t>
        </m:r>
        <m:r>
          <m:t>0</m:t>
        </m:r>
      </m:oMath>
      <w:r>
        <w:t xml:space="preserve"> </w:t>
      </w:r>
      <w:r>
        <w:t xml:space="preserve">(</w:t>
      </w:r>
      <w:hyperlink w:anchor="exm-subspace-sum">
        <w:r>
          <w:rPr>
            <w:rStyle w:val="Hyperlink"/>
          </w:rPr>
          <w:t xml:space="preserve">Example 73</w:t>
        </w:r>
      </w:hyperlink>
      <w:r>
        <w:t xml:space="preserve">),</w:t>
      </w:r>
      <w:r>
        <w:t xml:space="preserve"> </w:t>
      </w:r>
      <w:r>
        <w:t xml:space="preserve">which 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and each line has dimension</w:t>
      </w:r>
      <w:r>
        <w:t xml:space="preserve"> </w:t>
      </w:r>
      <m:oMath>
        <m:r>
          <m:t>1</m:t>
        </m:r>
      </m:oMath>
      <w:r>
        <w:t xml:space="preserve">, with its spanning vector as a basis.</w:t>
      </w:r>
    </w:p>
    <w:p>
      <w:pPr>
        <w:numPr>
          <w:ilvl w:val="0"/>
          <w:numId w:val="1035"/>
        </w:numPr>
      </w:pPr>
      <w:r>
        <w:t xml:space="preserve">For</w:t>
      </w:r>
    </w:p>
    <w:p>
      <w:pPr>
        <w:pStyle w:val="BodyText"/>
      </w:pPr>
      <m:oMathPara>
        <m:oMathParaPr>
          <m:jc m:val="center"/>
        </m:oMathParaPr>
        <m:oMath>
          <m:eqArr>
            <m:e>
              <m:sSub>
                <m:e>
                  <m:r>
                    <m:rPr>
                      <m:scr m:val="script"/>
                      <m:sty m:val="p"/>
                    </m:rPr>
                    <m:t>S</m:t>
                  </m:r>
                </m:e>
                <m:sub>
                  <m:r>
                    <m:t>1</m:t>
                  </m:r>
                </m:sub>
              </m:sSub>
              <m:r>
                <m:t>&amp;</m:t>
              </m:r>
              <m:r>
                <m:rPr>
                  <m:sty m:val="p"/>
                </m:rPr>
                <m:t>=</m:t>
              </m:r>
              <m:sSub>
                <m:e>
                  <m:r>
                    <m:rPr>
                      <m:scr m:val="script"/>
                      <m:sty m:val="p"/>
                    </m:rPr>
                    <m:t>S</m:t>
                  </m:r>
                </m:e>
                <m:sub>
                  <m:r>
                    <m:t>2</m:t>
                  </m:r>
                </m:sub>
              </m:sSub>
            </m:e>
            <m:e>
              <m:r>
                <m:t>&amp;</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r>
                <m:rPr>
                  <m:sty m:val="p"/>
                </m:rPr>
                <m:t>,</m:t>
              </m:r>
            </m:e>
          </m:eqArr>
        </m:oMath>
      </m:oMathPara>
    </w:p>
    <w:p>
      <w:pPr>
        <w:numPr>
          <w:ilvl w:val="0"/>
          <w:numId w:val="1000"/>
        </w:numPr>
      </w:pPr>
      <w:r>
        <w:t xml:space="preserve">the sum is the same line,</w:t>
      </w:r>
      <w:r>
        <w:t xml:space="preserve"> </w:t>
      </w:r>
      <w:r>
        <w:t xml:space="preserve">because</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1</m:t>
        </m:r>
        <m:r>
          <m:rPr>
            <m:sty m:val="p"/>
          </m:rPr>
          <m:t>,</m:t>
        </m:r>
        <m:r>
          <m:t>0</m:t>
        </m:r>
        <m:r>
          <m:rPr>
            <m:sty m:val="p"/>
          </m:rPr>
          <m:t>,</m:t>
        </m:r>
        <m:r>
          <m:t>0</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0</m:t>
        </m:r>
        <m:r>
          <m:rPr>
            <m:sty m:val="p"/>
          </m:rPr>
          <m:t>,</m:t>
        </m:r>
        <m:r>
          <m:t>0</m:t>
        </m:r>
        <m:r>
          <m:rPr>
            <m:sty m:val="p"/>
          </m:rPr>
          <m:t>)</m:t>
        </m:r>
      </m:oMath>
      <w:r>
        <w:t xml:space="preserve">,</w:t>
      </w:r>
      <w:r>
        <w:t xml:space="preserve"> </w:t>
      </w: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1</m:t>
        </m:r>
        <m:r>
          <m:rPr>
            <m:sty m:val="p"/>
          </m:rPr>
          <m:t>&lt;</m:t>
        </m:r>
        <m:r>
          <m:t>1</m:t>
        </m:r>
        <m:r>
          <m:rPr>
            <m:sty m:val="p"/>
          </m:rPr>
          <m:t>+</m:t>
        </m:r>
        <m:r>
          <m:t>1</m:t>
        </m:r>
      </m:oMath>
      <w:r>
        <w:t xml:space="preserve">,</w:t>
      </w:r>
      <w:r>
        <w:t xml:space="preserve"> </w:t>
      </w:r>
      <w:r>
        <w:t xml:space="preserve">a</w:t>
      </w:r>
      <w:r>
        <w:t xml:space="preserve"> </w:t>
      </w:r>
      <w:hyperlink r:id="rId284">
        <w:r>
          <w:rPr>
            <w:rStyle w:val="Hyperlink"/>
          </w:rPr>
          <w:t xml:space="preserve">strict inequality</w:t>
        </w:r>
      </w:hyperlink>
      <w:r>
        <w:t xml:space="preserve">.</w:t>
      </w:r>
    </w:p>
    <w:bookmarkEnd w:id="285"/>
    <w:bookmarkStart w:id="286" w:name="thm-rank-subadditive"/>
    <w:p>
      <w:pPr>
        <w:pStyle w:val="FirstParagraph"/>
      </w:pPr>
      <w:r>
        <w:rPr>
          <w:b/>
          <w:bCs/>
        </w:rPr>
        <w:t xml:space="preserve">Theorem 45 (Rank is subadditive)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bi"/>
            </m:rPr>
            <m:t>B</m:t>
          </m:r>
          <m:r>
            <m:rPr>
              <m:sty m:val="p"/>
            </m:rPr>
            <m:t>)</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oMath>
      </m:oMathPara>
    </w:p>
    <w:bookmarkEnd w:id="286"/>
    <w:p>
      <w:pPr>
        <w:pStyle w:val="FirstParagraph"/>
      </w:pPr>
      <w:r>
        <w:rPr>
          <w:i/>
          <w:iCs/>
        </w:rPr>
        <w:t xml:space="preserve">Proof</w:t>
      </w:r>
      <w:r>
        <w:t xml:space="preserve">. </w:t>
      </w:r>
      <m:oMath>
        <m:r>
          <m:rPr>
            <m:scr m:val="script"/>
            <m:sty m:val="p"/>
          </m:rPr>
          <m:t>C</m:t>
        </m:r>
        <m:r>
          <m:rPr>
            <m:sty m:val="p"/>
          </m:rPr>
          <m:t>(</m:t>
        </m:r>
        <m:r>
          <m:rPr>
            <m:sty m:val="bi"/>
          </m:rPr>
          <m:t>A</m:t>
        </m:r>
        <m:r>
          <m:rPr>
            <m:sty m:val="p"/>
          </m:rPr>
          <m:t>+</m:t>
        </m:r>
        <m:r>
          <m:rPr>
            <m:sty m:val="bi"/>
          </m:rPr>
          <m:t>B</m:t>
        </m:r>
        <m:r>
          <m:rPr>
            <m:sty m:val="p"/>
          </m:rPr>
          <m:t>)</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oMath>
      <w:r>
        <w:rPr>
          <w:b/>
          <w:bCs/>
        </w:rPr>
        <w:t xml:space="preserve">.</w:t>
      </w:r>
      <w:r>
        <w:t xml:space="preserve"> </w:t>
      </w:r>
      <w:r>
        <w:t xml:space="preserve">Any vector of</w:t>
      </w:r>
      <w:r>
        <w:t xml:space="preserve"> </w:t>
      </w:r>
      <m:oMath>
        <m:r>
          <m:rPr>
            <m:scr m:val="script"/>
            <m:sty m:val="p"/>
          </m:rPr>
          <m:t>C</m:t>
        </m:r>
        <m:r>
          <m:rPr>
            <m:sty m:val="p"/>
          </m:rPr>
          <m:t>(</m:t>
        </m:r>
        <m:r>
          <m:rPr>
            <m:sty m:val="bi"/>
          </m:rPr>
          <m:t>A</m:t>
        </m:r>
        <m:r>
          <m:rPr>
            <m:sty m:val="p"/>
          </m:rPr>
          <m:t>+</m:t>
        </m:r>
        <m:r>
          <m:rPr>
            <m:sty m:val="bi"/>
          </m:rPr>
          <m:t>B</m:t>
        </m:r>
        <m:r>
          <m:rPr>
            <m:sty m:val="p"/>
          </m:rPr>
          <m:t>)</m:t>
        </m:r>
      </m:oMath>
      <w:r>
        <w:t xml:space="preserve"> </w:t>
      </w:r>
      <w:r>
        <w:t xml:space="preserve">is</w:t>
      </w:r>
      <w:r>
        <w:t xml:space="preserve"> </w:t>
      </w:r>
      <m:oMath>
        <m:r>
          <m:rPr>
            <m:sty m:val="p"/>
          </m:rPr>
          <m:t>(</m:t>
        </m:r>
        <m:r>
          <m:rPr>
            <m:sty m:val="bi"/>
          </m:rPr>
          <m:t>A</m:t>
        </m:r>
        <m:r>
          <m:rPr>
            <m:sty m:val="p"/>
          </m:rPr>
          <m:t>+</m:t>
        </m:r>
        <m:r>
          <m:rPr>
            <m:sty m:val="bi"/>
          </m:rPr>
          <m:t>B</m:t>
        </m:r>
        <m:r>
          <m:rPr>
            <m:sty m:val="p"/>
          </m:rPr>
          <m:t>)</m:t>
        </m:r>
        <m:r>
          <m:t> </m:t>
        </m:r>
        <m:acc>
          <m:accPr>
            <m:chr m:val="̃"/>
          </m:accPr>
          <m:e>
            <m:r>
              <m:t>x</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 and</w:t>
      </w:r>
      <w:r>
        <w:t xml:space="preserve"> </w:t>
      </w:r>
      <m:oMath>
        <m:r>
          <m:rPr>
            <m:sty m:val="p"/>
          </m:rPr>
          <m:t>(</m:t>
        </m:r>
        <m:r>
          <m:rPr>
            <m:sty m:val="bi"/>
          </m:rPr>
          <m:t>A</m:t>
        </m:r>
        <m:r>
          <m:rPr>
            <m:sty m:val="p"/>
          </m:rPr>
          <m:t>+</m:t>
        </m:r>
        <m:r>
          <m:rPr>
            <m:sty m:val="bi"/>
          </m:rPr>
          <m:t>B</m:t>
        </m:r>
        <m:r>
          <m:rPr>
            <m:sty m:val="p"/>
          </m:rPr>
          <m:t>)</m:t>
        </m:r>
        <m:r>
          <m:t> </m:t>
        </m:r>
        <m:acc>
          <m:accPr>
            <m:chr m:val="̃"/>
          </m:accPr>
          <m:e>
            <m:r>
              <m:t>x</m:t>
            </m:r>
          </m:e>
        </m:acc>
        <m:r>
          <m:rPr>
            <m:sty m:val="p"/>
          </m:rPr>
          <m:t>=</m:t>
        </m:r>
        <m:r>
          <m:rPr>
            <m:sty m:val="bi"/>
          </m:rPr>
          <m:t>A</m:t>
        </m:r>
        <m:acc>
          <m:accPr>
            <m:chr m:val="̃"/>
          </m:accPr>
          <m:e>
            <m:r>
              <m:t>x</m:t>
            </m:r>
          </m:e>
        </m:acc>
        <m:r>
          <m:rPr>
            <m:sty m:val="p"/>
          </m:rPr>
          <m:t>+</m:t>
        </m:r>
        <m:r>
          <m:rPr>
            <m:sty m:val="bi"/>
          </m:rPr>
          <m:t>B</m:t>
        </m:r>
        <m:acc>
          <m:accPr>
            <m:chr m:val="̃"/>
          </m:accPr>
          <m:e>
            <m:r>
              <m:t>x</m:t>
            </m:r>
          </m:e>
        </m:acc>
      </m:oMath>
      <w:r>
        <w:t xml:space="preserve"> </w:t>
      </w:r>
      <w:r>
        <w:t xml:space="preserve">(</w:t>
      </w:r>
      <w:hyperlink w:anchor="thm-matmul-distrib">
        <w:r>
          <w:rPr>
            <w:rStyle w:val="Hyperlink"/>
          </w:rPr>
          <w:t xml:space="preserve">Theorem 9</w:t>
        </w:r>
      </w:hyperlink>
      <w:r>
        <w:t xml:space="preserve">, with</w:t>
      </w:r>
      <w:r>
        <w:t xml:space="preserve"> </w:t>
      </w:r>
      <m:oMath>
        <m:acc>
          <m:accPr>
            <m:chr m:val="̃"/>
          </m:accPr>
          <m:e>
            <m:r>
              <m:t>x</m:t>
            </m:r>
          </m:e>
        </m:acc>
      </m:oMath>
      <w:r>
        <w:t xml:space="preserve"> </w:t>
      </w:r>
      <w:r>
        <w:t xml:space="preserve">as an</w:t>
      </w:r>
      <w:r>
        <w:t xml:space="preserve"> </w:t>
      </w:r>
      <m:oMath>
        <m:r>
          <m:t>n</m:t>
        </m:r>
        <m:r>
          <m:rPr>
            <m:sty m:val="p"/>
          </m:rPr>
          <m:t>×</m:t>
        </m:r>
        <m:r>
          <m:t>1</m:t>
        </m:r>
      </m:oMath>
      <w:r>
        <w:t xml:space="preserve"> </w:t>
      </w:r>
      <w:r>
        <w:t xml:space="preserve">matrix),</w:t>
      </w:r>
      <w:r>
        <w:t xml:space="preserve"> </w:t>
      </w:r>
      <w:r>
        <w:t xml:space="preserve">a vector of</w:t>
      </w:r>
      <w:r>
        <w:t xml:space="preserve"> </w:t>
      </w:r>
      <m:oMath>
        <m:r>
          <m:rPr>
            <m:scr m:val="script"/>
            <m:sty m:val="p"/>
          </m:rPr>
          <m:t>C</m:t>
        </m:r>
        <m:r>
          <m:rPr>
            <m:sty m:val="p"/>
          </m:rPr>
          <m:t>(</m:t>
        </m:r>
        <m:r>
          <m:rPr>
            <m:sty m:val="bi"/>
          </m:rPr>
          <m:t>A</m:t>
        </m:r>
        <m:r>
          <m:rPr>
            <m:sty m:val="p"/>
          </m:rPr>
          <m:t>)</m:t>
        </m:r>
      </m:oMath>
      <w:r>
        <w:t xml:space="preserve"> </w:t>
      </w:r>
      <w:r>
        <w:t xml:space="preserve">plus a vector of</w:t>
      </w:r>
      <w:r>
        <w:t xml:space="preserve"> </w:t>
      </w:r>
      <m:oMath>
        <m:r>
          <m:rPr>
            <m:scr m:val="script"/>
            <m:sty m:val="p"/>
          </m:rPr>
          <m:t>C</m:t>
        </m:r>
        <m:r>
          <m:rPr>
            <m:sty m:val="p"/>
          </m:rPr>
          <m:t>(</m:t>
        </m:r>
        <m:r>
          <m:rPr>
            <m:sty m:val="bi"/>
          </m:rPr>
          <m:t>B</m:t>
        </m:r>
        <m:r>
          <m:rPr>
            <m:sty m:val="p"/>
          </m:rPr>
          <m:t>)</m:t>
        </m:r>
      </m:oMath>
      <w:r>
        <w:t xml:space="preserve">.</w:t>
      </w:r>
    </w:p>
    <w:p>
      <w:pPr>
        <w:pStyle w:val="BodyText"/>
      </w:pPr>
      <w:r>
        <w:rPr>
          <w:b/>
          <w:bCs/>
        </w:rPr>
        <w:t xml:space="preserve">Compare dimensions.</w:t>
      </w:r>
      <w:r>
        <w:t xml:space="preserve"> </w:t>
      </w:r>
      <w:r>
        <w:t xml:space="preserve">All the sets involved are subspaces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31</w:t>
        </w:r>
      </w:hyperlink>
      <w:r>
        <w:t xml:space="preserve">,</w:t>
      </w:r>
      <w:r>
        <w:t xml:space="preserve"> </w:t>
      </w:r>
      <w:hyperlink w:anchor="thm-sum-intersection-subspace">
        <w:r>
          <w:rPr>
            <w:rStyle w:val="Hyperlink"/>
          </w:rPr>
          <w:t xml:space="preserve">Theorem 43</w:t>
        </w:r>
      </w:hyperlink>
      <w:r>
        <w:t xml:space="preserve">), so</w:t>
      </w:r>
    </w:p>
    <w:p>
      <w:pPr>
        <w:pStyle w:val="BodyText"/>
      </w:pPr>
      <m:oMathPara>
        <m:oMathParaPr>
          <m:jc m:val="center"/>
        </m:oMathParaPr>
        <m:oMath>
          <m:eqArr>
            <m:e>
              <m:r>
                <m:rPr>
                  <m:sty m:val="p"/>
                </m:rPr>
                <m:t>rank</m:t>
              </m:r>
              <m:r>
                <m:rPr>
                  <m:sty m:val="p"/>
                </m:rPr>
                <m:t>(</m:t>
              </m:r>
              <m:r>
                <m:rPr>
                  <m:sty m:val="bi"/>
                </m:rPr>
                <m:t>A</m:t>
              </m:r>
              <m:r>
                <m:rPr>
                  <m:sty m:val="p"/>
                </m:rPr>
                <m:t>+</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bi"/>
                    </m:rPr>
                    <m:t>B</m:t>
                  </m:r>
                  <m:r>
                    <m:rPr>
                      <m:sty m:val="p"/>
                    </m:rPr>
                    <m:t>)</m:t>
                  </m:r>
                </m:e>
              </m:d>
              <m:r>
                <m:t>​</m:t>
              </m:r>
              <m:r>
                <m:t>&amp;</m:t>
              </m:r>
              <m:r>
                <m:t>&amp;</m:t>
              </m:r>
              <m:r>
                <m:rPr>
                  <m:nor/>
                  <m:sty m:val="p"/>
                </m:rPr>
                <m:t>(</m:t>
              </m:r>
              <m:r>
                <m:rPr>
                  <m:nor/>
                  <m:sty m:val="p"/>
                </m:rPr>
                <m:t>Theorem 35</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e>
              </m:d>
              <m:r>
                <m:t>​</m:t>
              </m:r>
              <m:r>
                <m:t>&amp;</m:t>
              </m:r>
              <m:r>
                <m:t>&amp;</m:t>
              </m:r>
              <m:r>
                <m:rPr>
                  <m:nor/>
                  <m:sty m:val="p"/>
                </m:rPr>
                <m:t>(the containment, and part 2 of </m:t>
              </m:r>
              <m:r>
                <m:rPr>
                  <m:nor/>
                  <m:sty m:val="p"/>
                </m:rPr>
                <m:t>Theorem 29</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rPr>
                  <m:sty m:val="p"/>
                </m:rPr>
                <m:t>dim</m:t>
              </m:r>
              <m:r>
                <m:t>​</m:t>
              </m:r>
              <m:d>
                <m:dPr>
                  <m:begChr m:val="("/>
                  <m:sepChr m:val=""/>
                  <m:endChr m:val=")"/>
                  <m:grow/>
                </m:dPr>
                <m:e>
                  <m:r>
                    <m:rPr>
                      <m:scr m:val="script"/>
                      <m:sty m:val="p"/>
                    </m:rPr>
                    <m:t>C</m:t>
                  </m:r>
                  <m:r>
                    <m:rPr>
                      <m:sty m:val="p"/>
                    </m:rPr>
                    <m:t>(</m:t>
                  </m:r>
                  <m:r>
                    <m:rPr>
                      <m:sty m:val="bi"/>
                    </m:rPr>
                    <m:t>B</m:t>
                  </m:r>
                  <m:r>
                    <m:rPr>
                      <m:sty m:val="p"/>
                    </m:rPr>
                    <m:t>)</m:t>
                  </m:r>
                </m:e>
              </m:d>
              <m:r>
                <m:t>​</m:t>
              </m:r>
              <m:r>
                <m:t>&amp;</m:t>
              </m:r>
              <m:r>
                <m:t>&amp;</m:t>
              </m:r>
              <m:r>
                <m:rPr>
                  <m:nor/>
                  <m:sty m:val="p"/>
                </m:rPr>
                <m:t>(</m:t>
              </m:r>
              <m:r>
                <m:rPr>
                  <m:nor/>
                  <m:sty m:val="p"/>
                </m:rPr>
                <m:t>Corollary 4</m:t>
              </m:r>
              <m:r>
                <m:rPr>
                  <m:nor/>
                  <m:sty m:val="p"/>
                </m:rPr>
                <m:t>)</m:t>
              </m:r>
            </m:e>
            <m:e>
              <m:r>
                <m:t>&amp;</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r>
                <m:t>&amp;</m:t>
              </m:r>
              <m:r>
                <m:t>&amp;</m:t>
              </m:r>
              <m:r>
                <m:rPr>
                  <m:nor/>
                  <m:sty m:val="p"/>
                </m:rPr>
                <m:t>(</m:t>
              </m:r>
              <m:r>
                <m:rPr>
                  <m:nor/>
                  <m:sty m:val="p"/>
                </m:rPr>
                <m:t>Theorem 35</m:t>
              </m:r>
              <m:r>
                <m:rPr>
                  <m:nor/>
                  <m:sty m:val="p"/>
                </m:rPr>
                <m:t>)</m:t>
              </m:r>
            </m:e>
          </m:eqArr>
        </m:oMath>
      </m:oMathPara>
    </w:p>
    <w:bookmarkStart w:id="287" w:name="exm-rank-subadditive"/>
    <w:p>
      <w:pPr>
        <w:pStyle w:val="FirstParagraph"/>
      </w:pPr>
      <w:r>
        <w:rPr>
          <w:b/>
          <w:bCs/>
        </w:rPr>
        <w:t xml:space="preserve">Example 78 (Subadditivity with equality and without)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1</m:t>
                  </m:r>
                </m:e>
              </m:mr>
            </m:m>
          </m:e>
        </m:d>
      </m:oMath>
      <w:r>
        <w:t xml:space="preserve">.</w:t>
      </w:r>
      <w:r>
        <w:t xml:space="preserve"> </w:t>
      </w:r>
      <w:r>
        <w:t xml:space="preserve">Each has one nonzero column and one zero column.</w:t>
      </w:r>
      <w:r>
        <w:t xml:space="preserve"> </w:t>
      </w:r>
      <w:r>
        <w:t xml:space="preserve">The nonzero column on its own is linearly independent</w:t>
      </w:r>
      <w:r>
        <w:t xml:space="preserve"> </w:t>
      </w:r>
      <w:r>
        <w:t xml:space="preserve">(</w:t>
      </w:r>
      <m:oMath>
        <m:r>
          <m:t>c</m:t>
        </m:r>
        <m:r>
          <m:t> </m:t>
        </m:r>
        <m:acc>
          <m:accPr>
            <m:chr m:val="̃"/>
          </m:accPr>
          <m:e>
            <m:r>
              <m:t>v</m:t>
            </m:r>
          </m:e>
        </m:acc>
        <m:r>
          <m:rPr>
            <m:sty m:val="p"/>
          </m:rPr>
          <m:t>=</m:t>
        </m:r>
        <m:sSub>
          <m:e>
            <m:acc>
              <m:accPr>
                <m:chr m:val="̃"/>
              </m:accPr>
              <m:e>
                <m:r>
                  <m:t>0</m:t>
                </m:r>
              </m:e>
            </m:acc>
          </m:e>
          <m:sub>
            <m:r>
              <m:t>2</m:t>
            </m:r>
          </m:sub>
        </m:sSub>
      </m:oMath>
      <w:r>
        <w:t xml:space="preserve"> </w:t>
      </w:r>
      <w:r>
        <w:t xml:space="preserve">with</w:t>
      </w:r>
      <w:r>
        <w:t xml:space="preserve"> </w:t>
      </w:r>
      <m:oMath>
        <m:acc>
          <m:accPr>
            <m:chr m:val="̃"/>
          </m:accPr>
          <m:e>
            <m:r>
              <m:t>v</m:t>
            </m:r>
          </m:e>
        </m:acc>
        <m:r>
          <m:rPr>
            <m:sty m:val="p"/>
          </m:rPr>
          <m:t>≠</m:t>
        </m:r>
        <m:sSub>
          <m:e>
            <m:acc>
              <m:accPr>
                <m:chr m:val="̃"/>
              </m:accPr>
              <m:e>
                <m:r>
                  <m:t>0</m:t>
                </m:r>
              </m:e>
            </m:acc>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and the two columns together are not,</w:t>
      </w:r>
      <w:r>
        <w:t xml:space="preserve"> </w:t>
      </w:r>
      <w:r>
        <w:t xml:space="preserve">since</w:t>
      </w:r>
      <w:r>
        <w:t xml:space="preserve"> </w:t>
      </w:r>
      <m:oMath>
        <m:r>
          <m:t>1</m:t>
        </m:r>
      </m:oMath>
      <w:r>
        <w:t xml:space="preserve"> </w:t>
      </w:r>
      <w:r>
        <w:t xml:space="preserve">times the zero column is</w:t>
      </w:r>
      <w:r>
        <w:t xml:space="preserve"> </w:t>
      </w:r>
      <m:oMath>
        <m:sSub>
          <m:e>
            <m:acc>
              <m:accPr>
                <m:chr m:val="̃"/>
              </m:accPr>
              <m:e>
                <m:r>
                  <m:t>0</m:t>
                </m:r>
              </m:e>
            </m:acc>
          </m:e>
          <m:sub>
            <m:r>
              <m:t>2</m:t>
            </m:r>
          </m:sub>
        </m:sSub>
      </m:oMath>
      <w:r>
        <w:t xml:space="preserve">;</w:t>
      </w:r>
      <w:r>
        <w:t xml:space="preserve"> </w:t>
      </w:r>
      <w:r>
        <w:t xml:space="preserve">so each matrix has rank</w:t>
      </w:r>
      <w:r>
        <w:t xml:space="preserve"> </w:t>
      </w:r>
      <m:oMath>
        <m:r>
          <m:t>1</m:t>
        </m:r>
      </m:oMath>
      <w:r>
        <w:t xml:space="preserve"> </w:t>
      </w:r>
      <w:r>
        <w:t xml:space="preserve">(</w:t>
      </w:r>
      <w:hyperlink w:anchor="def-rank">
        <w:r>
          <w:rPr>
            <w:rStyle w:val="Hyperlink"/>
          </w:rPr>
          <w:t xml:space="preserve">Definition 38</w:t>
        </w:r>
      </w:hyperlink>
      <w:r>
        <w:t xml:space="preserve">).</w:t>
      </w:r>
      <w:r>
        <w:t xml:space="preserve"> </w:t>
      </w:r>
      <w:r>
        <w:t xml:space="preserve">By the same argument,</w:t>
      </w:r>
      <w:r>
        <w:t xml:space="preserve"> </w:t>
      </w:r>
      <m:oMath>
        <m:r>
          <m:rPr>
            <m:sty m:val="p"/>
          </m:rPr>
          <m:t>−</m:t>
        </m:r>
        <m:r>
          <m:rPr>
            <m:sty m:val="bi"/>
          </m:rPr>
          <m:t>A</m:t>
        </m:r>
      </m:oMath>
      <w:r>
        <w:t xml:space="preserve"> </w:t>
      </w:r>
      <w:r>
        <w:t xml:space="preserve">has rank</w:t>
      </w:r>
      <w:r>
        <w:t xml:space="preserve"> </w:t>
      </w:r>
      <m:oMath>
        <m:r>
          <m:t>1</m:t>
        </m:r>
      </m:oMath>
      <w:r>
        <w:t xml:space="preserve">.</w:t>
      </w:r>
    </w:p>
    <w:p>
      <w:pPr>
        <w:pStyle w:val="Compact"/>
        <w:numPr>
          <w:ilvl w:val="0"/>
          <w:numId w:val="1036"/>
        </w:numPr>
      </w:pPr>
      <m:oMath>
        <m:r>
          <m:rPr>
            <m:sty m:val="bi"/>
          </m:rPr>
          <m:t>A</m:t>
        </m:r>
        <m:r>
          <m:rPr>
            <m:sty m:val="p"/>
          </m:rPr>
          <m:t>+</m:t>
        </m:r>
        <m:r>
          <m:rPr>
            <m:sty m:val="bi"/>
          </m:rPr>
          <m:t>B</m:t>
        </m:r>
      </m:oMath>
      <w:r>
        <w:t xml:space="preserve"> </w:t>
      </w:r>
      <w:r>
        <w:t xml:space="preserve">is the</w:t>
      </w:r>
      <w:r>
        <w:t xml:space="preserve"> </w:t>
      </w:r>
      <m:oMath>
        <m:r>
          <m:t>2</m:t>
        </m:r>
        <m:r>
          <m:rPr>
            <m:sty m:val="p"/>
          </m:rPr>
          <m:t>×</m:t>
        </m:r>
        <m:r>
          <m:t>2</m:t>
        </m:r>
      </m:oMath>
      <w:r>
        <w:t xml:space="preserve"> </w:t>
      </w:r>
      <w:r>
        <w:t xml:space="preserve">identity matrix, which has rank</w:t>
      </w:r>
      <w:r>
        <w:t xml:space="preserve"> </w:t>
      </w:r>
      <m:oMath>
        <m:r>
          <m:t>2</m:t>
        </m:r>
      </m:oMath>
      <w:r>
        <w:t xml:space="preserve"> </w:t>
      </w:r>
      <w:r>
        <w:t xml:space="preserve">(</w:t>
      </w:r>
      <w:hyperlink w:anchor="exm-rank-nullity">
        <w:r>
          <w:rPr>
            <w:rStyle w:val="Hyperlink"/>
          </w:rPr>
          <w:t xml:space="preserve">Example 62</w:t>
        </w:r>
      </w:hyperlink>
      <w:r>
        <w:t xml:space="preserve">),</w:t>
      </w:r>
      <w:r>
        <w:t xml:space="preserve"> </w:t>
      </w:r>
      <w:r>
        <w:t xml:space="preserve">so the bound</w:t>
      </w:r>
      <w:r>
        <w:t xml:space="preserve"> </w:t>
      </w:r>
      <m:oMath>
        <m:r>
          <m:t>2</m:t>
        </m:r>
        <m:r>
          <m:rPr>
            <m:sty m:val="p"/>
          </m:rPr>
          <m:t>≤</m:t>
        </m:r>
        <m:r>
          <m:t>1</m:t>
        </m:r>
        <m:r>
          <m:rPr>
            <m:sty m:val="p"/>
          </m:rPr>
          <m:t>+</m:t>
        </m:r>
        <m:r>
          <m:t>1</m:t>
        </m:r>
      </m:oMath>
      <w:r>
        <w:t xml:space="preserve"> </w:t>
      </w:r>
      <w:r>
        <w:t xml:space="preserve">holds with equality.</w:t>
      </w:r>
    </w:p>
    <w:p>
      <w:pPr>
        <w:pStyle w:val="Compact"/>
        <w:numPr>
          <w:ilvl w:val="0"/>
          <w:numId w:val="1036"/>
        </w:numPr>
      </w:pPr>
      <m:oMath>
        <m:r>
          <m:rPr>
            <m:sty m:val="bi"/>
          </m:rPr>
          <m:t>A</m:t>
        </m:r>
        <m:r>
          <m:rPr>
            <m:sty m:val="p"/>
          </m:rPr>
          <m:t>+</m:t>
        </m:r>
        <m:r>
          <m:rPr>
            <m:sty m:val="p"/>
          </m:rPr>
          <m:t>(</m:t>
        </m:r>
        <m:r>
          <m:rPr>
            <m:sty m:val="p"/>
          </m:rPr>
          <m:t>−</m:t>
        </m:r>
        <m:r>
          <m:rPr>
            <m:sty m:val="bi"/>
          </m:rPr>
          <m:t>A</m:t>
        </m:r>
        <m:r>
          <m:rPr>
            <m:sty m:val="p"/>
          </m:rPr>
          <m:t>)</m:t>
        </m:r>
      </m:oMath>
      <w:r>
        <w:t xml:space="preserve"> </w:t>
      </w:r>
      <w:r>
        <w:t xml:space="preserve">is the</w:t>
      </w:r>
      <w:r>
        <w:t xml:space="preserve"> </w:t>
      </w:r>
      <m:oMath>
        <m:r>
          <m:t>2</m:t>
        </m:r>
        <m:r>
          <m:rPr>
            <m:sty m:val="p"/>
          </m:rPr>
          <m:t>×</m:t>
        </m:r>
        <m:r>
          <m:t>2</m:t>
        </m:r>
      </m:oMath>
      <w:r>
        <w:t xml:space="preserve"> </w:t>
      </w:r>
      <w:r>
        <w:t xml:space="preserve">zero matrix,</w:t>
      </w:r>
      <w:r>
        <w:t xml:space="preserve"> </w:t>
      </w:r>
      <w:r>
        <w:t xml:space="preserve">which has rank</w:t>
      </w:r>
      <w:r>
        <w:t xml:space="preserve"> </w:t>
      </w:r>
      <m:oMath>
        <m:r>
          <m:t>0</m:t>
        </m:r>
      </m:oMath>
      <w:r>
        <w:t xml:space="preserve">:</w:t>
      </w:r>
      <w:r>
        <w:t xml:space="preserve"> </w:t>
      </w:r>
      <w:r>
        <w:t xml:space="preserve">any nonempty list of its columns contains</w:t>
      </w:r>
      <w:r>
        <w:t xml:space="preserve"> </w:t>
      </w:r>
      <m:oMath>
        <m:sSub>
          <m:e>
            <m:acc>
              <m:accPr>
                <m:chr m:val="̃"/>
              </m:accPr>
              <m:e>
                <m:r>
                  <m:t>0</m:t>
                </m:r>
              </m:e>
            </m:acc>
          </m:e>
          <m:sub>
            <m:r>
              <m:t>2</m:t>
            </m:r>
          </m:sub>
        </m:sSub>
      </m:oMath>
      <w:r>
        <w:t xml:space="preserve">,</w:t>
      </w:r>
      <w:r>
        <w:t xml:space="preserve"> </w:t>
      </w:r>
      <w:r>
        <w:t xml:space="preserve">and</w:t>
      </w:r>
      <w:r>
        <w:t xml:space="preserve"> </w:t>
      </w:r>
      <m:oMath>
        <m:r>
          <m:t>1</m:t>
        </m:r>
        <m:r>
          <m:rPr>
            <m:sty m:val="p"/>
          </m:rPr>
          <m:t>⋅</m:t>
        </m:r>
        <m:sSub>
          <m:e>
            <m:acc>
              <m:accPr>
                <m:chr m:val="̃"/>
              </m:accPr>
              <m:e>
                <m:r>
                  <m:t>0</m:t>
                </m:r>
              </m:e>
            </m:acc>
          </m:e>
          <m:sub>
            <m:r>
              <m:t>2</m:t>
            </m:r>
          </m:sub>
        </m:sSub>
        <m:r>
          <m:rPr>
            <m:sty m:val="p"/>
          </m:rPr>
          <m:t>=</m:t>
        </m:r>
        <m:sSub>
          <m:e>
            <m:acc>
              <m:accPr>
                <m:chr m:val="̃"/>
              </m:accPr>
              <m:e>
                <m:r>
                  <m:t>0</m:t>
                </m:r>
              </m:e>
            </m:acc>
          </m:e>
          <m:sub>
            <m:r>
              <m:t>2</m:t>
            </m:r>
          </m:sub>
        </m:sSub>
      </m:oMath>
      <w:r>
        <w:t xml:space="preserve">.</w:t>
      </w:r>
      <w:r>
        <w:t xml:space="preserve"> </w:t>
      </w:r>
      <w:r>
        <w:t xml:space="preserve">So the bound</w:t>
      </w:r>
      <w:r>
        <w:t xml:space="preserve"> </w:t>
      </w:r>
      <m:oMath>
        <m:r>
          <m:t>0</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p"/>
          </m:rPr>
          <m:t>−</m:t>
        </m:r>
        <m:r>
          <m:rPr>
            <m:sty m:val="bi"/>
          </m:rPr>
          <m:t>A</m:t>
        </m:r>
        <m:r>
          <m:rPr>
            <m:sty m:val="p"/>
          </m:rPr>
          <m:t>)</m:t>
        </m:r>
        <m:r>
          <m:rPr>
            <m:sty m:val="p"/>
          </m:rPr>
          <m:t>=</m:t>
        </m:r>
        <m:r>
          <m:t>1</m:t>
        </m:r>
        <m:r>
          <m:rPr>
            <m:sty m:val="p"/>
          </m:rPr>
          <m:t>+</m:t>
        </m:r>
        <m:r>
          <m:t>1</m:t>
        </m:r>
      </m:oMath>
      <w:r>
        <w:t xml:space="preserve"> </w:t>
      </w:r>
      <w:r>
        <w:t xml:space="preserve">is strict.</w:t>
      </w:r>
    </w:p>
    <w:bookmarkEnd w:id="287"/>
    <w:bookmarkStart w:id="288" w:name="def-direct-sum"/>
    <w:p>
      <w:pPr>
        <w:pStyle w:val="FirstParagraph"/>
      </w:pPr>
      <w:r>
        <w:rPr>
          <w:b/>
          <w:bCs/>
        </w:rPr>
        <w:t xml:space="preserve">Definition 53 (Direct sum)</w:t>
      </w:r>
      <w:r>
        <w:t xml:space="preserve"> </w:t>
      </w:r>
      <w:r>
        <w:t xml:space="preserve">Let</w:t>
      </w:r>
      <w:r>
        <w:t xml:space="preserve"> </w:t>
      </w:r>
      <m:oMath>
        <m:sSub>
          <m:e>
            <m:r>
              <m:rPr>
                <m:scr m:val="script"/>
                <m:sty m:val="p"/>
              </m:rPr>
              <m:t>S</m:t>
            </m:r>
          </m:e>
          <m:sub>
            <m:r>
              <m:t>1</m:t>
            </m:r>
          </m:sub>
        </m:sSub>
      </m:oMath>
      <w:r>
        <w:t xml:space="preserve">,</w:t>
      </w:r>
      <w:r>
        <w:t xml:space="preserve"> </w:t>
      </w:r>
      <m:oMath>
        <m:sSub>
          <m:e>
            <m:r>
              <m:rPr>
                <m:scr m:val="script"/>
                <m:sty m:val="p"/>
              </m:rPr>
              <m:t>S</m:t>
            </m:r>
          </m:e>
          <m:sub>
            <m:r>
              <m:t>2</m:t>
            </m:r>
          </m:sub>
        </m:sSub>
      </m:oMath>
      <w:r>
        <w:t xml:space="preserve"> </w:t>
      </w:r>
      <w:r>
        <w:t xml:space="preserve">and</w:t>
      </w:r>
      <w:r>
        <w:t xml:space="preserve"> </w:t>
      </w:r>
      <m:oMath>
        <m:r>
          <m:rPr>
            <m:scr m:val="script"/>
            <m:sty m:val="p"/>
          </m:rPr>
          <m:t>V</m:t>
        </m:r>
      </m:oMath>
      <w:r>
        <w:t xml:space="preserve"> </w:t>
      </w:r>
      <w:r>
        <w:t xml:space="preserve">be subspaces of</w:t>
      </w:r>
      <w:r>
        <w:t xml:space="preserve"> </w:t>
      </w:r>
      <m:oMath>
        <m:sSup>
          <m:e>
            <m:r>
              <m:rPr>
                <m:scr m:val="double-struck"/>
                <m:sty m:val="p"/>
              </m:rPr>
              <m:t>R</m:t>
            </m:r>
          </m:e>
          <m:sup>
            <m:r>
              <m:t>p</m:t>
            </m:r>
          </m:sup>
        </m:sSup>
      </m:oMath>
      <w:r>
        <w:t xml:space="preserve">.</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w:t>
      </w:r>
      <w:r>
        <w:t xml:space="preserve"> </w:t>
      </w:r>
      <w:r>
        <w:rPr>
          <w:b/>
          <w:bCs/>
        </w:rPr>
        <w:t xml:space="preserve">complementary</w:t>
      </w:r>
      <w:r>
        <w:t xml:space="preserve"> </w:t>
      </w:r>
      <w:r>
        <w:t xml:space="preserve">in</w:t>
      </w:r>
      <w:r>
        <w:t xml:space="preserve"> </w:t>
      </w:r>
      <m:oMath>
        <m:r>
          <m:rPr>
            <m:scr m:val="script"/>
            <m:sty m:val="p"/>
          </m:rPr>
          <m:t>V</m:t>
        </m:r>
      </m:oMath>
      <w:r>
        <w:t xml:space="preserve"> </w:t>
      </w:r>
      <w:r>
        <w:t xml:space="preserve">if</w:t>
      </w:r>
    </w:p>
    <w:p>
      <w:pPr>
        <w:pStyle w:val="BodyText"/>
      </w:pPr>
      <m:oMathPara>
        <m:oMathParaPr>
          <m:jc m:val="center"/>
        </m:oMathPara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r>
            <m:t> </m:t>
          </m:r>
          <m:r>
            <m:rPr>
              <m:nor/>
              <m:sty m:val="p"/>
            </m:rPr>
            <m:t>and</m:t>
          </m:r>
          <m:r>
            <m:t> </m:t>
          </m:r>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m:oMathPara>
    </w:p>
    <w:p>
      <w:pPr>
        <w:pStyle w:val="FirstParagraph"/>
      </w:pPr>
      <w:r>
        <w:t xml:space="preserve">(</w:t>
      </w:r>
      <w:hyperlink w:anchor="def-subspace-sum">
        <w:r>
          <w:rPr>
            <w:rStyle w:val="Hyperlink"/>
          </w:rPr>
          <w:t xml:space="preserve">Definition 52</w:t>
        </w:r>
      </w:hyperlink>
      <w:r>
        <w:t xml:space="preserve">).</w:t>
      </w:r>
      <w:r>
        <w:t xml:space="preserve"> </w:t>
      </w:r>
      <w:r>
        <w:t xml:space="preserve">Then</w:t>
      </w:r>
      <w:r>
        <w:t xml:space="preserve"> </w:t>
      </w:r>
      <m:oMath>
        <m:r>
          <m:rPr>
            <m:scr m:val="script"/>
            <m:sty m:val="p"/>
          </m:rPr>
          <m:t>V</m:t>
        </m:r>
      </m:oMath>
      <w:r>
        <w:t xml:space="preserve"> </w:t>
      </w:r>
      <w:r>
        <w:t xml:space="preserve">is the</w:t>
      </w:r>
      <w:r>
        <w:t xml:space="preserve"> </w:t>
      </w:r>
      <w:r>
        <w:rPr>
          <w:b/>
          <w:bCs/>
        </w:rPr>
        <w:t xml:space="preserve">direct sum</w:t>
      </w:r>
      <w:r>
        <w:t xml:space="preserve"> </w:t>
      </w:r>
      <w:r>
        <w:t xml:space="preserve">of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written</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288"/>
    <w:bookmarkStart w:id="289" w:name="exm-direct-sum"/>
    <w:p>
      <w:pPr>
        <w:pStyle w:val="BodyText"/>
      </w:pPr>
      <w:r>
        <w:rPr>
          <w:b/>
          <w:bCs/>
        </w:rPr>
        <w:t xml:space="preserve">Example 79 (</w:t>
      </w:r>
      <m:oMath>
        <m:sSup>
          <m:e>
            <m:r>
              <m:rPr>
                <m:scr m:val="double-struck"/>
                <m:sty m:val="p"/>
              </m:rPr>
              <m:t>R</m:t>
            </m:r>
          </m:e>
          <m:sup>
            <m:r>
              <m:t>3</m:t>
            </m:r>
          </m:sup>
        </m:sSup>
      </m:oMath>
      <w:r>
        <w:rPr>
          <w:b/>
          <w:bCs/>
        </w:rPr>
        <w:t xml:space="preserve"> </w:t>
      </w:r>
      <w:r>
        <w:rPr>
          <w:b/>
          <w:bCs/>
        </w:rPr>
        <w:t xml:space="preserve">is a plane plus a line)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pStyle w:val="Compact"/>
        <w:numPr>
          <w:ilvl w:val="0"/>
          <w:numId w:val="1037"/>
        </w:numPr>
      </w:pPr>
      <w:r>
        <w:rPr>
          <w:b/>
          <w:bCs/>
        </w:rPr>
        <w:t xml:space="preserve">Sum:</w:t>
      </w:r>
      <w:r>
        <w:t xml:space="preserve"> </w:t>
      </w:r>
      <w:r>
        <w:t xml:space="preserve">any</w:t>
      </w:r>
      <w:r>
        <w:t xml:space="preserve"> </w:t>
      </w:r>
      <m:oMath>
        <m:r>
          <m:rPr>
            <m:sty m:val="p"/>
          </m:rPr>
          <m:t>(</m:t>
        </m:r>
        <m:r>
          <m:t>x</m:t>
        </m:r>
        <m:r>
          <m:rPr>
            <m:sty m:val="p"/>
          </m:rPr>
          <m:t>,</m:t>
        </m:r>
        <m:r>
          <m:t>y</m:t>
        </m:r>
        <m:r>
          <m:rPr>
            <m:sty m:val="p"/>
          </m:rPr>
          <m:t>,</m:t>
        </m:r>
        <m:r>
          <m:t>z</m:t>
        </m:r>
        <m:r>
          <m:rPr>
            <m:sty m:val="p"/>
          </m:rPr>
          <m:t>)</m:t>
        </m:r>
        <m:r>
          <m:rPr>
            <m:sty m:val="p"/>
          </m:rPr>
          <m:t>∈</m:t>
        </m:r>
        <m:sSup>
          <m:e>
            <m:r>
              <m:rPr>
                <m:scr m:val="double-struck"/>
                <m:sty m:val="p"/>
              </m:rPr>
              <m:t>R</m:t>
            </m:r>
          </m:e>
          <m:sup>
            <m:r>
              <m:t>3</m:t>
            </m:r>
          </m:sup>
        </m:sSup>
      </m:oMath>
      <w:r>
        <w:t xml:space="preserve"> </w:t>
      </w:r>
      <w:r>
        <w:t xml:space="preserve">is</w:t>
      </w:r>
      <w:r>
        <w:t xml:space="preserve"> </w:t>
      </w:r>
      <m:oMath>
        <m:r>
          <m:rPr>
            <m:sty m:val="p"/>
          </m:rPr>
          <m:t>(</m:t>
        </m:r>
        <m:r>
          <m:t>x</m:t>
        </m:r>
        <m:r>
          <m:rPr>
            <m:sty m:val="p"/>
          </m:rPr>
          <m:t>,</m:t>
        </m:r>
        <m:r>
          <m:t>y</m:t>
        </m:r>
        <m:r>
          <m:rPr>
            <m:sty m:val="p"/>
          </m:rPr>
          <m:t>,</m:t>
        </m:r>
        <m:r>
          <m:t>0</m:t>
        </m:r>
        <m:r>
          <m:rPr>
            <m:sty m:val="p"/>
          </m:rPr>
          <m:t>)</m:t>
        </m:r>
        <m:r>
          <m:rPr>
            <m:sty m:val="p"/>
          </m:rPr>
          <m:t>+</m:t>
        </m:r>
        <m:r>
          <m:rPr>
            <m:sty m:val="p"/>
          </m:rPr>
          <m:t>(</m:t>
        </m:r>
        <m:r>
          <m:t>0</m:t>
        </m:r>
        <m:r>
          <m:rPr>
            <m:sty m:val="p"/>
          </m:rPr>
          <m:t>,</m:t>
        </m:r>
        <m:r>
          <m:t>0</m:t>
        </m:r>
        <m:r>
          <m:rPr>
            <m:sty m:val="p"/>
          </m:rPr>
          <m:t>,</m:t>
        </m:r>
        <m:r>
          <m:t>z</m:t>
        </m:r>
        <m:r>
          <m:rPr>
            <m:sty m:val="p"/>
          </m:rPr>
          <m:t>)</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p>
      <w:pPr>
        <w:pStyle w:val="Compact"/>
        <w:numPr>
          <w:ilvl w:val="0"/>
          <w:numId w:val="1037"/>
        </w:numPr>
      </w:pPr>
      <w:r>
        <w:rPr>
          <w:b/>
          <w:bCs/>
        </w:rPr>
        <w:t xml:space="preserve">Intersection:</w:t>
      </w:r>
      <w:r>
        <w:t xml:space="preserve"> </w:t>
      </w:r>
      <w:r>
        <w:t xml:space="preserve">a vector in both has third entry</w:t>
      </w:r>
      <w:r>
        <w:t xml:space="preserve"> </w:t>
      </w:r>
      <m:oMath>
        <m:r>
          <m:t>0</m:t>
        </m:r>
      </m:oMath>
      <w:r>
        <w:t xml:space="preserve"> </w:t>
      </w:r>
      <w:r>
        <w:t xml:space="preserve">and first and second entries</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FirstParagraph"/>
      </w:pPr>
      <w:r>
        <w:t xml:space="preserve">So</w:t>
      </w:r>
      <w:r>
        <w:t xml:space="preserve"> </w:t>
      </w:r>
      <m:oMath>
        <m:sSup>
          <m:e>
            <m:r>
              <m:rPr>
                <m:scr m:val="double-struck"/>
                <m:sty m:val="p"/>
              </m:rPr>
              <m:t>R</m:t>
            </m:r>
          </m:e>
          <m:sup>
            <m:r>
              <m:t>3</m:t>
            </m:r>
          </m:sup>
        </m:sSup>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289"/>
    <w:bookmarkStart w:id="290" w:name="exm-not-direct-sum"/>
    <w:p>
      <w:pPr>
        <w:pStyle w:val="BodyText"/>
      </w:pPr>
      <w:r>
        <w:rPr>
          <w:b/>
          <w:bCs/>
        </w:rPr>
        <w:t xml:space="preserve">Example 80 (Two planes that sum to</w:t>
      </w:r>
      <w:r>
        <w:rPr>
          <w:b/>
          <w:bCs/>
        </w:rPr>
        <w:t xml:space="preserve"> </w:t>
      </w:r>
      <m:oMath>
        <m:sSup>
          <m:e>
            <m:r>
              <m:rPr>
                <m:scr m:val="double-struck"/>
                <m:sty m:val="p"/>
              </m:rPr>
              <m:t>R</m:t>
            </m:r>
          </m:e>
          <m:sup>
            <m:r>
              <m:t>3</m:t>
            </m:r>
          </m:sup>
        </m:sSup>
      </m:oMath>
      <w:r>
        <w:rPr>
          <w:b/>
          <w:bCs/>
        </w:rPr>
        <w:t xml:space="preserve"> </w:t>
      </w:r>
      <w:r>
        <w:rPr>
          <w:b/>
          <w:bCs/>
        </w:rPr>
        <w:t xml:space="preserve">but not directly)</w:t>
      </w:r>
      <w:r>
        <w:t xml:space="preserve"> </w:t>
      </w:r>
      <w:r>
        <w:t xml:space="preserve">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sum to</w:t>
      </w:r>
      <w:r>
        <w:t xml:space="preserve"> </w:t>
      </w:r>
      <m:oMath>
        <m:sSup>
          <m:e>
            <m:r>
              <m:rPr>
                <m:scr m:val="double-struck"/>
                <m:sty m:val="p"/>
              </m:rPr>
              <m:t>R</m:t>
            </m:r>
          </m:e>
          <m:sup>
            <m:r>
              <m:t>3</m:t>
            </m:r>
          </m:sup>
        </m:sSup>
      </m:oMath>
      <w:r>
        <w:t xml:space="preserve"> </w:t>
      </w:r>
      <w:r>
        <w:t xml:space="preserve">(</w:t>
      </w:r>
      <w:hyperlink w:anchor="exm-sum-intersection-subspace">
        <w:r>
          <w:rPr>
            <w:rStyle w:val="Hyperlink"/>
          </w:rPr>
          <w:t xml:space="preserve">Example 75</w:t>
        </w:r>
      </w:hyperlink>
      <w:r>
        <w:t xml:space="preserve">),</w:t>
      </w:r>
      <w:r>
        <w:t xml:space="preserve"> </w:t>
      </w:r>
      <w:r>
        <w:t xml:space="preserve">but they share the</w:t>
      </w:r>
      <w:r>
        <w:t xml:space="preserve"> </w:t>
      </w:r>
      <m:oMath>
        <m:r>
          <m:t>y</m:t>
        </m:r>
      </m:oMath>
      <w:r>
        <w:t xml:space="preserve">-axis,</w:t>
      </w:r>
      <w:r>
        <w:t xml:space="preserve"> </w:t>
      </w:r>
      <w:r>
        <w:t xml:space="preserve">so they are not complementary,</w:t>
      </w:r>
      <w:r>
        <w:t xml:space="preserve"> </w:t>
      </w:r>
      <w:r>
        <w:t xml:space="preserve">and</w:t>
      </w:r>
      <w:r>
        <w:t xml:space="preserve"> </w:t>
      </w:r>
      <m:oMath>
        <m:sSup>
          <m:e>
            <m:r>
              <m:rPr>
                <m:scr m:val="double-struck"/>
                <m:sty m:val="p"/>
              </m:rPr>
              <m:t>R</m:t>
            </m:r>
          </m:e>
          <m:sup>
            <m:r>
              <m:t>3</m:t>
            </m:r>
          </m:sup>
        </m:sSup>
      </m:oMath>
      <w:r>
        <w:t xml:space="preserve"> </w:t>
      </w:r>
      <w:r>
        <w:t xml:space="preserve">is not their direct sum.</w:t>
      </w:r>
      <w:r>
        <w:t xml:space="preserve"> </w:t>
      </w:r>
      <w:r>
        <w:t xml:space="preserve">The shared line shows up as more than one way to split a vector:</w:t>
      </w:r>
    </w:p>
    <w:p>
      <w:pPr>
        <w:pStyle w:val="BodyText"/>
      </w:pPr>
      <m:oMathPara>
        <m:oMathParaPr>
          <m:jc m:val="center"/>
        </m:oMathParaPr>
        <m:oMath>
          <m:eqArr>
            <m:e>
              <m:r>
                <m:rPr>
                  <m:sty m:val="p"/>
                </m:rPr>
                <m:t>(</m:t>
              </m:r>
              <m:r>
                <m:t>0</m:t>
              </m:r>
              <m:r>
                <m:rPr>
                  <m:sty m:val="p"/>
                </m:rPr>
                <m:t>,</m:t>
              </m:r>
              <m:r>
                <m:t>1</m:t>
              </m:r>
              <m:r>
                <m:rPr>
                  <m:sty m:val="p"/>
                </m:rPr>
                <m:t>,</m:t>
              </m:r>
              <m:r>
                <m:t>0</m:t>
              </m:r>
              <m:r>
                <m:rPr>
                  <m:sty m:val="p"/>
                </m:rPr>
                <m:t>)</m:t>
              </m:r>
              <m:r>
                <m:t>&amp;</m:t>
              </m:r>
              <m:r>
                <m:rPr>
                  <m:sty m:val="p"/>
                </m:rPr>
                <m:t>=</m:t>
              </m:r>
              <m:r>
                <m:rPr>
                  <m:sty m:val="p"/>
                </m:rPr>
                <m:t>(</m:t>
              </m:r>
              <m:r>
                <m:t>0</m:t>
              </m:r>
              <m:r>
                <m:rPr>
                  <m:sty m:val="p"/>
                </m:rPr>
                <m:t>,</m:t>
              </m:r>
              <m:r>
                <m:t>1</m:t>
              </m:r>
              <m:r>
                <m:rPr>
                  <m:sty m:val="p"/>
                </m:rPr>
                <m:t>,</m:t>
              </m:r>
              <m:r>
                <m:t>0</m:t>
              </m:r>
              <m:r>
                <m:rPr>
                  <m:sty m:val="p"/>
                </m:rPr>
                <m:t>)</m:t>
              </m:r>
              <m:r>
                <m:rPr>
                  <m:sty m:val="p"/>
                </m:rPr>
                <m:t>+</m:t>
              </m:r>
              <m:acc>
                <m:accPr>
                  <m:chr m:val="̃"/>
                </m:accPr>
                <m:e>
                  <m:r>
                    <m:t>0</m:t>
                  </m:r>
                </m:e>
              </m:acc>
            </m:e>
            <m:e>
              <m:r>
                <m:t>&amp;</m:t>
              </m:r>
              <m:r>
                <m:rPr>
                  <m:sty m:val="p"/>
                </m:rPr>
                <m:t>=</m:t>
              </m:r>
              <m:acc>
                <m:accPr>
                  <m:chr m:val="̃"/>
                </m:accPr>
                <m:e>
                  <m:r>
                    <m:t>0</m:t>
                  </m:r>
                </m:e>
              </m:acc>
              <m:r>
                <m:rPr>
                  <m:sty m:val="p"/>
                </m:rPr>
                <m:t>+</m:t>
              </m:r>
              <m:r>
                <m:rPr>
                  <m:sty m:val="p"/>
                </m:rPr>
                <m:t>(</m:t>
              </m:r>
              <m:r>
                <m:t>0</m:t>
              </m:r>
              <m:r>
                <m:rPr>
                  <m:sty m:val="p"/>
                </m:rPr>
                <m:t>,</m:t>
              </m:r>
              <m:r>
                <m:t>1</m:t>
              </m:r>
              <m:r>
                <m:rPr>
                  <m:sty m:val="p"/>
                </m:rPr>
                <m:t>,</m:t>
              </m:r>
              <m:r>
                <m:t>0</m:t>
              </m:r>
              <m:r>
                <m:rPr>
                  <m:sty m:val="p"/>
                </m:rPr>
                <m:t>)</m:t>
              </m:r>
              <m:r>
                <m:rPr>
                  <m:sty m:val="p"/>
                </m:rPr>
                <m:t>,</m:t>
              </m:r>
            </m:e>
          </m:eqArr>
        </m:oMath>
      </m:oMathPara>
    </w:p>
    <w:p>
      <w:pPr>
        <w:pStyle w:val="FirstParagraph"/>
      </w:pPr>
      <w:r>
        <w:t xml:space="preserve">with the first term in the plane</w:t>
      </w:r>
      <w:r>
        <w:t xml:space="preserve"> </w:t>
      </w:r>
      <m:oMath>
        <m:r>
          <m:t>z</m:t>
        </m:r>
        <m:r>
          <m:rPr>
            <m:sty m:val="p"/>
          </m:rPr>
          <m:t>=</m:t>
        </m:r>
        <m:r>
          <m:t>0</m:t>
        </m:r>
      </m:oMath>
      <w:r>
        <w:t xml:space="preserve"> </w:t>
      </w:r>
      <w:r>
        <w:t xml:space="preserve">and the second in the plane</w:t>
      </w:r>
      <w:r>
        <w:t xml:space="preserve"> </w:t>
      </w:r>
      <m:oMath>
        <m:r>
          <m:t>x</m:t>
        </m:r>
        <m:r>
          <m:rPr>
            <m:sty m:val="p"/>
          </m:rPr>
          <m:t>=</m:t>
        </m:r>
        <m:r>
          <m:t>0</m:t>
        </m:r>
      </m:oMath>
      <w:r>
        <w:t xml:space="preserve"> </w:t>
      </w:r>
      <w:r>
        <w:t xml:space="preserve">both times.</w:t>
      </w:r>
    </w:p>
    <w:bookmarkEnd w:id="290"/>
    <w:bookmarkStart w:id="291" w:name="thm-direct-sum-equiv"/>
    <w:p>
      <w:pPr>
        <w:pStyle w:val="BodyText"/>
      </w:pPr>
      <w:r>
        <w:rPr>
          <w:b/>
          <w:bCs/>
        </w:rPr>
        <w:t xml:space="preserve">Theorem 46 (Three ways to recognize a direct sum)</w:t>
      </w:r>
      <w:r>
        <w:t xml:space="preserve"> </w:t>
      </w:r>
      <w:r>
        <w:t xml:space="preserve">Let</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be subspaces of</w:t>
      </w:r>
      <w:r>
        <w:t xml:space="preserve"> </w:t>
      </w:r>
      <m:oMath>
        <m:sSup>
          <m:e>
            <m:r>
              <m:rPr>
                <m:scr m:val="double-struck"/>
                <m:sty m:val="p"/>
              </m:rPr>
              <m:t>R</m:t>
            </m:r>
          </m:e>
          <m:sup>
            <m:r>
              <m:t>p</m:t>
            </m:r>
          </m:sup>
        </m:sSup>
      </m:oMath>
      <w:r>
        <w:t xml:space="preserve">,</w:t>
      </w:r>
      <w:r>
        <w:t xml:space="preserve"> </w:t>
      </w:r>
      <w:r>
        <w:t xml:space="preserve">and let</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following statements are equivalent:</w:t>
      </w:r>
    </w:p>
    <w:p>
      <w:pPr>
        <w:pStyle w:val="Compact"/>
        <w:numPr>
          <w:ilvl w:val="0"/>
          <w:numId w:val="1038"/>
        </w:numPr>
      </w:p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direct-sum">
        <w:r>
          <w:rPr>
            <w:rStyle w:val="Hyperlink"/>
          </w:rPr>
          <w:t xml:space="preserve">Definition 53</w:t>
        </w:r>
      </w:hyperlink>
      <w:r>
        <w:t xml:space="preserve">).</w:t>
      </w:r>
    </w:p>
    <w:p>
      <w:pPr>
        <w:pStyle w:val="Compact"/>
        <w:numPr>
          <w:ilvl w:val="0"/>
          <w:numId w:val="1038"/>
        </w:numPr>
      </w:pPr>
      <m:oMath>
        <m:r>
          <m:rPr>
            <m:sty m:val="p"/>
          </m:rPr>
          <m:t>dim</m:t>
        </m:r>
        <m:r>
          <m:rPr>
            <m:sty m:val="p"/>
          </m:rPr>
          <m:t>(</m:t>
        </m:r>
        <m:r>
          <m:rPr>
            <m:scr m:val="script"/>
            <m:sty m:val="p"/>
          </m:rPr>
          <m:t>V</m:t>
        </m:r>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w:t>
      </w:r>
    </w:p>
    <w:p>
      <w:pPr>
        <w:pStyle w:val="Compact"/>
        <w:numPr>
          <w:ilvl w:val="0"/>
          <w:numId w:val="1038"/>
        </w:numPr>
      </w:pPr>
      <w:r>
        <w:t xml:space="preserve">Every</w:t>
      </w:r>
      <w:r>
        <w:t xml:space="preserve"> </w:t>
      </w:r>
      <m:oMath>
        <m:acc>
          <m:accPr>
            <m:chr m:val="̃"/>
          </m:accPr>
          <m:e>
            <m:r>
              <m:t>x</m:t>
            </m:r>
          </m:e>
        </m:acc>
        <m:r>
          <m:rPr>
            <m:sty m:val="p"/>
          </m:rPr>
          <m:t>∈</m:t>
        </m:r>
        <m:r>
          <m:rPr>
            <m:scr m:val="script"/>
            <m:sty m:val="p"/>
          </m:rPr>
          <m:t>V</m:t>
        </m:r>
      </m:oMath>
      <w:r>
        <w:t xml:space="preserve"> </w:t>
      </w:r>
      <w:r>
        <w:t xml:space="preserve">can be written as</w:t>
      </w:r>
      <w:r>
        <w:t xml:space="preserve"> </w:t>
      </w:r>
      <m:oMath>
        <m:acc>
          <m:accPr>
            <m:chr m:val="̃"/>
          </m:accPr>
          <m:e>
            <m:r>
              <m:t>x</m:t>
            </m:r>
          </m:e>
        </m:acc>
        <m:r>
          <m:rPr>
            <m:sty m:val="p"/>
          </m:rPr>
          <m:t>=</m:t>
        </m:r>
        <m:sSub>
          <m:e>
            <m:acc>
              <m:accPr>
                <m:chr m:val="̃"/>
              </m:accPr>
              <m:e>
                <m:r>
                  <m:t>x</m:t>
                </m:r>
              </m:e>
            </m:acc>
          </m:e>
          <m:sub>
            <m:r>
              <m:t>1</m:t>
            </m:r>
          </m:sub>
        </m:sSub>
        <m:r>
          <m:rPr>
            <m:sty m:val="p"/>
          </m:rPr>
          <m:t>+</m:t>
        </m:r>
        <m:sSub>
          <m:e>
            <m:acc>
              <m:accPr>
                <m:chr m:val="̃"/>
              </m:accPr>
              <m:e>
                <m:r>
                  <m:t>x</m:t>
                </m:r>
              </m:e>
            </m:acc>
          </m:e>
          <m:sub>
            <m:r>
              <m:t>2</m:t>
            </m:r>
          </m:sub>
        </m:sSub>
      </m:oMath>
      <w:r>
        <w:t xml:space="preserve"> </w:t>
      </w:r>
      <w:r>
        <w:t xml:space="preserve">with</w:t>
      </w:r>
      <w:r>
        <w:t xml:space="preserve"> </w:t>
      </w:r>
      <m:oMath>
        <m:sSub>
          <m:e>
            <m:acc>
              <m:accPr>
                <m:chr m:val="̃"/>
              </m:accPr>
              <m:e>
                <m:r>
                  <m:t>x</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x</m:t>
                </m:r>
              </m:e>
            </m:acc>
          </m:e>
          <m:sub>
            <m:r>
              <m:t>2</m:t>
            </m:r>
          </m:sub>
        </m:sSub>
        <m:r>
          <m:rPr>
            <m:sty m:val="p"/>
          </m:rPr>
          <m:t>∈</m:t>
        </m:r>
        <m:sSub>
          <m:e>
            <m:r>
              <m:rPr>
                <m:scr m:val="script"/>
                <m:sty m:val="p"/>
              </m:rPr>
              <m:t>S</m:t>
            </m:r>
          </m:e>
          <m:sub>
            <m:r>
              <m:t>2</m:t>
            </m:r>
          </m:sub>
        </m:sSub>
      </m:oMath>
      <w:r>
        <w:t xml:space="preserve"> </w:t>
      </w:r>
      <w:r>
        <w:t xml:space="preserve">in only one way.</w:t>
      </w:r>
    </w:p>
    <w:bookmarkEnd w:id="291"/>
    <w:p>
      <w:pPr>
        <w:pStyle w:val="FirstParagraph"/>
      </w:pPr>
      <w:r>
        <w:rPr>
          <w:i/>
          <w:iCs/>
        </w:rPr>
        <w:t xml:space="preserve">Proof</w:t>
      </w:r>
      <w:r>
        <w:t xml:space="preserve">. </w:t>
      </w:r>
      <w:r>
        <w:t xml:space="preserve">Since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 given,</w:t>
      </w:r>
      <w:r>
        <w:t xml:space="preserve"> </w:t>
      </w:r>
      <w:r>
        <w:t xml:space="preserve">statement 1 says exactly that</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BodyText"/>
      </w:pPr>
      <w:r>
        <w:rPr>
          <w:b/>
          <w:bCs/>
        </w:rPr>
        <w:t xml:space="preserve">1 and 2 are equivalent.</w:t>
      </w:r>
      <w:r>
        <w:t xml:space="preserve"> </w:t>
      </w:r>
      <w:r>
        <w:t xml:space="preserve">By</w:t>
      </w:r>
      <w:r>
        <w:t xml:space="preserve"> </w:t>
      </w:r>
      <w:hyperlink w:anchor="cor-dim-subadditive">
        <w:r>
          <w:rPr>
            <w:rStyle w:val="Hyperlink"/>
          </w:rPr>
          <w:t xml:space="preserve">Corollary 4</w:t>
        </w:r>
      </w:hyperlink>
      <w:r>
        <w:t xml:space="preserve">,</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 </w:t>
      </w:r>
      <w:r>
        <w:t xml:space="preserve">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BodyText"/>
      </w:pPr>
      <w:r>
        <w:rPr>
          <w:b/>
          <w:bCs/>
        </w:rPr>
        <w:t xml:space="preserve">1 implies 3.</w:t>
      </w:r>
      <w:r>
        <w:t xml:space="preserve"> </w:t>
      </w:r>
      <w:r>
        <w:t xml:space="preserve">Every</w:t>
      </w:r>
      <w:r>
        <w:t xml:space="preserve"> </w:t>
      </w:r>
      <m:oMath>
        <m:acc>
          <m:accPr>
            <m:chr m:val="̃"/>
          </m:accPr>
          <m:e>
            <m:r>
              <m:t>x</m:t>
            </m:r>
          </m:e>
        </m:acc>
        <m:r>
          <m:rPr>
            <m:sty m:val="p"/>
          </m:rPr>
          <m:t>∈</m:t>
        </m:r>
        <m:r>
          <m:rPr>
            <m:scr m:val="script"/>
            <m:sty m:val="p"/>
          </m:rPr>
          <m:t>V</m:t>
        </m:r>
      </m:oMath>
      <w:r>
        <w:t xml:space="preserve"> </w:t>
      </w:r>
      <w:r>
        <w:t xml:space="preserve">has at least one such expression,</w:t>
      </w:r>
      <w:r>
        <w:t xml:space="preserve"> </w:t>
      </w:r>
      <w:r>
        <w:t xml:space="preserve">because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Suppose</w:t>
      </w:r>
    </w:p>
    <w:p>
      <w:pPr>
        <w:pStyle w:val="BodyText"/>
      </w:pPr>
      <m:oMathPara>
        <m:oMathParaPr>
          <m:jc m:val="center"/>
        </m:oMathParaPr>
        <m:oMath>
          <m:eqArr>
            <m:e>
              <m:acc>
                <m:accPr>
                  <m:chr m:val="̃"/>
                </m:accPr>
                <m:e>
                  <m:r>
                    <m:t>x</m:t>
                  </m:r>
                </m:e>
              </m:acc>
              <m:r>
                <m:t>&amp;</m:t>
              </m:r>
              <m:r>
                <m:rPr>
                  <m:sty m:val="p"/>
                </m:rPr>
                <m:t>=</m:t>
              </m:r>
              <m:sSub>
                <m:e>
                  <m:acc>
                    <m:accPr>
                      <m:chr m:val="̃"/>
                    </m:accPr>
                    <m:e>
                      <m:r>
                        <m:t>u</m:t>
                      </m:r>
                    </m:e>
                  </m:acc>
                </m:e>
                <m:sub>
                  <m:r>
                    <m:t>1</m:t>
                  </m:r>
                </m:sub>
              </m:sSub>
              <m:r>
                <m:rPr>
                  <m:sty m:val="p"/>
                </m:rPr>
                <m:t>+</m:t>
              </m:r>
              <m:sSub>
                <m:e>
                  <m:acc>
                    <m:accPr>
                      <m:chr m:val="̃"/>
                    </m:accPr>
                    <m:e>
                      <m:r>
                        <m:t>u</m:t>
                      </m:r>
                    </m:e>
                  </m:acc>
                </m:e>
                <m:sub>
                  <m:r>
                    <m:t>2</m:t>
                  </m:r>
                </m:sub>
              </m:sSub>
            </m:e>
            <m:e>
              <m:r>
                <m:t>&amp;</m:t>
              </m:r>
              <m:r>
                <m:rPr>
                  <m:sty m:val="p"/>
                </m:rPr>
                <m:t>=</m:t>
              </m:r>
              <m:sSub>
                <m:e>
                  <m:acc>
                    <m:accPr>
                      <m:chr m:val="̃"/>
                    </m:accPr>
                    <m:e>
                      <m:r>
                        <m:t>v</m:t>
                      </m:r>
                    </m:e>
                  </m:acc>
                </m:e>
                <m:sub>
                  <m:r>
                    <m:t>1</m:t>
                  </m:r>
                </m:sub>
              </m:sSub>
              <m:r>
                <m:rPr>
                  <m:sty m:val="p"/>
                </m:rPr>
                <m:t>+</m:t>
              </m:r>
              <m:sSub>
                <m:e>
                  <m:acc>
                    <m:accPr>
                      <m:chr m:val="̃"/>
                    </m:accPr>
                    <m:e>
                      <m:r>
                        <m:t>v</m:t>
                      </m:r>
                    </m:e>
                  </m:acc>
                </m:e>
                <m:sub>
                  <m:r>
                    <m:t>2</m:t>
                  </m:r>
                </m:sub>
              </m:sSub>
              <m:r>
                <m:rPr>
                  <m:sty m:val="p"/>
                </m:rPr>
                <m:t>,</m:t>
              </m:r>
            </m:e>
          </m:eqArr>
        </m:oMath>
      </m:oMathPara>
    </w:p>
    <w:p>
      <w:pPr>
        <w:pStyle w:val="FirstParagraph"/>
      </w:pPr>
      <w:r>
        <w:t xml:space="preserve">with</w:t>
      </w:r>
      <w:r>
        <w:t xml:space="preserve"> </w:t>
      </w:r>
      <m:oMath>
        <m:sSub>
          <m:e>
            <m:acc>
              <m:accPr>
                <m:chr m:val="̃"/>
              </m:accPr>
              <m:e>
                <m:r>
                  <m:t>u</m:t>
                </m:r>
              </m:e>
            </m:acc>
          </m:e>
          <m:sub>
            <m:r>
              <m:t>1</m:t>
            </m:r>
          </m:sub>
        </m:sSub>
        <m:r>
          <m:rPr>
            <m:sty m:val="p"/>
          </m:rPr>
          <m:t>,</m:t>
        </m:r>
        <m:sSub>
          <m:e>
            <m:acc>
              <m:accPr>
                <m:chr m:val="̃"/>
              </m:accPr>
              <m:e>
                <m:r>
                  <m:t>v</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v</m:t>
                </m:r>
              </m:e>
            </m:acc>
          </m:e>
          <m:sub>
            <m:r>
              <m:t>2</m:t>
            </m:r>
          </m:sub>
        </m:sSub>
        <m:r>
          <m:rPr>
            <m:sty m:val="p"/>
          </m:rPr>
          <m:t>∈</m:t>
        </m:r>
        <m:sSub>
          <m:e>
            <m:r>
              <m:rPr>
                <m:scr m:val="script"/>
                <m:sty m:val="p"/>
              </m:rPr>
              <m:t>S</m:t>
            </m:r>
          </m:e>
          <m:sub>
            <m:r>
              <m:t>2</m:t>
            </m:r>
          </m:sub>
        </m:sSub>
      </m:oMath>
      <w:r>
        <w:t xml:space="preserve">.</w:t>
      </w:r>
      <w:r>
        <w:t xml:space="preserve"> </w:t>
      </w:r>
      <w:r>
        <w:t xml:space="preserve">Then</w:t>
      </w:r>
    </w:p>
    <w:p>
      <w:pPr>
        <w:pStyle w:val="BodyText"/>
      </w:pPr>
      <m:oMathPara>
        <m:oMathParaPr>
          <m:jc m:val="center"/>
        </m:oMathParaPr>
        <m:oMath>
          <m:eqArr>
            <m:e>
              <m:sSub>
                <m:e>
                  <m:acc>
                    <m:accPr>
                      <m:chr m:val="̃"/>
                    </m:accPr>
                    <m:e>
                      <m:r>
                        <m:t>u</m:t>
                      </m:r>
                    </m:e>
                  </m:acc>
                </m:e>
                <m:sub>
                  <m:r>
                    <m:t>1</m:t>
                  </m:r>
                </m:sub>
              </m:sSub>
              <m:r>
                <m:rPr>
                  <m:sty m:val="p"/>
                </m:rPr>
                <m:t>−</m:t>
              </m:r>
              <m:sSub>
                <m:e>
                  <m:acc>
                    <m:accPr>
                      <m:chr m:val="̃"/>
                    </m:accPr>
                    <m:e>
                      <m:r>
                        <m:t>v</m:t>
                      </m:r>
                    </m:e>
                  </m:acc>
                </m:e>
                <m:sub>
                  <m:r>
                    <m:t>1</m:t>
                  </m:r>
                </m:sub>
              </m:sSub>
              <m:r>
                <m:t>&amp;</m:t>
              </m:r>
              <m:r>
                <m:rPr>
                  <m:sty m:val="p"/>
                </m:rPr>
                <m:t>=</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rPr>
                  <m:sty m:val="p"/>
                </m:rPr>
                <m:t>−</m:t>
              </m:r>
              <m:sSub>
                <m:e>
                  <m:acc>
                    <m:accPr>
                      <m:chr m:val="̃"/>
                    </m:accPr>
                    <m:e>
                      <m:r>
                        <m:t>u</m:t>
                      </m:r>
                    </m:e>
                  </m:acc>
                </m:e>
                <m:sub>
                  <m:r>
                    <m:t>2</m:t>
                  </m:r>
                </m:sub>
              </m:sSub>
              <m:r>
                <m:rPr>
                  <m:sty m:val="p"/>
                </m:rPr>
                <m:t>−</m:t>
              </m:r>
              <m:sSub>
                <m:e>
                  <m:acc>
                    <m:accPr>
                      <m:chr m:val="̃"/>
                    </m:accPr>
                    <m:e>
                      <m:r>
                        <m:t>v</m:t>
                      </m:r>
                    </m:e>
                  </m:acc>
                </m:e>
                <m:sub>
                  <m:r>
                    <m:t>1</m:t>
                  </m:r>
                </m:sub>
              </m:sSub>
              <m:r>
                <m:t>&amp;</m:t>
              </m:r>
              <m:r>
                <m:t>&amp;</m:t>
              </m:r>
              <m:r>
                <m:rPr>
                  <m:nor/>
                  <m:sty m:val="p"/>
                </m:rPr>
                <m:t>(add and subtract </m:t>
              </m:r>
              <m:sSub>
                <m:e>
                  <m:acc>
                    <m:accPr>
                      <m:chr m:val="̃"/>
                    </m:accPr>
                    <m:e>
                      <m:r>
                        <m:t>u</m:t>
                      </m:r>
                    </m:e>
                  </m:acc>
                </m:e>
                <m:sub>
                  <m:r>
                    <m:t>2</m:t>
                  </m:r>
                </m:sub>
              </m:sSub>
              <m:r>
                <m:rPr>
                  <m:nor/>
                  <m:sty m:val="p"/>
                </m:rPr>
                <m:t>)</m:t>
              </m:r>
            </m:e>
            <m:e>
              <m:r>
                <m:t>&amp;</m:t>
              </m:r>
              <m:r>
                <m:rPr>
                  <m:sty m:val="p"/>
                </m:rPr>
                <m:t>=</m:t>
              </m:r>
              <m:r>
                <m:rPr>
                  <m:sty m:val="p"/>
                </m:rPr>
                <m:t>(</m:t>
              </m:r>
              <m:sSub>
                <m:e>
                  <m:acc>
                    <m:accPr>
                      <m:chr m:val="̃"/>
                    </m:accPr>
                    <m:e>
                      <m:r>
                        <m:t>v</m:t>
                      </m:r>
                    </m:e>
                  </m:acc>
                </m:e>
                <m:sub>
                  <m:r>
                    <m:t>1</m:t>
                  </m:r>
                </m:sub>
              </m:sSub>
              <m:r>
                <m:rPr>
                  <m:sty m:val="p"/>
                </m:rPr>
                <m:t>+</m:t>
              </m:r>
              <m:sSub>
                <m:e>
                  <m:acc>
                    <m:accPr>
                      <m:chr m:val="̃"/>
                    </m:accPr>
                    <m:e>
                      <m:r>
                        <m:t>v</m:t>
                      </m:r>
                    </m:e>
                  </m:acc>
                </m:e>
                <m:sub>
                  <m:r>
                    <m:t>2</m:t>
                  </m:r>
                </m:sub>
              </m:sSub>
              <m:r>
                <m:rPr>
                  <m:sty m:val="p"/>
                </m:rPr>
                <m:t>)</m:t>
              </m:r>
              <m:r>
                <m:rPr>
                  <m:sty m:val="p"/>
                </m:rPr>
                <m:t>−</m:t>
              </m:r>
              <m:sSub>
                <m:e>
                  <m:acc>
                    <m:accPr>
                      <m:chr m:val="̃"/>
                    </m:accPr>
                    <m:e>
                      <m:r>
                        <m:t>u</m:t>
                      </m:r>
                    </m:e>
                  </m:acc>
                </m:e>
                <m:sub>
                  <m:r>
                    <m:t>2</m:t>
                  </m:r>
                </m:sub>
              </m:sSub>
              <m:r>
                <m:rPr>
                  <m:sty m:val="p"/>
                </m:rPr>
                <m:t>−</m:t>
              </m:r>
              <m:sSub>
                <m:e>
                  <m:acc>
                    <m:accPr>
                      <m:chr m:val="̃"/>
                    </m:accPr>
                    <m:e>
                      <m:r>
                        <m:t>v</m:t>
                      </m:r>
                    </m:e>
                  </m:acc>
                </m:e>
                <m:sub>
                  <m:r>
                    <m:t>1</m:t>
                  </m:r>
                </m:sub>
              </m:sSub>
              <m:r>
                <m:t>&amp;</m:t>
              </m:r>
              <m:r>
                <m:t>&amp;</m:t>
              </m:r>
              <m:r>
                <m:rPr>
                  <m:nor/>
                  <m:sty m:val="p"/>
                </m:rPr>
                <m:t>(substitute </m:t>
              </m:r>
              <m:sSub>
                <m:e>
                  <m:acc>
                    <m:accPr>
                      <m:chr m:val="̃"/>
                    </m:accPr>
                    <m:e>
                      <m:r>
                        <m:t>u</m:t>
                      </m:r>
                    </m:e>
                  </m:acc>
                </m:e>
                <m:sub>
                  <m:r>
                    <m:t>1</m:t>
                  </m:r>
                </m:sub>
              </m:sSub>
              <m:r>
                <m:rPr>
                  <m:sty m:val="p"/>
                </m:rPr>
                <m:t>+</m:t>
              </m:r>
              <m:sSub>
                <m:e>
                  <m:acc>
                    <m:accPr>
                      <m:chr m:val="̃"/>
                    </m:accPr>
                    <m:e>
                      <m:r>
                        <m:t>u</m:t>
                      </m:r>
                    </m:e>
                  </m:acc>
                </m:e>
                <m:sub>
                  <m:r>
                    <m:t>2</m:t>
                  </m:r>
                </m:sub>
              </m:sSub>
              <m:r>
                <m:rPr>
                  <m:sty m:val="p"/>
                </m:rPr>
                <m:t>=</m:t>
              </m:r>
              <m:sSub>
                <m:e>
                  <m:acc>
                    <m:accPr>
                      <m:chr m:val="̃"/>
                    </m:accPr>
                    <m:e>
                      <m:r>
                        <m:t>v</m:t>
                      </m:r>
                    </m:e>
                  </m:acc>
                </m:e>
                <m:sub>
                  <m:r>
                    <m:t>1</m:t>
                  </m:r>
                </m:sub>
              </m:sSub>
              <m:r>
                <m:rPr>
                  <m:sty m:val="p"/>
                </m:rPr>
                <m:t>+</m:t>
              </m:r>
              <m:sSub>
                <m:e>
                  <m:acc>
                    <m:accPr>
                      <m:chr m:val="̃"/>
                    </m:accPr>
                    <m:e>
                      <m:r>
                        <m:t>v</m:t>
                      </m:r>
                    </m:e>
                  </m:acc>
                </m:e>
                <m:sub>
                  <m:r>
                    <m:t>2</m:t>
                  </m:r>
                </m:sub>
              </m:sSub>
              <m:r>
                <m:rPr>
                  <m:nor/>
                  <m:sty m:val="p"/>
                </m:rPr>
                <m:t>)</m:t>
              </m:r>
            </m:e>
            <m:e>
              <m:r>
                <m:t>&amp;</m:t>
              </m:r>
              <m:r>
                <m:rPr>
                  <m:sty m:val="p"/>
                </m:rPr>
                <m:t>=</m:t>
              </m:r>
              <m:sSub>
                <m:e>
                  <m:acc>
                    <m:accPr>
                      <m:chr m:val="̃"/>
                    </m:accPr>
                    <m:e>
                      <m:r>
                        <m:t>v</m:t>
                      </m:r>
                    </m:e>
                  </m:acc>
                </m:e>
                <m:sub>
                  <m:r>
                    <m:t>2</m:t>
                  </m:r>
                </m:sub>
              </m:sSub>
              <m:r>
                <m:rPr>
                  <m:sty m:val="p"/>
                </m:rPr>
                <m:t>−</m:t>
              </m:r>
              <m:sSub>
                <m:e>
                  <m:acc>
                    <m:accPr>
                      <m:chr m:val="̃"/>
                    </m:accPr>
                    <m:e>
                      <m:r>
                        <m:t>u</m:t>
                      </m:r>
                    </m:e>
                  </m:acc>
                </m:e>
                <m:sub>
                  <m:r>
                    <m:t>2</m:t>
                  </m:r>
                </m:sub>
              </m:sSub>
              <m:r>
                <m:rPr>
                  <m:sty m:val="p"/>
                </m:rPr>
                <m:t>.</m:t>
              </m:r>
              <m:r>
                <m:t>&amp;</m:t>
              </m:r>
              <m:r>
                <m:t>&amp;</m:t>
              </m:r>
              <m:r>
                <m:rPr>
                  <m:nor/>
                  <m:sty m:val="p"/>
                </m:rPr>
                <m:t>(cancel </m:t>
              </m:r>
              <m:sSub>
                <m:e>
                  <m:acc>
                    <m:accPr>
                      <m:chr m:val="̃"/>
                    </m:accPr>
                    <m:e>
                      <m:r>
                        <m:t>v</m:t>
                      </m:r>
                    </m:e>
                  </m:acc>
                </m:e>
                <m:sub>
                  <m:r>
                    <m:t>1</m:t>
                  </m:r>
                </m:sub>
              </m:sSub>
              <m:r>
                <m:rPr>
                  <m:nor/>
                  <m:sty m:val="p"/>
                </m:rPr>
                <m:t>)</m:t>
              </m:r>
            </m:e>
          </m:eqArr>
        </m:oMath>
      </m:oMathPara>
    </w:p>
    <w:p>
      <w:pPr>
        <w:pStyle w:val="FirstParagraph"/>
      </w:pPr>
      <w:r>
        <w:t xml:space="preserve">The left side is in</w:t>
      </w:r>
      <w:r>
        <w:t xml:space="preserve"> </w:t>
      </w:r>
      <m:oMath>
        <m:sSub>
          <m:e>
            <m:r>
              <m:rPr>
                <m:scr m:val="script"/>
                <m:sty m:val="p"/>
              </m:rPr>
              <m:t>S</m:t>
            </m:r>
          </m:e>
          <m:sub>
            <m:r>
              <m:t>1</m:t>
            </m:r>
          </m:sub>
        </m:sSub>
      </m:oMath>
      <w:r>
        <w:t xml:space="preserve"> </w:t>
      </w:r>
      <w:r>
        <w:t xml:space="preserve">and the right side is in</w:t>
      </w:r>
      <w:r>
        <w:t xml:space="preserve"> </w:t>
      </w:r>
      <m:oMath>
        <m:sSub>
          <m:e>
            <m:r>
              <m:rPr>
                <m:scr m:val="script"/>
                <m:sty m:val="p"/>
              </m:rPr>
              <m:t>S</m:t>
            </m:r>
          </m:e>
          <m:sub>
            <m:r>
              <m:t>2</m:t>
            </m:r>
          </m:sub>
        </m:sSub>
      </m:oMath>
      <w:r>
        <w:t xml:space="preserve">,</w:t>
      </w:r>
      <w:r>
        <w:t xml:space="preserve"> </w:t>
      </w:r>
      <w:r>
        <w:t xml:space="preserve">because each subspace is closed under addition and scalar multiplication</w:t>
      </w:r>
      <w:r>
        <w:t xml:space="preserve"> </w:t>
      </w:r>
      <w:r>
        <w:t xml:space="preserve">(the difference is</w:t>
      </w:r>
      <w:r>
        <w:t xml:space="preserve"> </w:t>
      </w:r>
      <m:oMath>
        <m:sSub>
          <m:e>
            <m:acc>
              <m:accPr>
                <m:chr m:val="̃"/>
              </m:accPr>
              <m:e>
                <m:r>
                  <m:t>u</m:t>
                </m:r>
              </m:e>
            </m:acc>
          </m:e>
          <m:sub>
            <m:r>
              <m:t>1</m:t>
            </m:r>
          </m:sub>
        </m:sSub>
        <m:r>
          <m:rPr>
            <m:sty m:val="p"/>
          </m:rPr>
          <m:t>+</m:t>
        </m:r>
        <m:r>
          <m:rPr>
            <m:sty m:val="p"/>
          </m:rPr>
          <m:t>(</m:t>
        </m:r>
        <m:r>
          <m:rPr>
            <m:sty m:val="p"/>
          </m:rPr>
          <m:t>−</m:t>
        </m:r>
        <m:r>
          <m:t>1</m:t>
        </m:r>
        <m:r>
          <m:rPr>
            <m:sty m:val="p"/>
          </m:rPr>
          <m:t>)</m:t>
        </m:r>
        <m:r>
          <m:t> </m:t>
        </m:r>
        <m:sSub>
          <m:e>
            <m:acc>
              <m:accPr>
                <m:chr m:val="̃"/>
              </m:accPr>
              <m:e>
                <m:r>
                  <m:t>v</m:t>
                </m:r>
              </m:e>
            </m:acc>
          </m:e>
          <m:sub>
            <m:r>
              <m:t>1</m:t>
            </m:r>
          </m:sub>
        </m:sSub>
      </m:oMath>
      <w:r>
        <w:t xml:space="preserve">).</w:t>
      </w:r>
      <w:r>
        <w:t xml:space="preserve"> </w:t>
      </w:r>
      <w:r>
        <w:t xml:space="preserve">So both sides are in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r>
        <w:t xml:space="preserve"> </w:t>
      </w:r>
      <w:r>
        <w:t xml:space="preserve">which gives</w:t>
      </w:r>
      <w:r>
        <w:t xml:space="preserve"> </w:t>
      </w:r>
      <m:oMath>
        <m:sSub>
          <m:e>
            <m:acc>
              <m:accPr>
                <m:chr m:val="̃"/>
              </m:accPr>
              <m:e>
                <m:r>
                  <m:t>u</m:t>
                </m:r>
              </m:e>
            </m:acc>
          </m:e>
          <m:sub>
            <m:r>
              <m:t>1</m:t>
            </m:r>
          </m:sub>
        </m:sSub>
        <m:r>
          <m:rPr>
            <m:sty m:val="p"/>
          </m:rPr>
          <m:t>=</m:t>
        </m:r>
        <m:sSub>
          <m:e>
            <m:acc>
              <m:accPr>
                <m:chr m:val="̃"/>
              </m:accPr>
              <m:e>
                <m:r>
                  <m:t>v</m:t>
                </m:r>
              </m:e>
            </m:acc>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v</m:t>
                </m:r>
              </m:e>
            </m:acc>
          </m:e>
          <m:sub>
            <m:r>
              <m:t>2</m:t>
            </m:r>
          </m:sub>
        </m:sSub>
      </m:oMath>
      <w:r>
        <w:t xml:space="preserve">.</w:t>
      </w:r>
    </w:p>
    <w:p>
      <w:pPr>
        <w:pStyle w:val="BodyText"/>
      </w:pPr>
      <w:r>
        <w:rPr>
          <w:b/>
          <w:bCs/>
        </w:rPr>
        <w:t xml:space="preserve">3 implies 1.</w:t>
      </w:r>
      <w:r>
        <w:t xml:space="preserve"> </w:t>
      </w:r>
      <w:r>
        <w:t xml:space="preserve">Take any</w:t>
      </w:r>
      <w:r>
        <w:t xml:space="preserve"> </w:t>
      </w:r>
      <m:oMath>
        <m:acc>
          <m:accPr>
            <m:chr m:val="̃"/>
          </m:accPr>
          <m:e>
            <m:r>
              <m:t>x</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Then</w:t>
      </w:r>
      <w:r>
        <w:t xml:space="preserve"> </w:t>
      </w:r>
      <m:oMath>
        <m:acc>
          <m:accPr>
            <m:chr m:val="̃"/>
          </m:accPr>
          <m:e>
            <m:r>
              <m:t>x</m:t>
            </m:r>
          </m:e>
        </m:acc>
        <m:r>
          <m:rPr>
            <m:sty m:val="p"/>
          </m:rPr>
          <m:t>=</m:t>
        </m:r>
        <m:acc>
          <m:accPr>
            <m:chr m:val="̃"/>
          </m:accPr>
          <m:e>
            <m:r>
              <m:t>x</m:t>
            </m:r>
          </m:e>
        </m:acc>
        <m:r>
          <m:rPr>
            <m:sty m:val="p"/>
          </m:rPr>
          <m:t>+</m:t>
        </m:r>
        <m:acc>
          <m:accPr>
            <m:chr m:val="̃"/>
          </m:accPr>
          <m:e>
            <m:r>
              <m:t>0</m:t>
            </m:r>
          </m:e>
        </m:acc>
      </m:oMath>
      <w:r>
        <w:t xml:space="preserve">, with</w:t>
      </w:r>
      <w:r>
        <w:t xml:space="preserve"> </w:t>
      </w:r>
      <m:oMath>
        <m:acc>
          <m:accPr>
            <m:chr m:val="̃"/>
          </m:accPr>
          <m:e>
            <m:r>
              <m:t>x</m:t>
            </m:r>
          </m:e>
        </m:acc>
        <m:r>
          <m:rPr>
            <m:sty m:val="p"/>
          </m:rPr>
          <m:t>∈</m:t>
        </m:r>
        <m:sSub>
          <m:e>
            <m:r>
              <m:rPr>
                <m:scr m:val="script"/>
                <m:sty m:val="p"/>
              </m:rPr>
              <m:t>S</m:t>
            </m:r>
          </m:e>
          <m:sub>
            <m:r>
              <m:t>1</m:t>
            </m:r>
          </m:sub>
        </m:sSub>
      </m:oMath>
      <w:r>
        <w:t xml:space="preserve"> </w:t>
      </w:r>
      <w:r>
        <w:t xml:space="preserve">and</w:t>
      </w:r>
      <w:r>
        <w:t xml:space="preserve"> </w:t>
      </w:r>
      <m:oMath>
        <m:acc>
          <m:accPr>
            <m:chr m:val="̃"/>
          </m:accPr>
          <m:e>
            <m:r>
              <m:t>0</m:t>
            </m:r>
          </m:e>
        </m:acc>
        <m:r>
          <m:rPr>
            <m:sty m:val="p"/>
          </m:rPr>
          <m:t>∈</m:t>
        </m:r>
        <m:sSub>
          <m:e>
            <m:r>
              <m:rPr>
                <m:scr m:val="script"/>
                <m:sty m:val="p"/>
              </m:rPr>
              <m:t>S</m:t>
            </m:r>
          </m:e>
          <m:sub>
            <m:r>
              <m:t>2</m:t>
            </m:r>
          </m:sub>
        </m:sSub>
      </m:oMath>
      <w:r>
        <w:t xml:space="preserve">,</w:t>
      </w:r>
      <w:r>
        <w:t xml:space="preserve"> </w:t>
      </w:r>
      <w:r>
        <w:t xml:space="preserve">and</w:t>
      </w:r>
      <w:r>
        <w:t xml:space="preserve"> </w:t>
      </w:r>
      <m:oMath>
        <m:acc>
          <m:accPr>
            <m:chr m:val="̃"/>
          </m:accPr>
          <m:e>
            <m:r>
              <m:t>x</m:t>
            </m:r>
          </m:e>
        </m:acc>
        <m:r>
          <m:rPr>
            <m:sty m:val="p"/>
          </m:rPr>
          <m:t>=</m:t>
        </m:r>
        <m:acc>
          <m:accPr>
            <m:chr m:val="̃"/>
          </m:accPr>
          <m:e>
            <m:r>
              <m:t>0</m:t>
            </m:r>
          </m:e>
        </m:acc>
        <m:r>
          <m:rPr>
            <m:sty m:val="p"/>
          </m:rPr>
          <m:t>+</m:t>
        </m:r>
        <m:acc>
          <m:accPr>
            <m:chr m:val="̃"/>
          </m:accPr>
          <m:e>
            <m:r>
              <m:t>x</m:t>
            </m:r>
          </m:e>
        </m:acc>
      </m:oMath>
      <w:r>
        <w:t xml:space="preserve">, with</w:t>
      </w:r>
      <w:r>
        <w:t xml:space="preserve"> </w:t>
      </w:r>
      <m:oMath>
        <m:acc>
          <m:accPr>
            <m:chr m:val="̃"/>
          </m:accPr>
          <m:e>
            <m:r>
              <m:t>0</m:t>
            </m:r>
          </m:e>
        </m:acc>
        <m:r>
          <m:rPr>
            <m:sty m:val="p"/>
          </m:rPr>
          <m:t>∈</m:t>
        </m:r>
        <m:sSub>
          <m:e>
            <m:r>
              <m:rPr>
                <m:scr m:val="script"/>
                <m:sty m:val="p"/>
              </m:rPr>
              <m:t>S</m:t>
            </m:r>
          </m:e>
          <m:sub>
            <m:r>
              <m:t>1</m:t>
            </m:r>
          </m:sub>
        </m:sSub>
      </m:oMath>
      <w:r>
        <w:t xml:space="preserve"> </w:t>
      </w:r>
      <w:r>
        <w:t xml:space="preserve">and</w:t>
      </w:r>
      <w:r>
        <w:t xml:space="preserve"> </w:t>
      </w:r>
      <m:oMath>
        <m:acc>
          <m:accPr>
            <m:chr m:val="̃"/>
          </m:accPr>
          <m:e>
            <m:r>
              <m:t>x</m:t>
            </m:r>
          </m:e>
        </m:acc>
        <m:r>
          <m:rPr>
            <m:sty m:val="p"/>
          </m:rPr>
          <m:t>∈</m:t>
        </m:r>
        <m:sSub>
          <m:e>
            <m:r>
              <m:rPr>
                <m:scr m:val="script"/>
                <m:sty m:val="p"/>
              </m:rPr>
              <m:t>S</m:t>
            </m:r>
          </m:e>
          <m:sub>
            <m:r>
              <m:t>2</m:t>
            </m:r>
          </m:sub>
        </m:sSub>
      </m:oMath>
      <w:r>
        <w:t xml:space="preserve"> </w:t>
      </w:r>
      <w:r>
        <w:t xml:space="preserve">(</w:t>
      </w:r>
      <w:hyperlink w:anchor="thm-subspace-zero">
        <w:r>
          <w:rPr>
            <w:rStyle w:val="Hyperlink"/>
          </w:rPr>
          <w:t xml:space="preserve">Theorem 20</w:t>
        </w:r>
      </w:hyperlink>
      <w:r>
        <w:t xml:space="preserve">).</w:t>
      </w:r>
      <w:r>
        <w:t xml:space="preserve"> </w:t>
      </w:r>
      <w:r>
        <w:t xml:space="preserve">By statement 3 these two expressions are the same,</w:t>
      </w:r>
      <w:r>
        <w:t xml:space="preserve"> </w:t>
      </w:r>
      <w:r>
        <w:t xml:space="preserve">so</w:t>
      </w:r>
      <w:r>
        <w:t xml:space="preserve"> </w:t>
      </w:r>
      <m:oMath>
        <m:acc>
          <m:accPr>
            <m:chr m:val="̃"/>
          </m:accPr>
          <m:e>
            <m:r>
              <m:t>x</m:t>
            </m:r>
          </m:e>
        </m:acc>
        <m:r>
          <m:rPr>
            <m:sty m:val="p"/>
          </m:rPr>
          <m:t>=</m:t>
        </m:r>
        <m:acc>
          <m:accPr>
            <m:chr m:val="̃"/>
          </m:accPr>
          <m:e>
            <m:r>
              <m:t>0</m:t>
            </m:r>
          </m:e>
        </m:acc>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bookmarkStart w:id="292" w:name="exm-direct-sum-equiv"/>
    <w:p>
      <w:pPr>
        <w:pStyle w:val="BodyText"/>
      </w:pPr>
      <w:r>
        <w:rPr>
          <w:b/>
          <w:bCs/>
        </w:rPr>
        <w:t xml:space="preserve">Example 81 (Checking the three statements)</w:t>
      </w:r>
      <w:r>
        <w:t xml:space="preserve"> </w:t>
      </w:r>
      <w:r>
        <w:t xml:space="preserve">For the plane</w:t>
      </w:r>
      <w:r>
        <w:t xml:space="preserve"> </w:t>
      </w:r>
      <m:oMath>
        <m:r>
          <m:t>z</m:t>
        </m:r>
        <m:r>
          <m:rPr>
            <m:sty m:val="p"/>
          </m:rPr>
          <m:t>=</m:t>
        </m:r>
        <m:r>
          <m:t>0</m:t>
        </m:r>
      </m:oMath>
      <w:r>
        <w:t xml:space="preserve"> </w:t>
      </w:r>
      <w:r>
        <w:t xml:space="preserve">and the</w:t>
      </w:r>
      <w:r>
        <w:t xml:space="preserve"> </w:t>
      </w:r>
      <m:oMath>
        <m:r>
          <m:t>z</m:t>
        </m:r>
      </m:oMath>
      <w:r>
        <w:t xml:space="preserve">-axis in</w:t>
      </w:r>
      <w:r>
        <w:t xml:space="preserve"> </w:t>
      </w:r>
      <w:hyperlink w:anchor="exm-direct-sum">
        <w:r>
          <w:rPr>
            <w:rStyle w:val="Hyperlink"/>
          </w:rPr>
          <w:t xml:space="preserve">Example 79</w:t>
        </w:r>
      </w:hyperlink>
      <w:r>
        <w:t xml:space="preserve">:</w:t>
      </w:r>
    </w:p>
    <w:p>
      <w:pPr>
        <w:numPr>
          <w:ilvl w:val="0"/>
          <w:numId w:val="1039"/>
        </w:numPr>
      </w:pPr>
      <w:r>
        <w:t xml:space="preserve">the dimensions add up:</w:t>
      </w:r>
    </w:p>
    <w:p>
      <w:pPr>
        <w:pStyle w:val="BodyText"/>
      </w:pPr>
      <m:oMathPara>
        <m:oMathParaPr>
          <m:jc m:val="center"/>
        </m:oMathParaPr>
        <m:oMath>
          <m:eqArr>
            <m:e>
              <m:r>
                <m:t>2</m:t>
              </m:r>
              <m:r>
                <m:rPr>
                  <m:sty m:val="p"/>
                </m:rPr>
                <m:t>+</m:t>
              </m:r>
              <m:r>
                <m:t>1</m:t>
              </m:r>
              <m:r>
                <m:t>&amp;</m:t>
              </m:r>
              <m:r>
                <m:rPr>
                  <m:sty m:val="p"/>
                </m:rPr>
                <m:t>=</m:t>
              </m:r>
              <m:r>
                <m:t>3</m:t>
              </m:r>
            </m:e>
            <m:e>
              <m:r>
                <m:t>&amp;</m:t>
              </m:r>
              <m:r>
                <m:rPr>
                  <m:sty m:val="p"/>
                </m:rPr>
                <m:t>=</m:t>
              </m:r>
              <m:r>
                <m:rPr>
                  <m:sty m:val="p"/>
                </m:rPr>
                <m:t>dim</m:t>
              </m:r>
              <m:r>
                <m:rPr>
                  <m:sty m:val="p"/>
                </m:rPr>
                <m:t>(</m:t>
              </m:r>
              <m:sSup>
                <m:e>
                  <m:r>
                    <m:rPr>
                      <m:scr m:val="double-struck"/>
                      <m:sty m:val="p"/>
                    </m:rPr>
                    <m:t>R</m:t>
                  </m:r>
                </m:e>
                <m:sup>
                  <m:r>
                    <m:t>3</m:t>
                  </m:r>
                </m:sup>
              </m:sSup>
              <m:r>
                <m:rPr>
                  <m:sty m:val="p"/>
                </m:rPr>
                <m:t>)</m:t>
              </m:r>
              <m:r>
                <m:rPr>
                  <m:sty m:val="p"/>
                </m:rPr>
                <m:t>,</m:t>
              </m:r>
            </m:e>
          </m:eqArr>
        </m:oMath>
      </m:oMathPara>
    </w:p>
    <w:p>
      <w:pPr>
        <w:numPr>
          <w:ilvl w:val="0"/>
          <w:numId w:val="1000"/>
        </w:numPr>
      </w:pPr>
      <w:r>
        <w:t xml:space="preserve">since the plane 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the</w:t>
      </w:r>
      <w:r>
        <w:t xml:space="preserve"> </w:t>
      </w:r>
      <m:oMath>
        <m:r>
          <m:t>z</m:t>
        </m:r>
      </m:oMath>
      <w:r>
        <w:t xml:space="preserve">-axis has the single nonzero vector</w:t>
      </w:r>
      <w:r>
        <w:t xml:space="preserve"> </w:t>
      </w:r>
      <m:oMath>
        <m:r>
          <m:rPr>
            <m:sty m:val="p"/>
          </m:rPr>
          <m:t>(</m:t>
        </m:r>
        <m:r>
          <m:t>0</m:t>
        </m:r>
        <m:r>
          <m:rPr>
            <m:sty m:val="p"/>
          </m:rPr>
          <m:t>,</m:t>
        </m:r>
        <m:r>
          <m:t>0</m:t>
        </m:r>
        <m:r>
          <m:rPr>
            <m:sty m:val="p"/>
          </m:rPr>
          <m:t>,</m:t>
        </m:r>
        <m:r>
          <m:t>1</m:t>
        </m:r>
        <m:r>
          <m:rPr>
            <m:sty m:val="p"/>
          </m:rPr>
          <m:t>)</m:t>
        </m:r>
      </m:oMath>
      <w:r>
        <w:t xml:space="preserve"> </w:t>
      </w:r>
      <w:r>
        <w:t xml:space="preserve">as a basis,</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47</w:t>
        </w:r>
      </w:hyperlink>
      <w:r>
        <w:t xml:space="preserve">);</w:t>
      </w:r>
    </w:p>
    <w:p>
      <w:pPr>
        <w:numPr>
          <w:ilvl w:val="0"/>
          <w:numId w:val="1039"/>
        </w:numPr>
      </w:pPr>
      <w:r>
        <w:t xml:space="preserve">the split is unique: if</w:t>
      </w:r>
    </w:p>
    <w:p>
      <w:pPr>
        <w:pStyle w:val="BodyText"/>
      </w:pPr>
      <m:oMathPara>
        <m:oMathParaPr>
          <m:jc m:val="center"/>
        </m:oMathParaPr>
        <m:oMath>
          <m:eqArr>
            <m:e>
              <m:r>
                <m:rPr>
                  <m:sty m:val="p"/>
                </m:rPr>
                <m:t>(</m:t>
              </m:r>
              <m:r>
                <m:t>x</m:t>
              </m:r>
              <m:r>
                <m:rPr>
                  <m:sty m:val="p"/>
                </m:rPr>
                <m:t>,</m:t>
              </m:r>
              <m:r>
                <m:t>y</m:t>
              </m:r>
              <m:r>
                <m:rPr>
                  <m:sty m:val="p"/>
                </m:rPr>
                <m:t>,</m:t>
              </m:r>
              <m:r>
                <m:t>z</m:t>
              </m:r>
              <m:r>
                <m:rPr>
                  <m:sty m:val="p"/>
                </m:rPr>
                <m:t>)</m:t>
              </m:r>
              <m:r>
                <m:t>&amp;</m:t>
              </m:r>
              <m:r>
                <m:rPr>
                  <m:sty m:val="p"/>
                </m:rPr>
                <m:t>=</m:t>
              </m:r>
              <m:r>
                <m:rPr>
                  <m:sty m:val="p"/>
                </m:rPr>
                <m:t>(</m:t>
              </m:r>
              <m:r>
                <m:t>a</m:t>
              </m:r>
              <m:r>
                <m:rPr>
                  <m:sty m:val="p"/>
                </m:rPr>
                <m:t>,</m:t>
              </m:r>
              <m:r>
                <m:t>b</m:t>
              </m:r>
              <m:r>
                <m:rPr>
                  <m:sty m:val="p"/>
                </m:rPr>
                <m:t>,</m:t>
              </m:r>
              <m:r>
                <m:t>0</m:t>
              </m:r>
              <m:r>
                <m:rPr>
                  <m:sty m:val="p"/>
                </m:rPr>
                <m:t>)</m:t>
              </m:r>
              <m:r>
                <m:rPr>
                  <m:sty m:val="p"/>
                </m:rPr>
                <m:t>+</m:t>
              </m:r>
              <m:r>
                <m:rPr>
                  <m:sty m:val="p"/>
                </m:rPr>
                <m:t>(</m:t>
              </m:r>
              <m:r>
                <m:t>0</m:t>
              </m:r>
              <m:r>
                <m:rPr>
                  <m:sty m:val="p"/>
                </m:rPr>
                <m:t>,</m:t>
              </m:r>
              <m:r>
                <m:t>0</m:t>
              </m:r>
              <m:r>
                <m:rPr>
                  <m:sty m:val="p"/>
                </m:rPr>
                <m:t>,</m:t>
              </m:r>
              <m:r>
                <m:t>c</m:t>
              </m:r>
              <m:r>
                <m:rPr>
                  <m:sty m:val="p"/>
                </m:rPr>
                <m:t>)</m:t>
              </m:r>
            </m:e>
            <m:e>
              <m:r>
                <m:t>&amp;</m:t>
              </m:r>
              <m:r>
                <m:rPr>
                  <m:sty m:val="p"/>
                </m:rPr>
                <m:t>=</m:t>
              </m:r>
              <m:r>
                <m:rPr>
                  <m:sty m:val="p"/>
                </m:rPr>
                <m:t>(</m:t>
              </m:r>
              <m:r>
                <m:t>a</m:t>
              </m:r>
              <m:r>
                <m:rPr>
                  <m:sty m:val="p"/>
                </m:rPr>
                <m:t>,</m:t>
              </m:r>
              <m:r>
                <m:t>b</m:t>
              </m:r>
              <m:r>
                <m:rPr>
                  <m:sty m:val="p"/>
                </m:rPr>
                <m:t>,</m:t>
              </m:r>
              <m:r>
                <m:t>c</m:t>
              </m:r>
              <m:r>
                <m:rPr>
                  <m:sty m:val="p"/>
                </m:rPr>
                <m:t>)</m:t>
              </m:r>
              <m:r>
                <m:rPr>
                  <m:sty m:val="p"/>
                </m:rPr>
                <m:t>,</m:t>
              </m:r>
            </m:e>
          </m:eqArr>
        </m:oMath>
      </m:oMathPara>
    </w:p>
    <w:p>
      <w:pPr>
        <w:numPr>
          <w:ilvl w:val="0"/>
          <w:numId w:val="1000"/>
        </w:numPr>
      </w:pPr>
      <w:r>
        <w:t xml:space="preserve">then</w:t>
      </w:r>
      <w:r>
        <w:t xml:space="preserve"> </w:t>
      </w:r>
      <m:oMath>
        <m:r>
          <m:t>a</m:t>
        </m:r>
        <m:r>
          <m:rPr>
            <m:sty m:val="p"/>
          </m:rPr>
          <m:t>=</m:t>
        </m:r>
        <m:r>
          <m:t>x</m:t>
        </m:r>
      </m:oMath>
      <w:r>
        <w:t xml:space="preserve">,</w:t>
      </w:r>
      <w:r>
        <w:t xml:space="preserve"> </w:t>
      </w:r>
      <m:oMath>
        <m:r>
          <m:t>b</m:t>
        </m:r>
        <m:r>
          <m:rPr>
            <m:sty m:val="p"/>
          </m:rPr>
          <m:t>=</m:t>
        </m:r>
        <m:r>
          <m:t>y</m:t>
        </m:r>
      </m:oMath>
      <w:r>
        <w:t xml:space="preserve"> </w:t>
      </w:r>
      <w:r>
        <w:t xml:space="preserve">and</w:t>
      </w:r>
      <w:r>
        <w:t xml:space="preserve"> </w:t>
      </w:r>
      <m:oMath>
        <m:r>
          <m:t>c</m:t>
        </m:r>
        <m:r>
          <m:rPr>
            <m:sty m:val="p"/>
          </m:rPr>
          <m:t>=</m:t>
        </m:r>
        <m:r>
          <m:t>z</m:t>
        </m:r>
      </m:oMath>
      <w:r>
        <w:t xml:space="preserve">.</w:t>
      </w:r>
    </w:p>
    <w:p>
      <w:pPr>
        <w:pStyle w:val="FirstParagraph"/>
      </w:pP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not-direct-sum">
        <w:r>
          <w:rPr>
            <w:rStyle w:val="Hyperlink"/>
          </w:rPr>
          <w:t xml:space="preserve">Example 80</w:t>
        </w:r>
      </w:hyperlink>
      <w:r>
        <w:t xml:space="preserve">,</w:t>
      </w:r>
      <w:r>
        <w:t xml:space="preserve"> </w:t>
      </w:r>
      <w:r>
        <w:t xml:space="preserve">both statements fail:</w:t>
      </w:r>
    </w:p>
    <w:p>
      <w:pPr>
        <w:pStyle w:val="BodyText"/>
      </w:pPr>
      <m:oMathPara>
        <m:oMathParaPr>
          <m:jc m:val="center"/>
        </m:oMathParaPr>
        <m:oMath>
          <m:eqArr>
            <m:e>
              <m:r>
                <m:t>2</m:t>
              </m:r>
              <m:r>
                <m:rPr>
                  <m:sty m:val="p"/>
                </m:rPr>
                <m:t>+</m:t>
              </m:r>
              <m:r>
                <m:t>2</m:t>
              </m:r>
              <m:r>
                <m:t>&amp;</m:t>
              </m:r>
              <m:r>
                <m:rPr>
                  <m:sty m:val="p"/>
                </m:rPr>
                <m:t>=</m:t>
              </m:r>
              <m:r>
                <m:t>4</m:t>
              </m:r>
            </m:e>
            <m:e>
              <m:r>
                <m:t>&amp;</m:t>
              </m:r>
              <m:r>
                <m:rPr>
                  <m:sty m:val="p"/>
                </m:rPr>
                <m:t>≠</m:t>
              </m:r>
              <m:r>
                <m:t>3</m:t>
              </m:r>
            </m:e>
            <m:e>
              <m:r>
                <m:t>&amp;</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e>
          </m:eqArr>
        </m:oMath>
      </m:oMathPara>
    </w:p>
    <w:p>
      <w:pPr>
        <w:pStyle w:val="FirstParagraph"/>
      </w:pPr>
      <w:r>
        <w:t xml:space="preserve">(</w:t>
      </w:r>
      <w:hyperlink w:anchor="exm-dim-sum">
        <w:r>
          <w:rPr>
            <w:rStyle w:val="Hyperlink"/>
          </w:rPr>
          <w:t xml:space="preserve">Example 76</w:t>
        </w:r>
      </w:hyperlink>
      <w:r>
        <w:t xml:space="preserve">),</w:t>
      </w:r>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splits in two ways.</w:t>
      </w:r>
    </w:p>
    <w:bookmarkEnd w:id="292"/>
    <w:bookmarkStart w:id="293" w:name="def-projection"/>
    <w:p>
      <w:pPr>
        <w:pStyle w:val="BodyText"/>
      </w:pPr>
      <w:r>
        <w:rPr>
          <w:b/>
          <w:bCs/>
        </w:rPr>
        <w:t xml:space="preserve">Definition 54 (Projection onto a subspace along a complement)</w:t>
      </w:r>
      <w:r>
        <w:t xml:space="preserve"> </w:t>
      </w:r>
      <w:r>
        <w:t xml:space="preserve">Let</w:t>
      </w:r>
      <w:r>
        <w:t xml:space="preserve"> </w:t>
      </w:r>
      <m:oMath>
        <m:r>
          <m:rPr>
            <m:scr m:val="script"/>
            <m:sty m:val="p"/>
          </m:rPr>
          <m:t>S</m:t>
        </m:r>
      </m:oMath>
      <w:r>
        <w:t xml:space="preserve"> </w:t>
      </w:r>
      <w:r>
        <w:t xml:space="preserve">and</w:t>
      </w:r>
      <w:r>
        <w:t xml:space="preserve"> </w:t>
      </w:r>
      <m:oMath>
        <m:r>
          <m:rPr>
            <m:scr m:val="script"/>
            <m:sty m:val="p"/>
          </m:rPr>
          <m:t>T</m:t>
        </m:r>
      </m:oMath>
      <w:r>
        <w:t xml:space="preserve"> </w:t>
      </w:r>
      <w:r>
        <w:t xml:space="preserve">be subspaces of</w:t>
      </w:r>
      <w:r>
        <w:t xml:space="preserve"> </w:t>
      </w:r>
      <m:oMath>
        <m:sSup>
          <m:e>
            <m:r>
              <m:rPr>
                <m:scr m:val="double-struck"/>
                <m:sty m:val="p"/>
              </m:rPr>
              <m:t>R</m:t>
            </m:r>
          </m:e>
          <m:sup>
            <m:r>
              <m:t>p</m:t>
            </m:r>
          </m:sup>
        </m:sSup>
      </m:oMath>
      <w:r>
        <w:t xml:space="preserve"> </w:t>
      </w:r>
      <w:r>
        <w:t xml:space="preserve">with</w:t>
      </w:r>
      <w:r>
        <w:t xml:space="preserve"> </w:t>
      </w:r>
      <m:oMath>
        <m:sSup>
          <m:e>
            <m:r>
              <m:rPr>
                <m:scr m:val="double-struck"/>
                <m:sty m:val="p"/>
              </m:rPr>
              <m:t>R</m:t>
            </m:r>
          </m:e>
          <m:sup>
            <m:r>
              <m:t>p</m:t>
            </m:r>
          </m:sup>
        </m:sSup>
        <m:r>
          <m:rPr>
            <m:sty m:val="p"/>
          </m:rPr>
          <m:t>=</m:t>
        </m:r>
        <m:r>
          <m:rPr>
            <m:scr m:val="script"/>
            <m:sty m:val="p"/>
          </m:rPr>
          <m:t>S</m:t>
        </m:r>
        <m:r>
          <m:rPr>
            <m:sty m:val="p"/>
          </m:rPr>
          <m:t>⊕</m:t>
        </m:r>
        <m:r>
          <m:rPr>
            <m:scr m:val="script"/>
            <m:sty m:val="p"/>
          </m:rPr>
          <m:t>T</m:t>
        </m:r>
      </m:oMath>
      <w:r>
        <w:t xml:space="preserve"> </w:t>
      </w:r>
      <w:r>
        <w:t xml:space="preserve">(</w:t>
      </w:r>
      <w:hyperlink w:anchor="def-direct-sum">
        <w:r>
          <w:rPr>
            <w:rStyle w:val="Hyperlink"/>
          </w:rPr>
          <w:t xml:space="preserve">Definition 53</w:t>
        </w:r>
      </w:hyperlink>
      <w:r>
        <w:t xml:space="preserve">),</w:t>
      </w:r>
      <w:r>
        <w:t xml:space="preserve"> </w:t>
      </w:r>
      <w:r>
        <w:t xml:space="preserve">and 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By</w:t>
      </w:r>
      <w:r>
        <w:t xml:space="preserve"> </w:t>
      </w:r>
      <w:hyperlink w:anchor="thm-direct-sum-equiv">
        <w:r>
          <w:rPr>
            <w:rStyle w:val="Hyperlink"/>
          </w:rPr>
          <w:t xml:space="preserve">Theorem 46</w:t>
        </w:r>
      </w:hyperlink>
      <w:r>
        <w:t xml:space="preserve">,</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for exactly one</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r>
          <m:rPr>
            <m:scr m:val="script"/>
            <m:sty m:val="p"/>
          </m:rPr>
          <m:t>T</m:t>
        </m:r>
      </m:oMath>
      <w:r>
        <w:t xml:space="preserve">.</w:t>
      </w:r>
      <w:r>
        <w:t xml:space="preserve"> </w:t>
      </w:r>
      <w:r>
        <w:t xml:space="preserve">The vector</w:t>
      </w:r>
      <w:r>
        <w:t xml:space="preserve"> </w:t>
      </w:r>
      <m:oMath>
        <m:acc>
          <m:accPr>
            <m:chr m:val="̃"/>
          </m:accPr>
          <m:e>
            <m:r>
              <m:t>u</m:t>
            </m:r>
          </m:e>
        </m:acc>
      </m:oMath>
      <w:r>
        <w:t xml:space="preserve"> </w:t>
      </w:r>
      <w:r>
        <w:t xml:space="preserve">is the</w:t>
      </w:r>
      <w:r>
        <w:t xml:space="preserve"> </w:t>
      </w:r>
      <w:r>
        <w:rPr>
          <w:b/>
          <w:bCs/>
        </w:rPr>
        <w:t xml:space="preserve">projection</w:t>
      </w:r>
      <w:r>
        <w:t xml:space="preserve"> </w:t>
      </w:r>
      <w:r>
        <w:t xml:space="preserve">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along</w:t>
      </w:r>
      <w:r>
        <w:t xml:space="preserve"> </w:t>
      </w:r>
      <m:oMath>
        <m:r>
          <m:rPr>
            <m:scr m:val="script"/>
            <m:sty m:val="p"/>
          </m:rPr>
          <m:t>T</m:t>
        </m:r>
      </m:oMath>
      <w:r>
        <w:t xml:space="preserve"> </w:t>
      </w:r>
      <w:r>
        <w:t xml:space="preserve">(Banerjee and Roy 2014, Definition 6.3, p. 163)</w:t>
      </w:r>
      <w:r>
        <w:t xml:space="preserve">.</w:t>
      </w:r>
    </w:p>
    <w:bookmarkEnd w:id="293"/>
    <w:bookmarkStart w:id="294" w:name="exm-projection"/>
    <w:p>
      <w:pPr>
        <w:pStyle w:val="BodyText"/>
      </w:pPr>
      <w:r>
        <w:rPr>
          <w:b/>
          <w:bCs/>
        </w:rPr>
        <w:t xml:space="preserve">Example 82 (The projection depends on the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 in</w:t>
      </w:r>
      <w:r>
        <w:t xml:space="preserve"> </w:t>
      </w:r>
      <m:oMath>
        <m:sSup>
          <m:e>
            <m:r>
              <m:rPr>
                <m:scr m:val="double-struck"/>
                <m:sty m:val="p"/>
              </m:rPr>
              <m:t>R</m:t>
            </m:r>
          </m:e>
          <m:sup>
            <m:r>
              <m:t>2</m:t>
            </m:r>
          </m:sup>
        </m:sSup>
      </m:oMath>
      <w:r>
        <w:t xml:space="preserve">,</w:t>
      </w:r>
      <w:r>
        <w:t xml:space="preserve"> </w:t>
      </w:r>
      <w:r>
        <w:t xml:space="preserve">and let</w:t>
      </w:r>
      <w:r>
        <w:t xml:space="preserve"> </w:t>
      </w:r>
      <m:oMath>
        <m:acc>
          <m:accPr>
            <m:chr m:val="̃"/>
          </m:accPr>
          <m:e>
            <m:r>
              <m:t>y</m:t>
            </m:r>
          </m:e>
        </m:acc>
        <m:r>
          <m:rPr>
            <m:sty m:val="p"/>
          </m:rPr>
          <m:t>=</m:t>
        </m:r>
        <m:r>
          <m:rPr>
            <m:sty m:val="p"/>
          </m:rPr>
          <m:t>(</m:t>
        </m:r>
        <m:r>
          <m:t>3</m:t>
        </m:r>
        <m:r>
          <m:rPr>
            <m:sty m:val="p"/>
          </m:rPr>
          <m:t>,</m:t>
        </m:r>
        <m:r>
          <m:t>2</m:t>
        </m:r>
        <m:r>
          <m:rPr>
            <m:sty m:val="p"/>
          </m:rPr>
          <m:t>)</m:t>
        </m:r>
      </m:oMath>
      <w:r>
        <w:t xml:space="preserve">.</w:t>
      </w:r>
    </w:p>
    <w:p>
      <w:pPr>
        <w:pStyle w:val="Compact"/>
        <w:numPr>
          <w:ilvl w:val="0"/>
          <w:numId w:val="1040"/>
        </w:numPr>
      </w:pPr>
      <w:r>
        <w:rPr>
          <w:b/>
          <w:bCs/>
        </w:rPr>
        <w:t xml:space="preserve">Along</w:t>
      </w:r>
      <w:r>
        <w:rPr>
          <w:b/>
          <w:bCs/>
        </w:rPr>
        <w:t xml:space="preserve"> </w:t>
      </w:r>
      <m:oMath>
        <m:sSub>
          <m:e>
            <m:r>
              <m:rPr>
                <m:scr m:val="script"/>
                <m:sty m:val="p"/>
              </m:rPr>
              <m:t>T</m:t>
            </m:r>
          </m:e>
          <m:sub>
            <m:r>
              <m:t>1</m:t>
            </m:r>
          </m:sub>
        </m:sSub>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5</m:t>
        </m:r>
        <m:r>
          <m:rPr>
            <m:sty m:val="p"/>
          </m:rPr>
          <m:t>,</m:t>
        </m:r>
        <m:r>
          <m:t>0</m:t>
        </m:r>
        <m:r>
          <m:rPr>
            <m:sty m:val="p"/>
          </m:rPr>
          <m:t>)</m:t>
        </m:r>
        <m:r>
          <m:rPr>
            <m:sty m:val="p"/>
          </m:rPr>
          <m:t>+</m:t>
        </m:r>
        <m:r>
          <m:rPr>
            <m:sty m:val="p"/>
          </m:rPr>
          <m:t>(</m:t>
        </m:r>
        <m:r>
          <m:rPr>
            <m:sty m:val="p"/>
          </m:rPr>
          <m:t>−</m:t>
        </m:r>
        <m:r>
          <m:t>2</m:t>
        </m:r>
        <m:r>
          <m:rPr>
            <m:sty m:val="p"/>
          </m:rPr>
          <m:t>,</m:t>
        </m:r>
        <m:r>
          <m:t>2</m:t>
        </m:r>
        <m:r>
          <m:rPr>
            <m:sty m:val="p"/>
          </m:rPr>
          <m:t>)</m:t>
        </m:r>
      </m:oMath>
      <w:r>
        <w:t xml:space="preserve">,</w:t>
      </w:r>
      <w:r>
        <w:t xml:space="preserve"> </w:t>
      </w:r>
      <w:r>
        <w:t xml:space="preserve">with</w:t>
      </w:r>
      <w:r>
        <w:t xml:space="preserve"> </w:t>
      </w:r>
      <m:oMath>
        <m:r>
          <m:rPr>
            <m:sty m:val="p"/>
          </m:rPr>
          <m:t>(</m:t>
        </m:r>
        <m:r>
          <m:t>5</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rPr>
            <m:sty m:val="p"/>
          </m:rPr>
          <m:t>−</m:t>
        </m:r>
        <m:r>
          <m:t>2</m:t>
        </m:r>
        <m:r>
          <m:rPr>
            <m:sty m:val="p"/>
          </m:rPr>
          <m:t>,</m:t>
        </m:r>
        <m:r>
          <m:t>2</m:t>
        </m:r>
        <m:r>
          <m:rPr>
            <m:sty m:val="p"/>
          </m:rPr>
          <m:t>)</m:t>
        </m:r>
        <m:r>
          <m:rPr>
            <m:sty m:val="p"/>
          </m:rPr>
          <m:t>=</m:t>
        </m:r>
        <m:r>
          <m:rPr>
            <m:sty m:val="p"/>
          </m:rPr>
          <m:t>−</m:t>
        </m:r>
        <m:r>
          <m:t>2</m:t>
        </m:r>
        <m:r>
          <m:rPr>
            <m:sty m:val="p"/>
          </m:rPr>
          <m:t>⋅</m:t>
        </m:r>
        <m:r>
          <m:rPr>
            <m:sty m:val="p"/>
          </m:rPr>
          <m:t>(</m:t>
        </m:r>
        <m:r>
          <m:t>1</m:t>
        </m:r>
        <m:r>
          <m:rPr>
            <m:sty m:val="p"/>
          </m:rPr>
          <m:t>,</m:t>
        </m:r>
        <m:r>
          <m:rPr>
            <m:sty m:val="p"/>
          </m:rPr>
          <m:t>−</m:t>
        </m:r>
        <m:r>
          <m:t>1</m:t>
        </m:r>
        <m:r>
          <m:rPr>
            <m:sty m:val="p"/>
          </m:rPr>
          <m:t>)</m:t>
        </m:r>
        <m:r>
          <m:rPr>
            <m:sty m:val="p"/>
          </m:rPr>
          <m:t>∈</m:t>
        </m:r>
        <m:sSub>
          <m:e>
            <m:r>
              <m:rPr>
                <m:scr m:val="script"/>
                <m:sty m:val="p"/>
              </m:rPr>
              <m:t>T</m:t>
            </m:r>
          </m:e>
          <m:sub>
            <m:r>
              <m:t>1</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1</m:t>
            </m:r>
          </m:sub>
        </m:sSub>
      </m:oMath>
      <w:r>
        <w:t xml:space="preserve"> </w:t>
      </w:r>
      <w:r>
        <w:t xml:space="preserve">is</w:t>
      </w:r>
      <w:r>
        <w:t xml:space="preserve"> </w:t>
      </w:r>
      <m:oMath>
        <m:r>
          <m:rPr>
            <m:sty m:val="p"/>
          </m:rPr>
          <m:t>(</m:t>
        </m:r>
        <m:r>
          <m:t>5</m:t>
        </m:r>
        <m:r>
          <m:rPr>
            <m:sty m:val="p"/>
          </m:rPr>
          <m:t>,</m:t>
        </m:r>
        <m:r>
          <m:t>0</m:t>
        </m:r>
        <m:r>
          <m:rPr>
            <m:sty m:val="p"/>
          </m:rPr>
          <m:t>)</m:t>
        </m:r>
      </m:oMath>
      <w:r>
        <w:t xml:space="preserve">.</w:t>
      </w:r>
    </w:p>
    <w:p>
      <w:pPr>
        <w:pStyle w:val="Compact"/>
        <w:numPr>
          <w:ilvl w:val="0"/>
          <w:numId w:val="1040"/>
        </w:numPr>
      </w:pPr>
      <w:r>
        <w:rPr>
          <w:b/>
          <w:bCs/>
        </w:rPr>
        <w:t xml:space="preserve">Along</w:t>
      </w:r>
      <w:r>
        <w:rPr>
          <w:b/>
          <w:bCs/>
        </w:rPr>
        <w:t xml:space="preserve"> </w:t>
      </w:r>
      <m:oMath>
        <m:sSub>
          <m:e>
            <m:r>
              <m:rPr>
                <m:scr m:val="script"/>
                <m:sty m:val="p"/>
              </m:rPr>
              <m:t>T</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3</m:t>
        </m:r>
        <m:r>
          <m:rPr>
            <m:sty m:val="p"/>
          </m:rPr>
          <m:t>,</m:t>
        </m:r>
        <m:r>
          <m:t>0</m:t>
        </m:r>
        <m:r>
          <m:rPr>
            <m:sty m:val="p"/>
          </m:rPr>
          <m:t>)</m:t>
        </m:r>
        <m:r>
          <m:rPr>
            <m:sty m:val="p"/>
          </m:rPr>
          <m:t>+</m:t>
        </m:r>
        <m:r>
          <m:rPr>
            <m:sty m:val="p"/>
          </m:rPr>
          <m:t>(</m:t>
        </m:r>
        <m:r>
          <m:t>0</m:t>
        </m:r>
        <m:r>
          <m:rPr>
            <m:sty m:val="p"/>
          </m:rPr>
          <m:t>,</m:t>
        </m:r>
        <m:r>
          <m:t>2</m:t>
        </m:r>
        <m:r>
          <m:rPr>
            <m:sty m:val="p"/>
          </m:rPr>
          <m:t>)</m:t>
        </m:r>
      </m:oMath>
      <w:r>
        <w:t xml:space="preserve">,</w:t>
      </w:r>
      <w:r>
        <w:t xml:space="preserve"> </w:t>
      </w:r>
      <w:r>
        <w:t xml:space="preserve">with</w:t>
      </w:r>
      <w:r>
        <w:t xml:space="preserve"> </w:t>
      </w:r>
      <m:oMath>
        <m:r>
          <m:rPr>
            <m:sty m:val="p"/>
          </m:rPr>
          <m:t>(</m:t>
        </m:r>
        <m:r>
          <m:t>3</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t>0</m:t>
        </m:r>
        <m:r>
          <m:rPr>
            <m:sty m:val="p"/>
          </m:rPr>
          <m:t>,</m:t>
        </m:r>
        <m:r>
          <m:t>2</m:t>
        </m:r>
        <m:r>
          <m:rPr>
            <m:sty m:val="p"/>
          </m:rPr>
          <m:t>)</m:t>
        </m:r>
        <m:r>
          <m:rPr>
            <m:sty m:val="p"/>
          </m:rPr>
          <m:t>∈</m:t>
        </m:r>
        <m:sSub>
          <m:e>
            <m:r>
              <m:rPr>
                <m:scr m:val="script"/>
                <m:sty m:val="p"/>
              </m:rPr>
              <m:t>T</m:t>
            </m:r>
          </m:e>
          <m:sub>
            <m:r>
              <m:t>2</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2</m:t>
            </m:r>
          </m:sub>
        </m:sSub>
      </m:oMath>
      <w:r>
        <w:t xml:space="preserve"> </w:t>
      </w:r>
      <w:r>
        <w:t xml:space="preserve">is</w:t>
      </w:r>
      <w:r>
        <w:t xml:space="preserve"> </w:t>
      </w:r>
      <m:oMath>
        <m:r>
          <m:rPr>
            <m:sty m:val="p"/>
          </m:rPr>
          <m:t>(</m:t>
        </m:r>
        <m:r>
          <m:t>3</m:t>
        </m:r>
        <m:r>
          <m:rPr>
            <m:sty m:val="p"/>
          </m:rPr>
          <m:t>,</m:t>
        </m:r>
        <m:r>
          <m:t>0</m:t>
        </m:r>
        <m:r>
          <m:rPr>
            <m:sty m:val="p"/>
          </m:rPr>
          <m:t>)</m:t>
        </m:r>
      </m:oMath>
      <w:r>
        <w:t xml:space="preserve">.</w:t>
      </w:r>
    </w:p>
    <w:p>
      <w:pPr>
        <w:pStyle w:val="FirstParagraph"/>
      </w:pPr>
      <w:r>
        <w:t xml:space="preserve">Each of</w:t>
      </w:r>
      <w:r>
        <w:t xml:space="preserve"> </w:t>
      </w:r>
      <m:oMath>
        <m:sSub>
          <m:e>
            <m:r>
              <m:rPr>
                <m:scr m:val="script"/>
                <m:sty m:val="p"/>
              </m:rPr>
              <m:t>T</m:t>
            </m:r>
          </m:e>
          <m:sub>
            <m:r>
              <m:t>1</m:t>
            </m:r>
          </m:sub>
        </m:sSub>
      </m:oMath>
      <w:r>
        <w:t xml:space="preserve"> </w:t>
      </w:r>
      <w:r>
        <w:t xml:space="preserve">and</w:t>
      </w:r>
      <w:r>
        <w:t xml:space="preserve"> </w:t>
      </w:r>
      <m:oMath>
        <m:sSub>
          <m:e>
            <m:r>
              <m:rPr>
                <m:scr m:val="script"/>
                <m:sty m:val="p"/>
              </m:rPr>
              <m:t>T</m:t>
            </m:r>
          </m:e>
          <m:sub>
            <m:r>
              <m:t>2</m:t>
            </m:r>
          </m:sub>
        </m:sSub>
      </m:oMath>
      <w:r>
        <w:t xml:space="preserve"> </w:t>
      </w:r>
      <w:r>
        <w:t xml:space="preserve">is a line that meets</w:t>
      </w:r>
      <w:r>
        <w:t xml:space="preserve"> </w:t>
      </w:r>
      <m:oMath>
        <m:r>
          <m:rPr>
            <m:scr m:val="script"/>
            <m:sty m:val="p"/>
          </m:rPr>
          <m:t>S</m:t>
        </m:r>
      </m:oMath>
      <w:r>
        <w:t xml:space="preserve"> </w:t>
      </w:r>
      <w:r>
        <w:t xml:space="preserve">only at</w:t>
      </w:r>
      <w:r>
        <w:t xml:space="preserve"> </w:t>
      </w:r>
      <m:oMath>
        <m:acc>
          <m:accPr>
            <m:chr m:val="̃"/>
          </m:accPr>
          <m:e>
            <m:r>
              <m:t>0</m:t>
            </m:r>
          </m:e>
        </m:acc>
      </m:oMath>
      <w:r>
        <w:t xml:space="preserve">,</w:t>
      </w:r>
      <w:r>
        <w:t xml:space="preserve"> </w:t>
      </w:r>
      <w:r>
        <w:t xml:space="preserve">so</w:t>
      </w:r>
    </w:p>
    <w:p>
      <w:pPr>
        <w:pStyle w:val="BodyText"/>
      </w:pPr>
      <m:oMathPara>
        <m:oMathParaPr>
          <m:jc m:val="center"/>
        </m:oMathParaPr>
        <m:oMath>
          <m:eqArr>
            <m:e>
              <m:sSup>
                <m:e>
                  <m:r>
                    <m:rPr>
                      <m:scr m:val="double-struck"/>
                      <m:sty m:val="p"/>
                    </m:rPr>
                    <m:t>R</m:t>
                  </m:r>
                </m:e>
                <m:sup>
                  <m:r>
                    <m:t>2</m:t>
                  </m:r>
                </m:sup>
              </m:sSup>
              <m:r>
                <m:t>&amp;</m:t>
              </m:r>
              <m:r>
                <m:rPr>
                  <m:sty m:val="p"/>
                </m:rPr>
                <m:t>=</m:t>
              </m:r>
              <m:r>
                <m:rPr>
                  <m:scr m:val="script"/>
                  <m:sty m:val="p"/>
                </m:rPr>
                <m:t>S</m:t>
              </m:r>
              <m:r>
                <m:rPr>
                  <m:sty m:val="p"/>
                </m:rPr>
                <m:t>⊕</m:t>
              </m:r>
              <m:sSub>
                <m:e>
                  <m:r>
                    <m:rPr>
                      <m:scr m:val="script"/>
                      <m:sty m:val="p"/>
                    </m:rPr>
                    <m:t>T</m:t>
                  </m:r>
                </m:e>
                <m:sub>
                  <m:r>
                    <m:t>1</m:t>
                  </m:r>
                </m:sub>
              </m:sSub>
            </m:e>
            <m:e>
              <m:r>
                <m:t>&amp;</m:t>
              </m:r>
              <m:r>
                <m:rPr>
                  <m:sty m:val="p"/>
                </m:rPr>
                <m:t>=</m:t>
              </m:r>
              <m:r>
                <m:rPr>
                  <m:scr m:val="script"/>
                  <m:sty m:val="p"/>
                </m:rPr>
                <m:t>S</m:t>
              </m:r>
              <m:r>
                <m:rPr>
                  <m:sty m:val="p"/>
                </m:rPr>
                <m:t>⊕</m:t>
              </m:r>
              <m:sSub>
                <m:e>
                  <m:r>
                    <m:rPr>
                      <m:scr m:val="script"/>
                      <m:sty m:val="p"/>
                    </m:rPr>
                    <m:t>T</m:t>
                  </m:r>
                </m:e>
                <m:sub>
                  <m:r>
                    <m:t>2</m:t>
                  </m:r>
                </m:sub>
              </m:sSub>
            </m:e>
          </m:eqArr>
        </m:oMath>
      </m:oMathPara>
    </w:p>
    <w:p>
      <w:pPr>
        <w:pStyle w:val="FirstParagraph"/>
      </w:pPr>
      <w:r>
        <w:t xml:space="preserve">(</w:t>
      </w:r>
      <w:hyperlink w:anchor="def-direct-sum">
        <w:r>
          <w:rPr>
            <w:rStyle w:val="Hyperlink"/>
          </w:rPr>
          <w:t xml:space="preserve">Definition 53</w:t>
        </w:r>
      </w:hyperlink>
      <w:r>
        <w:t xml:space="preserve">,</w:t>
      </w:r>
      <w:r>
        <w:t xml:space="preserve"> </w:t>
      </w:r>
      <w:hyperlink w:anchor="thm-direct-sum-equiv">
        <w:r>
          <w:rPr>
            <w:rStyle w:val="Hyperlink"/>
          </w:rPr>
          <w:t xml:space="preserve">Theorem 46</w:t>
        </w:r>
      </w:hyperlink>
      <w:r>
        <w:t xml:space="preserve">).</w:t>
      </w:r>
      <w:r>
        <w:t xml:space="preserve"> </w:t>
      </w:r>
      <w:r>
        <w:t xml:space="preserve">The same vector has a different projection onto the same subspace</w:t>
      </w:r>
      <w:r>
        <w:t xml:space="preserve"> </w:t>
      </w:r>
      <w:r>
        <w:t xml:space="preserve">when the complement changes.</w:t>
      </w:r>
    </w:p>
    <w:bookmarkEnd w:id="294"/>
    <w:bookmarkEnd w:id="295"/>
    <w:bookmarkStart w:id="309" w:name="sec-orthogonal-complements"/>
    <w:p>
      <w:pPr>
        <w:pStyle w:val="Heading2"/>
      </w:pPr>
      <w:r>
        <w:t xml:space="preserve">8 Orthogonal complements</w:t>
      </w:r>
    </w:p>
    <w:bookmarkStart w:id="296" w:name="thm-dot-linear"/>
    <w:p>
      <w:pPr>
        <w:pStyle w:val="FirstParagraph"/>
      </w:pPr>
      <w:r>
        <w:rPr>
          <w:b/>
          <w:bCs/>
        </w:rPr>
        <w:t xml:space="preserve">Theorem 47 (The dot product is linear in each slot)</w:t>
      </w:r>
      <w:r>
        <w:t xml:space="preserve"> </w:t>
      </w:r>
      <w:r>
        <w:t xml:space="preserve">For vectors</w:t>
      </w:r>
      <w:r>
        <w:t xml:space="preserve"> </w:t>
      </w:r>
      <m:oMath>
        <m:acc>
          <m:accPr>
            <m:chr m:val="̃"/>
          </m:accPr>
          <m:e>
            <m:r>
              <m:t>x</m:t>
            </m:r>
          </m:e>
        </m:acc>
        <m:r>
          <m:rPr>
            <m:sty m:val="p"/>
          </m:rPr>
          <m:t>,</m:t>
        </m:r>
        <m:acc>
          <m:accPr>
            <m:chr m:val="̃"/>
          </m:accPr>
          <m:e>
            <m:r>
              <m:t>u</m:t>
            </m:r>
          </m:e>
        </m:acc>
        <m:r>
          <m:rPr>
            <m:sty m:val="p"/>
          </m:rPr>
          <m:t>,</m:t>
        </m:r>
        <m:acc>
          <m:accPr>
            <m:chr m:val="̃"/>
          </m:accPr>
          <m:e>
            <m:r>
              <m:t>w</m:t>
            </m:r>
          </m:e>
        </m:acc>
        <m:r>
          <m:rPr>
            <m:sty m:val="p"/>
          </m:rPr>
          <m:t>∈</m:t>
        </m:r>
        <m:sSup>
          <m:e>
            <m:r>
              <m:rPr>
                <m:scr m:val="double-struck"/>
                <m:sty m:val="p"/>
              </m:rPr>
              <m:t>R</m:t>
            </m:r>
          </m:e>
          <m:sup>
            <m:r>
              <m:t>p</m:t>
            </m:r>
          </m:sup>
        </m:sSup>
      </m:oMath>
      <w:r>
        <w:t xml:space="preserve"> </w:t>
      </w:r>
      <w:r>
        <w:t xml:space="preserve">and numbers</w:t>
      </w:r>
      <w:r>
        <w:t xml:space="preserve"> </w:t>
      </w:r>
      <m:oMath>
        <m:r>
          <m:t>a</m:t>
        </m:r>
        <m:r>
          <m:rPr>
            <m:sty m:val="p"/>
          </m:rPr>
          <m:t>,</m:t>
        </m:r>
        <m:r>
          <m:t>b</m:t>
        </m:r>
      </m:oMath>
      <w:r>
        <w:t xml:space="preserve">,</w:t>
      </w:r>
    </w:p>
    <w:p>
      <w:pPr>
        <w:pStyle w:val="BodyText"/>
      </w:pPr>
      <m:oMathPara>
        <m:oMathParaPr>
          <m:jc m:val="center"/>
        </m:oMathParaPr>
        <m:oMath>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oMath>
      </m:oMathPara>
    </w:p>
    <w:p>
      <w:pPr>
        <w:pStyle w:val="FirstParagraph"/>
      </w:pPr>
      <w:r>
        <w:t xml:space="preserve">and</w:t>
      </w:r>
    </w:p>
    <w:p>
      <w:pPr>
        <w:pStyle w:val="BodyText"/>
      </w:pPr>
      <m:oMathPara>
        <m:oMathParaPr>
          <m:jc m:val="center"/>
        </m:oMathParaPr>
        <m:oMath>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acc>
            <m:accPr>
              <m:chr m:val="̃"/>
            </m:accPr>
            <m:e>
              <m:r>
                <m:t>x</m:t>
              </m:r>
            </m:e>
          </m:acc>
          <m:r>
            <m:rPr>
              <m:sty m:val="p"/>
            </m:rPr>
            <m:t>=</m:t>
          </m:r>
          <m:r>
            <m:t>a</m:t>
          </m:r>
          <m:r>
            <m:t> </m:t>
          </m:r>
          <m:r>
            <m:rPr>
              <m:sty m:val="p"/>
            </m:rPr>
            <m:t>(</m:t>
          </m:r>
          <m:acc>
            <m:accPr>
              <m:chr m:val="̃"/>
            </m:accPr>
            <m:e>
              <m:r>
                <m:t>u</m:t>
              </m:r>
            </m:e>
          </m:acc>
          <m:r>
            <m:rPr>
              <m:sty m:val="p"/>
            </m:rPr>
            <m:t>⋅</m:t>
          </m:r>
          <m:acc>
            <m:accPr>
              <m:chr m:val="̃"/>
            </m:accPr>
            <m:e>
              <m:r>
                <m:t>x</m:t>
              </m:r>
            </m:e>
          </m:acc>
          <m:r>
            <m:rPr>
              <m:sty m:val="p"/>
            </m:rPr>
            <m:t>)</m:t>
          </m:r>
          <m:r>
            <m:rPr>
              <m:sty m:val="p"/>
            </m:rPr>
            <m:t>+</m:t>
          </m:r>
          <m:r>
            <m:t>b</m:t>
          </m:r>
          <m:r>
            <m:t> </m:t>
          </m:r>
          <m:r>
            <m:rPr>
              <m:sty m:val="p"/>
            </m:rPr>
            <m:t>(</m:t>
          </m:r>
          <m:acc>
            <m:accPr>
              <m:chr m:val="̃"/>
            </m:accPr>
            <m:e>
              <m:r>
                <m:t>w</m:t>
              </m:r>
            </m:e>
          </m:acc>
          <m:r>
            <m:rPr>
              <m:sty m:val="p"/>
            </m:rPr>
            <m:t>⋅</m:t>
          </m:r>
          <m:acc>
            <m:accPr>
              <m:chr m:val="̃"/>
            </m:accPr>
            <m:e>
              <m:r>
                <m:t>x</m:t>
              </m:r>
            </m:e>
          </m:acc>
          <m:r>
            <m:rPr>
              <m:sty m:val="p"/>
            </m:rPr>
            <m:t>)</m:t>
          </m:r>
          <m:r>
            <m:rPr>
              <m:sty m:val="p"/>
            </m:rPr>
            <m:t>.</m:t>
          </m:r>
        </m:oMath>
      </m:oMathPara>
    </w:p>
    <w:bookmarkEnd w:id="296"/>
    <w:p>
      <w:pPr>
        <w:pStyle w:val="FirstParagraph"/>
      </w:pPr>
      <w:r>
        <w:rPr>
          <w:i/>
          <w:iCs/>
        </w:rPr>
        <w:t xml:space="preserve">Proof</w:t>
      </w:r>
      <w:r>
        <w:t xml:space="preserve">. </w:t>
      </w:r>
      <w:r>
        <w:rPr>
          <w:b/>
          <w:bCs/>
        </w:rPr>
        <w:t xml:space="preserve">Second slot.</w:t>
      </w:r>
    </w:p>
    <w:p>
      <w:pPr>
        <w:pStyle w:val="BodyText"/>
      </w:pPr>
      <m:oMathPara>
        <m:oMathParaPr>
          <m:jc m:val="center"/>
        </m:oMathParaPr>
        <m:oMath>
          <m:eqArr>
            <m:e>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r>
                <m:t> </m:t>
              </m:r>
              <m:acc>
                <m:accPr>
                  <m:chr m:val="̃"/>
                </m:accPr>
                <m:e>
                  <m:r>
                    <m:t>u</m:t>
                  </m:r>
                </m:e>
              </m:acc>
              <m:r>
                <m:rPr>
                  <m:sty m:val="p"/>
                </m:rPr>
                <m:t>+</m:t>
              </m:r>
              <m:r>
                <m:t>b</m:t>
              </m:r>
              <m:r>
                <m:t> </m:t>
              </m:r>
              <m:acc>
                <m:accPr>
                  <m:chr m:val="̃"/>
                </m:accPr>
                <m:e>
                  <m:r>
                    <m:t>w</m:t>
                  </m:r>
                </m:e>
              </m:acc>
              <m:sSub>
                <m:e>
                  <m:r>
                    <m:rPr>
                      <m:sty m:val="p"/>
                    </m:rPr>
                    <m:t>)</m:t>
                  </m:r>
                </m:e>
                <m:sub>
                  <m:r>
                    <m:t>i</m:t>
                  </m:r>
                </m:sub>
              </m:sSub>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sSub>
                <m:e>
                  <m:r>
                    <m:t>u</m:t>
                  </m:r>
                </m:e>
                <m:sub>
                  <m:r>
                    <m:t>i</m:t>
                  </m:r>
                </m:sub>
              </m:sSub>
              <m:r>
                <m:rPr>
                  <m:sty m:val="p"/>
                </m:rPr>
                <m:t>+</m:t>
              </m:r>
              <m:r>
                <m:t>b</m:t>
              </m:r>
              <m:sSub>
                <m:e>
                  <m:r>
                    <m:t>w</m:t>
                  </m:r>
                </m:e>
                <m:sub>
                  <m:r>
                    <m:t>i</m:t>
                  </m:r>
                </m:sub>
              </m:sSub>
              <m:r>
                <m:rPr>
                  <m:sty m:val="p"/>
                </m:rPr>
                <m:t>)</m:t>
              </m:r>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r>
                    <m:t>a</m:t>
                  </m:r>
                  <m:sSub>
                    <m:e>
                      <m:r>
                        <m:t>u</m:t>
                      </m:r>
                    </m:e>
                    <m:sub>
                      <m:r>
                        <m:t>i</m:t>
                      </m:r>
                    </m:sub>
                  </m:sSub>
                  <m:r>
                    <m:rPr>
                      <m:sty m:val="p"/>
                    </m:rPr>
                    <m:t>+</m:t>
                  </m:r>
                  <m:sSub>
                    <m:e>
                      <m:r>
                        <m:t>x</m:t>
                      </m:r>
                    </m:e>
                    <m:sub>
                      <m:r>
                        <m:t>i</m:t>
                      </m:r>
                    </m:sub>
                  </m:sSub>
                  <m:r>
                    <m:t>b</m:t>
                  </m:r>
                  <m:sSub>
                    <m:e>
                      <m:r>
                        <m:t>w</m:t>
                      </m:r>
                    </m:e>
                    <m:sub>
                      <m:r>
                        <m:t>i</m:t>
                      </m:r>
                    </m:sub>
                  </m:sSub>
                </m:e>
              </m:d>
              <m:r>
                <m:t>​</m:t>
              </m:r>
              <m:r>
                <m:t>&amp;</m:t>
              </m:r>
              <m:r>
                <m:t>&amp;</m:t>
              </m:r>
              <m:r>
                <m:rPr>
                  <m:nor/>
                  <m:sty m:val="p"/>
                </m:rPr>
                <m:t>(distribute each </m:t>
              </m:r>
              <m:sSub>
                <m:e>
                  <m:r>
                    <m:t>x</m:t>
                  </m:r>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x</m:t>
                      </m:r>
                    </m:e>
                    <m:sub>
                      <m:r>
                        <m:t>i</m:t>
                      </m:r>
                    </m:sub>
                  </m:sSub>
                  <m:sSub>
                    <m:e>
                      <m:r>
                        <m:t>u</m:t>
                      </m:r>
                    </m:e>
                    <m:sub>
                      <m:r>
                        <m:t>i</m:t>
                      </m:r>
                    </m:sub>
                  </m:sSub>
                  <m:r>
                    <m:rPr>
                      <m:sty m:val="p"/>
                    </m:rPr>
                    <m:t>+</m:t>
                  </m:r>
                  <m:r>
                    <m:t>b</m:t>
                  </m:r>
                  <m:r>
                    <m:t> </m:t>
                  </m:r>
                  <m:sSub>
                    <m:e>
                      <m:r>
                        <m:t>x</m:t>
                      </m:r>
                    </m:e>
                    <m:sub>
                      <m:r>
                        <m:t>i</m:t>
                      </m:r>
                    </m:sub>
                  </m:sSub>
                  <m:sSub>
                    <m:e>
                      <m:r>
                        <m:t>w</m:t>
                      </m:r>
                    </m:e>
                    <m:sub>
                      <m:r>
                        <m:t>i</m:t>
                      </m:r>
                    </m:sub>
                  </m:sSub>
                </m:e>
              </m:d>
              <m:r>
                <m:t>​</m:t>
              </m:r>
              <m:r>
                <m:t>&amp;</m:t>
              </m:r>
              <m:r>
                <m:t>&amp;</m:t>
              </m:r>
              <m:r>
                <m:rPr>
                  <m:nor/>
                  <m:sty m:val="p"/>
                </m:rPr>
                <m:t>(commute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x</m:t>
                  </m:r>
                </m:e>
                <m:sub>
                  <m:r>
                    <m:t>i</m:t>
                  </m:r>
                </m:sub>
              </m:sSub>
              <m:sSub>
                <m:e>
                  <m:r>
                    <m:t>u</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x</m:t>
                  </m:r>
                </m:e>
                <m:sub>
                  <m:r>
                    <m:t>i</m:t>
                  </m:r>
                </m:sub>
              </m:sSub>
              <m:sSub>
                <m:e>
                  <m:r>
                    <m:t>w</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x</m:t>
                      </m:r>
                    </m:e>
                    <m:sub>
                      <m:r>
                        <m:t>i</m:t>
                      </m:r>
                    </m:sub>
                  </m:sSub>
                </m:e>
              </m:nary>
              <m:sSub>
                <m:e>
                  <m:r>
                    <m:t>u</m:t>
                  </m:r>
                </m:e>
                <m:sub>
                  <m:r>
                    <m:t>i</m:t>
                  </m:r>
                </m:sub>
              </m:sSub>
              <m:r>
                <m:rPr>
                  <m:sty m:val="p"/>
                </m:rPr>
                <m:t>+</m:t>
              </m:r>
              <m:r>
                <m:t>b</m:t>
              </m:r>
              <m:nary>
                <m:naryPr>
                  <m:chr m:val="∑"/>
                  <m:limLoc m:val="undOvr"/>
                  <m:subHide m:val="off"/>
                  <m:supHide m:val="off"/>
                </m:naryPr>
                <m:sub>
                  <m:r>
                    <m:t>i</m:t>
                  </m:r>
                  <m:r>
                    <m:rPr>
                      <m:sty m:val="p"/>
                    </m:rPr>
                    <m:t>=</m:t>
                  </m:r>
                  <m:r>
                    <m:t>1</m:t>
                  </m:r>
                </m:sub>
                <m:sup>
                  <m:r>
                    <m:t>p</m:t>
                  </m:r>
                </m:sup>
                <m:e>
                  <m:sSub>
                    <m:e>
                      <m:r>
                        <m:t>x</m:t>
                      </m:r>
                    </m:e>
                    <m:sub>
                      <m:r>
                        <m:t>i</m:t>
                      </m:r>
                    </m:sub>
                  </m:sSub>
                </m:e>
              </m:nary>
              <m:sSub>
                <m:e>
                  <m:r>
                    <m:t>w</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rPr>
                  <m:sty m:val="p"/>
                </m:rPr>
                <m:t>.</m:t>
              </m:r>
              <m:r>
                <m:t>&amp;</m:t>
              </m:r>
              <m:r>
                <m:t>&amp;</m:t>
              </m:r>
              <m:r>
                <m:rPr>
                  <m:nor/>
                  <m:sty m:val="p"/>
                </m:rPr>
                <m:t>(</m:t>
              </m:r>
              <m:r>
                <m:rPr>
                  <m:nor/>
                  <m:sty m:val="p"/>
                </m:rPr>
                <m:t>Definition 7</m:t>
              </m:r>
              <m:r>
                <m:rPr>
                  <m:nor/>
                  <m:sty m:val="p"/>
                </m:rPr>
                <m:t>)</m:t>
              </m:r>
            </m:e>
          </m:eqArr>
        </m:oMath>
      </m:oMathPara>
    </w:p>
    <w:p>
      <w:pPr>
        <w:pStyle w:val="FirstParagraph"/>
      </w:pPr>
      <w:r>
        <w:rPr>
          <w:b/>
          <w:bCs/>
        </w:rPr>
        <w:t xml:space="preserve">First slot.</w:t>
      </w:r>
    </w:p>
    <w:p>
      <w:pPr>
        <w:pStyle w:val="BodyText"/>
      </w:pPr>
      <m:oMathPara>
        <m:oMathParaPr>
          <m:jc m:val="center"/>
        </m:oMathParaPr>
        <m:oMath>
          <m:eqArr>
            <m:e>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acc>
                <m:accPr>
                  <m:chr m:val="̃"/>
                </m:accPr>
                <m:e>
                  <m:r>
                    <m:t>x</m:t>
                  </m:r>
                </m:e>
              </m:acc>
              <m:r>
                <m:t>&amp;</m:t>
              </m:r>
              <m:r>
                <m:rPr>
                  <m:sty m:val="p"/>
                </m:rPr>
                <m:t>=</m:t>
              </m:r>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t>&amp;</m:t>
              </m:r>
              <m:r>
                <m:t>&amp;</m:t>
              </m:r>
              <m:r>
                <m:rPr>
                  <m:nor/>
                  <m:sty m:val="p"/>
                </m:rPr>
                <m:t>(</m:t>
              </m:r>
              <m:r>
                <m:rPr>
                  <m:nor/>
                  <m:sty m:val="p"/>
                </m:rPr>
                <m:t>Theorem 1</m:t>
              </m:r>
              <m:r>
                <m:rPr>
                  <m:nor/>
                  <m:sty m:val="p"/>
                </m:rPr>
                <m:t>)</m:t>
              </m:r>
            </m:e>
            <m:e>
              <m:r>
                <m:t>&amp;</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t>&amp;</m:t>
              </m:r>
              <m:r>
                <m:t>&amp;</m:t>
              </m:r>
              <m:r>
                <m:rPr>
                  <m:nor/>
                  <m:sty m:val="p"/>
                </m:rPr>
                <m:t>(second slot)</m:t>
              </m:r>
            </m:e>
            <m:e>
              <m:r>
                <m:t>&amp;</m:t>
              </m:r>
              <m:r>
                <m:rPr>
                  <m:sty m:val="p"/>
                </m:rPr>
                <m:t>=</m:t>
              </m:r>
              <m:r>
                <m:t>a</m:t>
              </m:r>
              <m:r>
                <m:t> </m:t>
              </m:r>
              <m:r>
                <m:rPr>
                  <m:sty m:val="p"/>
                </m:rPr>
                <m:t>(</m:t>
              </m:r>
              <m:acc>
                <m:accPr>
                  <m:chr m:val="̃"/>
                </m:accPr>
                <m:e>
                  <m:r>
                    <m:t>u</m:t>
                  </m:r>
                </m:e>
              </m:acc>
              <m:r>
                <m:rPr>
                  <m:sty m:val="p"/>
                </m:rPr>
                <m:t>⋅</m:t>
              </m:r>
              <m:acc>
                <m:accPr>
                  <m:chr m:val="̃"/>
                </m:accPr>
                <m:e>
                  <m:r>
                    <m:t>x</m:t>
                  </m:r>
                </m:e>
              </m:acc>
              <m:r>
                <m:rPr>
                  <m:sty m:val="p"/>
                </m:rPr>
                <m:t>)</m:t>
              </m:r>
              <m:r>
                <m:rPr>
                  <m:sty m:val="p"/>
                </m:rPr>
                <m:t>+</m:t>
              </m:r>
              <m:r>
                <m:t>b</m:t>
              </m:r>
              <m:r>
                <m:t> </m:t>
              </m:r>
              <m:r>
                <m:rPr>
                  <m:sty m:val="p"/>
                </m:rPr>
                <m:t>(</m:t>
              </m:r>
              <m:acc>
                <m:accPr>
                  <m:chr m:val="̃"/>
                </m:accPr>
                <m:e>
                  <m:r>
                    <m:t>w</m:t>
                  </m:r>
                </m:e>
              </m:acc>
              <m:r>
                <m:rPr>
                  <m:sty m:val="p"/>
                </m:rPr>
                <m:t>⋅</m:t>
              </m:r>
              <m:acc>
                <m:accPr>
                  <m:chr m:val="̃"/>
                </m:accPr>
                <m:e>
                  <m:r>
                    <m:t>x</m:t>
                  </m:r>
                </m:e>
              </m:acc>
              <m:r>
                <m:rPr>
                  <m:sty m:val="p"/>
                </m:rPr>
                <m:t>)</m:t>
              </m:r>
              <m:r>
                <m:rPr>
                  <m:sty m:val="p"/>
                </m:rPr>
                <m:t>.</m:t>
              </m:r>
              <m:r>
                <m:t>&amp;</m:t>
              </m:r>
              <m:r>
                <m:t>&amp;</m:t>
              </m:r>
              <m:r>
                <m:rPr>
                  <m:nor/>
                  <m:sty m:val="p"/>
                </m:rPr>
                <m:t>(</m:t>
              </m:r>
              <m:r>
                <m:rPr>
                  <m:nor/>
                  <m:sty m:val="p"/>
                </m:rPr>
                <m:t>Theorem 1</m:t>
              </m:r>
              <m:r>
                <m:rPr>
                  <m:nor/>
                  <m:sty m:val="p"/>
                </m:rPr>
                <m:t>, twice)</m:t>
              </m:r>
            </m:e>
          </m:eqArr>
        </m:oMath>
      </m:oMathPara>
    </w:p>
    <w:p>
      <w:pPr>
        <w:pStyle w:val="FirstParagraph"/>
      </w:pPr>
      <w:r>
        <w:t xml:space="preserve">Two special cases are used often.</w:t>
      </w:r>
      <w:r>
        <w:t xml:space="preserve"> </w:t>
      </w:r>
      <w:r>
        <w:t xml:space="preserve">With</w:t>
      </w:r>
    </w:p>
    <w:p>
      <w:pPr>
        <w:pStyle w:val="BodyText"/>
      </w:pPr>
      <m:oMathPara>
        <m:oMathParaPr>
          <m:jc m:val="center"/>
        </m:oMathParaPr>
        <m:oMath>
          <m:eqArr>
            <m:e>
              <m:r>
                <m:t>a</m:t>
              </m:r>
              <m:r>
                <m:t>&amp;</m:t>
              </m:r>
              <m:r>
                <m:rPr>
                  <m:sty m:val="p"/>
                </m:rPr>
                <m:t>=</m:t>
              </m:r>
              <m:r>
                <m:t>b</m:t>
              </m:r>
            </m:e>
            <m:e>
              <m:r>
                <m:t>&amp;</m:t>
              </m:r>
              <m:r>
                <m:rPr>
                  <m:sty m:val="p"/>
                </m:rPr>
                <m:t>=</m:t>
              </m:r>
              <m:r>
                <m:t>1</m:t>
              </m:r>
              <m:r>
                <m:rPr>
                  <m:sty m:val="p"/>
                </m:rPr>
                <m:t>,</m:t>
              </m:r>
            </m:e>
          </m:eqArr>
        </m:oMath>
      </m:oMathPara>
    </w:p>
    <w:p>
      <w:pPr>
        <w:pStyle w:val="FirstParagraph"/>
      </w:pPr>
      <w:r>
        <w:t xml:space="preserve">and</w:t>
      </w:r>
      <w:r>
        <w:t xml:space="preserve"> </w:t>
      </w:r>
      <m:oMath>
        <m:r>
          <m:t>1</m:t>
        </m:r>
        <m:r>
          <m:t> </m:t>
        </m:r>
        <m:acc>
          <m:accPr>
            <m:chr m:val="̃"/>
          </m:accPr>
          <m:e>
            <m:r>
              <m:t>u</m:t>
            </m:r>
          </m:e>
        </m:acc>
        <m:r>
          <m:rPr>
            <m:sty m:val="p"/>
          </m:rPr>
          <m:t>=</m:t>
        </m:r>
        <m:acc>
          <m:accPr>
            <m:chr m:val="̃"/>
          </m:accPr>
          <m:e>
            <m:r>
              <m:t>u</m:t>
            </m:r>
          </m:e>
        </m:acc>
      </m:oMath>
      <w:r>
        <w:t xml:space="preserve">,</w:t>
      </w:r>
      <w:r>
        <w:t xml:space="preserve"> </w:t>
      </w:r>
      <w:r>
        <w:t xml:space="preserve">the theorem gives</w:t>
      </w:r>
      <w:r>
        <w:t xml:space="preserve"> </w:t>
      </w:r>
      <m:oMath>
        <m:acc>
          <m:accPr>
            <m:chr m:val="̃"/>
          </m:accPr>
          <m:e>
            <m:r>
              <m:t>x</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x</m:t>
            </m:r>
          </m:e>
        </m:acc>
        <m:r>
          <m:rPr>
            <m:sty m:val="p"/>
          </m:rPr>
          <m:t>⋅</m:t>
        </m:r>
        <m:acc>
          <m:accPr>
            <m:chr m:val="̃"/>
          </m:accPr>
          <m:e>
            <m:r>
              <m:t>u</m:t>
            </m:r>
          </m:e>
        </m:acc>
        <m:r>
          <m:rPr>
            <m:sty m:val="p"/>
          </m:rPr>
          <m:t>+</m:t>
        </m:r>
        <m:acc>
          <m:accPr>
            <m:chr m:val="̃"/>
          </m:accPr>
          <m:e>
            <m:r>
              <m:t>x</m:t>
            </m:r>
          </m:e>
        </m:acc>
        <m:r>
          <m:rPr>
            <m:sty m:val="p"/>
          </m:rPr>
          <m:t>⋅</m:t>
        </m:r>
        <m:acc>
          <m:accPr>
            <m:chr m:val="̃"/>
          </m:accPr>
          <m:e>
            <m:r>
              <m:t>w</m:t>
            </m:r>
          </m:e>
        </m:acc>
      </m:oMath>
      <w:r>
        <w:t xml:space="preserve">.</w:t>
      </w:r>
      <w:r>
        <w:t xml:space="preserve"> </w:t>
      </w:r>
      <w:r>
        <w:t xml:space="preserve">With</w:t>
      </w:r>
      <w:r>
        <w:t xml:space="preserve"> </w:t>
      </w:r>
      <m:oMath>
        <m:acc>
          <m:accPr>
            <m:chr m:val="̃"/>
          </m:accPr>
          <m:e>
            <m:r>
              <m:t>w</m:t>
            </m:r>
          </m:e>
        </m:acc>
        <m:r>
          <m:rPr>
            <m:sty m:val="p"/>
          </m:rPr>
          <m:t>=</m:t>
        </m:r>
        <m:acc>
          <m:accPr>
            <m:chr m:val="̃"/>
          </m:accPr>
          <m:e>
            <m:r>
              <m:t>u</m:t>
            </m:r>
          </m:e>
        </m:acc>
      </m:oMath>
      <w:r>
        <w:t xml:space="preserve"> </w:t>
      </w:r>
      <w:r>
        <w:t xml:space="preserve">and</w:t>
      </w:r>
      <w:r>
        <w:t xml:space="preserve"> </w:t>
      </w:r>
      <m:oMath>
        <m:r>
          <m:t>b</m:t>
        </m:r>
        <m:r>
          <m:rPr>
            <m:sty m:val="p"/>
          </m:rPr>
          <m:t>=</m:t>
        </m:r>
        <m:r>
          <m:t>0</m:t>
        </m:r>
      </m:oMath>
      <w:r>
        <w:t xml:space="preserve">, and</w:t>
      </w:r>
      <w:r>
        <w:t xml:space="preserve"> </w:t>
      </w:r>
      <m:oMath>
        <m:r>
          <m:t>0</m:t>
        </m:r>
        <m:r>
          <m:t> </m:t>
        </m:r>
        <m:acc>
          <m:accPr>
            <m:chr m:val="̃"/>
          </m:accPr>
          <m:e>
            <m:r>
              <m:t>u</m:t>
            </m:r>
          </m:e>
        </m:acc>
        <m:r>
          <m:rPr>
            <m:sty m:val="p"/>
          </m:rPr>
          <m:t>=</m:t>
        </m:r>
        <m:acc>
          <m:accPr>
            <m:chr m:val="̃"/>
          </m:accPr>
          <m:e>
            <m:r>
              <m:t>0</m:t>
            </m:r>
          </m:e>
        </m:acc>
      </m:oMath>
      <w:r>
        <w:t xml:space="preserve">,</w:t>
      </w:r>
      <w:r>
        <w:t xml:space="preserve"> </w:t>
      </w:r>
      <w:r>
        <w:t xml:space="preserve">it gives</w:t>
      </w:r>
      <w:r>
        <w:t xml:space="preserve"> </w:t>
      </w:r>
      <m:oMath>
        <m:acc>
          <m:accPr>
            <m:chr m:val="̃"/>
          </m:accPr>
          <m:e>
            <m:r>
              <m:t>x</m:t>
            </m:r>
          </m:e>
        </m:acc>
        <m:r>
          <m:rPr>
            <m:sty m:val="p"/>
          </m:rPr>
          <m:t>⋅</m:t>
        </m:r>
        <m:r>
          <m:rPr>
            <m:sty m:val="p"/>
          </m:rPr>
          <m:t>(</m:t>
        </m:r>
        <m:r>
          <m:t>a</m:t>
        </m:r>
        <m:r>
          <m:t> </m:t>
        </m:r>
        <m:acc>
          <m:accPr>
            <m:chr m:val="̃"/>
          </m:accPr>
          <m:e>
            <m:r>
              <m:t>u</m:t>
            </m:r>
          </m:e>
        </m:acc>
        <m:r>
          <m:rPr>
            <m:sty m:val="p"/>
          </m:rPr>
          <m:t>)</m:t>
        </m:r>
        <m:r>
          <m:rPr>
            <m:sty m:val="p"/>
          </m:rPr>
          <m:t>=</m:t>
        </m:r>
        <m:r>
          <m:t>a</m:t>
        </m:r>
        <m:r>
          <m:t> </m:t>
        </m:r>
        <m:r>
          <m:rPr>
            <m:sty m:val="p"/>
          </m:rPr>
          <m:t>(</m:t>
        </m:r>
        <m:acc>
          <m:accPr>
            <m:chr m:val="̃"/>
          </m:accPr>
          <m:e>
            <m:r>
              <m:t>x</m:t>
            </m:r>
          </m:e>
        </m:acc>
        <m:r>
          <m:rPr>
            <m:sty m:val="p"/>
          </m:rPr>
          <m:t>⋅</m:t>
        </m:r>
        <m:acc>
          <m:accPr>
            <m:chr m:val="̃"/>
          </m:accPr>
          <m:e>
            <m:r>
              <m:t>u</m:t>
            </m:r>
          </m:e>
        </m:acc>
        <m:r>
          <m:rPr>
            <m:sty m:val="p"/>
          </m:rPr>
          <m:t>)</m:t>
        </m:r>
      </m:oMath>
      <w:r>
        <w:t xml:space="preserve">,</w:t>
      </w:r>
      <w:r>
        <w:t xml:space="preserve"> </w:t>
      </w:r>
      <w:r>
        <w:t xml:space="preserve">and likewise in the first slot.</w:t>
      </w:r>
    </w:p>
    <w:bookmarkStart w:id="297" w:name="exm-dot-linear"/>
    <w:p>
      <w:pPr>
        <w:pStyle w:val="BodyText"/>
      </w:pPr>
      <w:r>
        <w:rPr>
          <w:b/>
          <w:bCs/>
        </w:rPr>
        <w:t xml:space="preserve">Example 83 (Splitting a dot product)</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r>
        <w:t xml:space="preserve"> </w:t>
      </w:r>
      <m:oMath>
        <m:acc>
          <m:accPr>
            <m:chr m:val="̃"/>
          </m:accPr>
          <m:e>
            <m:r>
              <m:t>u</m:t>
            </m:r>
          </m:e>
        </m:acc>
        <m:r>
          <m:rPr>
            <m:sty m:val="p"/>
          </m:rPr>
          <m:t>=</m:t>
        </m:r>
        <m:r>
          <m:rPr>
            <m:sty m:val="p"/>
          </m:rPr>
          <m:t>(</m:t>
        </m:r>
        <m:r>
          <m:t>3</m:t>
        </m:r>
        <m:r>
          <m:rPr>
            <m:sty m:val="p"/>
          </m:rPr>
          <m:t>,</m:t>
        </m:r>
        <m:r>
          <m:t>0</m:t>
        </m:r>
        <m:r>
          <m:rPr>
            <m:sty m:val="p"/>
          </m:rPr>
          <m:t>)</m:t>
        </m:r>
      </m:oMath>
      <w:r>
        <w:t xml:space="preserve">,</w:t>
      </w:r>
      <w:r>
        <w:t xml:space="preserve"> </w:t>
      </w:r>
      <m:oMath>
        <m:acc>
          <m:accPr>
            <m:chr m:val="̃"/>
          </m:accPr>
          <m:e>
            <m:r>
              <m:t>w</m:t>
            </m:r>
          </m:e>
        </m:acc>
        <m:r>
          <m:rPr>
            <m:sty m:val="p"/>
          </m:rPr>
          <m:t>=</m:t>
        </m:r>
        <m:r>
          <m:rPr>
            <m:sty m:val="p"/>
          </m:rPr>
          <m:t>(</m:t>
        </m:r>
        <m:r>
          <m:t>0</m:t>
        </m:r>
        <m:r>
          <m:rPr>
            <m:sty m:val="p"/>
          </m:rPr>
          <m:t>,</m:t>
        </m:r>
        <m:r>
          <m:t>1</m:t>
        </m:r>
        <m:r>
          <m:rPr>
            <m:sty m:val="p"/>
          </m:rPr>
          <m:t>)</m:t>
        </m:r>
      </m:oMath>
      <w:r>
        <w:t xml:space="preserve">,</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Directly,</w:t>
      </w:r>
      <w:r>
        <w:t xml:space="preserve"> </w:t>
      </w:r>
      <m:oMath>
        <m:r>
          <m:t>a</m:t>
        </m:r>
        <m:r>
          <m:t> </m:t>
        </m:r>
        <m:acc>
          <m:accPr>
            <m:chr m:val="̃"/>
          </m:accPr>
          <m:e>
            <m:r>
              <m:t>u</m:t>
            </m:r>
          </m:e>
        </m:acc>
        <m:r>
          <m:rPr>
            <m:sty m:val="p"/>
          </m:rPr>
          <m:t>+</m:t>
        </m:r>
        <m:r>
          <m:t>b</m:t>
        </m:r>
        <m:r>
          <m:t> </m:t>
        </m:r>
        <m:acc>
          <m:accPr>
            <m:chr m:val="̃"/>
          </m:accPr>
          <m:e>
            <m:r>
              <m:t>w</m:t>
            </m:r>
          </m:e>
        </m:acc>
        <m:r>
          <m:rPr>
            <m:sty m:val="p"/>
          </m:rPr>
          <m:t>=</m:t>
        </m:r>
        <m:r>
          <m:rPr>
            <m:sty m:val="p"/>
          </m:rPr>
          <m:t>(</m:t>
        </m:r>
        <m:r>
          <m:t>6</m:t>
        </m:r>
        <m:r>
          <m:rPr>
            <m:sty m:val="p"/>
          </m:rPr>
          <m:t>,</m:t>
        </m:r>
        <m:r>
          <m:rPr>
            <m:sty m:val="p"/>
          </m:rPr>
          <m:t>−</m:t>
        </m:r>
        <m:r>
          <m:t>1</m:t>
        </m:r>
        <m:r>
          <m:rPr>
            <m:sty m:val="p"/>
          </m:rPr>
          <m:t>)</m:t>
        </m:r>
      </m:oMath>
      <w:r>
        <w:t xml:space="preserve"> </w:t>
      </w:r>
      <w:r>
        <w:t xml:space="preserve">and</w:t>
      </w:r>
    </w:p>
    <w:p>
      <w:pPr>
        <w:pStyle w:val="BodyText"/>
      </w:pPr>
      <m:oMathPara>
        <m:oMathParaPr>
          <m:jc m:val="center"/>
        </m:oMathParaPr>
        <m:oMath>
          <m:eqArr>
            <m:e>
              <m:acc>
                <m:accPr>
                  <m:chr m:val="̃"/>
                </m:accPr>
                <m:e>
                  <m:r>
                    <m:t>x</m:t>
                  </m:r>
                </m:e>
              </m:acc>
              <m:r>
                <m:rPr>
                  <m:sty m:val="p"/>
                </m:rPr>
                <m:t>⋅</m:t>
              </m:r>
              <m:r>
                <m:rPr>
                  <m:sty m:val="p"/>
                </m:rPr>
                <m:t>(</m:t>
              </m:r>
              <m:r>
                <m:t>6</m:t>
              </m:r>
              <m:r>
                <m:rPr>
                  <m:sty m:val="p"/>
                </m:rPr>
                <m:t>,</m:t>
              </m:r>
              <m:r>
                <m:rPr>
                  <m:sty m:val="p"/>
                </m:rPr>
                <m:t>−</m:t>
              </m:r>
              <m:r>
                <m:t>1</m:t>
              </m:r>
              <m:r>
                <m:rPr>
                  <m:sty m:val="p"/>
                </m:rPr>
                <m:t>)</m:t>
              </m:r>
              <m:r>
                <m:t>&amp;</m:t>
              </m:r>
              <m:r>
                <m:rPr>
                  <m:sty m:val="p"/>
                </m:rPr>
                <m:t>=</m:t>
              </m:r>
              <m:r>
                <m:t>6</m:t>
              </m:r>
              <m:r>
                <m:rPr>
                  <m:sty m:val="p"/>
                </m:rPr>
                <m:t>−</m:t>
              </m:r>
              <m:r>
                <m:t>2</m:t>
              </m:r>
            </m:e>
            <m:e>
              <m:r>
                <m:t>&amp;</m:t>
              </m:r>
              <m:r>
                <m:rPr>
                  <m:sty m:val="p"/>
                </m:rPr>
                <m:t>=</m:t>
              </m:r>
              <m:r>
                <m:t>4</m:t>
              </m:r>
              <m:r>
                <m:rPr>
                  <m:sty m:val="p"/>
                </m:rPr>
                <m:t>.</m:t>
              </m:r>
            </m:e>
          </m:eqArr>
        </m:oMath>
      </m:oMathPara>
    </w:p>
    <w:p>
      <w:pPr>
        <w:pStyle w:val="FirstParagraph"/>
      </w:pPr>
      <w:r>
        <w:t xml:space="preserve">By</w:t>
      </w:r>
      <w:r>
        <w:t xml:space="preserve"> </w:t>
      </w:r>
      <w:hyperlink w:anchor="thm-dot-linear">
        <w:r>
          <w:rPr>
            <w:rStyle w:val="Hyperlink"/>
          </w:rPr>
          <w:t xml:space="preserve">Theorem 47</w:t>
        </w:r>
      </w:hyperlink>
      <w:r>
        <w:t xml:space="preserve">,</w:t>
      </w:r>
    </w:p>
    <w:p>
      <w:pPr>
        <w:pStyle w:val="BodyText"/>
      </w:pPr>
      <m:oMathPara>
        <m:oMathParaPr>
          <m:jc m:val="center"/>
        </m:oMathParaPr>
        <m:oMath>
          <m:eqArr>
            <m:e>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t>&amp;</m:t>
              </m:r>
              <m:r>
                <m:rPr>
                  <m:sty m:val="p"/>
                </m:rPr>
                <m:t>=</m:t>
              </m:r>
              <m:r>
                <m:t>2</m:t>
              </m:r>
              <m:r>
                <m:rPr>
                  <m:sty m:val="p"/>
                </m:rPr>
                <m:t>⋅</m:t>
              </m:r>
              <m:r>
                <m:t>3</m:t>
              </m:r>
              <m:r>
                <m:rPr>
                  <m:sty m:val="p"/>
                </m:rPr>
                <m:t>+</m:t>
              </m:r>
              <m:r>
                <m:rPr>
                  <m:sty m:val="p"/>
                </m:rPr>
                <m:t>(</m:t>
              </m:r>
              <m:r>
                <m:rPr>
                  <m:sty m:val="p"/>
                </m:rPr>
                <m:t>−</m:t>
              </m:r>
              <m:r>
                <m:t>1</m:t>
              </m:r>
              <m:r>
                <m:rPr>
                  <m:sty m:val="p"/>
                </m:rPr>
                <m:t>)</m:t>
              </m:r>
              <m:r>
                <m:rPr>
                  <m:sty m:val="p"/>
                </m:rPr>
                <m:t>⋅</m:t>
              </m:r>
              <m:r>
                <m:t>2</m:t>
              </m:r>
            </m:e>
            <m:e>
              <m:r>
                <m:t>&amp;</m:t>
              </m:r>
              <m:r>
                <m:rPr>
                  <m:sty m:val="p"/>
                </m:rPr>
                <m:t>=</m:t>
              </m:r>
              <m:r>
                <m:t>4</m:t>
              </m:r>
              <m:r>
                <m:rPr>
                  <m:sty m:val="p"/>
                </m:rPr>
                <m:t>,</m:t>
              </m:r>
            </m:e>
          </m:eqArr>
        </m:oMath>
      </m:oMathPara>
    </w:p>
    <w:p>
      <w:pPr>
        <w:pStyle w:val="FirstParagraph"/>
      </w:pPr>
      <w:r>
        <w:t xml:space="preserve">the same number.</w:t>
      </w:r>
    </w:p>
    <w:bookmarkEnd w:id="297"/>
    <w:bookmarkStart w:id="298" w:name="def-orthogonal-complement"/>
    <w:p>
      <w:pPr>
        <w:pStyle w:val="BodyText"/>
      </w:pPr>
      <w:r>
        <w:rPr>
          <w:b/>
          <w:bCs/>
        </w:rPr>
        <w:t xml:space="preserve">Definition 55 (Orthogonal complement)</w:t>
      </w:r>
      <w:r>
        <w:t xml:space="preserve"> </w:t>
      </w:r>
      <w:r>
        <w:t xml:space="preserve">The</w:t>
      </w:r>
      <w:r>
        <w:t xml:space="preserve"> </w:t>
      </w:r>
      <w:r>
        <w:rPr>
          <w:b/>
          <w:bCs/>
        </w:rPr>
        <w:t xml:space="preserve">orthogonal complement</w:t>
      </w:r>
      <w:r>
        <w:t xml:space="preserve"> </w:t>
      </w:r>
      <w:r>
        <w:t xml:space="preserve">of a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 </w:t>
      </w:r>
      <w:r>
        <w:t xml:space="preserve">is the set of vectors orthogonal (</w:t>
      </w:r>
      <w:hyperlink w:anchor="def-orthogonal-vectors">
        <w:r>
          <w:rPr>
            <w:rStyle w:val="Hyperlink"/>
          </w:rPr>
          <w:t xml:space="preserve">Definition 13</w:t>
        </w:r>
      </w:hyperlink>
      <w:r>
        <w:t xml:space="preserve">)</w:t>
      </w:r>
      <w:r>
        <w:t xml:space="preserve"> </w:t>
      </w:r>
      <w:r>
        <w:t xml:space="preserve">to every vector of</w:t>
      </w:r>
      <w:r>
        <w:t xml:space="preserve"> </w:t>
      </w:r>
      <m:oMath>
        <m:r>
          <m:rPr>
            <m:scr m:val="script"/>
            <m:sty m:val="p"/>
          </m:rPr>
          <m:t>X</m:t>
        </m:r>
      </m:oMath>
      <w:r>
        <w:t xml:space="preserve">:</w:t>
      </w:r>
    </w:p>
    <w:p>
      <w:pPr>
        <w:pStyle w:val="BodyText"/>
      </w:pPr>
      <m:oMathPara>
        <m:oMathParaPr>
          <m:jc m:val="center"/>
        </m:oMathParaPr>
        <m:oMath>
          <m:sSup>
            <m:e>
              <m:r>
                <m:rPr>
                  <m:scr m:val="script"/>
                  <m:sty m:val="p"/>
                </m:rPr>
                <m:t>X</m:t>
              </m:r>
            </m:e>
            <m:sup>
              <m:r>
                <m:rPr>
                  <m:sty m:val="p"/>
                </m:rPr>
                <m:t>⟂</m:t>
              </m:r>
            </m:sup>
          </m:sSup>
          <m:limUpp>
            <m:e>
              <m:r>
                <m:rPr>
                  <m:sty m:val="p"/>
                </m:rPr>
                <m:t>=</m:t>
              </m:r>
            </m:e>
            <m:lim>
              <m:r>
                <m:rPr>
                  <m:nor/>
                  <m:sty m:val="p"/>
                </m:rPr>
                <m:t>def</m:t>
              </m:r>
            </m:lim>
          </m:limUpp>
          <m:r>
            <m:t>​</m:t>
          </m:r>
          <m:d>
            <m:dPr>
              <m:begChr m:val="{"/>
              <m:sepChr m:val=""/>
              <m:endChr m:val="}"/>
              <m:grow/>
            </m:dPr>
            <m:e>
              <m:acc>
                <m:accPr>
                  <m:chr m:val="̃"/>
                </m:accPr>
                <m:e>
                  <m:r>
                    <m:t>u</m:t>
                  </m:r>
                </m:e>
              </m:acc>
              <m:r>
                <m:rPr>
                  <m:sty m:val="p"/>
                </m:rPr>
                <m:t>∈</m:t>
              </m:r>
              <m:sSup>
                <m:e>
                  <m:r>
                    <m:rPr>
                      <m:scr m:val="double-struck"/>
                      <m:sty m:val="p"/>
                    </m:rPr>
                    <m:t>R</m:t>
                  </m:r>
                </m:e>
                <m:sup>
                  <m:r>
                    <m:t>p</m:t>
                  </m:r>
                </m:sup>
              </m:sSup>
              <m:r>
                <m:rPr>
                  <m:sty m:val="p"/>
                </m:rPr>
                <m:t>:</m:t>
              </m:r>
              <m:acc>
                <m:accPr>
                  <m:chr m:val="̃"/>
                </m:accPr>
                <m:e>
                  <m:r>
                    <m:t>x</m:t>
                  </m:r>
                </m:e>
              </m:acc>
              <m:r>
                <m:rPr>
                  <m:sty m:val="p"/>
                </m:rPr>
                <m:t>⋅</m:t>
              </m:r>
              <m:acc>
                <m:accPr>
                  <m:chr m:val="̃"/>
                </m:accPr>
                <m:e>
                  <m:r>
                    <m:t>u</m:t>
                  </m:r>
                </m:e>
              </m:acc>
              <m:r>
                <m:rPr>
                  <m:sty m:val="p"/>
                </m:rPr>
                <m:t>=</m:t>
              </m:r>
              <m:r>
                <m:t>0</m:t>
              </m:r>
              <m:r>
                <m:rPr>
                  <m:nor/>
                  <m:sty m:val="p"/>
                </m:rPr>
                <m:t> for all </m:t>
              </m:r>
              <m:acc>
                <m:accPr>
                  <m:chr m:val="̃"/>
                </m:accPr>
                <m:e>
                  <m:r>
                    <m:t>x</m:t>
                  </m:r>
                </m:e>
              </m:acc>
              <m:r>
                <m:rPr>
                  <m:sty m:val="p"/>
                </m:rPr>
                <m:t>∈</m:t>
              </m:r>
              <m:r>
                <m:rPr>
                  <m:scr m:val="script"/>
                  <m:sty m:val="p"/>
                </m:rPr>
                <m:t>X</m:t>
              </m:r>
            </m:e>
          </m:d>
          <m:r>
            <m:t>​</m:t>
          </m:r>
          <m:r>
            <m:rPr>
              <m:sty m:val="p"/>
            </m:rPr>
            <m:t>.</m:t>
          </m:r>
        </m:oMath>
      </m:oMathPara>
    </w:p>
    <w:p>
      <w:pPr>
        <w:pStyle w:val="FirstParagraph"/>
      </w:pPr>
      <m:oMath>
        <m:sSup>
          <m:e>
            <m:r>
              <m:rPr>
                <m:scr m:val="script"/>
                <m:sty m:val="p"/>
              </m:rPr>
              <m:t>X</m:t>
            </m:r>
          </m:e>
          <m:sup>
            <m:r>
              <m:rPr>
                <m:sty m:val="p"/>
              </m:rPr>
              <m:t>⟂</m:t>
            </m:r>
          </m:sup>
        </m:sSup>
      </m:oMath>
      <w:r>
        <w:t xml:space="preserve"> </w:t>
      </w:r>
      <w:r>
        <w:t xml:space="preserve">is read</w:t>
      </w:r>
      <w:r>
        <w:t xml:space="preserve"> </w:t>
      </w:r>
      <w:r>
        <w:t xml:space="preserve">“</w:t>
      </w:r>
      <m:oMath>
        <m:r>
          <m:rPr>
            <m:scr m:val="script"/>
            <m:sty m:val="p"/>
          </m:rPr>
          <m:t>X</m:t>
        </m:r>
      </m:oMath>
      <w:r>
        <w:t xml:space="preserve"> </w:t>
      </w:r>
      <w:r>
        <w:t xml:space="preserve">perp”</w:t>
      </w:r>
      <w:r>
        <w:t xml:space="preserve">.</w:t>
      </w:r>
      <w:r>
        <w:t xml:space="preserve"> </w:t>
      </w:r>
      <m:oMath>
        <m:r>
          <m:rPr>
            <m:scr m:val="script"/>
            <m:sty m:val="p"/>
          </m:rPr>
          <m:t>X</m:t>
        </m:r>
      </m:oMath>
      <w:r>
        <w:t xml:space="preserve"> </w:t>
      </w:r>
      <w:r>
        <w:t xml:space="preserve">need not be a subspace.</w:t>
      </w:r>
    </w:p>
    <w:bookmarkEnd w:id="298"/>
    <w:bookmarkStart w:id="299" w:name="exm-orthogonal-complement"/>
    <w:p>
      <w:pPr>
        <w:pStyle w:val="BodyText"/>
      </w:pPr>
      <w:r>
        <w:rPr>
          <w:b/>
          <w:bCs/>
        </w:rPr>
        <w:t xml:space="preserve">Example 84 (Orthogonal complements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numPr>
          <w:ilvl w:val="0"/>
          <w:numId w:val="1041"/>
        </w:numPr>
      </w:pPr>
      <w:r>
        <w:rPr>
          <w:b/>
          <w:bCs/>
        </w:rPr>
        <w:t xml:space="preserve">A plane.</w:t>
      </w:r>
      <w:r>
        <w:t xml:space="preserve"> </w:t>
      </w:r>
      <w:r>
        <w:t xml:space="preserve">Let</w:t>
      </w:r>
      <w:r>
        <w:t xml:space="preserve"> </w:t>
      </w:r>
      <m:oMath>
        <m:r>
          <m:rPr>
            <m:scr m:val="script"/>
            <m:sty m:val="p"/>
          </m:rPr>
          <m:t>X</m:t>
        </m:r>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 vector</w:t>
      </w:r>
      <w:r>
        <w:t xml:space="preserve"> </w:t>
      </w:r>
      <m:oMath>
        <m:acc>
          <m:accPr>
            <m:chr m:val="̃"/>
          </m:accPr>
          <m:e>
            <m:r>
              <m:t>u</m:t>
            </m:r>
          </m:e>
        </m:acc>
      </m:oMath>
      <w:r>
        <w:t xml:space="preserve"> </w:t>
      </w:r>
      <w:r>
        <w:t xml:space="preserve">is in</w:t>
      </w:r>
      <w:r>
        <w:t xml:space="preserve"> </w:t>
      </w:r>
      <m:oMath>
        <m:sSup>
          <m:e>
            <m:r>
              <m:rPr>
                <m:scr m:val="script"/>
                <m:sty m:val="p"/>
              </m:rPr>
              <m:t>X</m:t>
            </m:r>
          </m:e>
          <m:sup>
            <m:r>
              <m:rPr>
                <m:sty m:val="p"/>
              </m:rPr>
              <m:t>⟂</m:t>
            </m:r>
          </m:sup>
        </m:sSup>
      </m:oMath>
      <w:r>
        <w:t xml:space="preserve"> </w:t>
      </w:r>
      <w:r>
        <w:t xml:space="preserve">when</w:t>
      </w:r>
    </w:p>
    <w:p>
      <w:pPr>
        <w:pStyle w:val="BodyText"/>
      </w:pPr>
      <m:oMathPara>
        <m:oMathParaPr>
          <m:jc m:val="center"/>
        </m:oMathParaPr>
        <m:oMath>
          <m:eqArr>
            <m:e>
              <m:r>
                <m:rPr>
                  <m:sty m:val="p"/>
                </m:rPr>
                <m:t>(</m:t>
              </m:r>
              <m:r>
                <m:t>a</m:t>
              </m:r>
              <m:r>
                <m:rPr>
                  <m:sty m:val="p"/>
                </m:rPr>
                <m:t>,</m:t>
              </m:r>
              <m:r>
                <m:t>b</m:t>
              </m:r>
              <m:r>
                <m:rPr>
                  <m:sty m:val="p"/>
                </m:rPr>
                <m:t>,</m:t>
              </m:r>
              <m:r>
                <m:t>0</m:t>
              </m:r>
              <m:r>
                <m:rPr>
                  <m:sty m:val="p"/>
                </m:rPr>
                <m:t>)</m:t>
              </m:r>
              <m:r>
                <m:rPr>
                  <m:sty m:val="p"/>
                </m:rPr>
                <m:t>⋅</m:t>
              </m:r>
              <m:acc>
                <m:accPr>
                  <m:chr m:val="̃"/>
                </m:accPr>
                <m:e>
                  <m:r>
                    <m:t>u</m:t>
                  </m:r>
                </m:e>
              </m:acc>
              <m:r>
                <m:t>&amp;</m:t>
              </m:r>
              <m:r>
                <m:rPr>
                  <m:sty m:val="p"/>
                </m:rPr>
                <m:t>=</m:t>
              </m:r>
              <m:r>
                <m:t>a</m:t>
              </m:r>
              <m:sSub>
                <m:e>
                  <m:r>
                    <m:t>u</m:t>
                  </m:r>
                </m:e>
                <m:sub>
                  <m:r>
                    <m:t>1</m:t>
                  </m:r>
                </m:sub>
              </m:sSub>
              <m:r>
                <m:rPr>
                  <m:sty m:val="p"/>
                </m:rPr>
                <m:t>+</m:t>
              </m:r>
              <m:r>
                <m:t>b</m:t>
              </m:r>
              <m:sSub>
                <m:e>
                  <m:r>
                    <m:t>u</m:t>
                  </m:r>
                </m:e>
                <m:sub>
                  <m:r>
                    <m:t>2</m:t>
                  </m:r>
                </m:sub>
              </m:sSub>
            </m:e>
            <m:e>
              <m:r>
                <m:t>&amp;</m:t>
              </m:r>
              <m:r>
                <m:rPr>
                  <m:sty m:val="p"/>
                </m:rPr>
                <m:t>=</m:t>
              </m:r>
              <m:r>
                <m:t>0</m:t>
              </m:r>
            </m:e>
          </m:eqArr>
        </m:oMath>
      </m:oMathPara>
    </w:p>
    <w:p>
      <w:pPr>
        <w:numPr>
          <w:ilvl w:val="0"/>
          <w:numId w:val="1000"/>
        </w:numPr>
      </w:pP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Taking</w:t>
      </w:r>
      <w:r>
        <w:t xml:space="preserve"> </w:t>
      </w:r>
      <m:oMath>
        <m:r>
          <m:rPr>
            <m:sty m:val="p"/>
          </m:rPr>
          <m:t>(</m:t>
        </m:r>
        <m:r>
          <m:t>a</m:t>
        </m:r>
        <m:r>
          <m:rPr>
            <m:sty m:val="p"/>
          </m:rPr>
          <m:t>,</m:t>
        </m:r>
        <m:r>
          <m:t>b</m:t>
        </m:r>
        <m:r>
          <m:rPr>
            <m:sty m:val="p"/>
          </m:rPr>
          <m:t>)</m:t>
        </m:r>
        <m:r>
          <m:rPr>
            <m:sty m:val="p"/>
          </m:rPr>
          <m:t>=</m:t>
        </m:r>
        <m:r>
          <m:rPr>
            <m:sty m:val="p"/>
          </m:rPr>
          <m:t>(</m:t>
        </m:r>
        <m:r>
          <m:t>1</m:t>
        </m:r>
        <m:r>
          <m:rPr>
            <m:sty m:val="p"/>
          </m:rPr>
          <m:t>,</m:t>
        </m:r>
        <m:r>
          <m:t>0</m:t>
        </m:r>
        <m:r>
          <m:rPr>
            <m:sty m:val="p"/>
          </m:rPr>
          <m:t>)</m:t>
        </m:r>
      </m:oMath>
      <w:r>
        <w:t xml:space="preserve"> </w:t>
      </w:r>
      <w:r>
        <w:t xml:space="preserve">forces</w:t>
      </w:r>
      <w:r>
        <w:t xml:space="preserve"> </w:t>
      </w:r>
      <m:oMath>
        <m:sSub>
          <m:e>
            <m:r>
              <m:t>u</m:t>
            </m:r>
          </m:e>
          <m:sub>
            <m:r>
              <m:t>1</m:t>
            </m:r>
          </m:sub>
        </m:sSub>
        <m:r>
          <m:rPr>
            <m:sty m:val="p"/>
          </m:rPr>
          <m:t>=</m:t>
        </m:r>
        <m:r>
          <m:t>0</m:t>
        </m:r>
      </m:oMath>
      <w:r>
        <w:t xml:space="preserve">,</w:t>
      </w:r>
      <w:r>
        <w:t xml:space="preserve"> </w:t>
      </w:r>
      <w:r>
        <w:t xml:space="preserve">and taking</w:t>
      </w:r>
      <w:r>
        <w:t xml:space="preserve"> </w:t>
      </w:r>
      <m:oMath>
        <m:r>
          <m:rPr>
            <m:sty m:val="p"/>
          </m:rPr>
          <m:t>(</m:t>
        </m:r>
        <m:r>
          <m:t>a</m:t>
        </m:r>
        <m:r>
          <m:rPr>
            <m:sty m:val="p"/>
          </m:rPr>
          <m:t>,</m:t>
        </m:r>
        <m:r>
          <m:t>b</m:t>
        </m:r>
        <m:r>
          <m:rPr>
            <m:sty m:val="p"/>
          </m:rPr>
          <m:t>)</m:t>
        </m:r>
        <m:r>
          <m:rPr>
            <m:sty m:val="p"/>
          </m:rPr>
          <m:t>=</m:t>
        </m:r>
        <m:r>
          <m:rPr>
            <m:sty m:val="p"/>
          </m:rPr>
          <m:t>(</m:t>
        </m:r>
        <m:r>
          <m:t>0</m:t>
        </m:r>
        <m:r>
          <m:rPr>
            <m:sty m:val="p"/>
          </m:rPr>
          <m:t>,</m:t>
        </m:r>
        <m:r>
          <m:t>1</m:t>
        </m:r>
        <m:r>
          <m:rPr>
            <m:sty m:val="p"/>
          </m:rPr>
          <m:t>)</m:t>
        </m:r>
      </m:oMath>
      <w:r>
        <w:t xml:space="preserve"> </w:t>
      </w:r>
      <w:r>
        <w:t xml:space="preserve">forces</w:t>
      </w:r>
      <w:r>
        <w:t xml:space="preserve"> </w:t>
      </w:r>
      <m:oMath>
        <m:sSub>
          <m:e>
            <m:r>
              <m:t>u</m:t>
            </m:r>
          </m:e>
          <m:sub>
            <m:r>
              <m:t>2</m:t>
            </m:r>
          </m:sub>
        </m:sSub>
        <m:r>
          <m:rPr>
            <m:sty m:val="p"/>
          </m:rPr>
          <m:t>=</m:t>
        </m:r>
        <m:r>
          <m:t>0</m:t>
        </m:r>
      </m:oMath>
      <w:r>
        <w:t xml:space="preserve">;</w:t>
      </w:r>
      <w:r>
        <w:t xml:space="preserve"> </w:t>
      </w:r>
      <w:r>
        <w:t xml:space="preserve">conversely, if</w:t>
      </w:r>
    </w:p>
    <w:p>
      <w:pPr>
        <w:pStyle w:val="BodyText"/>
      </w:pPr>
      <m:oMathPara>
        <m:oMathParaPr>
          <m:jc m:val="center"/>
        </m:oMathParaPr>
        <m:oMath>
          <m:eqArr>
            <m:e>
              <m:sSub>
                <m:e>
                  <m:r>
                    <m:t>u</m:t>
                  </m:r>
                </m:e>
                <m:sub>
                  <m:r>
                    <m:t>1</m:t>
                  </m:r>
                </m:sub>
              </m:sSub>
              <m:r>
                <m:t>&amp;</m:t>
              </m:r>
              <m:r>
                <m:rPr>
                  <m:sty m:val="p"/>
                </m:rPr>
                <m:t>=</m:t>
              </m:r>
              <m:sSub>
                <m:e>
                  <m:r>
                    <m:t>u</m:t>
                  </m:r>
                </m:e>
                <m:sub>
                  <m:r>
                    <m:t>2</m:t>
                  </m:r>
                </m:sub>
              </m:sSub>
            </m:e>
            <m:e>
              <m:r>
                <m:t>&amp;</m:t>
              </m:r>
              <m:r>
                <m:rPr>
                  <m:sty m:val="p"/>
                </m:rPr>
                <m:t>=</m:t>
              </m:r>
              <m:r>
                <m:t>0</m:t>
              </m:r>
              <m:r>
                <m:rPr>
                  <m:sty m:val="p"/>
                </m:rPr>
                <m:t>,</m:t>
              </m:r>
            </m:e>
          </m:eqArr>
        </m:oMath>
      </m:oMathPara>
    </w:p>
    <w:p>
      <w:pPr>
        <w:numPr>
          <w:ilvl w:val="0"/>
          <w:numId w:val="1000"/>
        </w:numPr>
      </w:pPr>
      <w:r>
        <w:t xml:space="preserve">then</w:t>
      </w:r>
      <w:r>
        <w:t xml:space="preserve"> </w:t>
      </w:r>
      <m:oMath>
        <m:r>
          <m:t>a</m:t>
        </m:r>
        <m:sSub>
          <m:e>
            <m:r>
              <m:t>u</m:t>
            </m:r>
          </m:e>
          <m:sub>
            <m:r>
              <m:t>1</m:t>
            </m:r>
          </m:sub>
        </m:sSub>
        <m:r>
          <m:rPr>
            <m:sty m:val="p"/>
          </m:rPr>
          <m:t>+</m:t>
        </m:r>
        <m:r>
          <m:t>b</m:t>
        </m:r>
        <m:sSub>
          <m:e>
            <m:r>
              <m:t>u</m:t>
            </m:r>
          </m:e>
          <m:sub>
            <m:r>
              <m:t>2</m:t>
            </m:r>
          </m:sub>
        </m:sSub>
        <m:r>
          <m:rPr>
            <m:sty m:val="p"/>
          </m:rPr>
          <m:t>=</m:t>
        </m:r>
        <m:r>
          <m:t>0</m:t>
        </m:r>
      </m:oMath>
      <w:r>
        <w:t xml:space="preserve"> </w:t>
      </w: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So</w:t>
      </w:r>
      <w:r>
        <w:t xml:space="preserve"> </w:t>
      </w:r>
      <m:oMath>
        <m:sSup>
          <m:e>
            <m:r>
              <m:rPr>
                <m:scr m:val="script"/>
                <m:sty m:val="p"/>
              </m:rPr>
              <m:t>X</m:t>
            </m:r>
          </m:e>
          <m:sup>
            <m:r>
              <m:rPr>
                <m:sty m:val="p"/>
              </m:rPr>
              <m:t>⟂</m:t>
            </m:r>
          </m:sup>
        </m:sSup>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numPr>
          <w:ilvl w:val="0"/>
          <w:numId w:val="1041"/>
        </w:numPr>
      </w:pPr>
      <w:r>
        <w:rPr>
          <w:b/>
          <w:bCs/>
        </w:rPr>
        <w:t xml:space="preserve">Two vectors.</w:t>
      </w:r>
      <w:r>
        <w:t xml:space="preserve"> </w:t>
      </w:r>
      <w:r>
        <w:t xml:space="preserve">The two-element set</w:t>
      </w:r>
      <w:r>
        <w:t xml:space="preserve"> </w:t>
      </w:r>
      <m:oMath>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not a subspace,</w:t>
      </w:r>
      <w:r>
        <w:t xml:space="preserve"> </w:t>
      </w:r>
      <w:r>
        <w:t xml:space="preserve">and its orthogonal complement is the</w:t>
      </w:r>
      <w:r>
        <w:t xml:space="preserve"> </w:t>
      </w:r>
      <m:oMath>
        <m:r>
          <m:t>z</m:t>
        </m:r>
      </m:oMath>
      <w:r>
        <w:t xml:space="preserve">-axis too:</w:t>
      </w:r>
      <w:r>
        <w:t xml:space="preserve"> </w:t>
      </w:r>
      <w:r>
        <w:t xml:space="preserve">the two conditions</w:t>
      </w:r>
      <w:r>
        <w:t xml:space="preserve"> </w:t>
      </w:r>
      <m:oMath>
        <m:sSub>
          <m:e>
            <m:r>
              <m:t>u</m:t>
            </m:r>
          </m:e>
          <m:sub>
            <m:r>
              <m:t>1</m:t>
            </m:r>
          </m:sub>
        </m:sSub>
        <m:r>
          <m:rPr>
            <m:sty m:val="p"/>
          </m:rPr>
          <m:t>=</m:t>
        </m:r>
        <m:r>
          <m:t>0</m:t>
        </m:r>
      </m:oMath>
      <w:r>
        <w:t xml:space="preserve"> </w:t>
      </w:r>
      <w:r>
        <w:t xml:space="preserve">and</w:t>
      </w:r>
      <w:r>
        <w:t xml:space="preserve"> </w:t>
      </w:r>
      <m:oMath>
        <m:sSub>
          <m:e>
            <m:r>
              <m:t>u</m:t>
            </m:r>
          </m:e>
          <m:sub>
            <m:r>
              <m:t>2</m:t>
            </m:r>
          </m:sub>
        </m:sSub>
        <m:r>
          <m:rPr>
            <m:sty m:val="p"/>
          </m:rPr>
          <m:t>=</m:t>
        </m:r>
        <m:r>
          <m:t>0</m:t>
        </m:r>
      </m:oMath>
      <w:r>
        <w:t xml:space="preserve"> </w:t>
      </w:r>
      <w:r>
        <w:t xml:space="preserve">are the same as for the plane.</w:t>
      </w:r>
    </w:p>
    <w:p>
      <w:pPr>
        <w:numPr>
          <w:ilvl w:val="0"/>
          <w:numId w:val="1041"/>
        </w:numPr>
      </w:pPr>
      <w:r>
        <w:rPr>
          <w:b/>
          <w:bCs/>
        </w:rPr>
        <w:t xml:space="preserve">The extremes.</w:t>
      </w:r>
      <w:r>
        <w:t xml:space="preserve"> </w:t>
      </w:r>
      <m:oMath>
        <m:r>
          <m:t>​</m:t>
        </m:r>
        <m:d>
          <m:dPr>
            <m:begChr m:val="{"/>
            <m:sepChr m:val=""/>
            <m:endChr m:val="}"/>
            <m:grow/>
          </m:dPr>
          <m:e>
            <m:acc>
              <m:accPr>
                <m:chr m:val="̃"/>
              </m:accPr>
              <m:e>
                <m:r>
                  <m:t>0</m:t>
                </m:r>
              </m:e>
            </m:acc>
          </m:e>
        </m:d>
        <m:sSup>
          <m:e>
            <m:r>
              <m:t>​</m:t>
            </m:r>
          </m:e>
          <m:sup>
            <m:r>
              <m:rPr>
                <m:sty m:val="p"/>
              </m:rPr>
              <m:t>⟂</m:t>
            </m:r>
          </m:sup>
        </m:sSup>
        <m:r>
          <m:rPr>
            <m:sty m:val="p"/>
          </m:rPr>
          <m:t>=</m:t>
        </m:r>
        <m:sSup>
          <m:e>
            <m:r>
              <m:rPr>
                <m:scr m:val="double-struck"/>
                <m:sty m:val="p"/>
              </m:rPr>
              <m:t>R</m:t>
            </m:r>
          </m:e>
          <m:sup>
            <m:r>
              <m:t>3</m:t>
            </m:r>
          </m:sup>
        </m:sSup>
      </m:oMath>
      <w:r>
        <w:t xml:space="preserve">, because</w:t>
      </w:r>
      <w:r>
        <w:t xml:space="preserve"> </w:t>
      </w:r>
      <m:oMath>
        <m:acc>
          <m:accPr>
            <m:chr m:val="̃"/>
          </m:accPr>
          <m:e>
            <m:r>
              <m:t>0</m:t>
            </m:r>
          </m:e>
        </m:acc>
        <m:r>
          <m:rPr>
            <m:sty m:val="p"/>
          </m:rPr>
          <m:t>⋅</m:t>
        </m:r>
        <m:acc>
          <m:accPr>
            <m:chr m:val="̃"/>
          </m:accPr>
          <m:e>
            <m:r>
              <m:t>u</m:t>
            </m:r>
          </m:e>
        </m:acc>
        <m:r>
          <m:rPr>
            <m:sty m:val="p"/>
          </m:rPr>
          <m:t>=</m:t>
        </m:r>
        <m:r>
          <m:t>0</m:t>
        </m:r>
      </m:oMath>
      <w:r>
        <w:t xml:space="preserve"> </w:t>
      </w:r>
      <w:r>
        <w:t xml:space="preserve">for every</w:t>
      </w:r>
      <w:r>
        <w:t xml:space="preserve"> </w:t>
      </w:r>
      <m:oMath>
        <m:acc>
          <m:accPr>
            <m:chr m:val="̃"/>
          </m:accPr>
          <m:e>
            <m:r>
              <m:t>u</m:t>
            </m:r>
          </m:e>
        </m:acc>
      </m:oMath>
      <w:r>
        <w:t xml:space="preserve">.</w:t>
      </w:r>
      <w:r>
        <w:t xml:space="preserve"> </w:t>
      </w:r>
      <m:oMath>
        <m:r>
          <m:rPr>
            <m:sty m:val="p"/>
          </m:rPr>
          <m:t>(</m:t>
        </m:r>
        <m:sSup>
          <m:e>
            <m:r>
              <m:rPr>
                <m:scr m:val="double-struck"/>
                <m:sty m:val="p"/>
              </m:rPr>
              <m:t>R</m:t>
            </m:r>
          </m:e>
          <m:sup>
            <m:r>
              <m:t>3</m:t>
            </m:r>
          </m:sup>
        </m:sSup>
        <m:sSup>
          <m:e>
            <m:r>
              <m:rPr>
                <m:sty m:val="p"/>
              </m:rPr>
              <m:t>)</m:t>
            </m:r>
          </m:e>
          <m:sup>
            <m:r>
              <m:rPr>
                <m:sty m:val="p"/>
              </m:rPr>
              <m:t>⟂</m:t>
            </m:r>
          </m:sup>
        </m:sSup>
        <m:r>
          <m:rPr>
            <m:sty m:val="p"/>
          </m:rPr>
          <m:t>=</m:t>
        </m:r>
        <m:r>
          <m:t>​</m:t>
        </m:r>
        <m:d>
          <m:dPr>
            <m:begChr m:val="{"/>
            <m:sepChr m:val=""/>
            <m:endChr m:val="}"/>
            <m:grow/>
          </m:dPr>
          <m:e>
            <m:acc>
              <m:accPr>
                <m:chr m:val="̃"/>
              </m:accPr>
              <m:e>
                <m:r>
                  <m:t>0</m:t>
                </m:r>
              </m:e>
            </m:acc>
          </m:e>
        </m:d>
        <m:r>
          <m:t>​</m:t>
        </m:r>
      </m:oMath>
      <w:r>
        <w:t xml:space="preserve">,</w:t>
      </w:r>
      <w:r>
        <w:t xml:space="preserve"> </w:t>
      </w:r>
      <w:r>
        <w:t xml:space="preserve">because a</w:t>
      </w:r>
      <w:r>
        <w:t xml:space="preserve"> </w:t>
      </w:r>
      <m:oMath>
        <m:acc>
          <m:accPr>
            <m:chr m:val="̃"/>
          </m:accPr>
          <m:e>
            <m:r>
              <m:t>u</m:t>
            </m:r>
          </m:e>
        </m:acc>
      </m:oMath>
      <w:r>
        <w:t xml:space="preserve"> </w:t>
      </w:r>
      <w:r>
        <w:t xml:space="preserve">in it is orthogonal to itself,</w:t>
      </w:r>
      <w:r>
        <w:t xml:space="preserve"> </w:t>
      </w:r>
      <w:r>
        <w:t xml:space="preserve">and</w:t>
      </w:r>
    </w:p>
    <w:p>
      <w:pPr>
        <w:pStyle w:val="BodyText"/>
      </w:pPr>
      <m:oMathPara>
        <m:oMathParaPr>
          <m:jc m:val="center"/>
        </m:oMathParaPr>
        <m:oMath>
          <m:eqArr>
            <m:e>
              <m:acc>
                <m:accPr>
                  <m:chr m:val="̃"/>
                </m:accPr>
                <m:e>
                  <m:r>
                    <m:t>u</m:t>
                  </m:r>
                </m:e>
              </m:acc>
              <m:r>
                <m:rPr>
                  <m:sty m:val="p"/>
                </m:rPr>
                <m:t>⋅</m:t>
              </m:r>
              <m:acc>
                <m:accPr>
                  <m:chr m:val="̃"/>
                </m:accPr>
                <m:e>
                  <m:r>
                    <m:t>u</m:t>
                  </m:r>
                </m:e>
              </m:acc>
              <m:r>
                <m:t>&amp;</m:t>
              </m:r>
              <m:r>
                <m:rPr>
                  <m:sty m:val="p"/>
                </m:rPr>
                <m:t>=</m:t>
              </m:r>
              <m:sSubSup>
                <m:e>
                  <m:r>
                    <m:t>u</m:t>
                  </m:r>
                </m:e>
                <m:sub>
                  <m:r>
                    <m:t>1</m:t>
                  </m:r>
                </m:sub>
                <m:sup>
                  <m:r>
                    <m:t>2</m:t>
                  </m:r>
                </m:sup>
              </m:sSubSup>
              <m:r>
                <m:rPr>
                  <m:sty m:val="p"/>
                </m:rPr>
                <m:t>+</m:t>
              </m:r>
              <m:sSubSup>
                <m:e>
                  <m:r>
                    <m:t>u</m:t>
                  </m:r>
                </m:e>
                <m:sub>
                  <m:r>
                    <m:t>2</m:t>
                  </m:r>
                </m:sub>
                <m:sup>
                  <m:r>
                    <m:t>2</m:t>
                  </m:r>
                </m:sup>
              </m:sSubSup>
              <m:r>
                <m:rPr>
                  <m:sty m:val="p"/>
                </m:rPr>
                <m:t>+</m:t>
              </m:r>
              <m:sSubSup>
                <m:e>
                  <m:r>
                    <m:t>u</m:t>
                  </m:r>
                </m:e>
                <m:sub>
                  <m:r>
                    <m:t>3</m:t>
                  </m:r>
                </m:sub>
                <m:sup>
                  <m:r>
                    <m:t>2</m:t>
                  </m:r>
                </m:sup>
              </m:sSubSup>
            </m:e>
            <m:e>
              <m:r>
                <m:t>&amp;</m:t>
              </m:r>
              <m:r>
                <m:rPr>
                  <m:sty m:val="p"/>
                </m:rPr>
                <m:t>=</m:t>
              </m:r>
              <m:r>
                <m:t>0</m:t>
              </m:r>
            </m:e>
          </m:eqArr>
        </m:oMath>
      </m:oMathPara>
    </w:p>
    <w:p>
      <w:pPr>
        <w:numPr>
          <w:ilvl w:val="0"/>
          <w:numId w:val="1000"/>
        </w:numPr>
      </w:pPr>
      <w:r>
        <w:t xml:space="preserve">forces</w:t>
      </w:r>
      <w:r>
        <w:t xml:space="preserve"> </w:t>
      </w:r>
      <m:oMath>
        <m:acc>
          <m:accPr>
            <m:chr m:val="̃"/>
          </m:accPr>
          <m:e>
            <m:r>
              <m:t>u</m:t>
            </m:r>
          </m:e>
        </m:acc>
        <m:r>
          <m:rPr>
            <m:sty m:val="p"/>
          </m:rPr>
          <m:t>=</m:t>
        </m:r>
        <m:acc>
          <m:accPr>
            <m:chr m:val="̃"/>
          </m:accPr>
          <m:e>
            <m:r>
              <m:t>0</m:t>
            </m:r>
          </m:e>
        </m:acc>
      </m:oMath>
      <w:r>
        <w:t xml:space="preserve">.</w:t>
      </w:r>
    </w:p>
    <w:bookmarkEnd w:id="299"/>
    <w:bookmarkStart w:id="300" w:name="thm-orthogonal-complement-subspace"/>
    <w:p>
      <w:pPr>
        <w:pStyle w:val="FirstParagraph"/>
      </w:pPr>
      <w:r>
        <w:rPr>
          <w:b/>
          <w:bCs/>
        </w:rPr>
        <w:t xml:space="preserve">Theorem 48 (An orthogonal complement is a subspace)</w:t>
      </w:r>
      <w:r>
        <w:t xml:space="preserve"> </w:t>
      </w:r>
      <w:r>
        <w:t xml:space="preserve">For any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w:t>
      </w:r>
      <w:r>
        <w:t xml:space="preserve"> </w:t>
      </w:r>
      <m:oMath>
        <m:sSup>
          <m:e>
            <m:r>
              <m:rPr>
                <m:scr m:val="script"/>
                <m:sty m:val="p"/>
              </m:rPr>
              <m:t>X</m:t>
            </m:r>
          </m:e>
          <m:sup>
            <m:r>
              <m:rPr>
                <m:sty m:val="p"/>
              </m:rPr>
              <m:t>⟂</m:t>
            </m:r>
          </m:sup>
        </m:sSup>
      </m:oMath>
      <w:r>
        <w:t xml:space="preserve"> </w:t>
      </w:r>
      <w:r>
        <w:t xml:space="preserve">(</w:t>
      </w:r>
      <w:hyperlink w:anchor="def-orthogonal-complement">
        <w:r>
          <w:rPr>
            <w:rStyle w:val="Hyperlink"/>
          </w:rPr>
          <w:t xml:space="preserve">Definition 55</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p>
    <w:bookmarkEnd w:id="300"/>
    <w:p>
      <w:pPr>
        <w:pStyle w:val="BodyText"/>
      </w:pPr>
      <w:r>
        <w:rPr>
          <w:i/>
          <w:iCs/>
        </w:rPr>
        <w:t xml:space="preserve">Proof</w:t>
      </w:r>
      <w:r>
        <w:t xml:space="preserve">. </w:t>
      </w:r>
      <m:oMath>
        <m:sSup>
          <m:e>
            <m:r>
              <m:rPr>
                <m:scr m:val="script"/>
                <m:sty m:val="p"/>
              </m:rPr>
              <m:t>X</m:t>
            </m:r>
          </m:e>
          <m:sup>
            <m:r>
              <m:rPr>
                <m:sty m:val="p"/>
              </m:rPr>
              <m:t>⟂</m:t>
            </m:r>
          </m:sup>
        </m:sSup>
      </m:oMath>
      <w:r>
        <w:t xml:space="preserve"> </w:t>
      </w:r>
      <w:r>
        <w:t xml:space="preserve">is not empty:</w:t>
      </w:r>
    </w:p>
    <w:p>
      <w:pPr>
        <w:pStyle w:val="BodyText"/>
      </w:pPr>
      <m:oMathPara>
        <m:oMathParaPr>
          <m:jc m:val="center"/>
        </m:oMathParaPr>
        <m:oMath>
          <m:eqArr>
            <m:e>
              <m:acc>
                <m:accPr>
                  <m:chr m:val="̃"/>
                </m:accPr>
                <m:e>
                  <m:r>
                    <m:t>x</m:t>
                  </m:r>
                </m:e>
              </m:acc>
              <m:r>
                <m:rPr>
                  <m:sty m:val="p"/>
                </m:rPr>
                <m:t>⋅</m:t>
              </m:r>
              <m:acc>
                <m:accPr>
                  <m:chr m:val="̃"/>
                </m:accPr>
                <m:e>
                  <m:r>
                    <m:t>0</m:t>
                  </m:r>
                </m:e>
              </m:acc>
              <m:r>
                <m:t>&amp;</m:t>
              </m:r>
              <m:r>
                <m:rPr>
                  <m:sty m:val="p"/>
                </m:rPr>
                <m:t>=</m:t>
              </m:r>
              <m:nary>
                <m:naryPr>
                  <m:chr m:val="∑"/>
                  <m:limLoc m:val="undOvr"/>
                  <m:subHide m:val="off"/>
                  <m:supHide m:val="on"/>
                </m:naryPr>
                <m:sub>
                  <m:r>
                    <m:t>i</m:t>
                  </m:r>
                </m:sub>
                <m:sup>
                  <m:r>
                    <m:t>​</m:t>
                  </m:r>
                </m:sup>
                <m:e>
                  <m:sSub>
                    <m:e>
                      <m:r>
                        <m:t>x</m:t>
                      </m:r>
                    </m:e>
                    <m:sub>
                      <m:r>
                        <m:t>i</m:t>
                      </m:r>
                    </m:sub>
                  </m:sSub>
                </m:e>
              </m:nary>
              <m:r>
                <m:rPr>
                  <m:sty m:val="p"/>
                </m:rPr>
                <m:t>⋅</m:t>
              </m:r>
              <m:r>
                <m:t>0</m:t>
              </m:r>
            </m:e>
            <m:e>
              <m:r>
                <m:t>&amp;</m:t>
              </m:r>
              <m:r>
                <m:rPr>
                  <m:sty m:val="p"/>
                </m:rPr>
                <m:t>=</m:t>
              </m:r>
              <m:r>
                <m:t>0</m:t>
              </m:r>
            </m:e>
          </m:eqArr>
        </m:oMath>
      </m:oMathPara>
    </w:p>
    <w:p>
      <w:pPr>
        <w:pStyle w:val="FirstParagraph"/>
      </w:pPr>
      <w:r>
        <w:t xml:space="preserve">for every</w:t>
      </w:r>
      <w:r>
        <w:t xml:space="preserve"> </w:t>
      </w:r>
      <m:oMath>
        <m:acc>
          <m:accPr>
            <m:chr m:val="̃"/>
          </m:accPr>
          <m:e>
            <m:r>
              <m:t>x</m:t>
            </m:r>
          </m:e>
        </m:acc>
      </m:oMath>
      <w:r>
        <w:t xml:space="preserve">,</w:t>
      </w:r>
      <w:r>
        <w:t xml:space="preserve"> </w:t>
      </w:r>
      <w:r>
        <w:t xml:space="preserve">so</w:t>
      </w:r>
      <w:r>
        <w:t xml:space="preserve"> </w:t>
      </w:r>
      <m:oMath>
        <m:acc>
          <m:accPr>
            <m:chr m:val="̃"/>
          </m:accPr>
          <m:e>
            <m:r>
              <m:t>0</m:t>
            </m:r>
          </m:e>
        </m:acc>
        <m:r>
          <m:rPr>
            <m:sty m:val="p"/>
          </m:rPr>
          <m:t>∈</m:t>
        </m:r>
        <m:sSup>
          <m:e>
            <m:r>
              <m:rPr>
                <m:scr m:val="script"/>
                <m:sty m:val="p"/>
              </m:rPr>
              <m:t>X</m:t>
            </m:r>
          </m:e>
          <m:sup>
            <m:r>
              <m:rPr>
                <m:sty m:val="p"/>
              </m:rPr>
              <m:t>⟂</m:t>
            </m:r>
          </m:sup>
        </m:sSup>
      </m:oMath>
      <w:r>
        <w:t xml:space="preserve">.</w:t>
      </w:r>
      <w:r>
        <w:t xml:space="preserve"> </w:t>
      </w:r>
      <w:r>
        <w:t xml:space="preserve">Let</w:t>
      </w:r>
      <w:r>
        <w:t xml:space="preserve"> </w:t>
      </w:r>
      <m:oMath>
        <m:acc>
          <m:accPr>
            <m:chr m:val="̃"/>
          </m:accPr>
          <m:e>
            <m:r>
              <m:t>u</m:t>
            </m:r>
          </m:e>
        </m:acc>
        <m:r>
          <m:rPr>
            <m:sty m:val="p"/>
          </m:rPr>
          <m:t>,</m:t>
        </m:r>
        <m:acc>
          <m:accPr>
            <m:chr m:val="̃"/>
          </m:accPr>
          <m:e>
            <m:r>
              <m:t>w</m:t>
            </m:r>
          </m:e>
        </m:acc>
        <m:r>
          <m:rPr>
            <m:sty m:val="p"/>
          </m:rPr>
          <m:t>∈</m:t>
        </m:r>
        <m:sSup>
          <m:e>
            <m:r>
              <m:rPr>
                <m:scr m:val="script"/>
                <m:sty m:val="p"/>
              </m:rPr>
              <m:t>X</m:t>
            </m:r>
          </m:e>
          <m:sup>
            <m:r>
              <m:rPr>
                <m:sty m:val="p"/>
              </m:rPr>
              <m:t>⟂</m:t>
            </m:r>
          </m:sup>
        </m:sSup>
      </m:oMath>
      <w:r>
        <w:t xml:space="preserve">, let</w:t>
      </w:r>
      <w:r>
        <w:t xml:space="preserve"> </w:t>
      </w:r>
      <m:oMath>
        <m:r>
          <m:t>c</m:t>
        </m:r>
        <m:r>
          <m:rPr>
            <m:sty m:val="p"/>
          </m:rPr>
          <m:t>∈</m:t>
        </m:r>
        <m:r>
          <m:rPr>
            <m:scr m:val="double-struck"/>
            <m:sty m:val="p"/>
          </m:rPr>
          <m:t>R</m:t>
        </m:r>
      </m:oMath>
      <w:r>
        <w:t xml:space="preserve">,</w:t>
      </w:r>
      <w:r>
        <w:t xml:space="preserve"> </w:t>
      </w:r>
      <w:r>
        <w:t xml:space="preserve">and let</w:t>
      </w:r>
      <w:r>
        <w:t xml:space="preserve"> </w:t>
      </w:r>
      <m:oMath>
        <m:acc>
          <m:accPr>
            <m:chr m:val="̃"/>
          </m:accPr>
          <m:e>
            <m:r>
              <m:t>x</m:t>
            </m:r>
          </m:e>
        </m:acc>
        <m:r>
          <m:rPr>
            <m:sty m:val="p"/>
          </m:rPr>
          <m:t>∈</m:t>
        </m:r>
        <m:r>
          <m:rPr>
            <m:scr m:val="script"/>
            <m:sty m:val="p"/>
          </m:rPr>
          <m:t>X</m:t>
        </m:r>
      </m:oMath>
      <w:r>
        <w:t xml:space="preserve">.</w:t>
      </w:r>
    </w:p>
    <w:p>
      <w:pPr>
        <w:pStyle w:val="BodyText"/>
      </w:pPr>
      <w:r>
        <w:rPr>
          <w:b/>
          <w:bCs/>
        </w:rPr>
        <w:t xml:space="preserve">Addition.</w:t>
      </w:r>
    </w:p>
    <w:p>
      <w:pPr>
        <w:pStyle w:val="BodyText"/>
      </w:pPr>
      <m:oMathPara>
        <m:oMathParaPr>
          <m:jc m:val="center"/>
        </m:oMathParaPr>
        <m:oMath>
          <m:eqArr>
            <m:e>
              <m:acc>
                <m:accPr>
                  <m:chr m:val="̃"/>
                </m:accPr>
                <m:e>
                  <m:r>
                    <m:t>x</m:t>
                  </m:r>
                </m:e>
              </m:acc>
              <m:r>
                <m:rPr>
                  <m:sty m:val="p"/>
                </m:rPr>
                <m:t>⋅</m:t>
              </m:r>
              <m:r>
                <m:rPr>
                  <m:sty m:val="p"/>
                </m:rPr>
                <m:t>(</m:t>
              </m:r>
              <m:acc>
                <m:accPr>
                  <m:chr m:val="̃"/>
                </m:accPr>
                <m:e>
                  <m:r>
                    <m:t>u</m:t>
                  </m:r>
                </m:e>
              </m:acc>
              <m:r>
                <m:rPr>
                  <m:sty m:val="p"/>
                </m:rPr>
                <m:t>+</m:t>
              </m:r>
              <m:acc>
                <m:accPr>
                  <m:chr m:val="̃"/>
                </m:accPr>
                <m:e>
                  <m:r>
                    <m:t>w</m:t>
                  </m:r>
                </m:e>
              </m:acc>
              <m:r>
                <m:rPr>
                  <m:sty m:val="p"/>
                </m:rPr>
                <m:t>)</m:t>
              </m:r>
              <m:r>
                <m:t>&amp;</m:t>
              </m:r>
              <m:r>
                <m:rPr>
                  <m:sty m:val="p"/>
                </m:rPr>
                <m:t>=</m:t>
              </m:r>
              <m:acc>
                <m:accPr>
                  <m:chr m:val="̃"/>
                </m:accPr>
                <m:e>
                  <m:r>
                    <m:t>x</m:t>
                  </m:r>
                </m:e>
              </m:acc>
              <m:r>
                <m:rPr>
                  <m:sty m:val="p"/>
                </m:rPr>
                <m:t>⋅</m:t>
              </m:r>
              <m:acc>
                <m:accPr>
                  <m:chr m:val="̃"/>
                </m:accPr>
                <m:e>
                  <m:r>
                    <m:t>u</m:t>
                  </m:r>
                </m:e>
              </m:acc>
              <m:r>
                <m:rPr>
                  <m:sty m:val="p"/>
                </m:rPr>
                <m:t>+</m:t>
              </m:r>
              <m:acc>
                <m:accPr>
                  <m:chr m:val="̃"/>
                </m:accPr>
                <m:e>
                  <m:r>
                    <m:t>x</m:t>
                  </m:r>
                </m:e>
              </m:acc>
              <m:r>
                <m:rPr>
                  <m:sty m:val="p"/>
                </m:rPr>
                <m:t>⋅</m:t>
              </m:r>
              <m:acc>
                <m:accPr>
                  <m:chr m:val="̃"/>
                </m:accPr>
                <m:e>
                  <m:r>
                    <m:t>w</m:t>
                  </m:r>
                </m:e>
              </m:acc>
              <m:r>
                <m:t>&amp;</m:t>
              </m:r>
              <m:r>
                <m:t>&amp;</m:t>
              </m:r>
              <m:r>
                <m:rPr>
                  <m:nor/>
                  <m:sty m:val="p"/>
                </m:rPr>
                <m:t>(</m:t>
              </m:r>
              <m:r>
                <m:rPr>
                  <m:nor/>
                  <m:sty m:val="p"/>
                </m:rPr>
                <m:t>Theorem 47</m:t>
              </m:r>
              <m:r>
                <m:rPr>
                  <m:nor/>
                  <m:sty m:val="p"/>
                </m:rPr>
                <m:t>, special case </m:t>
              </m:r>
              <m:r>
                <m:t>a</m:t>
              </m:r>
              <m:r>
                <m:rPr>
                  <m:nor/>
                  <m:sty m:val="p"/>
                </m:rPr>
                <m:t> and </m:t>
              </m:r>
              <m:r>
                <m:t>b</m:t>
              </m:r>
              <m:r>
                <m:rPr>
                  <m:nor/>
                  <m:sty m:val="p"/>
                </m:rPr>
                <m:t> both equal to </m:t>
              </m:r>
              <m:r>
                <m:t>1</m:t>
              </m:r>
              <m:r>
                <m:rPr>
                  <m:nor/>
                  <m:sty m:val="p"/>
                </m:rPr>
                <m:t>)</m:t>
              </m:r>
            </m:e>
            <m:e>
              <m:r>
                <m:t>&amp;</m:t>
              </m:r>
              <m:r>
                <m:rPr>
                  <m:sty m:val="p"/>
                </m:rPr>
                <m:t>=</m:t>
              </m:r>
              <m:r>
                <m:t>0</m:t>
              </m:r>
              <m:r>
                <m:rPr>
                  <m:sty m:val="p"/>
                </m:rPr>
                <m:t>+</m:t>
              </m:r>
              <m:r>
                <m:t>0</m:t>
              </m:r>
              <m:r>
                <m:t>&amp;</m:t>
              </m:r>
              <m:r>
                <m:t>&amp;</m:t>
              </m:r>
              <m:r>
                <m:rPr>
                  <m:nor/>
                  <m:sty m:val="p"/>
                </m:rPr>
                <m:t>(</m:t>
              </m:r>
              <m:acc>
                <m:accPr>
                  <m:chr m:val="̃"/>
                </m:accPr>
                <m:e>
                  <m:r>
                    <m:t>u</m:t>
                  </m:r>
                </m:e>
              </m:acc>
              <m:r>
                <m:rPr>
                  <m:sty m:val="p"/>
                </m:rPr>
                <m:t>,</m:t>
              </m:r>
              <m:acc>
                <m:accPr>
                  <m:chr m:val="̃"/>
                </m:accPr>
                <m:e>
                  <m:r>
                    <m:t>w</m:t>
                  </m:r>
                </m:e>
              </m:acc>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b/>
          <w:bCs/>
        </w:rPr>
        <w:t xml:space="preserve">Scalar multiplication.</w:t>
      </w:r>
    </w:p>
    <w:p>
      <w:pPr>
        <w:pStyle w:val="BodyText"/>
      </w:pPr>
      <m:oMathPara>
        <m:oMathParaPr>
          <m:jc m:val="center"/>
        </m:oMathParaPr>
        <m:oMath>
          <m:eqArr>
            <m:e>
              <m:acc>
                <m:accPr>
                  <m:chr m:val="̃"/>
                </m:accPr>
                <m:e>
                  <m:r>
                    <m:t>x</m:t>
                  </m:r>
                </m:e>
              </m:acc>
              <m:r>
                <m:rPr>
                  <m:sty m:val="p"/>
                </m:rPr>
                <m:t>⋅</m:t>
              </m:r>
              <m:r>
                <m:rPr>
                  <m:sty m:val="p"/>
                </m:rPr>
                <m:t>(</m:t>
              </m:r>
              <m:r>
                <m:t>c</m:t>
              </m:r>
              <m:r>
                <m:t> </m:t>
              </m:r>
              <m:acc>
                <m:accPr>
                  <m:chr m:val="̃"/>
                </m:accPr>
                <m:e>
                  <m:r>
                    <m:t>u</m:t>
                  </m:r>
                </m:e>
              </m:acc>
              <m:r>
                <m:rPr>
                  <m:sty m:val="p"/>
                </m:rPr>
                <m:t>)</m:t>
              </m:r>
              <m:r>
                <m:t>&amp;</m:t>
              </m:r>
              <m:r>
                <m:rPr>
                  <m:sty m:val="p"/>
                </m:rPr>
                <m:t>=</m:t>
              </m:r>
              <m:r>
                <m:t>c</m:t>
              </m:r>
              <m:r>
                <m:t> </m:t>
              </m:r>
              <m:r>
                <m:rPr>
                  <m:sty m:val="p"/>
                </m:rPr>
                <m:t>(</m:t>
              </m:r>
              <m:acc>
                <m:accPr>
                  <m:chr m:val="̃"/>
                </m:accPr>
                <m:e>
                  <m:r>
                    <m:t>x</m:t>
                  </m:r>
                </m:e>
              </m:acc>
              <m:r>
                <m:rPr>
                  <m:sty m:val="p"/>
                </m:rPr>
                <m:t>⋅</m:t>
              </m:r>
              <m:acc>
                <m:accPr>
                  <m:chr m:val="̃"/>
                </m:accPr>
                <m:e>
                  <m:r>
                    <m:t>u</m:t>
                  </m:r>
                </m:e>
              </m:acc>
              <m:r>
                <m:rPr>
                  <m:sty m:val="p"/>
                </m:rPr>
                <m:t>)</m:t>
              </m:r>
              <m:r>
                <m:t>&amp;</m:t>
              </m:r>
              <m:r>
                <m:t>&amp;</m:t>
              </m:r>
              <m:r>
                <m:rPr>
                  <m:nor/>
                  <m:sty m:val="p"/>
                </m:rPr>
                <m:t>(</m:t>
              </m:r>
              <m:r>
                <m:rPr>
                  <m:nor/>
                  <m:sty m:val="p"/>
                </m:rPr>
                <m:t>Theorem 47</m:t>
              </m:r>
              <m:r>
                <m:rPr>
                  <m:nor/>
                  <m:sty m:val="p"/>
                </m:rPr>
                <m:t>, special case </m:t>
              </m:r>
              <m:r>
                <m:t>b</m:t>
              </m:r>
              <m:r>
                <m:rPr>
                  <m:sty m:val="p"/>
                </m:rPr>
                <m:t>=</m:t>
              </m:r>
              <m:r>
                <m:t>0</m:t>
              </m:r>
              <m:r>
                <m:rPr>
                  <m:nor/>
                  <m:sty m:val="p"/>
                </m:rPr>
                <m:t>)</m:t>
              </m:r>
            </m:e>
            <m:e>
              <m:r>
                <m:t>&amp;</m:t>
              </m:r>
              <m:r>
                <m:rPr>
                  <m:sty m:val="p"/>
                </m:rPr>
                <m:t>=</m:t>
              </m:r>
              <m:r>
                <m:t>c</m:t>
              </m:r>
              <m:r>
                <m:rPr>
                  <m:sty m:val="p"/>
                </m:rPr>
                <m:t>⋅</m:t>
              </m:r>
              <m:r>
                <m:t>0</m:t>
              </m:r>
              <m:r>
                <m:t>&amp;</m:t>
              </m:r>
              <m:r>
                <m:t>&amp;</m:t>
              </m:r>
              <m:r>
                <m:rPr>
                  <m:nor/>
                  <m:sty m:val="p"/>
                </m:rPr>
                <m:t>(</m:t>
              </m:r>
              <m:acc>
                <m:accPr>
                  <m:chr m:val="̃"/>
                </m:accPr>
                <m:e>
                  <m:r>
                    <m:t>u</m:t>
                  </m:r>
                </m:e>
              </m:acc>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These two equations hold for every</w:t>
      </w:r>
      <w:r>
        <w:t xml:space="preserve"> </w:t>
      </w:r>
      <m:oMath>
        <m:acc>
          <m:accPr>
            <m:chr m:val="̃"/>
          </m:accPr>
          <m:e>
            <m:r>
              <m:t>x</m:t>
            </m:r>
          </m:e>
        </m:acc>
        <m:r>
          <m:rPr>
            <m:sty m:val="p"/>
          </m:rPr>
          <m:t>∈</m:t>
        </m:r>
        <m:r>
          <m:rPr>
            <m:scr m:val="script"/>
            <m:sty m:val="p"/>
          </m:rPr>
          <m:t>X</m:t>
        </m:r>
      </m:oMath>
      <w:r>
        <w:t xml:space="preserve">,</w:t>
      </w:r>
      <w:r>
        <w:t xml:space="preserve"> </w:t>
      </w:r>
      <w:r>
        <w:t xml:space="preserve">so</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p>
          <m:e>
            <m:r>
              <m:rPr>
                <m:scr m:val="script"/>
                <m:sty m:val="p"/>
              </m:rPr>
              <m:t>X</m:t>
            </m:r>
          </m:e>
          <m:sup>
            <m:r>
              <m:rPr>
                <m:sty m:val="p"/>
              </m:rPr>
              <m:t>⟂</m:t>
            </m:r>
          </m:sup>
        </m:sSup>
      </m:oMath>
      <w:r>
        <w:t xml:space="preserve">.</w:t>
      </w:r>
    </w:p>
    <w:bookmarkStart w:id="301" w:name="exm-orthogonal-complement-subspace"/>
    <w:p>
      <w:pPr>
        <w:pStyle w:val="BodyText"/>
      </w:pPr>
      <w:r>
        <w:rPr>
          <w:b/>
          <w:bCs/>
        </w:rPr>
        <w:t xml:space="preserve">Example 85 (The complement of a single vector is a line)</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2</m:t>
            </m:r>
            <m:r>
              <m:rPr>
                <m:sty m:val="p"/>
              </m:rPr>
              <m:t>)</m:t>
            </m:r>
          </m:e>
        </m:d>
        <m:r>
          <m:t>​</m:t>
        </m:r>
      </m:oMath>
      <w:r>
        <w:t xml:space="preserve"> </w:t>
      </w:r>
      <w:r>
        <w:t xml:space="preserve">in</w:t>
      </w:r>
      <w:r>
        <w:t xml:space="preserve"> </w:t>
      </w:r>
      <m:oMath>
        <m:sSup>
          <m:e>
            <m:r>
              <m:rPr>
                <m:scr m:val="double-struck"/>
                <m:sty m:val="p"/>
              </m:rPr>
              <m:t>R</m:t>
            </m:r>
          </m:e>
          <m:sup>
            <m:r>
              <m:t>2</m:t>
            </m:r>
          </m:sup>
        </m:sSup>
      </m:oMath>
      <w:r>
        <w:t xml:space="preserve"> </w:t>
      </w:r>
      <w:r>
        <w:t xml:space="preserve">is not a subspace:</w:t>
      </w:r>
      <w:r>
        <w:t xml:space="preserve"> </w:t>
      </w:r>
      <m:oMath>
        <m:r>
          <m:t>2</m:t>
        </m:r>
        <m:r>
          <m:t> </m:t>
        </m:r>
        <m:r>
          <m:rPr>
            <m:sty m:val="p"/>
          </m:rPr>
          <m:t>(</m:t>
        </m:r>
        <m:r>
          <m:t>1</m:t>
        </m:r>
        <m:r>
          <m:rPr>
            <m:sty m:val="p"/>
          </m:rPr>
          <m:t>,</m:t>
        </m:r>
        <m:r>
          <m:t>2</m:t>
        </m:r>
        <m:r>
          <m:rPr>
            <m:sty m:val="p"/>
          </m:rPr>
          <m:t>)</m:t>
        </m:r>
        <m:r>
          <m:rPr>
            <m:sty m:val="p"/>
          </m:rPr>
          <m:t>=</m:t>
        </m:r>
        <m:r>
          <m:rPr>
            <m:sty m:val="p"/>
          </m:rPr>
          <m:t>(</m:t>
        </m:r>
        <m:r>
          <m:t>2</m:t>
        </m:r>
        <m:r>
          <m:rPr>
            <m:sty m:val="p"/>
          </m:rPr>
          <m:t>,</m:t>
        </m:r>
        <m:r>
          <m:t>4</m:t>
        </m:r>
        <m:r>
          <m:rPr>
            <m:sty m:val="p"/>
          </m:rPr>
          <m:t>)</m:t>
        </m:r>
      </m:oMath>
      <w:r>
        <w:t xml:space="preserve"> </w:t>
      </w:r>
      <w:r>
        <w:t xml:space="preserve">is not in it.</w:t>
      </w:r>
      <w:r>
        <w:t xml:space="preserve"> </w:t>
      </w:r>
      <w:r>
        <w:t xml:space="preserve">Its orthogonal complement is</w:t>
      </w:r>
    </w:p>
    <w:p>
      <w:pPr>
        <w:pStyle w:val="BodyText"/>
      </w:pPr>
      <m:oMathPara>
        <m:oMathParaPr>
          <m:jc m:val="center"/>
        </m:oMathParaPr>
        <m:oMath>
          <m:eqArr>
            <m:e>
              <m:sSup>
                <m:e>
                  <m:r>
                    <m:rPr>
                      <m:scr m:val="script"/>
                      <m:sty m:val="p"/>
                    </m:rPr>
                    <m:t>X</m:t>
                  </m:r>
                </m:e>
                <m:sup>
                  <m:r>
                    <m:rPr>
                      <m:sty m:val="p"/>
                    </m:rPr>
                    <m:t>⟂</m:t>
                  </m:r>
                </m:sup>
              </m:sSup>
              <m:r>
                <m:t>&amp;</m:t>
              </m:r>
              <m:r>
                <m:rPr>
                  <m:sty m:val="p"/>
                </m:rPr>
                <m:t>=</m:t>
              </m:r>
              <m:r>
                <m:t>​</m:t>
              </m:r>
              <m:d>
                <m:dPr>
                  <m:begChr m:val="{"/>
                  <m:sepChr m:val=""/>
                  <m:endChr m:val="}"/>
                  <m:grow/>
                </m:dPr>
                <m:e>
                  <m:acc>
                    <m:accPr>
                      <m:chr m:val="̃"/>
                    </m:accPr>
                    <m:e>
                      <m:r>
                        <m:t>u</m:t>
                      </m:r>
                    </m:e>
                  </m:acc>
                  <m:r>
                    <m:rPr>
                      <m:sty m:val="p"/>
                    </m:rPr>
                    <m:t>∈</m:t>
                  </m:r>
                  <m:sSup>
                    <m:e>
                      <m:r>
                        <m:rPr>
                          <m:scr m:val="double-struck"/>
                          <m:sty m:val="p"/>
                        </m:rPr>
                        <m:t>R</m:t>
                      </m:r>
                    </m:e>
                    <m:sup>
                      <m:r>
                        <m:t>2</m:t>
                      </m:r>
                    </m:sup>
                  </m:sSup>
                  <m:r>
                    <m:rPr>
                      <m:sty m:val="p"/>
                    </m:rPr>
                    <m:t>:</m:t>
                  </m:r>
                  <m:sSub>
                    <m:e>
                      <m:r>
                        <m:t>u</m:t>
                      </m:r>
                    </m:e>
                    <m:sub>
                      <m:r>
                        <m:t>1</m:t>
                      </m:r>
                    </m:sub>
                  </m:sSub>
                  <m:r>
                    <m:rPr>
                      <m:sty m:val="p"/>
                    </m:rPr>
                    <m:t>+</m:t>
                  </m:r>
                  <m:r>
                    <m:t>2</m:t>
                  </m:r>
                  <m:sSub>
                    <m:e>
                      <m:r>
                        <m:t>u</m:t>
                      </m:r>
                    </m:e>
                    <m:sub>
                      <m:r>
                        <m:t>2</m:t>
                      </m:r>
                    </m:sub>
                  </m:sSub>
                  <m:r>
                    <m:rPr>
                      <m:sty m:val="p"/>
                    </m:rPr>
                    <m:t>=</m:t>
                  </m:r>
                  <m:r>
                    <m:t>0</m:t>
                  </m:r>
                </m:e>
              </m:d>
              <m:r>
                <m:t>​</m:t>
              </m:r>
            </m:e>
            <m:e>
              <m:r>
                <m:t>&amp;</m:t>
              </m:r>
              <m:r>
                <m:rPr>
                  <m:sty m:val="p"/>
                </m:rPr>
                <m:t>=</m:t>
              </m:r>
              <m:r>
                <m:t>​</m:t>
              </m:r>
              <m:d>
                <m:dPr>
                  <m:begChr m:val="{"/>
                  <m:sepChr m:val=""/>
                  <m:endChr m:val="}"/>
                  <m:grow/>
                </m:dPr>
                <m:e>
                  <m:r>
                    <m:t>c</m:t>
                  </m:r>
                  <m:r>
                    <m:t> </m:t>
                  </m:r>
                  <m:r>
                    <m:rPr>
                      <m:sty m:val="p"/>
                    </m:rPr>
                    <m:t>(</m:t>
                  </m:r>
                  <m:r>
                    <m:rPr>
                      <m:sty m:val="p"/>
                    </m:rPr>
                    <m:t>−</m:t>
                  </m:r>
                  <m:r>
                    <m:t>2</m:t>
                  </m:r>
                  <m:r>
                    <m:rPr>
                      <m:sty m:val="p"/>
                    </m:rPr>
                    <m:t>,</m:t>
                  </m:r>
                  <m:r>
                    <m:t>1</m:t>
                  </m:r>
                  <m:r>
                    <m:rPr>
                      <m:sty m:val="p"/>
                    </m:rPr>
                    <m:t>)</m:t>
                  </m:r>
                  <m:r>
                    <m:rPr>
                      <m:sty m:val="p"/>
                    </m:rPr>
                    <m:t>:</m:t>
                  </m:r>
                  <m:r>
                    <m:t>c</m:t>
                  </m:r>
                  <m:r>
                    <m:rPr>
                      <m:sty m:val="p"/>
                    </m:rPr>
                    <m:t>∈</m:t>
                  </m:r>
                  <m:r>
                    <m:rPr>
                      <m:scr m:val="double-struck"/>
                      <m:sty m:val="p"/>
                    </m:rPr>
                    <m:t>R</m:t>
                  </m:r>
                </m:e>
              </m:d>
              <m:r>
                <m:t>​</m:t>
              </m:r>
              <m:r>
                <m:rPr>
                  <m:sty m:val="p"/>
                </m:rPr>
                <m:t>,</m:t>
              </m:r>
            </m:e>
          </m:eqArr>
        </m:oMath>
      </m:oMathPara>
    </w:p>
    <w:p>
      <w:pPr>
        <w:pStyle w:val="FirstParagraph"/>
      </w:pPr>
      <w:r>
        <w:t xml:space="preserve">since</w:t>
      </w:r>
      <w:r>
        <w:t xml:space="preserve"> </w:t>
      </w:r>
      <m:oMath>
        <m:sSub>
          <m:e>
            <m:r>
              <m:t>u</m:t>
            </m:r>
          </m:e>
          <m:sub>
            <m:r>
              <m:t>1</m:t>
            </m:r>
          </m:sub>
        </m:sSub>
        <m:r>
          <m:rPr>
            <m:sty m:val="p"/>
          </m:rPr>
          <m:t>+</m:t>
        </m:r>
        <m:r>
          <m:t>2</m:t>
        </m:r>
        <m:sSub>
          <m:e>
            <m:r>
              <m:t>u</m:t>
            </m:r>
          </m:e>
          <m:sub>
            <m:r>
              <m:t>2</m:t>
            </m:r>
          </m:sub>
        </m:sSub>
        <m:r>
          <m:rPr>
            <m:sty m:val="p"/>
          </m:rPr>
          <m:t>=</m:t>
        </m:r>
        <m:r>
          <m:t>0</m:t>
        </m:r>
      </m:oMath>
      <w:r>
        <w:t xml:space="preserve"> </w:t>
      </w:r>
      <w:r>
        <w:t xml:space="preserve">means</w:t>
      </w:r>
    </w:p>
    <w:p>
      <w:pPr>
        <w:pStyle w:val="BodyText"/>
      </w:pPr>
      <m:oMathPara>
        <m:oMathParaPr>
          <m:jc m:val="center"/>
        </m:oMathParaPr>
        <m:oMath>
          <m:eqArr>
            <m:e>
              <m:acc>
                <m:accPr>
                  <m:chr m:val="̃"/>
                </m:accPr>
                <m:e>
                  <m:r>
                    <m:t>u</m:t>
                  </m:r>
                </m:e>
              </m:acc>
              <m:r>
                <m:t>&amp;</m:t>
              </m:r>
              <m:r>
                <m:rPr>
                  <m:sty m:val="p"/>
                </m:rPr>
                <m:t>=</m:t>
              </m:r>
              <m:r>
                <m:rPr>
                  <m:sty m:val="p"/>
                </m:rPr>
                <m:t>(</m:t>
              </m:r>
              <m:r>
                <m:rPr>
                  <m:sty m:val="p"/>
                </m:rPr>
                <m:t>−</m:t>
              </m:r>
              <m:r>
                <m:t>2</m:t>
              </m:r>
              <m:sSub>
                <m:e>
                  <m:r>
                    <m:t>u</m:t>
                  </m:r>
                </m:e>
                <m:sub>
                  <m:r>
                    <m:t>2</m:t>
                  </m:r>
                </m:sub>
              </m:sSub>
              <m:r>
                <m:rPr>
                  <m:sty m:val="p"/>
                </m:rPr>
                <m:t>,</m:t>
              </m:r>
              <m:sSub>
                <m:e>
                  <m:r>
                    <m:t>u</m:t>
                  </m:r>
                </m:e>
                <m:sub>
                  <m:r>
                    <m:t>2</m:t>
                  </m:r>
                </m:sub>
              </m:sSub>
              <m:r>
                <m:rPr>
                  <m:sty m:val="p"/>
                </m:rPr>
                <m:t>)</m:t>
              </m:r>
            </m:e>
            <m:e>
              <m:r>
                <m:t>&amp;</m:t>
              </m:r>
              <m:r>
                <m:rPr>
                  <m:sty m:val="p"/>
                </m:rPr>
                <m:t>=</m:t>
              </m:r>
              <m:sSub>
                <m:e>
                  <m:r>
                    <m:t>u</m:t>
                  </m:r>
                </m:e>
                <m:sub>
                  <m:r>
                    <m:t>2</m:t>
                  </m:r>
                </m:sub>
              </m:sSub>
              <m:r>
                <m:t> </m:t>
              </m:r>
              <m:r>
                <m:rPr>
                  <m:sty m:val="p"/>
                </m:rPr>
                <m:t>(</m:t>
              </m:r>
              <m:r>
                <m:rPr>
                  <m:sty m:val="p"/>
                </m:rPr>
                <m:t>−</m:t>
              </m:r>
              <m:r>
                <m:t>2</m:t>
              </m:r>
              <m:r>
                <m:rPr>
                  <m:sty m:val="p"/>
                </m:rPr>
                <m:t>,</m:t>
              </m:r>
              <m:r>
                <m:t>1</m:t>
              </m:r>
              <m:r>
                <m:rPr>
                  <m:sty m:val="p"/>
                </m:rPr>
                <m:t>)</m:t>
              </m:r>
              <m:r>
                <m:rPr>
                  <m:sty m:val="p"/>
                </m:rPr>
                <m:t>.</m:t>
              </m:r>
            </m:e>
          </m:eqArr>
        </m:oMath>
      </m:oMathPara>
    </w:p>
    <w:p>
      <w:pPr>
        <w:pStyle w:val="FirstParagraph"/>
      </w:pPr>
      <w:r>
        <w:t xml:space="preserve">That set is</w:t>
      </w:r>
      <w:r>
        <w:t xml:space="preserve"> </w:t>
      </w:r>
      <m:oMath>
        <m:r>
          <m:rPr>
            <m:sty m:val="p"/>
          </m:rPr>
          <m:t>span</m:t>
        </m:r>
        <m:r>
          <m:t>​</m:t>
        </m:r>
        <m:d>
          <m:dPr>
            <m:begChr m:val="{"/>
            <m:sepChr m:val=""/>
            <m:endChr m:val="}"/>
            <m:grow/>
          </m:dPr>
          <m:e>
            <m:r>
              <m:rPr>
                <m:sty m:val="p"/>
              </m:rPr>
              <m:t>(</m:t>
            </m:r>
            <m:r>
              <m:rPr>
                <m:sty m:val="p"/>
              </m:rPr>
              <m:t>−</m:t>
            </m:r>
            <m:r>
              <m:t>2</m:t>
            </m:r>
            <m:r>
              <m:rPr>
                <m:sty m:val="p"/>
              </m:rPr>
              <m:t>,</m:t>
            </m:r>
            <m:r>
              <m:t>1</m:t>
            </m:r>
            <m:r>
              <m:rPr>
                <m:sty m:val="p"/>
              </m:rPr>
              <m:t>)</m:t>
            </m:r>
          </m:e>
        </m:d>
        <m:r>
          <m:t>​</m:t>
        </m:r>
      </m:oMath>
      <w:r>
        <w:t xml:space="preserve">,</w:t>
      </w:r>
      <w:r>
        <w:t xml:space="preserve"> </w:t>
      </w:r>
      <w:r>
        <w:t xml:space="preserve">a subspace by</w:t>
      </w:r>
      <w:r>
        <w:t xml:space="preserve"> </w:t>
      </w:r>
      <w:hyperlink w:anchor="thm-span-subspace">
        <w:r>
          <w:rPr>
            <w:rStyle w:val="Hyperlink"/>
          </w:rPr>
          <w:t xml:space="preserve">Theorem 21</w:t>
        </w:r>
      </w:hyperlink>
      <w:r>
        <w:t xml:space="preserve">,</w:t>
      </w:r>
      <w:r>
        <w:t xml:space="preserve"> </w:t>
      </w:r>
      <w:r>
        <w:t xml:space="preserve">as</w:t>
      </w:r>
      <w:r>
        <w:t xml:space="preserve"> </w:t>
      </w:r>
      <w:hyperlink w:anchor="thm-orthogonal-complement-subspace">
        <w:r>
          <w:rPr>
            <w:rStyle w:val="Hyperlink"/>
          </w:rPr>
          <w:t xml:space="preserve">Theorem 48</w:t>
        </w:r>
      </w:hyperlink>
      <w:r>
        <w:t xml:space="preserve"> </w:t>
      </w:r>
      <w:r>
        <w:t xml:space="preserve">says it must be.</w:t>
      </w:r>
      <w:r>
        <w:t xml:space="preserve"> </w:t>
      </w:r>
      <w:r>
        <w:t xml:space="preserve">It contains</w:t>
      </w:r>
      <w:r>
        <w:t xml:space="preserve"> </w:t>
      </w:r>
      <m:oMath>
        <m:r>
          <m:rPr>
            <m:sty m:val="p"/>
          </m:rPr>
          <m:t>(</m:t>
        </m:r>
        <m:r>
          <m:rPr>
            <m:sty m:val="p"/>
          </m:rPr>
          <m:t>−</m:t>
        </m:r>
        <m:r>
          <m:t>2</m:t>
        </m:r>
        <m:r>
          <m:rPr>
            <m:sty m:val="p"/>
          </m:rPr>
          <m:t>,</m:t>
        </m:r>
        <m:r>
          <m:t>1</m:t>
        </m:r>
        <m:r>
          <m:rPr>
            <m:sty m:val="p"/>
          </m:rPr>
          <m:t>)</m:t>
        </m:r>
      </m:oMath>
      <w:r>
        <w:t xml:space="preserve">, the vector</w:t>
      </w:r>
      <w:r>
        <w:t xml:space="preserve"> </w:t>
      </w:r>
      <w:hyperlink w:anchor="rem-orthogonal-perpendicular">
        <w:r>
          <w:rPr>
            <w:rStyle w:val="Hyperlink"/>
          </w:rPr>
          <w:t xml:space="preserve">Remark 7</w:t>
        </w:r>
      </w:hyperlink>
      <w:r>
        <w:t xml:space="preserve"> </w:t>
      </w:r>
      <w:r>
        <w:t xml:space="preserve">found perpendicular to</w:t>
      </w:r>
      <w:r>
        <w:t xml:space="preserve"> </w:t>
      </w:r>
      <m:oMath>
        <m:r>
          <m:rPr>
            <m:sty m:val="p"/>
          </m:rPr>
          <m:t>(</m:t>
        </m:r>
        <m:r>
          <m:t>1</m:t>
        </m:r>
        <m:r>
          <m:rPr>
            <m:sty m:val="p"/>
          </m:rPr>
          <m:t>,</m:t>
        </m:r>
        <m:r>
          <m:t>2</m:t>
        </m:r>
        <m:r>
          <m:rPr>
            <m:sty m:val="p"/>
          </m:rPr>
          <m:t>)</m:t>
        </m:r>
      </m:oMath>
      <w:r>
        <w:t xml:space="preserve">.</w:t>
      </w:r>
    </w:p>
    <w:bookmarkEnd w:id="301"/>
    <w:bookmarkStart w:id="302" w:name="thm-complement-null-space"/>
    <w:p>
      <w:pPr>
        <w:pStyle w:val="BodyText"/>
      </w:pPr>
      <w:r>
        <w:rPr>
          <w:b/>
          <w:bCs/>
        </w:rPr>
        <w:t xml:space="preserve">Theorem 49 (The orthogonal complement of a column space is a null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r>
            <m:rPr>
              <m:sty m:val="p"/>
            </m:rPr>
            <m:t>.</m:t>
          </m:r>
        </m:oMath>
      </m:oMathPara>
    </w:p>
    <w:bookmarkEnd w:id="302"/>
    <w:p>
      <w:pPr>
        <w:pStyle w:val="FirstParagraph"/>
      </w:pPr>
      <w:r>
        <w:rPr>
          <w:i/>
          <w:iCs/>
        </w:rPr>
        <w:t xml:space="preserve">Proof</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be the columns of</w:t>
      </w:r>
      <w:r>
        <w:t xml:space="preserve"> </w:t>
      </w:r>
      <m:oMath>
        <m:r>
          <m:rPr>
            <m:sty m:val="bi"/>
          </m:rPr>
          <m:t>A</m:t>
        </m:r>
      </m:oMath>
      <w:r>
        <w:t xml:space="preserve">,</w:t>
      </w:r>
      <w:r>
        <w:t xml:space="preserve"> </w:t>
      </w:r>
      <w:r>
        <w:t xml:space="preserve">so</w:t>
      </w:r>
      <w:r>
        <w:t xml:space="preserve"> </w:t>
      </w:r>
      <m:oMath>
        <m:sSub>
          <m:e>
            <m:acc>
              <m:accPr>
                <m:chr m:val="̃"/>
              </m:accPr>
              <m:e>
                <m:r>
                  <m:t>a</m:t>
                </m:r>
              </m:e>
            </m:acc>
          </m:e>
          <m:sub>
            <m:r>
              <m:t>j</m:t>
            </m:r>
          </m:sub>
        </m:sSub>
        <m:r>
          <m:rPr>
            <m:sty m:val="p"/>
          </m:rPr>
          <m:t>=</m:t>
        </m:r>
        <m:r>
          <m:rPr>
            <m:sty m:val="p"/>
          </m:rPr>
          <m:t>(</m:t>
        </m:r>
        <m:sSub>
          <m:e>
            <m:r>
              <m:t>a</m:t>
            </m:r>
          </m:e>
          <m:sub>
            <m:r>
              <m:t>1</m:t>
            </m:r>
            <m:r>
              <m:t>j</m:t>
            </m:r>
          </m:sub>
        </m:sSub>
        <m:r>
          <m:rPr>
            <m:sty m:val="p"/>
          </m:rPr>
          <m:t>,</m:t>
        </m:r>
        <m:r>
          <m:rPr>
            <m:sty m:val="p"/>
          </m:rPr>
          <m:t>…</m:t>
        </m:r>
        <m:r>
          <m:rPr>
            <m:sty m:val="p"/>
          </m:rPr>
          <m:t>,</m:t>
        </m:r>
        <m:sSub>
          <m:e>
            <m:r>
              <m:t>a</m:t>
            </m:r>
          </m:e>
          <m:sub>
            <m:r>
              <m:t>m</m:t>
            </m:r>
            <m:r>
              <m:t>j</m:t>
            </m:r>
          </m:sub>
        </m:sSub>
        <m:r>
          <m:rPr>
            <m:sty m:val="p"/>
          </m:rPr>
          <m:t>)</m:t>
        </m:r>
      </m:oMath>
      <w:r>
        <w:t xml:space="preserve">.</w:t>
      </w:r>
      <w:r>
        <w:t xml:space="preserve"> </w:t>
      </w:r>
      <w:r>
        <w:t xml:space="preserve">For</w:t>
      </w:r>
      <w:r>
        <w:t xml:space="preserve"> </w:t>
      </w:r>
      <m:oMath>
        <m:acc>
          <m:accPr>
            <m:chr m:val="̃"/>
          </m:accPr>
          <m:e>
            <m:r>
              <m:t>x</m:t>
            </m:r>
          </m:e>
        </m:acc>
        <m:r>
          <m:rPr>
            <m:sty m:val="p"/>
          </m:rPr>
          <m:t>∈</m:t>
        </m:r>
        <m:sSup>
          <m:e>
            <m:r>
              <m:rPr>
                <m:scr m:val="double-struck"/>
                <m:sty m:val="p"/>
              </m:rPr>
              <m:t>R</m:t>
            </m:r>
          </m:e>
          <m:sup>
            <m:r>
              <m:t>m</m:t>
            </m:r>
          </m:sup>
        </m:sSup>
      </m:oMath>
      <w:r>
        <w:t xml:space="preserve">, entry</w:t>
      </w:r>
      <w:r>
        <w:t xml:space="preserve"> </w:t>
      </w:r>
      <m:oMath>
        <m:r>
          <m:t>j</m:t>
        </m:r>
      </m:oMath>
      <w:r>
        <w:t xml:space="preserve"> </w:t>
      </w:r>
      <w:r>
        <w:t xml:space="preserve">of</w:t>
      </w:r>
      <w:r>
        <w:t xml:space="preserve"> </w:t>
      </w:r>
      <m:oMath>
        <m:sSup>
          <m:e>
            <m:r>
              <m:rPr>
                <m:sty m:val="bi"/>
              </m:rPr>
              <m:t>A</m:t>
            </m:r>
          </m:e>
          <m:sup>
            <m:r>
              <m:rPr>
                <m:sty m:val="p"/>
              </m:rPr>
              <m:t>⊤</m:t>
            </m:r>
          </m:sup>
        </m:sSup>
        <m:acc>
          <m:accPr>
            <m:chr m:val="̃"/>
          </m:accPr>
          <m:e>
            <m:r>
              <m:t>x</m:t>
            </m:r>
          </m:e>
        </m:acc>
      </m:oMath>
      <w:r>
        <w:t xml:space="preserve"> </w:t>
      </w:r>
      <w:r>
        <w:t xml:space="preserve">is</w:t>
      </w:r>
    </w:p>
    <w:p>
      <w:pPr>
        <w:pStyle w:val="BodyText"/>
      </w:pPr>
      <m:oMathPara>
        <m:oMathParaPr>
          <m:jc m:val="center"/>
        </m:oMathParaPr>
        <m:oMath>
          <m:eqArr>
            <m:e>
              <m:r>
                <m:rPr>
                  <m:sty m:val="p"/>
                </m:rPr>
                <m:t>(</m:t>
              </m:r>
              <m:sSup>
                <m:e>
                  <m:r>
                    <m:rPr>
                      <m:sty m:val="bi"/>
                    </m:rPr>
                    <m:t>A</m:t>
                  </m:r>
                </m:e>
                <m:sup>
                  <m:r>
                    <m:rPr>
                      <m:sty m:val="p"/>
                    </m:rPr>
                    <m:t>⊤</m:t>
                  </m:r>
                </m:sup>
              </m:sSup>
              <m:acc>
                <m:accPr>
                  <m:chr m:val="̃"/>
                </m:accPr>
                <m:e>
                  <m:r>
                    <m:t>x</m:t>
                  </m:r>
                </m:e>
              </m:acc>
              <m:sSub>
                <m:e>
                  <m:r>
                    <m:rPr>
                      <m:sty m:val="p"/>
                    </m:rPr>
                    <m:t>)</m:t>
                  </m:r>
                </m:e>
                <m:sub>
                  <m:r>
                    <m:t>j</m:t>
                  </m:r>
                </m:sub>
              </m:sSub>
              <m:r>
                <m:t>&amp;</m:t>
              </m:r>
              <m:r>
                <m:rPr>
                  <m:sty m:val="p"/>
                </m:rPr>
                <m:t>=</m:t>
              </m:r>
              <m:nary>
                <m:naryPr>
                  <m:chr m:val="∑"/>
                  <m:limLoc m:val="undOvr"/>
                  <m:subHide m:val="off"/>
                  <m:supHide m:val="off"/>
                </m:naryPr>
                <m:sub>
                  <m:r>
                    <m:t>i</m:t>
                  </m:r>
                  <m:r>
                    <m:rPr>
                      <m:sty m:val="p"/>
                    </m:rPr>
                    <m:t>=</m:t>
                  </m:r>
                  <m:r>
                    <m:t>1</m:t>
                  </m:r>
                </m:sub>
                <m:sup>
                  <m:r>
                    <m:t>m</m:t>
                  </m:r>
                </m:sup>
                <m:e>
                  <m:r>
                    <m:rPr>
                      <m:sty m:val="p"/>
                    </m:rPr>
                    <m:t>(</m:t>
                  </m:r>
                </m:e>
              </m:nary>
              <m:sSup>
                <m:e>
                  <m:r>
                    <m:rPr>
                      <m:sty m:val="bi"/>
                    </m:rPr>
                    <m:t>A</m:t>
                  </m:r>
                </m:e>
                <m:sup>
                  <m:r>
                    <m:rPr>
                      <m:sty m:val="p"/>
                    </m:rPr>
                    <m:t>⊤</m:t>
                  </m:r>
                </m:sup>
              </m:sSup>
              <m:sSub>
                <m:e>
                  <m:r>
                    <m:rPr>
                      <m:sty m:val="p"/>
                    </m:rPr>
                    <m:t>)</m:t>
                  </m:r>
                </m:e>
                <m:sub>
                  <m:r>
                    <m:t>j</m:t>
                  </m:r>
                  <m:r>
                    <m:t>i</m:t>
                  </m:r>
                </m:sub>
              </m:sSub>
              <m:r>
                <m:t> </m:t>
              </m:r>
              <m:sSub>
                <m:e>
                  <m:r>
                    <m:t>x</m:t>
                  </m:r>
                </m:e>
                <m:sub>
                  <m:r>
                    <m:t>i</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m:t>
              </m:r>
              <m:r>
                <m:rPr>
                  <m:nor/>
                  <m:sty m:val="p"/>
                </m:rPr>
                <m:t>Definition 20</m:t>
              </m:r>
              <m:r>
                <m:rPr>
                  <m:nor/>
                  <m:sty m:val="p"/>
                </m:rPr>
                <m:t>)</m:t>
              </m:r>
            </m:e>
            <m:e>
              <m:r>
                <m:t>&amp;</m:t>
              </m:r>
              <m:r>
                <m:rPr>
                  <m:sty m:val="p"/>
                </m:rPr>
                <m:t>=</m:t>
              </m:r>
              <m:sSub>
                <m:e>
                  <m:acc>
                    <m:accPr>
                      <m:chr m:val="̃"/>
                    </m:accPr>
                    <m:e>
                      <m:r>
                        <m:t>a</m:t>
                      </m:r>
                    </m:e>
                  </m:acc>
                </m:e>
                <m:sub>
                  <m:r>
                    <m:t>j</m:t>
                  </m:r>
                </m:sub>
              </m:sSub>
              <m:r>
                <m:rPr>
                  <m:sty m:val="p"/>
                </m:rPr>
                <m:t>⋅</m:t>
              </m:r>
              <m:acc>
                <m:accPr>
                  <m:chr m:val="̃"/>
                </m:accPr>
                <m:e>
                  <m:r>
                    <m:t>x</m:t>
                  </m:r>
                </m:e>
              </m:acc>
              <m:r>
                <m:rPr>
                  <m:sty m:val="p"/>
                </m:rPr>
                <m:t>.</m:t>
              </m:r>
              <m:r>
                <m:t>&amp;</m:t>
              </m:r>
              <m:r>
                <m:t>&amp;</m:t>
              </m:r>
              <m:r>
                <m:rPr>
                  <m:nor/>
                  <m:sty m:val="p"/>
                </m:rPr>
                <m:t>(</m:t>
              </m:r>
              <m:r>
                <m:rPr>
                  <m:nor/>
                  <m:sty m:val="p"/>
                </m:rPr>
                <m:t>Definition 7</m:t>
              </m:r>
              <m:r>
                <m:rPr>
                  <m:nor/>
                  <m:sty m:val="p"/>
                </m:rPr>
                <m:t>)</m:t>
              </m:r>
            </m:e>
          </m:eqArr>
        </m:oMath>
      </m:oMathPara>
    </w:p>
    <w:p>
      <w:pPr>
        <w:pStyle w:val="FirstParagraph"/>
      </w:pPr>
      <w:r>
        <w:t xml:space="preserve">So</w:t>
      </w:r>
      <w:r>
        <w:t xml:space="preserve"> </w:t>
      </w:r>
      <m:oMath>
        <m:acc>
          <m:accPr>
            <m:chr m:val="̃"/>
          </m:accPr>
          <m:e>
            <m:r>
              <m:t>x</m:t>
            </m:r>
          </m:e>
        </m:acc>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def-null-space">
        <w:r>
          <w:rPr>
            <w:rStyle w:val="Hyperlink"/>
          </w:rPr>
          <w:t xml:space="preserve">Definition 46</w:t>
        </w:r>
      </w:hyperlink>
      <w:r>
        <w:t xml:space="preserve">)</w:t>
      </w:r>
      <w:r>
        <w:t xml:space="preserve"> </w:t>
      </w:r>
      <w:r>
        <w:t xml:space="preserve">exactly when</w:t>
      </w:r>
      <w:r>
        <w:t xml:space="preserve"> </w:t>
      </w:r>
      <m:oMath>
        <m:sSub>
          <m:e>
            <m:acc>
              <m:accPr>
                <m:chr m:val="̃"/>
              </m:accPr>
              <m:e>
                <m:r>
                  <m:t>a</m:t>
                </m:r>
              </m:e>
            </m:acc>
          </m:e>
          <m:sub>
            <m:r>
              <m:t>j</m:t>
            </m:r>
          </m:sub>
        </m:sSub>
        <m:r>
          <m:rPr>
            <m:sty m:val="p"/>
          </m:rPr>
          <m:t>⋅</m:t>
        </m:r>
        <m:acc>
          <m:accPr>
            <m:chr m:val="̃"/>
          </m:accPr>
          <m:e>
            <m:r>
              <m:t>x</m:t>
            </m:r>
          </m:e>
        </m:acc>
        <m:r>
          <m:rPr>
            <m:sty m:val="p"/>
          </m:rPr>
          <m:t>=</m:t>
        </m:r>
        <m:r>
          <m:t>0</m:t>
        </m:r>
      </m:oMath>
      <w:r>
        <w:t xml:space="preserve"> </w:t>
      </w:r>
      <w:r>
        <w:t xml:space="preserve">for every column</w:t>
      </w:r>
      <w:r>
        <w:t xml:space="preserve"> </w:t>
      </w:r>
      <m:oMath>
        <m:sSub>
          <m:e>
            <m:acc>
              <m:accPr>
                <m:chr m:val="̃"/>
              </m:accPr>
              <m:e>
                <m:r>
                  <m:t>a</m:t>
                </m:r>
              </m:e>
            </m:acc>
          </m:e>
          <m:sub>
            <m:r>
              <m:t>j</m:t>
            </m:r>
          </m:sub>
        </m:sSub>
      </m:oMath>
      <w:r>
        <w:t xml:space="preserve">.</w:t>
      </w:r>
    </w:p>
    <w:p>
      <w:pPr>
        <w:pStyle w:val="BodyText"/>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rPr>
          <w:b/>
          <w:bCs/>
        </w:rPr>
        <w:t xml:space="preserve">.</w:t>
      </w:r>
      <w:r>
        <w:t xml:space="preserve"> </w:t>
      </w:r>
      <w:r>
        <w:t xml:space="preserve">Each column</w:t>
      </w:r>
      <w:r>
        <w:t xml:space="preserve"> </w:t>
      </w:r>
      <m:oMath>
        <m:sSub>
          <m:e>
            <m:acc>
              <m:accPr>
                <m:chr m:val="̃"/>
              </m:accPr>
              <m:e>
                <m:r>
                  <m:t>a</m:t>
                </m:r>
              </m:e>
            </m:acc>
          </m:e>
          <m:sub>
            <m:r>
              <m:t>j</m:t>
            </m:r>
          </m:sub>
        </m:sSub>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31</w:t>
        </w:r>
      </w:hyperlink>
      <w:r>
        <w:t xml:space="preserve">),</w:t>
      </w:r>
      <w:r>
        <w:t xml:space="preserve"> </w:t>
      </w:r>
      <w:r>
        <w:t xml:space="preserve">so a vector orthogonal to all of</w:t>
      </w:r>
      <w:r>
        <w:t xml:space="preserve"> </w:t>
      </w:r>
      <m:oMath>
        <m:r>
          <m:rPr>
            <m:scr m:val="script"/>
            <m:sty m:val="p"/>
          </m:rPr>
          <m:t>C</m:t>
        </m:r>
        <m:r>
          <m:rPr>
            <m:sty m:val="p"/>
          </m:rPr>
          <m:t>(</m:t>
        </m:r>
        <m:r>
          <m:rPr>
            <m:sty m:val="bi"/>
          </m:rPr>
          <m:t>A</m:t>
        </m:r>
        <m:r>
          <m:rPr>
            <m:sty m:val="p"/>
          </m:rPr>
          <m:t>)</m:t>
        </m:r>
      </m:oMath>
      <w:r>
        <w:t xml:space="preserve"> </w:t>
      </w:r>
      <w:r>
        <w:t xml:space="preserve">is orthogonal to every column.</w:t>
      </w:r>
    </w:p>
    <w:p>
      <w:pPr>
        <w:pStyle w:val="BodyText"/>
      </w:pPr>
      <m:oMath>
        <m:r>
          <m:rPr>
            <m:scr m:val="script"/>
            <m:sty m:val="p"/>
          </m:rPr>
          <m:t>N</m:t>
        </m:r>
        <m:r>
          <m:rPr>
            <m:sty m:val="p"/>
          </m:rPr>
          <m:t>(</m:t>
        </m:r>
        <m:sSup>
          <m:e>
            <m:r>
              <m:rPr>
                <m:sty m:val="bi"/>
              </m:rPr>
              <m:t>A</m:t>
            </m:r>
          </m:e>
          <m:sup>
            <m:r>
              <m:rPr>
                <m:sty m:val="p"/>
              </m:rPr>
              <m:t>⊤</m:t>
            </m:r>
          </m:sup>
        </m:sSup>
        <m:r>
          <m:rPr>
            <m:sty m:val="p"/>
          </m:rPr>
          <m:t>)</m:t>
        </m:r>
        <m:r>
          <m:rPr>
            <m:sty m:val="p"/>
          </m:rPr>
          <m:t>⊆</m:t>
        </m:r>
        <m:r>
          <m:rPr>
            <m:scr m:val="script"/>
            <m:sty m:val="p"/>
          </m:rPr>
          <m:t>C</m:t>
        </m:r>
        <m:r>
          <m:rPr>
            <m:sty m:val="p"/>
          </m:rPr>
          <m:t>(</m:t>
        </m:r>
        <m:r>
          <m:rPr>
            <m:sty m:val="bi"/>
          </m:rPr>
          <m:t>A</m:t>
        </m:r>
        <m:sSup>
          <m:e>
            <m:r>
              <m:rPr>
                <m:sty m:val="p"/>
              </m:rPr>
              <m:t>)</m:t>
            </m:r>
          </m:e>
          <m:sup>
            <m:r>
              <m:rPr>
                <m:sty m:val="p"/>
              </m:rPr>
              <m:t>⟂</m:t>
            </m:r>
          </m:sup>
        </m:sSup>
      </m:oMath>
      <w:r>
        <w:rPr>
          <w:b/>
          <w:bCs/>
        </w:rPr>
        <w:t xml:space="preserve">.</w:t>
      </w:r>
      <w:r>
        <w:t xml:space="preserve"> </w:t>
      </w:r>
      <w:r>
        <w:t xml:space="preserve">Suppose</w:t>
      </w:r>
      <w:r>
        <w:t xml:space="preserve"> </w:t>
      </w:r>
      <m:oMath>
        <m:sSub>
          <m:e>
            <m:acc>
              <m:accPr>
                <m:chr m:val="̃"/>
              </m:accPr>
              <m:e>
                <m:r>
                  <m:t>a</m:t>
                </m:r>
              </m:e>
            </m:acc>
          </m:e>
          <m:sub>
            <m:r>
              <m:t>j</m:t>
            </m:r>
          </m:sub>
        </m:sSub>
        <m:r>
          <m:rPr>
            <m:sty m:val="p"/>
          </m:rPr>
          <m:t>⋅</m:t>
        </m:r>
        <m:acc>
          <m:accPr>
            <m:chr m:val="̃"/>
          </m:accPr>
          <m:e>
            <m:r>
              <m:t>x</m:t>
            </m:r>
          </m:e>
        </m:acc>
        <m:r>
          <m:rPr>
            <m:sty m:val="p"/>
          </m:rPr>
          <m:t>=</m:t>
        </m:r>
        <m:r>
          <m:t>0</m:t>
        </m:r>
      </m:oMath>
      <w:r>
        <w:t xml:space="preserve"> </w:t>
      </w:r>
      <w:r>
        <w:t xml:space="preserve">for every</w:t>
      </w:r>
      <w:r>
        <w:t xml:space="preserve"> </w:t>
      </w:r>
      <m:oMath>
        <m:r>
          <m:t>j</m:t>
        </m:r>
      </m:oMath>
      <w:r>
        <w:t xml:space="preserve">,</w:t>
      </w:r>
      <w:r>
        <w:t xml:space="preserve"> </w:t>
      </w:r>
      <w:r>
        <w:t xml:space="preserve">and take any</w:t>
      </w:r>
      <w:r>
        <w:t xml:space="preserve"> </w:t>
      </w:r>
      <m:oMath>
        <m:acc>
          <m:accPr>
            <m:chr m:val="̃"/>
          </m:accPr>
          <m:e>
            <m:r>
              <m:t>y</m:t>
            </m:r>
          </m:e>
        </m:acc>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acc>
          <m:accPr>
            <m:chr m:val="̃"/>
          </m:accPr>
          <m:e>
            <m:r>
              <m:t>y</m:t>
            </m:r>
          </m:e>
        </m:acc>
        <m:r>
          <m:rPr>
            <m:sty m:val="p"/>
          </m:rPr>
          <m:t>=</m:t>
        </m:r>
        <m:r>
          <m:rPr>
            <m:sty m:val="bi"/>
          </m:rPr>
          <m:t>A</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w:t>
      </w:r>
      <w:r>
        <w:t xml:space="preserve"> </w:t>
      </w:r>
      <w:r>
        <w:t xml:space="preserve">Then</w:t>
      </w:r>
    </w:p>
    <w:p>
      <w:pPr>
        <w:pStyle w:val="BodyText"/>
      </w:pPr>
      <m:oMathPara>
        <m:oMathParaPr>
          <m:jc m:val="center"/>
        </m:oMathParaPr>
        <m:oMath>
          <m:eqArr>
            <m:e>
              <m:acc>
                <m:accPr>
                  <m:chr m:val="̃"/>
                </m:accPr>
                <m:e>
                  <m:r>
                    <m:t>y</m:t>
                  </m:r>
                </m:e>
              </m:acc>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acc>
                <m:accPr>
                  <m:chr m:val="̃"/>
                </m:accPr>
                <m:e>
                  <m:r>
                    <m:t>z</m:t>
                  </m:r>
                </m:e>
              </m:acc>
              <m:sSub>
                <m:e>
                  <m:r>
                    <m:rPr>
                      <m:sty m:val="p"/>
                    </m:rPr>
                    <m:t>)</m:t>
                  </m:r>
                </m:e>
                <m:sub>
                  <m:r>
                    <m:t>i</m:t>
                  </m:r>
                </m:sub>
              </m:sSub>
              <m:r>
                <m:t> </m:t>
              </m:r>
              <m:sSub>
                <m:e>
                  <m:r>
                    <m:t>x</m:t>
                  </m:r>
                </m:e>
                <m:sub>
                  <m:r>
                    <m:t>i</m:t>
                  </m:r>
                </m:sub>
              </m:sSub>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m</m:t>
                  </m:r>
                </m:sup>
                <m:e>
                  <m:r>
                    <m:t>​</m:t>
                  </m:r>
                </m:e>
              </m:nary>
              <m:d>
                <m:dPr>
                  <m:begChr m:val="("/>
                  <m:sepChr m:val=""/>
                  <m:endChr m:val=")"/>
                  <m:grow/>
                </m:dPr>
                <m:e>
                  <m:nary>
                    <m:naryPr>
                      <m:chr m:val="∑"/>
                      <m:limLoc m:val="undOvr"/>
                      <m:subHide m:val="off"/>
                      <m:supHide m:val="off"/>
                    </m:naryPr>
                    <m:sub>
                      <m:r>
                        <m:t>j</m:t>
                      </m:r>
                      <m:r>
                        <m:rPr>
                          <m:sty m:val="p"/>
                        </m:rPr>
                        <m:t>=</m:t>
                      </m:r>
                      <m:r>
                        <m:t>1</m:t>
                      </m:r>
                    </m:sub>
                    <m:sup>
                      <m:r>
                        <m:t>n</m:t>
                      </m:r>
                    </m:sup>
                    <m:e>
                      <m:sSub>
                        <m:e>
                          <m:r>
                            <m:t>a</m:t>
                          </m:r>
                        </m:e>
                        <m:sub>
                          <m:r>
                            <m:t>i</m:t>
                          </m:r>
                          <m:r>
                            <m:t>j</m:t>
                          </m:r>
                        </m:sub>
                      </m:sSub>
                    </m:e>
                  </m:nary>
                  <m:sSub>
                    <m:e>
                      <m:r>
                        <m:t>z</m:t>
                      </m:r>
                    </m:e>
                    <m:sub>
                      <m:r>
                        <m:t>j</m:t>
                      </m:r>
                    </m:sub>
                  </m:sSub>
                </m:e>
              </m:d>
              <m:r>
                <m:t>​</m:t>
              </m:r>
              <m:r>
                <m:t> </m:t>
              </m:r>
              <m:sSub>
                <m:e>
                  <m:r>
                    <m:t>x</m:t>
                  </m:r>
                </m:e>
                <m:sub>
                  <m:r>
                    <m:t>i</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j</m:t>
                      </m:r>
                      <m:r>
                        <m:rPr>
                          <m:sty m:val="p"/>
                        </m:rPr>
                        <m:t>=</m:t>
                      </m:r>
                      <m:r>
                        <m:t>1</m:t>
                      </m:r>
                    </m:sub>
                    <m:sup>
                      <m:r>
                        <m:t>n</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(commute, then factor </m:t>
              </m:r>
              <m:sSub>
                <m:e>
                  <m:r>
                    <m:t>z</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t> </m:t>
              </m:r>
              <m:r>
                <m:rPr>
                  <m:sty m:val="p"/>
                </m:rPr>
                <m:t>(</m:t>
              </m:r>
              <m:sSub>
                <m:e>
                  <m:acc>
                    <m:accPr>
                      <m:chr m:val="̃"/>
                    </m:accPr>
                    <m:e>
                      <m:r>
                        <m:t>a</m:t>
                      </m:r>
                    </m:e>
                  </m:acc>
                </m:e>
                <m:sub>
                  <m:r>
                    <m:t>j</m:t>
                  </m:r>
                </m:sub>
              </m:sSub>
              <m:r>
                <m:rPr>
                  <m:sty m:val="p"/>
                </m:rPr>
                <m:t>⋅</m:t>
              </m:r>
              <m:acc>
                <m:accPr>
                  <m:chr m:val="̃"/>
                </m:accPr>
                <m:e>
                  <m:r>
                    <m:t>x</m:t>
                  </m:r>
                </m:e>
              </m:acc>
              <m:r>
                <m:rPr>
                  <m:sty m:val="p"/>
                </m:rPr>
                <m:t>)</m:t>
              </m:r>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rPr>
                  <m:sty m:val="p"/>
                </m:rPr>
                <m:t>⋅</m:t>
              </m:r>
              <m:r>
                <m:t>0</m:t>
              </m:r>
              <m:r>
                <m:t>&amp;</m:t>
              </m:r>
              <m:r>
                <m:t>&amp;</m:t>
              </m:r>
              <m:r>
                <m:rPr>
                  <m:nor/>
                  <m:sty m:val="p"/>
                </m:rPr>
                <m:t>(each </m:t>
              </m:r>
              <m:sSub>
                <m:e>
                  <m:acc>
                    <m:accPr>
                      <m:chr m:val="̃"/>
                    </m:accPr>
                    <m:e>
                      <m:r>
                        <m:t>a</m:t>
                      </m:r>
                    </m:e>
                  </m:acc>
                </m:e>
                <m:sub>
                  <m:r>
                    <m:t>j</m:t>
                  </m:r>
                </m:sub>
              </m:sSub>
              <m:r>
                <m:rPr>
                  <m:sty m:val="p"/>
                </m:rPr>
                <m:t>⋅</m:t>
              </m:r>
              <m:acc>
                <m:accPr>
                  <m:chr m:val="̃"/>
                </m:accPr>
                <m:e>
                  <m:r>
                    <m:t>x</m:t>
                  </m:r>
                </m:e>
              </m:acc>
              <m:r>
                <m:rPr>
                  <m:sty m:val="p"/>
                </m:rPr>
                <m:t>=</m:t>
              </m:r>
              <m:r>
                <m:t>0</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x</m:t>
            </m:r>
          </m:e>
        </m:acc>
      </m:oMath>
      <w:r>
        <w:t xml:space="preserve"> </w:t>
      </w:r>
      <w:r>
        <w:t xml:space="preserve">is orthogonal to every vector of</w:t>
      </w:r>
      <w:r>
        <w:t xml:space="preserve"> </w:t>
      </w:r>
      <m:oMath>
        <m:r>
          <m:rPr>
            <m:scr m:val="script"/>
            <m:sty m:val="p"/>
          </m:rPr>
          <m:t>C</m:t>
        </m:r>
        <m:r>
          <m:rPr>
            <m:sty m:val="p"/>
          </m:rPr>
          <m:t>(</m:t>
        </m:r>
        <m:r>
          <m:rPr>
            <m:sty m:val="bi"/>
          </m:rPr>
          <m:t>A</m:t>
        </m:r>
        <m:r>
          <m:rPr>
            <m:sty m:val="p"/>
          </m:rPr>
          <m:t>)</m:t>
        </m:r>
      </m:oMath>
      <w:r>
        <w:t xml:space="preserve">.</w:t>
      </w:r>
    </w:p>
    <w:bookmarkStart w:id="303" w:name="exm-complement-null-space"/>
    <w:p>
      <w:pPr>
        <w:pStyle w:val="BodyText"/>
      </w:pPr>
      <w:r>
        <w:rPr>
          <w:b/>
          <w:bCs/>
        </w:rPr>
        <w:t xml:space="preserve">Example 86 (The complement of the column space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hyperlink w:anchor="exm-null-space">
        <w:r>
          <w:rPr>
            <w:rStyle w:val="Hyperlink"/>
          </w:rPr>
          <w:t xml:space="preserve">Example 55</w:t>
        </w:r>
      </w:hyperlink>
      <w:r>
        <w:t xml:space="preserve"> </w:t>
      </w:r>
      <w:r>
        <w:t xml:space="preserve">found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so by</w:t>
      </w:r>
      <w:r>
        <w:t xml:space="preserve"> </w:t>
      </w:r>
      <w:hyperlink w:anchor="thm-complement-null-space">
        <w:r>
          <w:rPr>
            <w:rStyle w:val="Hyperlink"/>
          </w:rPr>
          <w:t xml:space="preserve">Theorem 49</w:t>
        </w:r>
      </w:hyperlink>
      <w:r>
        <w:t xml:space="preserve"> </w:t>
      </w:r>
      <w:r>
        <w:t xml:space="preserve">this line is</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Directly, for any</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r>
                    <m:rPr>
                      <m:sty m:val="p"/>
                    </m:rPr>
                    <m:t>(</m:t>
                  </m:r>
                  <m:r>
                    <m:t>1</m:t>
                  </m:r>
                  <m:r>
                    <m:rPr>
                      <m:sty m:val="p"/>
                    </m:rPr>
                    <m:t>,</m:t>
                  </m:r>
                  <m:r>
                    <m:t>3</m:t>
                  </m:r>
                  <m:r>
                    <m:rPr>
                      <m:sty m:val="p"/>
                    </m:rPr>
                    <m:t>)</m:t>
                  </m:r>
                </m:e>
              </m:d>
              <m:r>
                <m:t>​</m:t>
              </m:r>
              <m:r>
                <m:rPr>
                  <m:sty m:val="p"/>
                </m:rPr>
                <m:t>⋅</m:t>
              </m:r>
              <m:r>
                <m:rPr>
                  <m:sty m:val="p"/>
                </m:rPr>
                <m:t>(</m:t>
              </m:r>
              <m:r>
                <m:rPr>
                  <m:sty m:val="p"/>
                </m:rPr>
                <m:t>−</m:t>
              </m:r>
              <m:r>
                <m:t>3</m:t>
              </m:r>
              <m:r>
                <m:rPr>
                  <m:sty m:val="p"/>
                </m:rPr>
                <m:t>,</m:t>
              </m:r>
              <m:r>
                <m:t>1</m:t>
              </m:r>
              <m:r>
                <m:rPr>
                  <m:sty m:val="p"/>
                </m:rPr>
                <m:t>)</m:t>
              </m:r>
              <m:r>
                <m:t>&amp;</m:t>
              </m:r>
              <m:r>
                <m:rPr>
                  <m:sty m:val="p"/>
                </m:rPr>
                <m:t>=</m:t>
              </m:r>
              <m:r>
                <m:t>c</m:t>
              </m:r>
              <m:r>
                <m:t> </m:t>
              </m:r>
              <m:r>
                <m:t>​</m:t>
              </m:r>
              <m:d>
                <m:dPr>
                  <m:begChr m:val="("/>
                  <m:sepChr m:val=""/>
                  <m:endChr m:val=")"/>
                  <m:grow/>
                </m:dPr>
                <m:e>
                  <m:r>
                    <m:rPr>
                      <m:sty m:val="p"/>
                    </m:rPr>
                    <m:t>(</m:t>
                  </m:r>
                  <m:r>
                    <m:t>1</m:t>
                  </m:r>
                  <m:r>
                    <m:rPr>
                      <m:sty m:val="p"/>
                    </m:rPr>
                    <m:t>,</m:t>
                  </m:r>
                  <m:r>
                    <m:t>3</m:t>
                  </m:r>
                  <m:r>
                    <m:rPr>
                      <m:sty m:val="p"/>
                    </m:rPr>
                    <m:t>)</m:t>
                  </m:r>
                  <m:r>
                    <m:rPr>
                      <m:sty m:val="p"/>
                    </m:rPr>
                    <m:t>⋅</m:t>
                  </m:r>
                  <m:r>
                    <m:rPr>
                      <m:sty m:val="p"/>
                    </m:rPr>
                    <m:t>(</m:t>
                  </m:r>
                  <m:r>
                    <m:rPr>
                      <m:sty m:val="p"/>
                    </m:rPr>
                    <m:t>−</m:t>
                  </m:r>
                  <m:r>
                    <m:t>3</m:t>
                  </m:r>
                  <m:r>
                    <m:rPr>
                      <m:sty m:val="p"/>
                    </m:rPr>
                    <m:t>,</m:t>
                  </m:r>
                  <m:r>
                    <m:t>1</m:t>
                  </m:r>
                  <m:r>
                    <m:rPr>
                      <m:sty m:val="p"/>
                    </m:rPr>
                    <m:t>)</m:t>
                  </m:r>
                </m:e>
              </m:d>
              <m:r>
                <m:t>​</m:t>
              </m:r>
              <m:r>
                <m:t>&amp;</m:t>
              </m:r>
              <m:r>
                <m:t>&amp;</m:t>
              </m:r>
              <m:r>
                <m:rPr>
                  <m:nor/>
                  <m:sty m:val="p"/>
                </m:rPr>
                <m:t>(</m:t>
              </m:r>
              <m:r>
                <m:rPr>
                  <m:nor/>
                  <m:sty m:val="p"/>
                </m:rPr>
                <m:t>Theorem 47</m:t>
              </m:r>
              <m:r>
                <m:rPr>
                  <m:nor/>
                  <m:sty m:val="p"/>
                </m:rPr>
                <m:t>, special case </m:t>
              </m:r>
              <m:r>
                <m:t>b</m:t>
              </m:r>
              <m:r>
                <m:rPr>
                  <m:sty m:val="p"/>
                </m:rPr>
                <m:t>=</m:t>
              </m:r>
              <m:r>
                <m:t>0</m:t>
              </m:r>
              <m:r>
                <m:rPr>
                  <m:nor/>
                  <m:sty m:val="p"/>
                </m:rPr>
                <m:t>, first slot)</m:t>
              </m:r>
            </m:e>
            <m:e>
              <m:r>
                <m:t>&amp;</m:t>
              </m:r>
              <m:r>
                <m:rPr>
                  <m:sty m:val="p"/>
                </m:rPr>
                <m:t>=</m:t>
              </m:r>
              <m:r>
                <m:t>c</m:t>
              </m:r>
              <m:r>
                <m:t> </m:t>
              </m:r>
              <m:r>
                <m:rPr>
                  <m:sty m:val="p"/>
                </m:rPr>
                <m:t>(</m:t>
              </m:r>
              <m:r>
                <m:rPr>
                  <m:sty m:val="p"/>
                </m:rPr>
                <m:t>−</m:t>
              </m:r>
              <m:r>
                <m:t>3</m:t>
              </m:r>
              <m:r>
                <m:rPr>
                  <m:sty m:val="p"/>
                </m:rPr>
                <m:t>+</m:t>
              </m:r>
              <m:r>
                <m:t>3</m:t>
              </m:r>
              <m:r>
                <m:rPr>
                  <m:sty m:val="p"/>
                </m:rPr>
                <m:t>)</m:t>
              </m:r>
              <m:r>
                <m:t>&amp;</m:t>
              </m:r>
              <m:r>
                <m:t>&amp;</m:t>
              </m:r>
              <m:r>
                <m:rPr>
                  <m:nor/>
                  <m:sty m:val="p"/>
                </m:rPr>
                <m:t>(</m:t>
              </m:r>
              <m:r>
                <m:rPr>
                  <m:nor/>
                  <m:sty m:val="p"/>
                </m:rPr>
                <m:t>Definition 7</m:t>
              </m:r>
              <m:r>
                <m:rPr>
                  <m:nor/>
                  <m:sty m:val="p"/>
                </m:rPr>
                <m:t>)</m:t>
              </m:r>
            </m:e>
            <m:e>
              <m:r>
                <m:t>&amp;</m:t>
              </m:r>
              <m:r>
                <m:rPr>
                  <m:sty m:val="p"/>
                </m:rPr>
                <m:t>=</m:t>
              </m:r>
              <m:r>
                <m:t>0</m:t>
              </m:r>
              <m:r>
                <m:rPr>
                  <m:sty m:val="p"/>
                </m:rPr>
                <m:t>.</m:t>
              </m:r>
              <m:r>
                <m:t>&amp;</m:t>
              </m:r>
              <m:r>
                <m:t>&amp;</m:t>
              </m:r>
              <m:r>
                <m:rPr>
                  <m:nor/>
                  <m:sty m:val="p"/>
                </m:rPr>
                <m:t>(arithmetic)</m:t>
              </m:r>
            </m:e>
          </m:eqArr>
        </m:oMath>
      </m:oMathPara>
    </w:p>
    <w:bookmarkEnd w:id="303"/>
    <w:bookmarkStart w:id="304" w:name="thm-orthogonal-direct-sum"/>
    <w:p>
      <w:pPr>
        <w:pStyle w:val="FirstParagraph"/>
      </w:pPr>
      <w:r>
        <w:rPr>
          <w:b/>
          <w:bCs/>
        </w:rPr>
        <w:t xml:space="preserve">Theorem 50 (A subspace and its orthogonal complement make up the whole 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Then</w:t>
      </w:r>
    </w:p>
    <w:p>
      <w:pPr>
        <w:pStyle w:val="Compact"/>
        <w:numPr>
          <w:ilvl w:val="0"/>
          <w:numId w:val="1042"/>
        </w:numPr>
      </w:pPr>
      <m:oMath>
        <m:r>
          <m:rPr>
            <m:scr m:val="script"/>
            <m:sty m:val="p"/>
          </m:rPr>
          <m:t>S</m:t>
        </m:r>
        <m:r>
          <m:rPr>
            <m:sty m:val="p"/>
          </m:rPr>
          <m:t>∩</m:t>
        </m:r>
        <m:sSup>
          <m:e>
            <m:r>
              <m:rPr>
                <m:scr m:val="script"/>
                <m:sty m:val="p"/>
              </m:rPr>
              <m:t>S</m:t>
            </m:r>
          </m:e>
          <m:sup>
            <m:r>
              <m:rPr>
                <m:sty m:val="p"/>
              </m:rPr>
              <m:t>⟂</m:t>
            </m:r>
          </m:sup>
        </m:sSup>
        <m:r>
          <m:rPr>
            <m:sty m:val="p"/>
          </m:rPr>
          <m:t>=</m:t>
        </m:r>
        <m:r>
          <m:t>​</m:t>
        </m:r>
        <m:d>
          <m:dPr>
            <m:begChr m:val="{"/>
            <m:sepChr m:val=""/>
            <m:endChr m:val="}"/>
            <m:grow/>
          </m:dPr>
          <m:e>
            <m:acc>
              <m:accPr>
                <m:chr m:val="̃"/>
              </m:accPr>
              <m:e>
                <m:r>
                  <m:t>0</m:t>
                </m:r>
              </m:e>
            </m:acc>
          </m:e>
        </m:d>
        <m:r>
          <m:t>​</m:t>
        </m:r>
      </m:oMath>
      <w:r>
        <w:t xml:space="preserve">;</w:t>
      </w:r>
    </w:p>
    <w:p>
      <w:pPr>
        <w:pStyle w:val="Compact"/>
        <w:numPr>
          <w:ilvl w:val="0"/>
          <w:numId w:val="1042"/>
        </w:numPr>
      </w:pPr>
      <m:oMath>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t>p</m:t>
        </m:r>
      </m:oMath>
      <w:r>
        <w:t xml:space="preserve">;</w:t>
      </w:r>
    </w:p>
    <w:p>
      <w:pPr>
        <w:pStyle w:val="Compact"/>
        <w:numPr>
          <w:ilvl w:val="0"/>
          <w:numId w:val="1042"/>
        </w:numPr>
      </w:pP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 </w:t>
      </w:r>
      <w:r>
        <w:t xml:space="preserve">(</w:t>
      </w:r>
      <w:hyperlink w:anchor="def-direct-sum">
        <w:r>
          <w:rPr>
            <w:rStyle w:val="Hyperlink"/>
          </w:rPr>
          <w:t xml:space="preserve">Definition 53</w:t>
        </w:r>
      </w:hyperlink>
      <w:r>
        <w:t xml:space="preserve">).</w:t>
      </w:r>
    </w:p>
    <w:p>
      <w:pPr>
        <w:pStyle w:val="FirstParagraph"/>
      </w:pPr>
      <w:r>
        <w:t xml:space="preserve">So every</w:t>
      </w:r>
      <w:r>
        <w:t xml:space="preserve"> </w:t>
      </w:r>
      <m:oMath>
        <m:acc>
          <m:accPr>
            <m:chr m:val="̃"/>
          </m:accPr>
          <m:e>
            <m:r>
              <m:t>y</m:t>
            </m:r>
          </m:e>
        </m:acc>
        <m:r>
          <m:rPr>
            <m:sty m:val="p"/>
          </m:rPr>
          <m:t>∈</m:t>
        </m:r>
        <m:sSup>
          <m:e>
            <m:r>
              <m:rPr>
                <m:scr m:val="double-struck"/>
                <m:sty m:val="p"/>
              </m:rPr>
              <m:t>R</m:t>
            </m:r>
          </m:e>
          <m:sup>
            <m:r>
              <m:t>p</m:t>
            </m:r>
          </m:sup>
        </m:sSup>
      </m:oMath>
      <w:r>
        <w:t xml:space="preserve"> </w:t>
      </w:r>
      <w:r>
        <w:t xml:space="preserve">can be written as</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with</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sSup>
          <m:e>
            <m:r>
              <m:rPr>
                <m:scr m:val="script"/>
                <m:sty m:val="p"/>
              </m:rPr>
              <m:t>S</m:t>
            </m:r>
          </m:e>
          <m:sup>
            <m:r>
              <m:rPr>
                <m:sty m:val="p"/>
              </m:rPr>
              <m:t>⟂</m:t>
            </m:r>
          </m:sup>
        </m:sSup>
      </m:oMath>
      <w:r>
        <w:t xml:space="preserve"> </w:t>
      </w:r>
      <w:r>
        <w:t xml:space="preserve">in only one way (</w:t>
      </w:r>
      <w:hyperlink w:anchor="thm-direct-sum-equiv">
        <w:r>
          <w:rPr>
            <w:rStyle w:val="Hyperlink"/>
          </w:rPr>
          <w:t xml:space="preserve">Theorem 46</w:t>
        </w:r>
      </w:hyperlink>
      <w:r>
        <w:t xml:space="preserve">).</w:t>
      </w:r>
    </w:p>
    <w:bookmarkEnd w:id="304"/>
    <w:p>
      <w:pPr>
        <w:pStyle w:val="BodyText"/>
      </w:pPr>
      <w:r>
        <w:rPr>
          <w:i/>
          <w:iCs/>
        </w:rPr>
        <w:t xml:space="preserve">Proof</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48</w:t>
        </w:r>
      </w:hyperlink>
      <w:r>
        <w:t xml:space="preserve">),</w:t>
      </w:r>
      <w:r>
        <w:t xml:space="preserve"> </w:t>
      </w:r>
      <w:r>
        <w:t xml:space="preserve">so it has a dimension (</w:t>
      </w:r>
      <w:hyperlink w:anchor="def-dimension">
        <w:r>
          <w:rPr>
            <w:rStyle w:val="Hyperlink"/>
          </w:rPr>
          <w:t xml:space="preserve">Definition 44</w:t>
        </w:r>
      </w:hyperlink>
      <w:r>
        <w:t xml:space="preserve">).</w:t>
      </w:r>
    </w:p>
    <w:p>
      <w:pPr>
        <w:pStyle w:val="BodyText"/>
      </w:pPr>
      <w:r>
        <w:rPr>
          <w:b/>
          <w:bCs/>
        </w:rPr>
        <w:t xml:space="preserve">Part 1.</w:t>
      </w:r>
      <w:r>
        <w:t xml:space="preserve"> </w:t>
      </w:r>
      <w:r>
        <w:t xml:space="preserve">Both</w:t>
      </w:r>
      <w:r>
        <w:t xml:space="preserve"> </w:t>
      </w:r>
      <m:oMath>
        <m:r>
          <m:rPr>
            <m:scr m:val="script"/>
            <m:sty m:val="p"/>
          </m:rPr>
          <m:t>S</m:t>
        </m:r>
      </m:oMath>
      <w:r>
        <w:t xml:space="preserve"> </w:t>
      </w:r>
      <w:r>
        <w:t xml:space="preserve">and</w:t>
      </w:r>
      <w:r>
        <w:t xml:space="preserve"> </w:t>
      </w:r>
      <m:oMath>
        <m:sSup>
          <m:e>
            <m:r>
              <m:rPr>
                <m:scr m:val="script"/>
                <m:sty m:val="p"/>
              </m:rPr>
              <m:t>S</m:t>
            </m:r>
          </m:e>
          <m:sup>
            <m:r>
              <m:rPr>
                <m:sty m:val="p"/>
              </m:rPr>
              <m:t>⟂</m:t>
            </m:r>
          </m:sup>
        </m:sSup>
      </m:oMath>
      <w:r>
        <w:t xml:space="preserve"> </w:t>
      </w:r>
      <w:r>
        <w:t xml:space="preserve">contain</w:t>
      </w:r>
      <w:r>
        <w:t xml:space="preserve"> </w:t>
      </w:r>
      <m:oMath>
        <m:acc>
          <m:accPr>
            <m:chr m:val="̃"/>
          </m:accPr>
          <m:e>
            <m:r>
              <m:t>0</m:t>
            </m:r>
          </m:e>
        </m:acc>
      </m:oMath>
      <w:r>
        <w:t xml:space="preserve"> </w:t>
      </w:r>
      <w:r>
        <w:t xml:space="preserve">(</w:t>
      </w:r>
      <w:hyperlink w:anchor="thm-subspace-zero">
        <w:r>
          <w:rPr>
            <w:rStyle w:val="Hyperlink"/>
          </w:rPr>
          <w:t xml:space="preserve">Theorem 20</w:t>
        </w:r>
      </w:hyperlink>
      <w:r>
        <w:t xml:space="preserve">).</w:t>
      </w:r>
      <w:r>
        <w:t xml:space="preserve"> </w:t>
      </w:r>
      <w:r>
        <w:t xml:space="preserve">If</w:t>
      </w:r>
      <w:r>
        <w:t xml:space="preserve"> </w:t>
      </w:r>
      <m:oMath>
        <m:acc>
          <m:accPr>
            <m:chr m:val="̃"/>
          </m:accPr>
          <m:e>
            <m:r>
              <m:t>x</m:t>
            </m:r>
          </m:e>
        </m:acc>
      </m:oMath>
      <w:r>
        <w:t xml:space="preserve"> </w:t>
      </w:r>
      <w:r>
        <w:t xml:space="preserve">is in both,</w:t>
      </w:r>
      <w:r>
        <w:t xml:space="preserve"> </w:t>
      </w:r>
      <w:r>
        <w:t xml:space="preserve">then</w:t>
      </w:r>
      <w:r>
        <w:t xml:space="preserve"> </w:t>
      </w:r>
      <m:oMath>
        <m:acc>
          <m:accPr>
            <m:chr m:val="̃"/>
          </m:accPr>
          <m:e>
            <m:r>
              <m:t>x</m:t>
            </m:r>
          </m:e>
        </m:acc>
      </m:oMath>
      <w:r>
        <w:t xml:space="preserve"> </w:t>
      </w:r>
      <w:r>
        <w:t xml:space="preserve">is orthogonal to every vector of</w:t>
      </w:r>
      <w:r>
        <w:t xml:space="preserve"> </w:t>
      </w:r>
      <m:oMath>
        <m:r>
          <m:rPr>
            <m:scr m:val="script"/>
            <m:sty m:val="p"/>
          </m:rPr>
          <m:t>S</m:t>
        </m:r>
      </m:oMath>
      <w:r>
        <w:t xml:space="preserve">,</w:t>
      </w:r>
      <w:r>
        <w:t xml:space="preserve"> </w:t>
      </w:r>
      <m:oMath>
        <m:acc>
          <m:accPr>
            <m:chr m:val="̃"/>
          </m:accPr>
          <m:e>
            <m:r>
              <m:t>x</m:t>
            </m:r>
          </m:e>
        </m:acc>
      </m:oMath>
      <w:r>
        <w:t xml:space="preserve"> </w:t>
      </w:r>
      <w:r>
        <w:t xml:space="preserve">itself included,</w:t>
      </w:r>
      <w:r>
        <w:t xml:space="preserve"> </w:t>
      </w:r>
      <w:r>
        <w:t xml:space="preserve">so</w:t>
      </w:r>
    </w:p>
    <w:p>
      <w:pPr>
        <w:pStyle w:val="BodyText"/>
      </w:pPr>
      <m:oMathPara>
        <m:oMathParaPr>
          <m:jc m:val="center"/>
        </m:oMathParaPr>
        <m:oMath>
          <m:eqArr>
            <m:e>
              <m:acc>
                <m:accPr>
                  <m:chr m:val="̃"/>
                </m:accPr>
                <m:e>
                  <m:r>
                    <m:t>x</m:t>
                  </m:r>
                </m:e>
              </m:acc>
              <m:r>
                <m:rPr>
                  <m:sty m:val="p"/>
                </m:rPr>
                <m:t>⋅</m:t>
              </m:r>
              <m:acc>
                <m:accPr>
                  <m:chr m:val="̃"/>
                </m:accPr>
                <m:e>
                  <m:r>
                    <m:t>x</m:t>
                  </m:r>
                </m:e>
              </m:acc>
              <m:r>
                <m:t>&amp;</m:t>
              </m:r>
              <m:r>
                <m:rPr>
                  <m:sty m:val="p"/>
                </m:rPr>
                <m:t>=</m:t>
              </m:r>
              <m:sSubSup>
                <m:e>
                  <m:r>
                    <m:t>x</m:t>
                  </m:r>
                </m:e>
                <m:sub>
                  <m:r>
                    <m:t>1</m:t>
                  </m:r>
                </m:sub>
                <m:sup>
                  <m:r>
                    <m:t>2</m:t>
                  </m:r>
                </m:sup>
              </m:sSubSup>
              <m:r>
                <m:rPr>
                  <m:sty m:val="p"/>
                </m:rPr>
                <m:t>+</m:t>
              </m:r>
              <m:r>
                <m:rPr>
                  <m:sty m:val="p"/>
                </m:rPr>
                <m:t>⋯</m:t>
              </m:r>
              <m:r>
                <m:rPr>
                  <m:sty m:val="p"/>
                </m:rPr>
                <m:t>+</m:t>
              </m:r>
              <m:sSubSup>
                <m:e>
                  <m:r>
                    <m:t>x</m:t>
                  </m:r>
                </m:e>
                <m:sub>
                  <m:r>
                    <m:t>p</m:t>
                  </m:r>
                </m:sub>
                <m:sup>
                  <m:r>
                    <m:t>2</m:t>
                  </m:r>
                </m:sup>
              </m:sSubSup>
            </m:e>
            <m:e>
              <m:r>
                <m:t>&amp;</m:t>
              </m:r>
              <m:r>
                <m:rPr>
                  <m:sty m:val="p"/>
                </m:rPr>
                <m:t>=</m:t>
              </m:r>
              <m:r>
                <m:t>0</m:t>
              </m:r>
              <m:r>
                <m:rPr>
                  <m:sty m:val="p"/>
                </m:rPr>
                <m:t>,</m:t>
              </m:r>
            </m:e>
          </m:eqArr>
        </m:oMath>
      </m:oMathPara>
    </w:p>
    <w:p>
      <w:pPr>
        <w:pStyle w:val="FirstParagraph"/>
      </w:pPr>
      <w:r>
        <w:t xml:space="preserve">which forces every</w:t>
      </w:r>
      <w:r>
        <w:t xml:space="preserve"> </w:t>
      </w:r>
      <m:oMath>
        <m:sSub>
          <m:e>
            <m:r>
              <m:t>x</m:t>
            </m:r>
          </m:e>
          <m:sub>
            <m:r>
              <m:t>i</m:t>
            </m:r>
          </m:sub>
        </m:sSub>
        <m:r>
          <m:rPr>
            <m:sty m:val="p"/>
          </m:rPr>
          <m:t>=</m:t>
        </m:r>
        <m:r>
          <m:t>0</m:t>
        </m:r>
      </m:oMath>
      <w:r>
        <w:t xml:space="preserve">.</w:t>
      </w:r>
    </w:p>
    <w:p>
      <w:pPr>
        <w:pStyle w:val="BodyText"/>
      </w:pPr>
      <w:r>
        <w:rPr>
          <w:b/>
          <w:bCs/>
        </w:rPr>
        <w:t xml:space="preserve">Part 2.</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oMath>
      <w:r>
        <w:t xml:space="preserve"> </w:t>
      </w:r>
      <w:r>
        <w:t xml:space="preserve">has a basis (</w:t>
      </w:r>
      <w:hyperlink w:anchor="thm-extend-basis">
        <w:r>
          <w:rPr>
            <w:rStyle w:val="Hyperlink"/>
          </w:rPr>
          <w:t xml:space="preserve">Theorem 28</w:t>
        </w:r>
      </w:hyperlink>
      <w:r>
        <w:t xml:space="preserve">)</w:t>
      </w:r>
      <w:r>
        <w:t xml:space="preserve"> </w:t>
      </w:r>
      <w:r>
        <w:t xml:space="preserve">with</w:t>
      </w:r>
      <w:r>
        <w:t xml:space="preserve"> </w:t>
      </w:r>
      <m:oMath>
        <m:r>
          <m:t>0</m:t>
        </m:r>
      </m:oMath>
      <w:r>
        <w:t xml:space="preserve"> </w:t>
      </w:r>
      <w:r>
        <w:t xml:space="preserve">vectors (</w:t>
      </w:r>
      <w:hyperlink w:anchor="def-dimension">
        <w:r>
          <w:rPr>
            <w:rStyle w:val="Hyperlink"/>
          </w:rPr>
          <w:t xml:space="preserve">Definition 44</w:t>
        </w:r>
      </w:hyperlink>
      <w:r>
        <w:t xml:space="preserve">), the empty list,</w:t>
      </w:r>
      <w:r>
        <w:t xml:space="preserve"> </w:t>
      </w:r>
      <w:r>
        <w:t xml:space="preserve">whose span is</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r>
        <w:t xml:space="preserve">so</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m:oMath>
        <m:sSup>
          <m:e>
            <m:r>
              <m:rPr>
                <m:scr m:val="script"/>
                <m:sty m:val="p"/>
              </m:rPr>
              <m:t>S</m:t>
            </m:r>
          </m:e>
          <m:sup>
            <m:r>
              <m:rPr>
                <m:sty m:val="p"/>
              </m:rPr>
              <m:t>⟂</m:t>
            </m:r>
          </m:sup>
        </m:sSup>
        <m:r>
          <m:rPr>
            <m:sty m:val="p"/>
          </m:rPr>
          <m:t>=</m:t>
        </m:r>
        <m:sSup>
          <m:e>
            <m:r>
              <m:rPr>
                <m:scr m:val="double-struck"/>
                <m:sty m:val="p"/>
              </m:rPr>
              <m:t>R</m:t>
            </m:r>
          </m:e>
          <m:sup>
            <m:r>
              <m:t>p</m:t>
            </m:r>
          </m:sup>
        </m:sSup>
      </m:oMath>
      <w:r>
        <w:t xml:space="preserve"> </w:t>
      </w:r>
      <w:r>
        <w:t xml:space="preserve">(every</w:t>
      </w:r>
      <w:r>
        <w:t xml:space="preserve"> </w:t>
      </w:r>
      <m:oMath>
        <m:acc>
          <m:accPr>
            <m:chr m:val="̃"/>
          </m:accPr>
          <m:e>
            <m:r>
              <m:t>u</m:t>
            </m:r>
          </m:e>
        </m:acc>
      </m:oMath>
      <w:r>
        <w:t xml:space="preserve"> </w:t>
      </w:r>
      <w:r>
        <w:t xml:space="preserve">satisfies</w:t>
      </w:r>
      <w:r>
        <w:t xml:space="preserve"> </w:t>
      </w:r>
      <m:oMath>
        <m:acc>
          <m:accPr>
            <m:chr m:val="̃"/>
          </m:accPr>
          <m:e>
            <m:r>
              <m:t>0</m:t>
            </m:r>
          </m:e>
        </m:acc>
        <m:r>
          <m:rPr>
            <m:sty m:val="p"/>
          </m:rPr>
          <m:t>⋅</m:t>
        </m:r>
        <m:acc>
          <m:accPr>
            <m:chr m:val="̃"/>
          </m:accPr>
          <m:e>
            <m:r>
              <m:t>u</m:t>
            </m:r>
          </m:e>
        </m:acc>
        <m:r>
          <m:rPr>
            <m:sty m:val="p"/>
          </m:rPr>
          <m:t>=</m:t>
        </m:r>
        <m:r>
          <m:t>0</m:t>
        </m:r>
      </m:oMath>
      <w:r>
        <w:t xml:space="preserve">),</w:t>
      </w:r>
      <w:r>
        <w:t xml:space="preserve"> </w:t>
      </w:r>
      <w:r>
        <w:t xml:space="preserve">and</w:t>
      </w:r>
      <w:r>
        <w:t xml:space="preserve"> </w:t>
      </w:r>
      <m:oMath>
        <m:r>
          <m:t>0</m:t>
        </m:r>
        <m:r>
          <m:rPr>
            <m:sty m:val="p"/>
          </m:rPr>
          <m:t>+</m:t>
        </m:r>
        <m:r>
          <m:t>p</m:t>
        </m:r>
        <m:r>
          <m:rPr>
            <m:sty m:val="p"/>
          </m:rPr>
          <m:t>=</m:t>
        </m:r>
        <m:r>
          <m:t>p</m:t>
        </m:r>
      </m:oMath>
      <w:r>
        <w:t xml:space="preserve"> </w:t>
      </w:r>
      <w:r>
        <w:t xml:space="preserve">(</w:t>
      </w:r>
      <w:hyperlink w:anchor="exm-dimension">
        <w:r>
          <w:rPr>
            <w:rStyle w:val="Hyperlink"/>
          </w:rPr>
          <w:t xml:space="preserve">Example 47</w:t>
        </w:r>
      </w:hyperlink>
      <w:r>
        <w:t xml:space="preserve">).</w:t>
      </w:r>
      <w:r>
        <w:t xml:space="preserve"> </w:t>
      </w:r>
      <w:r>
        <w:t xml:space="preserve">If</w:t>
      </w:r>
      <w:r>
        <w:t xml:space="preserve"> </w:t>
      </w:r>
      <m:oMath>
        <m:r>
          <m:t>d</m:t>
        </m:r>
        <m:r>
          <m:rPr>
            <m:sty m:val="p"/>
          </m:rPr>
          <m:t>≥</m:t>
        </m:r>
        <m:r>
          <m:t>1</m:t>
        </m:r>
      </m:oMath>
      <w:r>
        <w:t xml:space="preserve">, choose a basis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28</w:t>
        </w:r>
      </w:hyperlink>
      <w:r>
        <w:t xml:space="preserve">),</w:t>
      </w:r>
      <w:r>
        <w:t xml:space="preserve"> </w:t>
      </w:r>
      <w:r>
        <w:t xml:space="preserve">and let</w:t>
      </w:r>
      <w:r>
        <w:t xml:space="preserve"> </w:t>
      </w:r>
      <m:oMath>
        <m:r>
          <m:rPr>
            <m:sty m:val="bi"/>
          </m:rPr>
          <m:t>A</m:t>
        </m:r>
      </m:oMath>
      <w:r>
        <w:t xml:space="preserve"> </w:t>
      </w:r>
      <w:r>
        <w:t xml:space="preserve">be the</w:t>
      </w:r>
      <w:r>
        <w:t xml:space="preserve"> </w:t>
      </w:r>
      <m:oMath>
        <m:r>
          <m:t>p</m:t>
        </m:r>
        <m:r>
          <m:rPr>
            <m:sty m:val="p"/>
          </m:rPr>
          <m:t>×</m:t>
        </m:r>
        <m:r>
          <m:t>d</m:t>
        </m:r>
      </m:oMath>
      <w:r>
        <w:t xml:space="preserve"> </w:t>
      </w:r>
      <w:r>
        <w:t xml:space="preserve">matrix with these columns.</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r>
          <m:rPr>
            <m:scr m:val="script"/>
            <m:sty m:val="p"/>
          </m:rPr>
          <m:t>S</m:t>
        </m:r>
        <m:r>
          <m:rPr>
            <m:sty m:val="p"/>
          </m:rPr>
          <m:t>=</m:t>
        </m:r>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31</w:t>
        </w:r>
      </w:hyperlink>
      <w:r>
        <w:t xml:space="preserve">),</w:t>
      </w:r>
      <w:r>
        <w:t xml:space="preserve"> </w:t>
      </w:r>
      <w:r>
        <w:t xml:space="preserve">and</w:t>
      </w:r>
      <w:r>
        <w:t xml:space="preserve"> </w:t>
      </w:r>
      <m:oMath>
        <m:sSup>
          <m:e>
            <m:r>
              <m:rPr>
                <m:scr m:val="script"/>
                <m:sty m:val="p"/>
              </m:rPr>
              <m:t>S</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49</w:t>
        </w:r>
      </w:hyperlink>
      <w:r>
        <w:t xml:space="preserve">).</w:t>
      </w:r>
      <w:r>
        <w:t xml:space="preserve"> </w:t>
      </w:r>
      <m:oMath>
        <m:sSup>
          <m:e>
            <m:r>
              <m:rPr>
                <m:sty m:val="bi"/>
              </m:rPr>
              <m:t>A</m:t>
            </m:r>
          </m:e>
          <m:sup>
            <m:r>
              <m:rPr>
                <m:sty m:val="p"/>
              </m:rPr>
              <m:t>⊤</m:t>
            </m:r>
          </m:sup>
        </m:sSup>
      </m:oMath>
      <w:r>
        <w:t xml:space="preserve"> </w:t>
      </w:r>
      <w:r>
        <w:t xml:space="preserve">is</w:t>
      </w:r>
      <w:r>
        <w:t xml:space="preserve"> </w:t>
      </w:r>
      <m:oMath>
        <m:r>
          <m:t>d</m:t>
        </m:r>
        <m:r>
          <m:rPr>
            <m:sty m:val="p"/>
          </m:rPr>
          <m:t>×</m:t>
        </m:r>
        <m:r>
          <m:t>p</m:t>
        </m:r>
      </m:oMath>
      <w:r>
        <w:t xml:space="preserve">, so</w:t>
      </w:r>
    </w:p>
    <w:p>
      <w:pPr>
        <w:pStyle w:val="BodyText"/>
      </w:pPr>
      <m:oMathPara>
        <m:oMathParaPr>
          <m:jc m:val="center"/>
        </m:oMathParaPr>
        <m:oMath>
          <m:eqArr>
            <m:e>
              <m:r>
                <m:rPr>
                  <m:sty m:val="p"/>
                </m:rPr>
                <m:t>dim</m:t>
              </m:r>
              <m:r>
                <m:rPr>
                  <m:sty m:val="p"/>
                </m:rPr>
                <m:t>(</m:t>
              </m:r>
              <m:sSup>
                <m:e>
                  <m:r>
                    <m:rPr>
                      <m:scr m:val="script"/>
                      <m:sty m:val="p"/>
                    </m:rPr>
                    <m:t>S</m:t>
                  </m:r>
                </m:e>
                <m:sup>
                  <m:r>
                    <m:rPr>
                      <m:sty m:val="p"/>
                    </m:rPr>
                    <m:t>⟂</m:t>
                  </m:r>
                </m:sup>
              </m:sSup>
              <m:r>
                <m:rPr>
                  <m:sty m:val="p"/>
                </m:rPr>
                <m:t>)</m:t>
              </m:r>
              <m:r>
                <m:t>&amp;</m:t>
              </m:r>
              <m:r>
                <m:rPr>
                  <m:sty m:val="p"/>
                </m:rPr>
                <m:t>=</m:t>
              </m:r>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t>&amp;</m:t>
              </m:r>
              <m:r>
                <m:t>&amp;</m:t>
              </m:r>
              <m:r>
                <m:rPr>
                  <m:nor/>
                  <m:sty m:val="p"/>
                </m:rPr>
                <m:t>(</m:t>
              </m:r>
              <m:r>
                <m:rPr>
                  <m:nor/>
                  <m:sty m:val="p"/>
                </m:rPr>
                <m:t>Theorem 49</m:t>
              </m:r>
              <m:r>
                <m:rPr>
                  <m:nor/>
                  <m:sty m:val="p"/>
                </m:rPr>
                <m:t>)</m:t>
              </m:r>
            </m:e>
            <m:e>
              <m:r>
                <m:t>&amp;</m:t>
              </m:r>
              <m:r>
                <m:rPr>
                  <m:sty m:val="p"/>
                </m:rPr>
                <m:t>=</m:t>
              </m:r>
              <m:r>
                <m:rPr>
                  <m:sty m:val="p"/>
                </m:rPr>
                <m:t>nullity</m:t>
              </m:r>
              <m:r>
                <m:rPr>
                  <m:sty m:val="p"/>
                </m:rPr>
                <m:t>(</m:t>
              </m:r>
              <m:sSup>
                <m:e>
                  <m:r>
                    <m:rPr>
                      <m:sty m:val="bi"/>
                    </m:rPr>
                    <m:t>A</m:t>
                  </m:r>
                </m:e>
                <m:sup>
                  <m:r>
                    <m:rPr>
                      <m:sty m:val="p"/>
                    </m:rPr>
                    <m:t>⊤</m:t>
                  </m:r>
                </m:sup>
              </m:sSup>
              <m:r>
                <m:rPr>
                  <m:sty m:val="p"/>
                </m:rPr>
                <m:t>)</m:t>
              </m:r>
              <m:r>
                <m:t>&amp;</m:t>
              </m:r>
              <m:r>
                <m:t>&amp;</m:t>
              </m:r>
              <m:r>
                <m:rPr>
                  <m:nor/>
                  <m:sty m:val="p"/>
                </m:rPr>
                <m:t>(</m:t>
              </m:r>
              <m:r>
                <m:rPr>
                  <m:nor/>
                  <m:sty m:val="p"/>
                </m:rPr>
                <m:t>Definition 48</m:t>
              </m:r>
              <m:r>
                <m:rPr>
                  <m:nor/>
                  <m:sty m:val="p"/>
                </m:rPr>
                <m:t>)</m:t>
              </m:r>
            </m:e>
            <m:e>
              <m:r>
                <m:t>&amp;</m:t>
              </m:r>
              <m:r>
                <m:rPr>
                  <m:sty m:val="p"/>
                </m:rPr>
                <m:t>=</m:t>
              </m:r>
              <m:r>
                <m:t>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36</m:t>
              </m:r>
              <m:r>
                <m:rPr>
                  <m:nor/>
                  <m:sty m:val="p"/>
                </m:rPr>
                <m:t>, for the </m:t>
              </m:r>
              <m:r>
                <m:t>p</m:t>
              </m:r>
              <m:r>
                <m:rPr>
                  <m:nor/>
                  <m:sty m:val="p"/>
                </m:rPr>
                <m:t> columns of </m:t>
              </m:r>
              <m:sSup>
                <m:e>
                  <m:r>
                    <m:rPr>
                      <m:sty m:val="bi"/>
                    </m:rPr>
                    <m:t>A</m:t>
                  </m:r>
                </m:e>
                <m:sup>
                  <m:r>
                    <m:rPr>
                      <m:sty m:val="p"/>
                    </m:rPr>
                    <m:t>⊤</m:t>
                  </m:r>
                </m:sup>
              </m:sSup>
              <m:r>
                <m:rPr>
                  <m:nor/>
                  <m:sty m:val="p"/>
                </m:rPr>
                <m:t>)</m:t>
              </m:r>
            </m:e>
            <m:e>
              <m:r>
                <m:t>&amp;</m:t>
              </m:r>
              <m:r>
                <m:rPr>
                  <m:sty m:val="p"/>
                </m:rPr>
                <m:t>=</m:t>
              </m:r>
              <m:r>
                <m:t>p</m:t>
              </m:r>
              <m:r>
                <m:rPr>
                  <m:sty m:val="p"/>
                </m:rPr>
                <m:t>−</m:t>
              </m:r>
              <m:r>
                <m:rPr>
                  <m:sty m:val="p"/>
                </m:rPr>
                <m:t>rank</m:t>
              </m:r>
              <m:r>
                <m:rPr>
                  <m:sty m:val="p"/>
                </m:rPr>
                <m:t>(</m:t>
              </m:r>
              <m:r>
                <m:rPr>
                  <m:sty m:val="bi"/>
                </m:rPr>
                <m:t>A</m:t>
              </m:r>
              <m:r>
                <m:rPr>
                  <m:sty m:val="p"/>
                </m:rPr>
                <m:t>)</m:t>
              </m:r>
              <m:r>
                <m:t>&amp;</m:t>
              </m:r>
              <m:r>
                <m:t>&amp;</m:t>
              </m:r>
              <m:r>
                <m:rPr>
                  <m:nor/>
                  <m:sty m:val="p"/>
                </m:rPr>
                <m:t>(</m:t>
              </m:r>
              <m:r>
                <m:rPr>
                  <m:nor/>
                  <m:sty m:val="p"/>
                </m:rPr>
                <m:t>Theorem 38</m:t>
              </m:r>
              <m:r>
                <m:rPr>
                  <m:nor/>
                  <m:sty m:val="p"/>
                </m:rPr>
                <m:t>)</m:t>
              </m:r>
            </m:e>
            <m:e>
              <m:r>
                <m:t>&amp;</m:t>
              </m:r>
              <m:r>
                <m:rPr>
                  <m:sty m:val="p"/>
                </m:rPr>
                <m:t>=</m:t>
              </m:r>
              <m:r>
                <m:t>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35</m:t>
              </m:r>
              <m:r>
                <m:rPr>
                  <m:nor/>
                  <m:sty m:val="p"/>
                </m:rPr>
                <m:t>)</m:t>
              </m:r>
            </m:e>
            <m:e>
              <m:r>
                <m:t>&amp;</m:t>
              </m:r>
              <m:r>
                <m:rPr>
                  <m:sty m:val="p"/>
                </m:rPr>
                <m:t>=</m:t>
              </m:r>
              <m:r>
                <m:t>p</m:t>
              </m:r>
              <m:r>
                <m:rPr>
                  <m:sty m:val="p"/>
                </m:rPr>
                <m:t>−</m:t>
              </m:r>
              <m:r>
                <m:t>d</m:t>
              </m:r>
              <m:r>
                <m:rPr>
                  <m:sty m:val="p"/>
                </m:rPr>
                <m:t>.</m:t>
              </m:r>
              <m:r>
                <m:t>&amp;</m:t>
              </m:r>
              <m:r>
                <m:t>&amp;</m:t>
              </m:r>
              <m:r>
                <m:rPr>
                  <m:nor/>
                  <m:sty m:val="p"/>
                </m:rPr>
                <m:t>(</m:t>
              </m:r>
              <m:r>
                <m:rPr>
                  <m:scr m:val="script"/>
                  <m:sty m:val="p"/>
                </m:rPr>
                <m:t>C</m:t>
              </m:r>
              <m:r>
                <m:rPr>
                  <m:sty m:val="p"/>
                </m:rPr>
                <m:t>(</m:t>
              </m:r>
              <m:r>
                <m:rPr>
                  <m:sty m:val="bi"/>
                </m:rPr>
                <m:t>A</m:t>
              </m:r>
              <m:r>
                <m:rPr>
                  <m:sty m:val="p"/>
                </m:rPr>
                <m:t>)</m:t>
              </m:r>
              <m:r>
                <m:rPr>
                  <m:sty m:val="p"/>
                </m:rPr>
                <m:t>=</m:t>
              </m:r>
              <m:r>
                <m:rPr>
                  <m:scr m:val="script"/>
                  <m:sty m:val="p"/>
                </m:rPr>
                <m:t>S</m:t>
              </m:r>
              <m:r>
                <m:rPr>
                  <m:nor/>
                  <m:sty m:val="p"/>
                </m:rPr>
                <m:t>)</m:t>
              </m:r>
            </m:e>
          </m:eqArr>
        </m:oMath>
      </m:oMathPara>
    </w:p>
    <w:p>
      <w:pPr>
        <w:pStyle w:val="FirstParagraph"/>
      </w:pPr>
      <w:r>
        <w:rPr>
          <w:b/>
          <w:bCs/>
        </w:rPr>
        <w:t xml:space="preserve">Part 3.</w:t>
      </w:r>
      <w:r>
        <w:t xml:space="preserve"> </w:t>
      </w:r>
      <m:oMath>
        <m:r>
          <m:rPr>
            <m:scr m:val="script"/>
            <m:sty m:val="p"/>
          </m:rPr>
          <m:t>S</m:t>
        </m:r>
        <m:r>
          <m:rPr>
            <m:sty m:val="p"/>
          </m:rPr>
          <m:t>+</m:t>
        </m:r>
        <m:sSup>
          <m:e>
            <m:r>
              <m:rPr>
                <m:scr m:val="script"/>
                <m:sty m:val="p"/>
              </m:rPr>
              <m:t>S</m:t>
            </m:r>
          </m:e>
          <m:sup>
            <m:r>
              <m:rPr>
                <m:sty m:val="p"/>
              </m:rPr>
              <m:t>⟂</m:t>
            </m:r>
          </m:sup>
        </m:sSup>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thm-sum-intersection-subspace">
        <w:r>
          <w:rPr>
            <w:rStyle w:val="Hyperlink"/>
          </w:rPr>
          <w:t xml:space="preserve">Theorem 43</w:t>
        </w:r>
      </w:hyperlink>
      <w:r>
        <w:t xml:space="preserve">), and</w:t>
      </w:r>
    </w:p>
    <w:p>
      <w:pPr>
        <w:pStyle w:val="BodyText"/>
      </w:pPr>
      <m:oMathPara>
        <m:oMathParaPr>
          <m:jc m:val="center"/>
        </m:oMathParaPr>
        <m:oMath>
          <m:eqArr>
            <m:e>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rPr>
                  <m:sty m:val="p"/>
                </m:rPr>
                <m:t>=</m:t>
              </m:r>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44</m:t>
              </m:r>
              <m:r>
                <m:rPr>
                  <m:nor/>
                  <m:sty m:val="p"/>
                </m:rPr>
                <m:t>)</m:t>
              </m:r>
            </m:e>
            <m:e>
              <m:r>
                <m:t>&amp;</m:t>
              </m:r>
              <m:r>
                <m:rPr>
                  <m:sty m:val="p"/>
                </m:rPr>
                <m:t>=</m:t>
              </m:r>
              <m:r>
                <m:t>p</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(part 2)</m:t>
              </m:r>
            </m:e>
            <m:e>
              <m:r>
                <m:t>&amp;</m:t>
              </m:r>
              <m:r>
                <m:rPr>
                  <m:sty m:val="p"/>
                </m:rPr>
                <m:t>=</m:t>
              </m:r>
              <m:r>
                <m:t>p</m:t>
              </m:r>
              <m:r>
                <m:rPr>
                  <m:sty m:val="p"/>
                </m:rPr>
                <m:t>−</m:t>
              </m:r>
              <m:r>
                <m:t>0</m:t>
              </m:r>
              <m:r>
                <m:t>&amp;</m:t>
              </m:r>
              <m:r>
                <m:t>&amp;</m:t>
              </m:r>
              <m:r>
                <m:rPr>
                  <m:nor/>
                  <m:sty m:val="p"/>
                </m:rPr>
                <m:t>(part 1, and </m:t>
              </m:r>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r>
                <m:rPr>
                  <m:nor/>
                  <m:sty m:val="p"/>
                </m:rPr>
                <m:t> by </m:t>
              </m:r>
              <m:r>
                <m:rPr>
                  <m:nor/>
                  <m:sty m:val="p"/>
                </m:rPr>
                <m:t>Example 47</m:t>
              </m:r>
              <m:r>
                <m:rPr>
                  <m:nor/>
                  <m:sty m:val="p"/>
                </m:rPr>
                <m:t>)</m:t>
              </m:r>
            </m:e>
            <m:e>
              <m:r>
                <m:t>&amp;</m:t>
              </m:r>
              <m:r>
                <m:rPr>
                  <m:sty m:val="p"/>
                </m:rPr>
                <m:t>=</m:t>
              </m:r>
              <m:r>
                <m:t>p</m:t>
              </m:r>
              <m:r>
                <m:rPr>
                  <m:sty m:val="p"/>
                </m:rPr>
                <m:t>.</m:t>
              </m:r>
              <m:r>
                <m:t>&amp;</m:t>
              </m:r>
              <m:r>
                <m:t>&amp;</m:t>
              </m:r>
              <m:r>
                <m:rPr>
                  <m:nor/>
                  <m:sty m:val="p"/>
                </m:rPr>
                <m:t>(arithmetic)</m:t>
              </m:r>
            </m:e>
          </m:eqArr>
        </m:oMath>
      </m:oMathPara>
    </w:p>
    <w:p>
      <w:pPr>
        <w:pStyle w:val="FirstParagraph"/>
      </w:pPr>
      <w:r>
        <w:t xml:space="preserve">Since</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m:oMath>
        <m:sSup>
          <m:e>
            <m:r>
              <m:rPr>
                <m:scr m:val="double-struck"/>
                <m:sty m:val="p"/>
              </m:rPr>
              <m:t>R</m:t>
            </m:r>
          </m:e>
          <m:sup>
            <m:r>
              <m:t>p</m:t>
            </m:r>
          </m:sup>
        </m:sSup>
      </m:oMath>
      <w:r>
        <w:t xml:space="preserve"> </w:t>
      </w:r>
      <w:r>
        <w:t xml:space="preserve">is a subspace (</w:t>
      </w:r>
      <w:hyperlink w:anchor="exm-subspace">
        <w:r>
          <w:rPr>
            <w:rStyle w:val="Hyperlink"/>
          </w:rPr>
          <w:t xml:space="preserve">Example 34</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 </w:t>
      </w:r>
      <w:r>
        <w:t xml:space="preserve">(</w:t>
      </w:r>
      <w:hyperlink w:anchor="exm-dimension">
        <w:r>
          <w:rPr>
            <w:rStyle w:val="Hyperlink"/>
          </w:rPr>
          <w:t xml:space="preserve">Example 47</w:t>
        </w:r>
      </w:hyperlink>
      <w:r>
        <w:t xml:space="preserve">),</w:t>
      </w:r>
      <w:r>
        <w:t xml:space="preserve"> </w:t>
      </w:r>
      <w:hyperlink w:anchor="thm-subspace-equal-dim">
        <w:r>
          <w:rPr>
            <w:rStyle w:val="Hyperlink"/>
          </w:rPr>
          <w:t xml:space="preserve">Theorem 30</w:t>
        </w:r>
      </w:hyperlink>
      <w:r>
        <w:t xml:space="preserve"> </w:t>
      </w:r>
      <w:r>
        <w:t xml:space="preserve">gives</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w:r>
        <w:t xml:space="preserve">Together with part 1,</w:t>
      </w:r>
      <w:r>
        <w:t xml:space="preserve"> </w:t>
      </w: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w:t>
      </w:r>
      <w:r>
        <w:t xml:space="preserve"> </w:t>
      </w:r>
      <w:r>
        <w:t xml:space="preserve">The uniqueness of the split then follows from</w:t>
      </w:r>
      <w:r>
        <w:t xml:space="preserve"> </w:t>
      </w:r>
      <w:hyperlink w:anchor="thm-direct-sum-equiv">
        <w:r>
          <w:rPr>
            <w:rStyle w:val="Hyperlink"/>
          </w:rPr>
          <w:t xml:space="preserve">Theorem 46</w:t>
        </w:r>
      </w:hyperlink>
      <w:r>
        <w:t xml:space="preserve"> </w:t>
      </w:r>
      <w:r>
        <w:t xml:space="preserve">(statement 1 implies statement 3).</w:t>
      </w:r>
    </w:p>
    <w:bookmarkStart w:id="305" w:name="exm-orthogonal-direct-sum"/>
    <w:p>
      <w:pPr>
        <w:pStyle w:val="BodyText"/>
      </w:pPr>
      <w:r>
        <w:rPr>
          <w:b/>
          <w:bCs/>
        </w:rPr>
        <w:t xml:space="preserve">Example 87 (Splitting a vector of</w:t>
      </w:r>
      <w:r>
        <w:rPr>
          <w:b/>
          <w:bCs/>
        </w:rPr>
        <w:t xml:space="preserve"> </w:t>
      </w:r>
      <m:oMath>
        <m:sSup>
          <m:e>
            <m:r>
              <m:rPr>
                <m:scr m:val="double-struck"/>
                <m:sty m:val="p"/>
              </m:rPr>
              <m:t>R</m:t>
            </m:r>
          </m:e>
          <m:sup>
            <m:r>
              <m:t>3</m:t>
            </m:r>
          </m:sup>
        </m:sSup>
      </m:oMath>
      <w:r>
        <w:rPr>
          <w:b/>
          <w:bCs/>
        </w:rPr>
        <w:t xml:space="preserve"> </w:t>
      </w:r>
      <w:r>
        <w:rPr>
          <w:b/>
          <w:bCs/>
        </w:rPr>
        <w:t xml:space="preserve">along a line and its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w:t>
      </w:r>
      <w:r>
        <w:t xml:space="preserve"> </w:t>
      </w:r>
      <w:r>
        <w:t xml:space="preserve">A single nonzero vector is linearly independent</w:t>
      </w:r>
      <w:r>
        <w:t xml:space="preserve"> </w:t>
      </w:r>
      <w:r>
        <w:t xml:space="preserve">(</w:t>
      </w:r>
      <m:oMath>
        <m:r>
          <m:t>c</m:t>
        </m:r>
        <m:r>
          <m:t> </m:t>
        </m:r>
        <m:acc>
          <m:accPr>
            <m:chr m:val="̃"/>
          </m:accPr>
          <m:e>
            <m:r>
              <m:t>v</m:t>
            </m:r>
          </m:e>
        </m:acc>
        <m:r>
          <m:rPr>
            <m:sty m:val="p"/>
          </m:rPr>
          <m:t>=</m:t>
        </m:r>
        <m:acc>
          <m:accPr>
            <m:chr m:val="̃"/>
          </m:accPr>
          <m:e>
            <m:r>
              <m:t>0</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m:t>
        </m:r>
        <m:r>
          <m:t>1</m:t>
        </m:r>
        <m:r>
          <m:rPr>
            <m:sty m:val="p"/>
          </m:rPr>
          <m:t>,</m:t>
        </m:r>
        <m:r>
          <m:t>1</m:t>
        </m:r>
        <m:r>
          <m:rPr>
            <m:sty m:val="p"/>
          </m:rPr>
          <m:t>,</m:t>
        </m:r>
        <m:r>
          <m:t>0</m:t>
        </m:r>
        <m:r>
          <m:rPr>
            <m:sty m:val="p"/>
          </m:rPr>
          <m:t>)</m:t>
        </m:r>
      </m:oMath>
      <w:r>
        <w:t xml:space="preserve"> </w:t>
      </w:r>
      <w:r>
        <w:t xml:space="preserve">is a basis of</w:t>
      </w:r>
      <w:r>
        <w:t xml:space="preserve"> </w:t>
      </w:r>
      <m:oMath>
        <m:r>
          <m:rPr>
            <m:scr m:val="script"/>
            <m:sty m:val="p"/>
          </m:rPr>
          <m:t>S</m:t>
        </m:r>
      </m:oMath>
      <w:r>
        <w:t xml:space="preserve"> </w:t>
      </w:r>
      <w:r>
        <w:t xml:space="preserve">and</w:t>
      </w:r>
      <w:r>
        <w:t xml:space="preserve"> </w:t>
      </w:r>
      <m:oMath>
        <m:r>
          <m:rPr>
            <m:sty m:val="p"/>
          </m:rPr>
          <m:t>dim</m:t>
        </m:r>
        <m:r>
          <m:rPr>
            <m:sty m:val="p"/>
          </m:rPr>
          <m:t>(</m:t>
        </m:r>
        <m:r>
          <m:rPr>
            <m:scr m:val="script"/>
            <m:sty m:val="p"/>
          </m:rPr>
          <m:t>S</m:t>
        </m:r>
        <m:r>
          <m:rPr>
            <m:sty m:val="p"/>
          </m:rPr>
          <m:t>)</m:t>
        </m:r>
        <m:r>
          <m:rPr>
            <m:sty m:val="p"/>
          </m:rPr>
          <m:t>=</m:t>
        </m:r>
        <m:r>
          <m:t>1</m:t>
        </m:r>
      </m:oMath>
      <w:r>
        <w:t xml:space="preserve">.</w:t>
      </w:r>
      <w:r>
        <w:t xml:space="preserve"> </w:t>
      </w:r>
      <w:r>
        <w:t xml:space="preserve">A vector</w:t>
      </w:r>
      <w:r>
        <w:t xml:space="preserve"> </w:t>
      </w:r>
      <m:oMath>
        <m:acc>
          <m:accPr>
            <m:chr m:val="̃"/>
          </m:accPr>
          <m:e>
            <m:r>
              <m:t>u</m:t>
            </m:r>
          </m:e>
        </m:acc>
      </m:oMath>
      <w:r>
        <w:t xml:space="preserve"> </w:t>
      </w:r>
      <w:r>
        <w:t xml:space="preserve">is in</w:t>
      </w:r>
      <w:r>
        <w:t xml:space="preserve"> </w:t>
      </w:r>
      <m:oMath>
        <m:sSup>
          <m:e>
            <m:r>
              <m:rPr>
                <m:scr m:val="script"/>
                <m:sty m:val="p"/>
              </m:rPr>
              <m:t>S</m:t>
            </m:r>
          </m:e>
          <m:sup>
            <m:r>
              <m:rPr>
                <m:sty m:val="p"/>
              </m:rPr>
              <m:t>⟂</m:t>
            </m:r>
          </m:sup>
        </m:sSup>
      </m:oMath>
      <w:r>
        <w:t xml:space="preserve"> </w:t>
      </w:r>
      <w:r>
        <w:t xml:space="preserve">exactly when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that condition says</w:t>
      </w:r>
      <w:r>
        <w:t xml:space="preserve"> </w:t>
      </w:r>
      <m:oMath>
        <m:r>
          <m:rPr>
            <m:sty m:val="p"/>
          </m:rPr>
          <m:t>(</m:t>
        </m:r>
        <m:r>
          <m:t>1</m:t>
        </m:r>
        <m:r>
          <m:rPr>
            <m:sty m:val="p"/>
          </m:rPr>
          <m:t>,</m:t>
        </m:r>
        <m:r>
          <m:t>1</m:t>
        </m:r>
        <m:r>
          <m:rPr>
            <m:sty m:val="p"/>
          </m:rPr>
          <m:t>,</m:t>
        </m:r>
        <m:r>
          <m:t>0</m:t>
        </m:r>
        <m:r>
          <m:rPr>
            <m:sty m:val="p"/>
          </m:rPr>
          <m:t>)</m:t>
        </m:r>
        <m:r>
          <m:rPr>
            <m:sty m:val="p"/>
          </m:rPr>
          <m:t>⋅</m:t>
        </m:r>
        <m:acc>
          <m:accPr>
            <m:chr m:val="̃"/>
          </m:accPr>
          <m:e>
            <m:r>
              <m:t>u</m:t>
            </m:r>
          </m:e>
        </m:acc>
        <m:r>
          <m:rPr>
            <m:sty m:val="p"/>
          </m:rPr>
          <m:t>=</m:t>
        </m:r>
        <m:r>
          <m:t>0</m:t>
        </m:r>
      </m:oMath>
      <w:r>
        <w:t xml:space="preserve">,</w:t>
      </w:r>
      <w:r>
        <w:t xml:space="preserve"> </w:t>
      </w:r>
      <w:r>
        <w:t xml:space="preserve">and then</w:t>
      </w:r>
    </w:p>
    <w:p>
      <w:pPr>
        <w:pStyle w:val="BodyText"/>
      </w:pPr>
      <m:oMathPara>
        <m:oMathParaPr>
          <m:jc m:val="center"/>
        </m:oMathParaPr>
        <m:oMath>
          <m:eqArr>
            <m:e>
              <m:r>
                <m:t>c</m:t>
              </m:r>
              <m:r>
                <m:t> </m:t>
              </m:r>
              <m:r>
                <m:rPr>
                  <m:sty m:val="p"/>
                </m:rPr>
                <m:t>(</m:t>
              </m:r>
              <m:r>
                <m:t>1</m:t>
              </m:r>
              <m:r>
                <m:rPr>
                  <m:sty m:val="p"/>
                </m:rPr>
                <m:t>,</m:t>
              </m:r>
              <m:r>
                <m:t>1</m:t>
              </m:r>
              <m:r>
                <m:rPr>
                  <m:sty m:val="p"/>
                </m:rPr>
                <m:t>,</m:t>
              </m:r>
              <m:r>
                <m:t>0</m:t>
              </m:r>
              <m:r>
                <m:rPr>
                  <m:sty m:val="p"/>
                </m:rPr>
                <m:t>)</m:t>
              </m:r>
              <m:r>
                <m:rPr>
                  <m:sty m:val="p"/>
                </m:rPr>
                <m:t>⋅</m:t>
              </m:r>
              <m:acc>
                <m:accPr>
                  <m:chr m:val="̃"/>
                </m:accPr>
                <m:e>
                  <m:r>
                    <m:t>u</m:t>
                  </m:r>
                </m:e>
              </m:acc>
              <m:r>
                <m:t>&amp;</m:t>
              </m:r>
              <m:r>
                <m:rPr>
                  <m:sty m:val="p"/>
                </m:rPr>
                <m:t>=</m:t>
              </m:r>
              <m:r>
                <m:t>c</m:t>
              </m:r>
              <m:r>
                <m:t> </m:t>
              </m:r>
              <m:r>
                <m:rPr>
                  <m:sty m:val="p"/>
                </m:rPr>
                <m:t>(</m:t>
              </m:r>
              <m:sSub>
                <m:e>
                  <m:r>
                    <m:t>u</m:t>
                  </m:r>
                </m:e>
                <m:sub>
                  <m:r>
                    <m:t>1</m:t>
                  </m:r>
                </m:sub>
              </m:sSub>
              <m:r>
                <m:rPr>
                  <m:sty m:val="p"/>
                </m:rPr>
                <m:t>+</m:t>
              </m:r>
              <m:sSub>
                <m:e>
                  <m:r>
                    <m:t>u</m:t>
                  </m:r>
                </m:e>
                <m:sub>
                  <m:r>
                    <m:t>2</m:t>
                  </m:r>
                </m:sub>
              </m:sSub>
              <m:r>
                <m:rPr>
                  <m:sty m:val="p"/>
                </m:rPr>
                <m:t>)</m:t>
              </m:r>
            </m:e>
            <m:e>
              <m:r>
                <m:t>&amp;</m:t>
              </m:r>
              <m:r>
                <m:rPr>
                  <m:sty m:val="p"/>
                </m:rPr>
                <m:t>=</m:t>
              </m:r>
              <m:r>
                <m:t>0</m:t>
              </m:r>
            </m:e>
          </m:eqArr>
        </m:oMath>
      </m:oMathPara>
    </w:p>
    <w:p>
      <w:pPr>
        <w:pStyle w:val="FirstParagraph"/>
      </w:pPr>
      <w:r>
        <w:t xml:space="preserve">for every</w:t>
      </w:r>
      <w:r>
        <w:t xml:space="preserve"> </w:t>
      </w:r>
      <m:oMath>
        <m:r>
          <m:t>c</m:t>
        </m:r>
      </m:oMath>
      <w:r>
        <w:t xml:space="preserve">.</w:t>
      </w:r>
      <w:r>
        <w:t xml:space="preserve"> </w:t>
      </w:r>
      <w:r>
        <w:t xml:space="preserve">So</w:t>
      </w:r>
    </w:p>
    <w:p>
      <w:pPr>
        <w:pStyle w:val="BodyText"/>
      </w:pPr>
      <m:oMathPara>
        <m:oMathParaPr>
          <m:jc m:val="center"/>
        </m:oMathParaPr>
        <m:oMath>
          <m:eqArr>
            <m:e>
              <m:sSup>
                <m:e>
                  <m:r>
                    <m:rPr>
                      <m:scr m:val="script"/>
                      <m:sty m:val="p"/>
                    </m:rPr>
                    <m:t>S</m:t>
                  </m:r>
                </m:e>
                <m:sup>
                  <m:r>
                    <m:rPr>
                      <m:sty m:val="p"/>
                    </m:rPr>
                    <m:t>⟂</m:t>
                  </m:r>
                </m:sup>
              </m:sSup>
              <m:r>
                <m:t>&amp;</m:t>
              </m:r>
              <m:r>
                <m:rPr>
                  <m:sty m:val="p"/>
                </m:rPr>
                <m:t>=</m:t>
              </m:r>
              <m:r>
                <m:t>​</m:t>
              </m:r>
              <m:d>
                <m:dPr>
                  <m:begChr m:val="{"/>
                  <m:sepChr m:val=""/>
                  <m:endChr m:val="}"/>
                  <m:grow/>
                </m:dPr>
                <m:e>
                  <m:r>
                    <m:rPr>
                      <m:sty m:val="p"/>
                    </m:rPr>
                    <m:t>(</m:t>
                  </m:r>
                  <m:r>
                    <m:t>a</m:t>
                  </m:r>
                  <m:r>
                    <m:rPr>
                      <m:sty m:val="p"/>
                    </m:rPr>
                    <m:t>,</m:t>
                  </m:r>
                  <m:r>
                    <m:rPr>
                      <m:sty m:val="p"/>
                    </m:rPr>
                    <m:t>−</m:t>
                  </m:r>
                  <m:r>
                    <m:t>a</m:t>
                  </m:r>
                  <m:r>
                    <m:rPr>
                      <m:sty m:val="p"/>
                    </m:rPr>
                    <m:t>,</m:t>
                  </m:r>
                  <m:r>
                    <m:t>c</m:t>
                  </m:r>
                  <m:r>
                    <m:rPr>
                      <m:sty m:val="p"/>
                    </m:rPr>
                    <m:t>)</m:t>
                  </m:r>
                  <m:r>
                    <m:rPr>
                      <m:sty m:val="p"/>
                    </m:rPr>
                    <m:t>:</m:t>
                  </m:r>
                  <m:r>
                    <m:t>a</m:t>
                  </m:r>
                  <m:r>
                    <m:rPr>
                      <m:sty m:val="p"/>
                    </m:rPr>
                    <m:t>,</m:t>
                  </m:r>
                  <m:r>
                    <m:t>c</m:t>
                  </m:r>
                  <m:r>
                    <m:rPr>
                      <m:sty m:val="p"/>
                    </m:rPr>
                    <m:t>∈</m:t>
                  </m:r>
                  <m:r>
                    <m:rPr>
                      <m:scr m:val="double-struck"/>
                      <m:sty m:val="p"/>
                    </m:rPr>
                    <m:t>R</m:t>
                  </m:r>
                </m:e>
              </m:d>
              <m:r>
                <m:t>​</m:t>
              </m:r>
            </m:e>
            <m:e>
              <m:r>
                <m:t>&amp;</m:t>
              </m:r>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r>
                <m:rPr>
                  <m:sty m:val="p"/>
                </m:rPr>
                <m:t>.</m:t>
              </m:r>
            </m:e>
          </m:eqArr>
        </m:oMath>
      </m:oMathPara>
    </w:p>
    <w:p>
      <w:pPr>
        <w:pStyle w:val="FirstParagraph"/>
      </w:pPr>
      <w:r>
        <w:t xml:space="preserve">Those two vectors are linearly independent,</w:t>
      </w:r>
      <w:r>
        <w:t xml:space="preserve"> </w:t>
      </w:r>
      <w:r>
        <w:t xml:space="preserve">because</w:t>
      </w:r>
      <w:r>
        <w:t xml:space="preserve"> </w:t>
      </w:r>
      <m:oMath>
        <m:r>
          <m:t>a</m:t>
        </m:r>
        <m:r>
          <m:t> </m:t>
        </m:r>
        <m:r>
          <m:rPr>
            <m:sty m:val="p"/>
          </m:rPr>
          <m:t>(</m:t>
        </m:r>
        <m:r>
          <m:t>1</m:t>
        </m:r>
        <m:r>
          <m:rPr>
            <m:sty m:val="p"/>
          </m:rPr>
          <m:t>,</m:t>
        </m:r>
        <m:r>
          <m:rPr>
            <m:sty m:val="p"/>
          </m:rPr>
          <m:t>−</m:t>
        </m:r>
        <m:r>
          <m:t>1</m:t>
        </m:r>
        <m:r>
          <m:rPr>
            <m:sty m:val="p"/>
          </m:rPr>
          <m:t>,</m:t>
        </m:r>
        <m:r>
          <m:t>0</m:t>
        </m:r>
        <m:r>
          <m:rPr>
            <m:sty m:val="p"/>
          </m:rPr>
          <m:t>)</m:t>
        </m:r>
        <m:r>
          <m:rPr>
            <m:sty m:val="p"/>
          </m:rPr>
          <m:t>+</m:t>
        </m:r>
        <m:r>
          <m:t>c</m:t>
        </m:r>
        <m:r>
          <m:t> </m:t>
        </m:r>
        <m:r>
          <m:rPr>
            <m:sty m:val="p"/>
          </m:rPr>
          <m:t>(</m:t>
        </m:r>
        <m:r>
          <m:t>0</m:t>
        </m:r>
        <m:r>
          <m:rPr>
            <m:sty m:val="p"/>
          </m:rPr>
          <m:t>,</m:t>
        </m:r>
        <m:r>
          <m:t>0</m:t>
        </m:r>
        <m:r>
          <m:rPr>
            <m:sty m:val="p"/>
          </m:rPr>
          <m:t>,</m:t>
        </m:r>
        <m:r>
          <m:t>1</m:t>
        </m:r>
        <m:r>
          <m:rPr>
            <m:sty m:val="p"/>
          </m:rPr>
          <m:t>)</m:t>
        </m:r>
        <m:r>
          <m:rPr>
            <m:sty m:val="p"/>
          </m:rPr>
          <m:t>=</m:t>
        </m:r>
        <m:r>
          <m:rPr>
            <m:sty m:val="p"/>
          </m:rPr>
          <m:t>(</m:t>
        </m:r>
        <m:r>
          <m:t>a</m:t>
        </m:r>
        <m:r>
          <m:rPr>
            <m:sty m:val="p"/>
          </m:rPr>
          <m:t>,</m:t>
        </m:r>
        <m:r>
          <m:rPr>
            <m:sty m:val="p"/>
          </m:rPr>
          <m:t>−</m:t>
        </m:r>
        <m:r>
          <m:t>a</m:t>
        </m:r>
        <m:r>
          <m:rPr>
            <m:sty m:val="p"/>
          </m:rPr>
          <m:t>,</m:t>
        </m:r>
        <m:r>
          <m:t>c</m:t>
        </m:r>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r>
                <m:t>a</m:t>
              </m:r>
              <m:r>
                <m:t>&amp;</m:t>
              </m:r>
              <m:r>
                <m:rPr>
                  <m:sty m:val="p"/>
                </m:rPr>
                <m:t>=</m:t>
              </m:r>
              <m:r>
                <m:t>c</m:t>
              </m:r>
            </m:e>
            <m:e>
              <m:r>
                <m:t>&amp;</m:t>
              </m:r>
              <m:r>
                <m:rPr>
                  <m:sty m:val="p"/>
                </m:rPr>
                <m:t>=</m:t>
              </m:r>
              <m:r>
                <m:t>0</m:t>
              </m:r>
              <m:r>
                <m:rPr>
                  <m:sty m:val="p"/>
                </m:rPr>
                <m:t>,</m:t>
              </m:r>
            </m:e>
          </m:eqArr>
        </m:oMath>
      </m:oMathPara>
    </w:p>
    <w:p>
      <w:pPr>
        <w:pStyle w:val="FirstParagraph"/>
      </w:pPr>
      <w:r>
        <w:t xml:space="preserve">so</w:t>
      </w:r>
      <w:r>
        <w:t xml:space="preserve"> </w:t>
      </w:r>
      <m:oMath>
        <m:r>
          <m:rPr>
            <m:sty m:val="p"/>
          </m:rPr>
          <m:t>dim</m:t>
        </m:r>
        <m:r>
          <m:rPr>
            <m:sty m:val="p"/>
          </m:rPr>
          <m:t>(</m:t>
        </m:r>
        <m:sSup>
          <m:e>
            <m:r>
              <m:rPr>
                <m:scr m:val="script"/>
                <m:sty m:val="p"/>
              </m:rPr>
              <m:t>S</m:t>
            </m:r>
          </m:e>
          <m:sup>
            <m:r>
              <m:rPr>
                <m:sty m:val="p"/>
              </m:rPr>
              <m:t>⟂</m:t>
            </m:r>
          </m:sup>
        </m:sSup>
        <m:r>
          <m:rPr>
            <m:sty m:val="p"/>
          </m:rPr>
          <m:t>)</m:t>
        </m:r>
        <m:r>
          <m:rPr>
            <m:sty m:val="p"/>
          </m:rPr>
          <m:t>=</m:t>
        </m:r>
        <m:r>
          <m:t>2</m:t>
        </m:r>
      </m:oMath>
      <w:r>
        <w:t xml:space="preserve">, and</w:t>
      </w:r>
      <w:r>
        <w:t xml:space="preserve"> </w:t>
      </w:r>
      <m:oMath>
        <m:r>
          <m:t>1</m:t>
        </m:r>
        <m:r>
          <m:rPr>
            <m:sty m:val="p"/>
          </m:rPr>
          <m:t>+</m:t>
        </m:r>
        <m:r>
          <m:t>2</m:t>
        </m:r>
        <m:r>
          <m:rPr>
            <m:sty m:val="p"/>
          </m:rPr>
          <m:t>=</m:t>
        </m:r>
        <m:r>
          <m:t>3</m:t>
        </m:r>
      </m:oMath>
      <w:r>
        <w:t xml:space="preserve">, as part 2 says.</w:t>
      </w:r>
    </w:p>
    <w:p>
      <w:pPr>
        <w:pStyle w:val="BodyText"/>
      </w:pPr>
      <w:r>
        <w:t xml:space="preserve">To split</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w:t>
      </w:r>
      <w:r>
        <w:t xml:space="preserve"> </w:t>
      </w:r>
      <w:r>
        <w:t xml:space="preserve">look for</w:t>
      </w:r>
      <w:r>
        <w:t xml:space="preserve"> </w:t>
      </w:r>
      <m:oMath>
        <m:acc>
          <m:accPr>
            <m:chr m:val="̃"/>
          </m:accPr>
          <m:e>
            <m:r>
              <m:t>u</m:t>
            </m:r>
          </m:e>
        </m:acc>
        <m:r>
          <m:rPr>
            <m:sty m:val="p"/>
          </m:rPr>
          <m:t>=</m:t>
        </m:r>
        <m:r>
          <m:t>t</m:t>
        </m:r>
        <m:r>
          <m:t> </m:t>
        </m:r>
        <m:r>
          <m:rPr>
            <m:sty m:val="p"/>
          </m:rPr>
          <m:t>(</m:t>
        </m:r>
        <m:r>
          <m:t>1</m:t>
        </m:r>
        <m:r>
          <m:rPr>
            <m:sty m:val="p"/>
          </m:rPr>
          <m:t>,</m:t>
        </m:r>
        <m:r>
          <m:t>1</m:t>
        </m:r>
        <m:r>
          <m:rPr>
            <m:sty m:val="p"/>
          </m:rPr>
          <m:t>,</m:t>
        </m:r>
        <m:r>
          <m:t>0</m:t>
        </m:r>
        <m:r>
          <m:rPr>
            <m:sty m:val="p"/>
          </m:rPr>
          <m:t>)</m:t>
        </m:r>
      </m:oMath>
      <w:r>
        <w:t xml:space="preserve"> </w:t>
      </w:r>
      <w:r>
        <w:t xml:space="preserve">with</w:t>
      </w:r>
    </w:p>
    <w:p>
      <w:pPr>
        <w:pStyle w:val="BodyText"/>
      </w:pPr>
      <m:oMathPara>
        <m:oMathParaPr>
          <m:jc m:val="center"/>
        </m:oMathParaPr>
        <m:oMath>
          <m:eqArr>
            <m:e>
              <m:acc>
                <m:accPr>
                  <m:chr m:val="̃"/>
                </m:accPr>
                <m:e>
                  <m:r>
                    <m:t>v</m:t>
                  </m:r>
                </m:e>
              </m:acc>
              <m:r>
                <m:t>&amp;</m:t>
              </m:r>
              <m:r>
                <m:rPr>
                  <m:sty m:val="p"/>
                </m:rPr>
                <m:t>=</m:t>
              </m:r>
              <m:acc>
                <m:accPr>
                  <m:chr m:val="̃"/>
                </m:accPr>
                <m:e>
                  <m:r>
                    <m:t>y</m:t>
                  </m:r>
                </m:e>
              </m:acc>
              <m:r>
                <m:rPr>
                  <m:sty m:val="p"/>
                </m:rPr>
                <m:t>−</m:t>
              </m:r>
              <m:acc>
                <m:accPr>
                  <m:chr m:val="̃"/>
                </m:accPr>
                <m:e>
                  <m:r>
                    <m:t>u</m:t>
                  </m:r>
                </m:e>
              </m:acc>
            </m:e>
            <m:e>
              <m:r>
                <m:t>&amp;</m:t>
              </m:r>
              <m:r>
                <m:rPr>
                  <m:sty m:val="p"/>
                </m:rPr>
                <m:t>=</m:t>
              </m:r>
              <m:r>
                <m:rPr>
                  <m:sty m:val="p"/>
                </m:rPr>
                <m:t>(</m:t>
              </m:r>
              <m:r>
                <m:t>3</m:t>
              </m:r>
              <m:r>
                <m:rPr>
                  <m:sty m:val="p"/>
                </m:rPr>
                <m:t>−</m:t>
              </m:r>
              <m:r>
                <m:t>t</m:t>
              </m:r>
              <m:r>
                <m:rPr>
                  <m:sty m:val="p"/>
                </m:rPr>
                <m:t>,</m:t>
              </m:r>
              <m:r>
                <m:t>1</m:t>
              </m:r>
              <m:r>
                <m:rPr>
                  <m:sty m:val="p"/>
                </m:rPr>
                <m:t>−</m:t>
              </m:r>
              <m:r>
                <m:t>t</m:t>
              </m:r>
              <m:r>
                <m:rPr>
                  <m:sty m:val="p"/>
                </m:rPr>
                <m:t>,</m:t>
              </m:r>
              <m:r>
                <m:t>2</m:t>
              </m:r>
              <m:r>
                <m:rPr>
                  <m:sty m:val="p"/>
                </m:rPr>
                <m:t>)</m:t>
              </m:r>
            </m:e>
          </m:eqArr>
        </m:oMath>
      </m:oMathPara>
    </w:p>
    <w:p>
      <w:pPr>
        <w:pStyle w:val="FirstParagraph"/>
      </w:pPr>
      <w:r>
        <w:t xml:space="preserve">in</w:t>
      </w:r>
      <w:r>
        <w:t xml:space="preserve"> </w:t>
      </w:r>
      <m:oMath>
        <m:sSup>
          <m:e>
            <m:r>
              <m:rPr>
                <m:scr m:val="script"/>
                <m:sty m:val="p"/>
              </m:rPr>
              <m:t>S</m:t>
            </m:r>
          </m:e>
          <m:sup>
            <m:r>
              <m:rPr>
                <m:sty m:val="p"/>
              </m:rPr>
              <m:t>⟂</m:t>
            </m:r>
          </m:sup>
        </m:sSup>
      </m:oMath>
      <w:r>
        <w:t xml:space="preserve">:</w:t>
      </w:r>
      <w:r>
        <w:t xml:space="preserve"> </w:t>
      </w:r>
      <w:r>
        <w:t xml:space="preserve">that membership needs</w:t>
      </w:r>
      <w:r>
        <w:t xml:space="preserve"> </w:t>
      </w:r>
      <m:oMath>
        <m:r>
          <m:rPr>
            <m:sty m:val="p"/>
          </m:rPr>
          <m:t>(</m:t>
        </m:r>
        <m:r>
          <m:t>3</m:t>
        </m:r>
        <m:r>
          <m:rPr>
            <m:sty m:val="p"/>
          </m:rPr>
          <m:t>−</m:t>
        </m:r>
        <m:r>
          <m:t>t</m:t>
        </m:r>
        <m:r>
          <m:rPr>
            <m:sty m:val="p"/>
          </m:rPr>
          <m:t>)</m:t>
        </m:r>
        <m:r>
          <m:rPr>
            <m:sty m:val="p"/>
          </m:rPr>
          <m:t>+</m:t>
        </m:r>
        <m:r>
          <m:rPr>
            <m:sty m:val="p"/>
          </m:rPr>
          <m:t>(</m:t>
        </m:r>
        <m:r>
          <m:t>1</m:t>
        </m:r>
        <m:r>
          <m:rPr>
            <m:sty m:val="p"/>
          </m:rPr>
          <m:t>−</m:t>
        </m:r>
        <m:r>
          <m:t>t</m:t>
        </m:r>
        <m:r>
          <m:rPr>
            <m:sty m:val="p"/>
          </m:rPr>
          <m:t>)</m:t>
        </m:r>
        <m:r>
          <m:rPr>
            <m:sty m:val="p"/>
          </m:rPr>
          <m:t>=</m:t>
        </m:r>
        <m:r>
          <m:t>0</m:t>
        </m:r>
      </m:oMath>
      <w:r>
        <w:t xml:space="preserve">, so</w:t>
      </w:r>
      <w:r>
        <w:t xml:space="preserve"> </w:t>
      </w:r>
      <m:oMath>
        <m:r>
          <m:t>t</m:t>
        </m:r>
        <m:r>
          <m:rPr>
            <m:sty m:val="p"/>
          </m:rPr>
          <m:t>=</m:t>
        </m:r>
        <m:r>
          <m:t>2</m:t>
        </m:r>
      </m:oMath>
      <w:r>
        <w:t xml:space="preserve">.</w:t>
      </w:r>
      <w:r>
        <w:t xml:space="preserve"> </w:t>
      </w:r>
      <w:r>
        <w:t xml:space="preserve">Then</w:t>
      </w:r>
      <w:r>
        <w:t xml:space="preserve"> </w:t>
      </w:r>
      <m:oMath>
        <m:acc>
          <m:accPr>
            <m:chr m:val="̃"/>
          </m:accPr>
          <m:e>
            <m:r>
              <m:t>u</m:t>
            </m:r>
          </m:e>
        </m:acc>
        <m:r>
          <m:rPr>
            <m:sty m:val="p"/>
          </m:rPr>
          <m:t>=</m:t>
        </m:r>
        <m:r>
          <m:rPr>
            <m:sty m:val="p"/>
          </m:rPr>
          <m:t>(</m:t>
        </m:r>
        <m:r>
          <m:t>2</m:t>
        </m:r>
        <m:r>
          <m:rPr>
            <m:sty m:val="p"/>
          </m:rPr>
          <m:t>,</m:t>
        </m:r>
        <m:r>
          <m:t>2</m:t>
        </m:r>
        <m:r>
          <m:rPr>
            <m:sty m:val="p"/>
          </m:rPr>
          <m:t>,</m:t>
        </m:r>
        <m:r>
          <m:t>0</m:t>
        </m:r>
        <m:r>
          <m:rPr>
            <m:sty m:val="p"/>
          </m:rPr>
          <m:t>)</m:t>
        </m:r>
      </m:oMath>
      <w:r>
        <w:t xml:space="preserve"> </w:t>
      </w:r>
      <w:r>
        <w:t xml:space="preserve">and</w:t>
      </w:r>
      <w:r>
        <w:t xml:space="preserve"> </w:t>
      </w:r>
      <m:oMath>
        <m:acc>
          <m:accPr>
            <m:chr m:val="̃"/>
          </m:accPr>
          <m:e>
            <m:r>
              <m:t>v</m:t>
            </m:r>
          </m:e>
        </m:acc>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acc>
          <m:accPr>
            <m:chr m:val="̃"/>
          </m:accPr>
          <m:e>
            <m:r>
              <m:t>u</m:t>
            </m:r>
          </m:e>
        </m:acc>
        <m:r>
          <m:rPr>
            <m:sty m:val="p"/>
          </m:rPr>
          <m:t>+</m:t>
        </m:r>
        <m:acc>
          <m:accPr>
            <m:chr m:val="̃"/>
          </m:accPr>
          <m:e>
            <m:r>
              <m:t>v</m:t>
            </m:r>
          </m:e>
        </m:acc>
        <m:r>
          <m:rPr>
            <m:sty m:val="p"/>
          </m:rPr>
          <m:t>=</m:t>
        </m:r>
        <m:r>
          <m:rPr>
            <m:sty m:val="p"/>
          </m:rPr>
          <m:t>(</m:t>
        </m:r>
        <m:r>
          <m:t>3</m:t>
        </m:r>
        <m:r>
          <m:rPr>
            <m:sty m:val="p"/>
          </m:rPr>
          <m:t>,</m:t>
        </m:r>
        <m:r>
          <m:t>1</m:t>
        </m:r>
        <m:r>
          <m:rPr>
            <m:sty m:val="p"/>
          </m:rPr>
          <m:t>,</m:t>
        </m:r>
        <m:r>
          <m:t>2</m:t>
        </m:r>
        <m:r>
          <m:rPr>
            <m:sty m:val="p"/>
          </m:rPr>
          <m:t>)</m:t>
        </m:r>
      </m:oMath>
      <w:r>
        <w:t xml:space="preserve"> </w:t>
      </w:r>
      <w:r>
        <w:t xml:space="preserve">and</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bookmarkEnd w:id="305"/>
    <w:bookmarkStart w:id="306" w:name="thm-double-complement"/>
    <w:p>
      <w:pPr>
        <w:pStyle w:val="FirstParagraph"/>
      </w:pPr>
      <w:r>
        <w:rPr>
          <w:b/>
          <w:bCs/>
        </w:rPr>
        <w:t xml:space="preserve">Theorem 51 (The orthogonal complement of the orthogonal complement)</w:t>
      </w:r>
      <w:r>
        <w:t xml:space="preserve"> </w:t>
      </w:r>
      <w:r>
        <w:t xml:space="preserve">For any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w:t>
      </w:r>
    </w:p>
    <w:p>
      <w:pPr>
        <w:pStyle w:val="BodyText"/>
      </w:pPr>
      <m:oMathPara>
        <m:oMathParaPr>
          <m:jc m:val="center"/>
        </m:oMathParaP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S</m:t>
          </m:r>
          <m:r>
            <m:rPr>
              <m:sty m:val="p"/>
            </m:rPr>
            <m:t>.</m:t>
          </m:r>
        </m:oMath>
      </m:oMathPara>
    </w:p>
    <w:bookmarkEnd w:id="306"/>
    <w:p>
      <w:pPr>
        <w:pStyle w:val="FirstParagraph"/>
      </w:pPr>
      <w:r>
        <w:rPr>
          <w:i/>
          <w:iCs/>
        </w:rPr>
        <w:t xml:space="preserve">Proof</w:t>
      </w:r>
      <w:r>
        <w:t xml:space="preserve">. </w:t>
      </w:r>
      <m:oMath>
        <m:r>
          <m:rPr>
            <m:scr m:val="script"/>
            <m:sty m:val="p"/>
          </m:rPr>
          <m:t>S</m:t>
        </m:r>
        <m:r>
          <m:rPr>
            <m:sty m:val="p"/>
          </m:rPr>
          <m:t>⊆</m:t>
        </m:r>
        <m:r>
          <m:rPr>
            <m:sty m:val="p"/>
          </m:rPr>
          <m:t>(</m:t>
        </m:r>
        <m:sSup>
          <m:e>
            <m:r>
              <m:rPr>
                <m:scr m:val="script"/>
                <m:sty m:val="p"/>
              </m:rPr>
              <m:t>S</m:t>
            </m:r>
          </m:e>
          <m:sup>
            <m:r>
              <m:rPr>
                <m:sty m:val="p"/>
              </m:rPr>
              <m:t>⟂</m:t>
            </m:r>
          </m:sup>
        </m:sSup>
        <m:sSup>
          <m:e>
            <m:r>
              <m:rPr>
                <m:sty m:val="p"/>
              </m:rPr>
              <m:t>)</m:t>
            </m:r>
          </m:e>
          <m:sup>
            <m:r>
              <m:rPr>
                <m:sty m:val="p"/>
              </m:rPr>
              <m:t>⟂</m:t>
            </m:r>
          </m:sup>
        </m:sSup>
      </m:oMath>
      <w:r>
        <w:rPr>
          <w:b/>
          <w:bCs/>
        </w:rPr>
        <w:t xml:space="preserve">.</w:t>
      </w:r>
      <w:r>
        <w:t xml:space="preserve"> </w:t>
      </w:r>
      <w:r>
        <w:t xml:space="preserve">Take</w:t>
      </w:r>
      <w:r>
        <w:t xml:space="preserve"> </w:t>
      </w:r>
      <m:oMath>
        <m:acc>
          <m:accPr>
            <m:chr m:val="̃"/>
          </m:accPr>
          <m:e>
            <m:r>
              <m:t>s</m:t>
            </m:r>
          </m:e>
        </m:acc>
        <m:r>
          <m:rPr>
            <m:sty m:val="p"/>
          </m:rPr>
          <m:t>∈</m:t>
        </m:r>
        <m:r>
          <m:rPr>
            <m:scr m:val="script"/>
            <m:sty m:val="p"/>
          </m:rPr>
          <m:t>S</m:t>
        </m:r>
      </m:oMath>
      <w:r>
        <w:t xml:space="preserve"> </w:t>
      </w:r>
      <w:r>
        <w:t xml:space="preserve">and any</w:t>
      </w:r>
      <w:r>
        <w:t xml:space="preserve"> </w:t>
      </w:r>
      <m:oMath>
        <m:acc>
          <m:accPr>
            <m:chr m:val="̃"/>
          </m:accPr>
          <m:e>
            <m:r>
              <m:t>v</m:t>
            </m:r>
          </m:e>
        </m:acc>
        <m:r>
          <m:rPr>
            <m:sty m:val="p"/>
          </m:rPr>
          <m:t>∈</m:t>
        </m:r>
        <m:sSup>
          <m:e>
            <m:r>
              <m:rPr>
                <m:scr m:val="script"/>
                <m:sty m:val="p"/>
              </m:rPr>
              <m:t>S</m:t>
            </m:r>
          </m:e>
          <m:sup>
            <m:r>
              <m:rPr>
                <m:sty m:val="p"/>
              </m:rPr>
              <m:t>⟂</m:t>
            </m:r>
          </m:sup>
        </m:sSup>
      </m:oMath>
      <w:r>
        <w:t xml:space="preserve">.</w:t>
      </w:r>
      <w:r>
        <w:t xml:space="preserve"> </w:t>
      </w:r>
      <w:r>
        <w:t xml:space="preserve">By</w:t>
      </w:r>
      <w:r>
        <w:t xml:space="preserve"> </w:t>
      </w:r>
      <w:hyperlink w:anchor="def-orthogonal-complement">
        <w:r>
          <w:rPr>
            <w:rStyle w:val="Hyperlink"/>
          </w:rPr>
          <w:t xml:space="preserve">Definition 55</w:t>
        </w:r>
      </w:hyperlink>
      <w:r>
        <w:t xml:space="preserve">,</w:t>
      </w:r>
      <w:r>
        <w:t xml:space="preserve"> </w:t>
      </w:r>
      <m:oMath>
        <m:acc>
          <m:accPr>
            <m:chr m:val="̃"/>
          </m:accPr>
          <m:e>
            <m:r>
              <m:t>s</m:t>
            </m:r>
          </m:e>
        </m:acc>
        <m:r>
          <m:rPr>
            <m:sty m:val="p"/>
          </m:rPr>
          <m:t>⋅</m:t>
        </m:r>
        <m:acc>
          <m:accPr>
            <m:chr m:val="̃"/>
          </m:accPr>
          <m:e>
            <m:r>
              <m:t>v</m:t>
            </m:r>
          </m:e>
        </m:acc>
        <m:r>
          <m:rPr>
            <m:sty m:val="p"/>
          </m:rPr>
          <m:t>=</m:t>
        </m:r>
        <m:r>
          <m:t>0</m:t>
        </m:r>
      </m:oMath>
      <w:r>
        <w:t xml:space="preserve">,</w:t>
      </w:r>
      <w:r>
        <w:t xml:space="preserve"> </w:t>
      </w:r>
      <w:r>
        <w:t xml:space="preserve">so</w:t>
      </w:r>
      <w:r>
        <w:t xml:space="preserve"> </w:t>
      </w:r>
      <m:oMath>
        <m:acc>
          <m:accPr>
            <m:chr m:val="̃"/>
          </m:accPr>
          <m:e>
            <m:r>
              <m:t>v</m:t>
            </m:r>
          </m:e>
        </m:acc>
        <m:r>
          <m:rPr>
            <m:sty m:val="p"/>
          </m:rPr>
          <m:t>⋅</m:t>
        </m:r>
        <m:acc>
          <m:accPr>
            <m:chr m:val="̃"/>
          </m:accPr>
          <m:e>
            <m:r>
              <m:t>s</m:t>
            </m:r>
          </m:e>
        </m:acc>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acc>
          <m:accPr>
            <m:chr m:val="̃"/>
          </m:accPr>
          <m:e>
            <m:r>
              <m:t>s</m:t>
            </m:r>
          </m:e>
        </m:acc>
      </m:oMath>
      <w:r>
        <w:t xml:space="preserve"> </w:t>
      </w:r>
      <w:r>
        <w:t xml:space="preserve">is orthogonal to every vector of</w:t>
      </w:r>
      <w:r>
        <w:t xml:space="preserve"> </w:t>
      </w:r>
      <m:oMath>
        <m:sSup>
          <m:e>
            <m:r>
              <m:rPr>
                <m:scr m:val="script"/>
                <m:sty m:val="p"/>
              </m:rPr>
              <m:t>S</m:t>
            </m:r>
          </m:e>
          <m:sup>
            <m:r>
              <m:rPr>
                <m:sty m:val="p"/>
              </m:rPr>
              <m:t>⟂</m:t>
            </m:r>
          </m:sup>
        </m:sSup>
      </m:oMath>
      <w:r>
        <w:t xml:space="preserve">,</w:t>
      </w:r>
      <w:r>
        <w:t xml:space="preserve"> </w:t>
      </w:r>
      <w:r>
        <w:t xml:space="preserve">that is,</w:t>
      </w:r>
      <w:r>
        <w:t xml:space="preserve"> </w:t>
      </w:r>
      <m:oMath>
        <m:acc>
          <m:accPr>
            <m:chr m:val="̃"/>
          </m:accPr>
          <m:e>
            <m:r>
              <m:t>s</m:t>
            </m:r>
          </m:e>
        </m:acc>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w:t>
      </w:r>
    </w:p>
    <w:p>
      <w:pPr>
        <w:pStyle w:val="BodyText"/>
      </w:pPr>
      <w:r>
        <w:rPr>
          <w:b/>
          <w:bCs/>
        </w:rPr>
        <w:t xml:space="preserve">Equal dimensions.</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48</w:t>
        </w:r>
      </w:hyperlink>
      <w:r>
        <w:t xml:space="preserve">),</w:t>
      </w:r>
      <w:r>
        <w:t xml:space="preserve"> </w:t>
      </w:r>
      <w:r>
        <w:t xml:space="preserve">so part 2 of</w:t>
      </w:r>
      <w:r>
        <w:t xml:space="preserve"> </w:t>
      </w:r>
      <w:hyperlink w:anchor="thm-orthogonal-direct-sum">
        <w:r>
          <w:rPr>
            <w:rStyle w:val="Hyperlink"/>
          </w:rPr>
          <w:t xml:space="preserve">Theorem 50</w:t>
        </w:r>
      </w:hyperlink>
      <w:r>
        <w:t xml:space="preserve"> </w:t>
      </w:r>
      <w:r>
        <w:t xml:space="preserve">applies to it as well as to</w:t>
      </w:r>
      <w:r>
        <w:t xml:space="preserve"> </w:t>
      </w:r>
      <m:oMath>
        <m:r>
          <m:rPr>
            <m:scr m:val="script"/>
            <m:sty m:val="p"/>
          </m:rPr>
          <m:t>S</m:t>
        </m:r>
      </m:oMath>
      <w:r>
        <w:t xml:space="preserve">:</w:t>
      </w:r>
    </w:p>
    <w:p>
      <w:pPr>
        <w:pStyle w:val="BodyText"/>
      </w:pPr>
      <m:oMathPara>
        <m:oMathParaPr>
          <m:jc m:val="center"/>
        </m:oMathParaPr>
        <m:oMath>
          <m:eqArr>
            <m:e>
              <m:r>
                <m:rPr>
                  <m:sty m:val="p"/>
                </m:rPr>
                <m:t>dim</m:t>
              </m:r>
              <m:r>
                <m:t>​</m:t>
              </m:r>
              <m:d>
                <m:dPr>
                  <m:begChr m:val="("/>
                  <m:sepChr m:val=""/>
                  <m:endChr m:val=")"/>
                  <m:grow/>
                </m:dPr>
                <m:e>
                  <m:r>
                    <m:rPr>
                      <m:sty m:val="p"/>
                    </m:rPr>
                    <m:t>(</m:t>
                  </m:r>
                  <m:sSup>
                    <m:e>
                      <m:r>
                        <m:rPr>
                          <m:scr m:val="script"/>
                          <m:sty m:val="p"/>
                        </m:rPr>
                        <m:t>S</m:t>
                      </m:r>
                    </m:e>
                    <m:sup>
                      <m:r>
                        <m:rPr>
                          <m:sty m:val="p"/>
                        </m:rPr>
                        <m:t>⟂</m:t>
                      </m:r>
                    </m:sup>
                  </m:sSup>
                  <m:sSup>
                    <m:e>
                      <m:r>
                        <m:rPr>
                          <m:sty m:val="p"/>
                        </m:rPr>
                        <m:t>)</m:t>
                      </m:r>
                    </m:e>
                    <m:sup>
                      <m:r>
                        <m:rPr>
                          <m:sty m:val="p"/>
                        </m:rPr>
                        <m:t>⟂</m:t>
                      </m:r>
                    </m:sup>
                  </m:sSup>
                </m:e>
              </m:d>
              <m:r>
                <m:t>​</m:t>
              </m:r>
              <m:r>
                <m:t>&amp;</m:t>
              </m:r>
              <m:r>
                <m:rPr>
                  <m:sty m:val="p"/>
                </m:rPr>
                <m:t>=</m:t>
              </m:r>
              <m:r>
                <m:t>p</m:t>
              </m:r>
              <m:r>
                <m:rPr>
                  <m:sty m:val="p"/>
                </m:rPr>
                <m:t>−</m:t>
              </m:r>
              <m:r>
                <m:rPr>
                  <m:sty m:val="p"/>
                </m:rPr>
                <m:t>dim</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50</m:t>
              </m:r>
              <m:r>
                <m:rPr>
                  <m:nor/>
                  <m:sty m:val="p"/>
                </m:rPr>
                <m:t>, applied to </m:t>
              </m:r>
              <m:sSup>
                <m:e>
                  <m:r>
                    <m:rPr>
                      <m:scr m:val="script"/>
                      <m:sty m:val="p"/>
                    </m:rPr>
                    <m:t>S</m:t>
                  </m:r>
                </m:e>
                <m:sup>
                  <m:r>
                    <m:rPr>
                      <m:sty m:val="p"/>
                    </m:rPr>
                    <m:t>⟂</m:t>
                  </m:r>
                </m:sup>
              </m:sSup>
              <m:r>
                <m:rPr>
                  <m:nor/>
                  <m:sty m:val="p"/>
                </m:rPr>
                <m:t>)</m:t>
              </m:r>
            </m:e>
            <m:e>
              <m:r>
                <m:t>&amp;</m:t>
              </m:r>
              <m:r>
                <m:rPr>
                  <m:sty m:val="p"/>
                </m:rPr>
                <m:t>=</m:t>
              </m:r>
              <m:r>
                <m:t>p</m:t>
              </m:r>
              <m:r>
                <m:rPr>
                  <m:sty m:val="p"/>
                </m:rPr>
                <m:t>−</m:t>
              </m:r>
              <m:r>
                <m:t>​</m:t>
              </m:r>
              <m:d>
                <m:dPr>
                  <m:begChr m:val="("/>
                  <m:sepChr m:val=""/>
                  <m:endChr m:val=")"/>
                  <m:grow/>
                </m:dPr>
                <m:e>
                  <m:r>
                    <m:t>p</m:t>
                  </m:r>
                  <m:r>
                    <m:rPr>
                      <m:sty m:val="p"/>
                    </m:rPr>
                    <m:t>−</m:t>
                  </m:r>
                  <m:r>
                    <m:rPr>
                      <m:sty m:val="p"/>
                    </m:rPr>
                    <m:t>dim</m:t>
                  </m:r>
                  <m:r>
                    <m:rPr>
                      <m:sty m:val="p"/>
                    </m:rPr>
                    <m:t>(</m:t>
                  </m:r>
                  <m:r>
                    <m:rPr>
                      <m:scr m:val="script"/>
                      <m:sty m:val="p"/>
                    </m:rPr>
                    <m:t>S</m:t>
                  </m:r>
                  <m:r>
                    <m:rPr>
                      <m:sty m:val="p"/>
                    </m:rPr>
                    <m:t>)</m:t>
                  </m:r>
                </m:e>
              </m:d>
              <m:r>
                <m:t>​</m:t>
              </m:r>
              <m:r>
                <m:t>&amp;</m:t>
              </m:r>
              <m:r>
                <m:t>&amp;</m:t>
              </m:r>
              <m:r>
                <m:rPr>
                  <m:nor/>
                  <m:sty m:val="p"/>
                </m:rPr>
                <m:t>(</m:t>
              </m:r>
              <m:r>
                <m:rPr>
                  <m:nor/>
                  <m:sty m:val="p"/>
                </m:rPr>
                <m:t>Theorem 50</m:t>
              </m:r>
              <m:r>
                <m:rPr>
                  <m:nor/>
                  <m:sty m:val="p"/>
                </m:rPr>
                <m:t>, applied to </m:t>
              </m:r>
              <m:r>
                <m:rPr>
                  <m:scr m:val="script"/>
                  <m:sty m:val="p"/>
                </m:rPr>
                <m:t>S</m:t>
              </m:r>
              <m:r>
                <m:rPr>
                  <m:nor/>
                  <m:sty m:val="p"/>
                </m:rPr>
                <m:t>)</m:t>
              </m:r>
            </m:e>
            <m:e>
              <m:r>
                <m:t>&amp;</m:t>
              </m:r>
              <m:r>
                <m:rPr>
                  <m:sty m:val="p"/>
                </m:rPr>
                <m:t>=</m:t>
              </m:r>
              <m:r>
                <m:rPr>
                  <m:sty m:val="p"/>
                </m:rPr>
                <m:t>dim</m:t>
              </m:r>
              <m:r>
                <m:rPr>
                  <m:sty m:val="p"/>
                </m:rPr>
                <m:t>(</m:t>
              </m:r>
              <m:r>
                <m:rPr>
                  <m:scr m:val="script"/>
                  <m:sty m:val="p"/>
                </m:rPr>
                <m:t>S</m:t>
              </m:r>
              <m:r>
                <m:rPr>
                  <m:sty m:val="p"/>
                </m:rPr>
                <m:t>)</m:t>
              </m:r>
              <m:r>
                <m:rPr>
                  <m:sty m:val="p"/>
                </m:rPr>
                <m:t>.</m:t>
              </m:r>
              <m:r>
                <m:t>&amp;</m:t>
              </m:r>
              <m:r>
                <m:t>&amp;</m:t>
              </m:r>
              <m:r>
                <m:rPr>
                  <m:nor/>
                  <m:sty m:val="p"/>
                </m:rPr>
                <m:t>(arithmetic)</m:t>
              </m:r>
            </m:e>
          </m:eqArr>
        </m:oMath>
      </m:oMathPara>
    </w:p>
    <w:p>
      <w:pPr>
        <w:pStyle w:val="FirstParagraph"/>
      </w:pPr>
      <m:oMath>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is a subspace (</w:t>
      </w:r>
      <w:hyperlink w:anchor="thm-orthogonal-complement-subspace">
        <w:r>
          <w:rPr>
            <w:rStyle w:val="Hyperlink"/>
          </w:rPr>
          <w:t xml:space="preserve">Theorem 48</w:t>
        </w:r>
      </w:hyperlink>
      <w:r>
        <w:t xml:space="preserve">)</w:t>
      </w:r>
      <w:r>
        <w:t xml:space="preserve"> </w:t>
      </w:r>
      <w:r>
        <w:t xml:space="preserve">that contains</w:t>
      </w:r>
      <w:r>
        <w:t xml:space="preserve"> </w:t>
      </w:r>
      <m:oMath>
        <m:r>
          <m:rPr>
            <m:scr m:val="script"/>
            <m:sty m:val="p"/>
          </m:rPr>
          <m:t>S</m:t>
        </m:r>
      </m:oMath>
      <w:r>
        <w:t xml:space="preserve"> </w:t>
      </w:r>
      <w:r>
        <w:t xml:space="preserve">and has the same dimension,</w:t>
      </w:r>
      <w:r>
        <w:t xml:space="preserve"> </w:t>
      </w:r>
      <w:r>
        <w:t xml:space="preserve">so it equals</w:t>
      </w:r>
      <w:r>
        <w:t xml:space="preserve"> </w:t>
      </w:r>
      <m:oMath>
        <m:r>
          <m:rPr>
            <m:scr m:val="script"/>
            <m:sty m:val="p"/>
          </m:rPr>
          <m:t>S</m:t>
        </m:r>
      </m:oMath>
      <w:r>
        <w:t xml:space="preserve"> </w:t>
      </w:r>
      <w:r>
        <w:t xml:space="preserve">(</w:t>
      </w:r>
      <w:hyperlink w:anchor="thm-subspace-equal-dim">
        <w:r>
          <w:rPr>
            <w:rStyle w:val="Hyperlink"/>
          </w:rPr>
          <w:t xml:space="preserve">Theorem 30</w:t>
        </w:r>
      </w:hyperlink>
      <w:r>
        <w:t xml:space="preserve">).</w:t>
      </w:r>
    </w:p>
    <w:bookmarkStart w:id="307" w:name="exm-double-complement"/>
    <w:p>
      <w:pPr>
        <w:pStyle w:val="BodyText"/>
      </w:pPr>
      <w:r>
        <w:rPr>
          <w:b/>
          <w:bCs/>
        </w:rPr>
        <w:t xml:space="preserve">Example 88 (Back to the line)</w:t>
      </w:r>
      <w:r>
        <w:t xml:space="preserve"> </w:t>
      </w:r>
      <w:r>
        <w:t xml:space="preserve">In</w:t>
      </w:r>
      <w:r>
        <w:t xml:space="preserve"> </w:t>
      </w:r>
      <w:hyperlink w:anchor="exm-orthogonal-direct-sum">
        <w:r>
          <w:rPr>
            <w:rStyle w:val="Hyperlink"/>
          </w:rPr>
          <w:t xml:space="preserve">Example 87</w:t>
        </w:r>
      </w:hyperlink>
      <w:r>
        <w:t xml:space="preserve">,</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sSup>
          <m:e>
            <m:r>
              <m:rPr>
                <m:scr m:val="script"/>
                <m:sty m:val="p"/>
              </m:rPr>
              <m:t>S</m:t>
            </m:r>
          </m:e>
          <m:sup>
            <m:r>
              <m:rPr>
                <m:sty m:val="p"/>
              </m:rPr>
              <m:t>⟂</m:t>
            </m:r>
          </m:sup>
        </m:sSup>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oMath>
      <w:r>
        <w:t xml:space="preserve">.</w:t>
      </w:r>
      <w:r>
        <w:t xml:space="preserve"> </w:t>
      </w:r>
      <w:r>
        <w:t xml:space="preserve">Put those two spanning vectors in the columns of the</w:t>
      </w:r>
      <w:r>
        <w:t xml:space="preserve"> </w:t>
      </w:r>
      <m:oMath>
        <m:r>
          <m:t>3</m:t>
        </m:r>
        <m:r>
          <m:rPr>
            <m:sty m:val="p"/>
          </m:rPr>
          <m:t>×</m:t>
        </m:r>
        <m:r>
          <m:t>2</m:t>
        </m:r>
      </m:oMath>
      <w:r>
        <w:t xml:space="preserve"> </w:t>
      </w:r>
      <w:r>
        <w:t xml:space="preserve">matrix</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rPr>
                      <m:sty m:val="p"/>
                    </m:rPr>
                    <m:t>−</m:t>
                  </m:r>
                  <m:r>
                    <m:t>1</m:t>
                  </m:r>
                </m:e>
                <m:e>
                  <m:r>
                    <m:t>0</m:t>
                  </m:r>
                </m:e>
              </m:mr>
              <m:mr>
                <m:e>
                  <m:r>
                    <m:t>0</m:t>
                  </m:r>
                </m:e>
                <m:e>
                  <m:r>
                    <m:t>1</m:t>
                  </m:r>
                </m:e>
              </m:mr>
            </m:m>
          </m:e>
        </m:d>
      </m:oMath>
      <w:r>
        <w:t xml:space="preserve">,</w:t>
      </w:r>
      <w:r>
        <w:t xml:space="preserve"> </w:t>
      </w:r>
      <w:r>
        <w:t xml:space="preserve">so</w:t>
      </w:r>
      <w:r>
        <w:t xml:space="preserve"> </w:t>
      </w:r>
      <m:oMath>
        <m:sSup>
          <m:e>
            <m:r>
              <m:rPr>
                <m:scr m:val="script"/>
                <m:sty m:val="p"/>
              </m:rPr>
              <m:t>S</m:t>
            </m:r>
          </m:e>
          <m:sup>
            <m:r>
              <m:rPr>
                <m:sty m:val="p"/>
              </m:rPr>
              <m:t>⟂</m:t>
            </m:r>
          </m:sup>
        </m:sSup>
        <m:r>
          <m:rPr>
            <m:sty m:val="p"/>
          </m:rPr>
          <m:t>=</m:t>
        </m:r>
        <m:r>
          <m:rPr>
            <m:scr m:val="script"/>
            <m:sty m:val="p"/>
          </m:rPr>
          <m:t>C</m:t>
        </m:r>
        <m:r>
          <m:rPr>
            <m:sty m:val="p"/>
          </m:rPr>
          <m:t>(</m:t>
        </m:r>
        <m:r>
          <m:rPr>
            <m:sty m:val="bi"/>
          </m:rPr>
          <m:t>B</m:t>
        </m:r>
        <m:r>
          <m:rPr>
            <m:sty m:val="p"/>
          </m:rPr>
          <m:t>)</m:t>
        </m:r>
      </m:oMath>
      <w:r>
        <w:t xml:space="preserve"> </w:t>
      </w:r>
      <w:r>
        <w:t xml:space="preserve">(</w:t>
      </w:r>
      <w:hyperlink w:anchor="thm-column-space-span">
        <w:r>
          <w:rPr>
            <w:rStyle w:val="Hyperlink"/>
          </w:rPr>
          <w:t xml:space="preserve">Theorem 31</w:t>
        </w:r>
      </w:hyperlink>
      <w:r>
        <w:t xml:space="preserve">)</w:t>
      </w:r>
      <w:r>
        <w:t xml:space="preserve"> </w:t>
      </w:r>
      <w:r>
        <w:t xml:space="preserve">and</w:t>
      </w:r>
      <w:r>
        <w:t xml:space="preserve"> </w:t>
      </w: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N</m:t>
        </m:r>
        <m:r>
          <m:rPr>
            <m:sty m:val="p"/>
          </m:rPr>
          <m:t>(</m:t>
        </m:r>
        <m:sSup>
          <m:e>
            <m:r>
              <m:rPr>
                <m:sty m:val="bi"/>
              </m:rPr>
              <m:t>B</m:t>
            </m:r>
          </m:e>
          <m:sup>
            <m:r>
              <m:rPr>
                <m:sty m:val="p"/>
              </m:rPr>
              <m:t>⊤</m:t>
            </m:r>
          </m:sup>
        </m:sSup>
        <m:r>
          <m:rPr>
            <m:sty m:val="p"/>
          </m:rPr>
          <m:t>)</m:t>
        </m:r>
      </m:oMath>
      <w:r>
        <w:t xml:space="preserve"> </w:t>
      </w:r>
      <w:r>
        <w:t xml:space="preserve">(</w:t>
      </w:r>
      <w:hyperlink w:anchor="thm-complement-null-space">
        <w:r>
          <w:rPr>
            <w:rStyle w:val="Hyperlink"/>
          </w:rPr>
          <w:t xml:space="preserve">Theorem 49</w:t>
        </w:r>
      </w:hyperlink>
      <w:r>
        <w:t xml:space="preserve">).</w:t>
      </w:r>
      <w:r>
        <w:t xml:space="preserve"> </w:t>
      </w:r>
      <w:r>
        <w:t xml:space="preserve">Since</w:t>
      </w:r>
      <w:r>
        <w:t xml:space="preserve"> </w:t>
      </w:r>
      <m:oMath>
        <m:sSup>
          <m:e>
            <m:r>
              <m:rPr>
                <m:sty m:val="bi"/>
              </m:rPr>
              <m:t>B</m:t>
            </m:r>
          </m:e>
          <m:sup>
            <m:r>
              <m:rPr>
                <m:sty m:val="p"/>
              </m:rPr>
              <m:t>⊤</m:t>
            </m:r>
          </m:sup>
        </m:sSup>
        <m:acc>
          <m:accPr>
            <m:chr m:val="̃"/>
          </m:accPr>
          <m:e>
            <m:r>
              <m:t>w</m:t>
            </m:r>
          </m:e>
        </m:acc>
        <m:r>
          <m:rPr>
            <m:sty m:val="p"/>
          </m:rPr>
          <m:t>=</m:t>
        </m:r>
        <m:r>
          <m:rPr>
            <m:sty m:val="p"/>
          </m:rPr>
          <m:t>(</m:t>
        </m:r>
        <m:sSub>
          <m:e>
            <m:r>
              <m:t>w</m:t>
            </m:r>
          </m:e>
          <m:sub>
            <m:r>
              <m:t>1</m:t>
            </m:r>
          </m:sub>
        </m:sSub>
        <m:r>
          <m:rPr>
            <m:sty m:val="p"/>
          </m:rPr>
          <m:t>−</m:t>
        </m:r>
        <m:sSub>
          <m:e>
            <m:r>
              <m:t>w</m:t>
            </m:r>
          </m:e>
          <m:sub>
            <m:r>
              <m:t>2</m:t>
            </m:r>
          </m:sub>
        </m:sSub>
        <m:r>
          <m:rPr>
            <m:sty m:val="p"/>
          </m:rPr>
          <m:t>,</m:t>
        </m:r>
        <m:r>
          <m:t> </m:t>
        </m:r>
        <m:sSub>
          <m:e>
            <m:r>
              <m:t>w</m:t>
            </m:r>
          </m:e>
          <m:sub>
            <m:r>
              <m:t>3</m:t>
            </m:r>
          </m:sub>
        </m:sSub>
        <m:r>
          <m:rPr>
            <m:sty m:val="p"/>
          </m:rPr>
          <m:t>)</m:t>
        </m:r>
      </m:oMath>
      <w:r>
        <w:t xml:space="preserve"> </w:t>
      </w:r>
      <w:r>
        <w:t xml:space="preserve">(</w:t>
      </w:r>
      <w:hyperlink w:anchor="def-matvec-mult">
        <w:r>
          <w:rPr>
            <w:rStyle w:val="Hyperlink"/>
          </w:rPr>
          <w:t xml:space="preserve">Definition 28</w:t>
        </w:r>
      </w:hyperlink>
      <w:r>
        <w:t xml:space="preserve">),</w:t>
      </w:r>
      <w:r>
        <w:t xml:space="preserve"> </w:t>
      </w:r>
      <m:oMath>
        <m:acc>
          <m:accPr>
            <m:chr m:val="̃"/>
          </m:accPr>
          <m:e>
            <m:r>
              <m:t>w</m:t>
            </m:r>
          </m:e>
        </m:acc>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exactly when</w:t>
      </w:r>
      <w:r>
        <w:t xml:space="preserve"> </w:t>
      </w:r>
      <m:oMath>
        <m:sSub>
          <m:e>
            <m:r>
              <m:t>w</m:t>
            </m:r>
          </m:e>
          <m:sub>
            <m:r>
              <m:t>1</m:t>
            </m:r>
          </m:sub>
        </m:sSub>
        <m:r>
          <m:rPr>
            <m:sty m:val="p"/>
          </m:rPr>
          <m:t>−</m:t>
        </m:r>
        <m:sSub>
          <m:e>
            <m:r>
              <m:t>w</m:t>
            </m:r>
          </m:e>
          <m:sub>
            <m:r>
              <m:t>2</m:t>
            </m:r>
          </m:sub>
        </m:sSub>
        <m:r>
          <m:rPr>
            <m:sty m:val="p"/>
          </m:rPr>
          <m:t>=</m:t>
        </m:r>
        <m:r>
          <m:t>0</m:t>
        </m:r>
      </m:oMath>
      <w:r>
        <w:t xml:space="preserve"> </w:t>
      </w:r>
      <w:r>
        <w:t xml:space="preserve">and</w:t>
      </w:r>
      <w:r>
        <w:t xml:space="preserve"> </w:t>
      </w:r>
      <m:oMath>
        <m:sSub>
          <m:e>
            <m:r>
              <m:t>w</m:t>
            </m:r>
          </m:e>
          <m:sub>
            <m:r>
              <m:t>3</m:t>
            </m:r>
          </m:sub>
        </m:sSub>
        <m:r>
          <m:rPr>
            <m:sty m:val="p"/>
          </m:rPr>
          <m:t>=</m:t>
        </m:r>
        <m:r>
          <m:t>0</m:t>
        </m:r>
      </m:oMath>
      <w:r>
        <w:t xml:space="preserve">.</w:t>
      </w:r>
      <w:r>
        <w:t xml:space="preserve"> </w:t>
      </w:r>
      <w:r>
        <w:t xml:space="preserve">So</w:t>
      </w:r>
    </w:p>
    <w:p>
      <w:pPr>
        <w:pStyle w:val="BodyText"/>
      </w:pPr>
      <m:oMathPara>
        <m:oMathParaPr>
          <m:jc m:val="center"/>
        </m:oMathParaPr>
        <m:oMath>
          <m:eqArr>
            <m:e>
              <m:r>
                <m:rPr>
                  <m:sty m:val="p"/>
                </m:rPr>
                <m:t>(</m:t>
              </m:r>
              <m:sSup>
                <m:e>
                  <m:r>
                    <m:rPr>
                      <m:scr m:val="script"/>
                      <m:sty m:val="p"/>
                    </m:rPr>
                    <m:t>S</m:t>
                  </m:r>
                </m:e>
                <m:sup>
                  <m:r>
                    <m:rPr>
                      <m:sty m:val="p"/>
                    </m:rPr>
                    <m:t>⟂</m:t>
                  </m:r>
                </m:sup>
              </m:sSup>
              <m:sSup>
                <m:e>
                  <m:r>
                    <m:rPr>
                      <m:sty m:val="p"/>
                    </m:rPr>
                    <m:t>)</m:t>
                  </m:r>
                </m:e>
                <m:sup>
                  <m:r>
                    <m:rPr>
                      <m:sty m:val="p"/>
                    </m:rPr>
                    <m:t>⟂</m:t>
                  </m:r>
                </m:sup>
              </m:sSup>
              <m:r>
                <m:t>&amp;</m:t>
              </m:r>
              <m:r>
                <m:rPr>
                  <m:sty m:val="p"/>
                </m:rPr>
                <m:t>=</m:t>
              </m:r>
              <m:r>
                <m:t>​</m:t>
              </m:r>
              <m:d>
                <m:dPr>
                  <m:begChr m:val="{"/>
                  <m:sepChr m:val=""/>
                  <m:endChr m:val="}"/>
                  <m:grow/>
                </m:dPr>
                <m:e>
                  <m:r>
                    <m:rPr>
                      <m:sty m:val="p"/>
                    </m:rPr>
                    <m:t>(</m:t>
                  </m:r>
                  <m:r>
                    <m:t>a</m:t>
                  </m:r>
                  <m:r>
                    <m:rPr>
                      <m:sty m:val="p"/>
                    </m:rPr>
                    <m:t>,</m:t>
                  </m:r>
                  <m:r>
                    <m:t>a</m:t>
                  </m:r>
                  <m:r>
                    <m:rPr>
                      <m:sty m:val="p"/>
                    </m:rPr>
                    <m:t>,</m:t>
                  </m:r>
                  <m:r>
                    <m:t>0</m:t>
                  </m:r>
                  <m:r>
                    <m:rPr>
                      <m:sty m:val="p"/>
                    </m:rPr>
                    <m:t>)</m:t>
                  </m:r>
                  <m:r>
                    <m:rPr>
                      <m:sty m:val="p"/>
                    </m:rPr>
                    <m:t>:</m:t>
                  </m:r>
                  <m:r>
                    <m:t>a</m:t>
                  </m:r>
                  <m:r>
                    <m:rPr>
                      <m:sty m:val="p"/>
                    </m:rPr>
                    <m:t>∈</m:t>
                  </m:r>
                  <m:r>
                    <m:rPr>
                      <m:scr m:val="double-struck"/>
                      <m:sty m:val="p"/>
                    </m:rPr>
                    <m:t>R</m:t>
                  </m:r>
                </m:e>
              </m:d>
              <m:r>
                <m:t>​</m:t>
              </m:r>
            </m:e>
            <m:e>
              <m:r>
                <m:t>&amp;</m:t>
              </m:r>
              <m:r>
                <m:rPr>
                  <m:sty m:val="p"/>
                </m:rPr>
                <m:t>=</m:t>
              </m:r>
              <m:r>
                <m:rPr>
                  <m:scr m:val="script"/>
                  <m:sty m:val="p"/>
                </m:rPr>
                <m:t>S</m:t>
              </m:r>
              <m:r>
                <m:rPr>
                  <m:sty m:val="p"/>
                </m:rPr>
                <m:t>.</m:t>
              </m:r>
            </m:e>
          </m:eqArr>
        </m:oMath>
      </m:oMathPara>
    </w:p>
    <w:bookmarkEnd w:id="307"/>
    <w:bookmarkStart w:id="308" w:name="exm-double-complement-fails"/>
    <w:p>
      <w:pPr>
        <w:pStyle w:val="FirstParagraph"/>
      </w:pPr>
      <w:r>
        <w:rPr>
          <w:b/>
          <w:bCs/>
        </w:rPr>
        <w:t xml:space="preserve">Example 89 (A set that is not a subspace does not come back)</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is not a subspace.</w:t>
      </w:r>
      <w:r>
        <w:t xml:space="preserve"> </w:t>
      </w:r>
      <w:r>
        <w:t xml:space="preserve">Its orthogonal complement is the same as that of</w:t>
      </w:r>
      <w:r>
        <w:t xml:space="preserve"> </w:t>
      </w:r>
      <m:oMath>
        <m:r>
          <m:rPr>
            <m:scr m:val="script"/>
            <m:sty m:val="p"/>
          </m:rPr>
          <m:t>S</m:t>
        </m:r>
      </m:oMath>
      <w:r>
        <w:t xml:space="preserve"> </w:t>
      </w:r>
      <w:r>
        <w:t xml:space="preserve">in</w:t>
      </w:r>
      <w:r>
        <w:t xml:space="preserve"> </w:t>
      </w:r>
      <w:hyperlink w:anchor="exm-double-complement">
        <w:r>
          <w:rPr>
            <w:rStyle w:val="Hyperlink"/>
          </w:rPr>
          <w:t xml:space="preserve">Example 88</w:t>
        </w:r>
      </w:hyperlink>
      <w:r>
        <w:t xml:space="preserve">,</w:t>
      </w:r>
      <w:r>
        <w:t xml:space="preserve"> </w:t>
      </w:r>
      <w:r>
        <w:t xml:space="preserve">since both are defined by the single condition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so</w:t>
      </w:r>
      <w:r>
        <w:t xml:space="preserve"> </w:t>
      </w:r>
      <m:oMath>
        <m:r>
          <m:rPr>
            <m:sty m:val="p"/>
          </m:rPr>
          <m:t>(</m:t>
        </m:r>
        <m:sSup>
          <m:e>
            <m:r>
              <m:rPr>
                <m:scr m:val="script"/>
                <m:sty m:val="p"/>
              </m:rPr>
              <m:t>X</m:t>
            </m:r>
          </m:e>
          <m:sup>
            <m:r>
              <m:rPr>
                <m:sty m:val="p"/>
              </m:rPr>
              <m:t>⟂</m:t>
            </m:r>
          </m:sup>
        </m:sSup>
        <m:sSup>
          <m:e>
            <m:r>
              <m:rPr>
                <m:sty m:val="p"/>
              </m:rPr>
              <m:t>)</m:t>
            </m:r>
          </m:e>
          <m:sup>
            <m:r>
              <m:rPr>
                <m:sty m:val="p"/>
              </m:rPr>
              <m:t>⟂</m:t>
            </m:r>
          </m:sup>
        </m:sSup>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which contains</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X</m:t>
        </m:r>
      </m:oMath>
      <w:r>
        <w:t xml:space="preserve">.</w:t>
      </w:r>
      <w:r>
        <w:t xml:space="preserve"> </w:t>
      </w:r>
      <w:hyperlink w:anchor="thm-double-complement">
        <w:r>
          <w:rPr>
            <w:rStyle w:val="Hyperlink"/>
          </w:rPr>
          <w:t xml:space="preserve">Theorem 51</w:t>
        </w:r>
      </w:hyperlink>
      <w:r>
        <w:t xml:space="preserve"> </w:t>
      </w:r>
      <w:r>
        <w:t xml:space="preserve">needs</w:t>
      </w:r>
      <w:r>
        <w:t xml:space="preserve"> </w:t>
      </w:r>
      <m:oMath>
        <m:r>
          <m:rPr>
            <m:scr m:val="script"/>
            <m:sty m:val="p"/>
          </m:rPr>
          <m:t>S</m:t>
        </m:r>
      </m:oMath>
      <w:r>
        <w:t xml:space="preserve"> </w:t>
      </w:r>
      <w:r>
        <w:t xml:space="preserve">to be a subspace.</w:t>
      </w:r>
    </w:p>
    <w:bookmarkEnd w:id="308"/>
    <w:bookmarkEnd w:id="309"/>
    <w:bookmarkStart w:id="312" w:name="sec-fundamental-theorem"/>
    <w:p>
      <w:pPr>
        <w:pStyle w:val="Heading2"/>
      </w:pPr>
      <w:r>
        <w:t xml:space="preserve">9 The fundamental theorem of linear algebra</w:t>
      </w:r>
    </w:p>
    <w:bookmarkStart w:id="310" w:name="thm-fundamental-subspaces"/>
    <w:p>
      <w:pPr>
        <w:pStyle w:val="FirstParagraph"/>
      </w:pPr>
      <w:r>
        <w:rPr>
          <w:b/>
          <w:bCs/>
        </w:rPr>
        <w:t xml:space="preserve">Theorem 52 (Fundamental theorem of linear algebra)</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oMath>
      <w:r>
        <w:t xml:space="preserve">. Then</w:t>
      </w:r>
    </w:p>
    <w:p>
      <w:pPr>
        <w:numPr>
          <w:ilvl w:val="0"/>
          <w:numId w:val="1043"/>
        </w:numPr>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m</m:t>
            </m:r>
          </m:sup>
        </m:sSup>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oMath>
      <w:r>
        <w:t xml:space="preserve">;</w:t>
      </w:r>
    </w:p>
    <w:p>
      <w:pPr>
        <w:numPr>
          <w:ilvl w:val="0"/>
          <w:numId w:val="1043"/>
        </w:numPr>
      </w:pPr>
      <m:oMath>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oMath>
      <w:r>
        <w:t xml:space="preserve">;</w:t>
      </w:r>
    </w:p>
    <w:p>
      <w:pPr>
        <w:numPr>
          <w:ilvl w:val="0"/>
          <w:numId w:val="1043"/>
        </w:numPr>
      </w:pPr>
      <m:oMath>
        <m:r>
          <m:rPr>
            <m:scr m:val="script"/>
            <m:sty m:val="p"/>
          </m:rPr>
          <m:t>N</m:t>
        </m:r>
        <m:r>
          <m:rPr>
            <m:sty m:val="p"/>
          </m:rPr>
          <m:t>(</m:t>
        </m:r>
        <m:r>
          <m:rPr>
            <m:sty m:val="bi"/>
          </m:rPr>
          <m:t>A</m:t>
        </m:r>
        <m:sSup>
          <m:e>
            <m:r>
              <m:rPr>
                <m:sty m:val="p"/>
              </m:rPr>
              <m:t>)</m:t>
            </m:r>
          </m:e>
          <m:sup>
            <m:r>
              <m:rPr>
                <m:sty m:val="p"/>
              </m:rPr>
              <m:t>⟂</m:t>
            </m:r>
          </m:sup>
        </m:sSup>
        <m:r>
          <m:rPr>
            <m:sty m:val="p"/>
          </m:rPr>
          <m:t>=</m:t>
        </m:r>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m:oMathPara>
        <m:oMathParaPr>
          <m:jc m:val="center"/>
        </m:oMathParaPr>
        <m:oMath>
          <m:eqArr>
            <m:e>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rPr>
                  <m:sty m:val="p"/>
                </m:rPr>
                <m:t>=</m:t>
              </m:r>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e>
            <m:e>
              <m:r>
                <m:t>&amp;</m:t>
              </m:r>
              <m:r>
                <m:rPr>
                  <m:sty m:val="p"/>
                </m:rPr>
                <m:t>=</m:t>
              </m:r>
              <m:r>
                <m:t>r</m:t>
              </m:r>
              <m:r>
                <m:rPr>
                  <m:sty m:val="p"/>
                </m:rPr>
                <m:t>,</m:t>
              </m:r>
            </m:e>
          </m:eqArr>
        </m:oMath>
      </m:oMathPara>
    </w:p>
    <w:p>
      <w:pPr>
        <w:numPr>
          <w:ilvl w:val="0"/>
          <w:numId w:val="1000"/>
        </w:numPr>
      </w:pP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w:t>
      </w:r>
      <w:r>
        <w:t xml:space="preserve"> </w:t>
      </w:r>
      <w:r>
        <w:t xml:space="preserve">and</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w:t>
      </w:r>
    </w:p>
    <w:bookmarkEnd w:id="310"/>
    <w:p>
      <w:pPr>
        <w:pStyle w:val="FirstParagraph"/>
      </w:pPr>
      <w:r>
        <w:rPr>
          <w:i/>
          <w:iCs/>
        </w:rPr>
        <w:t xml:space="preserve">Proof</w:t>
      </w:r>
      <w:r>
        <w:t xml:space="preserve">. </w:t>
      </w:r>
      <w:r>
        <w:rPr>
          <w:b/>
          <w:bCs/>
        </w:rPr>
        <w:t xml:space="preserve">Part 1.</w:t>
      </w:r>
      <w:r>
        <w:t xml:space="preserve"> </w:t>
      </w:r>
      <w:r>
        <w:t xml:space="preserve">The first equation is</w:t>
      </w:r>
      <w:r>
        <w:t xml:space="preserve"> </w:t>
      </w:r>
      <w:hyperlink w:anchor="thm-complement-null-space">
        <w:r>
          <w:rPr>
            <w:rStyle w:val="Hyperlink"/>
          </w:rPr>
          <w:t xml:space="preserve">Theorem 49</w:t>
        </w:r>
      </w:hyperlink>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31</w:t>
        </w:r>
      </w:hyperlink>
      <w:r>
        <w:t xml:space="preserve">), so</w:t>
      </w:r>
    </w:p>
    <w:p>
      <w:pPr>
        <w:pStyle w:val="BodyText"/>
      </w:pPr>
      <m:oMathPara>
        <m:oMathParaPr>
          <m:jc m:val="center"/>
        </m:oMathParaPr>
        <m:oMath>
          <m:eqArr>
            <m:e>
              <m:sSup>
                <m:e>
                  <m:r>
                    <m:rPr>
                      <m:scr m:val="double-struck"/>
                      <m:sty m:val="p"/>
                    </m:rPr>
                    <m:t>R</m:t>
                  </m:r>
                </m:e>
                <m:sup>
                  <m:r>
                    <m:t>m</m:t>
                  </m:r>
                </m:sup>
              </m:sSup>
              <m:r>
                <m:t>&amp;</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A</m:t>
              </m:r>
              <m:sSup>
                <m:e>
                  <m:r>
                    <m:rPr>
                      <m:sty m:val="p"/>
                    </m:rPr>
                    <m:t>)</m:t>
                  </m:r>
                </m:e>
                <m:sup>
                  <m:r>
                    <m:rPr>
                      <m:sty m:val="p"/>
                    </m:rPr>
                    <m:t>⟂</m:t>
                  </m:r>
                </m:sup>
              </m:sSup>
              <m:r>
                <m:t>&amp;</m:t>
              </m:r>
              <m:r>
                <m:t>&amp;</m:t>
              </m:r>
              <m:r>
                <m:rPr>
                  <m:nor/>
                  <m:sty m:val="p"/>
                </m:rPr>
                <m:t>(</m:t>
              </m:r>
              <m:r>
                <m:rPr>
                  <m:nor/>
                  <m:sty m:val="p"/>
                </m:rPr>
                <m:t>Theorem 50</m:t>
              </m:r>
              <m:r>
                <m:rPr>
                  <m:nor/>
                  <m:sty m:val="p"/>
                </m:rPr>
                <m:t>)</m:t>
              </m:r>
            </m:e>
            <m:e>
              <m:r>
                <m:t>&amp;</m:t>
              </m:r>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r>
                <m:rPr>
                  <m:sty m:val="p"/>
                </m:rPr>
                <m:t>.</m:t>
              </m:r>
              <m:r>
                <m:t>&amp;</m:t>
              </m:r>
              <m:r>
                <m:t>&amp;</m:t>
              </m:r>
              <m:r>
                <m:rPr>
                  <m:nor/>
                  <m:sty m:val="p"/>
                </m:rPr>
                <m:t>(first equation)</m:t>
              </m:r>
            </m:e>
          </m:eqArr>
        </m:oMath>
      </m:oMathPara>
    </w:p>
    <w:p>
      <w:pPr>
        <w:pStyle w:val="FirstParagraph"/>
      </w:pPr>
      <w:r>
        <w:rPr>
          <w:b/>
          <w:bCs/>
        </w:rPr>
        <w:t xml:space="preserve">Part 2.</w:t>
      </w:r>
    </w:p>
    <w:p>
      <w:pPr>
        <w:pStyle w:val="BodyText"/>
      </w:pPr>
      <m:oMathPara>
        <m:oMathParaPr>
          <m:jc m:val="center"/>
        </m:oMathParaPr>
        <m:oMath>
          <m:eqArr>
            <m:e>
              <m:r>
                <m:rPr>
                  <m:scr m:val="script"/>
                  <m:sty m:val="p"/>
                </m:rPr>
                <m:t>C</m:t>
              </m:r>
              <m:r>
                <m:rPr>
                  <m:sty m:val="p"/>
                </m:rPr>
                <m:t>(</m:t>
              </m:r>
              <m:r>
                <m:rPr>
                  <m:sty m:val="bi"/>
                </m:rPr>
                <m:t>A</m:t>
              </m:r>
              <m:r>
                <m:rPr>
                  <m:sty m:val="p"/>
                </m:rPr>
                <m:t>)</m:t>
              </m:r>
              <m:r>
                <m:t>&amp;</m:t>
              </m:r>
              <m:r>
                <m:rPr>
                  <m:sty m:val="p"/>
                </m:rPr>
                <m:t>=</m:t>
              </m:r>
              <m:r>
                <m:t>​</m:t>
              </m:r>
              <m:d>
                <m:dPr>
                  <m:begChr m:val="("/>
                  <m:sepChr m:val=""/>
                  <m:endChr m:val=")"/>
                  <m:grow/>
                </m:dPr>
                <m:e>
                  <m:r>
                    <m:rPr>
                      <m:scr m:val="script"/>
                      <m:sty m:val="p"/>
                    </m:rPr>
                    <m:t>C</m:t>
                  </m:r>
                  <m:r>
                    <m:rPr>
                      <m:sty m:val="p"/>
                    </m:rPr>
                    <m:t>(</m:t>
                  </m:r>
                  <m:r>
                    <m:rPr>
                      <m:sty m:val="bi"/>
                    </m:rPr>
                    <m:t>A</m:t>
                  </m:r>
                  <m:sSup>
                    <m:e>
                      <m:r>
                        <m:rPr>
                          <m:sty m:val="p"/>
                        </m:rPr>
                        <m:t>)</m:t>
                      </m:r>
                    </m:e>
                    <m:sup>
                      <m:r>
                        <m:rPr>
                          <m:sty m:val="p"/>
                        </m:rPr>
                        <m:t>⟂</m:t>
                      </m:r>
                    </m:sup>
                  </m:sSup>
                </m:e>
              </m:d>
              <m:sSup>
                <m:e>
                  <m:r>
                    <m:t>​</m:t>
                  </m:r>
                </m:e>
                <m:sup>
                  <m:r>
                    <m:rPr>
                      <m:sty m:val="p"/>
                    </m:rPr>
                    <m:t>⟂</m:t>
                  </m:r>
                </m:sup>
              </m:sSup>
              <m:r>
                <m:t>&amp;</m:t>
              </m:r>
              <m:r>
                <m:t>&amp;</m:t>
              </m:r>
              <m:r>
                <m:rPr>
                  <m:nor/>
                  <m:sty m:val="p"/>
                </m:rPr>
                <m:t>(</m:t>
              </m:r>
              <m:r>
                <m:rPr>
                  <m:nor/>
                  <m:sty m:val="p"/>
                </m:rPr>
                <m:t>Theorem 51</m:t>
              </m:r>
              <m:r>
                <m:rPr>
                  <m:nor/>
                  <m:sty m:val="p"/>
                </m:rPr>
                <m:t>)</m:t>
              </m:r>
            </m:e>
            <m:e>
              <m:r>
                <m:t>&amp;</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r>
                <m:rPr>
                  <m:sty m:val="p"/>
                </m:rPr>
                <m:t>.</m:t>
              </m:r>
              <m:r>
                <m:t>&amp;</m:t>
              </m:r>
              <m:r>
                <m:t>&amp;</m:t>
              </m:r>
              <m:r>
                <m:rPr>
                  <m:nor/>
                  <m:sty m:val="p"/>
                </m:rPr>
                <m:t>(part 1)</m:t>
              </m:r>
            </m:e>
          </m:eqArr>
        </m:oMath>
      </m:oMathPara>
    </w:p>
    <w:p>
      <w:pPr>
        <w:pStyle w:val="FirstParagraph"/>
      </w:pPr>
      <w:r>
        <w:rPr>
          <w:b/>
          <w:bCs/>
        </w:rPr>
        <w:t xml:space="preserve">Part 3.</w:t>
      </w:r>
      <w:r>
        <w:t xml:space="preserve"> </w:t>
      </w:r>
      <w:r>
        <w:t xml:space="preserve">Apply parts 2 and 1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part 2 gives</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sSup>
          <m:e>
            <m:r>
              <m:rPr>
                <m:sty m:val="p"/>
              </m:rPr>
              <m:t>)</m:t>
            </m:r>
          </m:e>
          <m:sup>
            <m:r>
              <m:rPr>
                <m:sty m:val="p"/>
              </m:rPr>
              <m:t>⟂</m:t>
            </m:r>
          </m:sup>
        </m:sSup>
      </m:oMath>
      <w:r>
        <w:t xml:space="preserve">,</w:t>
      </w:r>
      <w:r>
        <w:t xml:space="preserve"> </w:t>
      </w:r>
      <w:r>
        <w:t xml:space="preserve">and part 1 gives</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w:r>
        <w:rPr>
          <w:b/>
          <w:bCs/>
        </w:rPr>
        <w:t xml:space="preserve">Part 4.</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by</w:t>
      </w:r>
      <w:r>
        <w:t xml:space="preserve"> </w:t>
      </w:r>
      <w:hyperlink w:anchor="thm-rank-dim">
        <w:r>
          <w:rPr>
            <w:rStyle w:val="Hyperlink"/>
          </w:rPr>
          <w:t xml:space="preserve">Theorem 35</w:t>
        </w:r>
      </w:hyperlink>
      <w:r>
        <w:t xml:space="preserve">.</w:t>
      </w:r>
      <w:r>
        <w:t xml:space="preserve"> </w:t>
      </w:r>
      <m:oMath>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r>
          <m:rPr>
            <m:sty m:val="p"/>
          </m:rPr>
          <m:t>=</m:t>
        </m:r>
        <m:r>
          <m:rPr>
            <m:sty m:val="p"/>
          </m:rPr>
          <m:t>rank</m:t>
        </m:r>
        <m:r>
          <m:rPr>
            <m:sty m:val="p"/>
          </m:rPr>
          <m:t>(</m:t>
        </m:r>
        <m:sSup>
          <m:e>
            <m:r>
              <m:rPr>
                <m:sty m:val="bi"/>
              </m:rPr>
              <m:t>A</m:t>
            </m:r>
          </m:e>
          <m:sup>
            <m:r>
              <m:rPr>
                <m:sty m:val="p"/>
              </m:rPr>
              <m:t>⊤</m:t>
            </m:r>
          </m:sup>
        </m:sSup>
        <m:r>
          <m:rPr>
            <m:sty m:val="p"/>
          </m:rPr>
          <m:t>)</m:t>
        </m:r>
      </m:oMath>
      <w:r>
        <w:t xml:space="preserve"> </w:t>
      </w:r>
      <w:r>
        <w:t xml:space="preserve">by</w:t>
      </w:r>
      <w:r>
        <w:t xml:space="preserve"> </w:t>
      </w:r>
      <w:hyperlink w:anchor="thm-rank-dim">
        <w:r>
          <w:rPr>
            <w:rStyle w:val="Hyperlink"/>
          </w:rPr>
          <w:t xml:space="preserve">Theorem 35</w:t>
        </w:r>
      </w:hyperlink>
      <w:r>
        <w:t xml:space="preserve">,</w:t>
      </w:r>
      <w:r>
        <w:t xml:space="preserve"> </w:t>
      </w:r>
      <w:r>
        <w:t xml:space="preserve">and that is</w:t>
      </w:r>
      <w:r>
        <w:t xml:space="preserve"> </w:t>
      </w:r>
      <m:oMath>
        <m:r>
          <m:t>r</m:t>
        </m:r>
      </m:oMath>
      <w:r>
        <w:t xml:space="preserve"> </w:t>
      </w:r>
      <w:r>
        <w:t xml:space="preserve">by</w:t>
      </w:r>
      <w:r>
        <w:t xml:space="preserve"> </w:t>
      </w:r>
      <w:hyperlink w:anchor="thm-rank-transpose">
        <w:r>
          <w:rPr>
            <w:rStyle w:val="Hyperlink"/>
          </w:rPr>
          <w:t xml:space="preserve">Theorem 38</w:t>
        </w:r>
      </w:hyperlink>
      <w:r>
        <w:t xml:space="preserve">.</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 </w:t>
      </w:r>
      <w:r>
        <w:t xml:space="preserve">(</w:t>
      </w:r>
      <w:hyperlink w:anchor="def-nullity">
        <w:r>
          <w:rPr>
            <w:rStyle w:val="Hyperlink"/>
          </w:rPr>
          <w:t xml:space="preserve">Definition 48</w:t>
        </w:r>
      </w:hyperlink>
      <w:r>
        <w:t xml:space="preserve">,</w:t>
      </w:r>
      <w:r>
        <w:t xml:space="preserve"> </w:t>
      </w:r>
      <w:hyperlink w:anchor="thm-rank-nullity">
        <w:r>
          <w:rPr>
            <w:rStyle w:val="Hyperlink"/>
          </w:rPr>
          <w:t xml:space="preserve">Theorem 36</w:t>
        </w:r>
      </w:hyperlink>
      <w:r>
        <w:t xml:space="preserv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 and rank</w:t>
      </w:r>
      <w:r>
        <w:t xml:space="preserve"> </w:t>
      </w:r>
      <m:oMath>
        <m:r>
          <m:t>r</m:t>
        </m:r>
      </m:oMath>
      <w:r>
        <w:t xml:space="preserve">,</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 </w:t>
      </w:r>
      <w:r>
        <w:t xml:space="preserve">in the same way.</w:t>
      </w:r>
    </w:p>
    <w:bookmarkStart w:id="311" w:name="exm-fundamental-subspaces"/>
    <w:p>
      <w:pPr>
        <w:pStyle w:val="BodyText"/>
      </w:pPr>
      <w:r>
        <w:rPr>
          <w:b/>
          <w:bCs/>
        </w:rPr>
        <w:t xml:space="preserve">Example 90 (The four subspaces of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t>m</m:t>
        </m:r>
        <m:r>
          <m:rPr>
            <m:sty m:val="p"/>
          </m:rPr>
          <m:t>=</m:t>
        </m:r>
        <m:r>
          <m:t>2</m:t>
        </m:r>
      </m:oMath>
      <w:r>
        <w:t xml:space="preserve">,</w:t>
      </w:r>
      <w:r>
        <w:t xml:space="preserve"> </w:t>
      </w:r>
      <m:oMath>
        <m:r>
          <m:t>n</m:t>
        </m:r>
        <m:r>
          <m:rPr>
            <m:sty m:val="p"/>
          </m:rPr>
          <m:t>=</m:t>
        </m:r>
        <m:r>
          <m:t>3</m:t>
        </m:r>
      </m:oMath>
      <w:r>
        <w:t xml:space="preserve"> </w:t>
      </w:r>
      <w:r>
        <w:t xml:space="preserve">and</w:t>
      </w:r>
      <w:r>
        <w:t xml:space="preserve"> </w:t>
      </w:r>
      <m:oMath>
        <m:r>
          <m:t>r</m:t>
        </m:r>
        <m:r>
          <m:rPr>
            <m:sty m:val="p"/>
          </m:rPr>
          <m:t>=</m:t>
        </m:r>
        <m:r>
          <m:t>1</m:t>
        </m:r>
      </m:oMath>
      <w:r>
        <w:t xml:space="preserve"> </w:t>
      </w:r>
      <w:r>
        <w:t xml:space="preserve">(</w:t>
      </w:r>
      <w:hyperlink w:anchor="exm-rank-dim">
        <w:r>
          <w:rPr>
            <w:rStyle w:val="Hyperlink"/>
          </w:rPr>
          <w:t xml:space="preserve">Example 60</w:t>
        </w:r>
      </w:hyperlink>
      <w:r>
        <w:t xml:space="preserve">).</w:t>
      </w:r>
    </w:p>
    <w:p>
      <w:pPr>
        <w:numPr>
          <w:ilvl w:val="0"/>
          <w:numId w:val="1044"/>
        </w:numPr>
      </w:pP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the row space</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p>
    <w:p>
      <w:pPr>
        <w:pStyle w:val="Compact"/>
        <w:numPr>
          <w:ilvl w:val="1"/>
          <w:numId w:val="1045"/>
        </w:numPr>
      </w:pP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has dimension</w:t>
      </w:r>
      <w:r>
        <w:t xml:space="preserve"> </w:t>
      </w:r>
      <m:oMath>
        <m:r>
          <m:t>2</m:t>
        </m:r>
        <m:r>
          <m:rPr>
            <m:sty m:val="p"/>
          </m:rPr>
          <m:t>=</m:t>
        </m:r>
        <m:r>
          <m:t>n</m:t>
        </m:r>
        <m:r>
          <m:rPr>
            <m:sty m:val="p"/>
          </m:rPr>
          <m:t>−</m:t>
        </m:r>
        <m:r>
          <m:t>r</m:t>
        </m:r>
      </m:oMath>
      <w:r>
        <w:t xml:space="preserve"> </w:t>
      </w:r>
      <w:r>
        <w:t xml:space="preserve">(</w:t>
      </w:r>
      <w:hyperlink w:anchor="exm-nullity">
        <w:r>
          <w:rPr>
            <w:rStyle w:val="Hyperlink"/>
          </w:rPr>
          <w:t xml:space="preserve">Example 61</w:t>
        </w:r>
      </w:hyperlink>
      <w:r>
        <w:t xml:space="preserve">).</w:t>
      </w:r>
      <w:r>
        <w:t xml:space="preserve"> </w:t>
      </w:r>
      <w:r>
        <w:t xml:space="preserve">The spanning vectors are orthogonal:</w:t>
      </w:r>
    </w:p>
    <w:p>
      <w:pPr>
        <w:pStyle w:val="FirstParagraph"/>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1</m:t>
              </m:r>
              <m:r>
                <m:rPr>
                  <m:sty m:val="p"/>
                </m:rPr>
                <m:t>,</m:t>
              </m:r>
              <m:r>
                <m:t>0</m:t>
              </m:r>
              <m:r>
                <m:rPr>
                  <m:sty m:val="p"/>
                </m:rPr>
                <m:t>)</m:t>
              </m:r>
              <m:r>
                <m:t>&amp;</m:t>
              </m:r>
              <m:r>
                <m:rPr>
                  <m:sty m:val="p"/>
                </m:rPr>
                <m:t>=</m:t>
              </m:r>
              <m:r>
                <m:t>2</m:t>
              </m:r>
              <m:r>
                <m:rPr>
                  <m:sty m:val="p"/>
                </m:rPr>
                <m:t>−</m:t>
              </m:r>
              <m:r>
                <m:t>2</m:t>
              </m:r>
              <m:r>
                <m:rPr>
                  <m:sty m:val="p"/>
                </m:rPr>
                <m:t>+</m:t>
              </m:r>
              <m:r>
                <m:t>0</m:t>
              </m:r>
            </m:e>
            <m:e>
              <m:r>
                <m:t>&amp;</m:t>
              </m:r>
              <m:r>
                <m:rPr>
                  <m:sty m:val="p"/>
                </m:rPr>
                <m:t>=</m:t>
              </m:r>
              <m:r>
                <m:t>0</m:t>
              </m:r>
            </m:e>
          </m:eqArr>
        </m:oMath>
      </m:oMathPara>
    </w:p>
    <w:p>
      <w:pPr>
        <w:numPr>
          <w:ilvl w:val="0"/>
          <w:numId w:val="1000"/>
        </w:numPr>
      </w:pPr>
      <w:r>
        <w:t xml:space="preserve">and</w:t>
      </w:r>
    </w:p>
    <w:p>
      <w:pPr>
        <w:pStyle w:val="BodyText"/>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0</m:t>
              </m:r>
              <m:r>
                <m:rPr>
                  <m:sty m:val="p"/>
                </m:rPr>
                <m:t>,</m:t>
              </m:r>
              <m:r>
                <m:t>1</m:t>
              </m:r>
              <m:r>
                <m:rPr>
                  <m:sty m:val="p"/>
                </m:rPr>
                <m:t>)</m:t>
              </m:r>
              <m:r>
                <m:t>&amp;</m:t>
              </m:r>
              <m:r>
                <m:rPr>
                  <m:sty m:val="p"/>
                </m:rPr>
                <m:t>=</m:t>
              </m:r>
              <m:r>
                <m:t>2</m:t>
              </m:r>
              <m:r>
                <m:rPr>
                  <m:sty m:val="p"/>
                </m:rPr>
                <m:t>+</m:t>
              </m:r>
              <m:r>
                <m:t>0</m:t>
              </m:r>
              <m:r>
                <m:rPr>
                  <m:sty m:val="p"/>
                </m:rPr>
                <m:t>−</m:t>
              </m:r>
              <m:r>
                <m:t>2</m:t>
              </m:r>
            </m:e>
            <m:e>
              <m:r>
                <m:t>&amp;</m:t>
              </m:r>
              <m:r>
                <m:rPr>
                  <m:sty m:val="p"/>
                </m:rPr>
                <m:t>=</m:t>
              </m:r>
              <m:r>
                <m:t>0</m:t>
              </m:r>
              <m:r>
                <m:rPr>
                  <m:sty m:val="p"/>
                </m:rPr>
                <m:t>.</m:t>
              </m:r>
            </m:e>
          </m:eqArr>
        </m:oMath>
      </m:oMathPara>
    </w:p>
    <w:p>
      <w:pPr>
        <w:numPr>
          <w:ilvl w:val="0"/>
          <w:numId w:val="1044"/>
        </w:numPr>
      </w:pPr>
      <w:r>
        <w:rPr>
          <w:b/>
          <w:bCs/>
        </w:rPr>
        <w:t xml:space="preserve">In</w:t>
      </w:r>
      <w:r>
        <w:rPr>
          <w:b/>
          <w:bCs/>
        </w:rPr>
        <w:t xml:space="preserve"> </w:t>
      </w:r>
      <m:oMath>
        <m:sSup>
          <m:e>
            <m:r>
              <m:rPr>
                <m:scr m:val="double-struck"/>
                <m:sty m:val="p"/>
              </m:rPr>
              <m:t>R</m:t>
            </m:r>
          </m:e>
          <m:sup>
            <m:r>
              <m:t>2</m:t>
            </m:r>
          </m:sup>
        </m:sSup>
      </m:oMath>
      <w:r>
        <w:rPr>
          <w:b/>
          <w:bCs/>
        </w:rP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 </w:t>
      </w:r>
      <w:r>
        <w:t xml:space="preserve">has dimension</w:t>
      </w:r>
      <w:r>
        <w:t xml:space="preserve"> </w:t>
      </w:r>
      <m:oMath>
        <m:r>
          <m:t>1</m:t>
        </m:r>
        <m:r>
          <m:rPr>
            <m:sty m:val="p"/>
          </m:rPr>
          <m:t>=</m:t>
        </m:r>
        <m:r>
          <m:t>m</m:t>
        </m:r>
        <m:r>
          <m:rPr>
            <m:sty m:val="p"/>
          </m:rPr>
          <m:t>−</m:t>
        </m:r>
        <m:r>
          <m:t>r</m:t>
        </m:r>
      </m:oMath>
      <w:r>
        <w:t xml:space="preserve"> </w:t>
      </w:r>
      <w:r>
        <w:t xml:space="preserve">(</w:t>
      </w:r>
      <w:hyperlink w:anchor="exm-complement-null-space">
        <w:r>
          <w:rPr>
            <w:rStyle w:val="Hyperlink"/>
          </w:rPr>
          <w:t xml:space="preserve">Example 86</w:t>
        </w:r>
      </w:hyperlink>
      <w:r>
        <w:t xml:space="preserve">).</w:t>
      </w:r>
    </w:p>
    <w:p>
      <w:pPr>
        <w:pStyle w:val="FirstParagraph"/>
      </w:pPr>
      <w:r>
        <w:t xml:space="preserve">By part 3,</w:t>
      </w:r>
      <w:r>
        <w:t xml:space="preserve"> </w:t>
      </w:r>
      <m:oMath>
        <m:acc>
          <m:accPr>
            <m:chr m:val="̃"/>
          </m:accPr>
          <m:e>
            <m:r>
              <m:t>y</m:t>
            </m:r>
          </m:e>
        </m:acc>
        <m:r>
          <m:rPr>
            <m:sty m:val="p"/>
          </m:rPr>
          <m:t>=</m:t>
        </m:r>
        <m:r>
          <m:rPr>
            <m:sty m:val="p"/>
          </m:rPr>
          <m:t>(</m:t>
        </m:r>
        <m:r>
          <m:t>1</m:t>
        </m:r>
        <m:r>
          <m:rPr>
            <m:sty m:val="p"/>
          </m:rPr>
          <m:t>,</m:t>
        </m:r>
        <m:r>
          <m:t>0</m:t>
        </m:r>
        <m:r>
          <m:rPr>
            <m:sty m:val="p"/>
          </m:rPr>
          <m:t>,</m:t>
        </m:r>
        <m:r>
          <m:t>0</m:t>
        </m:r>
        <m:r>
          <m:rPr>
            <m:sty m:val="p"/>
          </m:rPr>
          <m:t>)</m:t>
        </m:r>
      </m:oMath>
      <w:r>
        <w:t xml:space="preserve"> </w:t>
      </w:r>
      <w:r>
        <w:t xml:space="preserve">splits uniquely</w:t>
      </w:r>
      <w:r>
        <w:t xml:space="preserve"> </w:t>
      </w:r>
      <w:r>
        <w:t xml:space="preserve">into a row-space part</w:t>
      </w:r>
      <w:r>
        <w:t xml:space="preserve"> </w:t>
      </w:r>
      <m:oMath>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 a null-space part.</w:t>
      </w:r>
      <w:r>
        <w:t xml:space="preserve"> </w:t>
      </w:r>
      <w:r>
        <w:t xml:space="preserve">The null-space part</w:t>
      </w:r>
      <w:r>
        <w:t xml:space="preserve"> </w:t>
      </w:r>
      <m:oMath>
        <m:acc>
          <m:accPr>
            <m:chr m:val="̃"/>
          </m:accPr>
          <m:e>
            <m:r>
              <m:t>y</m:t>
            </m:r>
          </m:e>
        </m:acc>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lies in</w:t>
      </w:r>
      <w:r>
        <w:t xml:space="preserve"> </w:t>
      </w:r>
      <m:oMath>
        <m:r>
          <m:rPr>
            <m:scr m:val="script"/>
            <m:sty m:val="p"/>
          </m:rPr>
          <m:t>N</m:t>
        </m:r>
        <m:r>
          <m:rPr>
            <m:sty m:val="p"/>
          </m:rPr>
          <m:t>(</m:t>
        </m:r>
        <m:r>
          <m:rPr>
            <m:sty m:val="bi"/>
          </m:rPr>
          <m:t>A</m:t>
        </m:r>
        <m:r>
          <m:rPr>
            <m:sty m:val="p"/>
          </m:rPr>
          <m:t>)</m:t>
        </m:r>
      </m:oMath>
      <w:r>
        <w:t xml:space="preserve"> </w:t>
      </w:r>
      <w:r>
        <w:t xml:space="preserve">(part 3),</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cr m:val="script"/>
            <m:sty m:val="p"/>
          </m:rPr>
          <m:t>C</m:t>
        </m:r>
        <m:r>
          <m:rPr>
            <m:sty m:val="p"/>
          </m:rPr>
          <m:t>(</m:t>
        </m:r>
        <m:sSup>
          <m:e>
            <m:r>
              <m:rPr>
                <m:sty m:val="bi"/>
              </m:rPr>
              <m:t>A</m:t>
            </m:r>
          </m:e>
          <m:sup>
            <m:r>
              <m:rPr>
                <m:sty m:val="p"/>
              </m:rPr>
              <m:t>⊤</m:t>
            </m:r>
          </m:sup>
        </m:sSup>
        <m:sSup>
          <m:e>
            <m:r>
              <m:rPr>
                <m:sty m:val="p"/>
              </m:rPr>
              <m:t>)</m:t>
            </m:r>
          </m:e>
          <m:sup>
            <m:r>
              <m:rPr>
                <m:sty m:val="p"/>
              </m:rPr>
              <m:t>⟂</m:t>
            </m:r>
          </m:sup>
        </m:sSup>
      </m:oMath>
      <w:r>
        <w:t xml:space="preserve"> </w:t>
      </w:r>
      <w:r>
        <w:t xml:space="preserve">(</w:t>
      </w:r>
      <w:hyperlink w:anchor="thm-complement-null-space">
        <w:r>
          <w:rPr>
            <w:rStyle w:val="Hyperlink"/>
          </w:rPr>
          <w:t xml:space="preserve">Theorem 49</w:t>
        </w:r>
      </w:hyperlink>
      <w:r>
        <w:t xml:space="preserve"> </w:t>
      </w:r>
      <w:r>
        <w:t xml:space="preserve">applied to</w:t>
      </w:r>
      <w:r>
        <w:t xml:space="preserve"> </w:t>
      </w:r>
      <m:oMath>
        <m:sSup>
          <m:e>
            <m:r>
              <m:rPr>
                <m:sty m:val="bi"/>
              </m:rPr>
              <m:t>A</m:t>
            </m:r>
          </m:e>
          <m:sup>
            <m:r>
              <m:rPr>
                <m:sty m:val="p"/>
              </m:rPr>
              <m:t>⊤</m:t>
            </m:r>
          </m:sup>
        </m:sSup>
      </m:oMath>
      <w:r>
        <w:t xml:space="preserve">, with</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so it must be orthogonal to</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p>
    <w:p>
      <w:pPr>
        <w:pStyle w:val="BodyText"/>
      </w:pPr>
      <m:oMathPara>
        <m:oMathParaPr>
          <m:jc m:val="center"/>
        </m:oMathParaPr>
        <m:oMath>
          <m:eqArr>
            <m:e>
              <m:r>
                <m:t>0</m:t>
              </m:r>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rPr>
                      <m:sty m:val="p"/>
                    </m:rPr>
                    <m:t>(</m:t>
                  </m:r>
                  <m:r>
                    <m:t>1</m:t>
                  </m:r>
                  <m:r>
                    <m:rPr>
                      <m:sty m:val="p"/>
                    </m:rPr>
                    <m:t>,</m:t>
                  </m:r>
                  <m:r>
                    <m:t>0</m:t>
                  </m:r>
                  <m:r>
                    <m:rPr>
                      <m:sty m:val="p"/>
                    </m:rPr>
                    <m:t>,</m:t>
                  </m:r>
                  <m:r>
                    <m:t>0</m:t>
                  </m:r>
                  <m:r>
                    <m:rPr>
                      <m:sty m:val="p"/>
                    </m:rPr>
                    <m:t>)</m:t>
                  </m:r>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(orthogonality)</m:t>
              </m:r>
            </m:e>
            <m:e>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t>1</m:t>
                  </m:r>
                  <m:r>
                    <m:rPr>
                      <m:sty m:val="p"/>
                    </m:rPr>
                    <m:t>⋅</m:t>
                  </m:r>
                  <m:r>
                    <m:rPr>
                      <m:sty m:val="p"/>
                    </m:rPr>
                    <m:t>(</m:t>
                  </m:r>
                  <m:r>
                    <m:t>1</m:t>
                  </m:r>
                  <m:r>
                    <m:rPr>
                      <m:sty m:val="p"/>
                    </m:rPr>
                    <m:t>,</m:t>
                  </m:r>
                  <m:r>
                    <m:t>0</m:t>
                  </m:r>
                  <m:r>
                    <m:rPr>
                      <m:sty m:val="p"/>
                    </m:rPr>
                    <m:t>,</m:t>
                  </m:r>
                  <m:r>
                    <m:t>0</m:t>
                  </m:r>
                  <m:r>
                    <m:rPr>
                      <m:sty m:val="p"/>
                    </m:rPr>
                    <m:t>)</m:t>
                  </m:r>
                  <m:r>
                    <m:rPr>
                      <m:sty m:val="p"/>
                    </m:rPr>
                    <m:t>+</m:t>
                  </m:r>
                  <m:r>
                    <m:rPr>
                      <m:sty m:val="p"/>
                    </m:rPr>
                    <m:t>(</m:t>
                  </m:r>
                  <m:r>
                    <m:rPr>
                      <m:sty m:val="p"/>
                    </m:rPr>
                    <m:t>−</m:t>
                  </m:r>
                  <m:r>
                    <m:t>t</m:t>
                  </m:r>
                  <m:r>
                    <m:rPr>
                      <m:sty m:val="p"/>
                    </m:rPr>
                    <m: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(write the difference as a linear combination)</m:t>
              </m:r>
            </m:e>
            <m:e>
              <m:r>
                <m:t>&amp;</m:t>
              </m:r>
              <m:r>
                <m:rPr>
                  <m:sty m:val="p"/>
                </m:rPr>
                <m:t>=</m:t>
              </m:r>
              <m:r>
                <m:t>1</m:t>
              </m:r>
              <m:r>
                <m:rPr>
                  <m:sty m:val="p"/>
                </m:rPr>
                <m:t>⋅</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t>0</m:t>
                  </m:r>
                  <m:r>
                    <m:rPr>
                      <m:sty m:val="p"/>
                    </m:rPr>
                    <m:t>,</m:t>
                  </m:r>
                  <m:r>
                    <m:t>0</m:t>
                  </m:r>
                  <m:r>
                    <m:rPr>
                      <m:sty m:val="p"/>
                    </m:rPr>
                    <m:t>)</m:t>
                  </m:r>
                </m:e>
              </m:d>
              <m:r>
                <m:t>​</m:t>
              </m:r>
              <m:r>
                <m:rPr>
                  <m:sty m:val="p"/>
                </m:rPr>
                <m:t>+</m:t>
              </m:r>
              <m:r>
                <m:rPr>
                  <m:sty m:val="p"/>
                </m:rPr>
                <m:t>(</m:t>
              </m:r>
              <m:r>
                <m:rPr>
                  <m:sty m:val="p"/>
                </m:rPr>
                <m:t>−</m:t>
              </m:r>
              <m:r>
                <m:t>t</m:t>
              </m:r>
              <m:r>
                <m:rPr>
                  <m:sty m:val="p"/>
                </m:rPr>
                <m:t>)</m:t>
              </m:r>
              <m:r>
                <m:t> </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m:t>
              </m:r>
              <m:r>
                <m:rPr>
                  <m:nor/>
                  <m:sty m:val="p"/>
                </m:rPr>
                <m:t>Theorem 47</m:t>
              </m:r>
              <m:r>
                <m:rPr>
                  <m:nor/>
                  <m:sty m:val="p"/>
                </m:rPr>
                <m:t>)</m:t>
              </m:r>
            </m:e>
            <m:e>
              <m:r>
                <m:t>&amp;</m:t>
              </m:r>
              <m:r>
                <m:rPr>
                  <m:sty m:val="p"/>
                </m:rPr>
                <m:t>=</m:t>
              </m:r>
              <m:r>
                <m:t>1</m:t>
              </m:r>
              <m:r>
                <m:rPr>
                  <m:sty m:val="p"/>
                </m:rPr>
                <m:t>⋅</m:t>
              </m:r>
              <m:r>
                <m:t>1</m:t>
              </m:r>
              <m:r>
                <m:rPr>
                  <m:sty m:val="p"/>
                </m:rPr>
                <m:t>+</m:t>
              </m:r>
              <m:r>
                <m:rPr>
                  <m:sty m:val="p"/>
                </m:rPr>
                <m:t>(</m:t>
              </m:r>
              <m:r>
                <m:rPr>
                  <m:sty m:val="p"/>
                </m:rPr>
                <m:t>−</m:t>
              </m:r>
              <m:r>
                <m:t>t</m:t>
              </m:r>
              <m:r>
                <m:rPr>
                  <m:sty m:val="p"/>
                </m:rPr>
                <m:t>)</m:t>
              </m:r>
              <m:r>
                <m:rPr>
                  <m:sty m:val="p"/>
                </m:rPr>
                <m:t>⋅</m:t>
              </m:r>
              <m:r>
                <m:t>9</m:t>
              </m:r>
              <m:r>
                <m:t>&amp;</m:t>
              </m:r>
              <m:r>
                <m:t>&amp;</m:t>
              </m:r>
              <m:r>
                <m:rPr>
                  <m:nor/>
                  <m:sty m:val="p"/>
                </m:rPr>
                <m:t>(</m:t>
              </m:r>
              <m:r>
                <m:rPr>
                  <m:nor/>
                  <m:sty m:val="p"/>
                </m:rPr>
                <m:t>Definition 7</m:t>
              </m:r>
              <m:r>
                <m:rPr>
                  <m:nor/>
                  <m:sty m:val="p"/>
                </m:rPr>
                <m:t>)</m:t>
              </m:r>
            </m:e>
            <m:e>
              <m:r>
                <m:t>&amp;</m:t>
              </m:r>
              <m:r>
                <m:rPr>
                  <m:sty m:val="p"/>
                </m:rPr>
                <m:t>=</m:t>
              </m:r>
              <m:r>
                <m:t>1</m:t>
              </m:r>
              <m:r>
                <m:rPr>
                  <m:sty m:val="p"/>
                </m:rPr>
                <m:t>−</m:t>
              </m:r>
              <m:r>
                <m:t>9</m:t>
              </m:r>
              <m:r>
                <m:t>t</m:t>
              </m:r>
              <m:r>
                <m:rPr>
                  <m:sty m:val="p"/>
                </m:rPr>
                <m:t>,</m:t>
              </m:r>
              <m:r>
                <m:t>&amp;</m:t>
              </m:r>
              <m:r>
                <m:t>&amp;</m:t>
              </m:r>
              <m:r>
                <m:rPr>
                  <m:nor/>
                  <m:sty m:val="p"/>
                </m:rPr>
                <m:t>(arithmetic)</m:t>
              </m:r>
            </m:e>
          </m:eqArr>
        </m:oMath>
      </m:oMathPara>
    </w:p>
    <w:p>
      <w:pPr>
        <w:pStyle w:val="FirstParagraph"/>
      </w:pPr>
      <w:r>
        <w:t xml:space="preserve">so</w:t>
      </w:r>
      <w:r>
        <w:t xml:space="preserve"> </w:t>
      </w:r>
      <m:oMath>
        <m:r>
          <m:t>t</m:t>
        </m:r>
        <m:r>
          <m:rPr>
            <m:sty m:val="p"/>
          </m:rPr>
          <m:t>=</m:t>
        </m:r>
        <m:f>
          <m:fPr>
            <m:type m:val="bar"/>
          </m:fPr>
          <m:num>
            <m:r>
              <m:t>1</m:t>
            </m:r>
          </m:num>
          <m:den>
            <m:r>
              <m:t>9</m:t>
            </m:r>
          </m:den>
        </m:f>
      </m:oMath>
      <w:r>
        <w:t xml:space="preserve">.</w:t>
      </w:r>
      <w:r>
        <w:t xml:space="preserve"> </w:t>
      </w:r>
      <w:r>
        <w:t xml:space="preserve">The row-space part is</w:t>
      </w:r>
      <w:r>
        <w:t xml:space="preserve"> </w:t>
      </w:r>
      <m:oMath>
        <m:r>
          <m:t>​</m:t>
        </m:r>
        <m:d>
          <m:dPr>
            <m:begChr m:val="("/>
            <m:sepChr m:val=""/>
            <m:endChr m:val=")"/>
            <m:grow/>
          </m:dPr>
          <m:e>
            <m:f>
              <m:fPr>
                <m:type m:val="bar"/>
              </m:fPr>
              <m:num>
                <m:r>
                  <m:t>1</m:t>
                </m:r>
              </m:num>
              <m:den>
                <m:r>
                  <m:t>9</m:t>
                </m:r>
              </m:den>
            </m:f>
            <m:r>
              <m:rPr>
                <m:sty m:val="p"/>
              </m:rPr>
              <m:t>,</m:t>
            </m:r>
            <m:r>
              <m:rPr>
                <m:sty m:val="p"/>
              </m:rPr>
              <m:t>−</m:t>
            </m:r>
            <m:f>
              <m:fPr>
                <m:type m:val="bar"/>
              </m:fPr>
              <m:num>
                <m:r>
                  <m:t>2</m:t>
                </m:r>
              </m:num>
              <m:den>
                <m:r>
                  <m:t>9</m:t>
                </m:r>
              </m:den>
            </m:f>
            <m:r>
              <m:rPr>
                <m:sty m:val="p"/>
              </m:rPr>
              <m:t>,</m:t>
            </m:r>
            <m:r>
              <m:rPr>
                <m:sty m:val="p"/>
              </m:rPr>
              <m:t>−</m:t>
            </m:r>
            <m:f>
              <m:fPr>
                <m:type m:val="bar"/>
              </m:fPr>
              <m:num>
                <m:r>
                  <m:t>2</m:t>
                </m:r>
              </m:num>
              <m:den>
                <m:r>
                  <m:t>9</m:t>
                </m:r>
              </m:den>
            </m:f>
          </m:e>
        </m:d>
        <m:r>
          <m:t>​</m:t>
        </m:r>
      </m:oMath>
      <w:r>
        <w:t xml:space="preserve"> </w:t>
      </w:r>
      <w:r>
        <w:t xml:space="preserve">and the null-space part is</w:t>
      </w:r>
      <w:r>
        <w:t xml:space="preserve"> </w:t>
      </w:r>
      <m:oMath>
        <m:r>
          <m:t>​</m:t>
        </m:r>
        <m:d>
          <m:dPr>
            <m:begChr m:val="("/>
            <m:sepChr m:val=""/>
            <m:endChr m:val=")"/>
            <m:grow/>
          </m:dPr>
          <m:e>
            <m:f>
              <m:fPr>
                <m:type m:val="bar"/>
              </m:fPr>
              <m:num>
                <m:r>
                  <m:t>8</m:t>
                </m:r>
              </m:num>
              <m:den>
                <m:r>
                  <m:t>9</m:t>
                </m:r>
              </m:den>
            </m:f>
            <m:r>
              <m:rPr>
                <m:sty m:val="p"/>
              </m:rPr>
              <m:t>,</m:t>
            </m:r>
            <m:f>
              <m:fPr>
                <m:type m:val="bar"/>
              </m:fPr>
              <m:num>
                <m:r>
                  <m:t>2</m:t>
                </m:r>
              </m:num>
              <m:den>
                <m:r>
                  <m:t>9</m:t>
                </m:r>
              </m:den>
            </m:f>
            <m:r>
              <m:rPr>
                <m:sty m:val="p"/>
              </m:rPr>
              <m:t>,</m:t>
            </m:r>
            <m:f>
              <m:fPr>
                <m:type m:val="bar"/>
              </m:fPr>
              <m:num>
                <m:r>
                  <m:t>2</m:t>
                </m:r>
              </m:num>
              <m:den>
                <m:r>
                  <m:t>9</m:t>
                </m:r>
              </m:den>
            </m:f>
          </m:e>
        </m:d>
        <m:r>
          <m:t>​</m:t>
        </m:r>
      </m:oMath>
      <w:r>
        <w:t xml:space="preserve">;</w:t>
      </w:r>
      <w:r>
        <w:t xml:space="preserve"> </w:t>
      </w:r>
      <w:r>
        <w:t xml:space="preserve">as a check, row 1 of</w:t>
      </w:r>
      <w:r>
        <w:t xml:space="preserve"> </w:t>
      </w:r>
      <m:oMath>
        <m:r>
          <m:rPr>
            <m:sty m:val="bi"/>
          </m:rPr>
          <m:t>A</m:t>
        </m:r>
      </m:oMath>
      <w:r>
        <w:t xml:space="preserve"> </w:t>
      </w:r>
      <w:r>
        <w:t xml:space="preserve">gives</w:t>
      </w:r>
      <w:r>
        <w:t xml:space="preserve"> </w:t>
      </w:r>
      <m:oMath>
        <m:f>
          <m:fPr>
            <m:type m:val="bar"/>
          </m:fPr>
          <m:num>
            <m:r>
              <m:t>8</m:t>
            </m:r>
          </m:num>
          <m:den>
            <m:r>
              <m:t>9</m:t>
            </m:r>
          </m:den>
        </m:f>
        <m:r>
          <m:rPr>
            <m:sty m:val="p"/>
          </m:rPr>
          <m:t>−</m:t>
        </m:r>
        <m:r>
          <m:t>2</m:t>
        </m:r>
        <m:r>
          <m:rPr>
            <m:sty m:val="p"/>
          </m:rPr>
          <m:t>⋅</m:t>
        </m:r>
        <m:f>
          <m:fPr>
            <m:type m:val="bar"/>
          </m:fPr>
          <m:num>
            <m:r>
              <m:t>2</m:t>
            </m:r>
          </m:num>
          <m:den>
            <m:r>
              <m:t>9</m:t>
            </m:r>
          </m:den>
        </m:f>
        <m:r>
          <m:rPr>
            <m:sty m:val="p"/>
          </m:rPr>
          <m:t>−</m:t>
        </m:r>
        <m:r>
          <m:t>2</m:t>
        </m:r>
        <m:r>
          <m:rPr>
            <m:sty m:val="p"/>
          </m:rPr>
          <m:t>⋅</m:t>
        </m:r>
        <m:f>
          <m:fPr>
            <m:type m:val="bar"/>
          </m:fPr>
          <m:num>
            <m:r>
              <m:t>2</m:t>
            </m:r>
          </m:num>
          <m:den>
            <m:r>
              <m:t>9</m:t>
            </m:r>
          </m:den>
        </m:f>
        <m:r>
          <m:rPr>
            <m:sty m:val="p"/>
          </m:rPr>
          <m:t>=</m:t>
        </m:r>
        <m:r>
          <m:t>0</m:t>
        </m:r>
      </m:oMath>
      <w:r>
        <w:t xml:space="preserve">,</w:t>
      </w:r>
      <w:r>
        <w:t xml:space="preserve"> </w:t>
      </w:r>
      <w:r>
        <w:t xml:space="preserve">and row 2 is</w:t>
      </w:r>
      <w:r>
        <w:t xml:space="preserve"> </w:t>
      </w:r>
      <m:oMath>
        <m:r>
          <m:t>3</m:t>
        </m:r>
      </m:oMath>
      <w:r>
        <w:t xml:space="preserve"> </w:t>
      </w:r>
      <w:r>
        <w:t xml:space="preserve">times row 1,</w:t>
      </w:r>
      <w:r>
        <w:t xml:space="preserve"> </w:t>
      </w:r>
      <w:r>
        <w:t xml:space="preserve">so</w:t>
      </w:r>
      <w:r>
        <w:t xml:space="preserve"> </w:t>
      </w:r>
      <m:oMath>
        <m:r>
          <m:rPr>
            <m:sty m:val="bi"/>
          </m:rPr>
          <m:t>A</m:t>
        </m:r>
      </m:oMath>
      <w:r>
        <w:t xml:space="preserve"> </w:t>
      </w:r>
      <w:r>
        <w:t xml:space="preserve">sends the null-space part to</w:t>
      </w:r>
      <w:r>
        <w:t xml:space="preserve"> </w:t>
      </w:r>
      <m:oMath>
        <m:sSub>
          <m:e>
            <m:acc>
              <m:accPr>
                <m:chr m:val="̃"/>
              </m:accPr>
              <m:e>
                <m:r>
                  <m:t>0</m:t>
                </m:r>
              </m:e>
            </m:acc>
          </m:e>
          <m:sub>
            <m:r>
              <m:t>2</m:t>
            </m:r>
          </m:sub>
        </m:sSub>
      </m:oMath>
      <w:r>
        <w:t xml:space="preserve">.</w:t>
      </w:r>
    </w:p>
    <w:bookmarkEnd w:id="311"/>
    <w:bookmarkEnd w:id="312"/>
    <w:bookmarkStart w:id="323" w:name="sec-inner-products"/>
    <w:p>
      <w:pPr>
        <w:pStyle w:val="Heading2"/>
      </w:pPr>
      <w:r>
        <w:t xml:space="preserve">10 Inner products</w:t>
      </w:r>
    </w:p>
    <w:bookmarkStart w:id="313" w:name="def-inner-product"/>
    <w:p>
      <w:pPr>
        <w:pStyle w:val="FirstParagraph"/>
      </w:pPr>
      <w:r>
        <w:rPr>
          <w:b/>
          <w:bCs/>
        </w:rPr>
        <w:t xml:space="preserve">Definition 56 (Inner product)</w:t>
      </w:r>
      <w:r>
        <w:t xml:space="preserve"> </w:t>
      </w:r>
      <w:r>
        <w:t xml:space="preserve">An</w:t>
      </w:r>
      <w:r>
        <w:t xml:space="preserve"> </w:t>
      </w:r>
      <w:r>
        <w:rPr>
          <w:b/>
          <w:bCs/>
        </w:rPr>
        <w:t xml:space="preserve">inner product</w:t>
      </w:r>
      <w:r>
        <w:t xml:space="preserve"> </w:t>
      </w:r>
      <w:r>
        <w:t xml:space="preserve">on</w:t>
      </w:r>
      <w:r>
        <w:t xml:space="preserve"> </w:t>
      </w:r>
      <m:oMath>
        <m:sSup>
          <m:e>
            <m:r>
              <m:rPr>
                <m:scr m:val="double-struck"/>
                <m:sty m:val="p"/>
              </m:rPr>
              <m:t>R</m:t>
            </m:r>
          </m:e>
          <m:sup>
            <m:r>
              <m:t>p</m:t>
            </m:r>
          </m:sup>
        </m:sSup>
      </m:oMath>
      <w:r>
        <w:t xml:space="preserve"> </w:t>
      </w:r>
      <w:r>
        <w:t xml:space="preserve">is a function</w:t>
      </w:r>
      <w:r>
        <w:t xml:space="preserve"> </w:t>
      </w:r>
      <w:r>
        <w:t xml:space="preserve">that assigns to each ordered pair of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a real number</w:t>
      </w:r>
      <w:r>
        <w:t xml:space="preserve"> </w:t>
      </w:r>
      <m:oMath>
        <m:d>
          <m:dPr>
            <m:begChr m:val="⟨"/>
            <m:sepChr m:val=""/>
            <m:endChr m:val="⟩"/>
            <m:grow/>
          </m:dPr>
          <m:e>
            <m:acc>
              <m:accPr>
                <m:chr m:val="̃"/>
              </m:accPr>
              <m:e>
                <m:r>
                  <m:t>x</m:t>
                </m:r>
              </m:e>
            </m:acc>
            <m:r>
              <m:rPr>
                <m:sty m:val="p"/>
              </m:rPr>
              <m:t>,</m:t>
            </m:r>
            <m:acc>
              <m:accPr>
                <m:chr m:val="̃"/>
              </m:accPr>
              <m:e>
                <m:r>
                  <m:t>y</m:t>
                </m:r>
              </m:e>
            </m:acc>
          </m:e>
        </m:d>
      </m:oMath>
      <w:r>
        <w:t xml:space="preserve">,</w:t>
      </w:r>
      <w:r>
        <w:t xml:space="preserve"> </w:t>
      </w:r>
      <w:r>
        <w:t xml:space="preserve">and that has the following four properties</w:t>
      </w:r>
      <w:r>
        <w:t xml:space="preserve"> </w:t>
      </w:r>
      <w:r>
        <w:t xml:space="preserve">for all</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all real numbers</w:t>
      </w:r>
      <w:r>
        <w:t xml:space="preserve"> </w:t>
      </w:r>
      <m:oMath>
        <m:r>
          <m:t>a</m:t>
        </m:r>
        <m:r>
          <m:rPr>
            <m:sty m:val="p"/>
          </m:rPr>
          <m:t>,</m:t>
        </m:r>
        <m:r>
          <m:t>b</m:t>
        </m:r>
      </m:oMath>
      <w:r>
        <w:t xml:space="preserve">:</w:t>
      </w:r>
    </w:p>
    <w:p>
      <w:pPr>
        <w:pStyle w:val="Compact"/>
        <w:numPr>
          <w:ilvl w:val="0"/>
          <w:numId w:val="1046"/>
        </w:numPr>
      </w:pPr>
      <w:r>
        <w:rPr>
          <w:b/>
          <w:bCs/>
        </w:rPr>
        <w:t xml:space="preserve">positivity</w:t>
      </w:r>
      <w:r>
        <w:t xml:space="preserve">:</w:t>
      </w:r>
      <w:r>
        <w:t xml:space="preserve"> </w:t>
      </w:r>
      <m:oMath>
        <m:d>
          <m:dPr>
            <m:begChr m:val="⟨"/>
            <m:sepChr m:val=""/>
            <m:endChr m:val="⟩"/>
            <m:grow/>
          </m:dPr>
          <m:e>
            <m:acc>
              <m:accPr>
                <m:chr m:val="̃"/>
              </m:accPr>
              <m:e>
                <m:r>
                  <m:t>x</m:t>
                </m:r>
              </m:e>
            </m:acc>
            <m:r>
              <m:rPr>
                <m:sty m:val="p"/>
              </m:rPr>
              <m:t>,</m:t>
            </m:r>
            <m:acc>
              <m:accPr>
                <m:chr m:val="̃"/>
              </m:accPr>
              <m:e>
                <m:r>
                  <m:t>x</m:t>
                </m:r>
              </m:e>
            </m:acc>
          </m:e>
        </m:d>
        <m:r>
          <m:rPr>
            <m:sty m:val="p"/>
          </m:rPr>
          <m:t>≥</m:t>
        </m:r>
        <m:r>
          <m:t>0</m:t>
        </m:r>
      </m:oMath>
      <w:r>
        <w:t xml:space="preserve">;</w:t>
      </w:r>
    </w:p>
    <w:p>
      <w:pPr>
        <w:pStyle w:val="Compact"/>
        <w:numPr>
          <w:ilvl w:val="0"/>
          <w:numId w:val="1046"/>
        </w:numPr>
      </w:pPr>
      <w:r>
        <w:rPr>
          <w:b/>
          <w:bCs/>
        </w:rPr>
        <w:t xml:space="preserve">definiteness</w:t>
      </w:r>
      <w:r>
        <w:t xml:space="preserve">:</w:t>
      </w:r>
      <w:r>
        <w:t xml:space="preserve"> </w:t>
      </w:r>
      <m:oMath>
        <m:d>
          <m:dPr>
            <m:begChr m:val="⟨"/>
            <m:sepChr m:val=""/>
            <m:endChr m:val="⟩"/>
            <m:grow/>
          </m:dPr>
          <m:e>
            <m:acc>
              <m:accPr>
                <m:chr m:val="̃"/>
              </m:accPr>
              <m:e>
                <m:r>
                  <m:t>x</m:t>
                </m:r>
              </m:e>
            </m:acc>
            <m:r>
              <m:rPr>
                <m:sty m:val="p"/>
              </m:rPr>
              <m:t>,</m:t>
            </m:r>
            <m:acc>
              <m:accPr>
                <m:chr m:val="̃"/>
              </m:accPr>
              <m:e>
                <m:r>
                  <m:t>x</m:t>
                </m:r>
              </m:e>
            </m:acc>
          </m:e>
        </m:d>
        <m:r>
          <m:rPr>
            <m:sty m:val="p"/>
          </m:rPr>
          <m:t>=</m:t>
        </m:r>
        <m:r>
          <m:t>0</m:t>
        </m:r>
      </m:oMath>
      <w:r>
        <w:t xml:space="preserve"> </w:t>
      </w:r>
      <w:r>
        <w:t xml:space="preserve">if and only if</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6"/>
        </w:numPr>
      </w:pPr>
      <w:r>
        <w:rPr>
          <w:b/>
          <w:bCs/>
        </w:rPr>
        <w:t xml:space="preserve">linearity in the first slot</w:t>
      </w:r>
      <w:r>
        <w:t xml:space="preserve">:</w:t>
      </w:r>
      <w:r>
        <w:t xml:space="preserve"> </w:t>
      </w:r>
      <m:oMath>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r>
          <m:rPr>
            <m:sty m:val="p"/>
          </m:rPr>
          <m:t>=</m:t>
        </m:r>
        <m:r>
          <m:t>a</m:t>
        </m:r>
        <m:r>
          <m:t> </m:t>
        </m:r>
        <m:d>
          <m:dPr>
            <m:begChr m:val="⟨"/>
            <m:sepChr m:val=""/>
            <m:endChr m:val="⟩"/>
            <m:grow/>
          </m:dPr>
          <m:e>
            <m:acc>
              <m:accPr>
                <m:chr m:val="̃"/>
              </m:accPr>
              <m:e>
                <m:r>
                  <m:t>x</m:t>
                </m:r>
              </m:e>
            </m:acc>
            <m:r>
              <m:rPr>
                <m:sty m:val="p"/>
              </m:rPr>
              <m:t>,</m:t>
            </m:r>
            <m:acc>
              <m:accPr>
                <m:chr m:val="̃"/>
              </m:accPr>
              <m:e>
                <m:r>
                  <m:t>z</m:t>
                </m:r>
              </m:e>
            </m:acc>
          </m:e>
        </m:d>
        <m:r>
          <m:rPr>
            <m:sty m:val="p"/>
          </m:rPr>
          <m:t>+</m:t>
        </m:r>
        <m:r>
          <m:t>b</m:t>
        </m:r>
        <m:r>
          <m:t> </m:t>
        </m:r>
        <m:d>
          <m:dPr>
            <m:begChr m:val="⟨"/>
            <m:sepChr m:val=""/>
            <m:endChr m:val="⟩"/>
            <m:grow/>
          </m:dPr>
          <m:e>
            <m:acc>
              <m:accPr>
                <m:chr m:val="̃"/>
              </m:accPr>
              <m:e>
                <m:r>
                  <m:t>y</m:t>
                </m:r>
              </m:e>
            </m:acc>
            <m:r>
              <m:rPr>
                <m:sty m:val="p"/>
              </m:rPr>
              <m:t>,</m:t>
            </m:r>
            <m:acc>
              <m:accPr>
                <m:chr m:val="̃"/>
              </m:accPr>
              <m:e>
                <m:r>
                  <m:t>z</m:t>
                </m:r>
              </m:e>
            </m:acc>
          </m:e>
        </m:d>
      </m:oMath>
      <w:r>
        <w:t xml:space="preserve">;</w:t>
      </w:r>
    </w:p>
    <w:p>
      <w:pPr>
        <w:pStyle w:val="Compact"/>
        <w:numPr>
          <w:ilvl w:val="0"/>
          <w:numId w:val="1046"/>
        </w:numPr>
      </w:pPr>
      <w:r>
        <w:rPr>
          <w:b/>
          <w:bCs/>
        </w:rPr>
        <w:t xml:space="preserve">symmetry</w:t>
      </w:r>
      <w:r>
        <w:t xml:space="preserve">:</w:t>
      </w:r>
      <w:r>
        <w:t xml:space="preserve"> </w:t>
      </w:r>
      <m:oMath>
        <m:d>
          <m:dPr>
            <m:begChr m:val="⟨"/>
            <m:sepChr m:val=""/>
            <m:endChr m:val="⟩"/>
            <m:grow/>
          </m:dPr>
          <m:e>
            <m:acc>
              <m:accPr>
                <m:chr m:val="̃"/>
              </m:accPr>
              <m:e>
                <m:r>
                  <m:t>x</m:t>
                </m:r>
              </m:e>
            </m:acc>
            <m:r>
              <m:rPr>
                <m:sty m:val="p"/>
              </m:rPr>
              <m:t>,</m:t>
            </m:r>
            <m:acc>
              <m:accPr>
                <m:chr m:val="̃"/>
              </m:accPr>
              <m:e>
                <m:r>
                  <m:t>y</m:t>
                </m:r>
              </m:e>
            </m:acc>
          </m:e>
        </m:d>
        <m:r>
          <m:rPr>
            <m:sty m:val="p"/>
          </m:rPr>
          <m:t>=</m:t>
        </m:r>
        <m:d>
          <m:dPr>
            <m:begChr m:val="⟨"/>
            <m:sepChr m:val=""/>
            <m:endChr m:val="⟩"/>
            <m:grow/>
          </m:dPr>
          <m:e>
            <m:acc>
              <m:accPr>
                <m:chr m:val="̃"/>
              </m:accPr>
              <m:e>
                <m:r>
                  <m:t>y</m:t>
                </m:r>
              </m:e>
            </m:acc>
            <m:r>
              <m:rPr>
                <m:sty m:val="p"/>
              </m:rPr>
              <m:t>,</m:t>
            </m:r>
            <m:acc>
              <m:accPr>
                <m:chr m:val="̃"/>
              </m:accPr>
              <m:e>
                <m:r>
                  <m:t>x</m:t>
                </m:r>
              </m:e>
            </m:acc>
          </m:e>
        </m:d>
      </m:oMath>
      <w:r>
        <w:t xml:space="preserve">.</w:t>
      </w:r>
    </w:p>
    <w:bookmarkEnd w:id="313"/>
    <w:bookmarkStart w:id="314" w:name="rem-inner-product-other-sources"/>
    <w:p>
      <w:pPr>
        <w:pStyle w:val="FirstParagraph"/>
      </w:pPr>
      <w:r>
        <w:rPr>
          <w:i/>
          <w:iCs/>
        </w:rPr>
        <w:t xml:space="preserve">Remark 15</w:t>
      </w:r>
      <w:r>
        <w:t xml:space="preserve"> (The definition in other sources). </w:t>
      </w:r>
      <w:r>
        <w:t xml:space="preserve">Axler (2024, Definition 6.2, p. 183)</w:t>
      </w:r>
      <w:r>
        <w:t xml:space="preserve"> </w:t>
      </w:r>
      <w:r>
        <w:t xml:space="preserve">states the same definition</w:t>
      </w:r>
      <w:r>
        <w:t xml:space="preserve"> </w:t>
      </w:r>
      <w:r>
        <w:t xml:space="preserve">for any vector space over the real or complex numbers.</w:t>
      </w:r>
      <w:r>
        <w:t xml:space="preserve"> </w:t>
      </w:r>
      <w:r>
        <w:t xml:space="preserve">Axler splits linearity in the first slot into additivity and homogeneity,</w:t>
      </w:r>
      <w:r>
        <w:t xml:space="preserve"> </w:t>
      </w:r>
      <w:r>
        <w:t xml:space="preserve">and his last property is</w:t>
      </w:r>
      <w:r>
        <w:t xml:space="preserve"> </w:t>
      </w:r>
      <w:r>
        <w:rPr>
          <w:i/>
          <w:iCs/>
        </w:rPr>
        <w:t xml:space="preserve">conjugate</w:t>
      </w:r>
      <w:r>
        <w:t xml:space="preserve"> </w:t>
      </w:r>
      <w:r>
        <w:t xml:space="preserve">symmetry,</w:t>
      </w:r>
      <w:r>
        <w:t xml:space="preserve"> </w:t>
      </w:r>
      <m:oMath>
        <m:d>
          <m:dPr>
            <m:begChr m:val="⟨"/>
            <m:sepChr m:val=""/>
            <m:endChr m:val="⟩"/>
            <m:grow/>
          </m:dPr>
          <m:e>
            <m:acc>
              <m:accPr>
                <m:chr m:val="̃"/>
              </m:accPr>
              <m:e>
                <m:r>
                  <m:t>u</m:t>
                </m:r>
              </m:e>
            </m:acc>
            <m:r>
              <m:rPr>
                <m:sty m:val="p"/>
              </m:rPr>
              <m:t>,</m:t>
            </m:r>
            <m:acc>
              <m:accPr>
                <m:chr m:val="̃"/>
              </m:accPr>
              <m:e>
                <m:r>
                  <m:t>v</m:t>
                </m:r>
              </m:e>
            </m:acc>
          </m:e>
        </m:d>
        <m:r>
          <m:rPr>
            <m:sty m:val="p"/>
          </m:rPr>
          <m:t>=</m:t>
        </m:r>
        <m:bar>
          <m:barPr>
            <m:pos m:val="top"/>
          </m:barPr>
          <m:e>
            <m:d>
              <m:dPr>
                <m:begChr m:val="⟨"/>
                <m:sepChr m:val=""/>
                <m:endChr m:val="⟩"/>
                <m:grow/>
              </m:dPr>
              <m:e>
                <m:acc>
                  <m:accPr>
                    <m:chr m:val="̃"/>
                  </m:accPr>
                  <m:e>
                    <m:r>
                      <m:t>v</m:t>
                    </m:r>
                  </m:e>
                </m:acc>
                <m:r>
                  <m:rPr>
                    <m:sty m:val="p"/>
                  </m:rPr>
                  <m:t>,</m:t>
                </m:r>
                <m:acc>
                  <m:accPr>
                    <m:chr m:val="̃"/>
                  </m:accPr>
                  <m:e>
                    <m:r>
                      <m:t>u</m:t>
                    </m:r>
                  </m:e>
                </m:acc>
              </m:e>
            </m:d>
          </m:e>
        </m:bar>
      </m:oMath>
      <w:r>
        <w:t xml:space="preserve">,</w:t>
      </w:r>
      <w:r>
        <w:t xml:space="preserve"> </w:t>
      </w:r>
      <w:r>
        <w:t xml:space="preserve">which for real numbers is the same as symmetry.</w:t>
      </w:r>
      <w:r>
        <w:t xml:space="preserve"> </w:t>
      </w:r>
      <w:r>
        <w:t xml:space="preserve">Symmetry and linearity in the first slot together give linearity in the second slot.</w:t>
      </w:r>
    </w:p>
    <w:bookmarkEnd w:id="314"/>
    <w:bookmarkStart w:id="315" w:name="exm-dot-product-inner-product"/>
    <w:p>
      <w:pPr>
        <w:pStyle w:val="BodyText"/>
      </w:pPr>
      <w:r>
        <w:rPr>
          <w:b/>
          <w:bCs/>
        </w:rPr>
        <w:t xml:space="preserve">Example 91 (The dot product is an inner product)</w:t>
      </w:r>
      <w:r>
        <w:t xml:space="preserve"> </w:t>
      </w:r>
      <w:r>
        <w:t xml:space="preserve">The dot product (2) is an inner product on</w:t>
      </w:r>
      <w:r>
        <w:t xml:space="preserve"> </w:t>
      </w:r>
      <m:oMath>
        <m:sSup>
          <m:e>
            <m:r>
              <m:rPr>
                <m:scr m:val="double-struck"/>
                <m:sty m:val="p"/>
              </m:rPr>
              <m:t>R</m:t>
            </m:r>
          </m:e>
          <m:sup>
            <m:r>
              <m:t>p</m:t>
            </m:r>
          </m:sup>
        </m:sSup>
      </m:oMath>
      <w:r>
        <w:t xml:space="preserve">,</w:t>
      </w:r>
      <w:r>
        <w:t xml:space="preserve"> </w:t>
      </w:r>
      <w:r>
        <w:t xml:space="preserve">called the</w:t>
      </w:r>
      <w:r>
        <w:t xml:space="preserve"> </w:t>
      </w:r>
      <w:r>
        <w:rPr>
          <w:b/>
          <w:bCs/>
        </w:rPr>
        <w:t xml:space="preserve">Euclidean</w:t>
      </w:r>
      <w:r>
        <w:t xml:space="preserve"> </w:t>
      </w:r>
      <w:r>
        <w:t xml:space="preserve">or</w:t>
      </w:r>
      <w:r>
        <w:t xml:space="preserve"> </w:t>
      </w:r>
      <w:r>
        <w:rPr>
          <w:b/>
          <w:bCs/>
        </w:rPr>
        <w:t xml:space="preserve">standard</w:t>
      </w:r>
      <w:r>
        <w:t xml:space="preserve"> </w:t>
      </w:r>
      <w:r>
        <w:t xml:space="preserve">inner product.</w:t>
      </w:r>
      <w:r>
        <w:t xml:space="preserve"> </w:t>
      </w:r>
      <w:r>
        <w:t xml:space="preserve">Each of the four properties in</w:t>
      </w:r>
      <w:r>
        <w:t xml:space="preserve"> </w:t>
      </w:r>
      <w:hyperlink w:anchor="def-inner-product">
        <w:r>
          <w:rPr>
            <w:rStyle w:val="Hyperlink"/>
          </w:rPr>
          <w:t xml:space="preserve">Definition 56</w:t>
        </w:r>
      </w:hyperlink>
      <w:r>
        <w:t xml:space="preserve"> </w:t>
      </w:r>
      <w:r>
        <w:t xml:space="preserve">holds:</w:t>
      </w:r>
    </w:p>
    <w:p>
      <w:pPr>
        <w:pStyle w:val="Compact"/>
        <w:numPr>
          <w:ilvl w:val="0"/>
          <w:numId w:val="1047"/>
        </w:numPr>
      </w:pPr>
      <w:r>
        <w:rPr>
          <w:b/>
          <w:bCs/>
        </w:rPr>
        <w:t xml:space="preserve">positivity</w:t>
      </w:r>
      <w:r>
        <w:t xml:space="preserve">:</w:t>
      </w:r>
      <w:r>
        <w:t xml:space="preserve"> </w:t>
      </w:r>
      <m:oMath>
        <m:acc>
          <m:accPr>
            <m:chr m:val="̃"/>
          </m:accPr>
          <m:e>
            <m:r>
              <m:t>x</m:t>
            </m:r>
          </m:e>
        </m:acc>
        <m:r>
          <m:rPr>
            <m:sty m:val="p"/>
          </m:rPr>
          <m:t>⋅</m:t>
        </m:r>
        <m:acc>
          <m:accPr>
            <m:chr m:val="̃"/>
          </m:accPr>
          <m:e>
            <m:r>
              <m:t>x</m:t>
            </m:r>
          </m:e>
        </m:acc>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 </w:t>
      </w:r>
      <w:r>
        <w:t xml:space="preserve">is a sum of squares, so it is at least</w:t>
      </w:r>
      <w:r>
        <w:t xml:space="preserve"> </w:t>
      </w:r>
      <m:oMath>
        <m:r>
          <m:t>0</m:t>
        </m:r>
      </m:oMath>
      <w:r>
        <w:t xml:space="preserve">;</w:t>
      </w:r>
    </w:p>
    <w:p>
      <w:pPr>
        <w:pStyle w:val="Compact"/>
        <w:numPr>
          <w:ilvl w:val="0"/>
          <w:numId w:val="1047"/>
        </w:numPr>
      </w:pPr>
      <w:r>
        <w:rPr>
          <w:b/>
          <w:bCs/>
        </w:rPr>
        <w:t xml:space="preserve">definiteness</w:t>
      </w:r>
      <w:r>
        <w:t xml:space="preserve">: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so</w:t>
      </w:r>
      <w:r>
        <w:t xml:space="preserve"> </w:t>
      </w:r>
      <m:oMath>
        <m:acc>
          <m:accPr>
            <m:chr m:val="̃"/>
          </m:accPr>
          <m:e>
            <m:r>
              <m:t>x</m:t>
            </m:r>
          </m:e>
        </m:acc>
        <m:r>
          <m:rPr>
            <m:sty m:val="p"/>
          </m:rPr>
          <m:t>⋅</m:t>
        </m:r>
        <m:acc>
          <m:accPr>
            <m:chr m:val="̃"/>
          </m:accPr>
          <m:e>
            <m:r>
              <m:t>x</m:t>
            </m:r>
          </m:e>
        </m:acc>
        <m:r>
          <m:rPr>
            <m:sty m:val="p"/>
          </m:rPr>
          <m:t>=</m:t>
        </m:r>
        <m:r>
          <m:t>0</m:t>
        </m:r>
      </m:oMath>
      <w:r>
        <w:t xml:space="preserve"> </w:t>
      </w:r>
      <w:r>
        <w:t xml:space="preserve">exactly when every</w:t>
      </w:r>
      <w:r>
        <w:t xml:space="preserve"> </w:t>
      </w:r>
      <m:oMath>
        <m:sSub>
          <m:e>
            <m:r>
              <m:t>x</m:t>
            </m:r>
          </m:e>
          <m:sub>
            <m:r>
              <m:t>i</m:t>
            </m:r>
          </m:sub>
        </m:sSub>
        <m:r>
          <m:rPr>
            <m:sty m:val="p"/>
          </m:rPr>
          <m:t>=</m:t>
        </m:r>
        <m:r>
          <m:t>0</m:t>
        </m:r>
      </m:oMath>
      <w:r>
        <w:t xml:space="preserve">,</w:t>
      </w:r>
      <w:r>
        <w:t xml:space="preserve"> </w:t>
      </w:r>
      <w:r>
        <w:t xml:space="preserve">that is, when</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7"/>
        </w:numPr>
      </w:pPr>
      <w:r>
        <w:rPr>
          <w:b/>
          <w:bCs/>
        </w:rPr>
        <w:t xml:space="preserve">linearity in the first slot</w:t>
      </w:r>
      <w:r>
        <w:t xml:space="preserve">: this property is the first-slot half of</w:t>
      </w:r>
      <w:r>
        <w:t xml:space="preserve"> </w:t>
      </w:r>
      <w:hyperlink w:anchor="thm-dot-linear">
        <w:r>
          <w:rPr>
            <w:rStyle w:val="Hyperlink"/>
          </w:rPr>
          <w:t xml:space="preserve">Theorem 47</w:t>
        </w:r>
      </w:hyperlink>
      <w:r>
        <w:t xml:space="preserve">;</w:t>
      </w:r>
    </w:p>
    <w:p>
      <w:pPr>
        <w:pStyle w:val="Compact"/>
        <w:numPr>
          <w:ilvl w:val="0"/>
          <w:numId w:val="1047"/>
        </w:numPr>
      </w:pPr>
      <w:r>
        <w:rPr>
          <w:b/>
          <w:bCs/>
        </w:rPr>
        <w:t xml:space="preserve">symmetry</w:t>
      </w:r>
      <w:r>
        <w:t xml:space="preserve">: this property is</w:t>
      </w:r>
      <w:r>
        <w:t xml:space="preserve"> </w:t>
      </w:r>
      <w:hyperlink w:anchor="thm-lincom-symmetric">
        <w:r>
          <w:rPr>
            <w:rStyle w:val="Hyperlink"/>
          </w:rPr>
          <w:t xml:space="preserve">Theorem 1</w:t>
        </w:r>
      </w:hyperlink>
      <w:r>
        <w:t xml:space="preserve">.</w:t>
      </w:r>
    </w:p>
    <w:p>
      <w:pPr>
        <w:pStyle w:val="FirstParagraph"/>
      </w:pPr>
      <w:r>
        <w:t xml:space="preserve">For instance, with</w:t>
      </w:r>
      <w:r>
        <w:t xml:space="preserve"> </w:t>
      </w:r>
      <m:oMath>
        <m:acc>
          <m:accPr>
            <m:chr m:val="̃"/>
          </m:accPr>
          <m:e>
            <m:r>
              <m:t>x</m:t>
            </m:r>
          </m:e>
        </m:acc>
        <m:r>
          <m:rPr>
            <m:sty m:val="p"/>
          </m:rPr>
          <m:t>=</m:t>
        </m:r>
        <m:r>
          <m:rPr>
            <m:sty m:val="p"/>
          </m:rPr>
          <m:t>(</m:t>
        </m:r>
        <m:r>
          <m:t>1</m:t>
        </m:r>
        <m:r>
          <m:rPr>
            <m:sty m:val="p"/>
          </m:rPr>
          <m:t>,</m:t>
        </m:r>
        <m:r>
          <m:rPr>
            <m:sty m:val="p"/>
          </m:rPr>
          <m:t>−</m:t>
        </m:r>
        <m:r>
          <m:t>2</m:t>
        </m:r>
        <m:r>
          <m:rPr>
            <m:sty m:val="p"/>
          </m:rPr>
          <m:t>,</m:t>
        </m:r>
        <m:r>
          <m:t>2</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x</m:t>
                  </m:r>
                </m:e>
              </m:acc>
              <m:r>
                <m:t>&amp;</m:t>
              </m:r>
              <m:r>
                <m:rPr>
                  <m:sty m:val="p"/>
                </m:rPr>
                <m:t>=</m:t>
              </m:r>
              <m:r>
                <m:t>1</m:t>
              </m:r>
              <m:r>
                <m:rPr>
                  <m:sty m:val="p"/>
                </m:rPr>
                <m:t>⋅</m:t>
              </m:r>
              <m:r>
                <m:t>1</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t>2</m:t>
              </m:r>
              <m:r>
                <m:rPr>
                  <m:sty m:val="p"/>
                </m:rPr>
                <m:t>⋅</m:t>
              </m:r>
              <m:r>
                <m:t>2</m:t>
              </m:r>
              <m:r>
                <m:t>&amp;</m:t>
              </m:r>
              <m:r>
                <m:t>&amp;</m:t>
              </m:r>
              <m:r>
                <m:rPr>
                  <m:nor/>
                  <m:sty m:val="p"/>
                </m:rPr>
                <m:t>(definition of the dot product)</m:t>
              </m:r>
            </m:e>
            <m:e>
              <m:r>
                <m:t>&amp;</m:t>
              </m:r>
              <m:r>
                <m:rPr>
                  <m:sty m:val="p"/>
                </m:rPr>
                <m:t>=</m:t>
              </m:r>
              <m:r>
                <m:t>1</m:t>
              </m:r>
              <m:r>
                <m:rPr>
                  <m:sty m:val="p"/>
                </m:rPr>
                <m:t>+</m:t>
              </m:r>
              <m:r>
                <m:t>4</m:t>
              </m:r>
              <m:r>
                <m:rPr>
                  <m:sty m:val="p"/>
                </m:rPr>
                <m:t>+</m:t>
              </m:r>
              <m:r>
                <m:t>4</m:t>
              </m:r>
              <m:r>
                <m:t>&amp;</m:t>
              </m:r>
              <m:r>
                <m:t>&amp;</m:t>
              </m:r>
              <m:r>
                <m:rPr>
                  <m:nor/>
                  <m:sty m:val="p"/>
                </m:rPr>
                <m:t>(multiply)</m:t>
              </m:r>
            </m:e>
            <m:e>
              <m:r>
                <m:t>&amp;</m:t>
              </m:r>
              <m:r>
                <m:rPr>
                  <m:sty m:val="p"/>
                </m:rPr>
                <m:t>=</m:t>
              </m:r>
              <m:r>
                <m:t>9</m:t>
              </m:r>
              <m:r>
                <m:t>&amp;</m:t>
              </m:r>
              <m:r>
                <m:t>&amp;</m:t>
              </m:r>
              <m:r>
                <m:rPr>
                  <m:nor/>
                  <m:sty m:val="p"/>
                </m:rPr>
                <m:t>(add)</m:t>
              </m:r>
            </m:e>
          </m:eqArr>
        </m:oMath>
      </m:oMathPara>
    </w:p>
    <w:p>
      <w:pPr>
        <w:pStyle w:val="FirstParagraph"/>
      </w:pPr>
      <w:r>
        <w:t xml:space="preserve">which is positive, as positivity and definiteness require of a nonzero vector.</w:t>
      </w:r>
    </w:p>
    <w:bookmarkEnd w:id="315"/>
    <w:bookmarkStart w:id="316" w:name="def-inner-product-space"/>
    <w:p>
      <w:pPr>
        <w:pStyle w:val="BodyText"/>
      </w:pPr>
      <w:r>
        <w:rPr>
          <w:b/>
          <w:bCs/>
        </w:rPr>
        <w:t xml:space="preserve">Definition 57 (Inner product space)</w:t>
      </w:r>
      <w:r>
        <w:t xml:space="preserve"> </w:t>
      </w:r>
      <w:r>
        <w:t xml:space="preserve">An</w:t>
      </w:r>
      <w:r>
        <w:t xml:space="preserve"> </w:t>
      </w:r>
      <w:r>
        <w:rPr>
          <w:b/>
          <w:bCs/>
        </w:rPr>
        <w:t xml:space="preserve">inner product space</w:t>
      </w:r>
      <w:r>
        <w:t xml:space="preserve"> </w:t>
      </w:r>
      <w:r>
        <w:t xml:space="preserve">is a vector space equipped with an inner product (</w:t>
      </w:r>
      <w:hyperlink w:anchor="def-inner-product">
        <w:r>
          <w:rPr>
            <w:rStyle w:val="Hyperlink"/>
          </w:rPr>
          <w:t xml:space="preserve">Definition 56</w:t>
        </w:r>
      </w:hyperlink>
      <w:r>
        <w:t xml:space="preserve">).</w:t>
      </w:r>
      <w:r>
        <w:t xml:space="preserve"> </w:t>
      </w:r>
      <w:r>
        <w:t xml:space="preserve">For vectors in</w:t>
      </w:r>
      <w:r>
        <w:t xml:space="preserve"> </w:t>
      </w:r>
      <m:oMath>
        <m:sSup>
          <m:e>
            <m:r>
              <m:rPr>
                <m:scr m:val="double-struck"/>
                <m:sty m:val="p"/>
              </m:rPr>
              <m:t>R</m:t>
            </m:r>
          </m:e>
          <m:sup>
            <m:r>
              <m:t>p</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the pair</w:t>
      </w:r>
      <w:r>
        <w:t xml:space="preserve"> </w:t>
      </w:r>
      <m:oMath>
        <m:r>
          <m:rPr>
            <m:sty m:val="p"/>
          </m:rPr>
          <m:t>(</m:t>
        </m:r>
        <m:sSup>
          <m:e>
            <m:r>
              <m:rPr>
                <m:scr m:val="double-struck"/>
                <m:sty m:val="p"/>
              </m:rPr>
              <m:t>R</m:t>
            </m:r>
          </m:e>
          <m:sup>
            <m:r>
              <m:t>p</m:t>
            </m:r>
          </m:sup>
        </m:sSup>
        <m:r>
          <m:rPr>
            <m:sty m:val="p"/>
          </m:rPr>
          <m:t>,</m:t>
        </m:r>
        <m:d>
          <m:dPr>
            <m:begChr m:val="⟨"/>
            <m:sepChr m:val=""/>
            <m:endChr m:val="⟩"/>
            <m:grow/>
          </m:dPr>
          <m:e>
            <m:r>
              <m:rPr>
                <m:sty m:val="p"/>
              </m:rPr>
              <m:t>⋅</m:t>
            </m:r>
            <m:r>
              <m:rPr>
                <m:sty m:val="p"/>
              </m:rPr>
              <m:t>,</m:t>
            </m:r>
            <m:r>
              <m:rPr>
                <m:sty m:val="p"/>
              </m:rPr>
              <m:t>⋅</m:t>
            </m:r>
          </m:e>
        </m:d>
        <m:r>
          <m:rPr>
            <m:sty m:val="p"/>
          </m:rPr>
          <m:t>)</m:t>
        </m:r>
      </m:oMath>
      <w:r>
        <w:t xml:space="preserve"> </w:t>
      </w:r>
      <w:r>
        <w:t xml:space="preserve">is a real inner product space.</w:t>
      </w:r>
    </w:p>
    <w:bookmarkEnd w:id="316"/>
    <w:bookmarkStart w:id="317" w:name="exm-inner-product-space"/>
    <w:p>
      <w:pPr>
        <w:pStyle w:val="BodyText"/>
      </w:pPr>
      <w:r>
        <w:rPr>
          <w:b/>
          <w:bCs/>
        </w:rPr>
        <w:t xml:space="preserve">Example 92 (Real coordinate space as an inner product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standard dot product (2)</w:t>
      </w:r>
      <w:r>
        <w:t xml:space="preserve"> </w:t>
      </w:r>
      <w:r>
        <w:t xml:space="preserve">is an inner product space, because the dot product satisfies the four inner product axioms (</w:t>
      </w:r>
      <w:hyperlink w:anchor="exm-dot-product-inner-product">
        <w:r>
          <w:rPr>
            <w:rStyle w:val="Hyperlink"/>
          </w:rPr>
          <w:t xml:space="preserve">Example 91</w:t>
        </w:r>
      </w:hyperlink>
      <w:r>
        <w:t xml:space="preserve">).</w:t>
      </w:r>
      <w:r>
        <w:t xml:space="preserve"> </w:t>
      </w:r>
      <w:r>
        <w:t xml:space="preserve">For</w:t>
      </w:r>
      <w:r>
        <w:t xml:space="preserve"> </w:t>
      </w:r>
      <m:oMath>
        <m:r>
          <m:t>p</m:t>
        </m:r>
        <m:r>
          <m:rPr>
            <m:sty m:val="p"/>
          </m:rPr>
          <m:t>=</m:t>
        </m:r>
        <m:r>
          <m:t>2</m:t>
        </m:r>
      </m:oMath>
      <w:r>
        <w:t xml:space="preserve">, any vector</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 </w:t>
      </w:r>
      <w:r>
        <w:t xml:space="preserve">has squared norm</w:t>
      </w:r>
      <w:r>
        <w:t xml:space="preserve"> </w:t>
      </w:r>
      <m:oMath>
        <m:d>
          <m:dPr>
            <m:begChr m:val="⟨"/>
            <m:sepChr m:val=""/>
            <m:endChr m:val="⟩"/>
            <m:grow/>
          </m:dPr>
          <m:e>
            <m:acc>
              <m:accPr>
                <m:chr m:val="̃"/>
              </m:accPr>
              <m:e>
                <m:r>
                  <m:t>x</m:t>
                </m:r>
              </m:e>
            </m:acc>
            <m:r>
              <m:rPr>
                <m:sty m:val="p"/>
              </m:rPr>
              <m:t>,</m:t>
            </m:r>
            <m:acc>
              <m:accPr>
                <m:chr m:val="̃"/>
              </m:accPr>
              <m:e>
                <m:r>
                  <m:t>x</m:t>
                </m:r>
              </m:e>
            </m:acc>
          </m:e>
        </m:d>
        <m:r>
          <m:rPr>
            <m:sty m:val="p"/>
          </m:rPr>
          <m:t>=</m:t>
        </m:r>
        <m:sSubSup>
          <m:e>
            <m:r>
              <m:t>x</m:t>
            </m:r>
          </m:e>
          <m:sub>
            <m:r>
              <m:t>1</m:t>
            </m:r>
          </m:sub>
          <m:sup>
            <m:r>
              <m:t>2</m:t>
            </m:r>
          </m:sup>
        </m:sSubSup>
        <m:r>
          <m:rPr>
            <m:sty m:val="p"/>
          </m:rPr>
          <m:t>+</m:t>
        </m:r>
        <m:sSubSup>
          <m:e>
            <m:r>
              <m:t>x</m:t>
            </m:r>
          </m:e>
          <m:sub>
            <m:r>
              <m:t>2</m:t>
            </m:r>
          </m:sub>
          <m:sup>
            <m:r>
              <m:t>2</m:t>
            </m:r>
          </m:sup>
        </m:sSubSup>
        <m:r>
          <m:rPr>
            <m:sty m:val="p"/>
          </m:rPr>
          <m:t>≥</m:t>
        </m:r>
        <m:r>
          <m:t>0</m:t>
        </m:r>
      </m:oMath>
      <w:r>
        <w:t xml:space="preserve">,</w:t>
      </w:r>
      <w:r>
        <w:t xml:space="preserve"> </w:t>
      </w:r>
      <w:r>
        <w:t xml:space="preserve">which is zero if and only if</w:t>
      </w:r>
    </w:p>
    <w:p>
      <w:pPr>
        <w:pStyle w:val="BodyText"/>
      </w:pPr>
      <m:oMathPara>
        <m:oMathParaPr>
          <m:jc m:val="center"/>
        </m:oMathParaPr>
        <m:oMath>
          <m:eqArr>
            <m:e>
              <m:sSub>
                <m:e>
                  <m:r>
                    <m:t>x</m:t>
                  </m:r>
                </m:e>
                <m:sub>
                  <m:r>
                    <m:t>1</m:t>
                  </m:r>
                </m:sub>
              </m:sSub>
              <m:r>
                <m:t>&amp;</m:t>
              </m:r>
              <m:r>
                <m:rPr>
                  <m:sty m:val="p"/>
                </m:rPr>
                <m:t>=</m:t>
              </m:r>
              <m:sSub>
                <m:e>
                  <m:r>
                    <m:t>x</m:t>
                  </m:r>
                </m:e>
                <m:sub>
                  <m:r>
                    <m:t>2</m:t>
                  </m:r>
                </m:sub>
              </m:sSub>
            </m:e>
            <m:e>
              <m:r>
                <m:t>&amp;</m:t>
              </m:r>
              <m:r>
                <m:rPr>
                  <m:sty m:val="p"/>
                </m:rPr>
                <m:t>=</m:t>
              </m:r>
              <m:r>
                <m:t>0</m:t>
              </m:r>
              <m:r>
                <m:rPr>
                  <m:sty m:val="p"/>
                </m:rPr>
                <m:t>.</m:t>
              </m:r>
            </m:e>
          </m:eqArr>
        </m:oMath>
      </m:oMathPara>
    </w:p>
    <w:p>
      <w:pPr>
        <w:pStyle w:val="FirstParagraph"/>
      </w:pPr>
      <w:r>
        <w:t xml:space="preserve">Equipping the same vector space</w:t>
      </w:r>
      <w:r>
        <w:t xml:space="preserve"> </w:t>
      </w:r>
      <m:oMath>
        <m:sSup>
          <m:e>
            <m:r>
              <m:rPr>
                <m:scr m:val="double-struck"/>
                <m:sty m:val="p"/>
              </m:rPr>
              <m:t>R</m:t>
            </m:r>
          </m:e>
          <m:sup>
            <m:r>
              <m:t>p</m:t>
            </m:r>
          </m:sup>
        </m:sSup>
      </m:oMath>
      <w:r>
        <w:t xml:space="preserve"> </w:t>
      </w:r>
      <w:r>
        <w:t xml:space="preserve">with different inner products</w:t>
      </w:r>
      <w:r>
        <w:t xml:space="preserve"> </w:t>
      </w:r>
      <w:r>
        <w:t xml:space="preserve">yields different inner product spaces with different geometric notions of angle and distance on the same set of vectors.</w:t>
      </w:r>
    </w:p>
    <w:bookmarkEnd w:id="317"/>
    <w:bookmarkStart w:id="318" w:name="exm-weighted-inner-product"/>
    <w:p>
      <w:pPr>
        <w:pStyle w:val="BodyText"/>
      </w:pPr>
      <w:r>
        <w:rPr>
          <w:b/>
          <w:bCs/>
        </w:rPr>
        <w:t xml:space="preserve">Example 93 (A weighted inner product)</w:t>
      </w:r>
      <w:r>
        <w:t xml:space="preserve"> </w:t>
      </w:r>
      <w:r>
        <w:t xml:space="preserve">Let</w:t>
      </w:r>
      <w:r>
        <w:t xml:space="preserve"> </w:t>
      </w:r>
      <m:oMath>
        <m:acc>
          <m:accPr>
            <m:chr m:val="̃"/>
          </m:accPr>
          <m:e>
            <m:r>
              <m:t>c</m:t>
            </m:r>
          </m:e>
        </m:acc>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be a vector of positive numbers, and define</w:t>
      </w:r>
    </w:p>
    <w:p>
      <w:pPr>
        <w:pStyle w:val="BodyText"/>
      </w:pPr>
      <m:oMathPara>
        <m:oMathParaPr>
          <m:jc m:val="center"/>
        </m:oMathParaPr>
        <m:oMath>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c</m:t>
                  </m:r>
                </m:e>
                <m:sub>
                  <m:r>
                    <m:t>i</m:t>
                  </m:r>
                </m:sub>
              </m:sSub>
            </m:e>
          </m:nary>
          <m:r>
            <m:t> </m:t>
          </m:r>
          <m:sSub>
            <m:e>
              <m:r>
                <m:t>x</m:t>
              </m:r>
            </m:e>
            <m:sub>
              <m:r>
                <m:t>i</m:t>
              </m:r>
            </m:sub>
          </m:sSub>
          <m:sSub>
            <m:e>
              <m:r>
                <m:t>y</m:t>
              </m:r>
            </m:e>
            <m:sub>
              <m:r>
                <m:t>i</m:t>
              </m:r>
            </m:sub>
          </m:sSub>
          <m:r>
            <m:rPr>
              <m:sty m:val="p"/>
            </m:rPr>
            <m:t>.</m:t>
          </m:r>
        </m:oMath>
      </m:oMathPara>
    </w:p>
    <w:p>
      <w:pPr>
        <w:pStyle w:val="FirstParagraph"/>
      </w:pPr>
      <w:r>
        <w:t xml:space="preserve">This function is also an inner product on</w:t>
      </w:r>
      <w:r>
        <w:t xml:space="preserve"> </w:t>
      </w:r>
      <m:oMath>
        <m:sSup>
          <m:e>
            <m:r>
              <m:rPr>
                <m:scr m:val="double-struck"/>
                <m:sty m:val="p"/>
              </m:rPr>
              <m:t>R</m:t>
            </m:r>
          </m:e>
          <m:sup>
            <m:r>
              <m:t>p</m:t>
            </m:r>
          </m:sup>
        </m:sSup>
      </m:oMath>
      <w:r>
        <w:t xml:space="preserve"> </w:t>
      </w:r>
      <w:r>
        <w:t xml:space="preserve">(Axler 2024, Example 6.3(b), p. 184)</w:t>
      </w:r>
      <w:r>
        <w:t xml:space="preserve">:</w:t>
      </w:r>
    </w:p>
    <w:p>
      <w:pPr>
        <w:pStyle w:val="Compact"/>
        <w:numPr>
          <w:ilvl w:val="0"/>
          <w:numId w:val="1048"/>
        </w:numPr>
      </w:pPr>
      <w:r>
        <w:rPr>
          <w:b/>
          <w:bCs/>
        </w:rPr>
        <w:t xml:space="preserve">positivity</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acc>
              <m:accPr>
                <m:chr m:val="̃"/>
              </m:accPr>
              <m:e>
                <m:r>
                  <m:t>c</m:t>
                </m:r>
              </m:e>
            </m:acc>
          </m:sub>
        </m:sSub>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sSubSup>
          <m:e>
            <m:r>
              <m:t>x</m:t>
            </m:r>
          </m:e>
          <m:sub>
            <m:r>
              <m:t>i</m:t>
            </m:r>
          </m:sub>
          <m:sup>
            <m:r>
              <m:t>2</m:t>
            </m:r>
          </m:sup>
        </m:sSubSup>
      </m:oMath>
      <w:r>
        <w:t xml:space="preserve">,</w:t>
      </w:r>
      <w:r>
        <w:t xml:space="preserve"> </w:t>
      </w:r>
      <w:r>
        <w:t xml:space="preserve">and each term</w:t>
      </w:r>
      <w:r>
        <w:t xml:space="preserve"> </w:t>
      </w:r>
      <m:oMath>
        <m:sSub>
          <m:e>
            <m:r>
              <m:t>c</m:t>
            </m:r>
          </m:e>
          <m:sub>
            <m:r>
              <m:t>i</m:t>
            </m:r>
          </m:sub>
        </m:sSub>
        <m:r>
          <m:t> </m:t>
        </m:r>
        <m:sSubSup>
          <m:e>
            <m:r>
              <m:t>x</m:t>
            </m:r>
          </m:e>
          <m:sub>
            <m:r>
              <m:t>i</m:t>
            </m:r>
          </m:sub>
          <m:sup>
            <m:r>
              <m:t>2</m:t>
            </m:r>
          </m:sup>
        </m:sSubSup>
      </m:oMath>
      <w:r>
        <w:t xml:space="preserve"> </w:t>
      </w:r>
      <w:r>
        <w:t xml:space="preserve">is a positive number times a square, so the sum is at least</w:t>
      </w:r>
      <w:r>
        <w:t xml:space="preserve"> </w:t>
      </w:r>
      <m:oMath>
        <m:r>
          <m:t>0</m:t>
        </m:r>
      </m:oMath>
      <w:r>
        <w:t xml:space="preserve">;</w:t>
      </w:r>
    </w:p>
    <w:p>
      <w:pPr>
        <w:pStyle w:val="Compact"/>
        <w:numPr>
          <w:ilvl w:val="0"/>
          <w:numId w:val="1048"/>
        </w:numPr>
      </w:pPr>
      <w:r>
        <w:rPr>
          <w:b/>
          <w:bCs/>
        </w:rPr>
        <w:t xml:space="preserve">definiteness</w:t>
      </w:r>
      <w:r>
        <w:t xml:space="preserve">: a sum of nonnegative terms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and</w:t>
      </w:r>
      <w:r>
        <w:t xml:space="preserve"> </w:t>
      </w:r>
      <m:oMath>
        <m:sSub>
          <m:e>
            <m:r>
              <m:t>c</m:t>
            </m:r>
          </m:e>
          <m:sub>
            <m:r>
              <m:t>i</m:t>
            </m:r>
          </m:sub>
        </m:sSub>
        <m:r>
          <m:t> </m:t>
        </m:r>
        <m:sSubSup>
          <m:e>
            <m:r>
              <m:t>x</m:t>
            </m:r>
          </m:e>
          <m:sub>
            <m:r>
              <m:t>i</m:t>
            </m:r>
          </m:sub>
          <m:sup>
            <m:r>
              <m:t>2</m:t>
            </m:r>
          </m:sup>
        </m:sSubSup>
        <m:r>
          <m:rPr>
            <m:sty m:val="p"/>
          </m:rPr>
          <m:t>=</m:t>
        </m:r>
        <m:r>
          <m:t>0</m:t>
        </m:r>
      </m:oMath>
      <w:r>
        <w:t xml:space="preserve"> </w:t>
      </w:r>
      <w:r>
        <w:t xml:space="preserve">exactly when</w:t>
      </w:r>
      <w:r>
        <w:t xml:space="preserve"> </w:t>
      </w:r>
      <m:oMath>
        <m:sSub>
          <m:e>
            <m:r>
              <m:t>x</m:t>
            </m:r>
          </m:e>
          <m:sub>
            <m:r>
              <m:t>i</m:t>
            </m:r>
          </m:sub>
        </m:sSub>
        <m:r>
          <m:rPr>
            <m:sty m:val="p"/>
          </m:rPr>
          <m:t>=</m:t>
        </m:r>
        <m:r>
          <m:t>0</m:t>
        </m:r>
      </m:oMath>
      <w:r>
        <w:t xml:space="preserve">, because</w:t>
      </w:r>
      <w:r>
        <w:t xml:space="preserve"> </w:t>
      </w:r>
      <m:oMath>
        <m:sSub>
          <m:e>
            <m:r>
              <m:t>c</m:t>
            </m:r>
          </m:e>
          <m:sub>
            <m:r>
              <m:t>i</m:t>
            </m:r>
          </m:sub>
        </m:sSub>
        <m:r>
          <m:rPr>
            <m:sty m:val="p"/>
          </m:rPr>
          <m:t>&gt;</m:t>
        </m:r>
        <m:r>
          <m:t>0</m:t>
        </m:r>
      </m:oMath>
      <w:r>
        <w:t xml:space="preserve">;</w:t>
      </w:r>
      <w:r>
        <w:t xml:space="preserve"> </w:t>
      </w:r>
      <w:r>
        <w:t xml:space="preserve">so</w:t>
      </w:r>
      <w:r>
        <w:t xml:space="preserve"> </w:t>
      </w:r>
      <m:oMath>
        <m:sSub>
          <m:e>
            <m:d>
              <m:dPr>
                <m:begChr m:val="⟨"/>
                <m:sepChr m:val=""/>
                <m:endChr m:val="⟩"/>
                <m:grow/>
              </m:dPr>
              <m:e>
                <m:acc>
                  <m:accPr>
                    <m:chr m:val="̃"/>
                  </m:accPr>
                  <m:e>
                    <m:r>
                      <m:t>x</m:t>
                    </m:r>
                  </m:e>
                </m:acc>
                <m:r>
                  <m:rPr>
                    <m:sty m:val="p"/>
                  </m:rPr>
                  <m:t>,</m:t>
                </m:r>
                <m:acc>
                  <m:accPr>
                    <m:chr m:val="̃"/>
                  </m:accPr>
                  <m:e>
                    <m:r>
                      <m:t>x</m:t>
                    </m:r>
                  </m:e>
                </m:acc>
              </m:e>
            </m:d>
          </m:e>
          <m:sub>
            <m:acc>
              <m:accPr>
                <m:chr m:val="̃"/>
              </m:accPr>
              <m:e>
                <m:r>
                  <m:t>c</m:t>
                </m:r>
              </m:e>
            </m:acc>
          </m:sub>
        </m:sSub>
        <m:r>
          <m:rPr>
            <m:sty m:val="p"/>
          </m:rPr>
          <m:t>=</m:t>
        </m:r>
        <m:r>
          <m:t>0</m:t>
        </m:r>
      </m:oMath>
      <w:r>
        <w:t xml:space="preserve"> </w:t>
      </w:r>
      <w:r>
        <w:t xml:space="preserve">exactly when</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8"/>
        </w:numPr>
      </w:pPr>
      <w:r>
        <w:rPr>
          <w:b/>
          <w:bCs/>
        </w:rPr>
        <w:t xml:space="preserve">linearity in the first slot</w:t>
      </w:r>
      <w:r>
        <w:t xml:space="preserve">: see the derivation after this list;</w:t>
      </w:r>
    </w:p>
    <w:p>
      <w:pPr>
        <w:pStyle w:val="Compact"/>
        <w:numPr>
          <w:ilvl w:val="0"/>
          <w:numId w:val="1048"/>
        </w:numPr>
      </w:pPr>
      <w:r>
        <w:rPr>
          <w:b/>
          <w:bCs/>
        </w:rPr>
        <w:t xml:space="preserve">symmetry</w:t>
      </w:r>
      <w:r>
        <w:t xml:space="preserve">:</w:t>
      </w:r>
      <w:r>
        <w:t xml:space="preserve"> </w:t>
      </w:r>
      <m:oMath>
        <m:sSub>
          <m:e>
            <m:r>
              <m:t>c</m:t>
            </m:r>
          </m:e>
          <m:sub>
            <m:r>
              <m:t>i</m:t>
            </m:r>
          </m:sub>
        </m:sSub>
        <m:r>
          <m:t> </m:t>
        </m:r>
        <m:sSub>
          <m:e>
            <m:r>
              <m:t>x</m:t>
            </m:r>
          </m:e>
          <m:sub>
            <m:r>
              <m:t>i</m:t>
            </m:r>
          </m:sub>
        </m:sSub>
        <m:sSub>
          <m:e>
            <m:r>
              <m:t>y</m:t>
            </m:r>
          </m:e>
          <m:sub>
            <m:r>
              <m:t>i</m:t>
            </m:r>
          </m:sub>
        </m:sSub>
        <m:r>
          <m:rPr>
            <m:sty m:val="p"/>
          </m:rPr>
          <m:t>=</m:t>
        </m:r>
        <m:sSub>
          <m:e>
            <m:r>
              <m:t>c</m:t>
            </m:r>
          </m:e>
          <m:sub>
            <m:r>
              <m:t>i</m:t>
            </m:r>
          </m:sub>
        </m:sSub>
        <m:r>
          <m:t> </m:t>
        </m:r>
        <m:sSub>
          <m:e>
            <m:r>
              <m:t>y</m:t>
            </m:r>
          </m:e>
          <m:sub>
            <m:r>
              <m:t>i</m:t>
            </m:r>
          </m:sub>
        </m:sSub>
        <m:sSub>
          <m:e>
            <m:r>
              <m:t>x</m:t>
            </m:r>
          </m:e>
          <m:sub>
            <m:r>
              <m:t>i</m:t>
            </m:r>
          </m:sub>
        </m:sSub>
      </m:oMath>
      <w:r>
        <w:t xml:space="preserve"> </w:t>
      </w:r>
      <w:r>
        <w:t xml:space="preserve">for each</w:t>
      </w:r>
      <w:r>
        <w:t xml:space="preserve"> </w:t>
      </w:r>
      <m:oMath>
        <m:r>
          <m:t>i</m:t>
        </m:r>
      </m:oMath>
      <w:r>
        <w:t xml:space="preserve">,</w:t>
      </w:r>
      <w:r>
        <w:t xml:space="preserve"> </w:t>
      </w:r>
      <w:r>
        <w:t xml:space="preserve">so</w:t>
      </w:r>
      <w:r>
        <w:t xml:space="preserve"> </w:t>
      </w:r>
      <m:oMath>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rPr>
            <m:sty m:val="p"/>
          </m:rPr>
          <m:t>=</m:t>
        </m:r>
        <m:sSub>
          <m:e>
            <m:d>
              <m:dPr>
                <m:begChr m:val="⟨"/>
                <m:sepChr m:val=""/>
                <m:endChr m:val="⟩"/>
                <m:grow/>
              </m:dPr>
              <m:e>
                <m:acc>
                  <m:accPr>
                    <m:chr m:val="̃"/>
                  </m:accPr>
                  <m:e>
                    <m:r>
                      <m:t>y</m:t>
                    </m:r>
                  </m:e>
                </m:acc>
                <m:r>
                  <m:rPr>
                    <m:sty m:val="p"/>
                  </m:rPr>
                  <m:t>,</m:t>
                </m:r>
                <m:acc>
                  <m:accPr>
                    <m:chr m:val="̃"/>
                  </m:accPr>
                  <m:e>
                    <m:r>
                      <m:t>x</m:t>
                    </m:r>
                  </m:e>
                </m:acc>
              </m:e>
            </m:d>
          </m:e>
          <m:sub>
            <m:acc>
              <m:accPr>
                <m:chr m:val="̃"/>
              </m:accPr>
              <m:e>
                <m:r>
                  <m:t>c</m:t>
                </m:r>
              </m:e>
            </m:acc>
          </m:sub>
        </m:sSub>
      </m:oMath>
      <w:r>
        <w:t xml:space="preserve">.</w:t>
      </w:r>
    </w:p>
    <w:p>
      <w:pPr>
        <w:pStyle w:val="FirstParagraph"/>
      </w:pPr>
      <w:r>
        <w:t xml:space="preserve">For linearity in the first slot,</w:t>
      </w:r>
      <w:r>
        <w:t xml:space="preserve"> </w:t>
      </w:r>
      <w:r>
        <w:t xml:space="preserve">take</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BodyText"/>
      </w:pPr>
      <m:oMathPara>
        <m:oMathParaPr>
          <m:jc m:val="center"/>
        </m:oMathParaPr>
        <m:oMath>
          <m:eqArr>
            <m:e>
              <m:sSub>
                <m:e>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e>
                <m:sub>
                  <m:acc>
                    <m:accPr>
                      <m:chr m:val="̃"/>
                    </m:accPr>
                    <m:e>
                      <m:r>
                        <m:t>c</m:t>
                      </m:r>
                    </m:e>
                  </m:acc>
                </m:sub>
              </m:sSub>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r>
                <m:t> </m:t>
              </m:r>
              <m:acc>
                <m:accPr>
                  <m:chr m:val="̃"/>
                </m:accPr>
                <m:e>
                  <m:r>
                    <m:t>x</m:t>
                  </m:r>
                </m:e>
              </m:acc>
              <m:r>
                <m:rPr>
                  <m:sty m:val="p"/>
                </m:rPr>
                <m:t>+</m:t>
              </m:r>
              <m:r>
                <m:t>b</m:t>
              </m:r>
              <m:r>
                <m:t> </m:t>
              </m:r>
              <m:acc>
                <m:accPr>
                  <m:chr m:val="̃"/>
                </m:accPr>
                <m:e>
                  <m:r>
                    <m:t>y</m:t>
                  </m:r>
                </m:e>
              </m:acc>
              <m:sSub>
                <m:e>
                  <m:r>
                    <m:rPr>
                      <m:sty m:val="p"/>
                    </m:rPr>
                    <m:t>)</m:t>
                  </m:r>
                </m:e>
                <m:sub>
                  <m:r>
                    <m:t>i</m:t>
                  </m:r>
                </m:sub>
              </m:sSub>
              <m:r>
                <m:t> </m:t>
              </m:r>
              <m:sSub>
                <m:e>
                  <m:r>
                    <m:t>z</m:t>
                  </m:r>
                </m:e>
                <m:sub>
                  <m:r>
                    <m:t>i</m:t>
                  </m:r>
                </m:sub>
              </m:sSub>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sSub>
                <m:e>
                  <m:r>
                    <m:t>x</m:t>
                  </m:r>
                </m:e>
                <m:sub>
                  <m:r>
                    <m:t>i</m:t>
                  </m:r>
                </m:sub>
              </m:sSub>
              <m:r>
                <m:rPr>
                  <m:sty m:val="p"/>
                </m:rPr>
                <m:t>+</m:t>
              </m:r>
              <m:r>
                <m:t>b</m:t>
              </m:r>
              <m:sSub>
                <m:e>
                  <m:r>
                    <m:t>y</m:t>
                  </m:r>
                </m:e>
                <m:sub>
                  <m:r>
                    <m:t>i</m:t>
                  </m:r>
                </m:sub>
              </m:sSub>
              <m:r>
                <m:rPr>
                  <m:sty m:val="p"/>
                </m:rPr>
                <m:t>)</m:t>
              </m:r>
              <m:r>
                <m:t> </m:t>
              </m:r>
              <m:sSub>
                <m:e>
                  <m:r>
                    <m:t>z</m:t>
                  </m:r>
                </m:e>
                <m:sub>
                  <m:r>
                    <m:t>i</m:t>
                  </m:r>
                </m:sub>
              </m:sSub>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c</m:t>
                      </m:r>
                    </m:e>
                    <m:sub>
                      <m:r>
                        <m:t>i</m:t>
                      </m:r>
                    </m:sub>
                  </m:sSub>
                  <m:sSub>
                    <m:e>
                      <m:r>
                        <m:t>x</m:t>
                      </m:r>
                    </m:e>
                    <m:sub>
                      <m:r>
                        <m:t>i</m:t>
                      </m:r>
                    </m:sub>
                  </m:sSub>
                  <m:sSub>
                    <m:e>
                      <m:r>
                        <m:t>z</m:t>
                      </m:r>
                    </m:e>
                    <m:sub>
                      <m:r>
                        <m:t>i</m:t>
                      </m:r>
                    </m:sub>
                  </m:sSub>
                  <m:r>
                    <m:rPr>
                      <m:sty m:val="p"/>
                    </m:rPr>
                    <m:t>+</m:t>
                  </m:r>
                  <m:r>
                    <m:t>b</m:t>
                  </m:r>
                  <m:r>
                    <m:t> </m:t>
                  </m:r>
                  <m:sSub>
                    <m:e>
                      <m:r>
                        <m:t>c</m:t>
                      </m:r>
                    </m:e>
                    <m:sub>
                      <m:r>
                        <m:t>i</m:t>
                      </m:r>
                    </m:sub>
                  </m:sSub>
                  <m:sSub>
                    <m:e>
                      <m:r>
                        <m:t>y</m:t>
                      </m:r>
                    </m:e>
                    <m:sub>
                      <m:r>
                        <m:t>i</m:t>
                      </m:r>
                    </m:sub>
                  </m:sSub>
                  <m:sSub>
                    <m:e>
                      <m:r>
                        <m:t>z</m:t>
                      </m:r>
                    </m:e>
                    <m:sub>
                      <m:r>
                        <m:t>i</m:t>
                      </m:r>
                    </m:sub>
                  </m:sSub>
                </m:e>
              </m:d>
              <m:r>
                <m:t>​</m:t>
              </m:r>
              <m:r>
                <m:t>&amp;</m:t>
              </m:r>
              <m:r>
                <m:t>&amp;</m:t>
              </m:r>
              <m:r>
                <m:rPr>
                  <m:nor/>
                  <m:sty m:val="p"/>
                </m:rPr>
                <m:t>(distribute, and 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c</m:t>
                  </m:r>
                </m:e>
                <m:sub>
                  <m:r>
                    <m:t>i</m:t>
                  </m:r>
                </m:sub>
              </m:sSub>
              <m:sSub>
                <m:e>
                  <m:r>
                    <m:t>x</m:t>
                  </m:r>
                </m:e>
                <m:sub>
                  <m:r>
                    <m:t>i</m:t>
                  </m:r>
                </m:sub>
              </m:sSub>
              <m:sSub>
                <m:e>
                  <m:r>
                    <m:t>z</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c</m:t>
                  </m:r>
                </m:e>
                <m:sub>
                  <m:r>
                    <m:t>i</m:t>
                  </m:r>
                </m:sub>
              </m:sSub>
              <m:sSub>
                <m:e>
                  <m:r>
                    <m:t>y</m:t>
                  </m:r>
                </m:e>
                <m:sub>
                  <m:r>
                    <m:t>i</m:t>
                  </m:r>
                </m:sub>
              </m:sSub>
              <m:sSub>
                <m:e>
                  <m:r>
                    <m:t>z</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c</m:t>
                      </m:r>
                    </m:e>
                    <m:sub>
                      <m:r>
                        <m:t>i</m:t>
                      </m:r>
                    </m:sub>
                  </m:sSub>
                </m:e>
              </m:nary>
              <m:sSub>
                <m:e>
                  <m:r>
                    <m:t>x</m:t>
                  </m:r>
                </m:e>
                <m:sub>
                  <m:r>
                    <m:t>i</m:t>
                  </m:r>
                </m:sub>
              </m:sSub>
              <m:sSub>
                <m:e>
                  <m:r>
                    <m:t>z</m:t>
                  </m:r>
                </m:e>
                <m:sub>
                  <m:r>
                    <m:t>i</m:t>
                  </m:r>
                </m:sub>
              </m:sSub>
              <m:r>
                <m:rPr>
                  <m:sty m:val="p"/>
                </m:rPr>
                <m:t>+</m:t>
              </m:r>
              <m:r>
                <m:t>b</m:t>
              </m:r>
              <m:nary>
                <m:naryPr>
                  <m:chr m:val="∑"/>
                  <m:limLoc m:val="undOvr"/>
                  <m:subHide m:val="off"/>
                  <m:supHide m:val="off"/>
                </m:naryPr>
                <m:sub>
                  <m:r>
                    <m:t>i</m:t>
                  </m:r>
                  <m:r>
                    <m:rPr>
                      <m:sty m:val="p"/>
                    </m:rPr>
                    <m:t>=</m:t>
                  </m:r>
                  <m:r>
                    <m:t>1</m:t>
                  </m:r>
                </m:sub>
                <m:sup>
                  <m:r>
                    <m:t>p</m:t>
                  </m:r>
                </m:sup>
                <m:e>
                  <m:sSub>
                    <m:e>
                      <m:r>
                        <m:t>c</m:t>
                      </m:r>
                    </m:e>
                    <m:sub>
                      <m:r>
                        <m:t>i</m:t>
                      </m:r>
                    </m:sub>
                  </m:sSub>
                </m:e>
              </m:nary>
              <m:sSub>
                <m:e>
                  <m:r>
                    <m:t>y</m:t>
                  </m:r>
                </m:e>
                <m:sub>
                  <m:r>
                    <m:t>i</m:t>
                  </m:r>
                </m:sub>
              </m:sSub>
              <m:sSub>
                <m:e>
                  <m:r>
                    <m:t>z</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sSub>
                <m:e>
                  <m:d>
                    <m:dPr>
                      <m:begChr m:val="⟨"/>
                      <m:sepChr m:val=""/>
                      <m:endChr m:val="⟩"/>
                      <m:grow/>
                    </m:dPr>
                    <m:e>
                      <m:acc>
                        <m:accPr>
                          <m:chr m:val="̃"/>
                        </m:accPr>
                        <m:e>
                          <m:r>
                            <m:t>x</m:t>
                          </m:r>
                        </m:e>
                      </m:acc>
                      <m:r>
                        <m:rPr>
                          <m:sty m:val="p"/>
                        </m:rPr>
                        <m:t>,</m:t>
                      </m:r>
                      <m:acc>
                        <m:accPr>
                          <m:chr m:val="̃"/>
                        </m:accPr>
                        <m:e>
                          <m:r>
                            <m:t>z</m:t>
                          </m:r>
                        </m:e>
                      </m:acc>
                    </m:e>
                  </m:d>
                </m:e>
                <m:sub>
                  <m:acc>
                    <m:accPr>
                      <m:chr m:val="̃"/>
                    </m:accPr>
                    <m:e>
                      <m:r>
                        <m:t>c</m:t>
                      </m:r>
                    </m:e>
                  </m:acc>
                </m:sub>
              </m:sSub>
              <m:r>
                <m:rPr>
                  <m:sty m:val="p"/>
                </m:rPr>
                <m:t>+</m:t>
              </m:r>
              <m:r>
                <m:t>b</m:t>
              </m:r>
              <m:r>
                <m:t> </m:t>
              </m:r>
              <m:sSub>
                <m:e>
                  <m:d>
                    <m:dPr>
                      <m:begChr m:val="⟨"/>
                      <m:sepChr m:val=""/>
                      <m:endChr m:val="⟩"/>
                      <m:grow/>
                    </m:dPr>
                    <m:e>
                      <m:acc>
                        <m:accPr>
                          <m:chr m:val="̃"/>
                        </m:accPr>
                        <m:e>
                          <m:r>
                            <m:t>y</m:t>
                          </m:r>
                        </m:e>
                      </m:acc>
                      <m:r>
                        <m:rPr>
                          <m:sty m:val="p"/>
                        </m:rPr>
                        <m:t>,</m:t>
                      </m:r>
                      <m:acc>
                        <m:accPr>
                          <m:chr m:val="̃"/>
                        </m:accPr>
                        <m:e>
                          <m:r>
                            <m:t>z</m:t>
                          </m:r>
                        </m:e>
                      </m:acc>
                    </m:e>
                  </m:d>
                </m:e>
                <m:sub>
                  <m:acc>
                    <m:accPr>
                      <m:chr m:val="̃"/>
                    </m:accPr>
                    <m:e>
                      <m:r>
                        <m:t>c</m:t>
                      </m:r>
                    </m:e>
                  </m:acc>
                </m:sub>
              </m:sSub>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qArr>
        </m:oMath>
      </m:oMathPara>
    </w:p>
    <w:p>
      <w:pPr>
        <w:pStyle w:val="FirstParagraph"/>
      </w:pPr>
      <w:r>
        <w:t xml:space="preserve">Different inner products can give different numbers for the same pair of vectors.</w:t>
      </w:r>
      <w:r>
        <w:t xml:space="preserve"> </w:t>
      </w:r>
      <w:r>
        <w:t xml:space="preserve">With</w:t>
      </w:r>
      <w:r>
        <w:t xml:space="preserve"> </w:t>
      </w:r>
      <m:oMath>
        <m:r>
          <m:t>p</m:t>
        </m:r>
        <m:r>
          <m:rPr>
            <m:sty m:val="p"/>
          </m:rPr>
          <m:t>=</m:t>
        </m:r>
        <m:r>
          <m:t>2</m:t>
        </m:r>
      </m:oMath>
      <w:r>
        <w:t xml:space="preserve">,</w:t>
      </w:r>
      <w:r>
        <w:t xml:space="preserve"> </w:t>
      </w:r>
      <m:oMath>
        <m:acc>
          <m:accPr>
            <m:chr m:val="̃"/>
          </m:accPr>
          <m:e>
            <m:r>
              <m:t>c</m:t>
            </m:r>
          </m:e>
        </m:acc>
        <m:r>
          <m:rPr>
            <m:sty m:val="p"/>
          </m:rPr>
          <m:t>=</m:t>
        </m:r>
        <m:r>
          <m:rPr>
            <m:sty m:val="p"/>
          </m:rPr>
          <m:t>(</m:t>
        </m:r>
        <m:r>
          <m:t>2</m:t>
        </m:r>
        <m:r>
          <m:rPr>
            <m:sty m:val="p"/>
          </m:rPr>
          <m:t>,</m:t>
        </m:r>
        <m:r>
          <m:t>1</m:t>
        </m:r>
        <m:r>
          <m:rPr>
            <m:sty m:val="p"/>
          </m:rPr>
          <m:t>)</m:t>
        </m:r>
      </m:oMath>
      <w:r>
        <w:t xml:space="preserve">,</w:t>
      </w:r>
      <w:r>
        <w:t xml:space="preserve"> </w:t>
      </w:r>
      <m:oMath>
        <m:acc>
          <m:accPr>
            <m:chr m:val="̃"/>
          </m:accPr>
          <m:e>
            <m:r>
              <m:t>x</m:t>
            </m:r>
          </m:e>
        </m:acc>
        <m:r>
          <m:rPr>
            <m:sty m:val="p"/>
          </m:rPr>
          <m:t>=</m:t>
        </m:r>
        <m:r>
          <m:rPr>
            <m:sty m:val="p"/>
          </m:rPr>
          <m:t>(</m:t>
        </m:r>
        <m:r>
          <m:t>1</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rPr>
            <m:sty m:val="p"/>
          </m:rPr>
          <m:t>−</m:t>
        </m:r>
        <m:r>
          <m:t>1</m:t>
        </m:r>
        <m:r>
          <m:rPr>
            <m:sty m:val="p"/>
          </m:rPr>
          <m:t>)</m:t>
        </m:r>
      </m:oMath>
      <w:r>
        <w:t xml:space="preserve">:</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t>&amp;</m:t>
              </m:r>
              <m:r>
                <m:rPr>
                  <m:sty m:val="p"/>
                </m:rPr>
                <m:t>=</m:t>
              </m:r>
              <m:r>
                <m:t>2</m:t>
              </m:r>
              <m:r>
                <m:rPr>
                  <m:sty m:val="p"/>
                </m:rPr>
                <m:t>⋅</m:t>
              </m:r>
              <m:r>
                <m:t>1</m:t>
              </m:r>
              <m:r>
                <m:rPr>
                  <m:sty m:val="p"/>
                </m:rPr>
                <m:t>⋅</m:t>
              </m:r>
              <m:r>
                <m:t>4</m:t>
              </m:r>
              <m:r>
                <m:rPr>
                  <m:sty m:val="p"/>
                </m:rPr>
                <m:t>+</m:t>
              </m:r>
              <m:r>
                <m:t>1</m:t>
              </m:r>
              <m:r>
                <m:rPr>
                  <m:sty m:val="p"/>
                </m:rPr>
                <m:t>⋅</m:t>
              </m:r>
              <m:r>
                <m:t>3</m:t>
              </m:r>
              <m:r>
                <m:rPr>
                  <m:sty m:val="p"/>
                </m:rPr>
                <m:t>⋅</m:t>
              </m:r>
              <m:r>
                <m:rPr>
                  <m:sty m:val="p"/>
                </m:rPr>
                <m:t>(</m:t>
              </m:r>
              <m:r>
                <m:rPr>
                  <m:sty m:val="p"/>
                </m:rPr>
                <m:t>−</m:t>
              </m:r>
              <m:r>
                <m:t>1</m:t>
              </m:r>
              <m:r>
                <m:rPr>
                  <m:sty m:val="p"/>
                </m:rPr>
                <m:t>)</m:t>
              </m:r>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r>
                <m:t>8</m:t>
              </m:r>
              <m:r>
                <m:rPr>
                  <m:sty m:val="p"/>
                </m:rPr>
                <m:t>−</m:t>
              </m:r>
              <m:r>
                <m:t>3</m:t>
              </m:r>
              <m:r>
                <m:t>&amp;</m:t>
              </m:r>
              <m:r>
                <m:t>&amp;</m:t>
              </m:r>
              <m:r>
                <m:rPr>
                  <m:nor/>
                  <m:sty m:val="p"/>
                </m:rPr>
                <m:t>(multiply)</m:t>
              </m:r>
            </m:e>
            <m:e>
              <m:r>
                <m:t>&amp;</m:t>
              </m:r>
              <m:r>
                <m:rPr>
                  <m:sty m:val="p"/>
                </m:rPr>
                <m:t>=</m:t>
              </m:r>
              <m:r>
                <m:t>5</m:t>
              </m:r>
              <m:r>
                <m:t>&amp;</m:t>
              </m:r>
              <m:r>
                <m:t>&amp;</m:t>
              </m:r>
              <m:r>
                <m:rPr>
                  <m:nor/>
                  <m:sty m:val="p"/>
                </m:rPr>
                <m:t>(subtract)</m:t>
              </m:r>
            </m:e>
          </m:eqArr>
        </m:oMath>
      </m:oMathPara>
    </w:p>
    <w:p>
      <w:pPr>
        <w:pStyle w:val="FirstParagraph"/>
      </w:pPr>
      <w:r>
        <w:t xml:space="preserve">while the dot product of the same vectors is</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4</m:t>
              </m:r>
              <m:r>
                <m:rPr>
                  <m:sty m:val="p"/>
                </m:rPr>
                <m:t>+</m:t>
              </m:r>
              <m:r>
                <m:t>3</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4</m:t>
              </m:r>
              <m:r>
                <m:rPr>
                  <m:sty m:val="p"/>
                </m:rPr>
                <m:t>−</m:t>
              </m:r>
              <m:r>
                <m:t>3</m:t>
              </m:r>
              <m:r>
                <m:t>&amp;</m:t>
              </m:r>
              <m:r>
                <m:t>&amp;</m:t>
              </m:r>
              <m:r>
                <m:rPr>
                  <m:nor/>
                  <m:sty m:val="p"/>
                </m:rPr>
                <m:t>(multiply)</m:t>
              </m:r>
            </m:e>
            <m:e>
              <m:r>
                <m:t>&amp;</m:t>
              </m:r>
              <m:r>
                <m:rPr>
                  <m:sty m:val="p"/>
                </m:rPr>
                <m:t>=</m:t>
              </m:r>
              <m:r>
                <m:t>1</m:t>
              </m:r>
              <m:r>
                <m:t>&amp;</m:t>
              </m:r>
              <m:r>
                <m:t>&amp;</m:t>
              </m:r>
              <m:r>
                <m:rPr>
                  <m:nor/>
                  <m:sty m:val="p"/>
                </m:rPr>
                <m:t>(subtract)</m:t>
              </m:r>
            </m:e>
          </m:eqArr>
        </m:oMath>
      </m:oMathPara>
    </w:p>
    <w:bookmarkEnd w:id="318"/>
    <w:bookmarkStart w:id="320" w:name="exm-not-inner-product"/>
    <w:p>
      <w:pPr>
        <w:pStyle w:val="FirstParagraph"/>
      </w:pPr>
      <w:r>
        <w:rPr>
          <w:b/>
          <w:bCs/>
        </w:rPr>
        <w:t xml:space="preserve">Example 94 (Functions that are not inner products)</w:t>
      </w:r>
      <w:r>
        <w:t xml:space="preserve"> </w:t>
      </w:r>
      <w:r>
        <w:t xml:space="preserve">Each of these functions on</w:t>
      </w:r>
      <w:r>
        <w:t xml:space="preserve"> </w:t>
      </w:r>
      <m:oMath>
        <m:sSup>
          <m:e>
            <m:r>
              <m:rPr>
                <m:scr m:val="double-struck"/>
                <m:sty m:val="p"/>
              </m:rPr>
              <m:t>R</m:t>
            </m:r>
          </m:e>
          <m:sup>
            <m:r>
              <m:t>2</m:t>
            </m:r>
          </m:sup>
        </m:sSup>
      </m:oMath>
      <w:r>
        <w:t xml:space="preserve"> </w:t>
      </w:r>
      <w:r>
        <w:t xml:space="preserve">has some of the properties in</w:t>
      </w:r>
      <w:r>
        <w:t xml:space="preserve"> </w:t>
      </w:r>
      <w:hyperlink w:anchor="def-inner-product">
        <w:r>
          <w:rPr>
            <w:rStyle w:val="Hyperlink"/>
          </w:rPr>
          <w:t xml:space="preserve">Definition 56</w:t>
        </w:r>
      </w:hyperlink>
      <w:r>
        <w:t xml:space="preserve">, but not all four:</w:t>
      </w:r>
    </w:p>
    <w:p>
      <w:pPr>
        <w:numPr>
          <w:ilvl w:val="0"/>
          <w:numId w:val="1049"/>
        </w:numPr>
      </w:pPr>
      <m:oMath>
        <m:r>
          <m:t>f</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sSub>
          <m:e>
            <m:r>
              <m:t>x</m:t>
            </m:r>
          </m:e>
          <m:sub>
            <m:r>
              <m:t>1</m:t>
            </m:r>
          </m:sub>
        </m:sSub>
        <m:sSub>
          <m:e>
            <m:r>
              <m:t>y</m:t>
            </m:r>
          </m:e>
          <m:sub>
            <m:r>
              <m:t>1</m:t>
            </m:r>
          </m:sub>
        </m:sSub>
        <m:r>
          <m:rPr>
            <m:sty m:val="p"/>
          </m:rPr>
          <m:t>−</m:t>
        </m:r>
        <m:sSub>
          <m:e>
            <m:r>
              <m:t>x</m:t>
            </m:r>
          </m:e>
          <m:sub>
            <m:r>
              <m:t>2</m:t>
            </m:r>
          </m:sub>
        </m:sSub>
        <m:sSub>
          <m:e>
            <m:r>
              <m:t>y</m:t>
            </m:r>
          </m:e>
          <m:sub>
            <m:r>
              <m:t>2</m:t>
            </m:r>
          </m:sub>
        </m:sSub>
      </m:oMath>
      <w:r>
        <w:t xml:space="preserve"> </w:t>
      </w:r>
      <w:r>
        <w:t xml:space="preserve">is symmetric, because</w:t>
      </w:r>
      <w:r>
        <w:t xml:space="preserve"> </w:t>
      </w:r>
      <m:oMath>
        <m:sSub>
          <m:e>
            <m:r>
              <m:t>x</m:t>
            </m:r>
          </m:e>
          <m:sub>
            <m:r>
              <m:t>i</m:t>
            </m:r>
          </m:sub>
        </m:sSub>
        <m:sSub>
          <m:e>
            <m:r>
              <m:t>y</m:t>
            </m:r>
          </m:e>
          <m:sub>
            <m:r>
              <m:t>i</m:t>
            </m:r>
          </m:sub>
        </m:sSub>
        <m:r>
          <m:rPr>
            <m:sty m:val="p"/>
          </m:rPr>
          <m:t>=</m:t>
        </m:r>
        <m:sSub>
          <m:e>
            <m:r>
              <m:t>y</m:t>
            </m:r>
          </m:e>
          <m:sub>
            <m:r>
              <m:t>i</m:t>
            </m:r>
          </m:sub>
        </m:sSub>
        <m:sSub>
          <m:e>
            <m:r>
              <m:t>x</m:t>
            </m:r>
          </m:e>
          <m:sub>
            <m:r>
              <m:t>i</m:t>
            </m:r>
          </m:sub>
        </m:sSub>
      </m:oMath>
      <w:r>
        <w:t xml:space="preserve">,</w:t>
      </w:r>
      <w:r>
        <w:t xml:space="preserve"> </w:t>
      </w:r>
      <w:r>
        <w:t xml:space="preserve">and linear in the first slot, because it is a linear combination of</w:t>
      </w:r>
      <w:r>
        <w:t xml:space="preserve"> </w:t>
      </w:r>
      <m:oMath>
        <m:sSub>
          <m:e>
            <m:r>
              <m:t>x</m:t>
            </m:r>
          </m:e>
          <m:sub>
            <m:r>
              <m:t>1</m:t>
            </m:r>
          </m:sub>
        </m:sSub>
      </m:oMath>
      <w:r>
        <w:t xml:space="preserve"> </w:t>
      </w:r>
      <w:r>
        <w:t xml:space="preserve">and</w:t>
      </w:r>
      <w:r>
        <w:t xml:space="preserve"> </w:t>
      </w:r>
      <m:oMath>
        <m:sSub>
          <m:e>
            <m:r>
              <m:t>x</m:t>
            </m:r>
          </m:e>
          <m:sub>
            <m:r>
              <m:t>2</m:t>
            </m:r>
          </m:sub>
        </m:sSub>
      </m:oMath>
      <w:r>
        <w:t xml:space="preserve"> </w:t>
      </w:r>
      <w:r>
        <w:t xml:space="preserve">with coefficients</w:t>
      </w:r>
      <w:r>
        <w:t xml:space="preserve"> </w:t>
      </w:r>
      <m:oMath>
        <m:sSub>
          <m:e>
            <m:r>
              <m:t>y</m:t>
            </m:r>
          </m:e>
          <m:sub>
            <m:r>
              <m:t>1</m:t>
            </m:r>
          </m:sub>
        </m:sSub>
      </m:oMath>
      <w:r>
        <w:t xml:space="preserve"> </w:t>
      </w:r>
      <w:r>
        <w:t xml:space="preserve">and</w:t>
      </w:r>
      <w:r>
        <w:t xml:space="preserve"> </w:t>
      </w:r>
      <m:oMath>
        <m:r>
          <m:rPr>
            <m:sty m:val="p"/>
          </m:rPr>
          <m:t>−</m:t>
        </m:r>
        <m:sSub>
          <m:e>
            <m:r>
              <m:t>y</m:t>
            </m:r>
          </m:e>
          <m:sub>
            <m:r>
              <m:t>2</m:t>
            </m:r>
          </m:sub>
        </m:sSub>
      </m:oMath>
      <w:r>
        <w:t xml:space="preserve">.</w:t>
      </w:r>
      <w:r>
        <w:t xml:space="preserve"> </w:t>
      </w:r>
      <w:r>
        <w:t xml:space="preserve">It fails positivity:</w:t>
      </w:r>
      <w:r>
        <w:t xml:space="preserve"> </w:t>
      </w:r>
      <w:r>
        <w:t xml:space="preserve">for</w:t>
      </w:r>
      <w:r>
        <w:t xml:space="preserve"> </w:t>
      </w:r>
      <m:oMath>
        <m:acc>
          <m:accPr>
            <m:chr m:val="̃"/>
          </m:accPr>
          <m:e>
            <m:r>
              <m:t>x</m:t>
            </m:r>
          </m:e>
        </m:acc>
        <m:r>
          <m:rPr>
            <m:sty m:val="p"/>
          </m:rPr>
          <m:t>=</m:t>
        </m:r>
        <m:r>
          <m:rPr>
            <m:sty m:val="p"/>
          </m:rPr>
          <m:t>(</m:t>
        </m:r>
        <m:r>
          <m:t>0</m:t>
        </m:r>
        <m:r>
          <m:rPr>
            <m:sty m:val="p"/>
          </m:rPr>
          <m:t>,</m:t>
        </m:r>
        <m:r>
          <m:t>1</m:t>
        </m:r>
        <m:r>
          <m:rPr>
            <m:sty m:val="p"/>
          </m:rPr>
          <m:t>)</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x</m:t>
                  </m:r>
                </m:e>
              </m:acc>
              <m:r>
                <m:rPr>
                  <m:sty m:val="p"/>
                </m:rPr>
                <m:t>)</m:t>
              </m:r>
              <m:r>
                <m:t>&amp;</m:t>
              </m:r>
              <m:r>
                <m:rPr>
                  <m:sty m:val="p"/>
                </m:rPr>
                <m:t>=</m:t>
              </m:r>
              <m:r>
                <m:t>0</m:t>
              </m:r>
              <m:r>
                <m:rPr>
                  <m:sty m:val="p"/>
                </m:rPr>
                <m:t>⋅</m:t>
              </m:r>
              <m:r>
                <m:t>0</m:t>
              </m:r>
              <m:r>
                <m:rPr>
                  <m:sty m:val="p"/>
                </m:rPr>
                <m:t>−</m:t>
              </m:r>
              <m:r>
                <m:t>1</m:t>
              </m:r>
              <m:r>
                <m:rPr>
                  <m:sty m:val="p"/>
                </m:rPr>
                <m:t>⋅</m:t>
              </m:r>
              <m:r>
                <m:t>1</m:t>
              </m:r>
            </m:e>
            <m:e>
              <m:r>
                <m:t>&amp;</m:t>
              </m:r>
              <m:r>
                <m:rPr>
                  <m:sty m:val="p"/>
                </m:rPr>
                <m:t>=</m:t>
              </m:r>
              <m:r>
                <m:rPr>
                  <m:sty m:val="p"/>
                </m:rPr>
                <m:t>−</m:t>
              </m:r>
              <m:r>
                <m:t>1</m:t>
              </m:r>
            </m:e>
            <m:e>
              <m:r>
                <m:t>&amp;</m:t>
              </m:r>
              <m:r>
                <m:rPr>
                  <m:sty m:val="p"/>
                </m:rPr>
                <m:t>&lt;</m:t>
              </m:r>
              <m:r>
                <m:t>0</m:t>
              </m:r>
              <m:r>
                <m:rPr>
                  <m:sty m:val="p"/>
                </m:rPr>
                <m:t>.</m:t>
              </m:r>
            </m:e>
          </m:eqArr>
        </m:oMath>
      </m:oMathPara>
    </w:p>
    <w:p>
      <w:pPr>
        <w:numPr>
          <w:ilvl w:val="0"/>
          <w:numId w:val="1000"/>
        </w:numPr>
      </w:pPr>
      <w:r>
        <w:t xml:space="preserve">It also fails definiteness:</w:t>
      </w:r>
      <w:r>
        <w:t xml:space="preserve"> </w:t>
      </w:r>
      <w:r>
        <w:t xml:space="preserve">for</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x</m:t>
                  </m:r>
                </m:e>
              </m:acc>
              <m:r>
                <m:rPr>
                  <m:sty m:val="p"/>
                </m:rPr>
                <m:t>)</m:t>
              </m:r>
              <m:r>
                <m:t>&amp;</m:t>
              </m:r>
              <m:r>
                <m:rPr>
                  <m:sty m:val="p"/>
                </m:rPr>
                <m:t>=</m:t>
              </m:r>
              <m:r>
                <m:t>1</m:t>
              </m:r>
              <m:r>
                <m:rPr>
                  <m:sty m:val="p"/>
                </m:rPr>
                <m:t>⋅</m:t>
              </m:r>
              <m:r>
                <m:t>1</m:t>
              </m:r>
              <m:r>
                <m:rPr>
                  <m:sty m:val="p"/>
                </m:rPr>
                <m:t>−</m:t>
              </m:r>
              <m:r>
                <m:t>1</m:t>
              </m:r>
              <m:r>
                <m:rPr>
                  <m:sty m:val="p"/>
                </m:rPr>
                <m:t>⋅</m:t>
              </m:r>
              <m:r>
                <m:t>1</m:t>
              </m:r>
            </m:e>
            <m:e>
              <m:r>
                <m:t>&amp;</m:t>
              </m:r>
              <m:r>
                <m:rPr>
                  <m:sty m:val="p"/>
                </m:rPr>
                <m:t>=</m:t>
              </m:r>
              <m:r>
                <m:t>0</m:t>
              </m:r>
            </m:e>
          </m:eqArr>
        </m:oMath>
      </m:oMathPara>
    </w:p>
    <w:p>
      <w:pPr>
        <w:numPr>
          <w:ilvl w:val="0"/>
          <w:numId w:val="1000"/>
        </w:numPr>
      </w:pPr>
      <w:r>
        <w:t xml:space="preserve">although</w:t>
      </w:r>
      <w:r>
        <w:t xml:space="preserve"> </w:t>
      </w:r>
      <m:oMath>
        <m:acc>
          <m:accPr>
            <m:chr m:val="̃"/>
          </m:accPr>
          <m:e>
            <m:r>
              <m:t>x</m:t>
            </m:r>
          </m:e>
        </m:acc>
        <m:r>
          <m:rPr>
            <m:sty m:val="p"/>
          </m:rPr>
          <m:t>≠</m:t>
        </m:r>
        <m:sSub>
          <m:e>
            <m:acc>
              <m:accPr>
                <m:chr m:val="̃"/>
              </m:accPr>
              <m:e>
                <m:r>
                  <m:t>0</m:t>
                </m:r>
              </m:e>
            </m:acc>
          </m:e>
          <m:sub>
            <m:r>
              <m:t>2</m:t>
            </m:r>
            <m:r>
              <m:rPr>
                <m:sty m:val="p"/>
              </m:rPr>
              <m:t>×</m:t>
            </m:r>
            <m:r>
              <m:t>1</m:t>
            </m:r>
          </m:sub>
        </m:sSub>
      </m:oMath>
      <w:r>
        <w:t xml:space="preserve">.</w:t>
      </w:r>
    </w:p>
    <w:p>
      <w:pPr>
        <w:numPr>
          <w:ilvl w:val="0"/>
          <w:numId w:val="1049"/>
        </w:numPr>
      </w:pPr>
      <m:oMath>
        <m:r>
          <m:t>g</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sSub>
          <m:e>
            <m:r>
              <m:t>x</m:t>
            </m:r>
          </m:e>
          <m:sub>
            <m:r>
              <m:t>1</m:t>
            </m:r>
          </m:sub>
        </m:sSub>
        <m:sSub>
          <m:e>
            <m:r>
              <m:t>y</m:t>
            </m:r>
          </m:e>
          <m:sub>
            <m:r>
              <m:t>1</m:t>
            </m:r>
          </m:sub>
        </m:sSub>
      </m:oMath>
      <w:r>
        <w:t xml:space="preserve"> </w:t>
      </w:r>
      <w:r>
        <w:t xml:space="preserve">is symmetric and linear in the first slot, for the same reasons as</w:t>
      </w:r>
      <w:r>
        <w:t xml:space="preserve"> </w:t>
      </w:r>
      <m:oMath>
        <m:r>
          <m:t>f</m:t>
        </m:r>
      </m:oMath>
      <w:r>
        <w:t xml:space="preserve">,</w:t>
      </w:r>
      <w:r>
        <w:t xml:space="preserve"> </w:t>
      </w:r>
      <w:r>
        <w:t xml:space="preserve">and has positivity, because</w:t>
      </w:r>
      <w:r>
        <w:t xml:space="preserve"> </w:t>
      </w:r>
      <m:oMath>
        <m:r>
          <m:t>g</m:t>
        </m:r>
        <m:r>
          <m:rPr>
            <m:sty m:val="p"/>
          </m:rPr>
          <m:t>(</m:t>
        </m:r>
        <m:acc>
          <m:accPr>
            <m:chr m:val="̃"/>
          </m:accPr>
          <m:e>
            <m:r>
              <m:t>x</m:t>
            </m:r>
          </m:e>
        </m:acc>
        <m:r>
          <m:rPr>
            <m:sty m:val="p"/>
          </m:rPr>
          <m:t>,</m:t>
        </m:r>
        <m:acc>
          <m:accPr>
            <m:chr m:val="̃"/>
          </m:accPr>
          <m:e>
            <m:r>
              <m:t>x</m:t>
            </m:r>
          </m:e>
        </m:acc>
        <m:r>
          <m:rPr>
            <m:sty m:val="p"/>
          </m:rPr>
          <m:t>)</m:t>
        </m:r>
        <m:r>
          <m:rPr>
            <m:sty m:val="p"/>
          </m:rPr>
          <m:t>=</m:t>
        </m:r>
        <m:sSubSup>
          <m:e>
            <m:r>
              <m:t>x</m:t>
            </m:r>
          </m:e>
          <m:sub>
            <m:r>
              <m:t>1</m:t>
            </m:r>
          </m:sub>
          <m:sup>
            <m:r>
              <m:t>2</m:t>
            </m:r>
          </m:sup>
        </m:sSubSup>
        <m:r>
          <m:rPr>
            <m:sty m:val="p"/>
          </m:rPr>
          <m:t>≥</m:t>
        </m:r>
        <m:r>
          <m:t>0</m:t>
        </m:r>
      </m:oMath>
      <w:r>
        <w:t xml:space="preserve">.</w:t>
      </w:r>
      <w:r>
        <w:t xml:space="preserve"> </w:t>
      </w:r>
      <w:r>
        <w:t xml:space="preserve">It fails definiteness:</w:t>
      </w:r>
      <w:r>
        <w:t xml:space="preserve"> </w:t>
      </w:r>
      <w:r>
        <w:t xml:space="preserve">for</w:t>
      </w:r>
      <w:r>
        <w:t xml:space="preserve"> </w:t>
      </w:r>
      <m:oMath>
        <m:acc>
          <m:accPr>
            <m:chr m:val="̃"/>
          </m:accPr>
          <m:e>
            <m:r>
              <m:t>x</m:t>
            </m:r>
          </m:e>
        </m:acc>
        <m:r>
          <m:rPr>
            <m:sty m:val="p"/>
          </m:rPr>
          <m:t>=</m:t>
        </m:r>
        <m:r>
          <m:rPr>
            <m:sty m:val="p"/>
          </m:rPr>
          <m:t>(</m:t>
        </m:r>
        <m:r>
          <m:t>0</m:t>
        </m:r>
        <m:r>
          <m:rPr>
            <m:sty m:val="p"/>
          </m:rPr>
          <m:t>,</m:t>
        </m:r>
        <m:r>
          <m:t>1</m:t>
        </m:r>
        <m:r>
          <m:rPr>
            <m:sty m:val="p"/>
          </m:rPr>
          <m:t>)</m:t>
        </m:r>
      </m:oMath>
      <w:r>
        <w:t xml:space="preserve">,</w:t>
      </w:r>
    </w:p>
    <w:p>
      <w:pPr>
        <w:pStyle w:val="BodyText"/>
      </w:pPr>
      <m:oMathPara>
        <m:oMathParaPr>
          <m:jc m:val="center"/>
        </m:oMathParaPr>
        <m:oMath>
          <m:eqArr>
            <m:e>
              <m:r>
                <m:t>g</m:t>
              </m:r>
              <m:r>
                <m:rPr>
                  <m:sty m:val="p"/>
                </m:rPr>
                <m:t>(</m:t>
              </m:r>
              <m:acc>
                <m:accPr>
                  <m:chr m:val="̃"/>
                </m:accPr>
                <m:e>
                  <m:r>
                    <m:t>x</m:t>
                  </m:r>
                </m:e>
              </m:acc>
              <m:r>
                <m:rPr>
                  <m:sty m:val="p"/>
                </m:rPr>
                <m:t>,</m:t>
              </m:r>
              <m:acc>
                <m:accPr>
                  <m:chr m:val="̃"/>
                </m:accPr>
                <m:e>
                  <m:r>
                    <m:t>x</m:t>
                  </m:r>
                </m:e>
              </m:acc>
              <m:r>
                <m:rPr>
                  <m:sty m:val="p"/>
                </m:rPr>
                <m:t>)</m:t>
              </m:r>
              <m:r>
                <m:t>&amp;</m:t>
              </m:r>
              <m:r>
                <m:rPr>
                  <m:sty m:val="p"/>
                </m:rPr>
                <m:t>=</m:t>
              </m:r>
              <m:r>
                <m:t>0</m:t>
              </m:r>
              <m:r>
                <m:rPr>
                  <m:sty m:val="p"/>
                </m:rPr>
                <m:t>⋅</m:t>
              </m:r>
              <m:r>
                <m:t>0</m:t>
              </m:r>
            </m:e>
            <m:e>
              <m:r>
                <m:t>&amp;</m:t>
              </m:r>
              <m:r>
                <m:rPr>
                  <m:sty m:val="p"/>
                </m:rPr>
                <m:t>=</m:t>
              </m:r>
              <m:r>
                <m:t>0</m:t>
              </m:r>
            </m:e>
          </m:eqArr>
        </m:oMath>
      </m:oMathPara>
    </w:p>
    <w:p>
      <w:pPr>
        <w:numPr>
          <w:ilvl w:val="0"/>
          <w:numId w:val="1000"/>
        </w:numPr>
      </w:pPr>
      <w:r>
        <w:t xml:space="preserve">although</w:t>
      </w:r>
      <w:r>
        <w:t xml:space="preserve"> </w:t>
      </w:r>
      <m:oMath>
        <m:acc>
          <m:accPr>
            <m:chr m:val="̃"/>
          </m:accPr>
          <m:e>
            <m:r>
              <m:t>x</m:t>
            </m:r>
          </m:e>
        </m:acc>
        <m:r>
          <m:rPr>
            <m:sty m:val="p"/>
          </m:rPr>
          <m:t>≠</m:t>
        </m:r>
        <m:sSub>
          <m:e>
            <m:acc>
              <m:accPr>
                <m:chr m:val="̃"/>
              </m:accPr>
              <m:e>
                <m:r>
                  <m:t>0</m:t>
                </m:r>
              </m:e>
            </m:acc>
          </m:e>
          <m:sub>
            <m:r>
              <m:t>2</m:t>
            </m:r>
            <m:r>
              <m:rPr>
                <m:sty m:val="p"/>
              </m:rPr>
              <m:t>×</m:t>
            </m:r>
            <m:r>
              <m:t>1</m:t>
            </m:r>
          </m:sub>
        </m:sSub>
      </m:oMath>
      <w:r>
        <w:t xml:space="preserve">.</w:t>
      </w:r>
    </w:p>
    <w:p>
      <w:pPr>
        <w:numPr>
          <w:ilvl w:val="0"/>
          <w:numId w:val="1049"/>
        </w:numPr>
      </w:pPr>
      <m:oMath>
        <m:r>
          <m:t>h</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r>
          <m:t>​</m:t>
        </m:r>
        <m:d>
          <m:dPr>
            <m:begChr m:val="|"/>
            <m:sepChr m:val=""/>
            <m:endChr m:val="|"/>
            <m:grow/>
          </m:dPr>
          <m:e>
            <m:sSub>
              <m:e>
                <m:r>
                  <m:t>x</m:t>
                </m:r>
              </m:e>
              <m:sub>
                <m:r>
                  <m:t>1</m:t>
                </m:r>
              </m:sub>
            </m:sSub>
            <m:sSub>
              <m:e>
                <m:r>
                  <m:t>y</m:t>
                </m:r>
              </m:e>
              <m:sub>
                <m:r>
                  <m:t>1</m:t>
                </m:r>
              </m:sub>
            </m:sSub>
          </m:e>
        </m:d>
        <m:r>
          <m:t>​</m:t>
        </m:r>
        <m:r>
          <m:rPr>
            <m:sty m:val="p"/>
          </m:rPr>
          <m:t>+</m:t>
        </m:r>
        <m:r>
          <m:t>​</m:t>
        </m:r>
        <m:d>
          <m:dPr>
            <m:begChr m:val="|"/>
            <m:sepChr m:val=""/>
            <m:endChr m:val="|"/>
            <m:grow/>
          </m:dPr>
          <m:e>
            <m:sSub>
              <m:e>
                <m:r>
                  <m:t>x</m:t>
                </m:r>
              </m:e>
              <m:sub>
                <m:r>
                  <m:t>2</m:t>
                </m:r>
              </m:sub>
            </m:sSub>
            <m:sSub>
              <m:e>
                <m:r>
                  <m:t>y</m:t>
                </m:r>
              </m:e>
              <m:sub>
                <m:r>
                  <m:t>2</m:t>
                </m:r>
              </m:sub>
            </m:sSub>
          </m:e>
        </m:d>
        <m:r>
          <m:t>​</m:t>
        </m:r>
      </m:oMath>
      <w:r>
        <w:t xml:space="preserve">,</w:t>
      </w:r>
      <w:r>
        <w:t xml:space="preserve"> </w:t>
      </w:r>
      <w:r>
        <w:t xml:space="preserve">where</w:t>
      </w:r>
      <w:r>
        <w:t xml:space="preserve"> </w:t>
      </w:r>
      <m:oMath>
        <m:r>
          <m:t>​</m:t>
        </m:r>
        <m:d>
          <m:dPr>
            <m:begChr m:val="|"/>
            <m:sepChr m:val=""/>
            <m:endChr m:val="|"/>
            <m:grow/>
          </m:dPr>
          <m:e>
            <m:r>
              <m:rPr>
                <m:sty m:val="p"/>
              </m:rPr>
              <m:t>⋅</m:t>
            </m:r>
          </m:e>
        </m:d>
        <m:r>
          <m:t>​</m:t>
        </m:r>
      </m:oMath>
      <w:r>
        <w:t xml:space="preserve"> </w:t>
      </w:r>
      <w:r>
        <w:t xml:space="preserve">is the</w:t>
      </w:r>
      <w:r>
        <w:t xml:space="preserve"> </w:t>
      </w:r>
      <w:hyperlink r:id="rId319">
        <w:r>
          <w:rPr>
            <w:rStyle w:val="Hyperlink"/>
          </w:rPr>
          <w:t xml:space="preserve">absolute value</w:t>
        </w:r>
      </w:hyperlink>
      <w:r>
        <w:t xml:space="preserve">, is symmetric, because</w:t>
      </w:r>
      <w:r>
        <w:t xml:space="preserve"> </w:t>
      </w:r>
      <m:oMath>
        <m:r>
          <m:t>​</m:t>
        </m:r>
        <m:d>
          <m:dPr>
            <m:begChr m:val="|"/>
            <m:sepChr m:val=""/>
            <m:endChr m:val="|"/>
            <m:grow/>
          </m:dPr>
          <m:e>
            <m:sSub>
              <m:e>
                <m:r>
                  <m:t>x</m:t>
                </m:r>
              </m:e>
              <m:sub>
                <m:r>
                  <m:t>i</m:t>
                </m:r>
              </m:sub>
            </m:sSub>
            <m:sSub>
              <m:e>
                <m:r>
                  <m:t>y</m:t>
                </m:r>
              </m:e>
              <m:sub>
                <m:r>
                  <m:t>i</m:t>
                </m:r>
              </m:sub>
            </m:sSub>
          </m:e>
        </m:d>
        <m:r>
          <m:t>​</m:t>
        </m:r>
        <m:r>
          <m:rPr>
            <m:sty m:val="p"/>
          </m:rPr>
          <m:t>=</m:t>
        </m:r>
        <m:r>
          <m:t>​</m:t>
        </m:r>
        <m:d>
          <m:dPr>
            <m:begChr m:val="|"/>
            <m:sepChr m:val=""/>
            <m:endChr m:val="|"/>
            <m:grow/>
          </m:dPr>
          <m:e>
            <m:sSub>
              <m:e>
                <m:r>
                  <m:t>y</m:t>
                </m:r>
              </m:e>
              <m:sub>
                <m:r>
                  <m:t>i</m:t>
                </m:r>
              </m:sub>
            </m:sSub>
            <m:sSub>
              <m:e>
                <m:r>
                  <m:t>x</m:t>
                </m:r>
              </m:e>
              <m:sub>
                <m:r>
                  <m:t>i</m:t>
                </m:r>
              </m:sub>
            </m:sSub>
          </m:e>
        </m:d>
        <m:r>
          <m:t>​</m:t>
        </m:r>
      </m:oMath>
      <w:r>
        <w:t xml:space="preserve">,</w:t>
      </w:r>
      <w:r>
        <w:t xml:space="preserve"> </w:t>
      </w:r>
      <w:r>
        <w:t xml:space="preserve">and has positivity and definiteness, because</w:t>
      </w:r>
      <w:r>
        <w:t xml:space="preserve"> </w:t>
      </w:r>
      <m:oMath>
        <m:r>
          <m:t>h</m:t>
        </m:r>
        <m:r>
          <m:rPr>
            <m:sty m:val="p"/>
          </m:rPr>
          <m:t>(</m:t>
        </m:r>
        <m:acc>
          <m:accPr>
            <m:chr m:val="̃"/>
          </m:accPr>
          <m:e>
            <m:r>
              <m:t>x</m:t>
            </m:r>
          </m:e>
        </m:acc>
        <m:r>
          <m:rPr>
            <m:sty m:val="p"/>
          </m:rPr>
          <m:t>,</m:t>
        </m:r>
        <m:acc>
          <m:accPr>
            <m:chr m:val="̃"/>
          </m:accPr>
          <m:e>
            <m:r>
              <m:t>x</m:t>
            </m:r>
          </m:e>
        </m:acc>
        <m:r>
          <m:rPr>
            <m:sty m:val="p"/>
          </m:rPr>
          <m:t>)</m:t>
        </m:r>
        <m:r>
          <m:rPr>
            <m:sty m:val="p"/>
          </m:rPr>
          <m:t>=</m:t>
        </m:r>
        <m:sSubSup>
          <m:e>
            <m:r>
              <m:t>x</m:t>
            </m:r>
          </m:e>
          <m:sub>
            <m:r>
              <m:t>1</m:t>
            </m:r>
          </m:sub>
          <m:sup>
            <m:r>
              <m:t>2</m:t>
            </m:r>
          </m:sup>
        </m:sSubSup>
        <m:r>
          <m:rPr>
            <m:sty m:val="p"/>
          </m:rPr>
          <m:t>+</m:t>
        </m:r>
        <m:sSubSup>
          <m:e>
            <m:r>
              <m:t>x</m:t>
            </m:r>
          </m:e>
          <m:sub>
            <m:r>
              <m:t>2</m:t>
            </m:r>
          </m:sub>
          <m:sup>
            <m:r>
              <m:t>2</m:t>
            </m:r>
          </m:sup>
        </m:sSubSup>
      </m:oMath>
      <w:r>
        <w:t xml:space="preserve"> </w:t>
      </w:r>
      <w:r>
        <w:t xml:space="preserve">is a sum of squares.</w:t>
      </w:r>
      <w:r>
        <w:t xml:space="preserve"> </w:t>
      </w:r>
      <w:r>
        <w:t xml:space="preserve">It is not linear in the first slot:</w:t>
      </w:r>
      <w:r>
        <w:t xml:space="preserve"> </w:t>
      </w:r>
      <w:r>
        <w:t xml:space="preserve">take</w:t>
      </w:r>
    </w:p>
    <w:p>
      <w:pPr>
        <w:pStyle w:val="BodyText"/>
      </w:pPr>
      <m:oMathPara>
        <m:oMathParaPr>
          <m:jc m:val="center"/>
        </m:oMathParaPr>
        <m:oMath>
          <m:eqArr>
            <m:e>
              <m:acc>
                <m:accPr>
                  <m:chr m:val="̃"/>
                </m:accPr>
                <m:e>
                  <m:r>
                    <m:t>x</m:t>
                  </m:r>
                </m:e>
              </m:acc>
              <m:r>
                <m:t>&amp;</m:t>
              </m:r>
              <m:r>
                <m:rPr>
                  <m:sty m:val="p"/>
                </m:rPr>
                <m:t>=</m:t>
              </m:r>
              <m:acc>
                <m:accPr>
                  <m:chr m:val="̃"/>
                </m:accPr>
                <m:e>
                  <m:r>
                    <m:t>y</m:t>
                  </m:r>
                </m:e>
              </m:acc>
            </m:e>
            <m:e>
              <m:r>
                <m:t>&amp;</m:t>
              </m:r>
              <m:r>
                <m:rPr>
                  <m:sty m:val="p"/>
                </m:rPr>
                <m:t>=</m:t>
              </m:r>
              <m:r>
                <m:rPr>
                  <m:sty m:val="p"/>
                </m:rPr>
                <m:t>(</m:t>
              </m:r>
              <m:r>
                <m:t>1</m:t>
              </m:r>
              <m:r>
                <m:rPr>
                  <m:sty m:val="p"/>
                </m:rPr>
                <m:t>,</m:t>
              </m:r>
              <m:r>
                <m:t>0</m:t>
              </m:r>
              <m:r>
                <m:rPr>
                  <m:sty m:val="p"/>
                </m:rPr>
                <m:t>)</m:t>
              </m:r>
              <m:r>
                <m:rPr>
                  <m:sty m:val="p"/>
                </m:rPr>
                <m:t>,</m:t>
              </m:r>
            </m:e>
          </m:eqArr>
        </m:oMath>
      </m:oMathPara>
    </w:p>
    <w:p>
      <w:pPr>
        <w:numPr>
          <w:ilvl w:val="0"/>
          <w:numId w:val="1000"/>
        </w:numPr>
      </w:pPr>
      <m:oMath>
        <m:r>
          <m:t>a</m:t>
        </m:r>
        <m:r>
          <m:rPr>
            <m:sty m:val="p"/>
          </m:rPr>
          <m:t>=</m:t>
        </m:r>
        <m:r>
          <m:rPr>
            <m:sty m:val="p"/>
          </m:rPr>
          <m:t>−</m:t>
        </m:r>
        <m:r>
          <m:t>1</m:t>
        </m:r>
      </m:oMath>
      <w:r>
        <w:t xml:space="preserve"> </w:t>
      </w:r>
      <w:r>
        <w:t xml:space="preserve">and</w:t>
      </w:r>
      <w:r>
        <w:t xml:space="preserve"> </w:t>
      </w:r>
      <m:oMath>
        <m:r>
          <m:t>b</m:t>
        </m:r>
        <m:r>
          <m:rPr>
            <m:sty m:val="p"/>
          </m:rPr>
          <m:t>=</m:t>
        </m:r>
        <m:r>
          <m:t>0</m:t>
        </m:r>
      </m:oMath>
      <w:r>
        <w:t xml:space="preserve">;</w:t>
      </w:r>
      <w:r>
        <w:t xml:space="preserve"> </w:t>
      </w:r>
      <w:r>
        <w:t xml:space="preserve">then</w:t>
      </w:r>
    </w:p>
    <w:p>
      <w:pPr>
        <w:pStyle w:val="BodyText"/>
      </w:pPr>
      <m:oMathPara>
        <m:oMathParaPr>
          <m:jc m:val="center"/>
        </m:oMathParaPr>
        <m:oMath>
          <m:eqArr>
            <m:e>
              <m:r>
                <m:t>h</m:t>
              </m:r>
              <m:r>
                <m:rPr>
                  <m:sty m:val="p"/>
                </m:rPr>
                <m:t>(</m:t>
              </m:r>
              <m:r>
                <m:t>a</m:t>
              </m:r>
              <m:r>
                <m:t> </m:t>
              </m:r>
              <m:acc>
                <m:accPr>
                  <m:chr m:val="̃"/>
                </m:accPr>
                <m:e>
                  <m:r>
                    <m:t>x</m:t>
                  </m:r>
                </m:e>
              </m:acc>
              <m:r>
                <m:rPr>
                  <m:sty m:val="p"/>
                </m:rPr>
                <m:t>,</m:t>
              </m:r>
              <m:acc>
                <m:accPr>
                  <m:chr m:val="̃"/>
                </m:accPr>
                <m:e>
                  <m:r>
                    <m:t>y</m:t>
                  </m:r>
                </m:e>
              </m:acc>
              <m:r>
                <m:rPr>
                  <m:sty m:val="p"/>
                </m:rPr>
                <m:t>)</m:t>
              </m:r>
              <m:r>
                <m:t>&amp;</m:t>
              </m:r>
              <m:r>
                <m:rPr>
                  <m:sty m:val="p"/>
                </m:rPr>
                <m:t>=</m:t>
              </m:r>
              <m:r>
                <m:t>​</m:t>
              </m:r>
              <m:d>
                <m:dPr>
                  <m:begChr m:val="|"/>
                  <m:sepChr m:val=""/>
                  <m:endChr m:val="|"/>
                  <m:grow/>
                </m:dPr>
                <m:e>
                  <m:r>
                    <m:rPr>
                      <m:sty m:val="p"/>
                    </m:rPr>
                    <m:t>(</m:t>
                  </m:r>
                  <m:r>
                    <m:rPr>
                      <m:sty m:val="p"/>
                    </m:rPr>
                    <m:t>−</m:t>
                  </m:r>
                  <m:r>
                    <m:t>1</m:t>
                  </m:r>
                  <m:r>
                    <m:rPr>
                      <m:sty m:val="p"/>
                    </m:rPr>
                    <m:t>)</m:t>
                  </m:r>
                  <m:r>
                    <m:rPr>
                      <m:sty m:val="p"/>
                    </m:rPr>
                    <m:t>⋅</m:t>
                  </m:r>
                  <m:r>
                    <m:t>1</m:t>
                  </m:r>
                </m:e>
              </m:d>
              <m:r>
                <m:t>​</m:t>
              </m:r>
              <m:r>
                <m:rPr>
                  <m:sty m:val="p"/>
                </m:rPr>
                <m:t>+</m:t>
              </m:r>
              <m:r>
                <m:t>​</m:t>
              </m:r>
              <m:d>
                <m:dPr>
                  <m:begChr m:val="|"/>
                  <m:sepChr m:val=""/>
                  <m:endChr m:val="|"/>
                  <m:grow/>
                </m:dPr>
                <m:e>
                  <m:r>
                    <m:t>0</m:t>
                  </m:r>
                  <m:r>
                    <m:rPr>
                      <m:sty m:val="p"/>
                    </m:rPr>
                    <m:t>⋅</m:t>
                  </m:r>
                  <m:r>
                    <m:t>0</m:t>
                  </m:r>
                </m:e>
              </m:d>
              <m:r>
                <m:t>​</m:t>
              </m:r>
            </m:e>
            <m:e>
              <m:r>
                <m:t>&amp;</m:t>
              </m:r>
              <m:r>
                <m:rPr>
                  <m:sty m:val="p"/>
                </m:rPr>
                <m:t>=</m:t>
              </m:r>
              <m:r>
                <m:t>1</m:t>
              </m:r>
              <m:r>
                <m:rPr>
                  <m:sty m:val="p"/>
                </m:rPr>
                <m:t>,</m:t>
              </m:r>
            </m:e>
          </m:eqArr>
        </m:oMath>
      </m:oMathPara>
    </w:p>
    <w:p>
      <w:pPr>
        <w:numPr>
          <w:ilvl w:val="0"/>
          <w:numId w:val="1000"/>
        </w:numPr>
      </w:pPr>
      <w:r>
        <w:t xml:space="preserve">while</w:t>
      </w:r>
    </w:p>
    <w:p>
      <w:pPr>
        <w:pStyle w:val="BodyText"/>
      </w:pPr>
      <m:oMathPara>
        <m:oMathParaPr>
          <m:jc m:val="center"/>
        </m:oMathParaPr>
        <m:oMath>
          <m:eqArr>
            <m:e>
              <m:r>
                <m:t>a</m:t>
              </m:r>
              <m:r>
                <m:t> </m:t>
              </m:r>
              <m:r>
                <m:t>h</m:t>
              </m:r>
              <m:r>
                <m:rPr>
                  <m:sty m:val="p"/>
                </m:rPr>
                <m:t>(</m:t>
              </m:r>
              <m:acc>
                <m:accPr>
                  <m:chr m:val="̃"/>
                </m:accPr>
                <m:e>
                  <m:r>
                    <m:t>x</m:t>
                  </m:r>
                </m:e>
              </m:acc>
              <m:r>
                <m:rPr>
                  <m:sty m:val="p"/>
                </m:rPr>
                <m:t>,</m:t>
              </m:r>
              <m:acc>
                <m:accPr>
                  <m:chr m:val="̃"/>
                </m:accPr>
                <m:e>
                  <m:r>
                    <m:t>y</m:t>
                  </m:r>
                </m:e>
              </m:acc>
              <m:r>
                <m:rPr>
                  <m:sty m:val="p"/>
                </m:rPr>
                <m:t>)</m:t>
              </m:r>
              <m:r>
                <m:t>&amp;</m:t>
              </m:r>
              <m:r>
                <m:rPr>
                  <m:sty m:val="p"/>
                </m:rPr>
                <m:t>=</m:t>
              </m:r>
              <m:r>
                <m:rPr>
                  <m:sty m:val="p"/>
                </m:rPr>
                <m:t>(</m:t>
              </m:r>
              <m:r>
                <m:rPr>
                  <m:sty m:val="p"/>
                </m:rPr>
                <m:t>−</m:t>
              </m:r>
              <m:r>
                <m:t>1</m:t>
              </m:r>
              <m:r>
                <m:rPr>
                  <m:sty m:val="p"/>
                </m:rPr>
                <m:t>)</m:t>
              </m:r>
              <m:r>
                <m:rPr>
                  <m:sty m:val="p"/>
                </m:rPr>
                <m:t>⋅</m:t>
              </m:r>
              <m:r>
                <m:rPr>
                  <m:sty m:val="p"/>
                </m:rPr>
                <m:t>(</m:t>
              </m:r>
              <m:r>
                <m:t>​</m:t>
              </m:r>
              <m:d>
                <m:dPr>
                  <m:begChr m:val="|"/>
                  <m:sepChr m:val=""/>
                  <m:endChr m:val="|"/>
                  <m:grow/>
                </m:dPr>
                <m:e>
                  <m:r>
                    <m:t>1</m:t>
                  </m:r>
                  <m:r>
                    <m:rPr>
                      <m:sty m:val="p"/>
                    </m:rPr>
                    <m:t>⋅</m:t>
                  </m:r>
                  <m:r>
                    <m:t>1</m:t>
                  </m:r>
                </m:e>
              </m:d>
              <m:r>
                <m:t>​</m:t>
              </m:r>
              <m:r>
                <m:rPr>
                  <m:sty m:val="p"/>
                </m:rPr>
                <m:t>+</m:t>
              </m:r>
              <m:r>
                <m:t>​</m:t>
              </m:r>
              <m:d>
                <m:dPr>
                  <m:begChr m:val="|"/>
                  <m:sepChr m:val=""/>
                  <m:endChr m:val="|"/>
                  <m:grow/>
                </m:dPr>
                <m:e>
                  <m:r>
                    <m:t>0</m:t>
                  </m:r>
                  <m:r>
                    <m:rPr>
                      <m:sty m:val="p"/>
                    </m:rPr>
                    <m:t>⋅</m:t>
                  </m:r>
                  <m:r>
                    <m:t>0</m:t>
                  </m:r>
                </m:e>
              </m:d>
              <m:r>
                <m:t>​</m:t>
              </m:r>
              <m:r>
                <m:rPr>
                  <m:sty m:val="p"/>
                </m:rPr>
                <m:t>)</m:t>
              </m:r>
            </m:e>
            <m:e>
              <m:r>
                <m:t>&amp;</m:t>
              </m:r>
              <m:r>
                <m:rPr>
                  <m:sty m:val="p"/>
                </m:rPr>
                <m:t>=</m:t>
              </m:r>
              <m:r>
                <m:rPr>
                  <m:sty m:val="p"/>
                </m:rPr>
                <m:t>−</m:t>
              </m:r>
              <m:r>
                <m:t>1</m:t>
              </m:r>
              <m:r>
                <m:rPr>
                  <m:sty m:val="p"/>
                </m:rPr>
                <m:t>.</m:t>
              </m:r>
            </m:e>
          </m:eqArr>
        </m:oMath>
      </m:oMathPara>
    </w:p>
    <w:bookmarkEnd w:id="320"/>
    <w:bookmarkStart w:id="321" w:name="def-orthogonal-inner-product"/>
    <w:p>
      <w:pPr>
        <w:pStyle w:val="FirstParagraph"/>
      </w:pPr>
      <w:r>
        <w:rPr>
          <w:b/>
          <w:bCs/>
        </w:rPr>
        <w:t xml:space="preserve">Definition 58 (Orthogonality in an inner product space)</w:t>
      </w:r>
      <w:r>
        <w:t xml:space="preserve"> </w:t>
      </w:r>
      <w:r>
        <w:t xml:space="preserve">In an inner product space (</w:t>
      </w:r>
      <w:hyperlink w:anchor="def-inner-product-space">
        <w:r>
          <w:rPr>
            <w:rStyle w:val="Hyperlink"/>
          </w:rPr>
          <w:t xml:space="preserve">Definition 57</w:t>
        </w:r>
      </w:hyperlink>
      <w:r>
        <w:t xml:space="preserve">)</w:t>
      </w:r>
      <w:r>
        <w:t xml:space="preserve"> </w:t>
      </w:r>
      <w:r>
        <w:t xml:space="preserve">with inner product</w:t>
      </w:r>
      <w:r>
        <w:t xml:space="preserve"> </w:t>
      </w:r>
      <m:oMath>
        <m:d>
          <m:dPr>
            <m:begChr m:val="⟨"/>
            <m:sepChr m:val=""/>
            <m:endChr m:val="⟩"/>
            <m:grow/>
          </m:dPr>
          <m:e>
            <m:r>
              <m:rPr>
                <m:sty m:val="p"/>
              </m:rPr>
              <m:t>⋅</m:t>
            </m:r>
            <m:r>
              <m:rPr>
                <m:sty m:val="p"/>
              </m:rPr>
              <m:t>,</m:t>
            </m:r>
            <m:r>
              <m:rPr>
                <m:sty m:val="p"/>
              </m:rPr>
              <m:t>⋅</m:t>
            </m:r>
          </m:e>
        </m:d>
      </m:oMath>
      <w:r>
        <w:t xml:space="preserve">,</w:t>
      </w:r>
      <w:r>
        <w:t xml:space="preserve"> </w:t>
      </w:r>
      <w:r>
        <w:t xml:space="preserve">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w:t>
      </w:r>
      <w:r>
        <w:t xml:space="preserve"> </w:t>
      </w:r>
      <w:r>
        <w:rPr>
          <w:b/>
          <w:bCs/>
        </w:rPr>
        <w:t xml:space="preserve">orthogonal with respect to</w:t>
      </w:r>
      <w:r>
        <w:t xml:space="preserve"> </w:t>
      </w:r>
      <m:oMath>
        <m:d>
          <m:dPr>
            <m:begChr m:val="⟨"/>
            <m:sepChr m:val=""/>
            <m:endChr m:val="⟩"/>
            <m:grow/>
          </m:dPr>
          <m:e>
            <m:r>
              <m:rPr>
                <m:sty m:val="p"/>
              </m:rPr>
              <m:t>⋅</m:t>
            </m:r>
            <m:r>
              <m:rPr>
                <m:sty m:val="p"/>
              </m:rPr>
              <m:t>,</m:t>
            </m:r>
            <m:r>
              <m:rPr>
                <m:sty m:val="p"/>
              </m:rPr>
              <m:t>⋅</m:t>
            </m:r>
          </m:e>
        </m:d>
      </m:oMath>
      <w:r>
        <w:t xml:space="preserve">,</w:t>
      </w:r>
      <w:r>
        <w:t xml:space="preserve"> </w:t>
      </w:r>
      <w:r>
        <w:t xml:space="preserve">written</w:t>
      </w:r>
      <w:r>
        <w:t xml:space="preserve"> </w:t>
      </w:r>
      <m:oMath>
        <m:acc>
          <m:accPr>
            <m:chr m:val="̃"/>
          </m:accPr>
          <m:e>
            <m:r>
              <m:t>x</m:t>
            </m:r>
          </m:e>
        </m:acc>
        <m:r>
          <m:rPr>
            <m:sty m:val="p"/>
          </m:rPr>
          <m:t>⟂</m:t>
        </m:r>
        <m:acc>
          <m:accPr>
            <m:chr m:val="̃"/>
          </m:accPr>
          <m:e>
            <m:r>
              <m:t>y</m:t>
            </m:r>
          </m:e>
        </m:acc>
      </m:oMath>
      <w:r>
        <w:t xml:space="preserve">, if</w:t>
      </w:r>
    </w:p>
    <w:p>
      <w:pPr>
        <w:pStyle w:val="BodyText"/>
      </w:pPr>
      <m:oMathPara>
        <m:oMathParaPr>
          <m:jc m:val="center"/>
        </m:oMathParaPr>
        <m:oMath>
          <m:d>
            <m:dPr>
              <m:begChr m:val="⟨"/>
              <m:sepChr m:val=""/>
              <m:endChr m:val="⟩"/>
              <m:grow/>
            </m:dPr>
            <m:e>
              <m:acc>
                <m:accPr>
                  <m:chr m:val="̃"/>
                </m:accPr>
                <m:e>
                  <m:r>
                    <m:t>x</m:t>
                  </m:r>
                </m:e>
              </m:acc>
              <m:r>
                <m:rPr>
                  <m:sty m:val="p"/>
                </m:rPr>
                <m:t>,</m:t>
              </m:r>
              <m:acc>
                <m:accPr>
                  <m:chr m:val="̃"/>
                </m:accPr>
                <m:e>
                  <m:r>
                    <m:t>y</m:t>
                  </m:r>
                </m:e>
              </m:acc>
            </m:e>
          </m:d>
          <m:r>
            <m:rPr>
              <m:sty m:val="p"/>
            </m:rPr>
            <m:t>=</m:t>
          </m:r>
          <m:r>
            <m:t>0</m:t>
          </m:r>
        </m:oMath>
      </m:oMathPara>
    </w:p>
    <w:p>
      <w:pPr>
        <w:pStyle w:val="FirstParagraph"/>
      </w:pPr>
      <w:r>
        <w:t xml:space="preserve">(Banerjee and Roy 2014, Definition 7.3, p. 181)</w:t>
      </w:r>
      <w:r>
        <w:t xml:space="preserve">.</w:t>
      </w:r>
      <w:r>
        <w:t xml:space="preserve"> </w:t>
      </w:r>
      <w:r>
        <w:t xml:space="preserve">With the dot product as the inner product (</w:t>
      </w:r>
      <w:hyperlink w:anchor="exm-dot-product-inner-product">
        <w:r>
          <w:rPr>
            <w:rStyle w:val="Hyperlink"/>
          </w:rPr>
          <w:t xml:space="preserve">Example 91</w:t>
        </w:r>
      </w:hyperlink>
      <w:r>
        <w:t xml:space="preserve">),</w:t>
      </w:r>
      <w:r>
        <w:t xml:space="preserve"> </w:t>
      </w:r>
      <w:r>
        <w:t xml:space="preserve">this condition is orthogonality as in</w:t>
      </w:r>
      <w:r>
        <w:t xml:space="preserve"> </w:t>
      </w:r>
      <w:hyperlink w:anchor="def-orthogonal-vectors">
        <w:r>
          <w:rPr>
            <w:rStyle w:val="Hyperlink"/>
          </w:rPr>
          <w:t xml:space="preserve">Definition 13</w:t>
        </w:r>
      </w:hyperlink>
      <w:r>
        <w:t xml:space="preserve">.</w:t>
      </w:r>
    </w:p>
    <w:bookmarkEnd w:id="321"/>
    <w:bookmarkStart w:id="322" w:name="exm-orthogonal-inner-product"/>
    <w:p>
      <w:pPr>
        <w:pStyle w:val="BodyText"/>
      </w:pPr>
      <w:r>
        <w:rPr>
          <w:b/>
          <w:bCs/>
        </w:rPr>
        <w:t xml:space="preserve">Example 95 (Orthogonality depends on the inner product)</w:t>
      </w:r>
      <w:r>
        <w:t xml:space="preserve"> </w:t>
      </w:r>
      <w:r>
        <w:t xml:space="preserve">Take the weighted inner product of</w:t>
      </w:r>
      <w:r>
        <w:t xml:space="preserve"> </w:t>
      </w:r>
      <w:hyperlink w:anchor="exm-weighted-inner-product">
        <w:r>
          <w:rPr>
            <w:rStyle w:val="Hyperlink"/>
          </w:rPr>
          <w:t xml:space="preserve">Example 93</w:t>
        </w:r>
      </w:hyperlink>
      <w:r>
        <w:t xml:space="preserve"> </w:t>
      </w:r>
      <w:r>
        <w:t xml:space="preserve">with</w:t>
      </w:r>
      <w:r>
        <w:t xml:space="preserve"> </w:t>
      </w:r>
      <m:oMath>
        <m:acc>
          <m:accPr>
            <m:chr m:val="̃"/>
          </m:accPr>
          <m:e>
            <m:r>
              <m:t>c</m:t>
            </m:r>
          </m:e>
        </m:acc>
        <m:r>
          <m:rPr>
            <m:sty m:val="p"/>
          </m:rPr>
          <m:t>=</m:t>
        </m:r>
        <m:r>
          <m:rPr>
            <m:sty m:val="p"/>
          </m:rPr>
          <m:t>(</m:t>
        </m:r>
        <m:r>
          <m:t>2</m:t>
        </m:r>
        <m:r>
          <m:rPr>
            <m:sty m:val="p"/>
          </m:rPr>
          <m:t>,</m:t>
        </m:r>
        <m:r>
          <m:t>1</m:t>
        </m:r>
        <m:r>
          <m:rPr>
            <m:sty m:val="p"/>
          </m:rPr>
          <m:t>)</m:t>
        </m:r>
      </m:oMath>
      <w:r>
        <w:t xml:space="preserve">,</w:t>
      </w:r>
      <w:r>
        <w:t xml:space="preserve"> </w:t>
      </w:r>
      <w:r>
        <w:t xml:space="preserve">and let</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rPr>
            <m:sty m:val="p"/>
          </m:rPr>
          <m:t>−</m:t>
        </m:r>
        <m:r>
          <m:t>1</m:t>
        </m:r>
        <m:r>
          <m:rPr>
            <m:sty m:val="p"/>
          </m:rPr>
          <m:t>)</m:t>
        </m:r>
      </m:oMath>
      <w:r>
        <w:t xml:space="preserve">.</w:t>
      </w:r>
      <w:r>
        <w:t xml:space="preserve"> </w:t>
      </w:r>
      <w:r>
        <w:t xml:space="preserve">Then</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t>&amp;</m:t>
              </m:r>
              <m:r>
                <m:rPr>
                  <m:sty m:val="p"/>
                </m:rPr>
                <m:t>=</m:t>
              </m:r>
              <m:r>
                <m:t>2</m:t>
              </m:r>
              <m:r>
                <m:rPr>
                  <m:sty m:val="p"/>
                </m:rPr>
                <m:t>⋅</m:t>
              </m:r>
              <m:r>
                <m:t>1</m:t>
              </m:r>
              <m:r>
                <m:rPr>
                  <m:sty m:val="p"/>
                </m:rPr>
                <m:t>⋅</m:t>
              </m:r>
              <m:r>
                <m:t>1</m:t>
              </m:r>
              <m:r>
                <m:rPr>
                  <m:sty m:val="p"/>
                </m:rPr>
                <m:t>+</m:t>
              </m:r>
              <m:r>
                <m:t>1</m:t>
              </m:r>
              <m:r>
                <m:rPr>
                  <m:sty m:val="p"/>
                </m:rPr>
                <m:t>⋅</m:t>
              </m:r>
              <m:r>
                <m:t>2</m:t>
              </m:r>
              <m:r>
                <m:rPr>
                  <m:sty m:val="p"/>
                </m:rPr>
                <m:t>⋅</m:t>
              </m:r>
              <m:r>
                <m:rPr>
                  <m:sty m:val="p"/>
                </m:rPr>
                <m:t>(</m:t>
              </m:r>
              <m:r>
                <m:rPr>
                  <m:sty m:val="p"/>
                </m:rPr>
                <m:t>−</m:t>
              </m:r>
              <m:r>
                <m:t>1</m:t>
              </m:r>
              <m:r>
                <m:rPr>
                  <m:sty m:val="p"/>
                </m:rPr>
                <m:t>)</m:t>
              </m:r>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r>
                <m:t>2</m:t>
              </m:r>
              <m:r>
                <m:rPr>
                  <m:sty m:val="p"/>
                </m:rPr>
                <m:t>−</m:t>
              </m:r>
              <m:r>
                <m:t>2</m:t>
              </m:r>
              <m:r>
                <m:t>&amp;</m:t>
              </m:r>
              <m:r>
                <m:t>&amp;</m:t>
              </m:r>
              <m:r>
                <m:rPr>
                  <m:nor/>
                  <m:sty m:val="p"/>
                </m:rPr>
                <m:t>(multiply)</m:t>
              </m:r>
            </m:e>
            <m:e>
              <m:r>
                <m:t>&amp;</m:t>
              </m:r>
              <m:r>
                <m:rPr>
                  <m:sty m:val="p"/>
                </m:rPr>
                <m:t>=</m:t>
              </m:r>
              <m:r>
                <m:t>0</m:t>
              </m:r>
              <m:r>
                <m:rPr>
                  <m:sty m:val="p"/>
                </m:rPr>
                <m:t>,</m:t>
              </m:r>
              <m:r>
                <m:t>&amp;</m:t>
              </m:r>
              <m:r>
                <m:t>&amp;</m:t>
              </m:r>
              <m:r>
                <m:rPr>
                  <m:nor/>
                  <m:sty m:val="p"/>
                </m:rPr>
                <m:t>(subtract)</m:t>
              </m:r>
            </m:e>
          </m:eqArr>
        </m:oMath>
      </m:oMathPara>
    </w:p>
    <w:p>
      <w:pPr>
        <w:pStyle w:val="FirstParagraph"/>
      </w:pPr>
      <w:r>
        <w:t xml:space="preserve">so</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 orthogonal with respect to</w:t>
      </w:r>
      <w:r>
        <w:t xml:space="preserve"> </w:t>
      </w:r>
      <m:oMath>
        <m:sSub>
          <m:e>
            <m:d>
              <m:dPr>
                <m:begChr m:val="⟨"/>
                <m:sepChr m:val=""/>
                <m:endChr m:val="⟩"/>
                <m:grow/>
              </m:dPr>
              <m:e>
                <m:r>
                  <m:rPr>
                    <m:sty m:val="p"/>
                  </m:rPr>
                  <m:t>⋅</m:t>
                </m:r>
                <m:r>
                  <m:rPr>
                    <m:sty m:val="p"/>
                  </m:rPr>
                  <m:t>,</m:t>
                </m:r>
                <m:r>
                  <m:rPr>
                    <m:sty m:val="p"/>
                  </m:rPr>
                  <m:t>⋅</m:t>
                </m:r>
              </m:e>
            </m:d>
          </m:e>
          <m:sub>
            <m:acc>
              <m:accPr>
                <m:chr m:val="̃"/>
              </m:accPr>
              <m:e>
                <m:r>
                  <m:t>c</m:t>
                </m:r>
              </m:e>
            </m:acc>
          </m:sub>
        </m:sSub>
      </m:oMath>
      <w:r>
        <w:t xml:space="preserve">.</w:t>
      </w:r>
      <w:r>
        <w:t xml:space="preserve"> </w:t>
      </w:r>
      <w:r>
        <w:t xml:space="preserve">They are not orthogonal with respect to the dot product,</w:t>
      </w:r>
      <w:r>
        <w:t xml:space="preserve"> </w:t>
      </w:r>
      <w:r>
        <w:t xml:space="preserve">since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1</m:t>
              </m:r>
              <m:r>
                <m:rPr>
                  <m:sty m:val="p"/>
                </m:rPr>
                <m:t>+</m:t>
              </m:r>
              <m:r>
                <m:t>2</m:t>
              </m:r>
              <m:r>
                <m:rPr>
                  <m:sty m:val="p"/>
                </m:rPr>
                <m:t>⋅</m:t>
              </m:r>
              <m:r>
                <m:rPr>
                  <m:sty m:val="p"/>
                </m:rPr>
                <m:t>(</m:t>
              </m:r>
              <m:r>
                <m:rPr>
                  <m:sty m:val="p"/>
                </m:rPr>
                <m:t>−</m:t>
              </m:r>
              <m:r>
                <m:t>1</m:t>
              </m:r>
              <m:r>
                <m:rPr>
                  <m:sty m:val="p"/>
                </m:rPr>
                <m:t>)</m:t>
              </m:r>
            </m:e>
            <m:e>
              <m:r>
                <m:t>&amp;</m:t>
              </m:r>
              <m:r>
                <m:rPr>
                  <m:sty m:val="p"/>
                </m:rPr>
                <m:t>=</m:t>
              </m:r>
              <m:r>
                <m:rPr>
                  <m:sty m:val="p"/>
                </m:rPr>
                <m:t>−</m:t>
              </m:r>
              <m:r>
                <m:t>1</m:t>
              </m:r>
            </m:e>
            <m:e>
              <m:r>
                <m:t>&amp;</m:t>
              </m:r>
              <m:r>
                <m:rPr>
                  <m:sty m:val="p"/>
                </m:rPr>
                <m:t>≠</m:t>
              </m:r>
              <m:r>
                <m:t>0</m:t>
              </m:r>
              <m:r>
                <m:rPr>
                  <m:sty m:val="p"/>
                </m:rPr>
                <m:t>.</m:t>
              </m:r>
            </m:e>
          </m:eqArr>
        </m:oMath>
      </m:oMathPara>
    </w:p>
    <w:bookmarkEnd w:id="322"/>
    <w:bookmarkEnd w:id="323"/>
    <w:bookmarkStart w:id="349" w:name="sec-cauchy-schwarz"/>
    <w:p>
      <w:pPr>
        <w:pStyle w:val="Heading2"/>
      </w:pPr>
      <w:r>
        <w:t xml:space="preserve">11 Cauchy-Schwarz and the triangle inequality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24" name="Picture"/>
                  <a:graphic>
                    <a:graphicData uri="http://schemas.openxmlformats.org/drawingml/2006/picture">
                      <pic:pic>
                        <pic:nvPicPr>
                          <pic:cNvPr descr="/opt/quarto/share/formats/docx/note.png" id="325"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of the triangle inequality to class;</w:t>
            </w:r>
            <w:r>
              <w:t xml:space="preserve"> </w:t>
            </w:r>
            <w:r>
              <w:t xml:space="preserve">it is written out here.</w:t>
            </w:r>
          </w:p>
          <w:p/>
        </w:tc>
      </w:tr>
    </w:tbl>
    <w:bookmarkStart w:id="326" w:name="thm-norm-properties"/>
    <w:p>
      <w:pPr>
        <w:pStyle w:val="BodyText"/>
      </w:pPr>
      <w:r>
        <w:rPr>
          <w:b/>
          <w:bCs/>
        </w:rPr>
        <w:t xml:space="preserve">Theorem 53 (Basic properties of the Euclidean norm)</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 </w:t>
      </w:r>
      <w:r>
        <w:t xml:space="preserve">and any number</w:t>
      </w:r>
      <w:r>
        <w:t xml:space="preserve"> </w:t>
      </w:r>
      <m:oMath>
        <m:r>
          <m:t>c</m:t>
        </m:r>
      </m:oMath>
      <w:r>
        <w:t xml:space="preserve">:</w:t>
      </w:r>
    </w:p>
    <w:p>
      <w:pPr>
        <w:pStyle w:val="Compact"/>
        <w:numPr>
          <w:ilvl w:val="0"/>
          <w:numId w:val="1050"/>
        </w:numPr>
      </w:pPr>
      <m:oMath>
        <m:r>
          <m:t>​</m:t>
        </m:r>
        <m:d>
          <m:dPr>
            <m:begChr m:val="∥"/>
            <m:sepChr m:val=""/>
            <m:endChr m:val="∥"/>
            <m:grow/>
          </m:dPr>
          <m:e>
            <m:acc>
              <m:accPr>
                <m:chr m:val="̃"/>
              </m:accPr>
              <m:e>
                <m:r>
                  <m:t>x</m:t>
                </m:r>
              </m:e>
            </m:acc>
          </m:e>
        </m:d>
        <m:r>
          <m:t>​</m:t>
        </m:r>
        <m:r>
          <m:rPr>
            <m:sty m:val="p"/>
          </m:rPr>
          <m:t>≥</m:t>
        </m:r>
        <m:r>
          <m:t>0</m:t>
        </m:r>
      </m:oMath>
      <w:r>
        <w:t xml:space="preserve">, and</w:t>
      </w:r>
      <w:r>
        <w:t xml:space="preserve"> </w:t>
      </w:r>
      <m:oMath>
        <m:r>
          <m:t>​</m:t>
        </m:r>
        <m:d>
          <m:dPr>
            <m:begChr m:val="∥"/>
            <m:sepChr m:val=""/>
            <m:endChr m:val="∥"/>
            <m:grow/>
          </m:dPr>
          <m:e>
            <m:acc>
              <m:accPr>
                <m:chr m:val="̃"/>
              </m:accPr>
              <m:e>
                <m:r>
                  <m:t>x</m:t>
                </m:r>
              </m:e>
            </m:acc>
          </m:e>
        </m:d>
        <m:r>
          <m:t>​</m:t>
        </m:r>
        <m:r>
          <m:rPr>
            <m:sty m:val="p"/>
          </m:rPr>
          <m:t>=</m:t>
        </m:r>
        <m:r>
          <m:t>0</m:t>
        </m:r>
      </m:oMath>
      <w:r>
        <w:t xml:space="preserve"> </w:t>
      </w:r>
      <w:r>
        <w:t xml:space="preserve">if and only if</w:t>
      </w:r>
      <w:r>
        <w:t xml:space="preserve"> </w:t>
      </w:r>
      <m:oMath>
        <m:acc>
          <m:accPr>
            <m:chr m:val="̃"/>
          </m:accPr>
          <m:e>
            <m:r>
              <m:t>x</m:t>
            </m:r>
          </m:e>
        </m:acc>
        <m:r>
          <m:rPr>
            <m:sty m:val="p"/>
          </m:rPr>
          <m:t>=</m:t>
        </m:r>
        <m:acc>
          <m:accPr>
            <m:chr m:val="̃"/>
          </m:accPr>
          <m:e>
            <m:r>
              <m:t>0</m:t>
            </m:r>
          </m:e>
        </m:acc>
      </m:oMath>
      <w:r>
        <w:t xml:space="preserve">;</w:t>
      </w:r>
    </w:p>
    <w:p>
      <w:pPr>
        <w:pStyle w:val="Compact"/>
        <w:numPr>
          <w:ilvl w:val="0"/>
          <w:numId w:val="1050"/>
        </w:numPr>
      </w:pPr>
      <m:oMath>
        <m:r>
          <m:t>​</m:t>
        </m:r>
        <m:d>
          <m:dPr>
            <m:begChr m:val="∥"/>
            <m:sepChr m:val=""/>
            <m:endChr m:val="∥"/>
            <m:grow/>
          </m:dPr>
          <m:e>
            <m:r>
              <m:t>c</m:t>
            </m:r>
            <m:r>
              <m:t> </m:t>
            </m:r>
            <m:acc>
              <m:accPr>
                <m:chr m:val="̃"/>
              </m:accPr>
              <m:e>
                <m:r>
                  <m:t>x</m:t>
                </m:r>
              </m:e>
            </m:acc>
          </m:e>
        </m:d>
        <m:r>
          <m:t>​</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oMath>
      <w:r>
        <w:t xml:space="preserve">.</w:t>
      </w:r>
    </w:p>
    <w:bookmarkEnd w:id="326"/>
    <w:p>
      <w:pPr>
        <w:pStyle w:val="FirstParagraph"/>
      </w:pPr>
      <w:r>
        <w:rPr>
          <w:i/>
          <w:iCs/>
        </w:rPr>
        <w:t xml:space="preserve">Proof</w:t>
      </w:r>
      <w:r>
        <w:t xml:space="preserve">. </w:t>
      </w:r>
      <w:r>
        <w:rPr>
          <w:b/>
          <w:bCs/>
        </w:rPr>
        <w:t xml:space="preserve">Part 1.</w:t>
      </w:r>
      <w:r>
        <w:t xml:space="preserve"> </w:t>
      </w:r>
      <m:oMath>
        <m:r>
          <m:t>​</m:t>
        </m:r>
        <m:d>
          <m:dPr>
            <m:begChr m:val="∥"/>
            <m:sepChr m:val=""/>
            <m:endChr m:val="∥"/>
            <m:grow/>
          </m:dPr>
          <m:e>
            <m:acc>
              <m:accPr>
                <m:chr m:val="̃"/>
              </m:accPr>
              <m:e>
                <m:r>
                  <m:t>x</m:t>
                </m:r>
              </m:e>
            </m:acc>
          </m:e>
        </m:d>
        <m:r>
          <m:t>​</m:t>
        </m:r>
        <m:r>
          <m:rPr>
            <m:sty m:val="p"/>
          </m:rPr>
          <m:t>=</m:t>
        </m:r>
        <m:rad>
          <m:radPr>
            <m:degHide m:val="on"/>
          </m:radPr>
          <m:deg/>
          <m:e>
            <m:sSubSup>
              <m:e>
                <m:r>
                  <m:t>x</m:t>
                </m:r>
              </m:e>
              <m:sub>
                <m:r>
                  <m:t>1</m:t>
                </m:r>
              </m:sub>
              <m:sup>
                <m:r>
                  <m:t>2</m:t>
                </m:r>
              </m:sup>
            </m:sSubSup>
            <m:r>
              <m:rPr>
                <m:sty m:val="p"/>
              </m:rPr>
              <m:t>+</m:t>
            </m:r>
            <m:r>
              <m:rPr>
                <m:sty m:val="p"/>
              </m:rPr>
              <m:t>⋯</m:t>
            </m:r>
            <m:r>
              <m:rPr>
                <m:sty m:val="p"/>
              </m:rPr>
              <m:t>+</m:t>
            </m:r>
            <m:sSubSup>
              <m:e>
                <m:r>
                  <m:t>x</m:t>
                </m:r>
              </m:e>
              <m:sub>
                <m:r>
                  <m:t>p</m:t>
                </m:r>
              </m:sub>
              <m:sup>
                <m:r>
                  <m:t>2</m:t>
                </m:r>
              </m:sup>
            </m:sSubSup>
          </m:e>
        </m:rad>
      </m:oMath>
      <w:r>
        <w:t xml:space="preserve"> </w:t>
      </w:r>
      <w:r>
        <w:t xml:space="preserve">(</w:t>
      </w:r>
      <w:hyperlink w:anchor="eq-l2-norm">
        <w:r>
          <w:rPr>
            <w:rStyle w:val="Hyperlink"/>
          </w:rPr>
          <w:t xml:space="preserve">Equation 2</w:t>
        </w:r>
      </w:hyperlink>
      <w:r>
        <w:t xml:space="preserve">)</w:t>
      </w:r>
      <w:r>
        <w:t xml:space="preserve"> </w:t>
      </w:r>
      <w:r>
        <w:t xml:space="preserve">is the square root of a sum of squares, so it is at least</w:t>
      </w:r>
      <w:r>
        <w:t xml:space="preserve"> </w:t>
      </w:r>
      <m:oMath>
        <m:r>
          <m:t>0</m:t>
        </m:r>
      </m:oMath>
      <w:r>
        <w:t xml:space="preserve">.</w:t>
      </w:r>
      <w:r>
        <w:t xml:space="preserve"> </w:t>
      </w:r>
      <w:r>
        <w:t xml:space="preserve">It is</w:t>
      </w:r>
      <w:r>
        <w:t xml:space="preserve"> </w:t>
      </w:r>
      <m:oMath>
        <m:r>
          <m:t>0</m:t>
        </m:r>
      </m:oMath>
      <w:r>
        <w:t xml:space="preserve"> </w:t>
      </w:r>
      <w:r>
        <w:t xml:space="preserve">exactly when</w:t>
      </w:r>
      <w:r>
        <w:t xml:space="preserve"> </w:t>
      </w:r>
      <m:oMath>
        <m:sSubSup>
          <m:e>
            <m:r>
              <m:t>x</m:t>
            </m:r>
          </m:e>
          <m:sub>
            <m:r>
              <m:t>1</m:t>
            </m:r>
          </m:sub>
          <m:sup>
            <m:r>
              <m:t>2</m:t>
            </m:r>
          </m:sup>
        </m:sSubSup>
        <m:r>
          <m:rPr>
            <m:sty m:val="p"/>
          </m:rPr>
          <m:t>+</m:t>
        </m:r>
        <m:r>
          <m:rPr>
            <m:sty m:val="p"/>
          </m:rPr>
          <m:t>⋯</m:t>
        </m:r>
        <m:r>
          <m:rPr>
            <m:sty m:val="p"/>
          </m:rPr>
          <m:t>+</m:t>
        </m:r>
        <m:sSubSup>
          <m:e>
            <m:r>
              <m:t>x</m:t>
            </m:r>
          </m:e>
          <m:sub>
            <m:r>
              <m:t>p</m:t>
            </m:r>
          </m:sub>
          <m:sup>
            <m:r>
              <m:t>2</m:t>
            </m:r>
          </m:sup>
        </m:sSubSup>
        <m:r>
          <m:rPr>
            <m:sty m:val="p"/>
          </m:rPr>
          <m:t>=</m:t>
        </m:r>
        <m:r>
          <m:t>0</m:t>
        </m:r>
      </m:oMath>
      <w:r>
        <w:t xml:space="preserve">,</w:t>
      </w:r>
      <w:r>
        <w:t xml:space="preserve"> </w:t>
      </w:r>
      <w:r>
        <w:t xml:space="preserve">and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that is, when every</w:t>
      </w:r>
      <w:r>
        <w:t xml:space="preserve"> </w:t>
      </w:r>
      <m:oMath>
        <m:sSub>
          <m:e>
            <m:r>
              <m:t>x</m:t>
            </m:r>
          </m:e>
          <m:sub>
            <m:r>
              <m:t>i</m:t>
            </m:r>
          </m:sub>
        </m:sSub>
        <m:r>
          <m:rPr>
            <m:sty m:val="p"/>
          </m:rPr>
          <m:t>=</m:t>
        </m:r>
        <m:r>
          <m:t>0</m:t>
        </m:r>
      </m:oMath>
      <w:r>
        <w:t xml:space="preserve">:</w:t>
      </w:r>
      <w:r>
        <w:t xml:space="preserve"> </w:t>
      </w:r>
      <w:r>
        <w:t xml:space="preserve">if some</w:t>
      </w:r>
      <w:r>
        <w:t xml:space="preserve"> </w:t>
      </w:r>
      <m:oMath>
        <m:sSub>
          <m:e>
            <m:r>
              <m:t>x</m:t>
            </m:r>
          </m:e>
          <m:sub>
            <m:r>
              <m:t>i</m:t>
            </m:r>
          </m:sub>
        </m:sSub>
        <m:r>
          <m:rPr>
            <m:sty m:val="p"/>
          </m:rPr>
          <m:t>≠</m:t>
        </m:r>
        <m:r>
          <m:t>0</m:t>
        </m:r>
      </m:oMath>
      <w:r>
        <w:t xml:space="preserve">, its square is positive and the sum is positive,</w:t>
      </w:r>
      <w:r>
        <w:t xml:space="preserve"> </w:t>
      </w:r>
      <w:r>
        <w:t xml:space="preserve">and if every</w:t>
      </w:r>
      <w:r>
        <w:t xml:space="preserve"> </w:t>
      </w:r>
      <m:oMath>
        <m:sSub>
          <m:e>
            <m:r>
              <m:t>x</m:t>
            </m:r>
          </m:e>
          <m:sub>
            <m:r>
              <m:t>i</m:t>
            </m:r>
          </m:sub>
        </m:sSub>
        <m:r>
          <m:rPr>
            <m:sty m:val="p"/>
          </m:rPr>
          <m:t>=</m:t>
        </m:r>
        <m:r>
          <m:t>0</m:t>
        </m:r>
      </m:oMath>
      <w:r>
        <w:t xml:space="preserve">, the sum is</w:t>
      </w:r>
      <w:r>
        <w:t xml:space="preserve"> </w:t>
      </w:r>
      <m:oMath>
        <m:r>
          <m:t>0</m:t>
        </m:r>
      </m:oMath>
      <w:r>
        <w:t xml:space="preserve">.</w:t>
      </w:r>
    </w:p>
    <w:p>
      <w:pPr>
        <w:pStyle w:val="BodyText"/>
      </w:pPr>
      <w:r>
        <w:rPr>
          <w:b/>
          <w:bCs/>
        </w:rPr>
        <w:t xml:space="preserve">Part 2.</w:t>
      </w:r>
    </w:p>
    <w:p>
      <w:pPr>
        <w:pStyle w:val="BodyText"/>
      </w:pPr>
      <m:oMathPara>
        <m:oMathParaPr>
          <m:jc m:val="center"/>
        </m:oMathParaPr>
        <m:oMath>
          <m:eqArr>
            <m:e>
              <m:r>
                <m:t>​</m:t>
              </m:r>
              <m:d>
                <m:dPr>
                  <m:begChr m:val="∥"/>
                  <m:sepChr m:val=""/>
                  <m:endChr m:val="∥"/>
                  <m:grow/>
                </m:dPr>
                <m:e>
                  <m:r>
                    <m:t>c</m:t>
                  </m:r>
                  <m:r>
                    <m:t> </m:t>
                  </m:r>
                  <m:acc>
                    <m:accPr>
                      <m:chr m:val="̃"/>
                    </m:accPr>
                    <m:e>
                      <m:r>
                        <m:t>x</m:t>
                      </m:r>
                    </m:e>
                  </m:acc>
                </m:e>
              </m:d>
              <m:r>
                <m:t>​</m:t>
              </m:r>
              <m:r>
                <m:t>&amp;</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r>
                    <m:t>c</m:t>
                  </m:r>
                  <m:r>
                    <m:t> </m:t>
                  </m:r>
                  <m:sSub>
                    <m:e>
                      <m:r>
                        <m:t>x</m:t>
                      </m:r>
                    </m:e>
                    <m:sub>
                      <m:r>
                        <m:t>i</m:t>
                      </m:r>
                    </m:sub>
                  </m:sSub>
                  <m:sSup>
                    <m:e>
                      <m:r>
                        <m:rPr>
                          <m:sty m:val="p"/>
                        </m:rPr>
                        <m:t>)</m:t>
                      </m:r>
                    </m:e>
                    <m:sup>
                      <m:r>
                        <m:t>2</m:t>
                      </m:r>
                    </m:sup>
                  </m:sSup>
                </m:e>
              </m:rad>
              <m:r>
                <m:t>&amp;</m:t>
              </m:r>
              <m:r>
                <m:t>&amp;</m:t>
              </m:r>
              <m:r>
                <m:rPr>
                  <m:nor/>
                  <m:sty m:val="p"/>
                </m:rPr>
                <m:t>(</m:t>
              </m:r>
              <m:r>
                <m:rPr>
                  <m:nor/>
                  <m:sty m:val="p"/>
                </m:rPr>
                <m:t>Equation 2</m:t>
              </m:r>
              <m:r>
                <m:rPr>
                  <m:nor/>
                  <m:sty m:val="p"/>
                </m:rPr>
                <m:t>, and </m:t>
              </m:r>
              <m:r>
                <m:rPr>
                  <m:nor/>
                  <m:sty m:val="p"/>
                </m:rPr>
                <m:t>Definition 23</m:t>
              </m:r>
              <m:r>
                <m:rPr>
                  <m:nor/>
                  <m:sty m:val="p"/>
                </m:rPr>
                <m:t>)</m:t>
              </m:r>
            </m:e>
            <m:e>
              <m:r>
                <m:t>&amp;</m:t>
              </m:r>
              <m:r>
                <m:rPr>
                  <m:sty m:val="p"/>
                </m:rPr>
                <m:t>=</m:t>
              </m:r>
              <m:rad>
                <m:radPr>
                  <m:degHide m:val="on"/>
                </m:radPr>
                <m:deg/>
                <m:e>
                  <m:nary>
                    <m:naryPr>
                      <m:chr m:val="∑"/>
                      <m:limLoc m:val="undOvr"/>
                      <m:subHide m:val="off"/>
                      <m:supHide m:val="off"/>
                    </m:naryPr>
                    <m:sub>
                      <m:r>
                        <m:t>i</m:t>
                      </m:r>
                      <m:r>
                        <m:rPr>
                          <m:sty m:val="p"/>
                        </m:rPr>
                        <m:t>=</m:t>
                      </m:r>
                      <m:r>
                        <m:t>1</m:t>
                      </m:r>
                    </m:sub>
                    <m:sup>
                      <m:r>
                        <m:t>p</m:t>
                      </m:r>
                    </m:sup>
                    <m:e>
                      <m:sSup>
                        <m:e>
                          <m:r>
                            <m:t>c</m:t>
                          </m:r>
                        </m:e>
                        <m:sup>
                          <m:r>
                            <m:t>2</m:t>
                          </m:r>
                        </m:sup>
                      </m:sSup>
                    </m:e>
                  </m:nary>
                  <m:sSubSup>
                    <m:e>
                      <m:r>
                        <m:t>x</m:t>
                      </m:r>
                    </m:e>
                    <m:sub>
                      <m:r>
                        <m:t>i</m:t>
                      </m:r>
                    </m:sub>
                    <m:sup>
                      <m:r>
                        <m:t>2</m:t>
                      </m:r>
                    </m:sup>
                  </m:sSubSup>
                </m:e>
              </m:rad>
              <m:r>
                <m:t>&amp;</m:t>
              </m:r>
              <m:r>
                <m:t>&amp;</m:t>
              </m:r>
              <m:r>
                <m:rPr>
                  <m:nor/>
                  <m:sty m:val="p"/>
                </m:rPr>
                <m:t>(</m:t>
              </m:r>
              <m:r>
                <m:rPr>
                  <m:sty m:val="p"/>
                </m:rPr>
                <m:t>(</m:t>
              </m:r>
              <m:r>
                <m:t>c</m:t>
              </m:r>
              <m:r>
                <m:t> </m:t>
              </m:r>
              <m:sSub>
                <m:e>
                  <m:r>
                    <m:t>x</m:t>
                  </m:r>
                </m:e>
                <m:sub>
                  <m:r>
                    <m:t>i</m:t>
                  </m:r>
                </m:sub>
              </m:sSub>
              <m:sSup>
                <m:e>
                  <m:r>
                    <m:rPr>
                      <m:sty m:val="p"/>
                    </m:rPr>
                    <m:t>)</m:t>
                  </m:r>
                </m:e>
                <m:sup>
                  <m:r>
                    <m:t>2</m:t>
                  </m:r>
                </m:sup>
              </m:sSup>
              <m:r>
                <m:rPr>
                  <m:sty m:val="p"/>
                </m:rPr>
                <m:t>=</m:t>
              </m:r>
              <m:sSup>
                <m:e>
                  <m:r>
                    <m:t>c</m:t>
                  </m:r>
                </m:e>
                <m:sup>
                  <m:r>
                    <m:t>2</m:t>
                  </m:r>
                </m:sup>
              </m:sSup>
              <m:sSubSup>
                <m:e>
                  <m:r>
                    <m:t>x</m:t>
                  </m:r>
                </m:e>
                <m:sub>
                  <m:r>
                    <m:t>i</m:t>
                  </m:r>
                </m:sub>
                <m:sup>
                  <m:r>
                    <m:t>2</m:t>
                  </m:r>
                </m:sup>
              </m:sSubSup>
              <m:r>
                <m:rPr>
                  <m:nor/>
                  <m:sty m:val="p"/>
                </m:rPr>
                <m:t>)</m:t>
              </m:r>
            </m:e>
            <m:e>
              <m:r>
                <m:t>&amp;</m:t>
              </m:r>
              <m:r>
                <m:rPr>
                  <m:sty m:val="p"/>
                </m:rPr>
                <m:t>=</m:t>
              </m:r>
              <m:rad>
                <m:radPr>
                  <m:degHide m:val="on"/>
                </m:radPr>
                <m:deg/>
                <m:e>
                  <m:sSup>
                    <m:e>
                      <m:r>
                        <m:t>c</m:t>
                      </m:r>
                    </m:e>
                    <m:sup>
                      <m:r>
                        <m:t>2</m:t>
                      </m:r>
                    </m:sup>
                  </m:sSup>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(factor </m:t>
              </m:r>
              <m:sSup>
                <m:e>
                  <m:r>
                    <m:t>c</m:t>
                  </m:r>
                </m:e>
                <m:sup>
                  <m:r>
                    <m:t>2</m:t>
                  </m:r>
                </m:sup>
              </m:sSup>
              <m:r>
                <m:rPr>
                  <m:nor/>
                  <m:sty m:val="p"/>
                </m:rPr>
                <m:t> out of the sum)</m:t>
              </m:r>
            </m:e>
            <m:e>
              <m:r>
                <m:t>&amp;</m:t>
              </m:r>
              <m:r>
                <m:rPr>
                  <m:sty m:val="p"/>
                </m:rPr>
                <m:t>=</m:t>
              </m:r>
              <m:rad>
                <m:radPr>
                  <m:degHide m:val="on"/>
                </m:radPr>
                <m:deg/>
                <m:e>
                  <m:sSup>
                    <m:e>
                      <m:r>
                        <m:t>c</m:t>
                      </m:r>
                    </m:e>
                    <m:sup>
                      <m:r>
                        <m:t>2</m:t>
                      </m:r>
                    </m:sup>
                  </m:sSup>
                </m:e>
              </m:rad>
              <m:r>
                <m:t> </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(the square root of a product of nonnegative numbers)</m:t>
              </m:r>
            </m:e>
            <m:e>
              <m:r>
                <m:t>&amp;</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r>
                <m:rPr>
                  <m:sty m:val="p"/>
                </m:rPr>
                <m:t>.</m:t>
              </m:r>
              <m:r>
                <m:t>&amp;</m:t>
              </m:r>
              <m:r>
                <m:t>&amp;</m:t>
              </m:r>
              <m:r>
                <m:rPr>
                  <m:nor/>
                  <m:sty m:val="p"/>
                </m:rPr>
                <m:t>(</m:t>
              </m:r>
              <m:rad>
                <m:radPr>
                  <m:degHide m:val="on"/>
                </m:radPr>
                <m:deg/>
                <m:e>
                  <m:sSup>
                    <m:e>
                      <m:r>
                        <m:t>c</m:t>
                      </m:r>
                    </m:e>
                    <m:sup>
                      <m:r>
                        <m:t>2</m:t>
                      </m:r>
                    </m:sup>
                  </m:sSup>
                </m:e>
              </m:rad>
              <m:r>
                <m:rPr>
                  <m:sty m:val="p"/>
                </m:rPr>
                <m:t>=</m:t>
              </m:r>
              <m:r>
                <m:t>​</m:t>
              </m:r>
              <m:d>
                <m:dPr>
                  <m:begChr m:val="|"/>
                  <m:sepChr m:val=""/>
                  <m:endChr m:val="|"/>
                  <m:grow/>
                </m:dPr>
                <m:e>
                  <m:r>
                    <m:t>c</m:t>
                  </m:r>
                </m:e>
              </m:d>
              <m:r>
                <m:t>​</m:t>
              </m:r>
              <m:r>
                <m:rPr>
                  <m:nor/>
                  <m:sty m:val="p"/>
                </m:rPr>
                <m:t>, and </m:t>
              </m:r>
              <m:r>
                <m:rPr>
                  <m:nor/>
                  <m:sty m:val="p"/>
                </m:rPr>
                <m:t>Equation 2</m:t>
              </m:r>
              <m:r>
                <m:rPr>
                  <m:nor/>
                  <m:sty m:val="p"/>
                </m:rPr>
                <m:t>)</m:t>
              </m:r>
            </m:e>
          </m:eqArr>
        </m:oMath>
      </m:oMathPara>
    </w:p>
    <w:bookmarkStart w:id="327" w:name="exm-norm-properties"/>
    <w:p>
      <w:pPr>
        <w:pStyle w:val="FirstParagraph"/>
      </w:pPr>
      <w:r>
        <w:rPr>
          <w:b/>
          <w:bCs/>
        </w:rPr>
        <w:t xml:space="preserve">Example 96 (Scaling a vector scales its length)</w:t>
      </w:r>
      <w:r>
        <w:t xml:space="preserve"> </w:t>
      </w:r>
      <w:r>
        <w:t xml:space="preserve">For</w:t>
      </w:r>
      <w:r>
        <w:t xml:space="preserve"> </w:t>
      </w:r>
      <m:oMath>
        <m:acc>
          <m:accPr>
            <m:chr m:val="̃"/>
          </m:accPr>
          <m:e>
            <m:r>
              <m:t>x</m:t>
            </m:r>
          </m:e>
        </m:acc>
        <m:r>
          <m:rPr>
            <m:sty m:val="p"/>
          </m:rPr>
          <m:t>=</m:t>
        </m:r>
        <m:r>
          <m:rPr>
            <m:sty m:val="p"/>
          </m:rPr>
          <m:t>(</m:t>
        </m:r>
        <m:r>
          <m:t>3</m:t>
        </m:r>
        <m:r>
          <m:rPr>
            <m:sty m:val="p"/>
          </m:rPr>
          <m:t>,</m:t>
        </m:r>
        <m:r>
          <m:t>4</m:t>
        </m:r>
        <m:r>
          <m:rPr>
            <m:sty m:val="p"/>
          </m:rPr>
          <m:t>)</m:t>
        </m:r>
      </m:oMath>
      <w:r>
        <w:t xml:space="preserve">,</w:t>
      </w:r>
      <w:r>
        <w:t xml:space="preserve"> </w:t>
      </w:r>
      <m:oMath>
        <m:r>
          <m:t>​</m:t>
        </m:r>
        <m:d>
          <m:dPr>
            <m:begChr m:val="∥"/>
            <m:sepChr m:val=""/>
            <m:endChr m:val="∥"/>
            <m:grow/>
          </m:dPr>
          <m:e>
            <m:acc>
              <m:accPr>
                <m:chr m:val="̃"/>
              </m:accPr>
              <m:e>
                <m:r>
                  <m:t>x</m:t>
                </m:r>
              </m:e>
            </m:acc>
          </m:e>
        </m:d>
        <m:r>
          <m:t>​</m:t>
        </m:r>
        <m:r>
          <m:rPr>
            <m:sty m:val="p"/>
          </m:rPr>
          <m:t>=</m:t>
        </m:r>
        <m:r>
          <m:t>5</m:t>
        </m:r>
      </m:oMath>
      <w:r>
        <w:t xml:space="preserve"> </w:t>
      </w:r>
      <w:r>
        <w:t xml:space="preserve">(</w:t>
      </w:r>
      <w:hyperlink w:anchor="exm-euclidean-norm">
        <w:r>
          <w:rPr>
            <w:rStyle w:val="Hyperlink"/>
          </w:rPr>
          <w:t xml:space="preserve">Example 9</w:t>
        </w:r>
      </w:hyperlink>
      <w:r>
        <w:t xml:space="preserve">).</w:t>
      </w:r>
      <w:r>
        <w:t xml:space="preserve"> </w:t>
      </w:r>
      <w:r>
        <w:t xml:space="preserve">Then</w:t>
      </w:r>
      <w:r>
        <w:t xml:space="preserve"> </w:t>
      </w:r>
      <m:oMath>
        <m:r>
          <m:rPr>
            <m:sty m:val="p"/>
          </m:rPr>
          <m:t>−</m:t>
        </m:r>
        <m:r>
          <m:t>2</m:t>
        </m:r>
        <m:r>
          <m:t> </m:t>
        </m:r>
        <m:acc>
          <m:accPr>
            <m:chr m:val="̃"/>
          </m:accPr>
          <m:e>
            <m:r>
              <m:t>x</m:t>
            </m:r>
          </m:e>
        </m:acc>
        <m:r>
          <m:rPr>
            <m:sty m:val="p"/>
          </m:rPr>
          <m:t>=</m:t>
        </m:r>
        <m:r>
          <m:rPr>
            <m:sty m:val="p"/>
          </m:rPr>
          <m:t>(</m:t>
        </m:r>
        <m:r>
          <m:rPr>
            <m:sty m:val="p"/>
          </m:rPr>
          <m:t>−</m:t>
        </m:r>
        <m:r>
          <m:t>6</m:t>
        </m:r>
        <m:r>
          <m:rPr>
            <m:sty m:val="p"/>
          </m:rPr>
          <m:t>,</m:t>
        </m:r>
        <m:r>
          <m:rPr>
            <m:sty m:val="p"/>
          </m:rPr>
          <m:t>−</m:t>
        </m:r>
        <m:r>
          <m:t>8</m:t>
        </m:r>
        <m:r>
          <m:rPr>
            <m:sty m:val="p"/>
          </m:rPr>
          <m:t>)</m:t>
        </m:r>
      </m:oMath>
      <w:r>
        <w:t xml:space="preserve"> </w:t>
      </w:r>
      <w:r>
        <w:t xml:space="preserve">has norm</w:t>
      </w:r>
    </w:p>
    <w:p>
      <w:pPr>
        <w:pStyle w:val="BodyText"/>
      </w:pPr>
      <m:oMathPara>
        <m:oMathParaPr>
          <m:jc m:val="center"/>
        </m:oMathParaPr>
        <m:oMath>
          <m:eqArr>
            <m:e>
              <m:rad>
                <m:radPr>
                  <m:degHide m:val="on"/>
                </m:radPr>
                <m:deg/>
                <m:e>
                  <m:r>
                    <m:t>36</m:t>
                  </m:r>
                  <m:r>
                    <m:rPr>
                      <m:sty m:val="p"/>
                    </m:rPr>
                    <m:t>+</m:t>
                  </m:r>
                  <m:r>
                    <m:t>64</m:t>
                  </m:r>
                </m:e>
              </m:rad>
              <m:r>
                <m:t>&amp;</m:t>
              </m:r>
              <m:r>
                <m:rPr>
                  <m:sty m:val="p"/>
                </m:rPr>
                <m:t>=</m:t>
              </m:r>
              <m:r>
                <m:t>10</m:t>
              </m:r>
            </m:e>
            <m:e>
              <m:r>
                <m:t>&amp;</m:t>
              </m:r>
              <m:r>
                <m:rPr>
                  <m:sty m:val="p"/>
                </m:rPr>
                <m:t>=</m:t>
              </m:r>
              <m:r>
                <m:t>​</m:t>
              </m:r>
              <m:d>
                <m:dPr>
                  <m:begChr m:val="|"/>
                  <m:sepChr m:val=""/>
                  <m:endChr m:val="|"/>
                  <m:grow/>
                </m:dPr>
                <m:e>
                  <m:r>
                    <m:rPr>
                      <m:sty m:val="p"/>
                    </m:rPr>
                    <m:t>−</m:t>
                  </m:r>
                  <m:r>
                    <m:t>2</m:t>
                  </m:r>
                </m:e>
              </m:d>
              <m:r>
                <m:t>​</m:t>
              </m:r>
              <m:r>
                <m:rPr>
                  <m:sty m:val="p"/>
                </m:rPr>
                <m:t>⋅</m:t>
              </m:r>
              <m:r>
                <m:t>5</m:t>
              </m:r>
              <m:r>
                <m:rPr>
                  <m:sty m:val="p"/>
                </m:rPr>
                <m:t>,</m:t>
              </m:r>
            </m:e>
          </m:eqArr>
        </m:oMath>
      </m:oMathPara>
    </w:p>
    <w:p>
      <w:pPr>
        <w:pStyle w:val="FirstParagraph"/>
      </w:pPr>
      <w:r>
        <w:t xml:space="preserve">as part 2 says.</w:t>
      </w:r>
      <w:r>
        <w:t xml:space="preserve"> </w:t>
      </w:r>
      <w:r>
        <w:t xml:space="preserve">Dividing by the norm gives a vector of length</w:t>
      </w:r>
      <w:r>
        <w:t xml:space="preserve"> </w:t>
      </w:r>
      <m:oMath>
        <m:r>
          <m:t>1</m:t>
        </m:r>
      </m:oMath>
      <w:r>
        <w:t xml:space="preserve">:</w:t>
      </w:r>
    </w:p>
    <w:p>
      <w:pPr>
        <w:pStyle w:val="BodyText"/>
      </w:pPr>
      <m:oMathPara>
        <m:oMathParaPr>
          <m:jc m:val="center"/>
        </m:oMathParaPr>
        <m:oMath>
          <m:eqArr>
            <m:e>
              <m:r>
                <m:t>​</m:t>
              </m:r>
              <m:d>
                <m:dPr>
                  <m:begChr m:val="∥"/>
                  <m:sepChr m:val=""/>
                  <m:endChr m:val="∥"/>
                  <m:grow/>
                </m:dPr>
                <m:e>
                  <m:f>
                    <m:fPr>
                      <m:type m:val="lin"/>
                    </m:fPr>
                    <m:num>
                      <m:r>
                        <m:t>1</m:t>
                      </m:r>
                    </m:num>
                    <m:den>
                      <m:r>
                        <m:t>5</m:t>
                      </m:r>
                    </m:den>
                  </m:f>
                  <m:r>
                    <m:t> </m:t>
                  </m:r>
                  <m:acc>
                    <m:accPr>
                      <m:chr m:val="̃"/>
                    </m:accPr>
                    <m:e>
                      <m:r>
                        <m:t>x</m:t>
                      </m:r>
                    </m:e>
                  </m:acc>
                </m:e>
              </m:d>
              <m:r>
                <m:t>​</m:t>
              </m:r>
              <m:r>
                <m:t>&amp;</m:t>
              </m:r>
              <m:r>
                <m:rPr>
                  <m:sty m:val="p"/>
                </m:rPr>
                <m:t>=</m:t>
              </m:r>
              <m:f>
                <m:fPr>
                  <m:type m:val="lin"/>
                </m:fPr>
                <m:num>
                  <m:r>
                    <m:t>1</m:t>
                  </m:r>
                </m:num>
                <m:den>
                  <m:r>
                    <m:t>5</m:t>
                  </m:r>
                </m:den>
              </m:f>
              <m:r>
                <m:rPr>
                  <m:sty m:val="p"/>
                </m:rPr>
                <m:t>⋅</m:t>
              </m:r>
              <m:r>
                <m:t>5</m:t>
              </m:r>
            </m:e>
            <m:e>
              <m:r>
                <m:t>&amp;</m:t>
              </m:r>
              <m:r>
                <m:rPr>
                  <m:sty m:val="p"/>
                </m:rPr>
                <m:t>=</m:t>
              </m:r>
              <m:r>
                <m:t>1</m:t>
              </m:r>
              <m:r>
                <m:rPr>
                  <m:sty m:val="p"/>
                </m:rPr>
                <m:t>,</m:t>
              </m:r>
            </m:e>
          </m:eqArr>
        </m:oMath>
      </m:oMathPara>
    </w:p>
    <w:p>
      <w:pPr>
        <w:pStyle w:val="FirstParagraph"/>
      </w:pPr>
      <w:r>
        <w:t xml:space="preserve">and</w:t>
      </w:r>
      <w:r>
        <w:t xml:space="preserve"> </w:t>
      </w:r>
      <m:oMath>
        <m:f>
          <m:fPr>
            <m:type m:val="lin"/>
          </m:fPr>
          <m:num>
            <m:r>
              <m:t>1</m:t>
            </m:r>
          </m:num>
          <m:den>
            <m:r>
              <m:t>5</m:t>
            </m:r>
          </m:den>
        </m:f>
        <m:r>
          <m:t> </m:t>
        </m:r>
        <m:acc>
          <m:accPr>
            <m:chr m:val="̃"/>
          </m:accPr>
          <m:e>
            <m:r>
              <m:t>x</m:t>
            </m:r>
          </m:e>
        </m:acc>
        <m:r>
          <m:rPr>
            <m:sty m:val="p"/>
          </m:rPr>
          <m:t>=</m:t>
        </m:r>
        <m:r>
          <m:rPr>
            <m:sty m:val="p"/>
          </m:rPr>
          <m:t>(</m:t>
        </m:r>
        <m:r>
          <m:t>0.6</m:t>
        </m:r>
        <m:r>
          <m:rPr>
            <m:sty m:val="p"/>
          </m:rPr>
          <m:t>,</m:t>
        </m:r>
        <m:r>
          <m:t>0.8</m:t>
        </m:r>
        <m:r>
          <m:rPr>
            <m:sty m:val="p"/>
          </m:rPr>
          <m:t>)</m:t>
        </m:r>
      </m:oMath>
      <w:r>
        <w:t xml:space="preserve"> </w:t>
      </w:r>
      <w:r>
        <w:t xml:space="preserve">is the unit vector in</w:t>
      </w:r>
      <w:r>
        <w:t xml:space="preserve"> </w:t>
      </w:r>
      <w:hyperlink w:anchor="exm-euclidean-norm">
        <w:r>
          <w:rPr>
            <w:rStyle w:val="Hyperlink"/>
          </w:rPr>
          <w:t xml:space="preserve">Example 9</w:t>
        </w:r>
      </w:hyperlink>
      <w:r>
        <w:t xml:space="preserve">.</w:t>
      </w:r>
    </w:p>
    <w:bookmarkEnd w:id="327"/>
    <w:bookmarkStart w:id="328" w:name="thm-norm-sum-square"/>
    <w:p>
      <w:pPr>
        <w:pStyle w:val="BodyText"/>
      </w:pPr>
      <w:r>
        <w:rPr>
          <w:b/>
          <w:bCs/>
        </w:rPr>
        <w:t xml:space="preserve">Theorem 54 (The squared norm of a sum)</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sSup>
            <m:e>
              <m:r>
                <m:t>​</m:t>
              </m:r>
            </m:e>
            <m:sup>
              <m:r>
                <m:t>2</m:t>
              </m:r>
            </m:sup>
          </m:sSup>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rPr>
              <m:sty m:val="p"/>
            </m:rPr>
            <m:t>.</m:t>
          </m:r>
        </m:oMath>
      </m:oMathPara>
    </w:p>
    <w:p>
      <w:pPr>
        <w:pStyle w:val="FirstParagraph"/>
      </w:pPr>
      <w:r>
        <w:t xml:space="preserve">In particular, if</w:t>
      </w:r>
      <w:r>
        <w:t xml:space="preserve"> </w:t>
      </w:r>
      <m:oMath>
        <m:acc>
          <m:accPr>
            <m:chr m:val="̃"/>
          </m:accPr>
          <m:e>
            <m:r>
              <m:t>x</m:t>
            </m:r>
          </m:e>
        </m:acc>
        <m:r>
          <m:rPr>
            <m:sty m:val="p"/>
          </m:rPr>
          <m:t>⟂</m:t>
        </m:r>
        <m:acc>
          <m:accPr>
            <m:chr m:val="̃"/>
          </m:accPr>
          <m:e>
            <m:r>
              <m:t>y</m:t>
            </m:r>
          </m:e>
        </m:acc>
      </m:oMath>
      <w:r>
        <w:t xml:space="preserve"> </w:t>
      </w:r>
      <w:r>
        <w:t xml:space="preserve">(</w:t>
      </w:r>
      <w:hyperlink w:anchor="def-orthogonal-vectors">
        <w:r>
          <w:rPr>
            <w:rStyle w:val="Hyperlink"/>
          </w:rPr>
          <w:t xml:space="preserve">Definition 13</w:t>
        </w:r>
      </w:hyperlink>
      <w:r>
        <w:t xml:space="preserve">), then</w:t>
      </w:r>
      <w:r>
        <w:t xml:space="preserve"> </w:t>
      </w:r>
      <m:oMath>
        <m:r>
          <m:t>​</m:t>
        </m:r>
        <m:d>
          <m:dPr>
            <m:begChr m:val="∥"/>
            <m:sepChr m:val=""/>
            <m:endChr m:val="∥"/>
            <m:grow/>
          </m:dPr>
          <m:e>
            <m:acc>
              <m:accPr>
                <m:chr m:val="̃"/>
              </m:accPr>
              <m:e>
                <m:r>
                  <m:t>x</m:t>
                </m:r>
              </m:e>
            </m:acc>
            <m:r>
              <m:rPr>
                <m:sty m:val="p"/>
              </m:rPr>
              <m:t>+</m:t>
            </m:r>
            <m:acc>
              <m:accPr>
                <m:chr m:val="̃"/>
              </m:accPr>
              <m:e>
                <m:r>
                  <m:t>y</m:t>
                </m:r>
              </m:e>
            </m:acc>
          </m:e>
        </m:d>
        <m:sSup>
          <m:e>
            <m:r>
              <m:t>​</m:t>
            </m:r>
          </m:e>
          <m:sup>
            <m:r>
              <m:t>2</m:t>
            </m:r>
          </m:sup>
        </m:sSup>
        <m:r>
          <m:rPr>
            <m:sty m:val="p"/>
          </m:rPr>
          <m:t>=</m:t>
        </m:r>
        <m:r>
          <m:t>​</m:t>
        </m:r>
        <m:d>
          <m:dPr>
            <m:begChr m:val="∥"/>
            <m:sepChr m:val=""/>
            <m:endChr m:val="∥"/>
            <m:grow/>
          </m:dPr>
          <m:e>
            <m:acc>
              <m:accPr>
                <m:chr m:val="̃"/>
              </m:accPr>
              <m:e>
                <m:r>
                  <m:t>x</m:t>
                </m:r>
              </m:e>
            </m:acc>
          </m:e>
        </m:d>
        <m:sSup>
          <m:e>
            <m:r>
              <m:t>​</m:t>
            </m:r>
          </m:e>
          <m:sup>
            <m:r>
              <m:t>2</m:t>
            </m:r>
          </m:sup>
        </m:sSup>
        <m:r>
          <m:rPr>
            <m:sty m:val="p"/>
          </m:rPr>
          <m:t>+</m:t>
        </m:r>
        <m:r>
          <m:t>​</m:t>
        </m:r>
        <m:d>
          <m:dPr>
            <m:begChr m:val="∥"/>
            <m:sepChr m:val=""/>
            <m:endChr m:val="∥"/>
            <m:grow/>
          </m:dPr>
          <m:e>
            <m:acc>
              <m:accPr>
                <m:chr m:val="̃"/>
              </m:accPr>
              <m:e>
                <m:r>
                  <m:t>y</m:t>
                </m:r>
              </m:e>
            </m:acc>
          </m:e>
        </m:d>
        <m:sSup>
          <m:e>
            <m:r>
              <m:t>​</m:t>
            </m:r>
          </m:e>
          <m:sup>
            <m:r>
              <m:t>2</m:t>
            </m:r>
          </m:sup>
        </m:sSup>
      </m:oMath>
      <w:r>
        <w:t xml:space="preserve"> </w:t>
      </w:r>
      <w:r>
        <w:t xml:space="preserve">(the</w:t>
      </w:r>
      <w:r>
        <w:t xml:space="preserve"> </w:t>
      </w:r>
      <w:r>
        <w:rPr>
          <w:b/>
          <w:bCs/>
        </w:rPr>
        <w:t xml:space="preserve">Pythagorean theorem</w:t>
      </w:r>
      <w:r>
        <w:t xml:space="preserve">).</w:t>
      </w:r>
    </w:p>
    <w:bookmarkEnd w:id="328"/>
    <w:p>
      <w:pPr>
        <w:pStyle w:val="BodyText"/>
      </w:pPr>
      <w:r>
        <w:rPr>
          <w:i/>
          <w:iCs/>
        </w:rPr>
        <w:t xml:space="preserve">Proof</w:t>
      </w:r>
      <w:r>
        <w:t xml:space="preserve">. </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rPr>
                  <m:sty m:val="p"/>
                </m:rPr>
                <m:t>(</m:t>
              </m:r>
              <m:acc>
                <m:accPr>
                  <m:chr m:val="̃"/>
                </m:accPr>
                <m:e>
                  <m:r>
                    <m:t>x</m:t>
                  </m:r>
                </m:e>
              </m:acc>
              <m:r>
                <m:rPr>
                  <m:sty m:val="p"/>
                </m:rPr>
                <m:t>+</m:t>
              </m:r>
              <m:acc>
                <m:accPr>
                  <m:chr m:val="̃"/>
                </m:accPr>
                <m:e>
                  <m:r>
                    <m:t>y</m:t>
                  </m:r>
                </m:e>
              </m:acc>
              <m:r>
                <m:rPr>
                  <m:sty m:val="p"/>
                </m:rPr>
                <m:t>)</m:t>
              </m:r>
              <m:r>
                <m:rPr>
                  <m:sty m:val="p"/>
                </m:rPr>
                <m:t>⋅</m:t>
              </m:r>
              <m:r>
                <m:rPr>
                  <m:sty m:val="p"/>
                </m:rPr>
                <m:t>(</m:t>
              </m:r>
              <m:acc>
                <m:accPr>
                  <m:chr m:val="̃"/>
                </m:accPr>
                <m:e>
                  <m:r>
                    <m:t>x</m:t>
                  </m:r>
                </m:e>
              </m:acc>
              <m:r>
                <m:rPr>
                  <m:sty m:val="p"/>
                </m:rPr>
                <m:t>+</m:t>
              </m:r>
              <m:acc>
                <m:accPr>
                  <m:chr m:val="̃"/>
                </m:accPr>
                <m:e>
                  <m:r>
                    <m:t>y</m:t>
                  </m:r>
                </m:e>
              </m:acc>
              <m:r>
                <m:rPr>
                  <m:sty m:val="p"/>
                </m:rPr>
                <m:t>)</m:t>
              </m:r>
              <m:r>
                <m:t>&amp;</m:t>
              </m:r>
              <m:r>
                <m:t>&amp;</m:t>
              </m:r>
              <m:r>
                <m:rPr>
                  <m:nor/>
                  <m:sty m:val="p"/>
                </m:rPr>
                <m:t>(square both sides of </m:t>
              </m:r>
              <m:r>
                <m:rPr>
                  <m:nor/>
                  <m:sty m:val="p"/>
                </m:rPr>
                <m:t>Equation 2</m:t>
              </m:r>
              <m:r>
                <m:rPr>
                  <m:nor/>
                  <m:sty m:val="p"/>
                </m:rPr>
                <m:t>)</m:t>
              </m:r>
            </m:e>
            <m:e>
              <m:r>
                <m:t>&amp;</m:t>
              </m:r>
              <m:r>
                <m:rPr>
                  <m:sty m:val="p"/>
                </m:rPr>
                <m:t>=</m:t>
              </m:r>
              <m:acc>
                <m:accPr>
                  <m:chr m:val="̃"/>
                </m:accPr>
                <m:e>
                  <m:r>
                    <m:t>x</m:t>
                  </m:r>
                </m:e>
              </m:acc>
              <m:r>
                <m:rPr>
                  <m:sty m:val="p"/>
                </m:rPr>
                <m:t>⋅</m:t>
              </m:r>
              <m:r>
                <m:rPr>
                  <m:sty m:val="p"/>
                </m:rPr>
                <m:t>(</m:t>
              </m:r>
              <m:acc>
                <m:accPr>
                  <m:chr m:val="̃"/>
                </m:accPr>
                <m:e>
                  <m:r>
                    <m:t>x</m:t>
                  </m:r>
                </m:e>
              </m:acc>
              <m:r>
                <m:rPr>
                  <m:sty m:val="p"/>
                </m:rPr>
                <m:t>+</m:t>
              </m:r>
              <m:acc>
                <m:accPr>
                  <m:chr m:val="̃"/>
                </m:accPr>
                <m:e>
                  <m:r>
                    <m:t>y</m:t>
                  </m:r>
                </m:e>
              </m:acc>
              <m:r>
                <m:rPr>
                  <m:sty m:val="p"/>
                </m:rPr>
                <m:t>)</m:t>
              </m:r>
              <m:r>
                <m:rPr>
                  <m:sty m:val="p"/>
                </m:rPr>
                <m:t>+</m:t>
              </m:r>
              <m:acc>
                <m:accPr>
                  <m:chr m:val="̃"/>
                </m:accPr>
                <m:e>
                  <m:r>
                    <m:t>y</m:t>
                  </m:r>
                </m:e>
              </m:acc>
              <m:r>
                <m:rPr>
                  <m:sty m:val="p"/>
                </m:rPr>
                <m:t>⋅</m:t>
              </m:r>
              <m:r>
                <m:rPr>
                  <m:sty m:val="p"/>
                </m:rPr>
                <m:t>(</m:t>
              </m:r>
              <m:acc>
                <m:accPr>
                  <m:chr m:val="̃"/>
                </m:accPr>
                <m:e>
                  <m:r>
                    <m:t>x</m:t>
                  </m:r>
                </m:e>
              </m:acc>
              <m:r>
                <m:rPr>
                  <m:sty m:val="p"/>
                </m:rPr>
                <m:t>+</m:t>
              </m:r>
              <m:acc>
                <m:accPr>
                  <m:chr m:val="̃"/>
                </m:accPr>
                <m:e>
                  <m:r>
                    <m:t>y</m:t>
                  </m:r>
                </m:e>
              </m:acc>
              <m:r>
                <m:rPr>
                  <m:sty m:val="p"/>
                </m:rPr>
                <m:t>)</m:t>
              </m:r>
              <m:r>
                <m:t>&amp;</m:t>
              </m:r>
              <m:r>
                <m:t>&amp;</m:t>
              </m:r>
              <m:r>
                <m:rPr>
                  <m:nor/>
                  <m:sty m:val="p"/>
                </m:rPr>
                <m:t>(</m:t>
              </m:r>
              <m:r>
                <m:rPr>
                  <m:nor/>
                  <m:sty m:val="p"/>
                </m:rPr>
                <m:t>Theorem 47</m:t>
              </m:r>
              <m:r>
                <m:rPr>
                  <m:nor/>
                  <m:sty m:val="p"/>
                </m:rPr>
                <m:t>, first slot, </m:t>
              </m:r>
              <m:r>
                <m:t>a</m:t>
              </m:r>
              <m:r>
                <m:rPr>
                  <m:nor/>
                  <m:sty m:val="p"/>
                </m:rPr>
                <m:t> and </m:t>
              </m:r>
              <m:r>
                <m:t>b</m:t>
              </m:r>
              <m:r>
                <m:rPr>
                  <m:nor/>
                  <m:sty m:val="p"/>
                </m:rPr>
                <m:t> both equal to </m:t>
              </m:r>
              <m:r>
                <m:t>1</m:t>
              </m:r>
              <m:r>
                <m:rPr>
                  <m:nor/>
                  <m:sty m:val="p"/>
                </m:rPr>
                <m:t>)</m:t>
              </m:r>
            </m:e>
            <m:e>
              <m:r>
                <m:t>&amp;</m:t>
              </m:r>
              <m:r>
                <m:rPr>
                  <m:sty m:val="p"/>
                </m:rPr>
                <m:t>=</m:t>
              </m:r>
              <m:acc>
                <m:accPr>
                  <m:chr m:val="̃"/>
                </m:accPr>
                <m:e>
                  <m:r>
                    <m:t>x</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acc>
                <m:accPr>
                  <m:chr m:val="̃"/>
                </m:accPr>
                <m:e>
                  <m:r>
                    <m:t>y</m:t>
                  </m:r>
                </m:e>
              </m:acc>
              <m:r>
                <m:t>&amp;</m:t>
              </m:r>
              <m:r>
                <m:t>&amp;</m:t>
              </m:r>
              <m:r>
                <m:rPr>
                  <m:nor/>
                  <m:sty m:val="p"/>
                </m:rPr>
                <m:t>(</m:t>
              </m:r>
              <m:r>
                <m:rPr>
                  <m:nor/>
                  <m:sty m:val="p"/>
                </m:rPr>
                <m:t>Theorem 47</m:t>
              </m:r>
              <m:r>
                <m:rPr>
                  <m:nor/>
                  <m:sty m:val="p"/>
                </m:rPr>
                <m:t>, second slot, </m:t>
              </m:r>
              <m:r>
                <m:t>a</m:t>
              </m:r>
              <m:r>
                <m:rPr>
                  <m:nor/>
                  <m:sty m:val="p"/>
                </m:rPr>
                <m:t> and </m:t>
              </m:r>
              <m:r>
                <m:t>b</m:t>
              </m:r>
              <m:r>
                <m:rPr>
                  <m:nor/>
                  <m:sty m:val="p"/>
                </m:rPr>
                <m:t> both equal to </m:t>
              </m:r>
              <m:r>
                <m:t>1</m:t>
              </m:r>
              <m:r>
                <m:rPr>
                  <m:nor/>
                  <m:sty m:val="p"/>
                </m:rPr>
                <m:t>, twice)</m:t>
              </m:r>
            </m:e>
            <m:e>
              <m:r>
                <m:t>&amp;</m:t>
              </m:r>
              <m:r>
                <m:rPr>
                  <m:sty m:val="p"/>
                </m:rPr>
                <m:t>=</m:t>
              </m:r>
              <m:acc>
                <m:accPr>
                  <m:chr m:val="̃"/>
                </m:accPr>
                <m:e>
                  <m:r>
                    <m:t>x</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y</m:t>
                  </m:r>
                </m:e>
              </m:acc>
              <m:r>
                <m:t>&amp;</m:t>
              </m:r>
              <m:r>
                <m:t>&amp;</m:t>
              </m:r>
              <m:r>
                <m:rPr>
                  <m:nor/>
                  <m:sty m:val="p"/>
                </m:rPr>
                <m:t>(</m:t>
              </m:r>
              <m:r>
                <m:rPr>
                  <m:nor/>
                  <m:sty m:val="p"/>
                </m:rPr>
                <m:t>Theorem 1</m:t>
              </m:r>
              <m:r>
                <m:rPr>
                  <m:nor/>
                  <m:sty m:val="p"/>
                </m:rPr>
                <m:t>)</m:t>
              </m:r>
            </m:e>
            <m:e>
              <m:r>
                <m:t>&amp;</m:t>
              </m:r>
              <m:r>
                <m:rPr>
                  <m:sty m:val="p"/>
                </m:rPr>
                <m:t>=</m:t>
              </m:r>
              <m:acc>
                <m:accPr>
                  <m:chr m:val="̃"/>
                </m:accPr>
                <m:e>
                  <m:r>
                    <m:t>x</m:t>
                  </m:r>
                </m:e>
              </m:acc>
              <m:r>
                <m:rPr>
                  <m:sty m:val="p"/>
                </m:rPr>
                <m:t>⋅</m:t>
              </m:r>
              <m:acc>
                <m:accPr>
                  <m:chr m:val="̃"/>
                </m:accPr>
                <m:e>
                  <m:r>
                    <m:t>x</m:t>
                  </m:r>
                </m:e>
              </m:acc>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acc>
                <m:accPr>
                  <m:chr m:val="̃"/>
                </m:accPr>
                <m:e>
                  <m:r>
                    <m:t>y</m:t>
                  </m:r>
                </m:e>
              </m:acc>
              <m:r>
                <m:rPr>
                  <m:sty m:val="p"/>
                </m:rPr>
                <m:t>⋅</m:t>
              </m:r>
              <m:acc>
                <m:accPr>
                  <m:chr m:val="̃"/>
                </m:accPr>
                <m:e>
                  <m:r>
                    <m:t>y</m:t>
                  </m:r>
                </m:e>
              </m:acc>
              <m:r>
                <m:t>&amp;</m:t>
              </m:r>
              <m:r>
                <m:t>&amp;</m:t>
              </m:r>
              <m:r>
                <m:rPr>
                  <m:nor/>
                  <m:sty m:val="p"/>
                </m:rPr>
                <m:t>(combine like terms)</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rPr>
                  <m:sty m:val="p"/>
                </m:rPr>
                <m:t>.</m:t>
              </m:r>
              <m:r>
                <m:t>&amp;</m:t>
              </m:r>
              <m:r>
                <m:t>&amp;</m:t>
              </m:r>
              <m:r>
                <m:rPr>
                  <m:nor/>
                  <m:sty m:val="p"/>
                </m:rPr>
                <m:t>(</m:t>
              </m:r>
              <m:r>
                <m:rPr>
                  <m:nor/>
                  <m:sty m:val="p"/>
                </m:rPr>
                <m:t>Equation 2</m:t>
              </m:r>
              <m:r>
                <m:rPr>
                  <m:nor/>
                  <m:sty m:val="p"/>
                </m:rPr>
                <m:t>, squared)</m:t>
              </m:r>
            </m:e>
          </m:eqArr>
        </m:oMath>
      </m:oMathPara>
    </w:p>
    <w:p>
      <w:pPr>
        <w:pStyle w:val="FirstParagraph"/>
      </w:pPr>
      <w:r>
        <w:t xml:space="preserve">If</w:t>
      </w:r>
      <w:r>
        <w:t xml:space="preserve"> </w:t>
      </w:r>
      <m:oMath>
        <m:acc>
          <m:accPr>
            <m:chr m:val="̃"/>
          </m:accPr>
          <m:e>
            <m:r>
              <m:t>x</m:t>
            </m:r>
          </m:e>
        </m:acc>
        <m:r>
          <m:rPr>
            <m:sty m:val="p"/>
          </m:rPr>
          <m:t>⟂</m:t>
        </m:r>
        <m:acc>
          <m:accPr>
            <m:chr m:val="̃"/>
          </m:accPr>
          <m:e>
            <m:r>
              <m:t>y</m:t>
            </m:r>
          </m:e>
        </m:acc>
      </m:oMath>
      <w:r>
        <w:t xml:space="preserve">, then</w:t>
      </w:r>
      <w:r>
        <w:t xml:space="preserve"> </w:t>
      </w:r>
      <m:oMath>
        <m:acc>
          <m:accPr>
            <m:chr m:val="̃"/>
          </m:accPr>
          <m:e>
            <m:r>
              <m:t>x</m:t>
            </m:r>
          </m:e>
        </m:acc>
        <m:r>
          <m:rPr>
            <m:sty m:val="p"/>
          </m:rPr>
          <m:t>⋅</m:t>
        </m:r>
        <m:acc>
          <m:accPr>
            <m:chr m:val="̃"/>
          </m:accPr>
          <m:e>
            <m:r>
              <m:t>y</m:t>
            </m:r>
          </m:e>
        </m:acc>
        <m:r>
          <m:rPr>
            <m:sty m:val="p"/>
          </m:rPr>
          <m:t>=</m:t>
        </m:r>
        <m:r>
          <m:t>0</m:t>
        </m:r>
      </m:oMath>
      <w:r>
        <w:t xml:space="preserve">,</w:t>
      </w:r>
      <w:r>
        <w:t xml:space="preserve"> </w:t>
      </w:r>
      <w:r>
        <w:t xml:space="preserve">and the middle term drops out.</w:t>
      </w:r>
    </w:p>
    <w:bookmarkStart w:id="329" w:name="exm-norm-sum-square"/>
    <w:p>
      <w:pPr>
        <w:pStyle w:val="BodyText"/>
      </w:pPr>
      <w:r>
        <w:rPr>
          <w:b/>
          <w:bCs/>
        </w:rPr>
        <w:t xml:space="preserve">Example 97 (Checking the expansion)</w:t>
      </w:r>
      <w:r>
        <w:t xml:space="preserve"> </w:t>
      </w:r>
      <w:r>
        <w:t xml:space="preserve">For</w:t>
      </w:r>
      <w:r>
        <w:t xml:space="preserve"> </w:t>
      </w:r>
      <m:oMath>
        <m:acc>
          <m:accPr>
            <m:chr m:val="̃"/>
          </m:accPr>
          <m:e>
            <m:r>
              <m:t>x</m:t>
            </m:r>
          </m:e>
        </m:acc>
        <m:r>
          <m:rPr>
            <m:sty m:val="p"/>
          </m:rPr>
          <m:t>=</m:t>
        </m:r>
        <m:r>
          <m:rPr>
            <m:sty m:val="p"/>
          </m:rPr>
          <m:t>(</m:t>
        </m:r>
        <m:r>
          <m:t>3</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4</m:t>
        </m:r>
        <m:r>
          <m:rPr>
            <m:sty m:val="p"/>
          </m:rPr>
          <m:t>)</m:t>
        </m:r>
      </m:oMath>
      <w:r>
        <w:t xml:space="preserve">:</w:t>
      </w:r>
      <w:r>
        <w:t xml:space="preserve"> </w:t>
      </w:r>
      <m:oMath>
        <m:acc>
          <m:accPr>
            <m:chr m:val="̃"/>
          </m:accPr>
          <m:e>
            <m:r>
              <m:t>x</m:t>
            </m:r>
          </m:e>
        </m:acc>
        <m:r>
          <m:rPr>
            <m:sty m:val="p"/>
          </m:rPr>
          <m:t>+</m:t>
        </m:r>
        <m:acc>
          <m:accPr>
            <m:chr m:val="̃"/>
          </m:accPr>
          <m:e>
            <m:r>
              <m:t>y</m:t>
            </m:r>
          </m:e>
        </m:acc>
        <m:r>
          <m:rPr>
            <m:sty m:val="p"/>
          </m:rPr>
          <m:t>=</m:t>
        </m:r>
        <m:r>
          <m:rPr>
            <m:sty m:val="p"/>
          </m:rPr>
          <m:t>(</m:t>
        </m:r>
        <m:r>
          <m:t>4</m:t>
        </m:r>
        <m:r>
          <m:rPr>
            <m:sty m:val="p"/>
          </m:rPr>
          <m:t>,</m:t>
        </m:r>
        <m:r>
          <m:t>4</m:t>
        </m:r>
        <m:r>
          <m:rPr>
            <m:sty m:val="p"/>
          </m:rPr>
          <m:t>)</m:t>
        </m:r>
      </m:oMath>
      <w:r>
        <w:t xml:space="preserve">, so</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t>16</m:t>
              </m:r>
              <m:r>
                <m:rPr>
                  <m:sty m:val="p"/>
                </m:rPr>
                <m:t>+</m:t>
              </m:r>
              <m:r>
                <m:t>16</m:t>
              </m:r>
            </m:e>
            <m:e>
              <m:r>
                <m:t>&amp;</m:t>
              </m:r>
              <m:r>
                <m:rPr>
                  <m:sty m:val="p"/>
                </m:rPr>
                <m:t>=</m:t>
              </m:r>
              <m:r>
                <m:t>32</m:t>
              </m:r>
              <m:r>
                <m:rPr>
                  <m:sty m:val="p"/>
                </m:rPr>
                <m:t>,</m:t>
              </m:r>
            </m:e>
          </m:eqArr>
        </m:oMath>
      </m:oMathPara>
    </w:p>
    <w:p>
      <w:pPr>
        <w:pStyle w:val="FirstParagraph"/>
      </w:pPr>
      <w:r>
        <w:t xml:space="preserve">and</w:t>
      </w:r>
    </w:p>
    <w:p>
      <w:pPr>
        <w:pStyle w:val="BodyText"/>
      </w:pPr>
      <m:oMathPara>
        <m:oMathParaPr>
          <m:jc m:val="center"/>
        </m:oMathParaPr>
        <m:oMath>
          <m:eqArr>
            <m:e>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t>&amp;</m:t>
              </m:r>
              <m:r>
                <m:rPr>
                  <m:sty m:val="p"/>
                </m:rPr>
                <m:t>=</m:t>
              </m:r>
              <m:r>
                <m:t>9</m:t>
              </m:r>
              <m:r>
                <m:rPr>
                  <m:sty m:val="p"/>
                </m:rPr>
                <m:t>+</m:t>
              </m:r>
              <m:r>
                <m:t>2</m:t>
              </m:r>
              <m:r>
                <m:rPr>
                  <m:sty m:val="p"/>
                </m:rPr>
                <m:t>⋅</m:t>
              </m:r>
              <m:r>
                <m:t>3</m:t>
              </m:r>
              <m:r>
                <m:rPr>
                  <m:sty m:val="p"/>
                </m:rPr>
                <m:t>+</m:t>
              </m:r>
              <m:r>
                <m:t>17</m:t>
              </m:r>
            </m:e>
            <m:e>
              <m:r>
                <m:t>&amp;</m:t>
              </m:r>
              <m:r>
                <m:rPr>
                  <m:sty m:val="p"/>
                </m:rPr>
                <m:t>=</m:t>
              </m:r>
              <m:r>
                <m:t>32</m:t>
              </m:r>
              <m:r>
                <m:rPr>
                  <m:sty m:val="p"/>
                </m:rPr>
                <m:t>.</m:t>
              </m:r>
            </m:e>
          </m:eqArr>
        </m:oMath>
      </m:oMathPara>
    </w:p>
    <w:p>
      <w:pPr>
        <w:pStyle w:val="FirstParagraph"/>
      </w:pPr>
      <w:r>
        <w:t xml:space="preserve">For the orthogonal vectors</w:t>
      </w:r>
      <w:r>
        <w:t xml:space="preserve"> </w:t>
      </w:r>
      <m:oMath>
        <m:r>
          <m:rPr>
            <m:sty m:val="p"/>
          </m:rPr>
          <m:t>(</m:t>
        </m:r>
        <m:r>
          <m:t>3</m:t>
        </m:r>
        <m:r>
          <m:rPr>
            <m:sty m:val="p"/>
          </m:rPr>
          <m:t>,</m:t>
        </m:r>
        <m:r>
          <m:t>0</m:t>
        </m:r>
        <m:r>
          <m:rPr>
            <m:sty m:val="p"/>
          </m:rPr>
          <m:t>)</m:t>
        </m:r>
      </m:oMath>
      <w:r>
        <w:t xml:space="preserve"> </w:t>
      </w:r>
      <w:r>
        <w:t xml:space="preserve">and</w:t>
      </w:r>
      <w:r>
        <w:t xml:space="preserve"> </w:t>
      </w:r>
      <m:oMath>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3</m:t>
                  </m:r>
                  <m:r>
                    <m:rPr>
                      <m:sty m:val="p"/>
                    </m:rPr>
                    <m:t>,</m:t>
                  </m:r>
                  <m:r>
                    <m:t>4</m:t>
                  </m:r>
                  <m:r>
                    <m:rPr>
                      <m:sty m:val="p"/>
                    </m:rPr>
                    <m:t>)</m:t>
                  </m:r>
                </m:e>
              </m:d>
              <m:sSup>
                <m:e>
                  <m:r>
                    <m:t>​</m:t>
                  </m:r>
                </m:e>
                <m:sup>
                  <m:r>
                    <m:t>2</m:t>
                  </m:r>
                </m:sup>
              </m:sSup>
              <m:r>
                <m:t>&amp;</m:t>
              </m:r>
              <m:r>
                <m:rPr>
                  <m:sty m:val="p"/>
                </m:rPr>
                <m:t>=</m:t>
              </m:r>
              <m:r>
                <m:t>25</m:t>
              </m:r>
            </m:e>
            <m:e>
              <m:r>
                <m:t>&amp;</m:t>
              </m:r>
              <m:r>
                <m:rPr>
                  <m:sty m:val="p"/>
                </m:rPr>
                <m:t>=</m:t>
              </m:r>
              <m:r>
                <m:t>9</m:t>
              </m:r>
              <m:r>
                <m:rPr>
                  <m:sty m:val="p"/>
                </m:rPr>
                <m:t>+</m:t>
              </m:r>
              <m:r>
                <m:t>16</m:t>
              </m:r>
              <m:r>
                <m:rPr>
                  <m:sty m:val="p"/>
                </m:rPr>
                <m:t>,</m:t>
              </m:r>
            </m:e>
          </m:eqArr>
        </m:oMath>
      </m:oMathPara>
    </w:p>
    <w:p>
      <w:pPr>
        <w:pStyle w:val="FirstParagraph"/>
      </w:pPr>
      <w:r>
        <w:t xml:space="preserve">the</w:t>
      </w:r>
      <w:r>
        <w:t xml:space="preserve"> </w:t>
      </w:r>
      <m:oMath>
        <m:r>
          <m:t>3</m:t>
        </m:r>
      </m:oMath>
      <w:r>
        <w:t xml:space="preserve">-</w:t>
      </w:r>
      <m:oMath>
        <m:r>
          <m:t>4</m:t>
        </m:r>
      </m:oMath>
      <w:r>
        <w:t xml:space="preserve">-</w:t>
      </w:r>
      <m:oMath>
        <m:r>
          <m:t>5</m:t>
        </m:r>
      </m:oMath>
      <w:r>
        <w:t xml:space="preserve"> </w:t>
      </w:r>
      <w:r>
        <w:t xml:space="preserve">right triangle.</w:t>
      </w:r>
    </w:p>
    <w:bookmarkEnd w:id="329"/>
    <w:bookmarkStart w:id="330" w:name="thm-cauchy-schwarz"/>
    <w:p>
      <w:pPr>
        <w:pStyle w:val="BodyText"/>
      </w:pPr>
      <w:r>
        <w:rPr>
          <w:b/>
          <w:bCs/>
        </w:rPr>
        <w:t xml:space="preserve">Theorem 55 (Cauchy-Schwarz inequality)</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oMath>
      </m:oMathPara>
    </w:p>
    <w:p>
      <w:pPr>
        <w:pStyle w:val="FirstParagraph"/>
      </w:pPr>
      <w:r>
        <w:t xml:space="preserve">with equality exactly when</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 linearly dependent</w:t>
      </w:r>
      <w:r>
        <w:t xml:space="preserve"> </w:t>
      </w:r>
      <w:r>
        <w:t xml:space="preserve">(</w:t>
      </w:r>
      <w:hyperlink w:anchor="def-linearly-independent">
        <w:r>
          <w:rPr>
            <w:rStyle w:val="Hyperlink"/>
          </w:rPr>
          <w:t xml:space="preserve">Definition 37</w:t>
        </w:r>
      </w:hyperlink>
      <w:r>
        <w:t xml:space="preserve">).</w:t>
      </w:r>
    </w:p>
    <w:bookmarkEnd w:id="330"/>
    <w:p>
      <w:pPr>
        <w:pStyle w:val="BodyText"/>
      </w:pPr>
      <w:r>
        <w:rPr>
          <w:i/>
          <w:iCs/>
        </w:rPr>
        <w:t xml:space="preserve">Proof</w:t>
      </w:r>
      <w:r>
        <w:t xml:space="preserve">. </w:t>
      </w:r>
      <w:r>
        <w:rPr>
          <w:b/>
          <w:bCs/>
        </w:rPr>
        <w:t xml:space="preserve">If</w:t>
      </w:r>
      <w:r>
        <w:rPr>
          <w:b/>
          <w:bCs/>
        </w:rPr>
        <w:t xml:space="preserve"> </w:t>
      </w:r>
      <m:oMath>
        <m:acc>
          <m:accPr>
            <m:chr m:val="̃"/>
          </m:accPr>
          <m:e>
            <m:r>
              <m:t>y</m:t>
            </m:r>
          </m:e>
        </m:acc>
        <m:r>
          <m:rPr>
            <m:sty m:val="p"/>
          </m:rPr>
          <m:t>=</m:t>
        </m:r>
        <m:acc>
          <m:accPr>
            <m:chr m:val="̃"/>
          </m:accPr>
          <m:e>
            <m:r>
              <m:t>0</m:t>
            </m:r>
          </m:e>
        </m:acc>
      </m:oMath>
      <w:r>
        <w:rPr>
          <w:b/>
          <w:bCs/>
        </w:rPr>
        <w:t xml:space="preserve">.</w:t>
      </w:r>
      <w:r>
        <w:t xml:space="preserve"> </w:t>
      </w:r>
      <w:r>
        <w:t xml:space="preserve">Then</w:t>
      </w:r>
    </w:p>
    <w:p>
      <w:pPr>
        <w:pStyle w:val="BodyText"/>
      </w:pPr>
      <m:oMathPara>
        <m:oMathParaPr>
          <m:jc m:val="center"/>
        </m:oMathParaPr>
        <m:oMath>
          <m:eqArr>
            <m:e>
              <m:acc>
                <m:accPr>
                  <m:chr m:val="̃"/>
                </m:accPr>
                <m:e>
                  <m:r>
                    <m:t>x</m:t>
                  </m:r>
                </m:e>
              </m:acc>
              <m:r>
                <m:rPr>
                  <m:sty m:val="p"/>
                </m:rPr>
                <m:t>⋅</m:t>
              </m:r>
              <m:acc>
                <m:accPr>
                  <m:chr m:val="̃"/>
                </m:accPr>
                <m:e>
                  <m:r>
                    <m:t>0</m:t>
                  </m:r>
                </m:e>
              </m:acc>
              <m:r>
                <m:t>&amp;</m:t>
              </m:r>
              <m:r>
                <m:rPr>
                  <m:sty m:val="p"/>
                </m:rPr>
                <m:t>=</m:t>
              </m:r>
              <m:nary>
                <m:naryPr>
                  <m:chr m:val="∑"/>
                  <m:limLoc m:val="undOvr"/>
                  <m:subHide m:val="off"/>
                  <m:supHide m:val="on"/>
                </m:naryPr>
                <m:sub>
                  <m:r>
                    <m:t>i</m:t>
                  </m:r>
                </m:sub>
                <m:sup>
                  <m:r>
                    <m:t>​</m:t>
                  </m:r>
                </m:sup>
                <m:e>
                  <m:sSub>
                    <m:e>
                      <m:r>
                        <m:t>x</m:t>
                      </m:r>
                    </m:e>
                    <m:sub>
                      <m:r>
                        <m:t>i</m:t>
                      </m:r>
                    </m:sub>
                  </m:sSub>
                </m:e>
              </m:nary>
              <m:r>
                <m:rPr>
                  <m:sty m:val="p"/>
                </m:rPr>
                <m:t>⋅</m:t>
              </m:r>
              <m:r>
                <m:t>0</m:t>
              </m:r>
            </m:e>
            <m:e>
              <m:r>
                <m:t>&amp;</m:t>
              </m:r>
              <m:r>
                <m:rPr>
                  <m:sty m:val="p"/>
                </m:rPr>
                <m:t>=</m:t>
              </m:r>
              <m:r>
                <m:t>0</m:t>
              </m:r>
            </m:e>
          </m:eqArr>
        </m:oMath>
      </m:oMathPara>
    </w:p>
    <w:p>
      <w:pPr>
        <w:pStyle w:val="Compact"/>
        <w:numPr>
          <w:ilvl w:val="0"/>
          <w:numId w:val="1045"/>
        </w:numPr>
      </w:pPr>
      <w:r>
        <w:t xml:space="preserve">and</w:t>
      </w:r>
      <w:r>
        <w:t xml:space="preserve"> </w:t>
      </w:r>
      <m:oMath>
        <m:r>
          <m:t>​</m:t>
        </m:r>
        <m:d>
          <m:dPr>
            <m:begChr m:val="∥"/>
            <m:sepChr m:val=""/>
            <m:endChr m:val="∥"/>
            <m:grow/>
          </m:dPr>
          <m:e>
            <m:acc>
              <m:accPr>
                <m:chr m:val="̃"/>
              </m:accPr>
              <m:e>
                <m:r>
                  <m:t>0</m:t>
                </m:r>
              </m:e>
            </m:acc>
          </m:e>
        </m:d>
        <m:r>
          <m:t>​</m:t>
        </m:r>
        <m:r>
          <m:rPr>
            <m:sty m:val="p"/>
          </m:rPr>
          <m:t>=</m:t>
        </m:r>
        <m:r>
          <m:t>0</m:t>
        </m:r>
      </m:oMath>
      <w:r>
        <w:t xml:space="preserve"> </w:t>
      </w:r>
      <w:r>
        <w:t xml:space="preserve">(</w:t>
      </w:r>
      <w:hyperlink w:anchor="thm-norm-properties">
        <w:r>
          <w:rPr>
            <w:rStyle w:val="Hyperlink"/>
          </w:rPr>
          <w:t xml:space="preserve">Theorem 53</w:t>
        </w:r>
      </w:hyperlink>
      <w:r>
        <w:t xml:space="preserve">, part 1),</w:t>
      </w:r>
      <w:r>
        <w:t xml:space="preserve"> </w:t>
      </w:r>
      <w:r>
        <w:t xml:space="preserve">so both sides are</w:t>
      </w:r>
      <w:r>
        <w:t xml:space="preserve"> </w:t>
      </w:r>
      <m:oMath>
        <m:r>
          <m:t>0</m:t>
        </m:r>
      </m:oMath>
      <w:r>
        <w:t xml:space="preserve"> </w:t>
      </w:r>
      <w:r>
        <w:t xml:space="preserve">and equality holds;</w:t>
      </w:r>
      <w:r>
        <w:t xml:space="preserve"> </w:t>
      </w:r>
      <w:r>
        <w:t xml:space="preserve">and</w:t>
      </w:r>
      <w:r>
        <w:t xml:space="preserve"> </w:t>
      </w:r>
      <m:oMath>
        <m:acc>
          <m:accPr>
            <m:chr m:val="̃"/>
          </m:accPr>
          <m:e>
            <m:r>
              <m:t>x</m:t>
            </m:r>
          </m:e>
        </m:acc>
        <m:r>
          <m:rPr>
            <m:sty m:val="p"/>
          </m:rPr>
          <m:t>,</m:t>
        </m:r>
        <m:acc>
          <m:accPr>
            <m:chr m:val="̃"/>
          </m:accPr>
          <m:e>
            <m:r>
              <m:t>y</m:t>
            </m:r>
          </m:e>
        </m:acc>
      </m:oMath>
      <w:r>
        <w:t xml:space="preserve"> </w:t>
      </w:r>
      <w:r>
        <w:t xml:space="preserve">are linearly dependent, because</w:t>
      </w:r>
      <w:r>
        <w:t xml:space="preserve"> </w:t>
      </w:r>
      <m:oMath>
        <m:r>
          <m:t>0</m:t>
        </m:r>
        <m:r>
          <m:t> </m:t>
        </m:r>
        <m:acc>
          <m:accPr>
            <m:chr m:val="̃"/>
          </m:accPr>
          <m:e>
            <m:r>
              <m:t>x</m:t>
            </m:r>
          </m:e>
        </m:acc>
        <m:r>
          <m:rPr>
            <m:sty m:val="p"/>
          </m:rPr>
          <m:t>+</m:t>
        </m:r>
        <m:r>
          <m:t>1</m:t>
        </m:r>
        <m:r>
          <m:t> </m:t>
        </m:r>
        <m:acc>
          <m:accPr>
            <m:chr m:val="̃"/>
          </m:accPr>
          <m:e>
            <m:r>
              <m:t>y</m:t>
            </m:r>
          </m:e>
        </m:acc>
        <m:r>
          <m:rPr>
            <m:sty m:val="p"/>
          </m:rPr>
          <m:t>=</m:t>
        </m:r>
        <m:acc>
          <m:accPr>
            <m:chr m:val="̃"/>
          </m:accPr>
          <m:e>
            <m:r>
              <m:t>0</m:t>
            </m:r>
          </m:e>
        </m:acc>
      </m:oMath>
      <w:r>
        <w:t xml:space="preserve">.</w:t>
      </w:r>
    </w:p>
    <w:p>
      <w:pPr>
        <w:pStyle w:val="FirstParagraph"/>
      </w:pPr>
      <w:r>
        <w:rPr>
          <w:b/>
          <w:bCs/>
        </w:rPr>
        <w:t xml:space="preserve">If</w:t>
      </w:r>
      <w:r>
        <w:rPr>
          <w:b/>
          <w:bCs/>
        </w:rPr>
        <w:t xml:space="preserve"> </w:t>
      </w:r>
      <m:oMath>
        <m:acc>
          <m:accPr>
            <m:chr m:val="̃"/>
          </m:accPr>
          <m:e>
            <m:r>
              <m:t>y</m:t>
            </m:r>
          </m:e>
        </m:acc>
        <m:r>
          <m:rPr>
            <m:sty m:val="p"/>
          </m:rPr>
          <m:t>≠</m:t>
        </m:r>
        <m:acc>
          <m:accPr>
            <m:chr m:val="̃"/>
          </m:accPr>
          <m:e>
            <m:r>
              <m:t>0</m:t>
            </m:r>
          </m:e>
        </m:acc>
      </m:oMath>
      <w:r>
        <w:rPr>
          <w:b/>
          <w:bCs/>
        </w:rPr>
        <w:t xml:space="preserve">.</w:t>
      </w:r>
      <w:r>
        <w:t xml:space="preserve"> </w:t>
      </w:r>
      <w:r>
        <w:t xml:space="preserve">Then</w:t>
      </w:r>
      <w:r>
        <w:t xml:space="preserve"> </w:t>
      </w:r>
      <m:oMath>
        <m:r>
          <m:t>​</m:t>
        </m:r>
        <m:d>
          <m:dPr>
            <m:begChr m:val="∥"/>
            <m:sepChr m:val=""/>
            <m:endChr m:val="∥"/>
            <m:grow/>
          </m:dPr>
          <m:e>
            <m:acc>
              <m:accPr>
                <m:chr m:val="̃"/>
              </m:accPr>
              <m:e>
                <m:r>
                  <m:t>y</m:t>
                </m:r>
              </m:e>
            </m:acc>
          </m:e>
        </m:d>
        <m:r>
          <m:t>​</m:t>
        </m:r>
        <m:r>
          <m:rPr>
            <m:sty m:val="p"/>
          </m:rPr>
          <m:t>&gt;</m:t>
        </m:r>
        <m:r>
          <m:t>0</m:t>
        </m:r>
      </m:oMath>
      <w:r>
        <w:t xml:space="preserve"> </w:t>
      </w:r>
      <w:r>
        <w:t xml:space="preserve">(</w:t>
      </w:r>
      <w:hyperlink w:anchor="thm-norm-properties">
        <w:r>
          <w:rPr>
            <w:rStyle w:val="Hyperlink"/>
          </w:rPr>
          <w:t xml:space="preserve">Theorem 53</w:t>
        </w:r>
      </w:hyperlink>
      <w:r>
        <w:t xml:space="preserve">, part 1).</w:t>
      </w:r>
      <w:r>
        <w:t xml:space="preserve"> </w:t>
      </w:r>
      <w:r>
        <w:t xml:space="preserve">Let</w:t>
      </w:r>
      <w:r>
        <w:t xml:space="preserve"> </w:t>
      </w:r>
      <m:oMath>
        <m:r>
          <m:t>t</m:t>
        </m:r>
        <m:limUpp>
          <m:e>
            <m:r>
              <m:rPr>
                <m:sty m:val="p"/>
              </m:rPr>
              <m:t>=</m:t>
            </m:r>
          </m:e>
          <m:lim>
            <m:r>
              <m:rPr>
                <m:nor/>
                <m:sty m:val="p"/>
              </m:rPr>
              <m:t>def</m:t>
            </m:r>
          </m:lim>
        </m:limUpp>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oMath>
      <w:r>
        <w:t xml:space="preserve">. Then</w:t>
      </w:r>
    </w:p>
    <w:p>
      <w:pPr>
        <w:pStyle w:val="BodyText"/>
      </w:pPr>
      <w:bookmarkStart w:id="331" w:name="eq-cauchy-schwarz-chain"/>
      <m:oMathPara>
        <m:oMathParaPr>
          <m:jc m:val="center"/>
        </m:oMathParaPr>
        <m:oMath>
          <m:eqArr>
            <m:e>
              <m:r>
                <m:t>​</m:t>
              </m:r>
              <m:d>
                <m:dPr>
                  <m:begChr m:val="∥"/>
                  <m:sepChr m:val=""/>
                  <m:endChr m:val="∥"/>
                  <m:grow/>
                </m:dPr>
                <m:e>
                  <m:acc>
                    <m:accPr>
                      <m:chr m:val="̃"/>
                    </m:accPr>
                    <m:e>
                      <m:r>
                        <m:t>x</m:t>
                      </m:r>
                    </m:e>
                  </m:acc>
                  <m:r>
                    <m:rPr>
                      <m:sty m:val="p"/>
                    </m:rPr>
                    <m:t>−</m:t>
                  </m:r>
                  <m:r>
                    <m:t>t</m:t>
                  </m:r>
                  <m:r>
                    <m:t> </m:t>
                  </m:r>
                  <m:acc>
                    <m:accPr>
                      <m:chr m:val="̃"/>
                    </m:accPr>
                    <m:e>
                      <m:r>
                        <m:t>y</m:t>
                      </m:r>
                    </m:e>
                  </m:acc>
                </m:e>
              </m:d>
              <m:sSup>
                <m:e>
                  <m:r>
                    <m:t>​</m:t>
                  </m:r>
                </m:e>
                <m:sup>
                  <m:r>
                    <m:t>2</m:t>
                  </m:r>
                </m:sup>
              </m:sSup>
              <m:r>
                <m:t>&amp;</m:t>
              </m:r>
              <m:r>
                <m:rPr>
                  <m:sty m:val="p"/>
                </m:rPr>
                <m:t>=</m:t>
              </m:r>
              <m:r>
                <m:t>​</m:t>
              </m:r>
              <m:d>
                <m:dPr>
                  <m:begChr m:val="∥"/>
                  <m:sepChr m:val=""/>
                  <m:endChr m:val="∥"/>
                  <m:grow/>
                </m:dPr>
                <m:e>
                  <m:acc>
                    <m:accPr>
                      <m:chr m:val="̃"/>
                    </m:accPr>
                    <m:e>
                      <m:r>
                        <m:t>x</m:t>
                      </m:r>
                    </m:e>
                  </m:acc>
                  <m:r>
                    <m:rPr>
                      <m:sty m:val="p"/>
                    </m:rPr>
                    <m:t>+</m:t>
                  </m:r>
                  <m:r>
                    <m:rPr>
                      <m:sty m:val="p"/>
                    </m:rPr>
                    <m:t>(</m:t>
                  </m:r>
                  <m:r>
                    <m:rPr>
                      <m:sty m:val="p"/>
                    </m:rPr>
                    <m:t>−</m:t>
                  </m:r>
                  <m:r>
                    <m:t>1</m:t>
                  </m:r>
                  <m:r>
                    <m:rPr>
                      <m:sty m:val="p"/>
                    </m:rPr>
                    <m:t>)</m:t>
                  </m:r>
                  <m:r>
                    <m:t> </m:t>
                  </m:r>
                  <m:r>
                    <m:rPr>
                      <m:sty m:val="p"/>
                    </m:rPr>
                    <m:t>(</m:t>
                  </m:r>
                  <m:r>
                    <m:t>t</m:t>
                  </m:r>
                  <m:r>
                    <m:t> </m:t>
                  </m:r>
                  <m:acc>
                    <m:accPr>
                      <m:chr m:val="̃"/>
                    </m:accPr>
                    <m:e>
                      <m:r>
                        <m:t>y</m:t>
                      </m:r>
                    </m:e>
                  </m:acc>
                  <m:r>
                    <m:rPr>
                      <m:sty m:val="p"/>
                    </m:rPr>
                    <m:t>)</m:t>
                  </m:r>
                </m:e>
              </m:d>
              <m:sSup>
                <m:e>
                  <m:r>
                    <m:t>​</m:t>
                  </m:r>
                </m:e>
                <m:sup>
                  <m:r>
                    <m:t>2</m:t>
                  </m:r>
                </m:sup>
              </m:sSup>
              <m:r>
                <m:t>&amp;</m:t>
              </m:r>
              <m:r>
                <m:t>&amp;</m:t>
              </m:r>
              <m:r>
                <m:rPr>
                  <m:nor/>
                  <m:sty m:val="p"/>
                </m:rPr>
                <m:t>(</m:t>
              </m:r>
              <m:acc>
                <m:accPr>
                  <m:chr m:val="̃"/>
                </m:accPr>
                <m:e>
                  <m:r>
                    <m:t>x</m:t>
                  </m:r>
                </m:e>
              </m:acc>
              <m:r>
                <m:rPr>
                  <m:sty m:val="p"/>
                </m:rPr>
                <m:t>−</m:t>
              </m:r>
              <m:acc>
                <m:accPr>
                  <m:chr m:val="̃"/>
                </m:accPr>
                <m:e>
                  <m:r>
                    <m:t>v</m:t>
                  </m:r>
                </m:e>
              </m:acc>
              <m:r>
                <m:rPr>
                  <m:sty m:val="p"/>
                </m:rPr>
                <m:t>=</m:t>
              </m:r>
              <m:acc>
                <m:accPr>
                  <m:chr m:val="̃"/>
                </m:accPr>
                <m:e>
                  <m:r>
                    <m:t>x</m:t>
                  </m:r>
                </m:e>
              </m:acc>
              <m:r>
                <m:rPr>
                  <m:sty m:val="p"/>
                </m:rPr>
                <m:t>+</m:t>
              </m:r>
              <m:r>
                <m:rPr>
                  <m:sty m:val="p"/>
                </m:rPr>
                <m:t>(</m:t>
              </m:r>
              <m:r>
                <m:rPr>
                  <m:sty m:val="p"/>
                </m:rPr>
                <m:t>−</m:t>
              </m:r>
              <m:r>
                <m:t>1</m:t>
              </m:r>
              <m:r>
                <m:rPr>
                  <m:sty m:val="p"/>
                </m:rPr>
                <m:t>)</m:t>
              </m:r>
              <m:r>
                <m:t> </m:t>
              </m:r>
              <m:acc>
                <m:accPr>
                  <m:chr m:val="̃"/>
                </m:accPr>
                <m:e>
                  <m:r>
                    <m:t>v</m:t>
                  </m:r>
                </m:e>
              </m:acc>
              <m:r>
                <m:rPr>
                  <m:nor/>
                  <m:sty m:val="p"/>
                </m:rPr>
                <m:t>)</m:t>
              </m:r>
            </m:e>
            <m:e>
              <m:r>
                <m:t>&amp;</m:t>
              </m:r>
              <m:r>
                <m:rPr>
                  <m:sty m:val="p"/>
                </m:rPr>
                <m:t>=</m:t>
              </m:r>
              <m:r>
                <m:t>​</m:t>
              </m:r>
              <m:d>
                <m:dPr>
                  <m:begChr m:val="∥"/>
                  <m:sepChr m:val=""/>
                  <m:endChr m:val="∥"/>
                  <m:grow/>
                </m:dPr>
                <m:e>
                  <m:acc>
                    <m:accPr>
                      <m:chr m:val="̃"/>
                    </m:accPr>
                    <m:e>
                      <m:r>
                        <m:t>x</m:t>
                      </m:r>
                    </m:e>
                  </m:acc>
                  <m:r>
                    <m:rPr>
                      <m:sty m:val="p"/>
                    </m:rPr>
                    <m:t>+</m:t>
                  </m:r>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sty m:val="p"/>
                </m:rPr>
                <m:t>(</m:t>
              </m:r>
              <m:r>
                <m:rPr>
                  <m:sty m:val="p"/>
                </m:rPr>
                <m:t>−</m:t>
              </m:r>
              <m:r>
                <m:t>1</m:t>
              </m:r>
              <m:r>
                <m:rPr>
                  <m:sty m:val="p"/>
                </m:rPr>
                <m:t>)</m:t>
              </m:r>
              <m:r>
                <m:t> </m:t>
              </m:r>
              <m:r>
                <m:rPr>
                  <m:sty m:val="p"/>
                </m:rPr>
                <m:t>(</m:t>
              </m:r>
              <m:r>
                <m:t>t</m:t>
              </m:r>
              <m:r>
                <m:t> </m:t>
              </m:r>
              <m:acc>
                <m:accPr>
                  <m:chr m:val="̃"/>
                </m:accPr>
                <m:e>
                  <m:r>
                    <m:t>y</m:t>
                  </m:r>
                </m:e>
              </m:acc>
              <m:r>
                <m:rPr>
                  <m:sty m:val="p"/>
                </m:rPr>
                <m:t>)</m:t>
              </m:r>
              <m:r>
                <m:rPr>
                  <m:sty m:val="p"/>
                </m:rPr>
                <m:t>=</m:t>
              </m:r>
              <m:r>
                <m:rPr>
                  <m:sty m:val="p"/>
                </m:rPr>
                <m:t>(</m:t>
              </m:r>
              <m:r>
                <m:rPr>
                  <m:sty m:val="p"/>
                </m:rPr>
                <m:t>−</m:t>
              </m:r>
              <m:r>
                <m:t>t</m:t>
              </m:r>
              <m:r>
                <m:rPr>
                  <m:sty m:val="p"/>
                </m:rPr>
                <m:t>)</m:t>
              </m:r>
              <m:r>
                <m:t> </m:t>
              </m:r>
              <m:acc>
                <m:accPr>
                  <m:chr m:val="̃"/>
                </m:accPr>
                <m:e>
                  <m:r>
                    <m:t>y</m:t>
                  </m:r>
                </m:e>
              </m:acc>
              <m:r>
                <m:rPr>
                  <m:nor/>
                  <m:sty m:val="p"/>
                </m:rPr>
                <m:t>, entrywise)</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r>
                    <m:rPr>
                      <m:sty m:val="p"/>
                    </m:rPr>
                    <m:t>⋅</m:t>
                  </m:r>
                  <m:r>
                    <m:rPr>
                      <m:sty m:val="p"/>
                    </m:rPr>
                    <m:t>(</m:t>
                  </m:r>
                  <m:r>
                    <m:rPr>
                      <m:sty m:val="p"/>
                    </m:rPr>
                    <m:t>(</m:t>
                  </m:r>
                  <m:r>
                    <m:rPr>
                      <m:sty m:val="p"/>
                    </m:rPr>
                    <m:t>−</m:t>
                  </m:r>
                  <m:r>
                    <m:t>t</m:t>
                  </m:r>
                  <m:r>
                    <m:rPr>
                      <m:sty m:val="p"/>
                    </m:rPr>
                    <m:t>)</m:t>
                  </m:r>
                  <m:r>
                    <m:t> </m:t>
                  </m:r>
                  <m:acc>
                    <m:accPr>
                      <m:chr m:val="̃"/>
                    </m:accPr>
                    <m:e>
                      <m:r>
                        <m:t>y</m:t>
                      </m:r>
                    </m:e>
                  </m:acc>
                  <m:r>
                    <m:rPr>
                      <m:sty m:val="p"/>
                    </m:rPr>
                    <m:t>)</m:t>
                  </m:r>
                </m:e>
              </m:d>
              <m:r>
                <m:t>​</m:t>
              </m:r>
              <m:r>
                <m:rPr>
                  <m:sty m:val="p"/>
                </m:rPr>
                <m:t>+</m:t>
              </m:r>
              <m:r>
                <m:t>​</m:t>
              </m:r>
              <m:d>
                <m:dPr>
                  <m:begChr m:val="∥"/>
                  <m:sepChr m:val=""/>
                  <m:endChr m:val="∥"/>
                  <m:grow/>
                </m:dPr>
                <m:e>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nor/>
                  <m:sty m:val="p"/>
                </m:rPr>
                <m:t>Theorem 54</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nor/>
                  <m:sty m:val="p"/>
                </m:rPr>
                <m:t>Theorem 47</m:t>
              </m:r>
              <m:r>
                <m:rPr>
                  <m:nor/>
                  <m:sty m:val="p"/>
                </m:rPr>
                <m:t>, special case </m:t>
              </m:r>
              <m:r>
                <m:t>b</m:t>
              </m:r>
              <m:r>
                <m:rPr>
                  <m:sty m:val="p"/>
                </m:rPr>
                <m:t>=</m:t>
              </m:r>
              <m:r>
                <m:t>0</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t>​</m:t>
                  </m:r>
                  <m:d>
                    <m:dPr>
                      <m:begChr m:val="|"/>
                      <m:sepChr m:val=""/>
                      <m:endChr m:val="|"/>
                      <m:grow/>
                    </m:dPr>
                    <m:e>
                      <m:r>
                        <m:rPr>
                          <m:sty m:val="p"/>
                        </m:rPr>
                        <m:t>−</m:t>
                      </m:r>
                      <m:r>
                        <m:t>t</m:t>
                      </m:r>
                    </m:e>
                  </m:d>
                  <m:r>
                    <m:t>​</m:t>
                  </m:r>
                  <m:r>
                    <m:t> </m:t>
                  </m:r>
                  <m:r>
                    <m:t>​</m:t>
                  </m:r>
                  <m:d>
                    <m:dPr>
                      <m:begChr m:val="∥"/>
                      <m:sepChr m:val=""/>
                      <m:endChr m:val="∥"/>
                      <m:grow/>
                    </m:dPr>
                    <m:e>
                      <m:acc>
                        <m:accPr>
                          <m:chr m:val="̃"/>
                        </m:accPr>
                        <m:e>
                          <m:r>
                            <m:t>y</m:t>
                          </m:r>
                        </m:e>
                      </m:acc>
                    </m:e>
                  </m:d>
                  <m:r>
                    <m:t>​</m:t>
                  </m:r>
                </m:e>
              </m:d>
              <m:sSup>
                <m:e>
                  <m:r>
                    <m:t>​</m:t>
                  </m:r>
                </m:e>
                <m:sup>
                  <m:r>
                    <m:t>2</m:t>
                  </m:r>
                </m:sup>
              </m:sSup>
              <m:r>
                <m:t>&amp;</m:t>
              </m:r>
              <m:r>
                <m:t>&amp;</m:t>
              </m:r>
              <m:r>
                <m:rPr>
                  <m:nor/>
                  <m:sty m:val="p"/>
                </m:rPr>
                <m:t>(</m:t>
              </m:r>
              <m:r>
                <m:rPr>
                  <m:nor/>
                  <m:sty m:val="p"/>
                </m:rPr>
                <m:t>Theorem 53</m:t>
              </m:r>
              <m:r>
                <m:rPr>
                  <m:nor/>
                  <m:sty m:val="p"/>
                </m:rPr>
                <m:t>, part 2)</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rPr>
                      <m:sty m:val="p"/>
                    </m:rPr>
                    <m:t>−</m:t>
                  </m:r>
                  <m:r>
                    <m:t>t</m:t>
                  </m:r>
                </m:e>
              </m:d>
              <m:sSup>
                <m:e>
                  <m:r>
                    <m:t>​</m:t>
                  </m:r>
                </m:e>
                <m:sup>
                  <m:r>
                    <m:t>2</m:t>
                  </m:r>
                </m:sup>
              </m:sSup>
              <m:r>
                <m:t> </m:t>
              </m:r>
              <m:r>
                <m:t>​</m:t>
              </m:r>
              <m:d>
                <m:dPr>
                  <m:begChr m:val="∥"/>
                  <m:sepChr m:val=""/>
                  <m:endChr m:val="∥"/>
                  <m:grow/>
                </m:dPr>
                <m:e>
                  <m:acc>
                    <m:accPr>
                      <m:chr m:val="̃"/>
                    </m:accPr>
                    <m:e>
                      <m:r>
                        <m:t>y</m:t>
                      </m:r>
                    </m:e>
                  </m:acc>
                </m:e>
              </m:d>
              <m:sSup>
                <m:e>
                  <m:r>
                    <m:t>​</m:t>
                  </m:r>
                </m:e>
                <m:sup>
                  <m:r>
                    <m:t>2</m:t>
                  </m:r>
                </m:sup>
              </m:sSup>
              <m:r>
                <m:t>&amp;</m:t>
              </m:r>
              <m:r>
                <m:t>&amp;</m:t>
              </m:r>
              <m:r>
                <m:rPr>
                  <m:nor/>
                  <m:sty m:val="p"/>
                </m:rPr>
                <m:t>(</m:t>
              </m:r>
              <m:r>
                <m:rPr>
                  <m:sty m:val="p"/>
                </m:rPr>
                <m:t>(</m:t>
              </m:r>
              <m:r>
                <m:t>a</m:t>
              </m:r>
              <m:r>
                <m:t>b</m:t>
              </m:r>
              <m:sSup>
                <m:e>
                  <m:r>
                    <m:rPr>
                      <m:sty m:val="p"/>
                    </m:rPr>
                    <m:t>)</m:t>
                  </m:r>
                </m:e>
                <m:sup>
                  <m:r>
                    <m:t>2</m:t>
                  </m:r>
                </m:sup>
              </m:sSup>
              <m:r>
                <m:rPr>
                  <m:sty m:val="p"/>
                </m:rPr>
                <m:t>=</m:t>
              </m:r>
              <m:sSup>
                <m:e>
                  <m:r>
                    <m:t>a</m:t>
                  </m:r>
                </m:e>
                <m:sup>
                  <m:r>
                    <m:t>2</m:t>
                  </m:r>
                </m:sup>
              </m:sSup>
              <m:sSup>
                <m:e>
                  <m:r>
                    <m:t>b</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t</m:t>
              </m:r>
              <m:r>
                <m:t> </m:t>
              </m:r>
              <m:r>
                <m:rPr>
                  <m:sty m:val="p"/>
                </m:rPr>
                <m:t>(</m:t>
              </m:r>
              <m:acc>
                <m:accPr>
                  <m:chr m:val="̃"/>
                </m:accPr>
                <m:e>
                  <m:r>
                    <m:t>x</m:t>
                  </m:r>
                </m:e>
              </m:acc>
              <m:r>
                <m:rPr>
                  <m:sty m:val="p"/>
                </m:rPr>
                <m:t>⋅</m:t>
              </m:r>
              <m:acc>
                <m:accPr>
                  <m:chr m:val="̃"/>
                </m:accPr>
                <m:e>
                  <m:r>
                    <m:t>y</m:t>
                  </m:r>
                </m:e>
              </m:acc>
              <m:r>
                <m:rPr>
                  <m:sty m:val="p"/>
                </m:rPr>
                <m:t>)</m:t>
              </m:r>
              <m:r>
                <m:rPr>
                  <m:sty m:val="p"/>
                </m:rPr>
                <m:t>+</m:t>
              </m:r>
              <m:sSup>
                <m:e>
                  <m:r>
                    <m:t>t</m:t>
                  </m:r>
                </m:e>
                <m:sup>
                  <m:r>
                    <m:t>2</m:t>
                  </m:r>
                </m:sup>
              </m:sSup>
              <m:r>
                <m:t> </m:t>
              </m:r>
              <m:r>
                <m:t>​</m:t>
              </m:r>
              <m:d>
                <m:dPr>
                  <m:begChr m:val="∥"/>
                  <m:sepChr m:val=""/>
                  <m:endChr m:val="∥"/>
                  <m:grow/>
                </m:dPr>
                <m:e>
                  <m:acc>
                    <m:accPr>
                      <m:chr m:val="̃"/>
                    </m:accPr>
                    <m:e>
                      <m:r>
                        <m:t>y</m:t>
                      </m:r>
                    </m:e>
                  </m:acc>
                </m:e>
              </m:d>
              <m:sSup>
                <m:e>
                  <m:r>
                    <m:t>​</m:t>
                  </m:r>
                </m:e>
                <m:sup>
                  <m:r>
                    <m:t>2</m:t>
                  </m:r>
                </m:sup>
              </m:sSup>
              <m:r>
                <m:t>&amp;</m:t>
              </m:r>
              <m:r>
                <m:t>&amp;</m:t>
              </m:r>
              <m:r>
                <m:rPr>
                  <m:nor/>
                  <m:sty m:val="p"/>
                </m:rPr>
                <m:t>(</m:t>
              </m:r>
              <m:r>
                <m:t>2</m:t>
              </m:r>
              <m:r>
                <m:t> </m:t>
              </m:r>
              <m:r>
                <m:rPr>
                  <m:sty m:val="p"/>
                </m:rPr>
                <m:t>(</m:t>
              </m:r>
              <m:r>
                <m:rPr>
                  <m:sty m:val="p"/>
                </m:rPr>
                <m:t>−</m:t>
              </m:r>
              <m:r>
                <m:t>t</m:t>
              </m:r>
              <m:r>
                <m:rPr>
                  <m:sty m:val="p"/>
                </m:rPr>
                <m:t>)</m:t>
              </m:r>
              <m:r>
                <m:rPr>
                  <m:sty m:val="p"/>
                </m:rPr>
                <m:t>=</m:t>
              </m:r>
              <m:r>
                <m:rPr>
                  <m:sty m:val="p"/>
                </m:rPr>
                <m:t>−</m:t>
              </m:r>
              <m:r>
                <m:t>2</m:t>
              </m:r>
              <m:r>
                <m:t>t</m:t>
              </m:r>
              <m:r>
                <m:rPr>
                  <m:nor/>
                  <m:sty m:val="p"/>
                </m:rPr>
                <m:t> and </m:t>
              </m:r>
              <m:r>
                <m:t>​</m:t>
              </m:r>
              <m:d>
                <m:dPr>
                  <m:begChr m:val="|"/>
                  <m:sepChr m:val=""/>
                  <m:endChr m:val="|"/>
                  <m:grow/>
                </m:dPr>
                <m:e>
                  <m:r>
                    <m:rPr>
                      <m:sty m:val="p"/>
                    </m:rPr>
                    <m:t>−</m:t>
                  </m:r>
                  <m:r>
                    <m:t>t</m:t>
                  </m:r>
                </m:e>
              </m:d>
              <m:sSup>
                <m:e>
                  <m:r>
                    <m:t>​</m:t>
                  </m:r>
                </m:e>
                <m:sup>
                  <m:r>
                    <m:t>2</m:t>
                  </m:r>
                </m:sup>
              </m:sSup>
              <m:r>
                <m:rPr>
                  <m:sty m:val="p"/>
                </m:rPr>
                <m:t>=</m:t>
              </m:r>
              <m:sSup>
                <m:e>
                  <m:r>
                    <m:t>t</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4</m:t>
                      </m:r>
                    </m:sup>
                  </m:sSup>
                </m:den>
              </m:f>
              <m:r>
                <m:t> </m:t>
              </m:r>
              <m:r>
                <m:t>​</m:t>
              </m:r>
              <m:d>
                <m:dPr>
                  <m:begChr m:val="∥"/>
                  <m:sepChr m:val=""/>
                  <m:endChr m:val="∥"/>
                  <m:grow/>
                </m:dPr>
                <m:e>
                  <m:acc>
                    <m:accPr>
                      <m:chr m:val="̃"/>
                    </m:accPr>
                    <m:e>
                      <m:r>
                        <m:t>y</m:t>
                      </m:r>
                    </m:e>
                  </m:acc>
                </m:e>
              </m:d>
              <m:sSup>
                <m:e>
                  <m:r>
                    <m:t>​</m:t>
                  </m:r>
                </m:e>
                <m:sup>
                  <m:r>
                    <m:t>2</m:t>
                  </m:r>
                </m:sup>
              </m:sSup>
              <m:r>
                <m:t>&amp;</m:t>
              </m:r>
              <m:r>
                <m:t>&amp;</m:t>
              </m:r>
              <m:r>
                <m:rPr>
                  <m:nor/>
                  <m:sty m:val="p"/>
                </m:rPr>
                <m:t>(substitute </m:t>
              </m:r>
              <m:r>
                <m:t>t</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t>&amp;</m:t>
              </m:r>
              <m:r>
                <m:rPr>
                  <m:nor/>
                  <m:sty m:val="p"/>
                </m:rPr>
                <m:t>(cancel one factor </m:t>
              </m:r>
              <m:r>
                <m:t>​</m:t>
              </m:r>
              <m:d>
                <m:dPr>
                  <m:begChr m:val="∥"/>
                  <m:sepChr m:val=""/>
                  <m:endChr m:val="∥"/>
                  <m:grow/>
                </m:dPr>
                <m:e>
                  <m:acc>
                    <m:accPr>
                      <m:chr m:val="̃"/>
                    </m:accPr>
                    <m:e>
                      <m:r>
                        <m:t>y</m:t>
                      </m:r>
                    </m:e>
                  </m:acc>
                </m:e>
              </m:d>
              <m:sSup>
                <m:e>
                  <m:r>
                    <m:t>​</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r>
                <m:t>&amp;</m:t>
              </m:r>
              <m:r>
                <m:t>&amp;</m:t>
              </m:r>
              <m:r>
                <m:rPr>
                  <m:nor/>
                  <m:sty m:val="p"/>
                </m:rPr>
                <m:t>(combine the last two terms)</m:t>
              </m:r>
            </m:e>
          </m:eqArr>
          <m:r>
            <m:t>  </m:t>
          </m:r>
          <m:r>
            <m:rPr>
              <m:sty m:val="p"/>
            </m:rPr>
            <m:t>(</m:t>
          </m:r>
          <m:r>
            <m:t>6</m:t>
          </m:r>
          <m:r>
            <m:rPr>
              <m:sty m:val="p"/>
            </m:rPr>
            <m:t>)</m:t>
          </m:r>
        </m:oMath>
      </m:oMathPara>
      <w:bookmarkEnd w:id="331"/>
    </w:p>
    <w:p>
      <w:pPr>
        <w:pStyle w:val="FirstParagraph"/>
      </w:pPr>
      <w:r>
        <w:t xml:space="preserve">The left side is at least</w:t>
      </w:r>
      <w:r>
        <w:t xml:space="preserve"> </w:t>
      </w:r>
      <m:oMath>
        <m:r>
          <m:t>0</m:t>
        </m:r>
      </m:oMath>
      <w:r>
        <w:t xml:space="preserve"> </w:t>
      </w:r>
      <w:r>
        <w:t xml:space="preserve">(</w:t>
      </w:r>
      <w:hyperlink w:anchor="thm-norm-properties">
        <w:r>
          <w:rPr>
            <w:rStyle w:val="Hyperlink"/>
          </w:rPr>
          <w:t xml:space="preserve">Theorem 53</w:t>
        </w:r>
      </w:hyperlink>
      <w:r>
        <w:t xml:space="preserve">, part 1), so</w:t>
      </w:r>
    </w:p>
    <w:p>
      <w:pPr>
        <w:pStyle w:val="BodyText"/>
      </w:pPr>
      <m:oMathPara>
        <m:oMathParaPr>
          <m:jc m:val="center"/>
        </m:oMathParaPr>
        <m:oMath>
          <m:eqArr>
            <m:e>
              <m:r>
                <m:t>0</m:t>
              </m:r>
              <m:r>
                <m:t>&amp;</m:t>
              </m:r>
              <m:r>
                <m:rPr>
                  <m:sty m:val="p"/>
                </m:rPr>
                <m:t>≤</m:t>
              </m:r>
              <m:r>
                <m:t>​</m:t>
              </m:r>
              <m:d>
                <m:dPr>
                  <m:begChr m:val="∥"/>
                  <m:sepChr m:val=""/>
                  <m:endChr m:val="∥"/>
                  <m:grow/>
                </m:dPr>
                <m:e>
                  <m:acc>
                    <m:accPr>
                      <m:chr m:val="̃"/>
                    </m:accPr>
                    <m:e>
                      <m:r>
                        <m:t>x</m:t>
                      </m:r>
                    </m:e>
                  </m:acc>
                </m:e>
              </m:d>
              <m:sSup>
                <m:e>
                  <m:r>
                    <m:t>​</m:t>
                  </m:r>
                </m:e>
                <m:sup>
                  <m:r>
                    <m:t>2</m:t>
                  </m:r>
                </m:sup>
              </m:sSup>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t>&amp;</m:t>
              </m:r>
              <m:r>
                <m:rPr>
                  <m:nor/>
                  <m:sty m:val="p"/>
                </m:rPr>
                <m:t>(</m:t>
              </m:r>
              <m:r>
                <m:rPr>
                  <m:nor/>
                  <m:sty m:val="p"/>
                </m:rPr>
                <m:t>Equation 6</m:t>
              </m:r>
              <m:r>
                <m:rPr>
                  <m:nor/>
                  <m:sty m:val="p"/>
                </m:rPr>
                <m:t>)</m:t>
              </m:r>
            </m:e>
            <m:e>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rPr>
                  <m:sty m:val="p"/>
                </m:rPr>
                <m:t>≤</m:t>
              </m:r>
              <m:r>
                <m:t>​</m:t>
              </m:r>
              <m:d>
                <m:dPr>
                  <m:begChr m:val="∥"/>
                  <m:sepChr m:val=""/>
                  <m:endChr m:val="∥"/>
                  <m:grow/>
                </m:dPr>
                <m:e>
                  <m:acc>
                    <m:accPr>
                      <m:chr m:val="̃"/>
                    </m:accPr>
                    <m:e>
                      <m:r>
                        <m:t>x</m:t>
                      </m:r>
                    </m:e>
                  </m:acc>
                </m:e>
              </m:d>
              <m:sSup>
                <m:e>
                  <m:r>
                    <m:t>​</m:t>
                  </m:r>
                </m:e>
                <m:sup>
                  <m:r>
                    <m:t>2</m:t>
                  </m:r>
                </m:sup>
              </m:sSup>
              <m:r>
                <m:t>&amp;</m:t>
              </m:r>
              <m:r>
                <m:t>&amp;</m:t>
              </m:r>
              <m:r>
                <m:rPr>
                  <m:nor/>
                  <m:sty m:val="p"/>
                </m:rPr>
                <m:t>(add </m:t>
              </m:r>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y</m:t>
                      </m:r>
                    </m:e>
                  </m:acc>
                </m:e>
              </m:d>
              <m:sSup>
                <m:e>
                  <m:r>
                    <m:t>​</m:t>
                  </m:r>
                </m:e>
                <m:sup>
                  <m:r>
                    <m:t>2</m:t>
                  </m:r>
                </m:sup>
              </m:sSup>
              <m:r>
                <m:rPr>
                  <m:nor/>
                  <m:sty m:val="p"/>
                </m:rPr>
                <m:t> to both sides)</m:t>
              </m:r>
            </m:e>
            <m:e>
              <m:r>
                <m:rPr>
                  <m:sty m:val="p"/>
                </m:rPr>
                <m:t>(</m:t>
              </m:r>
              <m:acc>
                <m:accPr>
                  <m:chr m:val="̃"/>
                </m:accPr>
                <m:e>
                  <m:r>
                    <m:t>x</m:t>
                  </m:r>
                </m:e>
              </m:acc>
              <m:r>
                <m:rPr>
                  <m:sty m:val="p"/>
                </m:rPr>
                <m:t>⋅</m:t>
              </m:r>
              <m:acc>
                <m:accPr>
                  <m:chr m:val="̃"/>
                </m:accPr>
                <m:e>
                  <m:r>
                    <m:t>y</m:t>
                  </m:r>
                </m:e>
              </m:acc>
              <m:sSup>
                <m:e>
                  <m:r>
                    <m:rPr>
                      <m:sty m:val="p"/>
                    </m:rPr>
                    <m:t>)</m:t>
                  </m:r>
                </m:e>
                <m:sup>
                  <m:r>
                    <m:t>2</m:t>
                  </m:r>
                </m:sup>
              </m:sSup>
              <m:r>
                <m:t>&amp;</m:t>
              </m:r>
              <m:r>
                <m:rPr>
                  <m:sty m:val="p"/>
                </m:rPr>
                <m:t>≤</m:t>
              </m:r>
              <m:r>
                <m:t>​</m:t>
              </m:r>
              <m:d>
                <m:dPr>
                  <m:begChr m:val="∥"/>
                  <m:sepChr m:val=""/>
                  <m:endChr m:val="∥"/>
                  <m:grow/>
                </m:dPr>
                <m:e>
                  <m:acc>
                    <m:accPr>
                      <m:chr m:val="̃"/>
                    </m:accPr>
                    <m:e>
                      <m:r>
                        <m:t>x</m:t>
                      </m:r>
                    </m:e>
                  </m:acc>
                </m:e>
              </m:d>
              <m:sSup>
                <m:e>
                  <m:r>
                    <m:t>​</m:t>
                  </m:r>
                </m:e>
                <m:sup>
                  <m:r>
                    <m:t>2</m:t>
                  </m:r>
                </m:sup>
              </m:sSup>
              <m:r>
                <m:t> </m:t>
              </m:r>
              <m:r>
                <m:t>​</m:t>
              </m:r>
              <m:d>
                <m:dPr>
                  <m:begChr m:val="∥"/>
                  <m:sepChr m:val=""/>
                  <m:endChr m:val="∥"/>
                  <m:grow/>
                </m:dPr>
                <m:e>
                  <m:acc>
                    <m:accPr>
                      <m:chr m:val="̃"/>
                    </m:accPr>
                    <m:e>
                      <m:r>
                        <m:t>y</m:t>
                      </m:r>
                    </m:e>
                  </m:acc>
                </m:e>
              </m:d>
              <m:sSup>
                <m:e>
                  <m:r>
                    <m:t>​</m:t>
                  </m:r>
                </m:e>
                <m:sup>
                  <m:r>
                    <m:t>2</m:t>
                  </m:r>
                </m:sup>
              </m:sSup>
              <m:r>
                <m:rPr>
                  <m:sty m:val="p"/>
                </m:rPr>
                <m:t>,</m:t>
              </m:r>
              <m:r>
                <m:t>&amp;</m:t>
              </m:r>
              <m:r>
                <m:t>&amp;</m:t>
              </m:r>
              <m:r>
                <m:rPr>
                  <m:nor/>
                  <m:sty m:val="p"/>
                </m:rPr>
                <m:t>(multiply both sides by </m:t>
              </m:r>
              <m:r>
                <m:t>​</m:t>
              </m:r>
              <m:d>
                <m:dPr>
                  <m:begChr m:val="∥"/>
                  <m:sepChr m:val=""/>
                  <m:endChr m:val="∥"/>
                  <m:grow/>
                </m:dPr>
                <m:e>
                  <m:acc>
                    <m:accPr>
                      <m:chr m:val="̃"/>
                    </m:accPr>
                    <m:e>
                      <m:r>
                        <m:t>y</m:t>
                      </m:r>
                    </m:e>
                  </m:acc>
                </m:e>
              </m:d>
              <m:sSup>
                <m:e>
                  <m:r>
                    <m:t>​</m:t>
                  </m:r>
                </m:e>
                <m:sup>
                  <m:r>
                    <m:t>2</m:t>
                  </m:r>
                </m:sup>
              </m:sSup>
              <m:r>
                <m:rPr>
                  <m:sty m:val="p"/>
                </m:rPr>
                <m:t>&gt;</m:t>
              </m:r>
              <m:r>
                <m:t>0</m:t>
              </m:r>
              <m:r>
                <m:rPr>
                  <m:nor/>
                  <m:sty m:val="p"/>
                </m:rPr>
                <m:t>)</m:t>
              </m:r>
            </m:e>
          </m:eqArr>
        </m:oMath>
      </m:oMathPara>
    </w:p>
    <w:p>
      <w:pPr>
        <w:pStyle w:val="FirstParagraph"/>
      </w:pPr>
      <w:r>
        <w:t xml:space="preserve">and taking nonnegative square roots of both sides,</w:t>
      </w:r>
      <w:r>
        <w:t xml:space="preserve"> </w:t>
      </w:r>
      <w:r>
        <w:t xml:space="preserve">which preserves the inequality,</w:t>
      </w:r>
      <w:r>
        <w:t xml:space="preserve"> </w:t>
      </w:r>
      <w:r>
        <w:t xml:space="preserve">gives</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oMath>
      <w:r>
        <w:t xml:space="preserve">.</w:t>
      </w:r>
    </w:p>
    <w:p>
      <w:pPr>
        <w:pStyle w:val="BodyText"/>
      </w:pPr>
      <w:r>
        <w:rPr>
          <w:b/>
          <w:bCs/>
        </w:rPr>
        <w:t xml:space="preserve">When equality holds (</w:t>
      </w:r>
      <m:oMath>
        <m:acc>
          <m:accPr>
            <m:chr m:val="̃"/>
          </m:accPr>
          <m:e>
            <m:r>
              <m:t>y</m:t>
            </m:r>
          </m:e>
        </m:acc>
        <m:r>
          <m:rPr>
            <m:sty m:val="p"/>
          </m:rPr>
          <m:t>≠</m:t>
        </m:r>
        <m:acc>
          <m:accPr>
            <m:chr m:val="̃"/>
          </m:accPr>
          <m:e>
            <m:r>
              <m:t>0</m:t>
            </m:r>
          </m:e>
        </m:acc>
      </m:oMath>
      <w:r>
        <w:rPr>
          <w:b/>
          <w:bCs/>
        </w:rPr>
        <w:t xml:space="preserve">).</w:t>
      </w:r>
      <w:r>
        <w:t xml:space="preserve"> </w:t>
      </w:r>
      <w:r>
        <w:t xml:space="preserve">Both sides of the inequality are nonnegative,</w:t>
      </w:r>
      <w:r>
        <w:t xml:space="preserve"> </w:t>
      </w:r>
      <w:r>
        <w:t xml:space="preserve">so equality holds exactly when</w:t>
      </w:r>
      <w:r>
        <w:t xml:space="preserve"> </w:t>
      </w:r>
      <m:oMath>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x</m:t>
                </m:r>
              </m:e>
            </m:acc>
          </m:e>
        </m:d>
        <m:sSup>
          <m:e>
            <m:r>
              <m:t>​</m:t>
            </m:r>
          </m:e>
          <m:sup>
            <m:r>
              <m:t>2</m:t>
            </m:r>
          </m:sup>
        </m:sSup>
        <m:r>
          <m:t> </m:t>
        </m:r>
        <m:r>
          <m:t>​</m:t>
        </m:r>
        <m:d>
          <m:dPr>
            <m:begChr m:val="∥"/>
            <m:sepChr m:val=""/>
            <m:endChr m:val="∥"/>
            <m:grow/>
          </m:dPr>
          <m:e>
            <m:acc>
              <m:accPr>
                <m:chr m:val="̃"/>
              </m:accPr>
              <m:e>
                <m:r>
                  <m:t>y</m:t>
                </m:r>
              </m:e>
            </m:acc>
          </m:e>
        </m:d>
        <m:sSup>
          <m:e>
            <m:r>
              <m:t>​</m:t>
            </m:r>
          </m:e>
          <m:sup>
            <m:r>
              <m:t>2</m:t>
            </m:r>
          </m:sup>
        </m:sSup>
      </m:oMath>
      <w:r>
        <w:t xml:space="preserve">,</w:t>
      </w:r>
      <w:r>
        <w:t xml:space="preserve"> </w:t>
      </w:r>
      <w:r>
        <w:t xml:space="preserve">that is (dividing by</w:t>
      </w:r>
      <w:r>
        <w:t xml:space="preserve"> </w:t>
      </w:r>
      <m:oMath>
        <m:r>
          <m:t>​</m:t>
        </m:r>
        <m:d>
          <m:dPr>
            <m:begChr m:val="∥"/>
            <m:sepChr m:val=""/>
            <m:endChr m:val="∥"/>
            <m:grow/>
          </m:dPr>
          <m:e>
            <m:acc>
              <m:accPr>
                <m:chr m:val="̃"/>
              </m:accPr>
              <m:e>
                <m:r>
                  <m:t>y</m:t>
                </m:r>
              </m:e>
            </m:acc>
          </m:e>
        </m:d>
        <m:sSup>
          <m:e>
            <m:r>
              <m:t>​</m:t>
            </m:r>
          </m:e>
          <m:sup>
            <m:r>
              <m:t>2</m:t>
            </m:r>
          </m:sup>
        </m:sSup>
        <m:r>
          <m:rPr>
            <m:sty m:val="p"/>
          </m:rPr>
          <m:t>&gt;</m:t>
        </m:r>
        <m:r>
          <m:t>0</m:t>
        </m:r>
      </m:oMath>
      <w:r>
        <w:t xml:space="preserve"> </w:t>
      </w:r>
      <w:r>
        <w:t xml:space="preserve">and rearranging),</w:t>
      </w:r>
      <w:r>
        <w:t xml:space="preserve"> </w:t>
      </w:r>
      <w:r>
        <w:t xml:space="preserve">when</w:t>
      </w:r>
      <w:r>
        <w:t xml:space="preserve"> </w:t>
      </w:r>
      <m:oMath>
        <m:r>
          <m:t>​</m:t>
        </m:r>
        <m:d>
          <m:dPr>
            <m:begChr m:val="∥"/>
            <m:sepChr m:val=""/>
            <m:endChr m:val="∥"/>
            <m:grow/>
          </m:dPr>
          <m:e>
            <m:acc>
              <m:accPr>
                <m:chr m:val="̃"/>
              </m:accPr>
              <m:e>
                <m:r>
                  <m:t>x</m:t>
                </m:r>
              </m:e>
            </m:acc>
          </m:e>
        </m:d>
        <m:sSup>
          <m:e>
            <m:r>
              <m:t>​</m:t>
            </m:r>
          </m:e>
          <m:sup>
            <m:r>
              <m:t>2</m:t>
            </m:r>
          </m:sup>
        </m:sSup>
        <m:r>
          <m:rPr>
            <m:sty m:val="p"/>
          </m:rPr>
          <m:t>−</m:t>
        </m:r>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y</m:t>
                </m:r>
              </m:e>
            </m:acc>
          </m:e>
        </m:d>
        <m:sSup>
          <m:e>
            <m:r>
              <m:t>​</m:t>
            </m:r>
          </m:e>
          <m:sup>
            <m:r>
              <m:t>2</m:t>
            </m:r>
          </m:sup>
        </m:sSup>
        <m:r>
          <m:rPr>
            <m:sty m:val="p"/>
          </m:rPr>
          <m:t>=</m:t>
        </m:r>
        <m:r>
          <m:t>0</m:t>
        </m:r>
      </m:oMath>
      <w:r>
        <w:t xml:space="preserve">.</w:t>
      </w:r>
      <w:r>
        <w:t xml:space="preserve"> </w:t>
      </w:r>
      <w:r>
        <w:t xml:space="preserve">By</w:t>
      </w:r>
      <w:r>
        <w:t xml:space="preserve"> </w:t>
      </w:r>
      <w:hyperlink w:anchor="eq-cauchy-schwarz-chain">
        <w:r>
          <w:rPr>
            <w:rStyle w:val="Hyperlink"/>
          </w:rPr>
          <w:t xml:space="preserve">Equation 6</w:t>
        </w:r>
      </w:hyperlink>
      <w:r>
        <w:t xml:space="preserve">, that quantity is</w:t>
      </w:r>
      <w:r>
        <w:t xml:space="preserve"> </w:t>
      </w:r>
      <m:oMath>
        <m:r>
          <m:t>​</m:t>
        </m:r>
        <m:d>
          <m:dPr>
            <m:begChr m:val="∥"/>
            <m:sepChr m:val=""/>
            <m:endChr m:val="∥"/>
            <m:grow/>
          </m:dPr>
          <m:e>
            <m:acc>
              <m:accPr>
                <m:chr m:val="̃"/>
              </m:accPr>
              <m:e>
                <m:r>
                  <m:t>x</m:t>
                </m:r>
              </m:e>
            </m:acc>
            <m:r>
              <m:rPr>
                <m:sty m:val="p"/>
              </m:rPr>
              <m:t>−</m:t>
            </m:r>
            <m:r>
              <m:t>t</m:t>
            </m:r>
            <m:r>
              <m:t> </m:t>
            </m:r>
            <m:acc>
              <m:accPr>
                <m:chr m:val="̃"/>
              </m:accPr>
              <m:e>
                <m:r>
                  <m:t>y</m:t>
                </m:r>
              </m:e>
            </m:acc>
          </m:e>
        </m:d>
        <m:sSup>
          <m:e>
            <m:r>
              <m:t>​</m:t>
            </m:r>
          </m:e>
          <m:sup>
            <m:r>
              <m:t>2</m:t>
            </m:r>
          </m:sup>
        </m:sSup>
      </m:oMath>
      <w:r>
        <w:t xml:space="preserve">,</w:t>
      </w:r>
      <w:r>
        <w:t xml:space="preserve"> </w:t>
      </w:r>
      <w:r>
        <w:t xml:space="preserve">so equality holds exactly when</w:t>
      </w:r>
      <w:r>
        <w:t xml:space="preserve"> </w:t>
      </w:r>
      <m:oMath>
        <m:acc>
          <m:accPr>
            <m:chr m:val="̃"/>
          </m:accPr>
          <m:e>
            <m:r>
              <m:t>x</m:t>
            </m:r>
          </m:e>
        </m:acc>
        <m:r>
          <m:rPr>
            <m:sty m:val="p"/>
          </m:rPr>
          <m:t>−</m:t>
        </m:r>
        <m:r>
          <m:t>t</m:t>
        </m:r>
        <m:r>
          <m:t> </m:t>
        </m:r>
        <m:acc>
          <m:accPr>
            <m:chr m:val="̃"/>
          </m:accPr>
          <m:e>
            <m:r>
              <m:t>y</m:t>
            </m:r>
          </m:e>
        </m:acc>
        <m:r>
          <m:rPr>
            <m:sty m:val="p"/>
          </m:rPr>
          <m:t>=</m:t>
        </m:r>
        <m:acc>
          <m:accPr>
            <m:chr m:val="̃"/>
          </m:accPr>
          <m:e>
            <m:r>
              <m:t>0</m:t>
            </m:r>
          </m:e>
        </m:acc>
      </m:oMath>
      <w:r>
        <w:t xml:space="preserve"> </w:t>
      </w:r>
      <w:r>
        <w:t xml:space="preserve">(</w:t>
      </w:r>
      <w:hyperlink w:anchor="thm-norm-properties">
        <w:r>
          <w:rPr>
            <w:rStyle w:val="Hyperlink"/>
          </w:rPr>
          <w:t xml:space="preserve">Theorem 53</w:t>
        </w:r>
      </w:hyperlink>
      <w:r>
        <w:t xml:space="preserve">, part 1),</w:t>
      </w:r>
      <w:r>
        <w:t xml:space="preserve"> </w:t>
      </w:r>
      <w:r>
        <w:t xml:space="preserve">that is, when</w:t>
      </w:r>
      <w:r>
        <w:t xml:space="preserve"> </w:t>
      </w:r>
      <m:oMath>
        <m:acc>
          <m:accPr>
            <m:chr m:val="̃"/>
          </m:accPr>
          <m:e>
            <m:r>
              <m:t>x</m:t>
            </m:r>
          </m:e>
        </m:acc>
        <m:r>
          <m:rPr>
            <m:sty m:val="p"/>
          </m:rPr>
          <m:t>=</m:t>
        </m:r>
        <m:r>
          <m:t>t</m:t>
        </m:r>
        <m:r>
          <m:t> </m:t>
        </m:r>
        <m:acc>
          <m:accPr>
            <m:chr m:val="̃"/>
          </m:accPr>
          <m:e>
            <m:r>
              <m:t>y</m:t>
            </m:r>
          </m:e>
        </m:acc>
      </m:oMath>
      <w:r>
        <w:t xml:space="preserve">.</w:t>
      </w:r>
    </w:p>
    <w:p>
      <w:pPr>
        <w:numPr>
          <w:ilvl w:val="0"/>
          <w:numId w:val="1051"/>
        </w:numPr>
      </w:pPr>
      <w:r>
        <w:t xml:space="preserve">If</w:t>
      </w:r>
      <w:r>
        <w:t xml:space="preserve"> </w:t>
      </w:r>
      <m:oMath>
        <m:acc>
          <m:accPr>
            <m:chr m:val="̃"/>
          </m:accPr>
          <m:e>
            <m:r>
              <m:t>x</m:t>
            </m:r>
          </m:e>
        </m:acc>
        <m:r>
          <m:rPr>
            <m:sty m:val="p"/>
          </m:rPr>
          <m:t>=</m:t>
        </m:r>
        <m:r>
          <m:t>t</m:t>
        </m:r>
        <m:r>
          <m:t> </m:t>
        </m:r>
        <m:acc>
          <m:accPr>
            <m:chr m:val="̃"/>
          </m:accPr>
          <m:e>
            <m:r>
              <m:t>y</m:t>
            </m:r>
          </m:e>
        </m:acc>
      </m:oMath>
      <w:r>
        <w:t xml:space="preserve">, then</w:t>
      </w:r>
      <w:r>
        <w:t xml:space="preserve"> </w:t>
      </w:r>
      <m:oMath>
        <m:r>
          <m:t>1</m:t>
        </m:r>
        <m:r>
          <m:t> </m:t>
        </m:r>
        <m:acc>
          <m:accPr>
            <m:chr m:val="̃"/>
          </m:accPr>
          <m:e>
            <m:r>
              <m:t>x</m:t>
            </m:r>
          </m:e>
        </m:acc>
        <m:r>
          <m:rPr>
            <m:sty m:val="p"/>
          </m:rPr>
          <m:t>+</m:t>
        </m:r>
        <m:r>
          <m:rPr>
            <m:sty m:val="p"/>
          </m:rPr>
          <m:t>(</m:t>
        </m:r>
        <m:r>
          <m:rPr>
            <m:sty m:val="p"/>
          </m:rPr>
          <m:t>−</m:t>
        </m:r>
        <m:r>
          <m:t>t</m:t>
        </m:r>
        <m:r>
          <m:rPr>
            <m:sty m:val="p"/>
          </m:rPr>
          <m:t>)</m:t>
        </m:r>
        <m:r>
          <m:t> </m:t>
        </m:r>
        <m:acc>
          <m:accPr>
            <m:chr m:val="̃"/>
          </m:accPr>
          <m:e>
            <m:r>
              <m:t>y</m:t>
            </m:r>
          </m:e>
        </m:acc>
        <m:r>
          <m:rPr>
            <m:sty m:val="p"/>
          </m:rPr>
          <m:t>=</m:t>
        </m:r>
        <m:acc>
          <m:accPr>
            <m:chr m:val="̃"/>
          </m:accPr>
          <m:e>
            <m:r>
              <m:t>0</m:t>
            </m:r>
          </m:e>
        </m:acc>
      </m:oMath>
      <w:r>
        <w:t xml:space="preserve">,</w:t>
      </w:r>
      <w:r>
        <w:t xml:space="preserve"> </w:t>
      </w:r>
      <w:r>
        <w:t xml:space="preserve">so the two vectors are linearly dependent.</w:t>
      </w:r>
    </w:p>
    <w:p>
      <w:pPr>
        <w:numPr>
          <w:ilvl w:val="0"/>
          <w:numId w:val="1051"/>
        </w:numPr>
      </w:pPr>
      <w:r>
        <w:t xml:space="preserve">Conversely, suppose</w:t>
      </w:r>
      <w:r>
        <w:t xml:space="preserve"> </w:t>
      </w:r>
      <m:oMath>
        <m:r>
          <m:t>a</m:t>
        </m:r>
        <m:r>
          <m:t> </m:t>
        </m:r>
        <m:acc>
          <m:accPr>
            <m:chr m:val="̃"/>
          </m:accPr>
          <m:e>
            <m:r>
              <m:t>x</m:t>
            </m:r>
          </m:e>
        </m:acc>
        <m:r>
          <m:rPr>
            <m:sty m:val="p"/>
          </m:rPr>
          <m:t>+</m:t>
        </m:r>
        <m:r>
          <m:t>b</m:t>
        </m:r>
        <m:r>
          <m:t> </m:t>
        </m:r>
        <m:acc>
          <m:accPr>
            <m:chr m:val="̃"/>
          </m:accPr>
          <m:e>
            <m:r>
              <m:t>y</m:t>
            </m:r>
          </m:e>
        </m:acc>
        <m:r>
          <m:rPr>
            <m:sty m:val="p"/>
          </m:rPr>
          <m:t>=</m:t>
        </m:r>
        <m:acc>
          <m:accPr>
            <m:chr m:val="̃"/>
          </m:accPr>
          <m:e>
            <m:r>
              <m:t>0</m:t>
            </m:r>
          </m:e>
        </m:acc>
      </m:oMath>
      <w:r>
        <w:t xml:space="preserve"> </w:t>
      </w:r>
      <w:r>
        <w:t xml:space="preserve">with</w:t>
      </w:r>
      <w:r>
        <w:t xml:space="preserve"> </w:t>
      </w:r>
      <m:oMath>
        <m:r>
          <m:t>a</m:t>
        </m:r>
        <m:r>
          <m:rPr>
            <m:sty m:val="p"/>
          </m:rPr>
          <m:t>,</m:t>
        </m:r>
        <m:r>
          <m:t>b</m:t>
        </m:r>
      </m:oMath>
      <w:r>
        <w:t xml:space="preserve"> </w:t>
      </w:r>
      <w:r>
        <w:t xml:space="preserve">not both</w:t>
      </w:r>
      <w:r>
        <w:t xml:space="preserve"> </w:t>
      </w:r>
      <m:oMath>
        <m:r>
          <m:t>0</m:t>
        </m:r>
      </m:oMath>
      <w:r>
        <w:t xml:space="preserve">.</w:t>
      </w:r>
      <w:r>
        <w:t xml:space="preserve"> </w:t>
      </w:r>
      <w:r>
        <w:t xml:space="preserve">Then</w:t>
      </w:r>
      <w:r>
        <w:t xml:space="preserve"> </w:t>
      </w:r>
      <m:oMath>
        <m:r>
          <m:t>a</m:t>
        </m:r>
        <m:r>
          <m:rPr>
            <m:sty m:val="p"/>
          </m:rPr>
          <m:t>≠</m:t>
        </m:r>
        <m:r>
          <m:t>0</m:t>
        </m:r>
      </m:oMath>
      <w:r>
        <w:t xml:space="preserve">:</w:t>
      </w:r>
      <w:r>
        <w:t xml:space="preserve"> </w:t>
      </w:r>
      <w:r>
        <w:t xml:space="preserve">otherwise</w:t>
      </w:r>
      <w:r>
        <w:t xml:space="preserve"> </w:t>
      </w:r>
      <m:oMath>
        <m:r>
          <m:t>b</m:t>
        </m:r>
        <m:r>
          <m:rPr>
            <m:sty m:val="p"/>
          </m:rPr>
          <m:t>≠</m:t>
        </m:r>
        <m:r>
          <m:t>0</m:t>
        </m:r>
      </m:oMath>
      <w:r>
        <w:t xml:space="preserve"> </w:t>
      </w:r>
      <w:r>
        <w:t xml:space="preserve">and</w:t>
      </w:r>
      <w:r>
        <w:t xml:space="preserve"> </w:t>
      </w:r>
      <m:oMath>
        <m:r>
          <m:t>b</m:t>
        </m:r>
        <m:r>
          <m:t> </m:t>
        </m:r>
        <m:acc>
          <m:accPr>
            <m:chr m:val="̃"/>
          </m:accPr>
          <m:e>
            <m:r>
              <m:t>y</m:t>
            </m:r>
          </m:e>
        </m:acc>
        <m:r>
          <m:rPr>
            <m:sty m:val="p"/>
          </m:rPr>
          <m:t>=</m:t>
        </m:r>
        <m:acc>
          <m:accPr>
            <m:chr m:val="̃"/>
          </m:accPr>
          <m:e>
            <m:r>
              <m:t>0</m:t>
            </m:r>
          </m:e>
        </m:acc>
      </m:oMath>
      <w:r>
        <w:t xml:space="preserve">,</w:t>
      </w:r>
      <w:r>
        <w:t xml:space="preserve"> </w:t>
      </w:r>
      <w:r>
        <w:t xml:space="preserve">so</w:t>
      </w:r>
    </w:p>
    <w:p>
      <w:pPr>
        <w:pStyle w:val="BodyText"/>
      </w:pPr>
      <m:oMathPara>
        <m:oMathParaPr>
          <m:jc m:val="center"/>
        </m:oMathParaPr>
        <m:oMath>
          <m:eqArr>
            <m:e>
              <m:acc>
                <m:accPr>
                  <m:chr m:val="̃"/>
                </m:accPr>
                <m:e>
                  <m:r>
                    <m:t>y</m:t>
                  </m:r>
                </m:e>
              </m:acc>
              <m:r>
                <m:t>&amp;</m:t>
              </m:r>
              <m:r>
                <m:rPr>
                  <m:sty m:val="p"/>
                </m:rPr>
                <m:t>=</m:t>
              </m:r>
              <m:f>
                <m:fPr>
                  <m:type m:val="lin"/>
                </m:fPr>
                <m:num>
                  <m:r>
                    <m:t>1</m:t>
                  </m:r>
                </m:num>
                <m:den>
                  <m:r>
                    <m:t>b</m:t>
                  </m:r>
                </m:den>
              </m:f>
              <m:r>
                <m:t> </m:t>
              </m:r>
              <m:r>
                <m:rPr>
                  <m:sty m:val="p"/>
                </m:rPr>
                <m:t>(</m:t>
              </m:r>
              <m:r>
                <m:t>b</m:t>
              </m:r>
              <m:r>
                <m:t> </m:t>
              </m:r>
              <m:acc>
                <m:accPr>
                  <m:chr m:val="̃"/>
                </m:accPr>
                <m:e>
                  <m:r>
                    <m:t>y</m:t>
                  </m:r>
                </m:e>
              </m:acc>
              <m:r>
                <m:rPr>
                  <m:sty m:val="p"/>
                </m:rPr>
                <m:t>)</m:t>
              </m:r>
            </m:e>
            <m:e>
              <m:r>
                <m:t>&amp;</m:t>
              </m:r>
              <m:r>
                <m:rPr>
                  <m:sty m:val="p"/>
                </m:rPr>
                <m:t>=</m:t>
              </m:r>
              <m:acc>
                <m:accPr>
                  <m:chr m:val="̃"/>
                </m:accPr>
                <m:e>
                  <m:r>
                    <m:t>0</m:t>
                  </m:r>
                </m:e>
              </m:acc>
              <m:r>
                <m:rPr>
                  <m:sty m:val="p"/>
                </m:rPr>
                <m:t>,</m:t>
              </m:r>
            </m:e>
          </m:eqArr>
        </m:oMath>
      </m:oMathPara>
    </w:p>
    <w:p>
      <w:pPr>
        <w:numPr>
          <w:ilvl w:val="0"/>
          <w:numId w:val="1000"/>
        </w:numPr>
      </w:pPr>
      <w:r>
        <w:t xml:space="preserve">contrary to assumption.</w:t>
      </w:r>
      <w:r>
        <w:t xml:space="preserve"> </w:t>
      </w:r>
      <w:r>
        <w:t xml:space="preserve">Subtracting</w:t>
      </w:r>
      <w:r>
        <w:t xml:space="preserve"> </w:t>
      </w:r>
      <m:oMath>
        <m:r>
          <m:t>b</m:t>
        </m:r>
        <m:r>
          <m:t> </m:t>
        </m:r>
        <m:acc>
          <m:accPr>
            <m:chr m:val="̃"/>
          </m:accPr>
          <m:e>
            <m:r>
              <m:t>y</m:t>
            </m:r>
          </m:e>
        </m:acc>
      </m:oMath>
      <w:r>
        <w:t xml:space="preserve"> </w:t>
      </w:r>
      <w:r>
        <w:t xml:space="preserve">from both sides gives</w:t>
      </w:r>
      <w:r>
        <w:t xml:space="preserve"> </w:t>
      </w:r>
      <m:oMath>
        <m:r>
          <m:t>a</m:t>
        </m:r>
        <m:r>
          <m:t> </m:t>
        </m:r>
        <m:acc>
          <m:accPr>
            <m:chr m:val="̃"/>
          </m:accPr>
          <m:e>
            <m:r>
              <m:t>x</m:t>
            </m:r>
          </m:e>
        </m:acc>
        <m:r>
          <m:rPr>
            <m:sty m:val="p"/>
          </m:rPr>
          <m:t>=</m:t>
        </m:r>
        <m:r>
          <m:rPr>
            <m:sty m:val="p"/>
          </m:rPr>
          <m:t>−</m:t>
        </m:r>
        <m:r>
          <m:t>b</m:t>
        </m:r>
        <m:r>
          <m:t> </m:t>
        </m:r>
        <m:acc>
          <m:accPr>
            <m:chr m:val="̃"/>
          </m:accPr>
          <m:e>
            <m:r>
              <m:t>y</m:t>
            </m:r>
          </m:e>
        </m:acc>
      </m:oMath>
      <w:r>
        <w:t xml:space="preserve">,</w:t>
      </w:r>
      <w:r>
        <w:t xml:space="preserve"> </w:t>
      </w:r>
      <w:r>
        <w:t xml:space="preserve">and multiplying by</w:t>
      </w:r>
      <w:r>
        <w:t xml:space="preserve"> </w:t>
      </w:r>
      <m:oMath>
        <m:f>
          <m:fPr>
            <m:type m:val="lin"/>
          </m:fPr>
          <m:num>
            <m:r>
              <m:t>1</m:t>
            </m:r>
          </m:num>
          <m:den>
            <m:r>
              <m:t>a</m:t>
            </m:r>
          </m:den>
        </m:f>
      </m:oMath>
      <w:r>
        <w:t xml:space="preserve"> </w:t>
      </w:r>
      <w:r>
        <w:t xml:space="preserve">gives</w:t>
      </w:r>
      <w:r>
        <w:t xml:space="preserve"> </w:t>
      </w:r>
      <m:oMath>
        <m:acc>
          <m:accPr>
            <m:chr m:val="̃"/>
          </m:accPr>
          <m:e>
            <m:r>
              <m:t>x</m:t>
            </m:r>
          </m:e>
        </m:acc>
        <m:r>
          <m:rPr>
            <m:sty m:val="p"/>
          </m:rPr>
          <m:t>=</m:t>
        </m:r>
        <m:r>
          <m:t>s</m:t>
        </m:r>
        <m:r>
          <m:t> </m:t>
        </m:r>
        <m:acc>
          <m:accPr>
            <m:chr m:val="̃"/>
          </m:accPr>
          <m:e>
            <m:r>
              <m:t>y</m:t>
            </m:r>
          </m:e>
        </m:acc>
      </m:oMath>
      <w:r>
        <w:t xml:space="preserve"> </w:t>
      </w:r>
      <w:r>
        <w:t xml:space="preserve">with</w:t>
      </w:r>
      <w:r>
        <w:t xml:space="preserve"> </w:t>
      </w:r>
      <m:oMath>
        <m:r>
          <m:t>s</m:t>
        </m:r>
        <m:r>
          <m:rPr>
            <m:sty m:val="p"/>
          </m:rPr>
          <m:t>=</m:t>
        </m:r>
        <m:r>
          <m:rPr>
            <m:sty m:val="p"/>
          </m:rPr>
          <m:t>−</m:t>
        </m:r>
        <m:r>
          <m:t>b</m:t>
        </m:r>
        <m:r>
          <m:rPr>
            <m:sty m:val="p"/>
          </m:rPr>
          <m:t>/</m:t>
        </m:r>
        <m:r>
          <m:t>a</m:t>
        </m:r>
      </m:oMath>
      <w:r>
        <w:t xml:space="preserve">. Then</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
                <m:t>​</m:t>
              </m:r>
              <m:d>
                <m:dPr>
                  <m:begChr m:val="|"/>
                  <m:sepChr m:val=""/>
                  <m:endChr m:val="|"/>
                  <m:grow/>
                </m:dPr>
                <m:e>
                  <m:r>
                    <m:rPr>
                      <m:sty m:val="p"/>
                    </m:rPr>
                    <m:t>(</m:t>
                  </m:r>
                  <m:r>
                    <m:t>s</m:t>
                  </m:r>
                  <m:r>
                    <m:t> </m:t>
                  </m:r>
                  <m:acc>
                    <m:accPr>
                      <m:chr m:val="̃"/>
                    </m:accPr>
                    <m:e>
                      <m:r>
                        <m:t>y</m:t>
                      </m:r>
                    </m:e>
                  </m:acc>
                  <m:r>
                    <m:rPr>
                      <m:sty m:val="p"/>
                    </m:rPr>
                    <m:t>)</m:t>
                  </m:r>
                  <m:r>
                    <m:rPr>
                      <m:sty m:val="p"/>
                    </m:rPr>
                    <m:t>⋅</m:t>
                  </m:r>
                  <m:acc>
                    <m:accPr>
                      <m:chr m:val="̃"/>
                    </m:accPr>
                    <m:e>
                      <m:r>
                        <m:t>y</m:t>
                      </m:r>
                    </m:e>
                  </m:acc>
                </m:e>
              </m:d>
              <m:r>
                <m:t>​</m:t>
              </m:r>
              <m:r>
                <m:t>&amp;</m:t>
              </m:r>
              <m:r>
                <m:t>&amp;</m:t>
              </m:r>
              <m:r>
                <m:rPr>
                  <m:nor/>
                  <m:sty m:val="p"/>
                </m:rPr>
                <m:t>(substitute </m:t>
              </m:r>
              <m:acc>
                <m:accPr>
                  <m:chr m:val="̃"/>
                </m:accPr>
                <m:e>
                  <m:r>
                    <m:t>x</m:t>
                  </m:r>
                </m:e>
              </m:acc>
              <m:r>
                <m:rPr>
                  <m:sty m:val="p"/>
                </m:rPr>
                <m:t>=</m:t>
              </m:r>
              <m:r>
                <m:t>s</m:t>
              </m:r>
              <m:r>
                <m:t> </m:t>
              </m:r>
              <m:acc>
                <m:accPr>
                  <m:chr m:val="̃"/>
                </m:accPr>
                <m:e>
                  <m:r>
                    <m:t>y</m:t>
                  </m:r>
                </m:e>
              </m:acc>
              <m:r>
                <m:rPr>
                  <m:nor/>
                  <m:sty m:val="p"/>
                </m:rPr>
                <m:t>)</m:t>
              </m:r>
            </m:e>
            <m:e>
              <m:r>
                <m:t>&amp;</m:t>
              </m:r>
              <m:r>
                <m:rPr>
                  <m:sty m:val="p"/>
                </m:rPr>
                <m:t>=</m:t>
              </m:r>
              <m:r>
                <m:t>​</m:t>
              </m:r>
              <m:d>
                <m:dPr>
                  <m:begChr m:val="|"/>
                  <m:sepChr m:val=""/>
                  <m:endChr m:val="|"/>
                  <m:grow/>
                </m:dPr>
                <m:e>
                  <m:r>
                    <m:t>s</m:t>
                  </m:r>
                  <m:r>
                    <m:t> </m:t>
                  </m:r>
                  <m:r>
                    <m:rPr>
                      <m:sty m:val="p"/>
                    </m:rPr>
                    <m:t>(</m:t>
                  </m:r>
                  <m:acc>
                    <m:accPr>
                      <m:chr m:val="̃"/>
                    </m:accPr>
                    <m:e>
                      <m:r>
                        <m:t>y</m:t>
                      </m:r>
                    </m:e>
                  </m:acc>
                  <m:r>
                    <m:rPr>
                      <m:sty m:val="p"/>
                    </m:rPr>
                    <m:t>⋅</m:t>
                  </m:r>
                  <m:acc>
                    <m:accPr>
                      <m:chr m:val="̃"/>
                    </m:accPr>
                    <m:e>
                      <m:r>
                        <m:t>y</m:t>
                      </m:r>
                    </m:e>
                  </m:acc>
                  <m:r>
                    <m:rPr>
                      <m:sty m:val="p"/>
                    </m:rPr>
                    <m:t>)</m:t>
                  </m:r>
                </m:e>
              </m:d>
              <m:r>
                <m:t>​</m:t>
              </m:r>
              <m:r>
                <m:t>&amp;</m:t>
              </m:r>
              <m:r>
                <m:t>&amp;</m:t>
              </m:r>
              <m:r>
                <m:rPr>
                  <m:nor/>
                  <m:sty m:val="p"/>
                </m:rPr>
                <m:t>(</m:t>
              </m:r>
              <m:r>
                <m:rPr>
                  <m:nor/>
                  <m:sty m:val="p"/>
                </m:rPr>
                <m:t>Theorem 47</m:t>
              </m:r>
              <m:r>
                <m:rPr>
                  <m:nor/>
                  <m:sty m:val="p"/>
                </m:rPr>
                <m:t>, special case </m:t>
              </m:r>
              <m:r>
                <m:t>b</m:t>
              </m:r>
              <m:r>
                <m:rPr>
                  <m:sty m:val="p"/>
                </m:rPr>
                <m:t>=</m:t>
              </m:r>
              <m:r>
                <m:t>0</m:t>
              </m:r>
              <m:r>
                <m:rPr>
                  <m:nor/>
                  <m:sty m:val="p"/>
                </m:rPr>
                <m:t>, first slot)</m:t>
              </m:r>
            </m:e>
            <m:e>
              <m:r>
                <m:t>&amp;</m:t>
              </m:r>
              <m:r>
                <m:rPr>
                  <m:sty m:val="p"/>
                </m:rPr>
                <m:t>=</m:t>
              </m:r>
              <m:r>
                <m:t>​</m:t>
              </m:r>
              <m:d>
                <m:dPr>
                  <m:begChr m:val="|"/>
                  <m:sepChr m:val=""/>
                  <m:endChr m:val="|"/>
                  <m:grow/>
                </m:dPr>
                <m:e>
                  <m:r>
                    <m:t>s</m:t>
                  </m:r>
                </m:e>
              </m:d>
              <m:r>
                <m:t>​</m:t>
              </m:r>
              <m:r>
                <m:t> </m:t>
              </m:r>
              <m:r>
                <m:t>​</m:t>
              </m:r>
              <m:d>
                <m:dPr>
                  <m:begChr m:val="|"/>
                  <m:sepChr m:val=""/>
                  <m:endChr m:val="|"/>
                  <m:grow/>
                </m:dPr>
                <m:e>
                  <m:acc>
                    <m:accPr>
                      <m:chr m:val="̃"/>
                    </m:accPr>
                    <m:e>
                      <m:r>
                        <m:t>y</m:t>
                      </m:r>
                    </m:e>
                  </m:acc>
                  <m:r>
                    <m:rPr>
                      <m:sty m:val="p"/>
                    </m:rPr>
                    <m:t>⋅</m:t>
                  </m:r>
                  <m:acc>
                    <m:accPr>
                      <m:chr m:val="̃"/>
                    </m:accPr>
                    <m:e>
                      <m:r>
                        <m:t>y</m:t>
                      </m:r>
                    </m:e>
                  </m:acc>
                </m:e>
              </m:d>
              <m:r>
                <m:t>​</m:t>
              </m:r>
              <m:r>
                <m:t>&amp;</m:t>
              </m:r>
              <m:r>
                <m:t>&amp;</m:t>
              </m:r>
              <m:r>
                <m:rPr>
                  <m:nor/>
                  <m:sty m:val="p"/>
                </m:rPr>
                <m:t>(</m:t>
              </m:r>
              <m:r>
                <m:t>​</m:t>
              </m:r>
              <m:d>
                <m:dPr>
                  <m:begChr m:val="|"/>
                  <m:sepChr m:val=""/>
                  <m:endChr m:val="|"/>
                  <m:grow/>
                </m:dPr>
                <m:e>
                  <m:r>
                    <m:t>a</m:t>
                  </m:r>
                  <m:r>
                    <m:t>b</m:t>
                  </m:r>
                </m:e>
              </m:d>
              <m:r>
                <m:t>​</m:t>
              </m:r>
              <m:r>
                <m:rPr>
                  <m:sty m:val="p"/>
                </m:rPr>
                <m:t>=</m:t>
              </m:r>
              <m:r>
                <m:t>​</m:t>
              </m:r>
              <m:d>
                <m:dPr>
                  <m:begChr m:val="|"/>
                  <m:sepChr m:val=""/>
                  <m:endChr m:val="|"/>
                  <m:grow/>
                </m:dPr>
                <m:e>
                  <m:r>
                    <m:t>a</m:t>
                  </m:r>
                </m:e>
              </m:d>
              <m:r>
                <m:t>​</m:t>
              </m:r>
              <m:r>
                <m:t> </m:t>
              </m:r>
              <m:r>
                <m:t>​</m:t>
              </m:r>
              <m:d>
                <m:dPr>
                  <m:begChr m:val="|"/>
                  <m:sepChr m:val=""/>
                  <m:endChr m:val="|"/>
                  <m:grow/>
                </m:dPr>
                <m:e>
                  <m:r>
                    <m:t>b</m:t>
                  </m:r>
                </m:e>
              </m:d>
              <m:r>
                <m:t>​</m:t>
              </m:r>
              <m:r>
                <m:rPr>
                  <m:nor/>
                  <m:sty m:val="p"/>
                </m:rPr>
                <m:t>)</m:t>
              </m:r>
            </m:e>
            <m:e>
              <m:r>
                <m:t>&amp;</m:t>
              </m:r>
              <m:r>
                <m:rPr>
                  <m:sty m:val="p"/>
                </m:rPr>
                <m:t>=</m:t>
              </m:r>
              <m:r>
                <m:t>​</m:t>
              </m:r>
              <m:d>
                <m:dPr>
                  <m:begChr m:val="|"/>
                  <m:sepChr m:val=""/>
                  <m:endChr m:val="|"/>
                  <m:grow/>
                </m:dPr>
                <m:e>
                  <m:r>
                    <m:t>s</m:t>
                  </m:r>
                </m:e>
              </m:d>
              <m:r>
                <m:t>​</m:t>
              </m:r>
              <m:r>
                <m:t> </m:t>
              </m:r>
              <m:r>
                <m:t>​</m:t>
              </m:r>
              <m:d>
                <m:dPr>
                  <m:begChr m:val="∥"/>
                  <m:sepChr m:val=""/>
                  <m:endChr m:val="∥"/>
                  <m:grow/>
                </m:dPr>
                <m:e>
                  <m:acc>
                    <m:accPr>
                      <m:chr m:val="̃"/>
                    </m:accPr>
                    <m:e>
                      <m:r>
                        <m:t>y</m:t>
                      </m:r>
                    </m:e>
                  </m:acc>
                </m:e>
              </m:d>
              <m:sSup>
                <m:e>
                  <m:r>
                    <m:t>​</m:t>
                  </m:r>
                </m:e>
                <m:sup>
                  <m:r>
                    <m:t>2</m:t>
                  </m:r>
                </m:sup>
              </m:sSup>
              <m:r>
                <m:t>&amp;</m:t>
              </m:r>
              <m:r>
                <m:t>&amp;</m:t>
              </m:r>
              <m:r>
                <m:rPr>
                  <m:nor/>
                  <m:sty m:val="p"/>
                </m:rPr>
                <m:t>(</m:t>
              </m:r>
              <m:acc>
                <m:accPr>
                  <m:chr m:val="̃"/>
                </m:accPr>
                <m:e>
                  <m:r>
                    <m:t>y</m:t>
                  </m:r>
                </m:e>
              </m:acc>
              <m:r>
                <m:rPr>
                  <m:sty m:val="p"/>
                </m:rPr>
                <m:t>⋅</m:t>
              </m:r>
              <m:acc>
                <m:accPr>
                  <m:chr m:val="̃"/>
                </m:accPr>
                <m:e>
                  <m:r>
                    <m:t>y</m:t>
                  </m:r>
                </m:e>
              </m:acc>
              <m:r>
                <m:rPr>
                  <m:sty m:val="p"/>
                </m:rPr>
                <m:t>=</m:t>
              </m:r>
              <m:r>
                <m:t>​</m:t>
              </m:r>
              <m:d>
                <m:dPr>
                  <m:begChr m:val="∥"/>
                  <m:sepChr m:val=""/>
                  <m:endChr m:val="∥"/>
                  <m:grow/>
                </m:dPr>
                <m:e>
                  <m:acc>
                    <m:accPr>
                      <m:chr m:val="̃"/>
                    </m:accPr>
                    <m:e>
                      <m:r>
                        <m:t>y</m:t>
                      </m:r>
                    </m:e>
                  </m:acc>
                </m:e>
              </m:d>
              <m:sSup>
                <m:e>
                  <m:r>
                    <m:t>​</m:t>
                  </m:r>
                </m:e>
                <m:sup>
                  <m:r>
                    <m:t>2</m:t>
                  </m:r>
                </m:sup>
              </m:sSup>
              <m:r>
                <m:rPr>
                  <m:sty m:val="p"/>
                </m:rPr>
                <m:t>≥</m:t>
              </m:r>
              <m:r>
                <m:t>0</m:t>
              </m:r>
              <m:r>
                <m:rPr>
                  <m:nor/>
                  <m:sty m:val="p"/>
                </m:rPr>
                <m:t>, </m:t>
              </m:r>
              <m:r>
                <m:rPr>
                  <m:nor/>
                  <m:sty m:val="p"/>
                </m:rPr>
                <m:t>Equation 2</m:t>
              </m:r>
              <m:r>
                <m:rPr>
                  <m:nor/>
                  <m:sty m:val="p"/>
                </m:rPr>
                <m:t>)</m:t>
              </m:r>
            </m:e>
            <m:e>
              <m:r>
                <m:t>&amp;</m:t>
              </m:r>
              <m:r>
                <m:rPr>
                  <m:sty m:val="p"/>
                </m:rPr>
                <m:t>=</m:t>
              </m:r>
              <m:r>
                <m:t>​</m:t>
              </m:r>
              <m:d>
                <m:dPr>
                  <m:begChr m:val="("/>
                  <m:sepChr m:val=""/>
                  <m:endChr m:val=")"/>
                  <m:grow/>
                </m:dPr>
                <m:e>
                  <m:r>
                    <m:t>​</m:t>
                  </m:r>
                  <m:d>
                    <m:dPr>
                      <m:begChr m:val="|"/>
                      <m:sepChr m:val=""/>
                      <m:endChr m:val="|"/>
                      <m:grow/>
                    </m:dPr>
                    <m:e>
                      <m:r>
                        <m:t>s</m:t>
                      </m:r>
                    </m:e>
                  </m:d>
                  <m:r>
                    <m:t>​</m:t>
                  </m:r>
                  <m:r>
                    <m:t> </m:t>
                  </m:r>
                  <m:r>
                    <m:t>​</m:t>
                  </m:r>
                  <m:d>
                    <m:dPr>
                      <m:begChr m:val="∥"/>
                      <m:sepChr m:val=""/>
                      <m:endChr m:val="∥"/>
                      <m:grow/>
                    </m:dPr>
                    <m:e>
                      <m:acc>
                        <m:accPr>
                          <m:chr m:val="̃"/>
                        </m:accPr>
                        <m:e>
                          <m:r>
                            <m:t>y</m:t>
                          </m:r>
                        </m:e>
                      </m:acc>
                    </m:e>
                  </m:d>
                  <m:r>
                    <m:t>​</m:t>
                  </m:r>
                </m:e>
              </m:d>
              <m:r>
                <m:t>​</m:t>
              </m:r>
              <m:r>
                <m:t> </m:t>
              </m:r>
              <m:r>
                <m:t>​</m:t>
              </m:r>
              <m:d>
                <m:dPr>
                  <m:begChr m:val="∥"/>
                  <m:sepChr m:val=""/>
                  <m:endChr m:val="∥"/>
                  <m:grow/>
                </m:dPr>
                <m:e>
                  <m:acc>
                    <m:accPr>
                      <m:chr m:val="̃"/>
                    </m:accPr>
                    <m:e>
                      <m:r>
                        <m:t>y</m:t>
                      </m:r>
                    </m:e>
                  </m:acc>
                </m:e>
              </m:d>
              <m:r>
                <m:t>​</m:t>
              </m:r>
              <m:r>
                <m:t>&amp;</m:t>
              </m:r>
              <m:r>
                <m:t>&amp;</m:t>
              </m:r>
              <m:r>
                <m:rPr>
                  <m:nor/>
                  <m:sty m:val="p"/>
                </m:rPr>
                <m:t>(regroup)</m:t>
              </m:r>
            </m:e>
            <m:e>
              <m:r>
                <m:t>&amp;</m:t>
              </m:r>
              <m:r>
                <m:rPr>
                  <m:sty m:val="p"/>
                </m:rPr>
                <m:t>=</m:t>
              </m:r>
              <m:r>
                <m:t>​</m:t>
              </m:r>
              <m:d>
                <m:dPr>
                  <m:begChr m:val="∥"/>
                  <m:sepChr m:val=""/>
                  <m:endChr m:val="∥"/>
                  <m:grow/>
                </m:dPr>
                <m:e>
                  <m:r>
                    <m:t>s</m:t>
                  </m:r>
                  <m:r>
                    <m:t> </m:t>
                  </m:r>
                  <m:acc>
                    <m:accPr>
                      <m:chr m:val="̃"/>
                    </m:accPr>
                    <m:e>
                      <m:r>
                        <m:t>y</m:t>
                      </m:r>
                    </m:e>
                  </m:acc>
                </m:e>
              </m:d>
              <m:r>
                <m:t>​</m:t>
              </m:r>
              <m:r>
                <m:t> </m:t>
              </m:r>
              <m:r>
                <m:t>​</m:t>
              </m:r>
              <m:d>
                <m:dPr>
                  <m:begChr m:val="∥"/>
                  <m:sepChr m:val=""/>
                  <m:endChr m:val="∥"/>
                  <m:grow/>
                </m:dPr>
                <m:e>
                  <m:acc>
                    <m:accPr>
                      <m:chr m:val="̃"/>
                    </m:accPr>
                    <m:e>
                      <m:r>
                        <m:t>y</m:t>
                      </m:r>
                    </m:e>
                  </m:acc>
                </m:e>
              </m:d>
              <m:r>
                <m:t>​</m:t>
              </m:r>
              <m:r>
                <m:t>&amp;</m:t>
              </m:r>
              <m:r>
                <m:t>&amp;</m:t>
              </m:r>
              <m:r>
                <m:rPr>
                  <m:nor/>
                  <m:sty m:val="p"/>
                </m:rPr>
                <m:t>(</m:t>
              </m:r>
              <m:r>
                <m:rPr>
                  <m:nor/>
                  <m:sty m:val="p"/>
                </m:rPr>
                <m:t>Theorem 53</m:t>
              </m:r>
              <m:r>
                <m:rPr>
                  <m:nor/>
                  <m:sty m:val="p"/>
                </m:rPr>
                <m:t>, part 2)</m:t>
              </m:r>
            </m:e>
            <m:e>
              <m:r>
                <m:t>&amp;</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
                <m:t>&amp;</m:t>
              </m:r>
              <m:r>
                <m:t>&amp;</m:t>
              </m:r>
              <m:r>
                <m:rPr>
                  <m:nor/>
                  <m:sty m:val="p"/>
                </m:rPr>
                <m:t>(</m:t>
              </m:r>
              <m:r>
                <m:t>s</m:t>
              </m:r>
              <m:r>
                <m:t> </m:t>
              </m:r>
              <m:acc>
                <m:accPr>
                  <m:chr m:val="̃"/>
                </m:accPr>
                <m:e>
                  <m:r>
                    <m:t>y</m:t>
                  </m:r>
                </m:e>
              </m:acc>
              <m:r>
                <m:rPr>
                  <m:sty m:val="p"/>
                </m:rPr>
                <m:t>=</m:t>
              </m:r>
              <m:acc>
                <m:accPr>
                  <m:chr m:val="̃"/>
                </m:accPr>
                <m:e>
                  <m:r>
                    <m:t>x</m:t>
                  </m:r>
                </m:e>
              </m:acc>
              <m:r>
                <m:rPr>
                  <m:nor/>
                  <m:sty m:val="p"/>
                </m:rPr>
                <m:t>)</m:t>
              </m:r>
            </m:e>
          </m:eqArr>
        </m:oMath>
      </m:oMathPara>
    </w:p>
    <w:p>
      <w:pPr>
        <w:numPr>
          <w:ilvl w:val="0"/>
          <w:numId w:val="1000"/>
        </w:numPr>
      </w:pPr>
      <w:r>
        <w:t xml:space="preserve">so equality holds.</w:t>
      </w:r>
    </w:p>
    <w:bookmarkStart w:id="332" w:name="exm-cauchy-schwarz"/>
    <w:p>
      <w:pPr>
        <w:pStyle w:val="FirstParagraph"/>
      </w:pPr>
      <w:r>
        <w:rPr>
          <w:b/>
          <w:bCs/>
        </w:rPr>
        <w:t xml:space="preserve">Example 98 (A strict case and an equality case)</w:t>
      </w:r>
      <w:r>
        <w:t xml:space="preserve"> </w:t>
      </w:r>
      <w:r>
        <w:t xml:space="preserve"> </w:t>
      </w:r>
    </w:p>
    <w:p>
      <w:pPr>
        <w:numPr>
          <w:ilvl w:val="0"/>
          <w:numId w:val="1052"/>
        </w:numPr>
      </w:pPr>
      <w:r>
        <w:t xml:space="preserve">For</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3</m:t>
        </m:r>
        <m:r>
          <m:rPr>
            <m:sty m:val="p"/>
          </m:rPr>
          <m:t>,</m:t>
        </m:r>
        <m:r>
          <m:t>4</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3</m:t>
              </m:r>
              <m:r>
                <m:rPr>
                  <m:sty m:val="p"/>
                </m:rPr>
                <m:t>+</m:t>
              </m:r>
              <m:r>
                <m:t>8</m:t>
              </m:r>
            </m:e>
            <m:e>
              <m:r>
                <m:t>&amp;</m:t>
              </m:r>
              <m:r>
                <m:rPr>
                  <m:sty m:val="p"/>
                </m:rPr>
                <m:t>=</m:t>
              </m:r>
              <m:r>
                <m:t>11</m:t>
              </m:r>
              <m:r>
                <m:rPr>
                  <m:sty m:val="p"/>
                </m:rPr>
                <m:t>,</m:t>
              </m:r>
            </m:e>
          </m:eqArr>
        </m:oMath>
      </m:oMathPara>
    </w:p>
    <w:p>
      <w:pPr>
        <w:numPr>
          <w:ilvl w:val="0"/>
          <w:numId w:val="1000"/>
        </w:numPr>
      </w:pPr>
      <w:r>
        <w:t xml:space="preserve">while</w:t>
      </w:r>
      <w:r>
        <w:t xml:space="preserve"> </w:t>
      </w:r>
      <m:oMath>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ad>
          <m:radPr>
            <m:degHide m:val="on"/>
          </m:radPr>
          <m:deg/>
          <m:e>
            <m:r>
              <m:t>5</m:t>
            </m:r>
          </m:e>
        </m:rad>
        <m:r>
          <m:rPr>
            <m:sty m:val="p"/>
          </m:rPr>
          <m:t>⋅</m:t>
        </m:r>
        <m:r>
          <m:t>5</m:t>
        </m:r>
        <m:r>
          <m:rPr>
            <m:sty m:val="p"/>
          </m:rPr>
          <m:t>≈</m:t>
        </m:r>
        <m:r>
          <m:t>11.18</m:t>
        </m:r>
      </m:oMath>
      <w:r>
        <w:t xml:space="preserve">.</w:t>
      </w:r>
      <w:r>
        <w:t xml:space="preserve"> </w:t>
      </w:r>
      <w:r>
        <w:t xml:space="preserve">The inequality is strict, and the vectors are linearly independent:</w:t>
      </w:r>
      <w:r>
        <w:t xml:space="preserve"> </w:t>
      </w:r>
      <m:oMath>
        <m:r>
          <m:rPr>
            <m:sty m:val="p"/>
          </m:rPr>
          <m:t>(</m:t>
        </m:r>
        <m:r>
          <m:t>3</m:t>
        </m:r>
        <m:r>
          <m:rPr>
            <m:sty m:val="p"/>
          </m:rPr>
          <m:t>,</m:t>
        </m:r>
        <m:r>
          <m:t>4</m:t>
        </m:r>
        <m:r>
          <m:rPr>
            <m:sty m:val="p"/>
          </m:rPr>
          <m:t>)</m:t>
        </m:r>
      </m:oMath>
      <w:r>
        <w:t xml:space="preserve"> </w:t>
      </w:r>
      <w:r>
        <w:t xml:space="preserve">is not a multiple of</w:t>
      </w:r>
      <w:r>
        <w:t xml:space="preserve"> </w:t>
      </w:r>
      <m:oMath>
        <m:r>
          <m:rPr>
            <m:sty m:val="p"/>
          </m:rPr>
          <m:t>(</m:t>
        </m:r>
        <m:r>
          <m:t>1</m:t>
        </m:r>
        <m:r>
          <m:rPr>
            <m:sty m:val="p"/>
          </m:rPr>
          <m:t>,</m:t>
        </m:r>
        <m:r>
          <m:t>2</m:t>
        </m:r>
        <m:r>
          <m:rPr>
            <m:sty m:val="p"/>
          </m:rPr>
          <m:t>)</m:t>
        </m:r>
      </m:oMath>
      <w:r>
        <w:t xml:space="preserve">, since</w:t>
      </w:r>
      <w:r>
        <w:t xml:space="preserve"> </w:t>
      </w:r>
      <m:oMath>
        <m:r>
          <m:t>3</m:t>
        </m:r>
        <m:r>
          <m:rPr>
            <m:sty m:val="p"/>
          </m:rPr>
          <m:t>⋅</m:t>
        </m:r>
        <m:r>
          <m:t>2</m:t>
        </m:r>
        <m:r>
          <m:rPr>
            <m:sty m:val="p"/>
          </m:rPr>
          <m:t>≠</m:t>
        </m:r>
        <m:r>
          <m:t>4</m:t>
        </m:r>
      </m:oMath>
      <w:r>
        <w:t xml:space="preserve">.</w:t>
      </w:r>
    </w:p>
    <w:p>
      <w:pPr>
        <w:numPr>
          <w:ilvl w:val="0"/>
          <w:numId w:val="1052"/>
        </w:numPr>
      </w:pPr>
      <w:r>
        <w:t xml:space="preserve">For</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p>
    <w:p>
      <w:pPr>
        <w:pStyle w:val="BodyText"/>
      </w:pPr>
      <m:oMathPara>
        <m:oMathParaPr>
          <m:jc m:val="center"/>
        </m:oMathParaPr>
        <m:oMath>
          <m:eqArr>
            <m:e>
              <m:acc>
                <m:accPr>
                  <m:chr m:val="̃"/>
                </m:accPr>
                <m:e>
                  <m:r>
                    <m:t>y</m:t>
                  </m:r>
                </m:e>
              </m:acc>
              <m:r>
                <m:t>&amp;</m:t>
              </m:r>
              <m:r>
                <m:rPr>
                  <m:sty m:val="p"/>
                </m:rPr>
                <m:t>=</m:t>
              </m:r>
              <m:r>
                <m:rPr>
                  <m:sty m:val="p"/>
                </m:rPr>
                <m:t>(</m:t>
              </m:r>
              <m:r>
                <m:t>2</m:t>
              </m:r>
              <m:r>
                <m:rPr>
                  <m:sty m:val="p"/>
                </m:rPr>
                <m:t>,</m:t>
              </m:r>
              <m:r>
                <m:t>4</m:t>
              </m:r>
              <m:r>
                <m:rPr>
                  <m:sty m:val="p"/>
                </m:rPr>
                <m:t>)</m:t>
              </m:r>
            </m:e>
            <m:e>
              <m:r>
                <m:t>&amp;</m:t>
              </m:r>
              <m:r>
                <m:rPr>
                  <m:sty m:val="p"/>
                </m:rPr>
                <m:t>=</m:t>
              </m:r>
              <m:r>
                <m:t>2</m:t>
              </m:r>
              <m:r>
                <m:t> </m:t>
              </m:r>
              <m:acc>
                <m:accPr>
                  <m:chr m:val="̃"/>
                </m:accPr>
                <m:e>
                  <m:r>
                    <m:t>x</m:t>
                  </m:r>
                </m:e>
              </m:acc>
              <m:r>
                <m:rPr>
                  <m:sty m:val="p"/>
                </m:rPr>
                <m:t>:</m:t>
              </m:r>
            </m:e>
          </m:eqArr>
        </m:oMath>
      </m:oMathPara>
    </w:p>
    <w:p>
      <w:pPr>
        <w:pStyle w:val="FirstParagraph"/>
      </w:pPr>
      <m:oMathPara>
        <m:oMathParaPr>
          <m:jc m:val="center"/>
        </m:oMathParaPr>
        <m:oMath>
          <m:eqArr>
            <m:e>
              <m:acc>
                <m:accPr>
                  <m:chr m:val="̃"/>
                </m:accPr>
                <m:e>
                  <m:r>
                    <m:t>x</m:t>
                  </m:r>
                </m:e>
              </m:acc>
              <m:r>
                <m:rPr>
                  <m:sty m:val="p"/>
                </m:rPr>
                <m:t>⋅</m:t>
              </m:r>
              <m:acc>
                <m:accPr>
                  <m:chr m:val="̃"/>
                </m:accPr>
                <m:e>
                  <m:r>
                    <m:t>y</m:t>
                  </m:r>
                </m:e>
              </m:acc>
              <m:r>
                <m:t>&amp;</m:t>
              </m:r>
              <m:r>
                <m:rPr>
                  <m:sty m:val="p"/>
                </m:rPr>
                <m:t>=</m:t>
              </m:r>
              <m:r>
                <m:t>2</m:t>
              </m:r>
              <m:r>
                <m:rPr>
                  <m:sty m:val="p"/>
                </m:rPr>
                <m:t>+</m:t>
              </m:r>
              <m:r>
                <m:t>8</m:t>
              </m:r>
            </m:e>
            <m:e>
              <m:r>
                <m:t>&amp;</m:t>
              </m:r>
              <m:r>
                <m:rPr>
                  <m:sty m:val="p"/>
                </m:rPr>
                <m:t>=</m:t>
              </m:r>
              <m:r>
                <m:t>10</m:t>
              </m:r>
            </m:e>
          </m:eqArr>
        </m:oMath>
      </m:oMathPara>
    </w:p>
    <w:p>
      <w:pPr>
        <w:numPr>
          <w:ilvl w:val="0"/>
          <w:numId w:val="1000"/>
        </w:numPr>
      </w:pPr>
      <w:r>
        <w:t xml:space="preserve">and</w:t>
      </w:r>
    </w:p>
    <w:p>
      <w:pPr>
        <w:pStyle w:val="BodyText"/>
      </w:pPr>
      <m:oMathPara>
        <m:oMathParaPr>
          <m:jc m:val="center"/>
        </m:oMathParaPr>
        <m:oMath>
          <m:eqArr>
            <m:e>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t>&amp;</m:t>
              </m:r>
              <m:r>
                <m:rPr>
                  <m:sty m:val="p"/>
                </m:rPr>
                <m:t>=</m:t>
              </m:r>
              <m:rad>
                <m:radPr>
                  <m:degHide m:val="on"/>
                </m:radPr>
                <m:deg/>
                <m:e>
                  <m:r>
                    <m:t>5</m:t>
                  </m:r>
                </m:e>
              </m:rad>
              <m:r>
                <m:t> </m:t>
              </m:r>
              <m:rad>
                <m:radPr>
                  <m:degHide m:val="on"/>
                </m:radPr>
                <m:deg/>
                <m:e>
                  <m:r>
                    <m:t>20</m:t>
                  </m:r>
                </m:e>
              </m:rad>
            </m:e>
            <m:e>
              <m:r>
                <m:t>&amp;</m:t>
              </m:r>
              <m:r>
                <m:rPr>
                  <m:sty m:val="p"/>
                </m:rPr>
                <m:t>=</m:t>
              </m:r>
              <m:rad>
                <m:radPr>
                  <m:degHide m:val="on"/>
                </m:radPr>
                <m:deg/>
                <m:e>
                  <m:r>
                    <m:t>100</m:t>
                  </m:r>
                </m:e>
              </m:rad>
            </m:e>
            <m:e>
              <m:r>
                <m:t>&amp;</m:t>
              </m:r>
              <m:r>
                <m:rPr>
                  <m:sty m:val="p"/>
                </m:rPr>
                <m:t>=</m:t>
              </m:r>
              <m:r>
                <m:t>10</m:t>
              </m:r>
              <m:r>
                <m:rPr>
                  <m:sty m:val="p"/>
                </m:rPr>
                <m:t>,</m:t>
              </m:r>
            </m:e>
          </m:eqArr>
        </m:oMath>
      </m:oMathPara>
    </w:p>
    <w:p>
      <w:pPr>
        <w:numPr>
          <w:ilvl w:val="0"/>
          <w:numId w:val="1000"/>
        </w:numPr>
      </w:pPr>
      <w:r>
        <w:t xml:space="preserve">so equality holds.</w:t>
      </w:r>
    </w:p>
    <w:bookmarkEnd w:id="332"/>
    <w:bookmarkStart w:id="333" w:name="thm-triangle-inequality"/>
    <w:p>
      <w:pPr>
        <w:pStyle w:val="FirstParagraph"/>
      </w:pPr>
      <w:r>
        <w:rPr>
          <w:b/>
          <w:bCs/>
        </w:rPr>
        <w:t xml:space="preserve">Theorem 56 (Triangle inequality)</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rPr>
              <m:sty m:val="p"/>
            </m:rPr>
            <m:t>.</m:t>
          </m:r>
        </m:oMath>
      </m:oMathPara>
    </w:p>
    <w:bookmarkEnd w:id="333"/>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m:t>
              </m:r>
              <m:r>
                <m:rPr>
                  <m:nor/>
                  <m:sty m:val="p"/>
                </m:rPr>
                <m:t>Theorem 54</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(a number is at most its absolute value)</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m:t>
              </m:r>
              <m:r>
                <m:rPr>
                  <m:nor/>
                  <m:sty m:val="p"/>
                </m:rPr>
                <m:t>Theorem 55</m:t>
              </m:r>
              <m:r>
                <m:rPr>
                  <m:nor/>
                  <m:sty m:val="p"/>
                </m:rPr>
                <m:t>)</m:t>
              </m:r>
            </m:e>
            <m:e>
              <m:r>
                <m:t>&amp;</m:t>
              </m:r>
              <m:r>
                <m:rPr>
                  <m:sty m:val="p"/>
                </m:rPr>
                <m:t>=</m:t>
              </m:r>
              <m:r>
                <m:t>​</m:t>
              </m:r>
              <m:d>
                <m:dPr>
                  <m:begChr m:val="("/>
                  <m:sepChr m:val=""/>
                  <m:endChr m:val=")"/>
                  <m:grow/>
                </m:dPr>
                <m:e>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e>
              </m:d>
              <m:sSup>
                <m:e>
                  <m:r>
                    <m:t>​</m:t>
                  </m:r>
                </m:e>
                <m:sup>
                  <m:r>
                    <m:t>2</m:t>
                  </m:r>
                </m:sup>
              </m:sSup>
              <m:r>
                <m:rPr>
                  <m:sty m:val="p"/>
                </m:rPr>
                <m:t>.</m:t>
              </m:r>
              <m:r>
                <m:t>&amp;</m:t>
              </m:r>
              <m:r>
                <m:t>&amp;</m:t>
              </m:r>
              <m:r>
                <m:rPr>
                  <m:nor/>
                  <m:sty m:val="p"/>
                </m:rPr>
                <m:t>(expand the square)</m:t>
              </m:r>
            </m:e>
          </m:eqArr>
        </m:oMath>
      </m:oMathPara>
    </w:p>
    <w:p>
      <w:pPr>
        <w:pStyle w:val="FirstParagraph"/>
      </w:pPr>
      <w:r>
        <w:t xml:space="preserve">Both</w:t>
      </w:r>
      <w:r>
        <w:t xml:space="preserve"> </w:t>
      </w:r>
      <m:oMath>
        <m:r>
          <m:t>​</m:t>
        </m:r>
        <m:d>
          <m:dPr>
            <m:begChr m:val="∥"/>
            <m:sepChr m:val=""/>
            <m:endChr m:val="∥"/>
            <m:grow/>
          </m:dPr>
          <m:e>
            <m:acc>
              <m:accPr>
                <m:chr m:val="̃"/>
              </m:accPr>
              <m:e>
                <m:r>
                  <m:t>x</m:t>
                </m:r>
              </m:e>
            </m:acc>
            <m:r>
              <m:rPr>
                <m:sty m:val="p"/>
              </m:rPr>
              <m:t>+</m:t>
            </m:r>
            <m:acc>
              <m:accPr>
                <m:chr m:val="̃"/>
              </m:accPr>
              <m:e>
                <m:r>
                  <m:t>y</m:t>
                </m:r>
              </m:e>
            </m:acc>
          </m:e>
        </m:d>
        <m:r>
          <m:t>​</m:t>
        </m:r>
      </m:oMath>
      <w:r>
        <w:t xml:space="preserve"> </w:t>
      </w:r>
      <w:r>
        <w:t xml:space="preserve">and</w:t>
      </w:r>
      <w:r>
        <w:t xml:space="preserve"> </w:t>
      </w:r>
      <m:oMath>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oMath>
      <w:r>
        <w:t xml:space="preserve"> </w:t>
      </w:r>
      <w:r>
        <w:t xml:space="preserve">are nonnegative (</w:t>
      </w:r>
      <w:hyperlink w:anchor="thm-norm-properties">
        <w:r>
          <w:rPr>
            <w:rStyle w:val="Hyperlink"/>
          </w:rPr>
          <w:t xml:space="preserve">Theorem 53</w:t>
        </w:r>
      </w:hyperlink>
      <w:r>
        <w:t xml:space="preserve">),</w:t>
      </w:r>
      <w:r>
        <w:t xml:space="preserve"> </w:t>
      </w:r>
      <w:r>
        <w:t xml:space="preserve">and for nonnegative numbers</w:t>
      </w:r>
      <w:r>
        <w:t xml:space="preserve"> </w:t>
      </w:r>
      <m:oMath>
        <m:sSup>
          <m:e>
            <m:r>
              <m:t>a</m:t>
            </m:r>
          </m:e>
          <m:sup>
            <m:r>
              <m:t>2</m:t>
            </m:r>
          </m:sup>
        </m:sSup>
        <m:r>
          <m:rPr>
            <m:sty m:val="p"/>
          </m:rPr>
          <m:t>≤</m:t>
        </m:r>
        <m:sSup>
          <m:e>
            <m:r>
              <m:t>b</m:t>
            </m:r>
          </m:e>
          <m:sup>
            <m:r>
              <m:t>2</m:t>
            </m:r>
          </m:sup>
        </m:sSup>
      </m:oMath>
      <w:r>
        <w:t xml:space="preserve"> </w:t>
      </w:r>
      <w:r>
        <w:t xml:space="preserve">implies</w:t>
      </w:r>
      <w:r>
        <w:t xml:space="preserve"> </w:t>
      </w:r>
      <m:oMath>
        <m:r>
          <m:t>a</m:t>
        </m:r>
        <m:r>
          <m:rPr>
            <m:sty m:val="p"/>
          </m:rPr>
          <m:t>≤</m:t>
        </m:r>
        <m:r>
          <m:t>b</m:t>
        </m:r>
      </m:oMath>
      <w:r>
        <w:t xml:space="preserve">.</w:t>
      </w:r>
    </w:p>
    <w:bookmarkStart w:id="334" w:name="exm-triangle-inequality"/>
    <w:p>
      <w:pPr>
        <w:pStyle w:val="BodyText"/>
      </w:pPr>
      <w:r>
        <w:rPr>
          <w:b/>
          <w:bCs/>
        </w:rPr>
        <w:t xml:space="preserve">Example 99 (A strict case and an equality case)</w:t>
      </w:r>
      <w:r>
        <w:t xml:space="preserve"> </w:t>
      </w:r>
      <w:r>
        <w:t xml:space="preserve"> </w:t>
      </w:r>
    </w:p>
    <w:p>
      <w:pPr>
        <w:numPr>
          <w:ilvl w:val="0"/>
          <w:numId w:val="1053"/>
        </w:numPr>
      </w:pPr>
      <w:r>
        <w:t xml:space="preserve">For</w:t>
      </w:r>
      <w:r>
        <w:t xml:space="preserve"> </w:t>
      </w:r>
      <m:oMath>
        <m:acc>
          <m:accPr>
            <m:chr m:val="̃"/>
          </m:accPr>
          <m:e>
            <m:r>
              <m:t>x</m:t>
            </m:r>
          </m:e>
        </m:acc>
        <m:r>
          <m:rPr>
            <m:sty m:val="p"/>
          </m:rPr>
          <m:t>=</m:t>
        </m:r>
        <m:r>
          <m:rPr>
            <m:sty m:val="p"/>
          </m:rPr>
          <m:t>(</m:t>
        </m:r>
        <m:r>
          <m:t>3</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
                <m:t>​</m:t>
              </m:r>
              <m:d>
                <m:dPr>
                  <m:begChr m:val="∥"/>
                  <m:sepChr m:val=""/>
                  <m:endChr m:val="∥"/>
                  <m:grow/>
                </m:dPr>
                <m:e>
                  <m:r>
                    <m:rPr>
                      <m:sty m:val="p"/>
                    </m:rPr>
                    <m:t>(</m:t>
                  </m:r>
                  <m:r>
                    <m:t>3</m:t>
                  </m:r>
                  <m:r>
                    <m:rPr>
                      <m:sty m:val="p"/>
                    </m:rPr>
                    <m:t>,</m:t>
                  </m:r>
                  <m:r>
                    <m:t>4</m:t>
                  </m:r>
                  <m:r>
                    <m:rPr>
                      <m:sty m:val="p"/>
                    </m:rPr>
                    <m:t>)</m:t>
                  </m:r>
                </m:e>
              </m:d>
              <m:r>
                <m:t>​</m:t>
              </m:r>
            </m:e>
            <m:e>
              <m:r>
                <m:t>&amp;</m:t>
              </m:r>
              <m:r>
                <m:rPr>
                  <m:sty m:val="p"/>
                </m:rPr>
                <m:t>=</m:t>
              </m:r>
              <m:r>
                <m:t>5</m:t>
              </m:r>
              <m:r>
                <m:rPr>
                  <m:sty m:val="p"/>
                </m:rPr>
                <m:t>,</m:t>
              </m:r>
            </m:e>
          </m:eqArr>
        </m:oMath>
      </m:oMathPara>
    </w:p>
    <w:p>
      <w:pPr>
        <w:numPr>
          <w:ilvl w:val="0"/>
          <w:numId w:val="1000"/>
        </w:numPr>
      </w:pPr>
      <w:r>
        <w:t xml:space="preserve">while</w:t>
      </w:r>
    </w:p>
    <w:p>
      <w:pPr>
        <w:pStyle w:val="BodyText"/>
      </w:pPr>
      <m:oMathPara>
        <m:oMathParaPr>
          <m:jc m:val="center"/>
        </m:oMathParaPr>
        <m:oMath>
          <m:eqArr>
            <m:e>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t>&amp;</m:t>
              </m:r>
              <m:r>
                <m:rPr>
                  <m:sty m:val="p"/>
                </m:rPr>
                <m:t>=</m:t>
              </m:r>
              <m:r>
                <m:t>3</m:t>
              </m:r>
              <m:r>
                <m:rPr>
                  <m:sty m:val="p"/>
                </m:rPr>
                <m:t>+</m:t>
              </m:r>
              <m:r>
                <m:t>4</m:t>
              </m:r>
            </m:e>
            <m:e>
              <m:r>
                <m:t>&amp;</m:t>
              </m:r>
              <m:r>
                <m:rPr>
                  <m:sty m:val="p"/>
                </m:rPr>
                <m:t>=</m:t>
              </m:r>
              <m:r>
                <m:t>7</m:t>
              </m:r>
              <m:r>
                <m:rPr>
                  <m:sty m:val="p"/>
                </m:rPr>
                <m:t>.</m:t>
              </m:r>
            </m:e>
          </m:eqArr>
        </m:oMath>
      </m:oMathPara>
    </w:p>
    <w:p>
      <w:pPr>
        <w:numPr>
          <w:ilvl w:val="0"/>
          <w:numId w:val="1053"/>
        </w:numPr>
      </w:pPr>
      <w:r>
        <w:t xml:space="preserve">For</w:t>
      </w:r>
      <w:r>
        <w:t xml:space="preserve"> </w:t>
      </w:r>
      <m:oMath>
        <m:acc>
          <m:accPr>
            <m:chr m:val="̃"/>
          </m:accPr>
          <m:e>
            <m:r>
              <m:t>x</m:t>
            </m:r>
          </m:e>
        </m:acc>
        <m:r>
          <m:rPr>
            <m:sty m:val="p"/>
          </m:rPr>
          <m:t>=</m:t>
        </m:r>
        <m:r>
          <m:rPr>
            <m:sty m:val="p"/>
          </m:rPr>
          <m:t>(</m:t>
        </m:r>
        <m:r>
          <m:t>1</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2</m:t>
        </m:r>
        <m:r>
          <m:rPr>
            <m:sty m:val="p"/>
          </m:rPr>
          <m:t>,</m:t>
        </m:r>
        <m:r>
          <m:t>0</m:t>
        </m:r>
        <m:r>
          <m:rPr>
            <m:sty m:val="p"/>
          </m:rPr>
          <m:t>)</m:t>
        </m:r>
      </m:oMath>
      <w:r>
        <w:t xml:space="preserve">, which point the same way:</w:t>
      </w:r>
    </w:p>
    <w:p>
      <w:pPr>
        <w:pStyle w:val="BodyText"/>
      </w:pPr>
      <m:oMathPara>
        <m:oMathParaPr>
          <m:jc m:val="center"/>
        </m:oMathParaPr>
        <m:oMath>
          <m:eqArr>
            <m:e>
              <m:r>
                <m:t>​</m:t>
              </m:r>
              <m:d>
                <m:dPr>
                  <m:begChr m:val="∥"/>
                  <m:sepChr m:val=""/>
                  <m:endChr m:val="∥"/>
                  <m:grow/>
                </m:dPr>
                <m:e>
                  <m:r>
                    <m:rPr>
                      <m:sty m:val="p"/>
                    </m:rPr>
                    <m:t>(</m:t>
                  </m:r>
                  <m:r>
                    <m:t>3</m:t>
                  </m:r>
                  <m:r>
                    <m:rPr>
                      <m:sty m:val="p"/>
                    </m:rPr>
                    <m:t>,</m:t>
                  </m:r>
                  <m:r>
                    <m:t>0</m:t>
                  </m:r>
                  <m:r>
                    <m:rPr>
                      <m:sty m:val="p"/>
                    </m:rPr>
                    <m:t>)</m:t>
                  </m:r>
                </m:e>
              </m:d>
              <m:r>
                <m:t>​</m:t>
              </m:r>
              <m:r>
                <m:t>&amp;</m:t>
              </m:r>
              <m:r>
                <m:rPr>
                  <m:sty m:val="p"/>
                </m:rPr>
                <m:t>=</m:t>
              </m:r>
              <m:r>
                <m:t>3</m:t>
              </m:r>
            </m:e>
            <m:e>
              <m:r>
                <m:t>&amp;</m:t>
              </m:r>
              <m:r>
                <m:rPr>
                  <m:sty m:val="p"/>
                </m:rPr>
                <m:t>=</m:t>
              </m:r>
              <m:r>
                <m:t>1</m:t>
              </m:r>
              <m:r>
                <m:rPr>
                  <m:sty m:val="p"/>
                </m:rPr>
                <m:t>+</m:t>
              </m:r>
              <m:r>
                <m:t>2</m:t>
              </m:r>
              <m:r>
                <m:rPr>
                  <m:sty m:val="p"/>
                </m:rPr>
                <m:t>,</m:t>
              </m:r>
            </m:e>
          </m:eqArr>
        </m:oMath>
      </m:oMathPara>
    </w:p>
    <w:p>
      <w:pPr>
        <w:numPr>
          <w:ilvl w:val="0"/>
          <w:numId w:val="1000"/>
        </w:numPr>
      </w:pPr>
      <w:r>
        <w:t xml:space="preserve">so equality holds.</w:t>
      </w:r>
    </w:p>
    <w:bookmarkEnd w:id="334"/>
    <w:bookmarkStart w:id="335" w:name="def-norm"/>
    <w:p>
      <w:pPr>
        <w:pStyle w:val="FirstParagraph"/>
      </w:pPr>
      <w:r>
        <w:rPr>
          <w:b/>
          <w:bCs/>
        </w:rPr>
        <w:t xml:space="preserve">Definition 59 (Norm (normed vector space))</w:t>
      </w:r>
      <w:r>
        <w:t xml:space="preserve"> </w:t>
      </w:r>
      <w:r>
        <w:t xml:space="preserve">A</w:t>
      </w:r>
      <w:r>
        <w:t xml:space="preserve"> </w:t>
      </w:r>
      <w:r>
        <w:rPr>
          <w:b/>
          <w:bCs/>
        </w:rPr>
        <w:t xml:space="preserve">norm</w:t>
      </w:r>
      <w:r>
        <w:t xml:space="preserve"> </w:t>
      </w:r>
      <w:r>
        <w:t xml:space="preserve">on a real vector space</w:t>
      </w:r>
      <w:r>
        <w:t xml:space="preserve"> </w:t>
      </w:r>
      <m:oMath>
        <m:r>
          <m:t>V</m:t>
        </m:r>
      </m:oMath>
      <w:r>
        <w:t xml:space="preserve"> </w:t>
      </w:r>
      <w:r>
        <w:t xml:space="preserve">is a function</w:t>
      </w:r>
      <w:r>
        <w:t xml:space="preserve"> </w:t>
      </w:r>
      <m:oMath>
        <m:r>
          <m:t>​</m:t>
        </m:r>
        <m:d>
          <m:dPr>
            <m:begChr m:val="∥"/>
            <m:sepChr m:val=""/>
            <m:endChr m:val="∥"/>
            <m:grow/>
          </m:dPr>
          <m:e>
            <m:r>
              <m:rPr>
                <m:sty m:val="p"/>
              </m:rPr>
              <m:t>⋅</m:t>
            </m:r>
          </m:e>
        </m:d>
        <m:r>
          <m:t>​</m:t>
        </m:r>
        <m:r>
          <m:rPr>
            <m:sty m:val="p"/>
          </m:rPr>
          <m:t>:</m:t>
        </m:r>
        <m:r>
          <m:t>V</m:t>
        </m:r>
        <m:r>
          <m:rPr>
            <m:sty m:val="p"/>
          </m:rPr>
          <m:t>→</m:t>
        </m:r>
        <m:r>
          <m:rPr>
            <m:sty m:val="p"/>
          </m:rPr>
          <m:t>[</m:t>
        </m:r>
        <m:r>
          <m:t>0</m:t>
        </m:r>
        <m:r>
          <m:rPr>
            <m:sty m:val="p"/>
          </m:rPr>
          <m:t>,</m:t>
        </m:r>
        <m:r>
          <m:rPr>
            <m:sty m:val="p"/>
          </m:rPr>
          <m:t>∞</m:t>
        </m:r>
        <m:r>
          <m:rPr>
            <m:sty m:val="p"/>
          </m:rPr>
          <m:t>)</m:t>
        </m:r>
      </m:oMath>
      <w:r>
        <w:t xml:space="preserve"> </w:t>
      </w:r>
      <w:r>
        <w:t xml:space="preserve">that assigns to each vector</w:t>
      </w:r>
      <w:r>
        <w:t xml:space="preserve"> </w:t>
      </w:r>
      <m:oMath>
        <m:acc>
          <m:accPr>
            <m:chr m:val="̃"/>
          </m:accPr>
          <m:e>
            <m:r>
              <m:t>x</m:t>
            </m:r>
          </m:e>
        </m:acc>
        <m:r>
          <m:rPr>
            <m:sty m:val="p"/>
          </m:rPr>
          <m:t>∈</m:t>
        </m:r>
        <m:r>
          <m:t>V</m:t>
        </m:r>
      </m:oMath>
      <w:r>
        <w:t xml:space="preserve"> </w:t>
      </w:r>
      <w:r>
        <w:t xml:space="preserve">a nonnegative real number</w:t>
      </w:r>
      <w:r>
        <w:t xml:space="preserve"> </w:t>
      </w:r>
      <m:oMath>
        <m:r>
          <m:t>​</m:t>
        </m:r>
        <m:d>
          <m:dPr>
            <m:begChr m:val="∥"/>
            <m:sepChr m:val=""/>
            <m:endChr m:val="∥"/>
            <m:grow/>
          </m:dPr>
          <m:e>
            <m:acc>
              <m:accPr>
                <m:chr m:val="̃"/>
              </m:accPr>
              <m:e>
                <m:r>
                  <m:t>x</m:t>
                </m:r>
              </m:e>
            </m:acc>
          </m:e>
        </m:d>
        <m:r>
          <m:t>​</m:t>
        </m:r>
      </m:oMath>
      <w:r>
        <w:t xml:space="preserve">,</w:t>
      </w:r>
      <w:r>
        <w:t xml:space="preserve"> </w:t>
      </w:r>
      <w:r>
        <w:t xml:space="preserve">and satisfies the following three axioms for all</w:t>
      </w:r>
      <w:r>
        <w:t xml:space="preserve"> </w:t>
      </w:r>
      <m:oMath>
        <m:acc>
          <m:accPr>
            <m:chr m:val="̃"/>
          </m:accPr>
          <m:e>
            <m:r>
              <m:t>x</m:t>
            </m:r>
          </m:e>
        </m:acc>
        <m:r>
          <m:rPr>
            <m:sty m:val="p"/>
          </m:rPr>
          <m:t>,</m:t>
        </m:r>
        <m:acc>
          <m:accPr>
            <m:chr m:val="̃"/>
          </m:accPr>
          <m:e>
            <m:r>
              <m:t>y</m:t>
            </m:r>
          </m:e>
        </m:acc>
        <m:r>
          <m:rPr>
            <m:sty m:val="p"/>
          </m:rPr>
          <m:t>∈</m:t>
        </m:r>
        <m:r>
          <m:t>V</m:t>
        </m:r>
      </m:oMath>
      <w:r>
        <w:t xml:space="preserve"> </w:t>
      </w:r>
      <w:r>
        <w:t xml:space="preserve">and all scalars</w:t>
      </w:r>
      <w:r>
        <w:t xml:space="preserve"> </w:t>
      </w:r>
      <m:oMath>
        <m:r>
          <m:t>c</m:t>
        </m:r>
        <m:r>
          <m:rPr>
            <m:sty m:val="p"/>
          </m:rPr>
          <m:t>∈</m:t>
        </m:r>
        <m:r>
          <m:rPr>
            <m:scr m:val="double-struck"/>
            <m:sty m:val="p"/>
          </m:rPr>
          <m:t>R</m:t>
        </m:r>
      </m:oMath>
      <w:r>
        <w:t xml:space="preserve">:</w:t>
      </w:r>
    </w:p>
    <w:p>
      <w:pPr>
        <w:pStyle w:val="Compact"/>
        <w:numPr>
          <w:ilvl w:val="0"/>
          <w:numId w:val="1054"/>
        </w:numPr>
      </w:pPr>
      <w:r>
        <w:rPr>
          <w:b/>
          <w:bCs/>
        </w:rPr>
        <w:t xml:space="preserve">Positivity and definiteness</w:t>
      </w:r>
      <w:r>
        <w:t xml:space="preserve">:</w:t>
      </w:r>
      <w:r>
        <w:t xml:space="preserve"> </w:t>
      </w:r>
      <m:oMath>
        <m:r>
          <m:t>​</m:t>
        </m:r>
        <m:d>
          <m:dPr>
            <m:begChr m:val="∥"/>
            <m:sepChr m:val=""/>
            <m:endChr m:val="∥"/>
            <m:grow/>
          </m:dPr>
          <m:e>
            <m:acc>
              <m:accPr>
                <m:chr m:val="̃"/>
              </m:accPr>
              <m:e>
                <m:r>
                  <m:t>x</m:t>
                </m:r>
              </m:e>
            </m:acc>
          </m:e>
        </m:d>
        <m:r>
          <m:t>​</m:t>
        </m:r>
        <m:r>
          <m:rPr>
            <m:sty m:val="p"/>
          </m:rPr>
          <m:t>≥</m:t>
        </m:r>
        <m:r>
          <m:t>0</m:t>
        </m:r>
      </m:oMath>
      <w:r>
        <w:t xml:space="preserve">, and</w:t>
      </w:r>
      <w:r>
        <w:t xml:space="preserve"> </w:t>
      </w:r>
      <m:oMath>
        <m:r>
          <m:t>​</m:t>
        </m:r>
        <m:d>
          <m:dPr>
            <m:begChr m:val="∥"/>
            <m:sepChr m:val=""/>
            <m:endChr m:val="∥"/>
            <m:grow/>
          </m:dPr>
          <m:e>
            <m:acc>
              <m:accPr>
                <m:chr m:val="̃"/>
              </m:accPr>
              <m:e>
                <m:r>
                  <m:t>x</m:t>
                </m:r>
              </m:e>
            </m:acc>
          </m:e>
        </m:d>
        <m:r>
          <m:t>​</m:t>
        </m:r>
        <m:r>
          <m:rPr>
            <m:sty m:val="p"/>
          </m:rPr>
          <m:t>=</m:t>
        </m:r>
        <m:r>
          <m:t>0</m:t>
        </m:r>
      </m:oMath>
      <w:r>
        <w:t xml:space="preserve"> </w:t>
      </w:r>
      <w:r>
        <w:t xml:space="preserve">if and only if</w:t>
      </w:r>
      <w:r>
        <w:t xml:space="preserve"> </w:t>
      </w:r>
      <m:oMath>
        <m:acc>
          <m:accPr>
            <m:chr m:val="̃"/>
          </m:accPr>
          <m:e>
            <m:r>
              <m:t>x</m:t>
            </m:r>
          </m:e>
        </m:acc>
        <m:r>
          <m:rPr>
            <m:sty m:val="p"/>
          </m:rPr>
          <m:t>=</m:t>
        </m:r>
        <m:acc>
          <m:accPr>
            <m:chr m:val="̃"/>
          </m:accPr>
          <m:e>
            <m:r>
              <m:t>0</m:t>
            </m:r>
          </m:e>
        </m:acc>
      </m:oMath>
      <w:r>
        <w:t xml:space="preserve">;</w:t>
      </w:r>
    </w:p>
    <w:p>
      <w:pPr>
        <w:pStyle w:val="Compact"/>
        <w:numPr>
          <w:ilvl w:val="0"/>
          <w:numId w:val="1054"/>
        </w:numPr>
      </w:pPr>
      <w:r>
        <w:rPr>
          <w:b/>
          <w:bCs/>
        </w:rPr>
        <w:t xml:space="preserve">Absolute homogeneity</w:t>
      </w:r>
      <w:r>
        <w:t xml:space="preserve">:</w:t>
      </w:r>
      <w:r>
        <w:t xml:space="preserve"> </w:t>
      </w:r>
      <m:oMath>
        <m:r>
          <m:t>​</m:t>
        </m:r>
        <m:d>
          <m:dPr>
            <m:begChr m:val="∥"/>
            <m:sepChr m:val=""/>
            <m:endChr m:val="∥"/>
            <m:grow/>
          </m:dPr>
          <m:e>
            <m:r>
              <m:t>c</m:t>
            </m:r>
            <m:r>
              <m:t> </m:t>
            </m:r>
            <m:acc>
              <m:accPr>
                <m:chr m:val="̃"/>
              </m:accPr>
              <m:e>
                <m:r>
                  <m:t>x</m:t>
                </m:r>
              </m:e>
            </m:acc>
          </m:e>
        </m:d>
        <m:r>
          <m:t>​</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oMath>
      <w:r>
        <w:t xml:space="preserve">;</w:t>
      </w:r>
    </w:p>
    <w:p>
      <w:pPr>
        <w:pStyle w:val="Compact"/>
        <w:numPr>
          <w:ilvl w:val="0"/>
          <w:numId w:val="1054"/>
        </w:numPr>
      </w:pPr>
      <w:r>
        <w:rPr>
          <w:b/>
          <w:bCs/>
        </w:rPr>
        <w:t xml:space="preserve">Subadditivity (triangle inequality)</w:t>
      </w:r>
      <w:r>
        <w:t xml:space="preserve">:</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oMath>
      <w:r>
        <w:t xml:space="preserve">.</w:t>
      </w:r>
    </w:p>
    <w:p>
      <w:pPr>
        <w:pStyle w:val="FirstParagraph"/>
      </w:pPr>
      <w:r>
        <w:t xml:space="preserve">A vector space equipped with a norm is called a</w:t>
      </w:r>
      <w:r>
        <w:t xml:space="preserve"> </w:t>
      </w:r>
      <w:r>
        <w:rPr>
          <w:b/>
          <w:bCs/>
        </w:rPr>
        <w:t xml:space="preserve">normed vector space</w:t>
      </w:r>
      <w:r>
        <w:t xml:space="preserve"> </w:t>
      </w:r>
      <w:r>
        <w:t xml:space="preserve">(or</w:t>
      </w:r>
      <w:r>
        <w:t xml:space="preserve"> </w:t>
      </w:r>
      <w:r>
        <w:rPr>
          <w:b/>
          <w:bCs/>
        </w:rPr>
        <w:t xml:space="preserve">normed space</w:t>
      </w:r>
      <w:r>
        <w:t xml:space="preserve">).</w:t>
      </w:r>
    </w:p>
    <w:bookmarkEnd w:id="335"/>
    <w:bookmarkStart w:id="336" w:name="exm-norm-euclidean"/>
    <w:p>
      <w:pPr>
        <w:pStyle w:val="BodyText"/>
      </w:pPr>
      <w:r>
        <w:rPr>
          <w:b/>
          <w:bCs/>
        </w:rPr>
        <w:t xml:space="preserve">Example 100 (Euclidean space as a normed vector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Euclidean norm (</w:t>
      </w:r>
      <w:hyperlink w:anchor="def-euclidean-norm">
        <w:r>
          <w:rPr>
            <w:rStyle w:val="Hyperlink"/>
          </w:rPr>
          <w:t xml:space="preserve">Definition 14</w:t>
        </w:r>
      </w:hyperlink>
      <w:r>
        <w:t xml:space="preserve">)</w:t>
      </w:r>
      <w:r>
        <w:t xml:space="preserve"> </w:t>
      </w:r>
      <w:r>
        <w:t xml:space="preserve">is a normed vector space:</w:t>
      </w:r>
    </w:p>
    <w:p>
      <w:pPr>
        <w:pStyle w:val="Compact"/>
        <w:numPr>
          <w:ilvl w:val="0"/>
          <w:numId w:val="1055"/>
        </w:numPr>
      </w:pPr>
      <w:r>
        <w:t xml:space="preserve">Positivity and absolute homogeneity hold by</w:t>
      </w:r>
      <w:r>
        <w:t xml:space="preserve"> </w:t>
      </w:r>
      <w:hyperlink w:anchor="thm-norm-properties">
        <w:r>
          <w:rPr>
            <w:rStyle w:val="Hyperlink"/>
          </w:rPr>
          <w:t xml:space="preserve">Theorem 53</w:t>
        </w:r>
      </w:hyperlink>
      <w:r>
        <w:t xml:space="preserve">.</w:t>
      </w:r>
    </w:p>
    <w:p>
      <w:pPr>
        <w:pStyle w:val="Compact"/>
        <w:numPr>
          <w:ilvl w:val="0"/>
          <w:numId w:val="1055"/>
        </w:numPr>
      </w:pPr>
      <w:r>
        <w:t xml:space="preserve">The triangle inequality holds by</w:t>
      </w:r>
      <w:r>
        <w:t xml:space="preserve"> </w:t>
      </w:r>
      <w:hyperlink w:anchor="thm-triangle-inequality">
        <w:r>
          <w:rPr>
            <w:rStyle w:val="Hyperlink"/>
          </w:rPr>
          <w:t xml:space="preserve">Theorem 56</w:t>
        </w:r>
      </w:hyperlink>
      <w:r>
        <w:t xml:space="preserve">.</w:t>
      </w:r>
    </w:p>
    <w:p>
      <w:pPr>
        <w:pStyle w:val="FirstParagraph"/>
      </w:pPr>
      <w:r>
        <w:t xml:space="preserve">Every inner product space</w:t>
      </w:r>
      <w:r>
        <w:t xml:space="preserve"> </w:t>
      </w:r>
      <m:oMath>
        <m:r>
          <m:rPr>
            <m:sty m:val="p"/>
          </m:rPr>
          <m:t>(</m:t>
        </m:r>
        <m:sSup>
          <m:e>
            <m:r>
              <m:rPr>
                <m:scr m:val="double-struck"/>
                <m:sty m:val="p"/>
              </m:rPr>
              <m:t>R</m:t>
            </m:r>
          </m:e>
          <m:sup>
            <m:r>
              <m:t>p</m:t>
            </m:r>
          </m:sup>
        </m:sSup>
        <m:r>
          <m:rPr>
            <m:sty m:val="p"/>
          </m:rPr>
          <m:t>,</m:t>
        </m:r>
        <m:d>
          <m:dPr>
            <m:begChr m:val="⟨"/>
            <m:sepChr m:val=""/>
            <m:endChr m:val="⟩"/>
            <m:grow/>
          </m:dPr>
          <m:e>
            <m:r>
              <m:rPr>
                <m:sty m:val="p"/>
              </m:rPr>
              <m:t>⋅</m:t>
            </m:r>
            <m:r>
              <m:rPr>
                <m:sty m:val="p"/>
              </m:rPr>
              <m:t>,</m:t>
            </m:r>
            <m:r>
              <m:rPr>
                <m:sty m:val="p"/>
              </m:rPr>
              <m:t>⋅</m:t>
            </m:r>
          </m:e>
        </m:d>
        <m:r>
          <m:rPr>
            <m:sty m:val="p"/>
          </m:rPr>
          <m:t>)</m:t>
        </m:r>
      </m:oMath>
      <w:r>
        <w:t xml:space="preserve"> </w:t>
      </w:r>
      <w:r>
        <w:t xml:space="preserve">(</w:t>
      </w:r>
      <w:hyperlink w:anchor="def-inner-product-space">
        <w:r>
          <w:rPr>
            <w:rStyle w:val="Hyperlink"/>
          </w:rPr>
          <w:t xml:space="preserve">Definition 57</w:t>
        </w:r>
      </w:hyperlink>
      <w:r>
        <w:t xml:space="preserve">)</w:t>
      </w:r>
      <w:r>
        <w:t xml:space="preserve"> </w:t>
      </w:r>
      <w:r>
        <w:t xml:space="preserve">naturally defines an induced norm</w:t>
      </w:r>
      <w:r>
        <w:t xml:space="preserve"> </w:t>
      </w:r>
      <m:oMath>
        <m:r>
          <m:t>​</m:t>
        </m:r>
        <m:d>
          <m:dPr>
            <m:begChr m:val="∥"/>
            <m:sepChr m:val=""/>
            <m:endChr m:val="∥"/>
            <m:grow/>
          </m:dPr>
          <m:e>
            <m:acc>
              <m:accPr>
                <m:chr m:val="̃"/>
              </m:accPr>
              <m:e>
                <m:r>
                  <m:t>x</m:t>
                </m:r>
              </m:e>
            </m:acc>
          </m:e>
        </m:d>
        <m:r>
          <m:t>​</m:t>
        </m:r>
        <m:limUpp>
          <m:e>
            <m:r>
              <m:rPr>
                <m:sty m:val="p"/>
              </m:rPr>
              <m:t>=</m:t>
            </m:r>
          </m:e>
          <m:lim>
            <m:r>
              <m:rPr>
                <m:nor/>
                <m:sty m:val="p"/>
              </m:rPr>
              <m:t>def</m:t>
            </m:r>
          </m:lim>
        </m:limUpp>
        <m:rad>
          <m:radPr>
            <m:degHide m:val="on"/>
          </m:radPr>
          <m:deg/>
          <m:e>
            <m:d>
              <m:dPr>
                <m:begChr m:val="⟨"/>
                <m:sepChr m:val=""/>
                <m:endChr m:val="⟩"/>
                <m:grow/>
              </m:dPr>
              <m:e>
                <m:acc>
                  <m:accPr>
                    <m:chr m:val="̃"/>
                  </m:accPr>
                  <m:e>
                    <m:r>
                      <m:t>x</m:t>
                    </m:r>
                  </m:e>
                </m:acc>
                <m:r>
                  <m:rPr>
                    <m:sty m:val="p"/>
                  </m:rPr>
                  <m:t>,</m:t>
                </m:r>
                <m:acc>
                  <m:accPr>
                    <m:chr m:val="̃"/>
                  </m:accPr>
                  <m:e>
                    <m:r>
                      <m:t>x</m:t>
                    </m:r>
                  </m:e>
                </m:acc>
              </m:e>
            </m:d>
          </m:e>
        </m:rad>
      </m:oMath>
      <w:r>
        <w:t xml:space="preserve">,</w:t>
      </w:r>
      <w:r>
        <w:t xml:space="preserve"> </w:t>
      </w:r>
      <w:r>
        <w:t xml:space="preserve">which satisfies all three norm axioms.</w:t>
      </w:r>
    </w:p>
    <w:bookmarkEnd w:id="336"/>
    <w:bookmarkStart w:id="337" w:name="def-vector-p-norm"/>
    <w:p>
      <w:pPr>
        <w:pStyle w:val="BodyText"/>
      </w:pPr>
      <w:r>
        <w:rPr>
          <w:b/>
          <w:bCs/>
        </w:rPr>
        <w:t xml:space="preserve">Definition 60 (Vector</w:t>
      </w:r>
      <w:r>
        <w:rPr>
          <w:b/>
          <w:bCs/>
        </w:rPr>
        <w:t xml:space="preserve"> </w:t>
      </w:r>
      <m:oMath>
        <m:r>
          <m:t>p</m:t>
        </m:r>
      </m:oMath>
      <w:r>
        <w:rPr>
          <w:b/>
          <w:bCs/>
        </w:rPr>
        <w:t xml:space="preserve">-norm (</w:t>
      </w:r>
      <m:oMath>
        <m:sSub>
          <m:e>
            <m:r>
              <m:t>ℓ</m:t>
            </m:r>
          </m:e>
          <m:sub>
            <m:r>
              <m:t>p</m:t>
            </m:r>
          </m:sub>
        </m:sSub>
      </m:oMath>
      <w:r>
        <w:rPr>
          <w:b/>
          <w:bCs/>
        </w:rPr>
        <w:t xml:space="preserve"> </w:t>
      </w:r>
      <w:r>
        <w:rPr>
          <w:b/>
          <w:bCs/>
        </w:rPr>
        <w:t xml:space="preserve">norm,</w:t>
      </w:r>
      <w:r>
        <w:rPr>
          <w:b/>
          <w:bCs/>
        </w:rPr>
        <w:t xml:space="preserve"> </w:t>
      </w:r>
      <m:oMath>
        <m:sSub>
          <m:e>
            <m:r>
              <m:t>ℓ</m:t>
            </m:r>
          </m:e>
          <m:sub>
            <m:r>
              <m:t>1</m:t>
            </m:r>
          </m:sub>
        </m:sSub>
      </m:oMath>
      <w:r>
        <w:rPr>
          <w:b/>
          <w:bCs/>
        </w:rPr>
        <w:t xml:space="preserve"> </w:t>
      </w:r>
      <w:r>
        <w:rPr>
          <w:b/>
          <w:bCs/>
        </w:rPr>
        <w:t xml:space="preserve">norm,</w:t>
      </w:r>
      <w:r>
        <w:rPr>
          <w:b/>
          <w:bCs/>
        </w:rPr>
        <w:t xml:space="preserve"> </w:t>
      </w:r>
      <m:oMath>
        <m:sSub>
          <m:e>
            <m:r>
              <m:t>ℓ</m:t>
            </m:r>
          </m:e>
          <m:sub>
            <m:r>
              <m:t>2</m:t>
            </m:r>
          </m:sub>
        </m:sSub>
      </m:oMath>
      <w:r>
        <w:rPr>
          <w:b/>
          <w:bCs/>
        </w:rPr>
        <w:t xml:space="preserve"> </w:t>
      </w:r>
      <w:r>
        <w:rPr>
          <w:b/>
          <w:bCs/>
        </w:rPr>
        <w:t xml:space="preserve">norm, infinity norm))</w:t>
      </w:r>
      <w:r>
        <w:t xml:space="preserve"> </w:t>
      </w:r>
      <w:r>
        <w:t xml:space="preserve">For a vector</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 </w:t>
      </w:r>
      <w:r>
        <w:t xml:space="preserve">and any real number</w:t>
      </w:r>
      <w:r>
        <w:t xml:space="preserve"> </w:t>
      </w:r>
      <m:oMath>
        <m:r>
          <m:t>k</m:t>
        </m:r>
        <m:r>
          <m:rPr>
            <m:sty m:val="p"/>
          </m:rPr>
          <m:t>≥</m:t>
        </m:r>
        <m:r>
          <m:t>1</m:t>
        </m:r>
      </m:oMath>
      <w:r>
        <w:t xml:space="preserve">,</w:t>
      </w:r>
      <w:r>
        <w:t xml:space="preserve"> </w:t>
      </w:r>
      <w:r>
        <w:t xml:space="preserve">the</w:t>
      </w:r>
      <w:r>
        <w:t xml:space="preserve"> </w:t>
      </w:r>
      <w:r>
        <w:rPr>
          <w:b/>
          <w:bCs/>
        </w:rPr>
        <w:t xml:space="preserve">vector</w:t>
      </w:r>
      <w:r>
        <w:rPr>
          <w:b/>
          <w:bCs/>
        </w:rPr>
        <w:t xml:space="preserve"> </w:t>
      </w:r>
      <m:oMath>
        <m:r>
          <m:t>p</m:t>
        </m:r>
      </m:oMath>
      <w:r>
        <w:rPr>
          <w:b/>
          <w:bCs/>
        </w:rPr>
        <w:t xml:space="preserve">-norm</w:t>
      </w:r>
      <w:r>
        <w:t xml:space="preserve"> </w:t>
      </w:r>
      <w:r>
        <w:t xml:space="preserve">(or</w:t>
      </w:r>
      <w:r>
        <w:t xml:space="preserve"> </w:t>
      </w:r>
      <m:oMath>
        <m:sSub>
          <m:e>
            <m:r>
              <m:t>ℓ</m:t>
            </m:r>
          </m:e>
          <m:sub>
            <m:r>
              <m:t>p</m:t>
            </m:r>
          </m:sub>
        </m:sSub>
      </m:oMath>
      <w:r>
        <w:rPr>
          <w:b/>
          <w:bCs/>
        </w:rPr>
        <w:t xml:space="preserve"> </w:t>
      </w:r>
      <w:r>
        <w:rPr>
          <w:b/>
          <w:bCs/>
        </w:rPr>
        <w:t xml:space="preserve">norm</w:t>
      </w:r>
      <w:r>
        <w:t xml:space="preserve">, traditionally named with parameter</w:t>
      </w:r>
      <w:r>
        <w:t xml:space="preserve"> </w:t>
      </w:r>
      <m:oMath>
        <m:r>
          <m:t>p</m:t>
        </m:r>
      </m:oMath>
      <w:r>
        <w:t xml:space="preserve"> </w:t>
      </w:r>
      <w:r>
        <w:t xml:space="preserve">but denoted here with exponent</w:t>
      </w:r>
      <w:r>
        <w:t xml:space="preserve"> </w:t>
      </w:r>
      <m:oMath>
        <m:r>
          <m:t>k</m:t>
        </m:r>
      </m:oMath>
      <w:r>
        <w:t xml:space="preserve"> </w:t>
      </w:r>
      <w:r>
        <w:t xml:space="preserve">to avoid clashing with the ambient vector dimension</w:t>
      </w:r>
      <w:r>
        <w:t xml:space="preserve"> </w:t>
      </w:r>
      <m:oMath>
        <m:r>
          <m:t>p</m:t>
        </m:r>
      </m:oMath>
      <w:r>
        <w:t xml:space="preserve">) is:</w:t>
      </w:r>
    </w:p>
    <w:p>
      <w:pPr>
        <w:pStyle w:val="BodyText"/>
      </w:pPr>
      <m:oMathPara>
        <m:oMathParaPr>
          <m:jc m:val="center"/>
        </m:oMathParaPr>
        <m:oMath>
          <m:r>
            <m:t>​</m:t>
          </m:r>
          <m:d>
            <m:dPr>
              <m:begChr m:val="∥"/>
              <m:sepChr m:val=""/>
              <m:endChr m:val="∥"/>
              <m:grow/>
            </m:dPr>
            <m:e>
              <m:acc>
                <m:accPr>
                  <m:chr m:val="̃"/>
                </m:accPr>
                <m:e>
                  <m:r>
                    <m:t>x</m:t>
                  </m:r>
                </m:e>
              </m:acc>
            </m:e>
          </m:d>
          <m:sSub>
            <m:e>
              <m:r>
                <m:t>​</m:t>
              </m:r>
            </m:e>
            <m:sub>
              <m:r>
                <m:t>k</m:t>
              </m:r>
            </m:sub>
          </m:sSub>
          <m:limUpp>
            <m:e>
              <m:r>
                <m:rPr>
                  <m:sty m:val="p"/>
                </m:rPr>
                <m:t>=</m:t>
              </m:r>
            </m:e>
            <m:lim>
              <m:r>
                <m:rPr>
                  <m:nor/>
                  <m:sty m:val="p"/>
                </m:rPr>
                <m:t>def</m:t>
              </m:r>
            </m:lim>
          </m:limUpp>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e>
          </m:d>
          <m:sSup>
            <m:e>
              <m:r>
                <m:t>​</m:t>
              </m:r>
            </m:e>
            <m:sup>
              <m:r>
                <m:t>1</m:t>
              </m:r>
              <m:r>
                <m:rPr>
                  <m:sty m:val="p"/>
                </m:rPr>
                <m:t>/</m:t>
              </m:r>
              <m:r>
                <m:t>k</m:t>
              </m:r>
            </m:sup>
          </m:sSup>
          <m:r>
            <m:rPr>
              <m:sty m:val="p"/>
            </m:rPr>
            <m:t>.</m:t>
          </m:r>
        </m:oMath>
      </m:oMathPara>
    </w:p>
    <w:p>
      <w:pPr>
        <w:pStyle w:val="FirstParagraph"/>
      </w:pPr>
      <w:r>
        <w:t xml:space="preserve">The cases</w:t>
      </w:r>
      <w:r>
        <w:t xml:space="preserve"> </w:t>
      </w:r>
      <m:oMath>
        <m:r>
          <m:t>k</m:t>
        </m:r>
        <m:r>
          <m:rPr>
            <m:sty m:val="p"/>
          </m:rPr>
          <m:t>=</m:t>
        </m:r>
        <m:r>
          <m:t>1</m:t>
        </m:r>
      </m:oMath>
      <w:r>
        <w:t xml:space="preserve"> </w:t>
      </w:r>
      <w:r>
        <w:t xml:space="preserve">and</w:t>
      </w:r>
      <w:r>
        <w:t xml:space="preserve"> </w:t>
      </w:r>
      <m:oMath>
        <m:r>
          <m:t>k</m:t>
        </m:r>
        <m:r>
          <m:rPr>
            <m:sty m:val="p"/>
          </m:rPr>
          <m:t>=</m:t>
        </m:r>
        <m:r>
          <m:t>2</m:t>
        </m:r>
      </m:oMath>
      <w:r>
        <w:t xml:space="preserve"> </w:t>
      </w:r>
      <w:r>
        <w:t xml:space="preserve">are named the</w:t>
      </w:r>
      <w:r>
        <w:t xml:space="preserve"> </w:t>
      </w:r>
      <m:oMath>
        <m:sSub>
          <m:e>
            <m:r>
              <m:t>ℓ</m:t>
            </m:r>
          </m:e>
          <m:sub>
            <m:r>
              <m:t>1</m:t>
            </m:r>
          </m:sub>
        </m:sSub>
      </m:oMath>
      <w:r>
        <w:rPr>
          <w:b/>
          <w:bCs/>
        </w:rPr>
        <w:t xml:space="preserve"> </w:t>
      </w:r>
      <w:r>
        <w:rPr>
          <w:b/>
          <w:bCs/>
        </w:rPr>
        <w:t xml:space="preserve">norm</w:t>
      </w:r>
      <w:r>
        <w:t xml:space="preserve"> </w:t>
      </w:r>
      <w:r>
        <w:t xml:space="preserve">(also the</w:t>
      </w:r>
      <w:r>
        <w:t xml:space="preserve"> </w:t>
      </w:r>
      <w:r>
        <w:rPr>
          <w:b/>
          <w:bCs/>
        </w:rPr>
        <w:t xml:space="preserve">taxicab norm</w:t>
      </w:r>
      <w:r>
        <w:t xml:space="preserve"> </w:t>
      </w:r>
      <w:r>
        <w:t xml:space="preserve">or</w:t>
      </w:r>
      <w:r>
        <w:t xml:space="preserve"> </w:t>
      </w:r>
      <w:r>
        <w:rPr>
          <w:b/>
          <w:bCs/>
        </w:rPr>
        <w:t xml:space="preserve">Manhattan norm</w:t>
      </w:r>
      <w:r>
        <w:t xml:space="preserve">)</w:t>
      </w:r>
      <w:r>
        <w:t xml:space="preserve"> </w:t>
      </w:r>
      <w:r>
        <w:t xml:space="preserve">and the</w:t>
      </w:r>
      <w:r>
        <w:t xml:space="preserve"> </w:t>
      </w:r>
      <m:oMath>
        <m:sSub>
          <m:e>
            <m:r>
              <m:t>ℓ</m:t>
            </m:r>
          </m:e>
          <m:sub>
            <m:r>
              <m:t>2</m:t>
            </m:r>
          </m:sub>
        </m:sSub>
      </m:oMath>
      <w:r>
        <w:rPr>
          <w:b/>
          <w:bCs/>
        </w:rPr>
        <w:t xml:space="preserve"> </w:t>
      </w:r>
      <w:r>
        <w:rPr>
          <w:b/>
          <w:bCs/>
        </w:rPr>
        <w:t xml:space="preserve">norm</w:t>
      </w:r>
      <w:r>
        <w:t xml:space="preserve">.</w:t>
      </w:r>
      <w:r>
        <w:t xml:space="preserve"> </w:t>
      </w:r>
      <w:r>
        <w:t xml:space="preserve">The</w:t>
      </w:r>
      <w:r>
        <w:t xml:space="preserve"> </w:t>
      </w:r>
      <w:r>
        <w:rPr>
          <w:b/>
          <w:bCs/>
        </w:rPr>
        <w:t xml:space="preserve">infinity norm</w:t>
      </w:r>
      <w:r>
        <w:t xml:space="preserve"> </w:t>
      </w:r>
      <w:r>
        <w:t xml:space="preserve">(also the</w:t>
      </w:r>
      <w:r>
        <w:t xml:space="preserve"> </w:t>
      </w:r>
      <m:oMath>
        <m:sSub>
          <m:e>
            <m:r>
              <m:t>ℓ</m:t>
            </m:r>
          </m:e>
          <m:sub>
            <m:r>
              <m:rPr>
                <m:sty m:val="p"/>
              </m:rPr>
              <m:t>∞</m:t>
            </m:r>
          </m:sub>
        </m:sSub>
      </m:oMath>
      <w:r>
        <w:rPr>
          <w:b/>
          <w:bCs/>
        </w:rPr>
        <w:t xml:space="preserve"> </w:t>
      </w:r>
      <w:r>
        <w:rPr>
          <w:b/>
          <w:bCs/>
        </w:rPr>
        <w:t xml:space="preserve">norm</w:t>
      </w:r>
      <w:r>
        <w:t xml:space="preserve">,</w:t>
      </w:r>
      <w:r>
        <w:t xml:space="preserve"> </w:t>
      </w:r>
      <w:r>
        <w:rPr>
          <w:b/>
          <w:bCs/>
        </w:rPr>
        <w:t xml:space="preserve">maximum norm</w:t>
      </w:r>
      <w:r>
        <w:t xml:space="preserve">, or</w:t>
      </w:r>
      <w:r>
        <w:t xml:space="preserve"> </w:t>
      </w:r>
      <w:r>
        <w:rPr>
          <w:b/>
          <w:bCs/>
        </w:rPr>
        <w:t xml:space="preserve">Chebyshev norm</w:t>
      </w:r>
      <w:r>
        <w:t xml:space="preserve">) is defined separately by</w:t>
      </w:r>
    </w:p>
    <w:p>
      <w:pPr>
        <w:pStyle w:val="BodyText"/>
      </w:pPr>
      <m:oMathPara>
        <m:oMathParaPr>
          <m:jc m:val="center"/>
        </m:oMathParaPr>
        <m:oMath>
          <m:r>
            <m:t>​</m:t>
          </m:r>
          <m:d>
            <m:dPr>
              <m:begChr m:val="∥"/>
              <m:sepChr m:val=""/>
              <m:endChr m:val="∥"/>
              <m:grow/>
            </m:dPr>
            <m:e>
              <m:acc>
                <m:accPr>
                  <m:chr m:val="̃"/>
                </m:accPr>
                <m:e>
                  <m:r>
                    <m:t>x</m:t>
                  </m:r>
                </m:e>
              </m:acc>
            </m:e>
          </m:d>
          <m:sSub>
            <m:e>
              <m:r>
                <m:t>​</m:t>
              </m:r>
            </m:e>
            <m:sub>
              <m:r>
                <m:rPr>
                  <m:sty m:val="p"/>
                </m:rPr>
                <m:t>∞</m:t>
              </m:r>
            </m:sub>
          </m:sSub>
          <m:limUpp>
            <m:e>
              <m:r>
                <m:rPr>
                  <m:sty m:val="p"/>
                </m:rPr>
                <m:t>=</m:t>
              </m:r>
            </m:e>
            <m:lim>
              <m:r>
                <m:rPr>
                  <m:nor/>
                  <m:sty m:val="p"/>
                </m:rPr>
                <m:t>def</m:t>
              </m:r>
            </m:lim>
          </m:limUpp>
          <m:limLow>
            <m:e>
              <m:r>
                <m:rPr>
                  <m:sty m:val="p"/>
                </m:rPr>
                <m:t>max</m:t>
              </m:r>
            </m:e>
            <m:lim>
              <m:r>
                <m:t>1</m:t>
              </m:r>
              <m:r>
                <m:rPr>
                  <m:sty m:val="p"/>
                </m:rPr>
                <m:t>≤</m:t>
              </m:r>
              <m:r>
                <m:t>i</m:t>
              </m:r>
              <m:r>
                <m:rPr>
                  <m:sty m:val="p"/>
                </m:rPr>
                <m:t>≤</m:t>
              </m:r>
              <m:r>
                <m:t>p</m:t>
              </m:r>
            </m:lim>
          </m:limLow>
          <m:r>
            <m:t>​</m:t>
          </m:r>
          <m:d>
            <m:dPr>
              <m:begChr m:val="|"/>
              <m:sepChr m:val=""/>
              <m:endChr m:val="|"/>
              <m:grow/>
            </m:dPr>
            <m:e>
              <m:sSub>
                <m:e>
                  <m:r>
                    <m:t>x</m:t>
                  </m:r>
                </m:e>
                <m:sub>
                  <m:r>
                    <m:t>i</m:t>
                  </m:r>
                </m:sub>
              </m:sSub>
            </m:e>
          </m:d>
          <m:r>
            <m:t>​</m:t>
          </m:r>
          <m:r>
            <m:rPr>
              <m:sty m:val="p"/>
            </m:rPr>
            <m:t>.</m:t>
          </m:r>
        </m:oMath>
      </m:oMathPara>
    </w:p>
    <w:bookmarkEnd w:id="337"/>
    <w:bookmarkStart w:id="338" w:name="exm-vector-p-norm"/>
    <w:p>
      <w:pPr>
        <w:pStyle w:val="FirstParagraph"/>
      </w:pPr>
      <w:r>
        <w:rPr>
          <w:b/>
          <w:bCs/>
        </w:rPr>
        <w:t xml:space="preserve">Example 101 (Calculating</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and</w:t>
      </w:r>
      <w:r>
        <w:rPr>
          <w:b/>
          <w:bCs/>
        </w:rPr>
        <w:t xml:space="preserve"> </w:t>
      </w:r>
      <m:oMath>
        <m:sSub>
          <m:e>
            <m:r>
              <m:t>ℓ</m:t>
            </m:r>
          </m:e>
          <m:sub>
            <m:r>
              <m:rPr>
                <m:sty m:val="p"/>
              </m:rPr>
              <m:t>∞</m:t>
            </m:r>
          </m:sub>
        </m:sSub>
      </m:oMath>
      <w:r>
        <w:rPr>
          <w:b/>
          <w:bCs/>
        </w:rPr>
        <w:t xml:space="preserve"> </w:t>
      </w:r>
      <w:r>
        <w:rPr>
          <w:b/>
          <w:bCs/>
        </w:rPr>
        <w:t xml:space="preserve">norms)</w:t>
      </w:r>
      <w:r>
        <w:t xml:space="preserve"> </w:t>
      </w:r>
      <w:r>
        <w:t xml:space="preserve">For</w:t>
      </w:r>
      <w:r>
        <w:t xml:space="preserve"> </w:t>
      </w:r>
      <m:oMath>
        <m:acc>
          <m:accPr>
            <m:chr m:val="̃"/>
          </m:accPr>
          <m:e>
            <m:r>
              <m:t>x</m:t>
            </m:r>
          </m:e>
        </m:acc>
        <m:r>
          <m:rPr>
            <m:sty m:val="p"/>
          </m:rPr>
          <m:t>=</m:t>
        </m:r>
        <m:r>
          <m:rPr>
            <m:sty m:val="p"/>
          </m:rPr>
          <m:t>(</m:t>
        </m:r>
        <m:r>
          <m:t>3</m:t>
        </m:r>
        <m:r>
          <m:rPr>
            <m:sty m:val="p"/>
          </m:rPr>
          <m:t>,</m:t>
        </m:r>
        <m:r>
          <m:rPr>
            <m:sty m:val="p"/>
          </m:rPr>
          <m:t>−</m:t>
        </m:r>
        <m:r>
          <m:t>4</m:t>
        </m:r>
        <m:r>
          <m:rPr>
            <m:sty m:val="p"/>
          </m:rPr>
          <m:t>)</m:t>
        </m:r>
        <m:r>
          <m:rPr>
            <m:sty m:val="p"/>
          </m:rPr>
          <m:t>∈</m:t>
        </m:r>
        <m:sSup>
          <m:e>
            <m:r>
              <m:rPr>
                <m:scr m:val="double-struck"/>
                <m:sty m:val="p"/>
              </m:rPr>
              <m:t>R</m:t>
            </m:r>
          </m:e>
          <m:sup>
            <m:r>
              <m:t>2</m:t>
            </m:r>
          </m:sup>
        </m:sSup>
      </m:oMath>
      <w:r>
        <w:t xml:space="preserve">:</w:t>
      </w:r>
    </w:p>
    <w:p>
      <w:pPr>
        <w:numPr>
          <w:ilvl w:val="0"/>
          <w:numId w:val="1056"/>
        </w:numPr>
      </w:pPr>
      <m:oMath>
        <m:sSub>
          <m:e>
            <m:r>
              <m:t>ℓ</m:t>
            </m:r>
          </m:e>
          <m:sub>
            <m:r>
              <m:t>1</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t>1</m:t>
                  </m:r>
                </m:sub>
              </m:sSub>
              <m:r>
                <m:t>&amp;</m:t>
              </m:r>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e>
            <m:e>
              <m:r>
                <m:t>&amp;</m:t>
              </m:r>
              <m:r>
                <m:rPr>
                  <m:sty m:val="p"/>
                </m:rPr>
                <m:t>=</m:t>
              </m:r>
              <m:r>
                <m:t>3</m:t>
              </m:r>
              <m:r>
                <m:rPr>
                  <m:sty m:val="p"/>
                </m:rPr>
                <m:t>+</m:t>
              </m:r>
              <m:r>
                <m:t>4</m:t>
              </m:r>
            </m:e>
            <m:e>
              <m:r>
                <m:t>&amp;</m:t>
              </m:r>
              <m:r>
                <m:rPr>
                  <m:sty m:val="p"/>
                </m:rPr>
                <m:t>=</m:t>
              </m:r>
              <m:r>
                <m:t>7</m:t>
              </m:r>
              <m:r>
                <m:rPr>
                  <m:sty m:val="p"/>
                </m:rPr>
                <m:t>.</m:t>
              </m:r>
            </m:e>
          </m:eqArr>
        </m:oMath>
      </m:oMathPara>
    </w:p>
    <w:p>
      <w:pPr>
        <w:numPr>
          <w:ilvl w:val="0"/>
          <w:numId w:val="1056"/>
        </w:numPr>
      </w:pPr>
      <m:oMath>
        <m:sSub>
          <m:e>
            <m:r>
              <m:t>ℓ</m:t>
            </m:r>
          </m:e>
          <m:sub>
            <m:r>
              <m:t>2</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t>2</m:t>
                  </m:r>
                </m:sub>
              </m:sSub>
              <m:r>
                <m:t>&amp;</m:t>
              </m:r>
              <m:r>
                <m:rPr>
                  <m:sty m:val="p"/>
                </m:rPr>
                <m:t>=</m:t>
              </m:r>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e>
            <m:e>
              <m:r>
                <m:t>&amp;</m:t>
              </m:r>
              <m:r>
                <m:rPr>
                  <m:sty m:val="p"/>
                </m:rPr>
                <m:t>=</m:t>
              </m:r>
              <m:rad>
                <m:radPr>
                  <m:degHide m:val="on"/>
                </m:radPr>
                <m:deg/>
                <m:e>
                  <m:r>
                    <m:t>9</m:t>
                  </m:r>
                  <m:r>
                    <m:rPr>
                      <m:sty m:val="p"/>
                    </m:rPr>
                    <m:t>+</m:t>
                  </m:r>
                  <m:r>
                    <m:t>16</m:t>
                  </m:r>
                </m:e>
              </m:rad>
            </m:e>
            <m:e>
              <m:r>
                <m:t>&amp;</m:t>
              </m:r>
              <m:r>
                <m:rPr>
                  <m:sty m:val="p"/>
                </m:rPr>
                <m:t>=</m:t>
              </m:r>
              <m:rad>
                <m:radPr>
                  <m:degHide m:val="on"/>
                </m:radPr>
                <m:deg/>
                <m:e>
                  <m:r>
                    <m:t>25</m:t>
                  </m:r>
                </m:e>
              </m:rad>
            </m:e>
            <m:e>
              <m:r>
                <m:t>&amp;</m:t>
              </m:r>
              <m:r>
                <m:rPr>
                  <m:sty m:val="p"/>
                </m:rPr>
                <m:t>=</m:t>
              </m:r>
              <m:r>
                <m:t>5</m:t>
              </m:r>
              <m:r>
                <m:rPr>
                  <m:sty m:val="p"/>
                </m:rPr>
                <m:t>.</m:t>
              </m:r>
            </m:e>
          </m:eqArr>
        </m:oMath>
      </m:oMathPara>
    </w:p>
    <w:p>
      <w:pPr>
        <w:numPr>
          <w:ilvl w:val="0"/>
          <w:numId w:val="1056"/>
        </w:numPr>
      </w:pPr>
      <m:oMath>
        <m:sSub>
          <m:e>
            <m:r>
              <m:t>ℓ</m:t>
            </m:r>
          </m:e>
          <m:sub>
            <m:r>
              <m:rPr>
                <m:sty m:val="p"/>
              </m:rPr>
              <m:t>∞</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rPr>
                      <m:sty m:val="p"/>
                    </m:rPr>
                    <m:t>∞</m:t>
                  </m:r>
                </m:sub>
              </m:sSub>
              <m:r>
                <m:t>&amp;</m:t>
              </m:r>
              <m:r>
                <m:rPr>
                  <m:sty m:val="p"/>
                </m:rPr>
                <m:t>=</m:t>
              </m:r>
              <m:r>
                <m:rPr>
                  <m:sty m:val="p"/>
                </m:rPr>
                <m:t>max</m:t>
              </m:r>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e>
            <m:e>
              <m:r>
                <m:t>&amp;</m:t>
              </m:r>
              <m:r>
                <m:rPr>
                  <m:sty m:val="p"/>
                </m:rPr>
                <m:t>=</m:t>
              </m:r>
              <m:r>
                <m:t>4</m:t>
              </m:r>
              <m:r>
                <m:rPr>
                  <m:sty m:val="p"/>
                </m:rPr>
                <m:t>.</m:t>
              </m:r>
            </m:e>
          </m:eqArr>
        </m:oMath>
      </m:oMathPara>
    </w:p>
    <w:p>
      <w:pPr>
        <w:pStyle w:val="FirstParagraph"/>
      </w:pPr>
      <w:r>
        <w:t xml:space="preserve">Notice that</w:t>
      </w:r>
      <w:r>
        <w:t xml:space="preserve"> </w:t>
      </w:r>
      <m:oMath>
        <m:r>
          <m:t>4</m:t>
        </m:r>
        <m:r>
          <m:rPr>
            <m:sty m:val="p"/>
          </m:rPr>
          <m:t>≤</m:t>
        </m:r>
        <m:r>
          <m:t>5</m:t>
        </m:r>
        <m:r>
          <m:rPr>
            <m:sty m:val="p"/>
          </m:rPr>
          <m:t>≤</m:t>
        </m:r>
        <m:r>
          <m:t>7</m:t>
        </m:r>
      </m:oMath>
      <w:r>
        <w:t xml:space="preserve">. For any vector</w:t>
      </w:r>
      <w:r>
        <w:t xml:space="preserve"> </w:t>
      </w:r>
      <m:oMath>
        <m:acc>
          <m:accPr>
            <m:chr m:val="̃"/>
          </m:accPr>
          <m:e>
            <m:r>
              <m:t>x</m:t>
            </m:r>
          </m:e>
        </m:acc>
        <m:r>
          <m:rPr>
            <m:sty m:val="p"/>
          </m:rPr>
          <m:t>∈</m:t>
        </m:r>
        <m:sSup>
          <m:e>
            <m:r>
              <m:rPr>
                <m:scr m:val="double-struck"/>
                <m:sty m:val="p"/>
              </m:rPr>
              <m:t>R</m:t>
            </m:r>
          </m:e>
          <m:sup>
            <m:r>
              <m:t>p</m:t>
            </m:r>
          </m:sup>
        </m:sSup>
      </m:oMath>
      <w:r>
        <w:t xml:space="preserve">, the norms satisfy the chain of inequalities:</w:t>
      </w:r>
    </w:p>
    <w:p>
      <w:pPr>
        <w:pStyle w:val="BodyText"/>
      </w:pPr>
      <m:oMathPara>
        <m:oMathParaPr>
          <m:jc m:val="center"/>
        </m:oMathParaPr>
        <m:oMath>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x</m:t>
                  </m:r>
                </m:e>
              </m:acc>
            </m:e>
          </m:d>
          <m:sSub>
            <m:e>
              <m:r>
                <m:t>​</m:t>
              </m:r>
            </m:e>
            <m:sub>
              <m:r>
                <m:t>2</m:t>
              </m:r>
            </m:sub>
          </m:sSub>
          <m:r>
            <m:rPr>
              <m:sty m:val="p"/>
            </m:rPr>
            <m:t>≤</m:t>
          </m:r>
          <m:r>
            <m:t>​</m:t>
          </m:r>
          <m:d>
            <m:dPr>
              <m:begChr m:val="∥"/>
              <m:sepChr m:val=""/>
              <m:endChr m:val="∥"/>
              <m:grow/>
            </m:dPr>
            <m:e>
              <m:acc>
                <m:accPr>
                  <m:chr m:val="̃"/>
                </m:accPr>
                <m:e>
                  <m:r>
                    <m:t>x</m:t>
                  </m:r>
                </m:e>
              </m:acc>
            </m:e>
          </m:d>
          <m:sSub>
            <m:e>
              <m:r>
                <m:t>​</m:t>
              </m:r>
            </m:e>
            <m:sub>
              <m:r>
                <m:t>1</m:t>
              </m:r>
            </m:sub>
          </m:sSub>
          <m:r>
            <m:rPr>
              <m:sty m:val="p"/>
            </m:rPr>
            <m:t>≤</m:t>
          </m:r>
          <m:rad>
            <m:radPr>
              <m:degHide m:val="on"/>
            </m:radPr>
            <m:deg/>
            <m:e>
              <m:r>
                <m:t>p</m:t>
              </m:r>
            </m:e>
          </m:rad>
          <m:r>
            <m:t> </m:t>
          </m:r>
          <m:r>
            <m:t>​</m:t>
          </m:r>
          <m:d>
            <m:dPr>
              <m:begChr m:val="∥"/>
              <m:sepChr m:val=""/>
              <m:endChr m:val="∥"/>
              <m:grow/>
            </m:dPr>
            <m:e>
              <m:acc>
                <m:accPr>
                  <m:chr m:val="̃"/>
                </m:accPr>
                <m:e>
                  <m:r>
                    <m:t>x</m:t>
                  </m:r>
                </m:e>
              </m:acc>
            </m:e>
          </m:d>
          <m:sSub>
            <m:e>
              <m:r>
                <m:t>​</m:t>
              </m:r>
            </m:e>
            <m:sub>
              <m:r>
                <m:t>2</m:t>
              </m:r>
            </m:sub>
          </m:sSub>
          <m:r>
            <m:rPr>
              <m:sty m:val="p"/>
            </m:rPr>
            <m:t>≤</m:t>
          </m:r>
          <m:r>
            <m:t>p</m:t>
          </m:r>
          <m:r>
            <m:t> </m:t>
          </m:r>
          <m:r>
            <m:t>​</m:t>
          </m:r>
          <m:d>
            <m:dPr>
              <m:begChr m:val="∥"/>
              <m:sepChr m:val=""/>
              <m:endChr m:val="∥"/>
              <m:grow/>
            </m:dPr>
            <m:e>
              <m:acc>
                <m:accPr>
                  <m:chr m:val="̃"/>
                </m:accPr>
                <m:e>
                  <m:r>
                    <m:t>x</m:t>
                  </m:r>
                </m:e>
              </m:acc>
            </m:e>
          </m:d>
          <m:sSub>
            <m:e>
              <m:r>
                <m:t>​</m:t>
              </m:r>
            </m:e>
            <m:sub>
              <m:r>
                <m:rPr>
                  <m:sty m:val="p"/>
                </m:rPr>
                <m:t>∞</m:t>
              </m:r>
            </m:sub>
          </m:sSub>
          <m:r>
            <m:rPr>
              <m:sty m:val="p"/>
            </m:rPr>
            <m:t>.</m:t>
          </m:r>
        </m:oMath>
      </m:oMathPara>
    </w:p>
    <w:bookmarkEnd w:id="338"/>
    <w:bookmarkStart w:id="339" w:name="rem-vector-norms-sparsity"/>
    <w:p>
      <w:pPr>
        <w:pStyle w:val="FirstParagraph"/>
      </w:pPr>
      <w:r>
        <w:rPr>
          <w:i/>
          <w:iCs/>
        </w:rPr>
        <w:t xml:space="preserve">Remark 16</w:t>
      </w:r>
      <w:r>
        <w:t xml:space="preserve"> (Unit balls and regularization in machine learning). </w:t>
      </w:r>
      <w:r>
        <w:t xml:space="preserve">The unit ball in</w:t>
      </w:r>
      <w:r>
        <w:t xml:space="preserve"> </w:t>
      </w:r>
      <m:oMath>
        <m:sSup>
          <m:e>
            <m:r>
              <m:rPr>
                <m:scr m:val="double-struck"/>
                <m:sty m:val="p"/>
              </m:rPr>
              <m:t>R</m:t>
            </m:r>
          </m:e>
          <m:sup>
            <m:r>
              <m:t>2</m:t>
            </m:r>
          </m:sup>
        </m:sSup>
      </m:oMath>
      <w:r>
        <w:t xml:space="preserve"> </w:t>
      </w:r>
      <w:r>
        <w:t xml:space="preserve">under the</w:t>
      </w:r>
      <w:r>
        <w:t xml:space="preserve"> </w:t>
      </w:r>
      <m:oMath>
        <m:sSub>
          <m:e>
            <m:r>
              <m:t>ℓ</m:t>
            </m:r>
          </m:e>
          <m:sub>
            <m:r>
              <m:t>p</m:t>
            </m:r>
          </m:sub>
        </m:sSub>
      </m:oMath>
      <w:r>
        <w:t xml:space="preserve"> </w:t>
      </w:r>
      <w:r>
        <w:t xml:space="preserve">norm is the set</w:t>
      </w:r>
      <w:r>
        <w:t xml:space="preserve"> </w:t>
      </w:r>
      <m:oMath>
        <m:r>
          <m:t>​</m:t>
        </m:r>
        <m:d>
          <m:dPr>
            <m:begChr m:val="{"/>
            <m:sepChr m:val=""/>
            <m:endChr m:val="}"/>
            <m:grow/>
          </m:dPr>
          <m:e>
            <m:acc>
              <m:accPr>
                <m:chr m:val="̃"/>
              </m:accPr>
              <m:e>
                <m:r>
                  <m:t>x</m:t>
                </m:r>
              </m:e>
            </m:acc>
            <m:r>
              <m:rPr>
                <m:sty m:val="p"/>
              </m:rPr>
              <m:t>∈</m:t>
            </m:r>
            <m:sSup>
              <m:e>
                <m:r>
                  <m:rPr>
                    <m:scr m:val="double-struck"/>
                    <m:sty m:val="p"/>
                  </m:rPr>
                  <m:t>R</m:t>
                </m:r>
              </m:e>
              <m:sup>
                <m:r>
                  <m:t>2</m:t>
                </m:r>
              </m:sup>
            </m:sSup>
            <m:r>
              <m:rPr>
                <m:sty m:val="p"/>
              </m:rPr>
              <m:t>:</m:t>
            </m:r>
            <m:r>
              <m:t>​</m:t>
            </m:r>
            <m:d>
              <m:dPr>
                <m:begChr m:val="∥"/>
                <m:sepChr m:val=""/>
                <m:endChr m:val="∥"/>
                <m:grow/>
              </m:dPr>
              <m:e>
                <m:acc>
                  <m:accPr>
                    <m:chr m:val="̃"/>
                  </m:accPr>
                  <m:e>
                    <m:r>
                      <m:t>x</m:t>
                    </m:r>
                  </m:e>
                </m:acc>
              </m:e>
            </m:d>
            <m:sSub>
              <m:e>
                <m:r>
                  <m:t>​</m:t>
                </m:r>
              </m:e>
              <m:sub>
                <m:r>
                  <m:t>k</m:t>
                </m:r>
              </m:sub>
            </m:sSub>
            <m:r>
              <m:rPr>
                <m:sty m:val="p"/>
              </m:rPr>
              <m:t>≤</m:t>
            </m:r>
            <m:r>
              <m:t>1</m:t>
            </m:r>
          </m:e>
        </m:d>
        <m:r>
          <m:t>​</m:t>
        </m:r>
      </m:oMath>
      <w:r>
        <w:t xml:space="preserve">:</w:t>
      </w:r>
    </w:p>
    <w:p>
      <w:pPr>
        <w:pStyle w:val="Compact"/>
        <w:numPr>
          <w:ilvl w:val="0"/>
          <w:numId w:val="1057"/>
        </w:numPr>
      </w:pPr>
      <w:r>
        <w:t xml:space="preserve">For</w:t>
      </w:r>
      <w:r>
        <w:t xml:space="preserve"> </w:t>
      </w:r>
      <m:oMath>
        <m:r>
          <m:t>k</m:t>
        </m:r>
        <m:r>
          <m:rPr>
            <m:sty m:val="p"/>
          </m:rPr>
          <m:t>=</m:t>
        </m:r>
        <m:r>
          <m:t>1</m:t>
        </m:r>
      </m:oMath>
      <w:r>
        <w:t xml:space="preserve">, the unit ball is a diamond (cross-polytope) with sharp vertices along the coordinate axes</w:t>
      </w:r>
      <w:r>
        <w:t xml:space="preserve"> </w:t>
      </w:r>
      <m:oMath>
        <m:r>
          <m:rPr>
            <m:sty m:val="p"/>
          </m:rPr>
          <m:t>(</m:t>
        </m:r>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rPr>
            <m:sty m:val="p"/>
          </m:rPr>
          <m:t>±</m:t>
        </m:r>
        <m:r>
          <m:t>1</m:t>
        </m:r>
        <m:r>
          <m:rPr>
            <m:sty m:val="p"/>
          </m:rPr>
          <m:t>)</m:t>
        </m:r>
      </m:oMath>
      <w:r>
        <w:t xml:space="preserve">.</w:t>
      </w:r>
    </w:p>
    <w:p>
      <w:pPr>
        <w:pStyle w:val="Compact"/>
        <w:numPr>
          <w:ilvl w:val="0"/>
          <w:numId w:val="1057"/>
        </w:numPr>
      </w:pPr>
      <w:r>
        <w:t xml:space="preserve">For</w:t>
      </w:r>
      <w:r>
        <w:t xml:space="preserve"> </w:t>
      </w:r>
      <m:oMath>
        <m:r>
          <m:t>k</m:t>
        </m:r>
        <m:r>
          <m:rPr>
            <m:sty m:val="p"/>
          </m:rPr>
          <m:t>=</m:t>
        </m:r>
        <m:r>
          <m:t>2</m:t>
        </m:r>
      </m:oMath>
      <w:r>
        <w:t xml:space="preserve">, the unit ball is the smooth round Euclidean unit disk.</w:t>
      </w:r>
    </w:p>
    <w:p>
      <w:pPr>
        <w:pStyle w:val="Compact"/>
        <w:numPr>
          <w:ilvl w:val="0"/>
          <w:numId w:val="1057"/>
        </w:numPr>
      </w:pPr>
      <w:r>
        <w:t xml:space="preserve">For</w:t>
      </w:r>
      <w:r>
        <w:t xml:space="preserve"> </w:t>
      </w:r>
      <m:oMath>
        <m:r>
          <m:t>k</m:t>
        </m:r>
        <m:r>
          <m:rPr>
            <m:sty m:val="p"/>
          </m:rPr>
          <m:t>=</m:t>
        </m:r>
        <m:r>
          <m:rPr>
            <m:sty m:val="p"/>
          </m:rPr>
          <m:t>∞</m:t>
        </m:r>
      </m:oMath>
      <w:r>
        <w:t xml:space="preserve">, the unit ball is an axis-aligned square with vertices</w:t>
      </w:r>
      <w:r>
        <w:t xml:space="preserve"> </w:t>
      </w:r>
      <m:oMath>
        <m:r>
          <m:rPr>
            <m:sty m:val="p"/>
          </m:rPr>
          <m:t>(</m:t>
        </m:r>
        <m:r>
          <m:rPr>
            <m:sty m:val="p"/>
          </m:rPr>
          <m:t>±</m:t>
        </m:r>
        <m:r>
          <m:t>1</m:t>
        </m:r>
        <m:r>
          <m:rPr>
            <m:sty m:val="p"/>
          </m:rPr>
          <m:t>,</m:t>
        </m:r>
        <m:r>
          <m:rPr>
            <m:sty m:val="p"/>
          </m:rPr>
          <m:t>±</m:t>
        </m:r>
        <m:r>
          <m:t>1</m:t>
        </m:r>
        <m:r>
          <m:rPr>
            <m:sty m:val="p"/>
          </m:rPr>
          <m:t>)</m:t>
        </m:r>
      </m:oMath>
      <w:r>
        <w:t xml:space="preserve">.</w:t>
      </w:r>
    </w:p>
    <w:p>
      <w:pPr>
        <w:pStyle w:val="FirstParagraph"/>
      </w:pPr>
      <w:r>
        <w:t xml:space="preserve">In regression and machine learning, adding an</w:t>
      </w:r>
      <w:r>
        <w:t xml:space="preserve"> </w:t>
      </w:r>
      <m:oMath>
        <m:sSub>
          <m:e>
            <m:r>
              <m:t>ℓ</m:t>
            </m:r>
          </m:e>
          <m:sub>
            <m:r>
              <m:t>1</m:t>
            </m:r>
          </m:sub>
        </m:sSub>
      </m:oMath>
      <w:r>
        <w:t xml:space="preserve"> </w:t>
      </w:r>
      <w:r>
        <w:t xml:space="preserve">penalty (Lasso regularization) to an objective function encourages sparse solutions:</w:t>
      </w:r>
      <w:r>
        <w:t xml:space="preserve"> </w:t>
      </w:r>
      <w:r>
        <w:t xml:space="preserve">the level curves of the loss function tend to make contact with the sharp corners of the</w:t>
      </w:r>
      <w:r>
        <w:t xml:space="preserve"> </w:t>
      </w:r>
      <m:oMath>
        <m:sSub>
          <m:e>
            <m:r>
              <m:t>ℓ</m:t>
            </m:r>
          </m:e>
          <m:sub>
            <m:r>
              <m:t>1</m:t>
            </m:r>
          </m:sub>
        </m:sSub>
      </m:oMath>
      <w:r>
        <w:t xml:space="preserve"> </w:t>
      </w:r>
      <w:r>
        <w:t xml:space="preserve">unit ball on the coordinate axes, setting irrelevant feature weights exactly to zero.</w:t>
      </w:r>
      <w:r>
        <w:t xml:space="preserve"> </w:t>
      </w:r>
      <w:r>
        <w:t xml:space="preserve">In contrast, the smooth spherical</w:t>
      </w:r>
      <w:r>
        <w:t xml:space="preserve"> </w:t>
      </w:r>
      <m:oMath>
        <m:sSub>
          <m:e>
            <m:r>
              <m:t>ℓ</m:t>
            </m:r>
          </m:e>
          <m:sub>
            <m:r>
              <m:t>2</m:t>
            </m:r>
          </m:sub>
        </m:sSub>
      </m:oMath>
      <w:r>
        <w:t xml:space="preserve"> </w:t>
      </w:r>
      <w:r>
        <w:t xml:space="preserve">penalty (Ridge regularization) shrinks all weights toward zero without setting them exactly to zero.</w:t>
      </w:r>
    </w:p>
    <w:bookmarkEnd w:id="339"/>
    <w:bookmarkStart w:id="340" w:name="thm-vector-p-norm"/>
    <w:p>
      <w:pPr>
        <w:pStyle w:val="BodyText"/>
      </w:pPr>
      <w:r>
        <w:rPr>
          <w:b/>
          <w:bCs/>
        </w:rPr>
        <w:t xml:space="preserve">Theorem 57 (The</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w:t>
      </w:r>
      <w:r>
        <w:rPr>
          <w:b/>
          <w:bCs/>
        </w:rPr>
        <w:t xml:space="preserve">and infinity norms, and the norm axioms)</w:t>
      </w:r>
      <w:r>
        <w:t xml:space="preserve"> </w:t>
      </w:r>
      <w:r>
        <w:t xml:space="preserve">Let</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w:t>
      </w:r>
    </w:p>
    <w:p>
      <w:pPr>
        <w:pStyle w:val="Compact"/>
        <w:numPr>
          <w:ilvl w:val="0"/>
          <w:numId w:val="1058"/>
        </w:numPr>
      </w:pPr>
      <m:oMath>
        <m:r>
          <m:t>​</m:t>
        </m:r>
        <m:d>
          <m:dPr>
            <m:begChr m:val="∥"/>
            <m:sepChr m:val=""/>
            <m:endChr m:val="∥"/>
            <m:grow/>
          </m:dPr>
          <m:e>
            <m:acc>
              <m:accPr>
                <m:chr m:val="̃"/>
              </m:accPr>
              <m:e>
                <m:r>
                  <m:t>x</m:t>
                </m:r>
              </m:e>
            </m:acc>
          </m:e>
        </m:d>
        <m:sSub>
          <m:e>
            <m:r>
              <m:t>​</m:t>
            </m:r>
          </m:e>
          <m:sub>
            <m:r>
              <m:t>1</m:t>
            </m:r>
          </m:sub>
        </m:sSub>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 and</w:t>
      </w:r>
      <w:r>
        <w:t xml:space="preserve"> </w:t>
      </w:r>
      <m:oMath>
        <m:r>
          <m:t>​</m:t>
        </m:r>
        <m:d>
          <m:dPr>
            <m:begChr m:val="∥"/>
            <m:sepChr m:val=""/>
            <m:endChr m:val="∥"/>
            <m:grow/>
          </m:dPr>
          <m:e>
            <m:acc>
              <m:accPr>
                <m:chr m:val="̃"/>
              </m:accPr>
              <m:e>
                <m:r>
                  <m:t>x</m:t>
                </m:r>
              </m:e>
            </m:acc>
          </m:e>
        </m:d>
        <m:sSub>
          <m:e>
            <m:r>
              <m:t>​</m:t>
            </m:r>
          </m:e>
          <m:sub>
            <m:r>
              <m:t>2</m:t>
            </m:r>
          </m:sub>
        </m:sSub>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oMath>
      <w:r>
        <w:t xml:space="preserve">,</w:t>
      </w:r>
      <w:r>
        <w:t xml:space="preserve"> </w:t>
      </w:r>
      <w:r>
        <w:t xml:space="preserve">which is the Euclidean norm (</w:t>
      </w:r>
      <w:hyperlink w:anchor="def-euclidean-norm">
        <w:r>
          <w:rPr>
            <w:rStyle w:val="Hyperlink"/>
          </w:rPr>
          <w:t xml:space="preserve">Definition 14</w:t>
        </w:r>
      </w:hyperlink>
      <w:r>
        <w:t xml:space="preserve">).</w:t>
      </w:r>
    </w:p>
    <w:p>
      <w:pPr>
        <w:pStyle w:val="Compact"/>
        <w:numPr>
          <w:ilvl w:val="0"/>
          <w:numId w:val="1058"/>
        </w:numPr>
      </w:pPr>
      <m:oMath>
        <m:r>
          <m:t>​</m:t>
        </m:r>
        <m:d>
          <m:dPr>
            <m:begChr m:val="∥"/>
            <m:sepChr m:val=""/>
            <m:endChr m:val="∥"/>
            <m:grow/>
          </m:dPr>
          <m:e>
            <m:acc>
              <m:accPr>
                <m:chr m:val="̃"/>
              </m:accPr>
              <m:e>
                <m:r>
                  <m:t>x</m:t>
                </m:r>
              </m:e>
            </m:acc>
          </m:e>
        </m:d>
        <m:sSub>
          <m:e>
            <m:r>
              <m:t>​</m:t>
            </m:r>
          </m:e>
          <m:sub>
            <m:r>
              <m:rPr>
                <m:sty m:val="p"/>
              </m:rPr>
              <m:t>∞</m:t>
            </m:r>
          </m:sub>
        </m:sSub>
        <m:r>
          <m:rPr>
            <m:sty m:val="p"/>
          </m:rPr>
          <m:t>=</m:t>
        </m:r>
        <m:sSub>
          <m:e>
            <m:r>
              <m:rPr>
                <m:sty m:val="p"/>
              </m:rPr>
              <m:t>lim</m:t>
            </m:r>
          </m:e>
          <m:sub>
            <m:r>
              <m:t>k</m:t>
            </m:r>
            <m:r>
              <m:rPr>
                <m:sty m:val="p"/>
              </m:rPr>
              <m:t>→</m:t>
            </m:r>
            <m:r>
              <m:rPr>
                <m:sty m:val="p"/>
              </m:rPr>
              <m:t>∞</m:t>
            </m:r>
          </m:sub>
        </m:sSub>
        <m:r>
          <m:t>​</m:t>
        </m:r>
        <m:d>
          <m:dPr>
            <m:begChr m:val="∥"/>
            <m:sepChr m:val=""/>
            <m:endChr m:val="∥"/>
            <m:grow/>
          </m:dPr>
          <m:e>
            <m:acc>
              <m:accPr>
                <m:chr m:val="̃"/>
              </m:accPr>
              <m:e>
                <m:r>
                  <m:t>x</m:t>
                </m:r>
              </m:e>
            </m:acc>
          </m:e>
        </m:d>
        <m:sSub>
          <m:e>
            <m:r>
              <m:t>​</m:t>
            </m:r>
          </m:e>
          <m:sub>
            <m:r>
              <m:t>k</m:t>
            </m:r>
          </m:sub>
        </m:sSub>
      </m:oMath>
      <w:r>
        <w:t xml:space="preserve">.</w:t>
      </w:r>
    </w:p>
    <w:p>
      <w:pPr>
        <w:pStyle w:val="Compact"/>
        <w:numPr>
          <w:ilvl w:val="0"/>
          <w:numId w:val="1058"/>
        </w:numPr>
      </w:pPr>
      <w:r>
        <w:t xml:space="preserve">For every real number</w:t>
      </w:r>
      <w:r>
        <w:t xml:space="preserve"> </w:t>
      </w:r>
      <m:oMath>
        <m:r>
          <m:t>k</m:t>
        </m:r>
        <m:r>
          <m:rPr>
            <m:sty m:val="p"/>
          </m:rPr>
          <m:t>≥</m:t>
        </m:r>
        <m:r>
          <m:t>1</m:t>
        </m:r>
      </m:oMath>
      <w:r>
        <w:t xml:space="preserve">, and for</w:t>
      </w:r>
      <w:r>
        <w:t xml:space="preserve"> </w:t>
      </w:r>
      <m:oMath>
        <m:r>
          <m:t>k</m:t>
        </m:r>
        <m:r>
          <m:rPr>
            <m:sty m:val="p"/>
          </m:rPr>
          <m:t>=</m:t>
        </m:r>
        <m:r>
          <m:rPr>
            <m:sty m:val="p"/>
          </m:rPr>
          <m:t>∞</m:t>
        </m:r>
      </m:oMath>
      <w:r>
        <w:t xml:space="preserve">,</w:t>
      </w:r>
      <w:r>
        <w:t xml:space="preserve"> </w:t>
      </w:r>
      <m:oMath>
        <m:r>
          <m:t>​</m:t>
        </m:r>
        <m:d>
          <m:dPr>
            <m:begChr m:val="∥"/>
            <m:sepChr m:val=""/>
            <m:endChr m:val="∥"/>
            <m:grow/>
          </m:dPr>
          <m:e>
            <m:r>
              <m:rPr>
                <m:sty m:val="p"/>
              </m:rPr>
              <m:t>⋅</m:t>
            </m:r>
          </m:e>
        </m:d>
        <m:sSub>
          <m:e>
            <m:r>
              <m:t>​</m:t>
            </m:r>
          </m:e>
          <m:sub>
            <m:r>
              <m:t>k</m:t>
            </m:r>
          </m:sub>
        </m:sSub>
      </m:oMath>
      <w:r>
        <w:t xml:space="preserve"> </w:t>
      </w:r>
      <w:r>
        <w:t xml:space="preserve">is a norm on</w:t>
      </w:r>
      <w:r>
        <w:t xml:space="preserve"> </w:t>
      </w:r>
      <m:oMath>
        <m:sSup>
          <m:e>
            <m:r>
              <m:rPr>
                <m:scr m:val="double-struck"/>
                <m:sty m:val="p"/>
              </m:rPr>
              <m:t>R</m:t>
            </m:r>
          </m:e>
          <m:sup>
            <m:r>
              <m:t>p</m:t>
            </m:r>
          </m:sup>
        </m:sSup>
      </m:oMath>
      <w:r>
        <w:t xml:space="preserve"> </w:t>
      </w:r>
      <w:r>
        <w:t xml:space="preserve">(</w:t>
      </w:r>
      <w:hyperlink w:anchor="def-norm">
        <w:r>
          <w:rPr>
            <w:rStyle w:val="Hyperlink"/>
          </w:rPr>
          <w:t xml:space="preserve">Definition 59</w:t>
        </w:r>
      </w:hyperlink>
      <w:r>
        <w:t xml:space="preserve">).</w:t>
      </w:r>
    </w:p>
    <w:bookmarkEnd w:id="340"/>
    <w:p>
      <w:pPr>
        <w:pStyle w:val="FirstParagraph"/>
      </w:pPr>
      <w:r>
        <w:rPr>
          <w:i/>
          <w:iCs/>
        </w:rPr>
        <w:t xml:space="preserve">Proof</w:t>
      </w:r>
      <w:r>
        <w:t xml:space="preserve">. </w:t>
      </w:r>
      <w:r>
        <w:rPr>
          <w:b/>
          <w:bCs/>
        </w:rPr>
        <w:t xml:space="preserve">Part 1.</w:t>
      </w:r>
      <w:r>
        <w:t xml:space="preserve"> </w:t>
      </w:r>
      <w:r>
        <w:t xml:space="preserve">Setting</w:t>
      </w:r>
      <w:r>
        <w:t xml:space="preserve"> </w:t>
      </w:r>
      <m:oMath>
        <m:r>
          <m:t>k</m:t>
        </m:r>
        <m:r>
          <m:rPr>
            <m:sty m:val="p"/>
          </m:rPr>
          <m:t>=</m:t>
        </m:r>
        <m:r>
          <m:t>1</m:t>
        </m:r>
      </m:oMath>
      <w:r>
        <w:t xml:space="preserve"> </w:t>
      </w:r>
      <w:r>
        <w:t xml:space="preserve">in</w:t>
      </w:r>
      <w:r>
        <w:t xml:space="preserve"> </w:t>
      </w:r>
      <w:hyperlink w:anchor="def-vector-p-norm">
        <w:r>
          <w:rPr>
            <w:rStyle w:val="Hyperlink"/>
          </w:rPr>
          <w:t xml:space="preserve">Definition 60</w:t>
        </w:r>
      </w:hyperlink>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e>
        </m:d>
        <m:sSup>
          <m:e>
            <m:r>
              <m:t>​</m:t>
            </m:r>
          </m:e>
          <m:sup>
            <m:r>
              <m:t>1</m:t>
            </m:r>
            <m:r>
              <m:rPr>
                <m:sty m:val="p"/>
              </m:rPr>
              <m:t>/</m:t>
            </m:r>
            <m:r>
              <m:t>1</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w:t>
      </w:r>
      <w:r>
        <w:t xml:space="preserve"> </w:t>
      </w:r>
      <w:r>
        <w:t xml:space="preserve">Setting</w:t>
      </w:r>
      <w:r>
        <w:t xml:space="preserve"> </w:t>
      </w:r>
      <m:oMath>
        <m:r>
          <m:t>k</m:t>
        </m:r>
        <m:r>
          <m:rPr>
            <m:sty m:val="p"/>
          </m:rPr>
          <m:t>=</m:t>
        </m:r>
        <m:r>
          <m:t>2</m:t>
        </m:r>
      </m:oMath>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2</m:t>
                </m:r>
              </m:sup>
            </m:sSup>
          </m:e>
        </m:d>
        <m:sSup>
          <m:e>
            <m:r>
              <m:t>​</m:t>
            </m:r>
          </m:e>
          <m:sup>
            <m:r>
              <m:t>1</m:t>
            </m:r>
            <m:r>
              <m:rPr>
                <m:sty m:val="p"/>
              </m:rPr>
              <m:t>/</m:t>
            </m:r>
            <m:r>
              <m:t>2</m:t>
            </m:r>
          </m:sup>
        </m:sSup>
      </m:oMath>
      <w:r>
        <w:t xml:space="preserve">,</w:t>
      </w:r>
      <w:r>
        <w:t xml:space="preserve"> </w:t>
      </w:r>
      <w:r>
        <w:t xml:space="preserve">and</w:t>
      </w:r>
      <w:r>
        <w:t xml:space="preserve"> </w:t>
      </w:r>
      <m:oMath>
        <m:r>
          <m:t>​</m:t>
        </m:r>
        <m:d>
          <m:dPr>
            <m:begChr m:val="|"/>
            <m:sepChr m:val=""/>
            <m:endChr m:val="|"/>
            <m:grow/>
          </m:dPr>
          <m:e>
            <m:sSub>
              <m:e>
                <m:r>
                  <m:t>x</m:t>
                </m:r>
              </m:e>
              <m:sub>
                <m:r>
                  <m:t>i</m:t>
                </m:r>
              </m:sub>
            </m:sSub>
          </m:e>
        </m:d>
        <m:sSup>
          <m:e>
            <m:r>
              <m:t>​</m:t>
            </m:r>
          </m:e>
          <m:sup>
            <m:r>
              <m:t>2</m:t>
            </m:r>
          </m:sup>
        </m:sSup>
        <m:r>
          <m:rPr>
            <m:sty m:val="p"/>
          </m:rPr>
          <m:t>=</m:t>
        </m:r>
        <m:sSubSup>
          <m:e>
            <m:r>
              <m:t>x</m:t>
            </m:r>
          </m:e>
          <m:sub>
            <m:r>
              <m:t>i</m:t>
            </m:r>
          </m:sub>
          <m:sup>
            <m:r>
              <m:t>2</m:t>
            </m:r>
          </m:sup>
        </m:sSubSup>
      </m:oMath>
      <w:r>
        <w:t xml:space="preserve"> </w:t>
      </w:r>
      <w:r>
        <w:t xml:space="preserve">for every real number</w:t>
      </w:r>
      <w:r>
        <w:t xml:space="preserve"> </w:t>
      </w:r>
      <m:oMath>
        <m:sSub>
          <m:e>
            <m:r>
              <m:t>x</m:t>
            </m:r>
          </m:e>
          <m:sub>
            <m:r>
              <m:t>i</m:t>
            </m:r>
          </m:sub>
        </m:sSub>
      </m:oMath>
      <w:r>
        <w:t xml:space="preserve">.</w:t>
      </w:r>
    </w:p>
    <w:p>
      <w:pPr>
        <w:pStyle w:val="BodyText"/>
      </w:pPr>
      <w:r>
        <w:rPr>
          <w:b/>
          <w:bCs/>
        </w:rPr>
        <w:t xml:space="preserve">Part 2.</w:t>
      </w:r>
      <w:r>
        <w:t xml:space="preserve"> </w:t>
      </w:r>
      <w:r>
        <w:t xml:space="preserve">If</w:t>
      </w:r>
      <w:r>
        <w:t xml:space="preserve"> </w:t>
      </w:r>
      <m:oMath>
        <m:acc>
          <m:accPr>
            <m:chr m:val="̃"/>
          </m:accPr>
          <m:e>
            <m:r>
              <m:t>x</m:t>
            </m:r>
          </m:e>
        </m:acc>
        <m:r>
          <m:rPr>
            <m:sty m:val="p"/>
          </m:rPr>
          <m:t>=</m:t>
        </m:r>
        <m:acc>
          <m:accPr>
            <m:chr m:val="̃"/>
          </m:accPr>
          <m:e>
            <m:r>
              <m:t>0</m:t>
            </m:r>
          </m:e>
        </m:acc>
      </m:oMath>
      <w:r>
        <w:t xml:space="preserve">, every</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is</w:t>
      </w:r>
      <w:r>
        <w:t xml:space="preserve"> </w:t>
      </w:r>
      <m:oMath>
        <m:r>
          <m:t>0</m:t>
        </m:r>
      </m:oMath>
      <w:r>
        <w:t xml:space="preserve">, and so is</w:t>
      </w:r>
      <w:r>
        <w:t xml:space="preserve"> </w:t>
      </w:r>
      <m:oMath>
        <m:r>
          <m:t>​</m:t>
        </m:r>
        <m:d>
          <m:dPr>
            <m:begChr m:val="∥"/>
            <m:sepChr m:val=""/>
            <m:endChr m:val="∥"/>
            <m:grow/>
          </m:dPr>
          <m:e>
            <m:acc>
              <m:accPr>
                <m:chr m:val="̃"/>
              </m:accPr>
              <m:e>
                <m:r>
                  <m:t>x</m:t>
                </m:r>
              </m:e>
            </m:acc>
          </m:e>
        </m:d>
        <m:sSub>
          <m:e>
            <m:r>
              <m:t>​</m:t>
            </m:r>
          </m:e>
          <m:sub>
            <m:r>
              <m:rPr>
                <m:sty m:val="p"/>
              </m:rPr>
              <m:t>∞</m:t>
            </m:r>
          </m:sub>
        </m:sSub>
      </m:oMath>
      <w:r>
        <w:t xml:space="preserve">.</w:t>
      </w:r>
      <w:r>
        <w:t xml:space="preserve"> </w:t>
      </w:r>
      <w:r>
        <w:t xml:space="preserve">Otherwise, let</w:t>
      </w:r>
      <w:r>
        <w:t xml:space="preserve"> </w:t>
      </w:r>
      <m:oMath>
        <m:r>
          <m:t>M</m:t>
        </m:r>
        <m:limUpp>
          <m:e>
            <m:r>
              <m:rPr>
                <m:sty m:val="p"/>
              </m:rPr>
              <m:t>=</m:t>
            </m:r>
          </m:e>
          <m:lim>
            <m:r>
              <m:rPr>
                <m:nor/>
                <m:sty m:val="p"/>
              </m:rPr>
              <m:t>def</m:t>
            </m:r>
          </m:lim>
        </m:limUpp>
        <m:sSub>
          <m:e>
            <m:r>
              <m:rPr>
                <m:sty m:val="p"/>
              </m:rPr>
              <m:t>max</m:t>
            </m:r>
          </m:e>
          <m:sub>
            <m:r>
              <m:t>i</m:t>
            </m:r>
          </m:sub>
        </m:sSub>
        <m:r>
          <m:t>​</m:t>
        </m:r>
        <m:d>
          <m:dPr>
            <m:begChr m:val="|"/>
            <m:sepChr m:val=""/>
            <m:endChr m:val="|"/>
            <m:grow/>
          </m:dPr>
          <m:e>
            <m:sSub>
              <m:e>
                <m:r>
                  <m:t>x</m:t>
                </m:r>
              </m:e>
              <m:sub>
                <m:r>
                  <m:t>i</m:t>
                </m:r>
              </m:sub>
            </m:sSub>
          </m:e>
        </m:d>
        <m:r>
          <m:t>​</m:t>
        </m:r>
        <m:r>
          <m:rPr>
            <m:sty m:val="p"/>
          </m:rPr>
          <m:t>&gt;</m:t>
        </m:r>
        <m:r>
          <m:t>0</m:t>
        </m:r>
      </m:oMath>
      <w:r>
        <w:t xml:space="preserve">, and pick</w:t>
      </w:r>
      <w:r>
        <w:t xml:space="preserve"> </w:t>
      </w:r>
      <m:oMath>
        <m:r>
          <m:t>j</m:t>
        </m:r>
      </m:oMath>
      <w:r>
        <w:t xml:space="preserve"> </w:t>
      </w:r>
      <w:r>
        <w:t xml:space="preserve">with</w:t>
      </w:r>
      <w:r>
        <w:t xml:space="preserve"> </w:t>
      </w:r>
      <m:oMath>
        <m:r>
          <m:t>​</m:t>
        </m:r>
        <m:d>
          <m:dPr>
            <m:begChr m:val="|"/>
            <m:sepChr m:val=""/>
            <m:endChr m:val="|"/>
            <m:grow/>
          </m:dPr>
          <m:e>
            <m:sSub>
              <m:e>
                <m:r>
                  <m:t>x</m:t>
                </m:r>
              </m:e>
              <m:sub>
                <m:r>
                  <m:t>j</m:t>
                </m:r>
              </m:sub>
            </m:sSub>
          </m:e>
        </m:d>
        <m:r>
          <m:t>​</m:t>
        </m:r>
        <m:r>
          <m:rPr>
            <m:sty m:val="p"/>
          </m:rPr>
          <m:t>=</m:t>
        </m:r>
        <m:r>
          <m:t>M</m:t>
        </m:r>
      </m:oMath>
      <w:r>
        <w:t xml:space="preserve">.</w:t>
      </w:r>
      <w:r>
        <w:t xml:space="preserve"> </w:t>
      </w:r>
      <w:r>
        <w:t xml:space="preserve">Every term of</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 at most</w:t>
      </w:r>
      <w:r>
        <w:t xml:space="preserve"> </w:t>
      </w:r>
      <m:oMath>
        <m:sSup>
          <m:e>
            <m:r>
              <m:t>M</m:t>
            </m:r>
          </m:e>
          <m:sup>
            <m:r>
              <m:t>k</m:t>
            </m:r>
          </m:sup>
        </m:sSup>
      </m:oMath>
      <w:r>
        <w:t xml:space="preserve">, and the</w:t>
      </w:r>
      <w:r>
        <w:t xml:space="preserve"> </w:t>
      </w:r>
      <m:oMath>
        <m:r>
          <m:t>j</m:t>
        </m:r>
      </m:oMath>
      <w:r>
        <w:t xml:space="preserve">th term equals</w:t>
      </w:r>
      <w:r>
        <w:t xml:space="preserve"> </w:t>
      </w:r>
      <m:oMath>
        <m:sSup>
          <m:e>
            <m:r>
              <m:t>M</m:t>
            </m:r>
          </m:e>
          <m:sup>
            <m:r>
              <m:t>k</m:t>
            </m:r>
          </m:sup>
        </m:sSup>
      </m:oMath>
      <w:r>
        <w:t xml:space="preserve">, so</w:t>
      </w:r>
    </w:p>
    <w:p>
      <w:pPr>
        <w:pStyle w:val="BodyText"/>
      </w:pPr>
      <m:oMathPara>
        <m:oMathParaPr>
          <m:jc m:val="center"/>
        </m:oMathParaPr>
        <m:oMath>
          <m:sSup>
            <m:e>
              <m:r>
                <m:t>M</m:t>
              </m:r>
            </m:e>
            <m:sup>
              <m:r>
                <m:t>k</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r>
            <m:rPr>
              <m:sty m:val="p"/>
            </m:rPr>
            <m:t>≤</m:t>
          </m:r>
          <m:r>
            <m:t>p</m:t>
          </m:r>
          <m:r>
            <m:t> </m:t>
          </m:r>
          <m:sSup>
            <m:e>
              <m:r>
                <m:t>M</m:t>
              </m:r>
            </m:e>
            <m:sup>
              <m:r>
                <m:t>k</m:t>
              </m:r>
            </m:sup>
          </m:sSup>
          <m:r>
            <m:rPr>
              <m:sty m:val="p"/>
            </m:rPr>
            <m:t>.</m:t>
          </m:r>
        </m:oMath>
      </m:oMathPara>
    </w:p>
    <w:p>
      <w:pPr>
        <w:pStyle w:val="FirstParagraph"/>
      </w:pPr>
      <w:r>
        <w:t xml:space="preserve">Taking the</w:t>
      </w:r>
      <w:r>
        <w:t xml:space="preserve"> </w:t>
      </w:r>
      <m:oMath>
        <m:r>
          <m:t>1</m:t>
        </m:r>
        <m:r>
          <m:rPr>
            <m:sty m:val="p"/>
          </m:rPr>
          <m:t>/</m:t>
        </m:r>
        <m:r>
          <m:t>k</m:t>
        </m:r>
      </m:oMath>
      <w:r>
        <w:t xml:space="preserve"> </w:t>
      </w:r>
      <w:r>
        <w:t xml:space="preserve">power, which preserves order on</w:t>
      </w:r>
      <w:r>
        <w:t xml:space="preserve"> </w:t>
      </w:r>
      <m:oMath>
        <m:r>
          <m:rPr>
            <m:sty m:val="p"/>
          </m:rPr>
          <m:t>[</m:t>
        </m:r>
        <m:r>
          <m:t>0</m:t>
        </m:r>
        <m:r>
          <m:rPr>
            <m:sty m:val="p"/>
          </m:rPr>
          <m:t>,</m:t>
        </m:r>
        <m:r>
          <m:rPr>
            <m:sty m:val="p"/>
          </m:rPr>
          <m:t>∞</m:t>
        </m:r>
        <m:r>
          <m:rPr>
            <m:sty m:val="p"/>
          </m:rPr>
          <m:t>)</m:t>
        </m:r>
      </m:oMath>
      <w:r>
        <w:t xml:space="preserve">, gives</w:t>
      </w:r>
    </w:p>
    <w:p>
      <w:pPr>
        <w:pStyle w:val="BodyText"/>
      </w:pPr>
      <m:oMathPara>
        <m:oMathParaPr>
          <m:jc m:val="center"/>
        </m:oMathParaPr>
        <m:oMath>
          <m:r>
            <m:t>M</m:t>
          </m:r>
          <m:r>
            <m:rPr>
              <m:sty m:val="p"/>
            </m:rPr>
            <m:t>≤</m:t>
          </m:r>
          <m:r>
            <m:t>​</m:t>
          </m:r>
          <m:d>
            <m:dPr>
              <m:begChr m:val="∥"/>
              <m:sepChr m:val=""/>
              <m:endChr m:val="∥"/>
              <m:grow/>
            </m:dPr>
            <m:e>
              <m:acc>
                <m:accPr>
                  <m:chr m:val="̃"/>
                </m:accPr>
                <m:e>
                  <m:r>
                    <m:t>x</m:t>
                  </m:r>
                </m:e>
              </m:acc>
            </m:e>
          </m:d>
          <m:sSub>
            <m:e>
              <m:r>
                <m:t>​</m:t>
              </m:r>
            </m:e>
            <m:sub>
              <m:r>
                <m:t>k</m:t>
              </m:r>
            </m:sub>
          </m:sSub>
          <m:r>
            <m:rPr>
              <m:sty m:val="p"/>
            </m:rPr>
            <m:t>≤</m:t>
          </m:r>
          <m:sSup>
            <m:e>
              <m:r>
                <m:t>p</m:t>
              </m:r>
            </m:e>
            <m:sup>
              <m:r>
                <m:t>1</m:t>
              </m:r>
              <m:r>
                <m:rPr>
                  <m:sty m:val="p"/>
                </m:rPr>
                <m:t>/</m:t>
              </m:r>
              <m:r>
                <m:t>k</m:t>
              </m:r>
            </m:sup>
          </m:sSup>
          <m:r>
            <m:t>M</m:t>
          </m:r>
          <m:r>
            <m:rPr>
              <m:sty m:val="p"/>
            </m:rPr>
            <m:t>.</m:t>
          </m:r>
        </m:oMath>
      </m:oMathPara>
    </w:p>
    <w:p>
      <w:pPr>
        <w:pStyle w:val="FirstParagraph"/>
      </w:pPr>
      <w:r>
        <w:t xml:space="preserve">As</w:t>
      </w:r>
      <w:r>
        <w:t xml:space="preserve"> </w:t>
      </w:r>
      <m:oMath>
        <m:r>
          <m:t>k</m:t>
        </m:r>
        <m:r>
          <m:rPr>
            <m:sty m:val="p"/>
          </m:rPr>
          <m:t>→</m:t>
        </m:r>
        <m:r>
          <m:rPr>
            <m:sty m:val="p"/>
          </m:rPr>
          <m:t>∞</m:t>
        </m:r>
      </m:oMath>
      <w:r>
        <w:t xml:space="preserve">,</w:t>
      </w:r>
      <w:r>
        <w:t xml:space="preserve"> </w:t>
      </w:r>
      <m:oMath>
        <m:sSup>
          <m:e>
            <m:r>
              <m:t>p</m:t>
            </m:r>
          </m:e>
          <m:sup>
            <m:r>
              <m:t>1</m:t>
            </m:r>
            <m:r>
              <m:rPr>
                <m:sty m:val="p"/>
              </m:rPr>
              <m:t>/</m:t>
            </m:r>
            <m:r>
              <m:t>k</m:t>
            </m:r>
          </m:sup>
        </m:sSup>
        <m:r>
          <m:rPr>
            <m:sty m:val="p"/>
          </m:rPr>
          <m:t>=</m:t>
        </m:r>
        <m:r>
          <m:rPr>
            <m:sty m:val="p"/>
          </m:rPr>
          <m:t>exp</m:t>
        </m:r>
        <m:r>
          <m:t>​</m:t>
        </m:r>
        <m:d>
          <m:dPr>
            <m:begChr m:val="{"/>
            <m:sepChr m:val=""/>
            <m:endChr m:val="}"/>
            <m:grow/>
          </m:dPr>
          <m:e>
            <m:f>
              <m:fPr>
                <m:type m:val="bar"/>
              </m:fPr>
              <m:num>
                <m:r>
                  <m:rPr>
                    <m:sty m:val="p"/>
                  </m:rPr>
                  <m:t>ln</m:t>
                </m:r>
                <m:r>
                  <m:t>p</m:t>
                </m:r>
              </m:num>
              <m:den>
                <m:r>
                  <m:t>k</m:t>
                </m:r>
              </m:den>
            </m:f>
          </m:e>
        </m:d>
        <m:r>
          <m:t>​</m:t>
        </m:r>
        <m:r>
          <m:rPr>
            <m:sty m:val="p"/>
          </m:rPr>
          <m:t>→</m:t>
        </m:r>
        <m:r>
          <m:t>1</m:t>
        </m:r>
      </m:oMath>
      <w:r>
        <w:t xml:space="preserve">,</w:t>
      </w:r>
      <w:r>
        <w:t xml:space="preserve"> </w:t>
      </w:r>
      <w:r>
        <w:t xml:space="preserve">so</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is squeezed between</w:t>
      </w:r>
      <w:r>
        <w:t xml:space="preserve"> </w:t>
      </w:r>
      <m:oMath>
        <m:r>
          <m:t>M</m:t>
        </m:r>
      </m:oMath>
      <w:r>
        <w:t xml:space="preserve"> </w:t>
      </w:r>
      <w:r>
        <w:t xml:space="preserve">and a quantity that tends to</w:t>
      </w:r>
      <w:r>
        <w:t xml:space="preserve"> </w:t>
      </w:r>
      <m:oMath>
        <m:r>
          <m:t>M</m:t>
        </m:r>
      </m:oMath>
      <w:r>
        <w:t xml:space="preserve">.</w:t>
      </w:r>
      <w:r>
        <w:t xml:space="preserve"> </w:t>
      </w:r>
      <w:r>
        <w:t xml:space="preserve">Thus</w:t>
      </w:r>
      <w:r>
        <w:t xml:space="preserve"> </w:t>
      </w:r>
      <m:oMath>
        <m:r>
          <m:t>​</m:t>
        </m:r>
        <m:d>
          <m:dPr>
            <m:begChr m:val="∥"/>
            <m:sepChr m:val=""/>
            <m:endChr m:val="∥"/>
            <m:grow/>
          </m:dPr>
          <m:e>
            <m:acc>
              <m:accPr>
                <m:chr m:val="̃"/>
              </m:accPr>
              <m:e>
                <m:r>
                  <m:t>x</m:t>
                </m:r>
              </m:e>
            </m:acc>
          </m:e>
        </m:d>
        <m:sSub>
          <m:e>
            <m:r>
              <m:t>​</m:t>
            </m:r>
          </m:e>
          <m:sub>
            <m:r>
              <m:t>k</m:t>
            </m:r>
          </m:sub>
        </m:sSub>
        <m:r>
          <m:rPr>
            <m:sty m:val="p"/>
          </m:rPr>
          <m:t>→</m:t>
        </m:r>
        <m:r>
          <m:t>M</m:t>
        </m:r>
        <m:r>
          <m:rPr>
            <m:sty m:val="p"/>
          </m:rPr>
          <m:t>=</m:t>
        </m:r>
        <m:r>
          <m:t>​</m:t>
        </m:r>
        <m:d>
          <m:dPr>
            <m:begChr m:val="∥"/>
            <m:sepChr m:val=""/>
            <m:endChr m:val="∥"/>
            <m:grow/>
          </m:dPr>
          <m:e>
            <m:acc>
              <m:accPr>
                <m:chr m:val="̃"/>
              </m:accPr>
              <m:e>
                <m:r>
                  <m:t>x</m:t>
                </m:r>
              </m:e>
            </m:acc>
          </m:e>
        </m:d>
        <m:sSub>
          <m:e>
            <m:r>
              <m:t>​</m:t>
            </m:r>
          </m:e>
          <m:sub>
            <m:r>
              <m:rPr>
                <m:sty m:val="p"/>
              </m:rPr>
              <m:t>∞</m:t>
            </m:r>
          </m:sub>
        </m:sSub>
      </m:oMath>
      <w:r>
        <w:t xml:space="preserve">.</w:t>
      </w:r>
    </w:p>
    <w:p>
      <w:pPr>
        <w:pStyle w:val="BodyText"/>
      </w:pPr>
      <w:r>
        <w:rPr>
          <w:b/>
          <w:bCs/>
        </w:rPr>
        <w:t xml:space="preserve">Part 3, finite</w:t>
      </w:r>
      <w:r>
        <w:rPr>
          <w:b/>
          <w:bCs/>
        </w:rPr>
        <w:t xml:space="preserve"> </w:t>
      </w:r>
      <m:oMath>
        <m:r>
          <m:t>k</m:t>
        </m:r>
      </m:oMath>
      <w:r>
        <w:rPr>
          <w:b/>
          <w:bCs/>
        </w:rPr>
        <w:t xml:space="preserve">.</w:t>
      </w:r>
    </w:p>
    <w:p>
      <w:pPr>
        <w:numPr>
          <w:ilvl w:val="0"/>
          <w:numId w:val="1059"/>
        </w:numPr>
      </w:pPr>
      <w:r>
        <w:rPr>
          <w:i/>
          <w:iCs/>
        </w:rPr>
        <w:t xml:space="preserve">Positivity and definiteness.</w:t>
      </w:r>
      <w:r>
        <w:t xml:space="preserve"> </w:t>
      </w:r>
      <w:r>
        <w:t xml:space="preserve">Each term</w:t>
      </w:r>
      <w:r>
        <w:t xml:space="preserve"> </w:t>
      </w:r>
      <m:oMath>
        <m:r>
          <m:t>​</m:t>
        </m:r>
        <m:d>
          <m:dPr>
            <m:begChr m:val="|"/>
            <m:sepChr m:val=""/>
            <m:endChr m:val="|"/>
            <m:grow/>
          </m:dPr>
          <m:e>
            <m:sSub>
              <m:e>
                <m:r>
                  <m:t>x</m:t>
                </m:r>
              </m:e>
              <m:sub>
                <m:r>
                  <m:t>i</m:t>
                </m:r>
              </m:sub>
            </m:sSub>
          </m:e>
        </m:d>
        <m:sSup>
          <m:e>
            <m:r>
              <m:t>​</m:t>
            </m:r>
          </m:e>
          <m:sup>
            <m:r>
              <m:t>k</m:t>
            </m:r>
          </m:sup>
        </m:sSup>
      </m:oMath>
      <w:r>
        <w:t xml:space="preserve"> </w:t>
      </w:r>
      <w:r>
        <w:t xml:space="preserve">is at least</w:t>
      </w:r>
      <w:r>
        <w:t xml:space="preserve"> </w:t>
      </w:r>
      <m:oMath>
        <m:r>
          <m:t>0</m:t>
        </m:r>
      </m:oMath>
      <w:r>
        <w:t xml:space="preserve">, so</w:t>
      </w:r>
      <w:r>
        <w:t xml:space="preserve"> </w:t>
      </w:r>
      <m:oMath>
        <m:r>
          <m:t>​</m:t>
        </m:r>
        <m:d>
          <m:dPr>
            <m:begChr m:val="∥"/>
            <m:sepChr m:val=""/>
            <m:endChr m:val="∥"/>
            <m:grow/>
          </m:dPr>
          <m:e>
            <m:acc>
              <m:accPr>
                <m:chr m:val="̃"/>
              </m:accPr>
              <m:e>
                <m:r>
                  <m:t>x</m:t>
                </m:r>
              </m:e>
            </m:acc>
          </m:e>
        </m:d>
        <m:sSub>
          <m:e>
            <m:r>
              <m:t>​</m:t>
            </m:r>
          </m:e>
          <m:sub>
            <m:r>
              <m:t>k</m:t>
            </m:r>
          </m:sub>
        </m:sSub>
        <m:r>
          <m:rPr>
            <m:sty m:val="p"/>
          </m:rPr>
          <m:t>≥</m:t>
        </m:r>
        <m:r>
          <m:t>0</m:t>
        </m:r>
      </m:oMath>
      <w:r>
        <w:t xml:space="preserve">.</w:t>
      </w:r>
      <w:r>
        <w:t xml:space="preserve"> </w:t>
      </w:r>
      <w:r>
        <w:t xml:space="preserve">The sum</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w:t>
      </w:r>
      <w:r>
        <w:t xml:space="preserve"> </w:t>
      </w:r>
      <m:oMath>
        <m:r>
          <m:t>0</m:t>
        </m:r>
      </m:oMath>
      <w:r>
        <w:t xml:space="preserve"> </w:t>
      </w:r>
      <w:r>
        <w:t xml:space="preserve">exactly when every term is</w:t>
      </w:r>
      <w:r>
        <w:t xml:space="preserve"> </w:t>
      </w:r>
      <m:oMath>
        <m:r>
          <m:t>0</m:t>
        </m:r>
      </m:oMath>
      <w:r>
        <w:t xml:space="preserve">, that is, when</w:t>
      </w:r>
      <w:r>
        <w:t xml:space="preserve"> </w:t>
      </w:r>
      <m:oMath>
        <m:acc>
          <m:accPr>
            <m:chr m:val="̃"/>
          </m:accPr>
          <m:e>
            <m:r>
              <m:t>x</m:t>
            </m:r>
          </m:e>
        </m:acc>
        <m:r>
          <m:rPr>
            <m:sty m:val="p"/>
          </m:rPr>
          <m:t>=</m:t>
        </m:r>
        <m:acc>
          <m:accPr>
            <m:chr m:val="̃"/>
          </m:accPr>
          <m:e>
            <m:r>
              <m:t>0</m:t>
            </m:r>
          </m:e>
        </m:acc>
      </m:oMath>
      <w:r>
        <w:t xml:space="preserve">.</w:t>
      </w:r>
    </w:p>
    <w:p>
      <w:pPr>
        <w:numPr>
          <w:ilvl w:val="0"/>
          <w:numId w:val="1059"/>
        </w:numPr>
      </w:pPr>
      <w:r>
        <w:rPr>
          <w:i/>
          <w:iCs/>
        </w:rPr>
        <w:t xml:space="preserve">Absolute homogeneity.</w:t>
      </w:r>
      <w:r>
        <w:t xml:space="preserve"> </w:t>
      </w:r>
      <w:r>
        <w:t xml:space="preserve">For a number</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acc>
                    <m:accPr>
                      <m:chr m:val="̃"/>
                    </m:accPr>
                    <m:e>
                      <m:r>
                        <m:t>x</m:t>
                      </m:r>
                    </m:e>
                  </m:acc>
                </m:e>
              </m:d>
              <m:sSub>
                <m:e>
                  <m:r>
                    <m:t>​</m:t>
                  </m:r>
                </m:e>
                <m:sub>
                  <m:r>
                    <m:t>k</m:t>
                  </m:r>
                </m:sub>
              </m:sSub>
              <m:r>
                <m:t>&amp;</m:t>
              </m:r>
              <m:r>
                <m:rPr>
                  <m:sty m:val="p"/>
                </m:rPr>
                <m:t>=</m:t>
              </m:r>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r>
                        <m:t>c</m:t>
                      </m:r>
                      <m:r>
                        <m:t> </m:t>
                      </m:r>
                      <m:sSub>
                        <m:e>
                          <m:r>
                            <m:t>x</m:t>
                          </m:r>
                        </m:e>
                        <m:sub>
                          <m:r>
                            <m:t>i</m:t>
                          </m:r>
                        </m:sub>
                      </m:sSub>
                    </m:e>
                  </m:d>
                  <m:sSup>
                    <m:e>
                      <m:r>
                        <m:t>​</m:t>
                      </m:r>
                    </m:e>
                    <m:sup>
                      <m:r>
                        <m:t>k</m:t>
                      </m:r>
                    </m:sup>
                  </m:sSup>
                </m:e>
              </m:d>
              <m:sSup>
                <m:e>
                  <m:r>
                    <m:t>​</m:t>
                  </m:r>
                </m:e>
                <m:sup>
                  <m:r>
                    <m:t>1</m:t>
                  </m:r>
                  <m:r>
                    <m:rPr>
                      <m:sty m:val="p"/>
                    </m:rPr>
                    <m:t>/</m:t>
                  </m:r>
                  <m:r>
                    <m:t>k</m:t>
                  </m:r>
                </m:sup>
              </m:sSup>
              <m:r>
                <m:t>&amp;</m:t>
              </m:r>
              <m:r>
                <m:t>&amp;</m:t>
              </m:r>
              <m:r>
                <m:rPr>
                  <m:nor/>
                  <m:sty m:val="p"/>
                </m:rPr>
                <m:t>(definition)</m:t>
              </m:r>
            </m:e>
            <m:e>
              <m:r>
                <m:t>&amp;</m:t>
              </m:r>
              <m:r>
                <m:rPr>
                  <m:sty m:val="p"/>
                </m:rPr>
                <m:t>=</m:t>
              </m:r>
              <m:r>
                <m:t>​</m:t>
              </m:r>
              <m:d>
                <m:dPr>
                  <m:begChr m:val="("/>
                  <m:sepChr m:val=""/>
                  <m:endChr m:val=")"/>
                  <m:grow/>
                </m:dPr>
                <m:e>
                  <m:r>
                    <m:t>​</m:t>
                  </m:r>
                  <m:d>
                    <m:dPr>
                      <m:begChr m:val="|"/>
                      <m:sepChr m:val=""/>
                      <m:endChr m:val="|"/>
                      <m:grow/>
                    </m:dPr>
                    <m:e>
                      <m:r>
                        <m:t>c</m:t>
                      </m:r>
                    </m:e>
                  </m:d>
                  <m:sSup>
                    <m:e>
                      <m:r>
                        <m:t>​</m:t>
                      </m:r>
                    </m:e>
                    <m:sup>
                      <m:r>
                        <m:t>k</m:t>
                      </m:r>
                    </m:sup>
                  </m:sSup>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e>
              </m:d>
              <m:sSup>
                <m:e>
                  <m:r>
                    <m:t>​</m:t>
                  </m:r>
                </m:e>
                <m:sup>
                  <m:r>
                    <m:t>1</m:t>
                  </m:r>
                  <m:r>
                    <m:rPr>
                      <m:sty m:val="p"/>
                    </m:rPr>
                    <m:t>/</m:t>
                  </m:r>
                  <m:r>
                    <m:t>k</m:t>
                  </m:r>
                </m:sup>
              </m:sSup>
              <m:r>
                <m:t>&amp;</m:t>
              </m:r>
              <m:r>
                <m:t>&amp;</m:t>
              </m:r>
              <m:r>
                <m:rPr>
                  <m:nor/>
                  <m:sty m:val="p"/>
                </m:rPr>
                <m:t>(</m:t>
              </m:r>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r>
                <m:t> </m:t>
              </m:r>
              <m:r>
                <m:t>​</m:t>
              </m:r>
              <m:d>
                <m:dPr>
                  <m:begChr m:val="|"/>
                  <m:sepChr m:val=""/>
                  <m:endChr m:val="|"/>
                  <m:grow/>
                </m:dPr>
                <m:e>
                  <m:sSub>
                    <m:e>
                      <m:r>
                        <m:t>x</m:t>
                      </m:r>
                    </m:e>
                    <m:sub>
                      <m:r>
                        <m:t>i</m:t>
                      </m:r>
                    </m:sub>
                  </m:sSub>
                </m:e>
              </m:d>
              <m:r>
                <m:t>​</m:t>
              </m:r>
              <m:r>
                <m:rPr>
                  <m:nor/>
                  <m:sty m:val="p"/>
                </m:rPr>
                <m:t>, and factor out </m:t>
              </m:r>
              <m:r>
                <m:t>​</m:t>
              </m:r>
              <m:d>
                <m:dPr>
                  <m:begChr m:val="|"/>
                  <m:sepChr m:val=""/>
                  <m:endChr m:val="|"/>
                  <m:grow/>
                </m:dPr>
                <m:e>
                  <m:r>
                    <m:t>c</m:t>
                  </m:r>
                </m:e>
              </m:d>
              <m:sSup>
                <m:e>
                  <m:r>
                    <m:t>​</m:t>
                  </m:r>
                </m:e>
                <m:sup>
                  <m:r>
                    <m:t>k</m:t>
                  </m:r>
                </m:sup>
              </m:sSup>
              <m:r>
                <m:rPr>
                  <m:nor/>
                  <m:sty m:val="p"/>
                </m:rPr>
                <m:t>)</m:t>
              </m:r>
            </m:e>
            <m:e>
              <m:r>
                <m:t>&amp;</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sSub>
                <m:e>
                  <m:r>
                    <m:t>​</m:t>
                  </m:r>
                </m:e>
                <m:sub>
                  <m:r>
                    <m:t>k</m:t>
                  </m:r>
                </m:sub>
              </m:sSub>
              <m:r>
                <m:rPr>
                  <m:sty m:val="p"/>
                </m:rPr>
                <m:t>.</m:t>
              </m:r>
              <m:r>
                <m:t>&amp;</m:t>
              </m:r>
              <m:r>
                <m:t>&amp;</m:t>
              </m:r>
              <m:r>
                <m:rPr>
                  <m:nor/>
                  <m:sty m:val="p"/>
                </m:rPr>
                <m:t>(take the </m:t>
              </m:r>
              <m:r>
                <m:t>1</m:t>
              </m:r>
              <m:r>
                <m:rPr>
                  <m:sty m:val="p"/>
                </m:rPr>
                <m:t>/</m:t>
              </m:r>
              <m:r>
                <m:t>k</m:t>
              </m:r>
              <m:r>
                <m:rPr>
                  <m:nor/>
                  <m:sty m:val="p"/>
                </m:rPr>
                <m:t> power of each factor)</m:t>
              </m:r>
            </m:e>
          </m:eqArr>
        </m:oMath>
      </m:oMathPara>
    </w:p>
    <w:p>
      <w:pPr>
        <w:numPr>
          <w:ilvl w:val="0"/>
          <w:numId w:val="1059"/>
        </w:numPr>
      </w:pPr>
      <w:r>
        <w:rPr>
          <w:i/>
          <w:iCs/>
        </w:rPr>
        <w:t xml:space="preserve">Triangle inequality.</w:t>
      </w:r>
      <w:r>
        <w:t xml:space="preserve"> </w:t>
      </w:r>
      <w:r>
        <w:t xml:space="preserve">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If</w:t>
      </w:r>
      <w:r>
        <w:t xml:space="preserve"> </w:t>
      </w:r>
      <m:oMath>
        <m:acc>
          <m:accPr>
            <m:chr m:val="̃"/>
          </m:accPr>
          <m:e>
            <m:r>
              <m:t>x</m:t>
            </m:r>
          </m:e>
        </m:acc>
        <m:r>
          <m:rPr>
            <m:sty m:val="p"/>
          </m:rPr>
          <m:t>=</m:t>
        </m:r>
        <m:acc>
          <m:accPr>
            <m:chr m:val="̃"/>
          </m:accPr>
          <m:e>
            <m:r>
              <m:t>0</m:t>
            </m:r>
          </m:e>
        </m:acc>
      </m:oMath>
      <w:r>
        <w:t xml:space="preserve"> </w:t>
      </w:r>
      <w:r>
        <w:t xml:space="preserve">or</w:t>
      </w:r>
      <w:r>
        <w:t xml:space="preserve"> </w:t>
      </w:r>
      <m:oMath>
        <m:acc>
          <m:accPr>
            <m:chr m:val="̃"/>
          </m:accPr>
          <m:e>
            <m:r>
              <m:t>y</m:t>
            </m:r>
          </m:e>
        </m:acc>
        <m:r>
          <m:rPr>
            <m:sty m:val="p"/>
          </m:rPr>
          <m:t>=</m:t>
        </m:r>
        <m:acc>
          <m:accPr>
            <m:chr m:val="̃"/>
          </m:accPr>
          <m:e>
            <m:r>
              <m:t>0</m:t>
            </m:r>
          </m:e>
        </m:acc>
      </m:oMath>
      <w:r>
        <w:t xml:space="preserve">, both sides of</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t>​</m:t>
        </m:r>
        <m:d>
          <m:dPr>
            <m:begChr m:val="∥"/>
            <m:sepChr m:val=""/>
            <m:endChr m:val="∥"/>
            <m:grow/>
          </m:dPr>
          <m:e>
            <m:acc>
              <m:accPr>
                <m:chr m:val="̃"/>
              </m:accPr>
              <m:e>
                <m:r>
                  <m:t>x</m:t>
                </m:r>
              </m:e>
            </m:acc>
          </m:e>
        </m:d>
        <m:sSub>
          <m:e>
            <m:r>
              <m:t>​</m:t>
            </m:r>
          </m:e>
          <m:sub>
            <m:r>
              <m:t>k</m:t>
            </m:r>
          </m:sub>
        </m:sSub>
        <m:r>
          <m:rPr>
            <m:sty m:val="p"/>
          </m:rPr>
          <m:t>+</m:t>
        </m:r>
        <m:r>
          <m:t>​</m:t>
        </m:r>
        <m:d>
          <m:dPr>
            <m:begChr m:val="∥"/>
            <m:sepChr m:val=""/>
            <m:endChr m:val="∥"/>
            <m:grow/>
          </m:dPr>
          <m:e>
            <m:acc>
              <m:accPr>
                <m:chr m:val="̃"/>
              </m:accPr>
              <m:e>
                <m:r>
                  <m:t>y</m:t>
                </m:r>
              </m:e>
            </m:acc>
          </m:e>
        </m:d>
        <m:sSub>
          <m:e>
            <m:r>
              <m:t>​</m:t>
            </m:r>
          </m:e>
          <m:sub>
            <m:r>
              <m:t>k</m:t>
            </m:r>
          </m:sub>
        </m:sSub>
      </m:oMath>
      <w:r>
        <w:t xml:space="preserve"> </w:t>
      </w:r>
      <w:r>
        <w:t xml:space="preserve">are equal.</w:t>
      </w:r>
      <w:r>
        <w:t xml:space="preserve"> </w:t>
      </w:r>
      <w:r>
        <w:t xml:space="preserve">Otherwise, let</w:t>
      </w:r>
      <w:r>
        <w:t xml:space="preserve"> </w:t>
      </w:r>
      <m:oMath>
        <m:r>
          <m:t>a</m:t>
        </m:r>
        <m:limUpp>
          <m:e>
            <m:r>
              <m:rPr>
                <m:sty m:val="p"/>
              </m:rPr>
              <m:t>=</m:t>
            </m:r>
          </m:e>
          <m:lim>
            <m:r>
              <m:rPr>
                <m:nor/>
                <m:sty m:val="p"/>
              </m:rPr>
              <m:t>def</m:t>
            </m:r>
          </m:lim>
        </m:limUpp>
        <m:r>
          <m:t>​</m:t>
        </m:r>
        <m:d>
          <m:dPr>
            <m:begChr m:val="∥"/>
            <m:sepChr m:val=""/>
            <m:endChr m:val="∥"/>
            <m:grow/>
          </m:dPr>
          <m:e>
            <m:acc>
              <m:accPr>
                <m:chr m:val="̃"/>
              </m:accPr>
              <m:e>
                <m:r>
                  <m:t>x</m:t>
                </m:r>
              </m:e>
            </m:acc>
          </m:e>
        </m:d>
        <m:sSub>
          <m:e>
            <m:r>
              <m:t>​</m:t>
            </m:r>
          </m:e>
          <m:sub>
            <m:r>
              <m:t>k</m:t>
            </m:r>
          </m:sub>
        </m:sSub>
        <m:r>
          <m:rPr>
            <m:sty m:val="p"/>
          </m:rPr>
          <m:t>&gt;</m:t>
        </m:r>
        <m:r>
          <m:t>0</m:t>
        </m:r>
      </m:oMath>
      <w:r>
        <w:t xml:space="preserve">,</w:t>
      </w:r>
      <w:r>
        <w:t xml:space="preserve"> </w:t>
      </w:r>
      <m:oMath>
        <m:r>
          <m:t>b</m:t>
        </m:r>
        <m:limUpp>
          <m:e>
            <m:r>
              <m:rPr>
                <m:sty m:val="p"/>
              </m:rPr>
              <m:t>=</m:t>
            </m:r>
          </m:e>
          <m:lim>
            <m:r>
              <m:rPr>
                <m:nor/>
                <m:sty m:val="p"/>
              </m:rPr>
              <m:t>def</m:t>
            </m:r>
          </m:lim>
        </m:limUpp>
        <m:r>
          <m:t>​</m:t>
        </m:r>
        <m:d>
          <m:dPr>
            <m:begChr m:val="∥"/>
            <m:sepChr m:val=""/>
            <m:endChr m:val="∥"/>
            <m:grow/>
          </m:dPr>
          <m:e>
            <m:acc>
              <m:accPr>
                <m:chr m:val="̃"/>
              </m:accPr>
              <m:e>
                <m:r>
                  <m:t>y</m:t>
                </m:r>
              </m:e>
            </m:acc>
          </m:e>
        </m:d>
        <m:sSub>
          <m:e>
            <m:r>
              <m:t>​</m:t>
            </m:r>
          </m:e>
          <m:sub>
            <m:r>
              <m:t>k</m:t>
            </m:r>
          </m:sub>
        </m:sSub>
        <m:r>
          <m:rPr>
            <m:sty m:val="p"/>
          </m:rPr>
          <m:t>&gt;</m:t>
        </m:r>
        <m:r>
          <m:t>0</m:t>
        </m:r>
      </m:oMath>
      <w:r>
        <w:t xml:space="preserve">,</w:t>
      </w:r>
      <w:r>
        <w:t xml:space="preserve"> </w:t>
      </w:r>
      <m:oMath>
        <m:r>
          <m:t>λ</m:t>
        </m:r>
        <m:limUpp>
          <m:e>
            <m:r>
              <m:rPr>
                <m:sty m:val="p"/>
              </m:rPr>
              <m:t>=</m:t>
            </m:r>
          </m:e>
          <m:lim>
            <m:r>
              <m:rPr>
                <m:nor/>
                <m:sty m:val="p"/>
              </m:rPr>
              <m:t>def</m:t>
            </m:r>
          </m:lim>
        </m:limUpp>
        <m:f>
          <m:fPr>
            <m:type m:val="bar"/>
          </m:fPr>
          <m:num>
            <m:r>
              <m:t>a</m:t>
            </m:r>
          </m:num>
          <m:den>
            <m:r>
              <m:t>a</m:t>
            </m:r>
            <m:r>
              <m:rPr>
                <m:sty m:val="p"/>
              </m:rPr>
              <m:t>+</m:t>
            </m:r>
            <m:r>
              <m:t>b</m:t>
            </m:r>
          </m:den>
        </m:f>
      </m:oMath>
      <w:r>
        <w:t xml:space="preserve">,</w:t>
      </w:r>
      <w:r>
        <w:t xml:space="preserve"> </w:t>
      </w:r>
      <m:oMath>
        <m:acc>
          <m:accPr>
            <m:chr m:val="̃"/>
          </m:accPr>
          <m:e>
            <m:r>
              <m:t>u</m:t>
            </m:r>
          </m:e>
        </m:acc>
        <m:limUpp>
          <m:e>
            <m:r>
              <m:rPr>
                <m:sty m:val="p"/>
              </m:rPr>
              <m:t>=</m:t>
            </m:r>
          </m:e>
          <m:lim>
            <m:r>
              <m:rPr>
                <m:nor/>
                <m:sty m:val="p"/>
              </m:rPr>
              <m:t>def</m:t>
            </m:r>
          </m:lim>
        </m:limUpp>
        <m:acc>
          <m:accPr>
            <m:chr m:val="̃"/>
          </m:accPr>
          <m:e>
            <m:r>
              <m:t>x</m:t>
            </m:r>
          </m:e>
        </m:acc>
        <m:r>
          <m:rPr>
            <m:sty m:val="p"/>
          </m:rPr>
          <m:t>/</m:t>
        </m:r>
        <m:r>
          <m:t>a</m:t>
        </m:r>
      </m:oMath>
      <w:r>
        <w:t xml:space="preserve"> </w:t>
      </w:r>
      <w:r>
        <w:t xml:space="preserve">and</w:t>
      </w:r>
      <w:r>
        <w:t xml:space="preserve"> </w:t>
      </w:r>
      <m:oMath>
        <m:acc>
          <m:accPr>
            <m:chr m:val="̃"/>
          </m:accPr>
          <m:e>
            <m:r>
              <m:t>v</m:t>
            </m:r>
          </m:e>
        </m:acc>
        <m:limUpp>
          <m:e>
            <m:r>
              <m:rPr>
                <m:sty m:val="p"/>
              </m:rPr>
              <m:t>=</m:t>
            </m:r>
          </m:e>
          <m:lim>
            <m:r>
              <m:rPr>
                <m:nor/>
                <m:sty m:val="p"/>
              </m:rPr>
              <m:t>def</m:t>
            </m:r>
          </m:lim>
        </m:limUpp>
        <m:acc>
          <m:accPr>
            <m:chr m:val="̃"/>
          </m:accPr>
          <m:e>
            <m:r>
              <m:t>y</m:t>
            </m:r>
          </m:e>
        </m:acc>
        <m:r>
          <m:rPr>
            <m:sty m:val="p"/>
          </m:rPr>
          <m:t>/</m:t>
        </m:r>
        <m:r>
          <m:t>b</m:t>
        </m:r>
      </m:oMath>
      <w:r>
        <w:t xml:space="preserve">.</w:t>
      </w:r>
      <w:r>
        <w:t xml:space="preserve"> </w:t>
      </w:r>
      <w:r>
        <w:t xml:space="preserve">By absolute homogeneity,</w:t>
      </w:r>
      <w:r>
        <w:t xml:space="preserve"> </w:t>
      </w:r>
      <m:oMath>
        <m:r>
          <m:t>​</m:t>
        </m:r>
        <m:d>
          <m:dPr>
            <m:begChr m:val="∥"/>
            <m:sepChr m:val=""/>
            <m:endChr m:val="∥"/>
            <m:grow/>
          </m:dPr>
          <m:e>
            <m:acc>
              <m:accPr>
                <m:chr m:val="̃"/>
              </m:accPr>
              <m:e>
                <m:r>
                  <m:t>u</m:t>
                </m:r>
              </m:e>
            </m:acc>
          </m:e>
        </m:d>
        <m:sSub>
          <m:e>
            <m:r>
              <m:t>​</m:t>
            </m:r>
          </m:e>
          <m:sub>
            <m:r>
              <m:t>k</m:t>
            </m:r>
          </m:sub>
        </m:sSub>
        <m:r>
          <m:rPr>
            <m:sty m:val="p"/>
          </m:rPr>
          <m:t>=</m:t>
        </m:r>
        <m:r>
          <m:t>​</m:t>
        </m:r>
        <m:d>
          <m:dPr>
            <m:begChr m:val="∥"/>
            <m:sepChr m:val=""/>
            <m:endChr m:val="∥"/>
            <m:grow/>
          </m:dPr>
          <m:e>
            <m:acc>
              <m:accPr>
                <m:chr m:val="̃"/>
              </m:accPr>
              <m:e>
                <m:r>
                  <m:t>v</m:t>
                </m:r>
              </m:e>
            </m:acc>
          </m:e>
        </m:d>
        <m:sSub>
          <m:e>
            <m:r>
              <m:t>​</m:t>
            </m:r>
          </m:e>
          <m:sub>
            <m:r>
              <m:t>k</m:t>
            </m:r>
          </m:sub>
        </m:sSub>
        <m:r>
          <m:rPr>
            <m:sty m:val="p"/>
          </m:rPr>
          <m:t>=</m:t>
        </m:r>
        <m:r>
          <m:t>1</m:t>
        </m:r>
      </m:oMath>
      <w:r>
        <w:t xml:space="preserve">,</w:t>
      </w:r>
      <w:r>
        <w:t xml:space="preserve"> </w:t>
      </w:r>
      <w:r>
        <w:t xml:space="preserve">and</w:t>
      </w:r>
    </w:p>
    <w:p>
      <w:pPr>
        <w:pStyle w:val="BodyText"/>
      </w:pPr>
      <m:oMathPara>
        <m:oMathParaPr>
          <m:jc m:val="center"/>
        </m:oMathParaPr>
        <m:oMath>
          <m:f>
            <m:fPr>
              <m:type m:val="bar"/>
            </m:fPr>
            <m:num>
              <m:acc>
                <m:accPr>
                  <m:chr m:val="̃"/>
                </m:accPr>
                <m:e>
                  <m:r>
                    <m:t>x</m:t>
                  </m:r>
                </m:e>
              </m:acc>
              <m:r>
                <m:rPr>
                  <m:sty m:val="p"/>
                </m:rPr>
                <m:t>+</m:t>
              </m:r>
              <m:acc>
                <m:accPr>
                  <m:chr m:val="̃"/>
                </m:accPr>
                <m:e>
                  <m:r>
                    <m:t>y</m:t>
                  </m:r>
                </m:e>
              </m:acc>
            </m:num>
            <m:den>
              <m:r>
                <m:t>a</m:t>
              </m:r>
              <m:r>
                <m:rPr>
                  <m:sty m:val="p"/>
                </m:rPr>
                <m:t>+</m:t>
              </m:r>
              <m:r>
                <m:t>b</m:t>
              </m:r>
            </m:den>
          </m:f>
          <m:r>
            <m:rPr>
              <m:sty m:val="p"/>
            </m:rPr>
            <m:t>=</m:t>
          </m:r>
          <m:r>
            <m:t>λ</m:t>
          </m:r>
          <m:r>
            <m:t> </m:t>
          </m:r>
          <m:acc>
            <m:accPr>
              <m:chr m:val="̃"/>
            </m:accPr>
            <m:e>
              <m:r>
                <m:t>u</m:t>
              </m:r>
            </m:e>
          </m:acc>
          <m:r>
            <m:rPr>
              <m:sty m:val="p"/>
            </m:rPr>
            <m:t>+</m:t>
          </m:r>
          <m:r>
            <m:rPr>
              <m:sty m:val="p"/>
            </m:rPr>
            <m:t>(</m:t>
          </m:r>
          <m:r>
            <m:t>1</m:t>
          </m:r>
          <m:r>
            <m:rPr>
              <m:sty m:val="p"/>
            </m:rPr>
            <m:t>−</m:t>
          </m:r>
          <m:r>
            <m:t>λ</m:t>
          </m:r>
          <m:r>
            <m:rPr>
              <m:sty m:val="p"/>
            </m:rPr>
            <m:t>)</m:t>
          </m:r>
          <m:r>
            <m:t> </m:t>
          </m:r>
          <m:acc>
            <m:accPr>
              <m:chr m:val="̃"/>
            </m:accPr>
            <m:e>
              <m:r>
                <m:t>v</m:t>
              </m:r>
            </m:e>
          </m:acc>
          <m:r>
            <m:rPr>
              <m:sty m:val="p"/>
            </m:rPr>
            <m:t>.</m:t>
          </m:r>
        </m:oMath>
      </m:oMathPara>
    </w:p>
    <w:p>
      <w:pPr>
        <w:numPr>
          <w:ilvl w:val="0"/>
          <w:numId w:val="1000"/>
        </w:numPr>
      </w:pPr>
      <w:r>
        <w:t xml:space="preserve">The function</w:t>
      </w:r>
      <w:r>
        <w:t xml:space="preserve"> </w:t>
      </w:r>
      <m:oMath>
        <m:r>
          <m:t>s</m:t>
        </m:r>
        <m:r>
          <m:rPr>
            <m:sty m:val="p"/>
          </m:rPr>
          <m:t>↦</m:t>
        </m:r>
        <m:sSup>
          <m:e>
            <m:r>
              <m:t>s</m:t>
            </m:r>
          </m:e>
          <m:sup>
            <m:r>
              <m:t>k</m:t>
            </m:r>
          </m:sup>
        </m:sSup>
      </m:oMath>
      <w:r>
        <w:t xml:space="preserve"> </w:t>
      </w:r>
      <w:r>
        <w:t xml:space="preserve">is non-decreasing and convex on</w:t>
      </w:r>
      <w:r>
        <w:t xml:space="preserve"> </w:t>
      </w:r>
      <m:oMath>
        <m:r>
          <m:rPr>
            <m:sty m:val="p"/>
          </m:rPr>
          <m:t>[</m:t>
        </m:r>
        <m:r>
          <m:t>0</m:t>
        </m:r>
        <m:r>
          <m:rPr>
            <m:sty m:val="p"/>
          </m:rPr>
          <m:t>,</m:t>
        </m:r>
        <m:r>
          <m:rPr>
            <m:sty m:val="p"/>
          </m:rPr>
          <m:t>∞</m:t>
        </m:r>
        <m:r>
          <m:rPr>
            <m:sty m:val="p"/>
          </m:rPr>
          <m:t>)</m:t>
        </m:r>
      </m:oMath>
      <w:r>
        <w:t xml:space="preserve"> </w:t>
      </w:r>
      <w:r>
        <w:t xml:space="preserve">(its second derivative</w:t>
      </w:r>
      <w:r>
        <w:t xml:space="preserve"> </w:t>
      </w:r>
      <m:oMath>
        <m:r>
          <m:t>k</m:t>
        </m:r>
        <m:r>
          <m:rPr>
            <m:sty m:val="p"/>
          </m:rPr>
          <m:t>(</m:t>
        </m:r>
        <m:r>
          <m:t>k</m:t>
        </m:r>
        <m:r>
          <m:rPr>
            <m:sty m:val="p"/>
          </m:rPr>
          <m:t>−</m:t>
        </m:r>
        <m:r>
          <m:t>1</m:t>
        </m:r>
        <m:r>
          <m:rPr>
            <m:sty m:val="p"/>
          </m:rPr>
          <m:t>)</m:t>
        </m:r>
        <m:sSup>
          <m:e>
            <m:r>
              <m:t>s</m:t>
            </m:r>
          </m:e>
          <m:sup>
            <m:r>
              <m:t>k</m:t>
            </m:r>
            <m:r>
              <m:rPr>
                <m:sty m:val="p"/>
              </m:rPr>
              <m:t>−</m:t>
            </m:r>
            <m:r>
              <m:t>2</m:t>
            </m:r>
          </m:sup>
        </m:sSup>
      </m:oMath>
      <w:r>
        <w:t xml:space="preserve"> </w:t>
      </w:r>
      <w:r>
        <w:t xml:space="preserve">is nonnegative).</w:t>
      </w:r>
      <w:r>
        <w:t xml:space="preserve"> </w:t>
      </w:r>
      <w:r>
        <w:t xml:space="preserve">So for each coordinate</w:t>
      </w:r>
      <w:r>
        <w:t xml:space="preserve"> </w:t>
      </w:r>
      <m:oMath>
        <m:r>
          <m:t>i</m:t>
        </m:r>
      </m:oMath>
      <w:r>
        <w:t xml:space="preserve">,</w:t>
      </w:r>
    </w:p>
    <w:p>
      <w:pPr>
        <w:pStyle w:val="BodyText"/>
      </w:pPr>
      <m:oMathPara>
        <m:oMathParaPr>
          <m:jc m:val="center"/>
        </m:oMathParaPr>
        <m:oMath>
          <m:eqArr>
            <m:e>
              <m:r>
                <m:t>​</m:t>
              </m:r>
              <m:d>
                <m:dPr>
                  <m:begChr m:val="|"/>
                  <m:sepChr m:val=""/>
                  <m:endChr m:val="|"/>
                  <m:grow/>
                </m:dPr>
                <m:e>
                  <m:r>
                    <m:t>λ</m:t>
                  </m:r>
                  <m:sSub>
                    <m:e>
                      <m:r>
                        <m:t>u</m:t>
                      </m:r>
                    </m:e>
                    <m:sub>
                      <m:r>
                        <m:t>i</m:t>
                      </m:r>
                    </m:sub>
                  </m:sSub>
                  <m:r>
                    <m:rPr>
                      <m:sty m:val="p"/>
                    </m:rPr>
                    <m:t>+</m:t>
                  </m:r>
                  <m:r>
                    <m:rPr>
                      <m:sty m:val="p"/>
                    </m:rPr>
                    <m:t>(</m:t>
                  </m:r>
                  <m:r>
                    <m:t>1</m:t>
                  </m:r>
                  <m:r>
                    <m:rPr>
                      <m:sty m:val="p"/>
                    </m:rPr>
                    <m:t>−</m:t>
                  </m:r>
                  <m:r>
                    <m:t>λ</m:t>
                  </m:r>
                  <m:r>
                    <m:rPr>
                      <m:sty m:val="p"/>
                    </m:rPr>
                    <m:t>)</m:t>
                  </m:r>
                  <m:sSub>
                    <m:e>
                      <m:r>
                        <m:t>v</m:t>
                      </m:r>
                    </m:e>
                    <m:sub>
                      <m:r>
                        <m:t>i</m:t>
                      </m:r>
                    </m:sub>
                  </m:sSub>
                </m:e>
              </m:d>
              <m:sSup>
                <m:e>
                  <m:r>
                    <m:t>​</m:t>
                  </m:r>
                </m:e>
                <m:sup>
                  <m:r>
                    <m:t>k</m:t>
                  </m:r>
                </m:sup>
              </m:sSup>
              <m:r>
                <m:t>&amp;</m:t>
              </m:r>
              <m:r>
                <m:rPr>
                  <m:sty m:val="p"/>
                </m:rPr>
                <m:t>≤</m:t>
              </m:r>
              <m:r>
                <m:t>​</m:t>
              </m:r>
              <m:d>
                <m:dPr>
                  <m:begChr m:val="("/>
                  <m:sepChr m:val=""/>
                  <m:endChr m:val=")"/>
                  <m:grow/>
                </m:dPr>
                <m:e>
                  <m:r>
                    <m:t>λ</m:t>
                  </m:r>
                  <m:r>
                    <m:t>​</m:t>
                  </m:r>
                  <m:d>
                    <m:dPr>
                      <m:begChr m:val="|"/>
                      <m:sepChr m:val=""/>
                      <m:endChr m:val="|"/>
                      <m:grow/>
                    </m:dPr>
                    <m:e>
                      <m:sSub>
                        <m:e>
                          <m:r>
                            <m:t>u</m:t>
                          </m:r>
                        </m:e>
                        <m:sub>
                          <m:r>
                            <m:t>i</m:t>
                          </m:r>
                        </m:sub>
                      </m:sSub>
                    </m:e>
                  </m:d>
                  <m:r>
                    <m:t>​</m:t>
                  </m:r>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r>
                    <m:t>​</m:t>
                  </m:r>
                </m:e>
              </m:d>
              <m:sSup>
                <m:e>
                  <m:r>
                    <m:t>​</m:t>
                  </m:r>
                </m:e>
                <m:sup>
                  <m:r>
                    <m:t>k</m:t>
                  </m:r>
                </m:sup>
              </m:sSup>
              <m:r>
                <m:t>&amp;</m:t>
              </m:r>
              <m:r>
                <m:t>&amp;</m:t>
              </m:r>
              <m:r>
                <m:rPr>
                  <m:nor/>
                  <m:sty m:val="p"/>
                </m:rPr>
                <m:t>(triangle inequality for numbers; </m:t>
              </m:r>
              <m:sSup>
                <m:e>
                  <m:r>
                    <m:t>s</m:t>
                  </m:r>
                </m:e>
                <m:sup>
                  <m:r>
                    <m:t>k</m:t>
                  </m:r>
                </m:sup>
              </m:sSup>
              <m:r>
                <m:rPr>
                  <m:nor/>
                  <m:sty m:val="p"/>
                </m:rPr>
                <m:t> is non-decreasing)</m:t>
              </m:r>
            </m:e>
            <m:e>
              <m:r>
                <m:t>&amp;</m:t>
              </m:r>
              <m:r>
                <m:rPr>
                  <m:sty m:val="p"/>
                </m:rPr>
                <m:t>≤</m:t>
              </m:r>
              <m:r>
                <m:t>λ</m:t>
              </m:r>
              <m:r>
                <m:t>​</m:t>
              </m:r>
              <m:d>
                <m:dPr>
                  <m:begChr m:val="|"/>
                  <m:sepChr m:val=""/>
                  <m:endChr m:val="|"/>
                  <m:grow/>
                </m:dPr>
                <m:e>
                  <m:sSub>
                    <m:e>
                      <m:r>
                        <m:t>u</m:t>
                      </m:r>
                    </m:e>
                    <m:sub>
                      <m:r>
                        <m:t>i</m:t>
                      </m:r>
                    </m:sub>
                  </m:sSub>
                </m:e>
              </m:d>
              <m:sSup>
                <m:e>
                  <m:r>
                    <m:t>​</m:t>
                  </m:r>
                </m:e>
                <m:sup>
                  <m:r>
                    <m:t>k</m:t>
                  </m:r>
                </m:sup>
              </m:sSup>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sSup>
                <m:e>
                  <m:r>
                    <m:t>​</m:t>
                  </m:r>
                </m:e>
                <m:sup>
                  <m:r>
                    <m:t>k</m:t>
                  </m:r>
                </m:sup>
              </m:sSup>
              <m:r>
                <m:rPr>
                  <m:sty m:val="p"/>
                </m:rPr>
                <m:t>.</m:t>
              </m:r>
              <m:r>
                <m:t>&amp;</m:t>
              </m:r>
              <m:r>
                <m:t>&amp;</m:t>
              </m:r>
              <m:r>
                <m:rPr>
                  <m:nor/>
                  <m:sty m:val="p"/>
                </m:rPr>
                <m:t>(</m:t>
              </m:r>
              <m:sSup>
                <m:e>
                  <m:r>
                    <m:t>s</m:t>
                  </m:r>
                </m:e>
                <m:sup>
                  <m:r>
                    <m:t>k</m:t>
                  </m:r>
                </m:sup>
              </m:sSup>
              <m:r>
                <m:rPr>
                  <m:nor/>
                  <m:sty m:val="p"/>
                </m:rPr>
                <m:t> is convex)</m:t>
              </m:r>
            </m:e>
          </m:eqArr>
        </m:oMath>
      </m:oMathPara>
    </w:p>
    <w:p>
      <w:pPr>
        <w:numPr>
          <w:ilvl w:val="0"/>
          <w:numId w:val="1000"/>
        </w:numPr>
      </w:pPr>
      <w:r>
        <w:t xml:space="preserve">Summing over</w:t>
      </w:r>
      <w:r>
        <w:t xml:space="preserve"> </w:t>
      </w:r>
      <m:oMath>
        <m:r>
          <m:t>i</m:t>
        </m:r>
      </m:oMath>
      <w:r>
        <w:t xml:space="preserve">, and using</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u</m:t>
                </m:r>
              </m:e>
              <m:sub>
                <m:r>
                  <m:t>i</m:t>
                </m:r>
              </m:sub>
            </m:sSub>
          </m:e>
        </m:d>
        <m:sSup>
          <m:e>
            <m:r>
              <m:t>​</m:t>
            </m:r>
          </m:e>
          <m:sup>
            <m:r>
              <m:t>k</m:t>
            </m:r>
          </m:sup>
        </m:sSup>
        <m:r>
          <m:rPr>
            <m:sty m:val="p"/>
          </m:rPr>
          <m:t>=</m:t>
        </m:r>
        <m:r>
          <m:t>​</m:t>
        </m:r>
        <m:d>
          <m:dPr>
            <m:begChr m:val="∥"/>
            <m:sepChr m:val=""/>
            <m:endChr m:val="∥"/>
            <m:grow/>
          </m:dPr>
          <m:e>
            <m:acc>
              <m:accPr>
                <m:chr m:val="̃"/>
              </m:accPr>
              <m:e>
                <m:r>
                  <m:t>u</m:t>
                </m:r>
              </m:e>
            </m:acc>
          </m:e>
        </m:d>
        <m:sSubSup>
          <m:e>
            <m:r>
              <m:t>​</m:t>
            </m:r>
          </m:e>
          <m:sub>
            <m:r>
              <m:t>k</m:t>
            </m:r>
          </m:sub>
          <m:sup>
            <m:r>
              <m:t>k</m:t>
            </m:r>
          </m:sup>
        </m:sSubSup>
        <m:r>
          <m:rPr>
            <m:sty m:val="p"/>
          </m:rPr>
          <m:t>=</m:t>
        </m:r>
        <m:r>
          <m:t>1</m:t>
        </m:r>
      </m:oMath>
      <w:r>
        <w:t xml:space="preserve"> </w:t>
      </w:r>
      <w:r>
        <w:t xml:space="preserve">and likewise for</w:t>
      </w:r>
      <w:r>
        <w:t xml:space="preserve"> </w:t>
      </w:r>
      <m:oMath>
        <m:acc>
          <m:accPr>
            <m:chr m:val="̃"/>
          </m:accPr>
          <m:e>
            <m:r>
              <m:t>v</m:t>
            </m:r>
          </m:e>
        </m:acc>
      </m:oMath>
      <w:r>
        <w:t xml:space="preserve">,</w:t>
      </w:r>
    </w:p>
    <w:p>
      <w:pPr>
        <w:pStyle w:val="BodyText"/>
      </w:pPr>
      <m:oMathPara>
        <m:oMathParaPr>
          <m:jc m:val="center"/>
        </m:oMathParaPr>
        <m:oMath>
          <m:r>
            <m:t>​</m:t>
          </m:r>
          <m:d>
            <m:dPr>
              <m:begChr m:val="∥"/>
              <m:sepChr m:val=""/>
              <m:endChr m:val="∥"/>
              <m:grow/>
            </m:dPr>
            <m:e>
              <m:r>
                <m:t>λ</m:t>
              </m:r>
              <m:r>
                <m:t> </m:t>
              </m:r>
              <m:acc>
                <m:accPr>
                  <m:chr m:val="̃"/>
                </m:accPr>
                <m:e>
                  <m:r>
                    <m:t>u</m:t>
                  </m:r>
                </m:e>
              </m:acc>
              <m:r>
                <m:rPr>
                  <m:sty m:val="p"/>
                </m:rPr>
                <m:t>+</m:t>
              </m:r>
              <m:r>
                <m:rPr>
                  <m:sty m:val="p"/>
                </m:rPr>
                <m:t>(</m:t>
              </m:r>
              <m:r>
                <m:t>1</m:t>
              </m:r>
              <m:r>
                <m:rPr>
                  <m:sty m:val="p"/>
                </m:rPr>
                <m:t>−</m:t>
              </m:r>
              <m:r>
                <m:t>λ</m:t>
              </m:r>
              <m:r>
                <m:rPr>
                  <m:sty m:val="p"/>
                </m:rPr>
                <m:t>)</m:t>
              </m:r>
              <m:r>
                <m:t> </m:t>
              </m:r>
              <m:acc>
                <m:accPr>
                  <m:chr m:val="̃"/>
                </m:accPr>
                <m:e>
                  <m:r>
                    <m:t>v</m:t>
                  </m:r>
                </m:e>
              </m:acc>
            </m:e>
          </m:d>
          <m:sSubSup>
            <m:e>
              <m:r>
                <m:t>​</m:t>
              </m:r>
            </m:e>
            <m:sub>
              <m:r>
                <m:t>k</m:t>
              </m:r>
            </m:sub>
            <m:sup>
              <m:r>
                <m:t>k</m:t>
              </m:r>
            </m:sup>
          </m:sSubSup>
          <m:r>
            <m:rPr>
              <m:sty m:val="p"/>
            </m:rPr>
            <m:t>≤</m:t>
          </m:r>
          <m:r>
            <m:t>λ</m:t>
          </m:r>
          <m:r>
            <m:rPr>
              <m:sty m:val="p"/>
            </m:rPr>
            <m:t>+</m:t>
          </m:r>
          <m:r>
            <m:rPr>
              <m:sty m:val="p"/>
            </m:rPr>
            <m:t>(</m:t>
          </m:r>
          <m:r>
            <m:t>1</m:t>
          </m:r>
          <m:r>
            <m:rPr>
              <m:sty m:val="p"/>
            </m:rPr>
            <m:t>−</m:t>
          </m:r>
          <m:r>
            <m:t>λ</m:t>
          </m:r>
          <m:r>
            <m:rPr>
              <m:sty m:val="p"/>
            </m:rPr>
            <m:t>)</m:t>
          </m:r>
          <m:r>
            <m:rPr>
              <m:sty m:val="p"/>
            </m:rPr>
            <m:t>=</m:t>
          </m:r>
          <m:r>
            <m:t>1</m:t>
          </m:r>
          <m:r>
            <m:rPr>
              <m:sty m:val="p"/>
            </m:rPr>
            <m:t>.</m:t>
          </m:r>
        </m:oMath>
      </m:oMathPara>
    </w:p>
    <w:p>
      <w:pPr>
        <w:numPr>
          <w:ilvl w:val="0"/>
          <w:numId w:val="1000"/>
        </w:numPr>
      </w:pPr>
      <w:r>
        <w:t xml:space="preserve">So</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rPr>
            <m:sty m:val="p"/>
          </m:rPr>
          <m:t>(</m:t>
        </m:r>
        <m:r>
          <m:t>a</m:t>
        </m:r>
        <m:r>
          <m:rPr>
            <m:sty m:val="p"/>
          </m:rPr>
          <m:t>+</m:t>
        </m:r>
        <m:r>
          <m:t>b</m:t>
        </m:r>
        <m:r>
          <m:rPr>
            <m:sty m:val="p"/>
          </m:rPr>
          <m:t>)</m:t>
        </m:r>
        <m:r>
          <m:rPr>
            <m:sty m:val="p"/>
          </m:rPr>
          <m:t>≤</m:t>
        </m:r>
        <m:r>
          <m:t>1</m:t>
        </m:r>
      </m:oMath>
      <w:r>
        <w:t xml:space="preserve"> </w:t>
      </w:r>
      <w:r>
        <w:t xml:space="preserve">by absolute homogeneity, that is,</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t>a</m:t>
        </m:r>
        <m:r>
          <m:rPr>
            <m:sty m:val="p"/>
          </m:rPr>
          <m:t>+</m:t>
        </m:r>
        <m:r>
          <m:t>b</m:t>
        </m:r>
      </m:oMath>
      <w:r>
        <w:t xml:space="preserve">.</w:t>
      </w:r>
    </w:p>
    <w:p>
      <w:pPr>
        <w:pStyle w:val="FirstParagraph"/>
      </w:pPr>
      <w:r>
        <w:rPr>
          <w:b/>
          <w:bCs/>
        </w:rPr>
        <w:t xml:space="preserve">Part 3,</w:t>
      </w:r>
      <w:r>
        <w:rPr>
          <w:b/>
          <w:bCs/>
        </w:rPr>
        <w:t xml:space="preserve"> </w:t>
      </w:r>
      <m:oMath>
        <m:r>
          <m:t>k</m:t>
        </m:r>
        <m:r>
          <m:rPr>
            <m:sty m:val="p"/>
          </m:rPr>
          <m:t>=</m:t>
        </m:r>
        <m:r>
          <m:rPr>
            <m:sty m:val="p"/>
          </m:rPr>
          <m:t>∞</m:t>
        </m:r>
      </m:oMath>
      <w:r>
        <w:rPr>
          <w:b/>
          <w:bCs/>
        </w:rPr>
        <w:t xml:space="preserve">.</w:t>
      </w:r>
      <w:r>
        <w:t xml:space="preserve"> </w:t>
      </w:r>
      <w:r>
        <w:t xml:space="preserve">Every</w:t>
      </w:r>
      <w:r>
        <w:t xml:space="preserve"> </w:t>
      </w:r>
      <m:oMath>
        <m:r>
          <m:t>​</m:t>
        </m:r>
        <m:d>
          <m:dPr>
            <m:begChr m:val="|"/>
            <m:sepChr m:val=""/>
            <m:endChr m:val="|"/>
            <m:grow/>
          </m:dPr>
          <m:e>
            <m:sSub>
              <m:e>
                <m:r>
                  <m:t>x</m:t>
                </m:r>
              </m:e>
              <m:sub>
                <m:r>
                  <m:t>i</m:t>
                </m:r>
              </m:sub>
            </m:sSub>
          </m:e>
        </m:d>
        <m:r>
          <m:t>​</m:t>
        </m:r>
      </m:oMath>
      <w:r>
        <w:t xml:space="preserve"> </w:t>
      </w:r>
      <w:r>
        <w:t xml:space="preserve">is at least</w:t>
      </w:r>
      <w:r>
        <w:t xml:space="preserve"> </w:t>
      </w:r>
      <m:oMath>
        <m:r>
          <m:t>0</m:t>
        </m:r>
      </m:oMath>
      <w:r>
        <w:t xml:space="preserve">, and the largest of them is</w:t>
      </w:r>
      <w:r>
        <w:t xml:space="preserve"> </w:t>
      </w:r>
      <m:oMath>
        <m:r>
          <m:t>0</m:t>
        </m:r>
      </m:oMath>
      <w:r>
        <w:t xml:space="preserve"> </w:t>
      </w:r>
      <w:r>
        <w:t xml:space="preserve">exactly when</w:t>
      </w:r>
      <w:r>
        <w:t xml:space="preserve"> </w:t>
      </w:r>
      <m:oMath>
        <m:acc>
          <m:accPr>
            <m:chr m:val="̃"/>
          </m:accPr>
          <m:e>
            <m:r>
              <m:t>x</m:t>
            </m:r>
          </m:e>
        </m:acc>
        <m:r>
          <m:rPr>
            <m:sty m:val="p"/>
          </m:rPr>
          <m:t>=</m:t>
        </m:r>
        <m:acc>
          <m:accPr>
            <m:chr m:val="̃"/>
          </m:accPr>
          <m:e>
            <m:r>
              <m:t>0</m:t>
            </m:r>
          </m:e>
        </m:acc>
      </m:oMath>
      <w:r>
        <w:t xml:space="preserve">.</w:t>
      </w:r>
      <w:r>
        <w:t xml:space="preserve"> </w:t>
      </w:r>
      <w:r>
        <w:t xml:space="preserve">For a number</w:t>
      </w:r>
      <w:r>
        <w:t xml:space="preserve"> </w:t>
      </w:r>
      <m:oMath>
        <m:r>
          <m:t>c</m:t>
        </m:r>
      </m:oMath>
      <w:r>
        <w:t xml:space="preserve">,</w:t>
      </w:r>
      <w:r>
        <w:t xml:space="preserve"> </w:t>
      </w:r>
      <m:oMath>
        <m:sSub>
          <m:e>
            <m:r>
              <m:rPr>
                <m:sty m:val="p"/>
              </m:rPr>
              <m:t>max</m:t>
            </m:r>
          </m:e>
          <m:sub>
            <m:r>
              <m:t>i</m:t>
            </m:r>
          </m:sub>
        </m:sSub>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sSub>
          <m:e>
            <m:r>
              <m:rPr>
                <m:sty m:val="p"/>
              </m:rPr>
              <m:t>max</m:t>
            </m:r>
          </m:e>
          <m:sub>
            <m:r>
              <m:t>i</m:t>
            </m:r>
          </m:sub>
        </m:sSub>
        <m:r>
          <m:t>​</m:t>
        </m:r>
        <m:d>
          <m:dPr>
            <m:begChr m:val="|"/>
            <m:sepChr m:val=""/>
            <m:endChr m:val="|"/>
            <m:grow/>
          </m:dPr>
          <m:e>
            <m:sSub>
              <m:e>
                <m:r>
                  <m:t>x</m:t>
                </m:r>
              </m:e>
              <m:sub>
                <m:r>
                  <m:t>i</m:t>
                </m:r>
              </m:sub>
            </m:sSub>
          </m:e>
        </m:d>
        <m:r>
          <m:t>​</m:t>
        </m:r>
      </m:oMath>
      <w:r>
        <w:t xml:space="preserve">.</w:t>
      </w:r>
      <w:r>
        <w:t xml:space="preserve"> </w:t>
      </w:r>
      <w:r>
        <w:t xml:space="preserve">For each</w:t>
      </w:r>
      <w:r>
        <w:t xml:space="preserve"> </w:t>
      </w:r>
      <m:oMath>
        <m:r>
          <m:t>i</m:t>
        </m:r>
      </m:oMath>
      <w:r>
        <w:t xml:space="preserve">,</w:t>
      </w:r>
    </w:p>
    <w:p>
      <w:pPr>
        <w:pStyle w:val="BodyText"/>
      </w:pPr>
      <m:oMathPara>
        <m:oMathParaPr>
          <m:jc m:val="center"/>
        </m:oMathParaPr>
        <m:oMath>
          <m:eqArr>
            <m:e>
              <m:r>
                <m:t>​</m:t>
              </m:r>
              <m:d>
                <m:dPr>
                  <m:begChr m:val="|"/>
                  <m:sepChr m:val=""/>
                  <m:endChr m:val="|"/>
                  <m:grow/>
                </m:dPr>
                <m:e>
                  <m:sSub>
                    <m:e>
                      <m:r>
                        <m:t>x</m:t>
                      </m:r>
                    </m:e>
                    <m:sub>
                      <m:r>
                        <m:t>i</m:t>
                      </m:r>
                    </m:sub>
                  </m:sSub>
                  <m:r>
                    <m:rPr>
                      <m:sty m:val="p"/>
                    </m:rPr>
                    <m:t>+</m:t>
                  </m:r>
                  <m:sSub>
                    <m:e>
                      <m:r>
                        <m:t>y</m:t>
                      </m:r>
                    </m:e>
                    <m:sub>
                      <m:r>
                        <m:t>i</m:t>
                      </m:r>
                    </m:sub>
                  </m:sSub>
                </m:e>
              </m:d>
              <m:r>
                <m:t>​</m:t>
              </m:r>
              <m:r>
                <m:t>&amp;</m:t>
              </m:r>
              <m:r>
                <m:rPr>
                  <m:sty m:val="p"/>
                </m:rPr>
                <m:t>≤</m:t>
              </m:r>
              <m:r>
                <m:t>​</m:t>
              </m:r>
              <m:d>
                <m:dPr>
                  <m:begChr m:val="|"/>
                  <m:sepChr m:val=""/>
                  <m:endChr m:val="|"/>
                  <m:grow/>
                </m:dPr>
                <m:e>
                  <m:sSub>
                    <m:e>
                      <m:r>
                        <m:t>x</m:t>
                      </m:r>
                    </m:e>
                    <m:sub>
                      <m:r>
                        <m:t>i</m:t>
                      </m:r>
                    </m:sub>
                  </m:sSub>
                </m:e>
              </m:d>
              <m:r>
                <m:t>​</m:t>
              </m:r>
              <m:r>
                <m:rPr>
                  <m:sty m:val="p"/>
                </m:rPr>
                <m:t>+</m:t>
              </m:r>
              <m:r>
                <m:t>​</m:t>
              </m:r>
              <m:d>
                <m:dPr>
                  <m:begChr m:val="|"/>
                  <m:sepChr m:val=""/>
                  <m:endChr m:val="|"/>
                  <m:grow/>
                </m:dPr>
                <m:e>
                  <m:sSub>
                    <m:e>
                      <m:r>
                        <m:t>y</m:t>
                      </m:r>
                    </m:e>
                    <m:sub>
                      <m:r>
                        <m:t>i</m:t>
                      </m:r>
                    </m:sub>
                  </m:sSub>
                </m:e>
              </m:d>
              <m:r>
                <m:t>​</m:t>
              </m:r>
              <m:r>
                <m:t>&amp;</m:t>
              </m:r>
              <m:r>
                <m:t>&amp;</m:t>
              </m:r>
              <m:r>
                <m:rPr>
                  <m:nor/>
                  <m:sty m:val="p"/>
                </m:rPr>
                <m:t>(triangle inequality for numbers)</m:t>
              </m:r>
            </m:e>
            <m:e>
              <m:r>
                <m:t>&amp;</m:t>
              </m:r>
              <m:r>
                <m:rPr>
                  <m:sty m:val="p"/>
                </m:rPr>
                <m:t>≤</m:t>
              </m:r>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y</m:t>
                      </m:r>
                    </m:e>
                  </m:acc>
                </m:e>
              </m:d>
              <m:sSub>
                <m:e>
                  <m:r>
                    <m:t>​</m:t>
                  </m:r>
                </m:e>
                <m:sub>
                  <m:r>
                    <m:rPr>
                      <m:sty m:val="p"/>
                    </m:rPr>
                    <m:t>∞</m:t>
                  </m:r>
                </m:sub>
              </m:sSub>
              <m:r>
                <m:rPr>
                  <m:sty m:val="p"/>
                </m:rPr>
                <m:t>,</m:t>
              </m:r>
              <m:r>
                <m:t>&amp;</m:t>
              </m:r>
              <m:r>
                <m:t>&amp;</m:t>
              </m:r>
              <m:r>
                <m:rPr>
                  <m:nor/>
                  <m:sty m:val="p"/>
                </m:rPr>
                <m:t>(each is at most the maximum)</m:t>
              </m:r>
            </m:e>
          </m:eqArr>
        </m:oMath>
      </m:oMathPara>
    </w:p>
    <w:p>
      <w:pPr>
        <w:pStyle w:val="FirstParagraph"/>
      </w:pPr>
      <w:r>
        <w:t xml:space="preserve">and taking the maximum over</w:t>
      </w:r>
      <w:r>
        <w:t xml:space="preserve"> </w:t>
      </w:r>
      <m:oMath>
        <m:r>
          <m:t>i</m:t>
        </m:r>
      </m:oMath>
      <w:r>
        <w:t xml:space="preserve"> </w:t>
      </w:r>
      <w:r>
        <w:t xml:space="preserve">on the left gives</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rPr>
                <m:sty m:val="p"/>
              </m:rPr>
              <m:t>∞</m:t>
            </m:r>
          </m:sub>
        </m:sSub>
        <m:r>
          <m:rPr>
            <m:sty m:val="p"/>
          </m:rPr>
          <m:t>≤</m:t>
        </m:r>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y</m:t>
                </m:r>
              </m:e>
            </m:acc>
          </m:e>
        </m:d>
        <m:sSub>
          <m:e>
            <m:r>
              <m:t>​</m:t>
            </m:r>
          </m:e>
          <m:sub>
            <m:r>
              <m:rPr>
                <m:sty m:val="p"/>
              </m:rPr>
              <m:t>∞</m:t>
            </m:r>
          </m:sub>
        </m:sSub>
      </m:oMath>
      <w:r>
        <w:t xml:space="preserve">.</w:t>
      </w:r>
    </w:p>
    <w:bookmarkStart w:id="341" w:name="exm-vector-p-norm-limit"/>
    <w:p>
      <w:pPr>
        <w:pStyle w:val="BodyText"/>
      </w:pPr>
      <w:r>
        <w:rPr>
          <w:b/>
          <w:bCs/>
        </w:rPr>
        <w:t xml:space="preserve">Example 102 (The</w:t>
      </w:r>
      <w:r>
        <w:rPr>
          <w:b/>
          <w:bCs/>
        </w:rPr>
        <w:t xml:space="preserve"> </w:t>
      </w:r>
      <m:oMath>
        <m:sSub>
          <m:e>
            <m:r>
              <m:t>ℓ</m:t>
            </m:r>
          </m:e>
          <m:sub>
            <m:r>
              <m:t>k</m:t>
            </m:r>
          </m:sub>
        </m:sSub>
      </m:oMath>
      <w:r>
        <w:rPr>
          <w:b/>
          <w:bCs/>
        </w:rPr>
        <w:t xml:space="preserve"> </w:t>
      </w:r>
      <w:r>
        <w:rPr>
          <w:b/>
          <w:bCs/>
        </w:rPr>
        <w:t xml:space="preserve">norm approaches the maximum norm as</w:t>
      </w:r>
      <w:r>
        <w:rPr>
          <w:b/>
          <w:bCs/>
        </w:rPr>
        <w:t xml:space="preserve"> </w:t>
      </w:r>
      <m:oMath>
        <m:r>
          <m:t>k</m:t>
        </m:r>
      </m:oMath>
      <w:r>
        <w:rPr>
          <w:b/>
          <w:bCs/>
        </w:rPr>
        <w:t xml:space="preserve"> </w:t>
      </w:r>
      <w:r>
        <w:rPr>
          <w:b/>
          <w:bCs/>
        </w:rPr>
        <w:t xml:space="preserve">grows)</w:t>
      </w:r>
      <w:r>
        <w:t xml:space="preserve"> </w:t>
      </w:r>
      <w:r>
        <w:t xml:space="preserve">Take</w:t>
      </w:r>
      <w:r>
        <w:t xml:space="preserve"> </w:t>
      </w:r>
      <m:oMath>
        <m:acc>
          <m:accPr>
            <m:chr m:val="̃"/>
          </m:accPr>
          <m:e>
            <m:r>
              <m:t>x</m:t>
            </m:r>
          </m:e>
        </m:acc>
        <m:r>
          <m:rPr>
            <m:sty m:val="p"/>
          </m:rPr>
          <m:t>=</m:t>
        </m:r>
        <m:r>
          <m:rPr>
            <m:sty m:val="p"/>
          </m:rPr>
          <m:t>(</m:t>
        </m:r>
        <m:r>
          <m:t>3</m:t>
        </m:r>
        <m:r>
          <m:rPr>
            <m:sty m:val="p"/>
          </m:rPr>
          <m:t>,</m:t>
        </m:r>
        <m:r>
          <m:rPr>
            <m:sty m:val="p"/>
          </m:rPr>
          <m:t>−</m:t>
        </m:r>
        <m:r>
          <m:t>4</m:t>
        </m:r>
        <m:r>
          <m:rPr>
            <m:sty m:val="p"/>
          </m:rPr>
          <m:t>)</m:t>
        </m:r>
      </m:oMath>
      <w:r>
        <w:t xml:space="preserve"> </w:t>
      </w:r>
      <w:r>
        <w:t xml:space="preserve">and</w:t>
      </w:r>
      <w:r>
        <w:t xml:space="preserve"> </w:t>
      </w:r>
      <m:oMath>
        <m:acc>
          <m:accPr>
            <m:chr m:val="̃"/>
          </m:accPr>
          <m:e>
            <m:r>
              <m:t>y</m:t>
            </m:r>
          </m:e>
        </m:acc>
        <m:r>
          <m:rPr>
            <m:sty m:val="p"/>
          </m:rPr>
          <m:t>=</m:t>
        </m:r>
        <m:r>
          <m:rPr>
            <m:sty m:val="p"/>
          </m:rPr>
          <m:t>(</m:t>
        </m:r>
        <m:r>
          <m:rPr>
            <m:sty m:val="p"/>
          </m:rPr>
          <m:t>−</m:t>
        </m:r>
        <m:r>
          <m:t>1</m:t>
        </m:r>
        <m:r>
          <m:rPr>
            <m:sty m:val="p"/>
          </m:rPr>
          <m:t>,</m:t>
        </m:r>
        <m:r>
          <m:t>5</m:t>
        </m:r>
        <m:r>
          <m:rPr>
            <m:sty m:val="p"/>
          </m:rPr>
          <m:t>)</m:t>
        </m:r>
      </m:oMath>
      <w:r>
        <w:t xml:space="preserve"> </w:t>
      </w:r>
      <w:r>
        <w:t xml:space="preserve">in</w:t>
      </w:r>
      <w:r>
        <w:t xml:space="preserve"> </w:t>
      </w:r>
      <m:oMath>
        <m:sSup>
          <m:e>
            <m:r>
              <m:rPr>
                <m:scr m:val="double-struck"/>
                <m:sty m:val="p"/>
              </m:rPr>
              <m:t>R</m:t>
            </m:r>
          </m:e>
          <m:sup>
            <m:r>
              <m:t>2</m:t>
            </m:r>
          </m:sup>
        </m:sSup>
      </m:oMath>
      <w:r>
        <w:t xml:space="preserve">.</w:t>
      </w:r>
      <w:r>
        <w:t xml:space="preserve"> </w:t>
      </w:r>
      <w:r>
        <w:t xml:space="preserve">The code computes</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for several values of</w:t>
      </w:r>
      <w:r>
        <w:t xml:space="preserve"> </w:t>
      </w:r>
      <m:oMath>
        <m:r>
          <m:t>k</m:t>
        </m:r>
      </m:oMath>
      <w:r>
        <w:t xml:space="preserve">, including</w:t>
      </w:r>
      <w:r>
        <w:t xml:space="preserve"> </w:t>
      </w:r>
      <m:oMath>
        <m:r>
          <m:t>k</m:t>
        </m:r>
        <m:r>
          <m:rPr>
            <m:sty m:val="p"/>
          </m:rPr>
          <m:t>=</m:t>
        </m:r>
        <m:r>
          <m:rPr>
            <m:sty m:val="p"/>
          </m:rPr>
          <m:t>∞</m:t>
        </m:r>
      </m:oMath>
      <w:r>
        <w:t xml:space="preserve"> </w:t>
      </w:r>
      <w:r>
        <w:t xml:space="preserve">as the maximum,</w:t>
      </w:r>
      <w:r>
        <w:t xml:space="preserve"> </w:t>
      </w:r>
      <w:r>
        <w:t xml:space="preserve">and checks the triangle inequality for</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at each of them.</w:t>
      </w:r>
    </w:p>
    <w:p>
      <w:pPr>
        <w:pStyle w:val="SourceCode"/>
      </w:pPr>
      <w:r>
        <w:rPr>
          <w:rStyle w:val="NormalTok"/>
        </w:rPr>
        <w:t xml:space="preserve">lk_norm </w:t>
      </w:r>
      <w:r>
        <w:rPr>
          <w:rStyle w:val="OtherTok"/>
        </w:rPr>
        <w:t xml:space="preserve">&lt;-</w:t>
      </w:r>
      <w:r>
        <w:rPr>
          <w:rStyle w:val="NormalTok"/>
        </w:rPr>
        <w:t xml:space="preserve"> </w:t>
      </w:r>
      <w:r>
        <w:rPr>
          <w:rStyle w:val="ControlFlowTok"/>
        </w:rPr>
        <w:t xml:space="preserve">function</w:t>
      </w:r>
      <w:r>
        <w:rPr>
          <w:rStyle w:val="NormalTok"/>
        </w:rPr>
        <w:t xml:space="preserve">(x, k) {</w:t>
      </w:r>
      <w:r>
        <w:br/>
      </w:r>
      <w:r>
        <w:rPr>
          <w:rStyle w:val="NormalTok"/>
        </w:rPr>
        <w:t xml:space="preserve">  </w:t>
      </w:r>
      <w:r>
        <w:rPr>
          <w:rStyle w:val="ControlFlowTok"/>
        </w:rPr>
        <w:t xml:space="preserve">if</w:t>
      </w:r>
      <w:r>
        <w:rPr>
          <w:rStyle w:val="NormalTok"/>
        </w:rPr>
        <w:t xml:space="preserve"> (</w:t>
      </w:r>
      <w:r>
        <w:rPr>
          <w:rStyle w:val="FunctionTok"/>
        </w:rPr>
        <w:t xml:space="preserve">is.infinite</w:t>
      </w:r>
      <w:r>
        <w:rPr>
          <w:rStyle w:val="NormalTok"/>
        </w:rPr>
        <w:t xml:space="preserve">(k)) </w:t>
      </w:r>
      <w:r>
        <w:rPr>
          <w:rStyle w:val="FunctionTok"/>
        </w:rPr>
        <w:t xml:space="preserve">max</w:t>
      </w:r>
      <w:r>
        <w:rPr>
          <w:rStyle w:val="NormalTok"/>
        </w:rPr>
        <w:t xml:space="preserve">(</w:t>
      </w:r>
      <w:r>
        <w:rPr>
          <w:rStyle w:val="FunctionTok"/>
        </w:rPr>
        <w:t xml:space="preserve">abs</w:t>
      </w:r>
      <w:r>
        <w:rPr>
          <w:rStyle w:val="NormalTok"/>
        </w:rPr>
        <w:t xml:space="preserve">(x)) </w:t>
      </w:r>
      <w:r>
        <w:rPr>
          <w:rStyle w:val="ControlFlowTok"/>
        </w:rPr>
        <w:t xml:space="preserve">else</w:t>
      </w:r>
      <w:r>
        <w:rPr>
          <w:rStyle w:val="NormalTok"/>
        </w:rPr>
        <w:t xml:space="preserve"> </w:t>
      </w:r>
      <w:r>
        <w:rPr>
          <w:rStyle w:val="FunctionTok"/>
        </w:rPr>
        <w:t xml:space="preserve">sum</w:t>
      </w:r>
      <w:r>
        <w:rPr>
          <w:rStyle w:val="NormalTok"/>
        </w:rPr>
        <w:t xml:space="preserve">(</w:t>
      </w:r>
      <w:r>
        <w:rPr>
          <w:rStyle w:val="FunctionTok"/>
        </w:rPr>
        <w:t xml:space="preserve">abs</w:t>
      </w:r>
      <w:r>
        <w:rPr>
          <w:rStyle w:val="NormalTok"/>
        </w:rPr>
        <w:t xml:space="preserve">(x)</w:t>
      </w:r>
      <w:r>
        <w:rPr>
          <w:rStyle w:val="SpecialCharTok"/>
        </w:rPr>
        <w:t xml:space="preserve">^</w:t>
      </w:r>
      <w:r>
        <w:rPr>
          <w:rStyle w:val="NormalTok"/>
        </w:rPr>
        <w:t xml:space="preserve">k)</w:t>
      </w:r>
      <w:r>
        <w:rPr>
          <w:rStyle w:val="SpecialCharTok"/>
        </w:rPr>
        <w:t xml:space="preserve">^</w:t>
      </w:r>
      <w:r>
        <w:rPr>
          <w:rStyle w:val="NormalTok"/>
        </w:rPr>
        <w:t xml:space="preserve">(</w:t>
      </w:r>
      <w:r>
        <w:rPr>
          <w:rStyle w:val="DecValTok"/>
        </w:rPr>
        <w:t xml:space="preserve">1</w:t>
      </w:r>
      <w:r>
        <w:rPr>
          <w:rStyle w:val="NormalTok"/>
        </w:rPr>
        <w:t xml:space="preserve"> </w:t>
      </w:r>
      <w:r>
        <w:rPr>
          <w:rStyle w:val="SpecialCharTok"/>
        </w:rPr>
        <w:t xml:space="preserve">/</w:t>
      </w:r>
      <w:r>
        <w:rPr>
          <w:rStyle w:val="NormalTok"/>
        </w:rPr>
        <w:t xml:space="preserve"> k)</w:t>
      </w:r>
      <w:r>
        <w:br/>
      </w:r>
      <w:r>
        <w:rPr>
          <w:rStyle w:val="NormalTok"/>
        </w:rPr>
        <w:t xml:space="preserve">}</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4</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DecValTok"/>
        </w:rPr>
        <w:t xml:space="preserve">1</w:t>
      </w:r>
      <w:r>
        <w:rPr>
          <w:rStyle w:val="NormalTok"/>
        </w:rPr>
        <w:t xml:space="preserve">, </w:t>
      </w:r>
      <w:r>
        <w:rPr>
          <w:rStyle w:val="DecValTok"/>
        </w:rPr>
        <w:t xml:space="preserve">5</w:t>
      </w:r>
      <w:r>
        <w:rPr>
          <w:rStyle w:val="NormalTok"/>
        </w:rPr>
        <w:t xml:space="preserve">)</w:t>
      </w:r>
      <w:r>
        <w:br/>
      </w:r>
      <w:r>
        <w:rPr>
          <w:rStyle w:val="NormalTok"/>
        </w:rPr>
        <w:t xml:space="preserve">ks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8</w:t>
      </w:r>
      <w:r>
        <w:rPr>
          <w:rStyle w:val="NormalTok"/>
        </w:rPr>
        <w:t xml:space="preserve">, </w:t>
      </w:r>
      <w:r>
        <w:rPr>
          <w:rStyle w:val="DecValTok"/>
        </w:rPr>
        <w:t xml:space="preserve">16</w:t>
      </w:r>
      <w:r>
        <w:rPr>
          <w:rStyle w:val="NormalTok"/>
        </w:rPr>
        <w:t xml:space="preserve">, </w:t>
      </w:r>
      <w:r>
        <w:rPr>
          <w:rStyle w:val="DecValTok"/>
        </w:rPr>
        <w:t xml:space="preserve">32</w:t>
      </w:r>
      <w:r>
        <w:rPr>
          <w:rStyle w:val="NormalTok"/>
        </w:rPr>
        <w:t xml:space="preserve">, </w:t>
      </w:r>
      <w:r>
        <w:rPr>
          <w:rStyle w:val="DecValTok"/>
        </w:rPr>
        <w:t xml:space="preserve">64</w:t>
      </w:r>
      <w:r>
        <w:rPr>
          <w:rStyle w:val="NormalTok"/>
        </w:rPr>
        <w:t xml:space="preserve">, </w:t>
      </w:r>
      <w:r>
        <w:rPr>
          <w:rStyle w:val="ConstantTok"/>
        </w:rPr>
        <w:t xml:space="preserve">Inf</w:t>
      </w:r>
      <w:r>
        <w:rPr>
          <w:rStyle w:val="NormalTok"/>
        </w:rPr>
        <w:t xml:space="preserve">)</w:t>
      </w:r>
      <w:r>
        <w:br/>
      </w:r>
      <w:r>
        <w:rPr>
          <w:rStyle w:val="NormalTok"/>
        </w:rPr>
        <w:t xml:space="preserve">norms </w:t>
      </w:r>
      <w:r>
        <w:rPr>
          <w:rStyle w:val="OtherTok"/>
        </w:rPr>
        <w:t xml:space="preserve">&lt;-</w:t>
      </w:r>
      <w:r>
        <w:rPr>
          <w:rStyle w:val="NormalTok"/>
        </w:rPr>
        <w:t xml:space="preserve"> </w:t>
      </w:r>
      <w:r>
        <w:rPr>
          <w:rStyle w:val="FunctionTok"/>
        </w:rPr>
        <w:t xml:space="preserve">sapply</w:t>
      </w:r>
      <w:r>
        <w:rPr>
          <w:rStyle w:val="NormalTok"/>
        </w:rPr>
        <w:t xml:space="preserve">(ks, </w:t>
      </w:r>
      <w:r>
        <w:rPr>
          <w:rStyle w:val="ControlFlowTok"/>
        </w:rPr>
        <w:t xml:space="preserve">function</w:t>
      </w:r>
      <w:r>
        <w:rPr>
          <w:rStyle w:val="NormalTok"/>
        </w:rPr>
        <w:t xml:space="preserve">(k) </w:t>
      </w:r>
      <w:r>
        <w:rPr>
          <w:rStyle w:val="FunctionTok"/>
        </w:rPr>
        <w:t xml:space="preserve">lk_norm</w:t>
      </w:r>
      <w:r>
        <w:rPr>
          <w:rStyle w:val="NormalTok"/>
        </w:rPr>
        <w:t xml:space="preserve">(x, k))</w:t>
      </w:r>
      <w:r>
        <w:br/>
      </w:r>
      <w:r>
        <w:rPr>
          <w:rStyle w:val="NormalTok"/>
        </w:rPr>
        <w:t xml:space="preserve">triangle </w:t>
      </w:r>
      <w:r>
        <w:rPr>
          <w:rStyle w:val="OtherTok"/>
        </w:rPr>
        <w:t xml:space="preserve">&lt;-</w:t>
      </w:r>
      <w:r>
        <w:rPr>
          <w:rStyle w:val="NormalTok"/>
        </w:rPr>
        <w:t xml:space="preserve"> </w:t>
      </w:r>
      <w:r>
        <w:rPr>
          <w:rStyle w:val="FunctionTok"/>
        </w:rPr>
        <w:t xml:space="preserve">sapply</w:t>
      </w:r>
      <w:r>
        <w:rPr>
          <w:rStyle w:val="NormalTok"/>
        </w:rPr>
        <w:t xml:space="preserve">(</w:t>
      </w:r>
      <w:r>
        <w:br/>
      </w:r>
      <w:r>
        <w:rPr>
          <w:rStyle w:val="NormalTok"/>
        </w:rPr>
        <w:t xml:space="preserve">  ks,</w:t>
      </w:r>
      <w:r>
        <w:br/>
      </w:r>
      <w:r>
        <w:rPr>
          <w:rStyle w:val="NormalTok"/>
        </w:rPr>
        <w:t xml:space="preserve">  </w:t>
      </w:r>
      <w:r>
        <w:rPr>
          <w:rStyle w:val="ControlFlowTok"/>
        </w:rPr>
        <w:t xml:space="preserve">function</w:t>
      </w:r>
      <w:r>
        <w:rPr>
          <w:rStyle w:val="NormalTok"/>
        </w:rPr>
        <w:t xml:space="preserve">(k) </w:t>
      </w:r>
      <w:r>
        <w:rPr>
          <w:rStyle w:val="FunctionTok"/>
        </w:rPr>
        <w:t xml:space="preserve">lk_norm</w:t>
      </w:r>
      <w:r>
        <w:rPr>
          <w:rStyle w:val="NormalTok"/>
        </w:rPr>
        <w:t xml:space="preserve">(x </w:t>
      </w:r>
      <w:r>
        <w:rPr>
          <w:rStyle w:val="SpecialCharTok"/>
        </w:rPr>
        <w:t xml:space="preserve">+</w:t>
      </w:r>
      <w:r>
        <w:rPr>
          <w:rStyle w:val="NormalTok"/>
        </w:rPr>
        <w:t xml:space="preserve"> y, k) </w:t>
      </w:r>
      <w:r>
        <w:rPr>
          <w:rStyle w:val="SpecialCharTok"/>
        </w:rPr>
        <w:t xml:space="preserve">&lt;=</w:t>
      </w:r>
      <w:r>
        <w:rPr>
          <w:rStyle w:val="NormalTok"/>
        </w:rPr>
        <w:t xml:space="preserve"> </w:t>
      </w:r>
      <w:r>
        <w:rPr>
          <w:rStyle w:val="FunctionTok"/>
        </w:rPr>
        <w:t xml:space="preserve">lk_norm</w:t>
      </w:r>
      <w:r>
        <w:rPr>
          <w:rStyle w:val="NormalTok"/>
        </w:rPr>
        <w:t xml:space="preserve">(x, k) </w:t>
      </w:r>
      <w:r>
        <w:rPr>
          <w:rStyle w:val="SpecialCharTok"/>
        </w:rPr>
        <w:t xml:space="preserve">+</w:t>
      </w:r>
      <w:r>
        <w:rPr>
          <w:rStyle w:val="NormalTok"/>
        </w:rPr>
        <w:t xml:space="preserve"> </w:t>
      </w:r>
      <w:r>
        <w:rPr>
          <w:rStyle w:val="FunctionTok"/>
        </w:rPr>
        <w:t xml:space="preserve">lk_norm</w:t>
      </w:r>
      <w:r>
        <w:rPr>
          <w:rStyle w:val="NormalTok"/>
        </w:rPr>
        <w:t xml:space="preserve">(y, k)</w:t>
      </w:r>
      <w:r>
        <w:br/>
      </w:r>
      <w:r>
        <w:rPr>
          <w:rStyle w:val="NormalTok"/>
        </w:rPr>
        <w:t xml:space="preserve">)</w:t>
      </w:r>
      <w:r>
        <w:br/>
      </w:r>
      <w:r>
        <w:rPr>
          <w:rStyle w:val="FunctionTok"/>
        </w:rPr>
        <w:t xml:space="preserve">data.frame</w:t>
      </w:r>
      <w:r>
        <w:rPr>
          <w:rStyle w:val="NormalTok"/>
        </w:rPr>
        <w:t xml:space="preserve">(</w:t>
      </w:r>
      <w:r>
        <w:rPr>
          <w:rStyle w:val="AttributeTok"/>
        </w:rPr>
        <w:t xml:space="preserve">k =</w:t>
      </w:r>
      <w:r>
        <w:rPr>
          <w:rStyle w:val="NormalTok"/>
        </w:rPr>
        <w:t xml:space="preserve"> ks, </w:t>
      </w:r>
      <w:r>
        <w:rPr>
          <w:rStyle w:val="AttributeTok"/>
        </w:rPr>
        <w:t xml:space="preserve">norm =</w:t>
      </w:r>
      <w:r>
        <w:rPr>
          <w:rStyle w:val="NormalTok"/>
        </w:rPr>
        <w:t xml:space="preserve"> norms, </w:t>
      </w:r>
      <w:r>
        <w:rPr>
          <w:rStyle w:val="AttributeTok"/>
        </w:rPr>
        <w:t xml:space="preserve">triangle_holds =</w:t>
      </w:r>
      <w:r>
        <w:rPr>
          <w:rStyle w:val="NormalTok"/>
        </w:rPr>
        <w:t xml:space="preserve"> triangle)</w:t>
      </w:r>
      <w:r>
        <w:br/>
      </w:r>
      <w:r>
        <w:rPr>
          <w:rStyle w:val="CommentTok"/>
        </w:rPr>
        <w:t xml:space="preserve">#&gt; # A tibble: 8 × 3</w:t>
      </w:r>
      <w:r>
        <w:br/>
      </w:r>
      <w:r>
        <w:rPr>
          <w:rStyle w:val="CommentTok"/>
        </w:rPr>
        <w:t xml:space="preserve">#&gt;       k  norm triangle_holds</w:t>
      </w:r>
      <w:r>
        <w:br/>
      </w:r>
      <w:r>
        <w:rPr>
          <w:rStyle w:val="CommentTok"/>
        </w:rPr>
        <w:t xml:space="preserve">#&gt;   &lt;dbl&gt; &lt;dbl&gt; &lt;lgl&gt;         </w:t>
      </w:r>
      <w:r>
        <w:br/>
      </w:r>
      <w:r>
        <w:rPr>
          <w:rStyle w:val="CommentTok"/>
        </w:rPr>
        <w:t xml:space="preserve">#&gt; 1     1  7    TRUE          </w:t>
      </w:r>
      <w:r>
        <w:br/>
      </w:r>
      <w:r>
        <w:rPr>
          <w:rStyle w:val="CommentTok"/>
        </w:rPr>
        <w:t xml:space="preserve">#&gt; 2     2  5    TRUE          </w:t>
      </w:r>
      <w:r>
        <w:br/>
      </w:r>
      <w:r>
        <w:rPr>
          <w:rStyle w:val="CommentTok"/>
        </w:rPr>
        <w:t xml:space="preserve">#&gt; 3     4  4.28 TRUE          </w:t>
      </w:r>
      <w:r>
        <w:br/>
      </w:r>
      <w:r>
        <w:rPr>
          <w:rStyle w:val="CommentTok"/>
        </w:rPr>
        <w:t xml:space="preserve">#&gt; 4     8  4.05 TRUE          </w:t>
      </w:r>
      <w:r>
        <w:br/>
      </w:r>
      <w:r>
        <w:rPr>
          <w:rStyle w:val="CommentTok"/>
        </w:rPr>
        <w:t xml:space="preserve">#&gt; 5    16  4.00 TRUE          </w:t>
      </w:r>
      <w:r>
        <w:br/>
      </w:r>
      <w:r>
        <w:rPr>
          <w:rStyle w:val="CommentTok"/>
        </w:rPr>
        <w:t xml:space="preserve">#&gt; 6    32  4.00 TRUE          </w:t>
      </w:r>
      <w:r>
        <w:br/>
      </w:r>
      <w:r>
        <w:rPr>
          <w:rStyle w:val="CommentTok"/>
        </w:rPr>
        <w:t xml:space="preserve">#&gt; 7    64  4.00 TRUE          </w:t>
      </w:r>
      <w:r>
        <w:br/>
      </w:r>
      <w:r>
        <w:rPr>
          <w:rStyle w:val="CommentTok"/>
        </w:rPr>
        <w:t xml:space="preserve">#&gt; 8   Inf  4    TRUE</w:t>
      </w:r>
    </w:p>
    <w:p>
      <w:pPr>
        <w:pStyle w:val="FirstParagraph"/>
      </w:pPr>
      <w:r>
        <w:t xml:space="preserve">By part 1 of</w:t>
      </w:r>
      <w:r>
        <w:t xml:space="preserve"> </w:t>
      </w:r>
      <w:hyperlink w:anchor="thm-vector-p-norm">
        <w:r>
          <w:rPr>
            <w:rStyle w:val="Hyperlink"/>
          </w:rPr>
          <w:t xml:space="preserve">Theorem 57</w:t>
        </w:r>
      </w:hyperlink>
      <w:r>
        <w:t xml:space="preserve">, the</w:t>
      </w:r>
      <w:r>
        <w:t xml:space="preserve"> </w:t>
      </w:r>
      <m:oMath>
        <m:sSub>
          <m:e>
            <m:r>
              <m:t>ℓ</m:t>
            </m:r>
          </m:e>
          <m:sub>
            <m:r>
              <m:t>1</m:t>
            </m:r>
          </m:sub>
        </m:sSub>
      </m:oMath>
      <w:r>
        <w:t xml:space="preserve"> </w:t>
      </w:r>
      <w:r>
        <w:t xml:space="preserve">norm 7 equals</w:t>
      </w:r>
      <w:r>
        <w:t xml:space="preserve"> </w:t>
      </w:r>
      <m:oMath>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r>
          <m:t>7</m:t>
        </m:r>
      </m:oMath>
      <w:r>
        <w:t xml:space="preserve">,</w:t>
      </w:r>
      <w:r>
        <w:t xml:space="preserve"> </w:t>
      </w:r>
      <w:r>
        <w:t xml:space="preserve">and the</w:t>
      </w:r>
      <w:r>
        <w:t xml:space="preserve"> </w:t>
      </w:r>
      <m:oMath>
        <m:sSub>
          <m:e>
            <m:r>
              <m:t>ℓ</m:t>
            </m:r>
          </m:e>
          <m:sub>
            <m:r>
              <m:t>2</m:t>
            </m:r>
          </m:sub>
        </m:sSub>
      </m:oMath>
      <w:r>
        <w:t xml:space="preserve"> </w:t>
      </w:r>
      <w:r>
        <w:t xml:space="preserve">norm 5 equals</w:t>
      </w:r>
      <w:r>
        <w:t xml:space="preserve"> </w:t>
      </w:r>
      <m:oMath>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r>
          <m:rPr>
            <m:sty m:val="p"/>
          </m:rPr>
          <m:t>=</m:t>
        </m:r>
        <m:r>
          <m:t>5</m:t>
        </m:r>
      </m:oMath>
      <w:r>
        <w:t xml:space="preserve">.</w:t>
      </w:r>
      <w:r>
        <w:t xml:space="preserve"> </w:t>
      </w:r>
      <w:r>
        <w:t xml:space="preserve">By part 2, the norms approach the maximum norm 4:</w:t>
      </w:r>
      <w:r>
        <w:t xml:space="preserve"> </w:t>
      </w:r>
      <w:r>
        <w:t xml:space="preserve">at</w:t>
      </w:r>
      <w:r>
        <w:t xml:space="preserve"> </w:t>
      </w:r>
      <m:oMath>
        <m:r>
          <m:t>k</m:t>
        </m:r>
        <m:r>
          <m:rPr>
            <m:sty m:val="p"/>
          </m:rPr>
          <m:t>=</m:t>
        </m:r>
        <m:r>
          <m:t>64</m:t>
        </m:r>
      </m:oMath>
      <w:r>
        <w:t xml:space="preserve"> </w:t>
      </w:r>
      <w:r>
        <w:t xml:space="preserve">the</w:t>
      </w:r>
      <w:r>
        <w:t xml:space="preserve"> </w:t>
      </w:r>
      <m:oMath>
        <m:sSub>
          <m:e>
            <m:r>
              <m:t>ℓ</m:t>
            </m:r>
          </m:e>
          <m:sub>
            <m:r>
              <m:t>k</m:t>
            </m:r>
          </m:sub>
        </m:sSub>
      </m:oMath>
      <w:r>
        <w:t xml:space="preserve"> </w:t>
      </w:r>
      <w:r>
        <w:t xml:space="preserve">norm is within</w:t>
      </w:r>
      <w:r>
        <w:t xml:space="preserve"> </w:t>
      </w:r>
      <w:r>
        <w:t xml:space="preserve">0.00000000063 of it.</w:t>
      </w:r>
      <w:r>
        <w:t xml:space="preserve"> </w:t>
      </w:r>
      <w:r>
        <w:t xml:space="preserve">By part 3, the triangle inequality holds at all 8 of the 8 values of</w:t>
      </w:r>
      <w:r>
        <w:t xml:space="preserve"> </w:t>
      </w:r>
      <m:oMath>
        <m:r>
          <m:t>k</m:t>
        </m:r>
      </m:oMath>
      <w:r>
        <w:t xml:space="preserve">.</w:t>
      </w:r>
    </w:p>
    <w:bookmarkEnd w:id="341"/>
    <w:bookmarkStart w:id="342" w:name="def-cosine-sine"/>
    <w:p>
      <w:pPr>
        <w:pStyle w:val="BodyText"/>
      </w:pPr>
      <w:r>
        <w:rPr>
          <w:b/>
          <w:bCs/>
        </w:rPr>
        <w:t xml:space="preserve">Definition 61 (Cosine and sine)</w:t>
      </w:r>
      <w:r>
        <w:t xml:space="preserve"> </w:t>
      </w:r>
      <w:r>
        <w:t xml:space="preserve">The</w:t>
      </w:r>
      <w:r>
        <w:t xml:space="preserve"> </w:t>
      </w:r>
      <w:r>
        <w:rPr>
          <w:i/>
          <w:iCs/>
        </w:rPr>
        <w:t xml:space="preserve">unit circle</w:t>
      </w:r>
      <w:r>
        <w:t xml:space="preserve"> </w:t>
      </w:r>
      <w:r>
        <w:t xml:space="preserve">is the set of points</w:t>
      </w:r>
      <w:r>
        <w:t xml:space="preserve"> </w:t>
      </w:r>
      <m:oMath>
        <m:r>
          <m:rPr>
            <m:sty m:val="p"/>
          </m:rPr>
          <m:t>(</m:t>
        </m:r>
        <m:sSub>
          <m:e>
            <m:r>
              <m:t>x</m:t>
            </m:r>
          </m:e>
          <m:sub>
            <m:r>
              <m:t>1</m:t>
            </m:r>
          </m:sub>
        </m:sSub>
        <m:r>
          <m:rPr>
            <m:sty m:val="p"/>
          </m:rPr>
          <m:t>,</m:t>
        </m:r>
        <m:sSub>
          <m:e>
            <m:r>
              <m:t>x</m:t>
            </m:r>
          </m:e>
          <m:sub>
            <m:r>
              <m:t>2</m:t>
            </m:r>
          </m:sub>
        </m:sSub>
        <m:r>
          <m:rPr>
            <m:sty m:val="p"/>
          </m:rPr>
          <m:t>)</m:t>
        </m:r>
      </m:oMath>
      <w:r>
        <w:t xml:space="preserve"> </w:t>
      </w:r>
      <w:r>
        <w:t xml:space="preserve">in the plane with</w:t>
      </w:r>
      <w:r>
        <w:t xml:space="preserve"> </w:t>
      </w:r>
      <m:oMath>
        <m:sSubSup>
          <m:e>
            <m:r>
              <m:t>x</m:t>
            </m:r>
          </m:e>
          <m:sub>
            <m:r>
              <m:t>1</m:t>
            </m:r>
          </m:sub>
          <m:sup>
            <m:r>
              <m:t>2</m:t>
            </m:r>
          </m:sup>
        </m:sSubSup>
        <m:r>
          <m:rPr>
            <m:sty m:val="p"/>
          </m:rPr>
          <m:t>+</m:t>
        </m:r>
        <m:sSubSup>
          <m:e>
            <m:r>
              <m:t>x</m:t>
            </m:r>
          </m:e>
          <m:sub>
            <m:r>
              <m:t>2</m:t>
            </m:r>
          </m:sub>
          <m:sup>
            <m:r>
              <m:t>2</m:t>
            </m:r>
          </m:sup>
        </m:sSubSup>
        <m:r>
          <m:rPr>
            <m:sty m:val="p"/>
          </m:rPr>
          <m:t>=</m:t>
        </m:r>
        <m:r>
          <m:t>1</m:t>
        </m:r>
      </m:oMath>
      <w:r>
        <w:t xml:space="preserve">,</w:t>
      </w:r>
      <w:r>
        <w:t xml:space="preserve"> </w:t>
      </w:r>
      <w:r>
        <w:t xml:space="preserve">and</w:t>
      </w:r>
      <w:r>
        <w:t xml:space="preserve"> </w:t>
      </w:r>
      <m:oMath>
        <m:r>
          <m:t>π</m:t>
        </m:r>
        <m:r>
          <m:rPr>
            <m:sty m:val="p"/>
          </m:rPr>
          <m:t>≈</m:t>
        </m:r>
        <m:r>
          <m:t>3.14159</m:t>
        </m:r>
      </m:oMath>
      <w:r>
        <w:t xml:space="preserve"> </w:t>
      </w:r>
      <w:r>
        <w:t xml:space="preserve">is half of its circumference.</w:t>
      </w:r>
      <w:r>
        <w:t xml:space="preserve"> </w:t>
      </w:r>
      <w:r>
        <w:t xml:space="preserve">For a real number</w:t>
      </w:r>
      <w:r>
        <w:t xml:space="preserve"> </w:t>
      </w:r>
      <m:oMath>
        <m:r>
          <m:t>θ</m:t>
        </m:r>
      </m:oMath>
      <w:r>
        <w:t xml:space="preserve">, start at the point</w:t>
      </w:r>
      <w:r>
        <w:t xml:space="preserve"> </w:t>
      </w:r>
      <m:oMath>
        <m:r>
          <m:rPr>
            <m:sty m:val="p"/>
          </m:rPr>
          <m:t>(</m:t>
        </m:r>
        <m:r>
          <m:t>1</m:t>
        </m:r>
        <m:r>
          <m:rPr>
            <m:sty m:val="p"/>
          </m:rPr>
          <m:t>,</m:t>
        </m:r>
        <m:r>
          <m:t>0</m:t>
        </m:r>
        <m:r>
          <m:rPr>
            <m:sty m:val="p"/>
          </m:rPr>
          <m:t>)</m:t>
        </m:r>
      </m:oMath>
      <w:r>
        <w:t xml:space="preserve"> </w:t>
      </w:r>
      <w:r>
        <w:t xml:space="preserve">and move a distance</w:t>
      </w:r>
      <w:r>
        <w:t xml:space="preserve"> </w:t>
      </w:r>
      <m:oMath>
        <m:r>
          <m:t>​</m:t>
        </m:r>
        <m:d>
          <m:dPr>
            <m:begChr m:val="|"/>
            <m:sepChr m:val=""/>
            <m:endChr m:val="|"/>
            <m:grow/>
          </m:dPr>
          <m:e>
            <m:r>
              <m:t>θ</m:t>
            </m:r>
          </m:e>
        </m:d>
        <m:r>
          <m:t>​</m:t>
        </m:r>
      </m:oMath>
      <w:r>
        <w:t xml:space="preserve"> </w:t>
      </w:r>
      <w:r>
        <w:t xml:space="preserve">along the unit circle,</w:t>
      </w:r>
      <w:r>
        <w:t xml:space="preserve"> </w:t>
      </w:r>
      <w:r>
        <w:t xml:space="preserve">counterclockwise if</w:t>
      </w:r>
      <w:r>
        <w:t xml:space="preserve"> </w:t>
      </w:r>
      <m:oMath>
        <m:r>
          <m:t>θ</m:t>
        </m:r>
        <m:r>
          <m:rPr>
            <m:sty m:val="p"/>
          </m:rPr>
          <m:t>≥</m:t>
        </m:r>
        <m:r>
          <m:t>0</m:t>
        </m:r>
      </m:oMath>
      <w:r>
        <w:t xml:space="preserve"> </w:t>
      </w:r>
      <w:r>
        <w:t xml:space="preserve">and clockwise if</w:t>
      </w:r>
      <w:r>
        <w:t xml:space="preserve"> </w:t>
      </w:r>
      <m:oMath>
        <m:r>
          <m:t>θ</m:t>
        </m:r>
        <m:r>
          <m:rPr>
            <m:sty m:val="p"/>
          </m:rPr>
          <m:t>&lt;</m:t>
        </m:r>
        <m:r>
          <m:t>0</m:t>
        </m:r>
      </m:oMath>
      <w:r>
        <w:t xml:space="preserve">.</w:t>
      </w:r>
      <w:r>
        <w:t xml:space="preserve"> </w:t>
      </w:r>
      <w:r>
        <w:t xml:space="preserve">The point reached is</w:t>
      </w:r>
      <w:r>
        <w:t xml:space="preserve"> </w:t>
      </w:r>
      <m:oMath>
        <m:r>
          <m:rPr>
            <m:sty m:val="p"/>
          </m:rPr>
          <m:t>(</m:t>
        </m:r>
        <m:r>
          <m:rPr>
            <m:sty m:val="p"/>
          </m:rPr>
          <m:t>cos</m:t>
        </m:r>
        <m:r>
          <m:t>θ</m:t>
        </m:r>
        <m:r>
          <m:rPr>
            <m:sty m:val="p"/>
          </m:rPr>
          <m:t>,</m:t>
        </m:r>
        <m:r>
          <m:rPr>
            <m:sty m:val="p"/>
          </m:rPr>
          <m:t>sin</m:t>
        </m:r>
        <m:r>
          <m:t>θ</m:t>
        </m:r>
        <m:r>
          <m:rPr>
            <m:sty m:val="p"/>
          </m:rPr>
          <m:t>)</m:t>
        </m:r>
      </m:oMath>
      <w:r>
        <w:t xml:space="preserve">:</w:t>
      </w:r>
      <w:r>
        <w:t xml:space="preserve"> </w:t>
      </w:r>
      <w:r>
        <w:t xml:space="preserve">its first coordinate is the</w:t>
      </w:r>
      <w:r>
        <w:t xml:space="preserve"> </w:t>
      </w:r>
      <w:r>
        <w:rPr>
          <w:b/>
          <w:bCs/>
        </w:rPr>
        <w:t xml:space="preserve">cosine</w:t>
      </w:r>
      <w:r>
        <w:t xml:space="preserve"> </w:t>
      </w:r>
      <w:r>
        <w:t xml:space="preserve">of</w:t>
      </w:r>
      <w:r>
        <w:t xml:space="preserve"> </w:t>
      </w:r>
      <m:oMath>
        <m:r>
          <m:t>θ</m:t>
        </m:r>
      </m:oMath>
      <w:r>
        <w:t xml:space="preserve">,</w:t>
      </w:r>
      <w:r>
        <w:t xml:space="preserve"> </w:t>
      </w:r>
      <w:r>
        <w:t xml:space="preserve">and its second coordinate is the</w:t>
      </w:r>
      <w:r>
        <w:t xml:space="preserve"> </w:t>
      </w:r>
      <w:r>
        <w:rPr>
          <w:b/>
          <w:bCs/>
        </w:rPr>
        <w:t xml:space="preserve">sine</w:t>
      </w:r>
      <w:r>
        <w:t xml:space="preserve"> </w:t>
      </w:r>
      <w:r>
        <w:t xml:space="preserve">of</w:t>
      </w:r>
      <w:r>
        <w:t xml:space="preserve"> </w:t>
      </w:r>
      <m:oMath>
        <m:r>
          <m:t>θ</m:t>
        </m:r>
      </m:oMath>
      <w:r>
        <w:t xml:space="preserve">.</w:t>
      </w:r>
    </w:p>
    <w:bookmarkEnd w:id="342"/>
    <w:bookmarkStart w:id="343" w:name="exm-cosine-sine"/>
    <w:p>
      <w:pPr>
        <w:pStyle w:val="BodyText"/>
      </w:pPr>
      <w:r>
        <w:rPr>
          <w:b/>
          <w:bCs/>
        </w:rPr>
        <w:t xml:space="preserve">Example 103 (Cosines and sines of some angles)</w:t>
      </w:r>
      <w:r>
        <w:t xml:space="preserve"> </w:t>
      </w:r>
      <w:r>
        <w:t xml:space="preserve"> </w:t>
      </w:r>
    </w:p>
    <w:p>
      <w:pPr>
        <w:numPr>
          <w:ilvl w:val="0"/>
          <w:numId w:val="1060"/>
        </w:numPr>
      </w:pPr>
      <m:oMath>
        <m:r>
          <m:t>θ</m:t>
        </m:r>
        <m:r>
          <m:rPr>
            <m:sty m:val="p"/>
          </m:rPr>
          <m:t>=</m:t>
        </m:r>
        <m:r>
          <m:t>0</m:t>
        </m:r>
      </m:oMath>
      <w:r>
        <w:t xml:space="preserve"> </w:t>
      </w:r>
      <w:r>
        <w:t xml:space="preserve">stays at</w:t>
      </w:r>
      <w:r>
        <w:t xml:space="preserve"> </w:t>
      </w:r>
      <m:oMath>
        <m:r>
          <m:rPr>
            <m:sty m:val="p"/>
          </m:rPr>
          <m:t>(</m:t>
        </m:r>
        <m:r>
          <m:t>1</m:t>
        </m:r>
        <m:r>
          <m:rPr>
            <m:sty m:val="p"/>
          </m:rPr>
          <m:t>,</m:t>
        </m:r>
        <m:r>
          <m:t>0</m:t>
        </m:r>
        <m:r>
          <m:rPr>
            <m:sty m:val="p"/>
          </m:rPr>
          <m:t>)</m:t>
        </m:r>
      </m:oMath>
      <w:r>
        <w:t xml:space="preserve">, so</w:t>
      </w:r>
      <w:r>
        <w:t xml:space="preserve"> </w:t>
      </w:r>
      <m:oMath>
        <m:r>
          <m:rPr>
            <m:sty m:val="p"/>
          </m:rPr>
          <m:t>cos</m:t>
        </m:r>
        <m:r>
          <m:t>0</m:t>
        </m:r>
        <m:r>
          <m:rPr>
            <m:sty m:val="p"/>
          </m:rPr>
          <m:t>=</m:t>
        </m:r>
        <m:r>
          <m:t>1</m:t>
        </m:r>
      </m:oMath>
      <w:r>
        <w:t xml:space="preserve"> </w:t>
      </w:r>
      <w:r>
        <w:t xml:space="preserve">and</w:t>
      </w:r>
      <w:r>
        <w:t xml:space="preserve"> </w:t>
      </w:r>
      <m:oMath>
        <m:r>
          <m:rPr>
            <m:sty m:val="p"/>
          </m:rPr>
          <m:t>sin</m:t>
        </m:r>
        <m:r>
          <m:t>0</m:t>
        </m:r>
        <m:r>
          <m:rPr>
            <m:sty m:val="p"/>
          </m:rPr>
          <m:t>=</m:t>
        </m:r>
        <m:r>
          <m:t>0</m:t>
        </m:r>
      </m:oMath>
      <w:r>
        <w:t xml:space="preserve">.</w:t>
      </w:r>
    </w:p>
    <w:p>
      <w:pPr>
        <w:numPr>
          <w:ilvl w:val="0"/>
          <w:numId w:val="1060"/>
        </w:numPr>
      </w:pPr>
      <m:oMath>
        <m:r>
          <m:t>θ</m:t>
        </m:r>
        <m:r>
          <m:rPr>
            <m:sty m:val="p"/>
          </m:rPr>
          <m:t>=</m:t>
        </m:r>
        <m:r>
          <m:t>π</m:t>
        </m:r>
      </m:oMath>
      <w:r>
        <w:t xml:space="preserve"> </w:t>
      </w:r>
      <w:r>
        <w:t xml:space="preserve">goes half way around the circle, to</w:t>
      </w:r>
      <w:r>
        <w:t xml:space="preserve"> </w:t>
      </w:r>
      <m:oMath>
        <m:r>
          <m:rPr>
            <m:sty m:val="p"/>
          </m:rPr>
          <m:t>(</m:t>
        </m:r>
        <m:r>
          <m:rPr>
            <m:sty m:val="p"/>
          </m:rPr>
          <m:t>−</m:t>
        </m:r>
        <m:r>
          <m:t>1</m:t>
        </m:r>
        <m:r>
          <m:rPr>
            <m:sty m:val="p"/>
          </m:rPr>
          <m:t>,</m:t>
        </m:r>
        <m:r>
          <m:t>0</m:t>
        </m:r>
        <m:r>
          <m:rPr>
            <m:sty m:val="p"/>
          </m:rPr>
          <m:t>)</m:t>
        </m:r>
      </m:oMath>
      <w:r>
        <w:t xml:space="preserve">,</w:t>
      </w:r>
      <w:r>
        <w:t xml:space="preserve"> </w:t>
      </w:r>
      <w:r>
        <w:t xml:space="preserve">so</w:t>
      </w:r>
      <w:r>
        <w:t xml:space="preserve"> </w:t>
      </w:r>
      <m:oMath>
        <m:r>
          <m:rPr>
            <m:sty m:val="p"/>
          </m:rPr>
          <m:t>cos</m:t>
        </m:r>
        <m:r>
          <m:t>π</m:t>
        </m:r>
        <m:r>
          <m:rPr>
            <m:sty m:val="p"/>
          </m:rPr>
          <m:t>=</m:t>
        </m:r>
        <m:r>
          <m:rPr>
            <m:sty m:val="p"/>
          </m:rPr>
          <m:t>−</m:t>
        </m:r>
        <m:r>
          <m:t>1</m:t>
        </m:r>
      </m:oMath>
      <w:r>
        <w:t xml:space="preserve"> </w:t>
      </w:r>
      <w:r>
        <w:t xml:space="preserve">and</w:t>
      </w:r>
      <w:r>
        <w:t xml:space="preserve"> </w:t>
      </w:r>
      <m:oMath>
        <m:r>
          <m:rPr>
            <m:sty m:val="p"/>
          </m:rPr>
          <m:t>sin</m:t>
        </m:r>
        <m:r>
          <m:t>π</m:t>
        </m:r>
        <m:r>
          <m:rPr>
            <m:sty m:val="p"/>
          </m:rPr>
          <m:t>=</m:t>
        </m:r>
        <m:r>
          <m:t>0</m:t>
        </m:r>
      </m:oMath>
      <w:r>
        <w:t xml:space="preserve">.</w:t>
      </w:r>
    </w:p>
    <w:p>
      <w:pPr>
        <w:numPr>
          <w:ilvl w:val="0"/>
          <w:numId w:val="1060"/>
        </w:numPr>
      </w:pPr>
      <m:oMath>
        <m:r>
          <m:t>θ</m:t>
        </m:r>
        <m:r>
          <m:rPr>
            <m:sty m:val="p"/>
          </m:rPr>
          <m:t>=</m:t>
        </m:r>
        <m:r>
          <m:t>π</m:t>
        </m:r>
        <m:r>
          <m:rPr>
            <m:sty m:val="p"/>
          </m:rPr>
          <m:t>/</m:t>
        </m:r>
        <m:r>
          <m:t>2</m:t>
        </m:r>
      </m:oMath>
      <w:r>
        <w:t xml:space="preserve"> </w:t>
      </w:r>
      <w:r>
        <w:t xml:space="preserve">goes a quarter of the way round, to</w:t>
      </w:r>
      <w:r>
        <w:t xml:space="preserve"> </w:t>
      </w:r>
      <m:oMath>
        <m:r>
          <m:rPr>
            <m:sty m:val="p"/>
          </m:rPr>
          <m:t>(</m:t>
        </m:r>
        <m:r>
          <m:t>0</m:t>
        </m:r>
        <m:r>
          <m:rPr>
            <m:sty m:val="p"/>
          </m:rPr>
          <m:t>,</m:t>
        </m:r>
        <m:r>
          <m:t>1</m:t>
        </m:r>
        <m:r>
          <m:rPr>
            <m:sty m:val="p"/>
          </m:rPr>
          <m:t>)</m:t>
        </m:r>
      </m:oMath>
      <w:r>
        <w:t xml:space="preserve">,</w:t>
      </w:r>
      <w:r>
        <w:t xml:space="preserve"> </w:t>
      </w:r>
      <w:r>
        <w:t xml:space="preserve">so</w:t>
      </w:r>
      <w:r>
        <w:t xml:space="preserve"> </w:t>
      </w:r>
      <m:oMath>
        <m:r>
          <m:rPr>
            <m:sty m:val="p"/>
          </m:rPr>
          <m:t>cos</m:t>
        </m:r>
        <m:r>
          <m:rPr>
            <m:sty m:val="p"/>
          </m:rPr>
          <m:t>(</m:t>
        </m:r>
        <m:r>
          <m:t>π</m:t>
        </m:r>
        <m:r>
          <m:rPr>
            <m:sty m:val="p"/>
          </m:rPr>
          <m:t>/</m:t>
        </m:r>
        <m:r>
          <m:t>2</m:t>
        </m:r>
        <m:r>
          <m:rPr>
            <m:sty m:val="p"/>
          </m:rPr>
          <m:t>)</m:t>
        </m:r>
        <m:r>
          <m:rPr>
            <m:sty m:val="p"/>
          </m:rPr>
          <m:t>=</m:t>
        </m:r>
        <m:r>
          <m:t>0</m:t>
        </m:r>
      </m:oMath>
      <w:r>
        <w:t xml:space="preserve"> </w:t>
      </w:r>
      <w:r>
        <w:t xml:space="preserve">and</w:t>
      </w:r>
      <w:r>
        <w:t xml:space="preserve"> </w:t>
      </w:r>
      <m:oMath>
        <m:r>
          <m:rPr>
            <m:sty m:val="p"/>
          </m:rPr>
          <m:t>sin</m:t>
        </m:r>
        <m:r>
          <m:rPr>
            <m:sty m:val="p"/>
          </m:rPr>
          <m:t>(</m:t>
        </m:r>
        <m:r>
          <m:t>π</m:t>
        </m:r>
        <m:r>
          <m:rPr>
            <m:sty m:val="p"/>
          </m:rPr>
          <m:t>/</m:t>
        </m:r>
        <m:r>
          <m:t>2</m:t>
        </m:r>
        <m:r>
          <m:rPr>
            <m:sty m:val="p"/>
          </m:rPr>
          <m:t>)</m:t>
        </m:r>
        <m:r>
          <m:rPr>
            <m:sty m:val="p"/>
          </m:rPr>
          <m:t>=</m:t>
        </m:r>
        <m:r>
          <m:t>1</m:t>
        </m:r>
      </m:oMath>
      <w:r>
        <w:t xml:space="preserve">.</w:t>
      </w:r>
    </w:p>
    <w:p>
      <w:pPr>
        <w:numPr>
          <w:ilvl w:val="0"/>
          <w:numId w:val="1060"/>
        </w:numPr>
      </w:pPr>
      <m:oMath>
        <m:r>
          <m:t>θ</m:t>
        </m:r>
        <m:r>
          <m:rPr>
            <m:sty m:val="p"/>
          </m:rPr>
          <m:t>=</m:t>
        </m:r>
        <m:r>
          <m:t>π</m:t>
        </m:r>
        <m:r>
          <m:rPr>
            <m:sty m:val="p"/>
          </m:rPr>
          <m:t>/</m:t>
        </m:r>
        <m:r>
          <m:t>4</m:t>
        </m:r>
      </m:oMath>
      <w:r>
        <w:t xml:space="preserve"> </w:t>
      </w:r>
      <w:r>
        <w:t xml:space="preserve">goes an eighth of the way round,</w:t>
      </w:r>
      <w:r>
        <w:t xml:space="preserve"> </w:t>
      </w:r>
      <w:r>
        <w:t xml:space="preserve">to the point of the circle with</w:t>
      </w:r>
      <w:r>
        <w:t xml:space="preserve"> </w:t>
      </w:r>
      <m:oMath>
        <m:sSub>
          <m:e>
            <m:r>
              <m:t>x</m:t>
            </m:r>
          </m:e>
          <m:sub>
            <m:r>
              <m:t>1</m:t>
            </m:r>
          </m:sub>
        </m:sSub>
        <m:r>
          <m:rPr>
            <m:sty m:val="p"/>
          </m:rPr>
          <m:t>=</m:t>
        </m:r>
        <m:sSub>
          <m:e>
            <m:r>
              <m:t>x</m:t>
            </m:r>
          </m:e>
          <m:sub>
            <m:r>
              <m:t>2</m:t>
            </m:r>
          </m:sub>
        </m:sSub>
        <m:r>
          <m:rPr>
            <m:sty m:val="p"/>
          </m:rPr>
          <m:t>&gt;</m:t>
        </m:r>
        <m:r>
          <m:t>0</m:t>
        </m:r>
      </m:oMath>
      <w:r>
        <w:t xml:space="preserve">.</w:t>
      </w:r>
      <w:r>
        <w:t xml:space="preserve"> </w:t>
      </w:r>
      <w:r>
        <w:t xml:space="preserve">There</w:t>
      </w:r>
      <w:r>
        <w:t xml:space="preserve"> </w:t>
      </w:r>
      <m:oMath>
        <m:sSubSup>
          <m:e>
            <m:r>
              <m:t>x</m:t>
            </m:r>
          </m:e>
          <m:sub>
            <m:r>
              <m:t>1</m:t>
            </m:r>
          </m:sub>
          <m:sup>
            <m:r>
              <m:t>2</m:t>
            </m:r>
          </m:sup>
        </m:sSubSup>
        <m:r>
          <m:rPr>
            <m:sty m:val="p"/>
          </m:rPr>
          <m:t>+</m:t>
        </m:r>
        <m:sSubSup>
          <m:e>
            <m:r>
              <m:t>x</m:t>
            </m:r>
          </m:e>
          <m:sub>
            <m:r>
              <m:t>1</m:t>
            </m:r>
          </m:sub>
          <m:sup>
            <m:r>
              <m:t>2</m:t>
            </m:r>
          </m:sup>
        </m:sSubSup>
        <m:r>
          <m:rPr>
            <m:sty m:val="p"/>
          </m:rPr>
          <m:t>=</m:t>
        </m:r>
        <m:r>
          <m:t>1</m:t>
        </m:r>
      </m:oMath>
      <w:r>
        <w:t xml:space="preserve">, so</w:t>
      </w:r>
      <w:r>
        <w:t xml:space="preserve"> </w:t>
      </w:r>
      <m:oMath>
        <m:sSubSup>
          <m:e>
            <m:r>
              <m:t>x</m:t>
            </m:r>
          </m:e>
          <m:sub>
            <m:r>
              <m:t>1</m:t>
            </m:r>
          </m:sub>
          <m:sup>
            <m:r>
              <m:t>2</m:t>
            </m:r>
          </m:sup>
        </m:sSubSup>
        <m:r>
          <m:rPr>
            <m:sty m:val="p"/>
          </m:rPr>
          <m:t>=</m:t>
        </m:r>
        <m:f>
          <m:fPr>
            <m:type m:val="lin"/>
          </m:fPr>
          <m:num>
            <m:r>
              <m:t>1</m:t>
            </m:r>
          </m:num>
          <m:den>
            <m:r>
              <m:t>2</m:t>
            </m:r>
          </m:den>
        </m:f>
      </m:oMath>
      <w:r>
        <w:t xml:space="preserve"> </w:t>
      </w:r>
      <w:r>
        <w:t xml:space="preserve">and</w:t>
      </w:r>
      <w:r>
        <w:t xml:space="preserve"> </w:t>
      </w:r>
      <m:oMath>
        <m:sSub>
          <m:e>
            <m:r>
              <m:t>x</m:t>
            </m:r>
          </m:e>
          <m:sub>
            <m:r>
              <m:t>1</m:t>
            </m:r>
          </m:sub>
        </m:sSub>
        <m:r>
          <m:rPr>
            <m:sty m:val="p"/>
          </m:rPr>
          <m:t>=</m:t>
        </m:r>
        <m:f>
          <m:fPr>
            <m:type m:val="lin"/>
          </m:fPr>
          <m:num>
            <m:r>
              <m:t>1</m:t>
            </m:r>
          </m:num>
          <m:den>
            <m:rad>
              <m:radPr>
                <m:degHide m:val="on"/>
              </m:radPr>
              <m:deg/>
              <m:e>
                <m:r>
                  <m:t>2</m:t>
                </m:r>
              </m:e>
            </m:rad>
          </m:den>
        </m:f>
        <m:r>
          <m:rPr>
            <m:sty m:val="p"/>
          </m:rPr>
          <m:t>≈</m:t>
        </m:r>
        <m:r>
          <m:t>0.7071</m:t>
        </m:r>
      </m:oMath>
      <w:r>
        <w:t xml:space="preserve">:</w:t>
      </w:r>
    </w:p>
    <w:p>
      <w:pPr>
        <w:pStyle w:val="BodyText"/>
      </w:pPr>
      <m:oMathPara>
        <m:oMathParaPr>
          <m:jc m:val="center"/>
        </m:oMathParaPr>
        <m:oMath>
          <m:eqArr>
            <m:e>
              <m:r>
                <m:rPr>
                  <m:sty m:val="p"/>
                </m:rPr>
                <m:t>cos</m:t>
              </m:r>
              <m:r>
                <m:rPr>
                  <m:sty m:val="p"/>
                </m:rPr>
                <m:t>(</m:t>
              </m:r>
              <m:r>
                <m:t>π</m:t>
              </m:r>
              <m:r>
                <m:rPr>
                  <m:sty m:val="p"/>
                </m:rPr>
                <m:t>/</m:t>
              </m:r>
              <m:r>
                <m:t>4</m:t>
              </m:r>
              <m:r>
                <m:rPr>
                  <m:sty m:val="p"/>
                </m:rPr>
                <m:t>)</m:t>
              </m:r>
              <m:r>
                <m:t>&amp;</m:t>
              </m:r>
              <m:r>
                <m:rPr>
                  <m:sty m:val="p"/>
                </m:rPr>
                <m:t>=</m:t>
              </m:r>
              <m:r>
                <m:rPr>
                  <m:sty m:val="p"/>
                </m:rPr>
                <m:t>sin</m:t>
              </m:r>
              <m:r>
                <m:rPr>
                  <m:sty m:val="p"/>
                </m:rPr>
                <m:t>(</m:t>
              </m:r>
              <m:r>
                <m:t>π</m:t>
              </m:r>
              <m:r>
                <m:rPr>
                  <m:sty m:val="p"/>
                </m:rPr>
                <m:t>/</m:t>
              </m:r>
              <m:r>
                <m:t>4</m:t>
              </m:r>
              <m:r>
                <m:rPr>
                  <m:sty m:val="p"/>
                </m:rPr>
                <m:t>)</m:t>
              </m:r>
            </m:e>
            <m:e>
              <m:r>
                <m:t>&amp;</m:t>
              </m:r>
              <m:r>
                <m:rPr>
                  <m:sty m:val="p"/>
                </m:rPr>
                <m:t>=</m:t>
              </m:r>
              <m:f>
                <m:fPr>
                  <m:type m:val="lin"/>
                </m:fPr>
                <m:num>
                  <m:r>
                    <m:t>1</m:t>
                  </m:r>
                </m:num>
                <m:den>
                  <m:rad>
                    <m:radPr>
                      <m:degHide m:val="on"/>
                    </m:radPr>
                    <m:deg/>
                    <m:e>
                      <m:r>
                        <m:t>2</m:t>
                      </m:r>
                    </m:e>
                  </m:rad>
                </m:den>
              </m:f>
              <m:r>
                <m:rPr>
                  <m:sty m:val="p"/>
                </m:rPr>
                <m:t>.</m:t>
              </m:r>
            </m:e>
          </m:eqArr>
        </m:oMath>
      </m:oMathPara>
    </w:p>
    <w:p>
      <w:pPr>
        <w:pStyle w:val="FirstParagraph"/>
      </w:pPr>
      <w:r>
        <w:t xml:space="preserve">Angles are also measured in</w:t>
      </w:r>
      <w:r>
        <w:t xml:space="preserve"> </w:t>
      </w:r>
      <w:r>
        <w:rPr>
          <w:i/>
          <w:iCs/>
        </w:rPr>
        <w:t xml:space="preserve">degrees</w:t>
      </w:r>
      <w:r>
        <w:t xml:space="preserve">, with a full turn of</w:t>
      </w:r>
      <w:r>
        <w:t xml:space="preserve"> </w:t>
      </w:r>
      <m:oMath>
        <m:r>
          <m:t>2</m:t>
        </m:r>
        <m:r>
          <m:t>π</m:t>
        </m:r>
      </m:oMath>
      <w:r>
        <w:t xml:space="preserve"> </w:t>
      </w:r>
      <w:r>
        <w:t xml:space="preserve">equal to</w:t>
      </w:r>
      <w:r>
        <w:t xml:space="preserve"> </w:t>
      </w:r>
      <m:oMath>
        <m:r>
          <m:t>360</m:t>
        </m:r>
      </m:oMath>
      <w:r>
        <w:t xml:space="preserve"> </w:t>
      </w:r>
      <w:r>
        <w:t xml:space="preserve">degrees,</w:t>
      </w:r>
      <w:r>
        <w:t xml:space="preserve"> </w:t>
      </w:r>
      <w:r>
        <w:t xml:space="preserve">so</w:t>
      </w:r>
      <w:r>
        <w:t xml:space="preserve"> </w:t>
      </w:r>
      <m:oMath>
        <m:r>
          <m:t>π</m:t>
        </m:r>
        <m:r>
          <m:rPr>
            <m:sty m:val="p"/>
          </m:rPr>
          <m:t>/</m:t>
        </m:r>
        <m:r>
          <m:t>2</m:t>
        </m:r>
      </m:oMath>
      <w:r>
        <w:t xml:space="preserve"> </w:t>
      </w:r>
      <w:r>
        <w:t xml:space="preserve">is</w:t>
      </w:r>
      <w:r>
        <w:t xml:space="preserve"> </w:t>
      </w:r>
      <m:oMath>
        <m:r>
          <m:t>90</m:t>
        </m:r>
      </m:oMath>
      <w:r>
        <w:t xml:space="preserve"> </w:t>
      </w:r>
      <w:r>
        <w:t xml:space="preserve">degrees and</w:t>
      </w:r>
      <w:r>
        <w:t xml:space="preserve"> </w:t>
      </w:r>
      <m:oMath>
        <m:r>
          <m:t>π</m:t>
        </m:r>
        <m:r>
          <m:rPr>
            <m:sty m:val="p"/>
          </m:rPr>
          <m:t>/</m:t>
        </m:r>
        <m:r>
          <m:t>4</m:t>
        </m:r>
      </m:oMath>
      <w:r>
        <w:t xml:space="preserve"> </w:t>
      </w:r>
      <w:r>
        <w:t xml:space="preserve">is</w:t>
      </w:r>
      <w:r>
        <w:t xml:space="preserve"> </w:t>
      </w:r>
      <m:oMath>
        <m:r>
          <m:t>45</m:t>
        </m:r>
      </m:oMath>
      <w:r>
        <w:t xml:space="preserve"> </w:t>
      </w:r>
      <w:r>
        <w:t xml:space="preserve">degrees.</w:t>
      </w:r>
    </w:p>
    <w:bookmarkEnd w:id="343"/>
    <w:bookmarkStart w:id="344" w:name="def-angle"/>
    <w:p>
      <w:pPr>
        <w:pStyle w:val="BodyText"/>
      </w:pPr>
      <w:r>
        <w:rPr>
          <w:b/>
          <w:bCs/>
        </w:rPr>
        <w:t xml:space="preserve">Definition 62 (Angle between two vectors)</w:t>
      </w:r>
      <w:r>
        <w:t xml:space="preserve"> </w:t>
      </w:r>
      <w:r>
        <w:t xml:space="preserve">The</w:t>
      </w:r>
      <w:r>
        <w:t xml:space="preserve"> </w:t>
      </w:r>
      <w:r>
        <w:rPr>
          <w:b/>
          <w:bCs/>
        </w:rPr>
        <w:t xml:space="preserve">angle</w:t>
      </w:r>
      <w:r>
        <w:t xml:space="preserve"> </w:t>
      </w:r>
      <w:r>
        <w:t xml:space="preserve">between two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is the unique number</w:t>
      </w:r>
      <w:r>
        <w:t xml:space="preserve"> </w:t>
      </w:r>
      <m:oMath>
        <m:r>
          <m:t>θ</m:t>
        </m:r>
        <m:r>
          <m:rPr>
            <m:sty m:val="p"/>
          </m:rPr>
          <m:t>∈</m:t>
        </m:r>
        <m:r>
          <m:rPr>
            <m:sty m:val="p"/>
          </m:rPr>
          <m:t>[</m:t>
        </m:r>
        <m:r>
          <m:t>0</m:t>
        </m:r>
        <m:r>
          <m:rPr>
            <m:sty m:val="p"/>
          </m:rPr>
          <m:t>,</m:t>
        </m:r>
        <m:r>
          <m:t>π</m:t>
        </m:r>
        <m:r>
          <m:rPr>
            <m:sty m:val="p"/>
          </m:rPr>
          <m:t>]</m:t>
        </m:r>
      </m:oMath>
      <w:r>
        <w:t xml:space="preserve"> </w:t>
      </w:r>
      <w:r>
        <w:t xml:space="preserve">whose cosine (</w:t>
      </w:r>
      <w:hyperlink w:anchor="def-cosine-sine">
        <w:r>
          <w:rPr>
            <w:rStyle w:val="Hyperlink"/>
          </w:rPr>
          <w:t xml:space="preserve">Definition 61</w:t>
        </w:r>
      </w:hyperlink>
      <w:r>
        <w:t xml:space="preserve">) satisfies</w:t>
      </w:r>
    </w:p>
    <w:p>
      <w:pPr>
        <w:pStyle w:val="BodyText"/>
      </w:pPr>
      <m:oMathPara>
        <m:oMathParaPr>
          <m:jc m:val="center"/>
        </m:oMathParaPr>
        <m:oMath>
          <m:r>
            <m:rPr>
              <m:sty m:val="p"/>
            </m:rPr>
            <m:t>cos</m:t>
          </m:r>
          <m:r>
            <m:t>θ</m:t>
          </m:r>
          <m:r>
            <m:rPr>
              <m:sty m:val="p"/>
            </m:rPr>
            <m:t>=</m:t>
          </m:r>
          <m:f>
            <m:fPr>
              <m:type m:val="bar"/>
            </m:fPr>
            <m:num>
              <m:acc>
                <m:accPr>
                  <m:chr m:val="̃"/>
                </m:accPr>
                <m:e>
                  <m:r>
                    <m:t>x</m:t>
                  </m:r>
                </m:e>
              </m:acc>
              <m:r>
                <m:rPr>
                  <m:sty m:val="p"/>
                </m:rPr>
                <m:t>⋅</m:t>
              </m:r>
              <m:acc>
                <m:accPr>
                  <m:chr m:val="̃"/>
                </m:accPr>
                <m:e>
                  <m:r>
                    <m:t>y</m:t>
                  </m:r>
                </m:e>
              </m:acc>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44"/>
    <w:bookmarkStart w:id="345" w:name="rem-angle-well-defined"/>
    <w:p>
      <w:pPr>
        <w:pStyle w:val="FirstParagraph"/>
      </w:pPr>
      <w:r>
        <w:rPr>
          <w:i/>
          <w:iCs/>
        </w:rPr>
        <w:t xml:space="preserve">Remark 17</w:t>
      </w:r>
      <w:r>
        <w:t xml:space="preserve"> (Why the angle is well defined). </w:t>
      </w:r>
      <w:r>
        <w:t xml:space="preserve">The denominator is positive, because both vectors are nonzero (</w:t>
      </w:r>
      <w:hyperlink w:anchor="thm-norm-properties">
        <w:r>
          <w:rPr>
            <w:rStyle w:val="Hyperlink"/>
          </w:rPr>
          <w:t xml:space="preserve">Theorem 53</w:t>
        </w:r>
      </w:hyperlink>
      <w:r>
        <w:t xml:space="preserve">),</w:t>
      </w:r>
      <w:r>
        <w:t xml:space="preserve"> </w:t>
      </w:r>
      <w:r>
        <w:t xml:space="preserve">and by</w:t>
      </w:r>
      <w:r>
        <w:t xml:space="preserve"> </w:t>
      </w:r>
      <w:hyperlink w:anchor="thm-cauchy-schwarz">
        <w:r>
          <w:rPr>
            <w:rStyle w:val="Hyperlink"/>
          </w:rPr>
          <w:t xml:space="preserve">Theorem 55</w:t>
        </w:r>
      </w:hyperlink>
      <w:r>
        <w:t xml:space="preserve"> </w:t>
      </w:r>
      <w:r>
        <w:t xml:space="preserve">the ratio lies between</w:t>
      </w:r>
      <w:r>
        <w:t xml:space="preserve"> </w:t>
      </w:r>
      <m:oMath>
        <m:r>
          <m:rPr>
            <m:sty m:val="p"/>
          </m:rPr>
          <m:t>−</m:t>
        </m:r>
        <m:r>
          <m:t>1</m:t>
        </m:r>
      </m:oMath>
      <w:r>
        <w:t xml:space="preserve"> </w:t>
      </w:r>
      <w:r>
        <w:t xml:space="preserve">and</w:t>
      </w:r>
      <w:r>
        <w:t xml:space="preserve"> </w:t>
      </w:r>
      <m:oMath>
        <m:r>
          <m:t>1</m:t>
        </m:r>
      </m:oMath>
      <w:r>
        <w:t xml:space="preserve">.</w:t>
      </w:r>
      <w:r>
        <w:t xml:space="preserve"> </w:t>
      </w:r>
      <w:r>
        <w:t xml:space="preserve">On</w:t>
      </w:r>
      <w:r>
        <w:t xml:space="preserve"> </w:t>
      </w:r>
      <m:oMath>
        <m:r>
          <m:rPr>
            <m:sty m:val="p"/>
          </m:rPr>
          <m:t>[</m:t>
        </m:r>
        <m:r>
          <m:t>0</m:t>
        </m:r>
        <m:r>
          <m:rPr>
            <m:sty m:val="p"/>
          </m:rPr>
          <m:t>,</m:t>
        </m:r>
        <m:r>
          <m:t>π</m:t>
        </m:r>
        <m:r>
          <m:rPr>
            <m:sty m:val="p"/>
          </m:rPr>
          <m:t>]</m:t>
        </m:r>
      </m:oMath>
      <w:r>
        <w:t xml:space="preserve">,</w:t>
      </w:r>
      <w:r>
        <w:t xml:space="preserve"> </w:t>
      </w:r>
      <m:oMath>
        <m:r>
          <m:rPr>
            <m:sty m:val="p"/>
          </m:rPr>
          <m:t>cos</m:t>
        </m:r>
      </m:oMath>
      <w:r>
        <w:t xml:space="preserve"> </w:t>
      </w:r>
      <w:r>
        <w:t xml:space="preserve">is decreasing from</w:t>
      </w:r>
      <w:r>
        <w:t xml:space="preserve"> </w:t>
      </w:r>
      <m:oMath>
        <m:r>
          <m:t>1</m:t>
        </m:r>
      </m:oMath>
      <w:r>
        <w:t xml:space="preserve"> </w:t>
      </w:r>
      <w:r>
        <w:t xml:space="preserve">to</w:t>
      </w:r>
      <w:r>
        <w:t xml:space="preserve"> </w:t>
      </w:r>
      <m:oMath>
        <m:r>
          <m:rPr>
            <m:sty m:val="p"/>
          </m:rPr>
          <m:t>−</m:t>
        </m:r>
        <m:r>
          <m:t>1</m:t>
        </m:r>
      </m:oMath>
      <w:r>
        <w:t xml:space="preserve"> </w:t>
      </w:r>
      <w:r>
        <w:t xml:space="preserve">and takes each value in</w:t>
      </w:r>
      <w:r>
        <w:t xml:space="preserve"> </w:t>
      </w:r>
      <m:oMath>
        <m:r>
          <m:rPr>
            <m:sty m:val="p"/>
          </m:rPr>
          <m:t>[</m:t>
        </m:r>
        <m:r>
          <m:rPr>
            <m:sty m:val="p"/>
          </m:rPr>
          <m:t>−</m:t>
        </m:r>
        <m:r>
          <m:t>1</m:t>
        </m:r>
        <m:r>
          <m:rPr>
            <m:sty m:val="p"/>
          </m:rPr>
          <m:t>,</m:t>
        </m:r>
        <m:r>
          <m:t>1</m:t>
        </m:r>
        <m:r>
          <m:rPr>
            <m:sty m:val="p"/>
          </m:rPr>
          <m:t>]</m:t>
        </m:r>
      </m:oMath>
      <w:r>
        <w:t xml:space="preserve"> </w:t>
      </w:r>
      <w:r>
        <w:t xml:space="preserve">exactly once,</w:t>
      </w:r>
      <w:r>
        <w:t xml:space="preserve"> </w:t>
      </w:r>
      <w:r>
        <w:t xml:space="preserve">so there is exactly one such</w:t>
      </w:r>
      <w:r>
        <w:t xml:space="preserve"> </w:t>
      </w:r>
      <m:oMath>
        <m:r>
          <m:t>θ</m:t>
        </m:r>
      </m:oMath>
      <w:r>
        <w:t xml:space="preserve">.</w:t>
      </w:r>
      <w:r>
        <w:t xml:space="preserve"> </w:t>
      </w:r>
      <w:r>
        <w:t xml:space="preserve">The angle is</w:t>
      </w:r>
      <w:r>
        <w:t xml:space="preserve"> </w:t>
      </w:r>
      <m:oMath>
        <m:r>
          <m:t>π</m:t>
        </m:r>
        <m:r>
          <m:rPr>
            <m:sty m:val="p"/>
          </m:rPr>
          <m:t>/</m:t>
        </m:r>
        <m:r>
          <m:t>2</m:t>
        </m:r>
      </m:oMath>
      <w:r>
        <w:t xml:space="preserve"> </w:t>
      </w:r>
      <w:r>
        <w:t xml:space="preserve">exactly when</w:t>
      </w:r>
      <w:r>
        <w:t xml:space="preserve"> </w:t>
      </w:r>
      <m:oMath>
        <m:acc>
          <m:accPr>
            <m:chr m:val="̃"/>
          </m:accPr>
          <m:e>
            <m:r>
              <m:t>x</m:t>
            </m:r>
          </m:e>
        </m:acc>
        <m:r>
          <m:rPr>
            <m:sty m:val="p"/>
          </m:rPr>
          <m:t>⋅</m:t>
        </m:r>
        <m:acc>
          <m:accPr>
            <m:chr m:val="̃"/>
          </m:accPr>
          <m:e>
            <m:r>
              <m:t>y</m:t>
            </m:r>
          </m:e>
        </m:acc>
        <m:r>
          <m:rPr>
            <m:sty m:val="p"/>
          </m:rPr>
          <m:t>=</m:t>
        </m:r>
        <m:r>
          <m:t>0</m:t>
        </m:r>
      </m:oMath>
      <w:r>
        <w:t xml:space="preserve">,</w:t>
      </w:r>
      <w:r>
        <w:t xml:space="preserve"> </w:t>
      </w:r>
      <w:r>
        <w:t xml:space="preserve">so for nonzero vectors, orthogonal (</w:t>
      </w:r>
      <w:hyperlink w:anchor="def-orthogonal-vectors">
        <w:r>
          <w:rPr>
            <w:rStyle w:val="Hyperlink"/>
          </w:rPr>
          <w:t xml:space="preserve">Definition 13</w:t>
        </w:r>
      </w:hyperlink>
      <w:r>
        <w:t xml:space="preserve">) means at a right angle.</w:t>
      </w:r>
    </w:p>
    <w:bookmarkEnd w:id="345"/>
    <w:bookmarkStart w:id="346" w:name="exm-angle"/>
    <w:p>
      <w:pPr>
        <w:pStyle w:val="BodyText"/>
      </w:pPr>
      <w:r>
        <w:rPr>
          <w:b/>
          <w:bCs/>
        </w:rPr>
        <w:t xml:space="preserve">Example 104 (Some angles in the plane)</w:t>
      </w:r>
      <w:r>
        <w:t xml:space="preserve"> </w:t>
      </w:r>
      <w:r>
        <w:t xml:space="preserve"> </w:t>
      </w:r>
    </w:p>
    <w:p>
      <w:pPr>
        <w:numPr>
          <w:ilvl w:val="0"/>
          <w:numId w:val="106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w:t>
      </w:r>
      <w:r>
        <w:t xml:space="preserve"> </w:t>
      </w:r>
      <m:oMath>
        <m:r>
          <m:rPr>
            <m:sty m:val="p"/>
          </m:rPr>
          <m:t>cos</m:t>
        </m:r>
        <m:r>
          <m:t>θ</m:t>
        </m:r>
        <m:r>
          <m:rPr>
            <m:sty m:val="p"/>
          </m:rPr>
          <m:t>=</m:t>
        </m:r>
        <m:f>
          <m:fPr>
            <m:type m:val="bar"/>
          </m:fPr>
          <m:num>
            <m:r>
              <m:t>1</m:t>
            </m:r>
          </m:num>
          <m:den>
            <m:r>
              <m:t>1</m:t>
            </m:r>
            <m:r>
              <m:rPr>
                <m:sty m:val="p"/>
              </m:rPr>
              <m:t>⋅</m:t>
            </m:r>
            <m:rad>
              <m:radPr>
                <m:degHide m:val="on"/>
              </m:radPr>
              <m:deg/>
              <m:e>
                <m:r>
                  <m:t>2</m:t>
                </m:r>
              </m:e>
            </m:rad>
          </m:den>
        </m:f>
      </m:oMath>
      <w:r>
        <w:t xml:space="preserve">, so</w:t>
      </w:r>
      <w:r>
        <w:t xml:space="preserve"> </w:t>
      </w:r>
      <m:oMath>
        <m:r>
          <m:t>θ</m:t>
        </m:r>
        <m:r>
          <m:rPr>
            <m:sty m:val="p"/>
          </m:rPr>
          <m:t>=</m:t>
        </m:r>
        <m:r>
          <m:t>π</m:t>
        </m:r>
        <m:r>
          <m:rPr>
            <m:sty m:val="p"/>
          </m:rPr>
          <m:t>/</m:t>
        </m:r>
        <m:r>
          <m:t>4</m:t>
        </m:r>
      </m:oMath>
      <w:r>
        <w:t xml:space="preserve">.</w:t>
      </w:r>
    </w:p>
    <w:p>
      <w:pPr>
        <w:numPr>
          <w:ilvl w:val="0"/>
          <w:numId w:val="1061"/>
        </w:numPr>
      </w:pP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r>
                <m:t>0</m:t>
              </m:r>
              <m:r>
                <m:rPr>
                  <m:sty m:val="p"/>
                </m:rPr>
                <m:t>,</m:t>
              </m:r>
            </m:e>
          </m:eqArr>
        </m:oMath>
      </m:oMathPara>
    </w:p>
    <w:p>
      <w:pPr>
        <w:numPr>
          <w:ilvl w:val="0"/>
          <w:numId w:val="1000"/>
        </w:numPr>
      </w:pPr>
      <w:r>
        <w:t xml:space="preserve">so</w:t>
      </w:r>
      <w:r>
        <w:t xml:space="preserve"> </w:t>
      </w:r>
      <m:oMath>
        <m:r>
          <m:t>θ</m:t>
        </m:r>
        <m:r>
          <m:rPr>
            <m:sty m:val="p"/>
          </m:rPr>
          <m:t>=</m:t>
        </m:r>
        <m:r>
          <m:t>π</m:t>
        </m:r>
        <m:r>
          <m:rPr>
            <m:sty m:val="p"/>
          </m:rPr>
          <m:t>/</m:t>
        </m:r>
        <m:r>
          <m:t>2</m:t>
        </m:r>
      </m:oMath>
      <w:r>
        <w:t xml:space="preserve">.</w:t>
      </w:r>
    </w:p>
    <w:p>
      <w:pPr>
        <w:numPr>
          <w:ilvl w:val="0"/>
          <w:numId w:val="106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rPr>
            <m:sty m:val="p"/>
          </m:rPr>
          <m:t>−</m:t>
        </m:r>
        <m:r>
          <m:t>3</m:t>
        </m:r>
        <m:r>
          <m:rPr>
            <m:sty m:val="p"/>
          </m:rPr>
          <m:t>,</m:t>
        </m:r>
        <m:r>
          <m:t>0</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3</m:t>
                  </m:r>
                </m:num>
                <m:den>
                  <m:r>
                    <m:t>1</m:t>
                  </m:r>
                  <m:r>
                    <m:rPr>
                      <m:sty m:val="p"/>
                    </m:rPr>
                    <m:t>⋅</m:t>
                  </m:r>
                  <m:r>
                    <m:t>3</m:t>
                  </m:r>
                </m:den>
              </m:f>
            </m:e>
            <m:e>
              <m:r>
                <m:t>&amp;</m:t>
              </m:r>
              <m:r>
                <m:rPr>
                  <m:sty m:val="p"/>
                </m:rPr>
                <m:t>=</m:t>
              </m:r>
              <m:r>
                <m:rPr>
                  <m:sty m:val="p"/>
                </m:rPr>
                <m:t>−</m:t>
              </m:r>
              <m:r>
                <m:t>1</m:t>
              </m:r>
              <m:r>
                <m:rPr>
                  <m:sty m:val="p"/>
                </m:rPr>
                <m:t>,</m:t>
              </m:r>
            </m:e>
          </m:eqArr>
        </m:oMath>
      </m:oMathPara>
    </w:p>
    <w:p>
      <w:pPr>
        <w:numPr>
          <w:ilvl w:val="0"/>
          <w:numId w:val="1000"/>
        </w:numPr>
      </w:pPr>
      <w:r>
        <w:t xml:space="preserve">so</w:t>
      </w:r>
      <w:r>
        <w:t xml:space="preserve"> </w:t>
      </w:r>
      <m:oMath>
        <m:r>
          <m:t>θ</m:t>
        </m:r>
        <m:r>
          <m:rPr>
            <m:sty m:val="p"/>
          </m:rPr>
          <m:t>=</m:t>
        </m:r>
        <m:r>
          <m:t>π</m:t>
        </m:r>
      </m:oMath>
      <w:r>
        <w:t xml:space="preserve">.</w:t>
      </w:r>
    </w:p>
    <w:p>
      <w:pPr>
        <w:numPr>
          <w:ilvl w:val="0"/>
          <w:numId w:val="1061"/>
        </w:numPr>
      </w:pPr>
      <m:oMath>
        <m:r>
          <m:rPr>
            <m:sty m:val="p"/>
          </m:rPr>
          <m:t>(</m:t>
        </m:r>
        <m:r>
          <m:t>1</m:t>
        </m:r>
        <m:r>
          <m:rPr>
            <m:sty m:val="p"/>
          </m:rPr>
          <m:t>,</m:t>
        </m:r>
        <m:r>
          <m:t>0</m:t>
        </m:r>
        <m:r>
          <m:rPr>
            <m:sty m:val="p"/>
          </m:rPr>
          <m:t>)</m:t>
        </m:r>
      </m:oMath>
      <w:r>
        <w:t xml:space="preserve"> </w:t>
      </w:r>
      <w:r>
        <w:t xml:space="preserve">and</w:t>
      </w:r>
      <w:r>
        <w:t xml:space="preserve"> </w:t>
      </w:r>
      <m:oMath>
        <m:acc>
          <m:accPr>
            <m:chr m:val="̃"/>
          </m:accPr>
          <m:e>
            <m:r>
              <m:t>0</m:t>
            </m:r>
          </m:e>
        </m:acc>
      </m:oMath>
      <w:r>
        <w:t xml:space="preserve">: there is no angle,</w:t>
      </w:r>
      <w:r>
        <w:t xml:space="preserve"> </w:t>
      </w:r>
      <w:r>
        <w:t xml:space="preserve">because the ratio would divide by</w:t>
      </w:r>
      <w:r>
        <w:t xml:space="preserve"> </w:t>
      </w:r>
      <m:oMath>
        <m:r>
          <m:t>​</m:t>
        </m:r>
        <m:d>
          <m:dPr>
            <m:begChr m:val="∥"/>
            <m:sepChr m:val=""/>
            <m:endChr m:val="∥"/>
            <m:grow/>
          </m:dPr>
          <m:e>
            <m:acc>
              <m:accPr>
                <m:chr m:val="̃"/>
              </m:accPr>
              <m:e>
                <m:r>
                  <m:t>0</m:t>
                </m:r>
              </m:e>
            </m:acc>
          </m:e>
        </m:d>
        <m:r>
          <m:t>​</m:t>
        </m:r>
        <m:r>
          <m:rPr>
            <m:sty m:val="p"/>
          </m:rPr>
          <m:t>=</m:t>
        </m:r>
        <m:r>
          <m:t>0</m:t>
        </m:r>
      </m:oMath>
      <w:r>
        <w:t xml:space="preserve">.</w:t>
      </w:r>
    </w:p>
    <w:bookmarkEnd w:id="346"/>
    <w:bookmarkStart w:id="347" w:name="def-cosine-similarity"/>
    <w:p>
      <w:pPr>
        <w:pStyle w:val="FirstParagraph"/>
      </w:pPr>
      <w:r>
        <w:rPr>
          <w:b/>
          <w:bCs/>
        </w:rPr>
        <w:t xml:space="preserve">Definition 63 (Cosine similarity)</w:t>
      </w:r>
      <w:r>
        <w:t xml:space="preserve"> </w:t>
      </w:r>
      <w:r>
        <w:t xml:space="preserve">The</w:t>
      </w:r>
      <w:r>
        <w:t xml:space="preserve"> </w:t>
      </w:r>
      <w:r>
        <w:rPr>
          <w:b/>
          <w:bCs/>
        </w:rPr>
        <w:t xml:space="preserve">cosine similarity</w:t>
      </w:r>
      <w:r>
        <w:t xml:space="preserve"> </w:t>
      </w:r>
      <w:r>
        <w:t xml:space="preserve">between two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is</w:t>
      </w:r>
      <w:r>
        <w:t xml:space="preserve"> </w:t>
      </w:r>
      <w:r>
        <w:t xml:space="preserve">the cosine of the angle between them (</w:t>
      </w:r>
      <w:hyperlink w:anchor="def-angle">
        <w:r>
          <w:rPr>
            <w:rStyle w:val="Hyperlink"/>
          </w:rPr>
          <w:t xml:space="preserve">Definition 62</w:t>
        </w:r>
      </w:hyperlink>
      <w:r>
        <w:t xml:space="preserve">):</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f>
            <m:fPr>
              <m:type m:val="bar"/>
            </m:fPr>
            <m:num>
              <m:acc>
                <m:accPr>
                  <m:chr m:val="̃"/>
                </m:accPr>
                <m:e>
                  <m:r>
                    <m:t>x</m:t>
                  </m:r>
                </m:e>
              </m:acc>
              <m:r>
                <m:rPr>
                  <m:sty m:val="p"/>
                </m:rPr>
                <m:t>⋅</m:t>
              </m:r>
              <m:acc>
                <m:accPr>
                  <m:chr m:val="̃"/>
                </m:accPr>
                <m:e>
                  <m:r>
                    <m:t>y</m:t>
                  </m:r>
                </m:e>
              </m:acc>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p>
      <w:pPr>
        <w:pStyle w:val="FirstParagraph"/>
      </w:pPr>
      <w:r>
        <w:t xml:space="preserve">In a general real inner product space (</w:t>
      </w:r>
      <w:hyperlink w:anchor="def-inner-product-space">
        <w:r>
          <w:rPr>
            <w:rStyle w:val="Hyperlink"/>
          </w:rPr>
          <w:t xml:space="preserve">Definition 57</w:t>
        </w:r>
      </w:hyperlink>
      <w:r>
        <w:t xml:space="preserve">) with inner product</w:t>
      </w:r>
      <w:r>
        <w:t xml:space="preserve"> </w:t>
      </w:r>
      <m:oMath>
        <m:d>
          <m:dPr>
            <m:begChr m:val="⟨"/>
            <m:sepChr m:val=""/>
            <m:endChr m:val="⟩"/>
            <m:grow/>
          </m:dPr>
          <m:e>
            <m:r>
              <m:rPr>
                <m:sty m:val="p"/>
              </m:rPr>
              <m:t>⋅</m:t>
            </m:r>
            <m:r>
              <m:rPr>
                <m:sty m:val="p"/>
              </m:rPr>
              <m:t>,</m:t>
            </m:r>
            <m:r>
              <m:rPr>
                <m:sty m:val="p"/>
              </m:rPr>
              <m:t>⋅</m:t>
            </m:r>
          </m:e>
        </m:d>
      </m:oMath>
      <w:r>
        <w:t xml:space="preserve"> </w:t>
      </w:r>
      <w:r>
        <w:t xml:space="preserve">and induced norm</w:t>
      </w:r>
      <w:r>
        <w:t xml:space="preserve"> </w:t>
      </w:r>
      <m:oMath>
        <m:r>
          <m:t>​</m:t>
        </m:r>
        <m:d>
          <m:dPr>
            <m:begChr m:val="∥"/>
            <m:sepChr m:val=""/>
            <m:endChr m:val="∥"/>
            <m:grow/>
          </m:dPr>
          <m:e>
            <m:r>
              <m:rPr>
                <m:sty m:val="p"/>
              </m:rPr>
              <m:t>⋅</m:t>
            </m:r>
          </m:e>
        </m:d>
        <m:r>
          <m:t>​</m:t>
        </m:r>
      </m:oMath>
      <w:r>
        <w:t xml:space="preserve">, the cosine similarity is</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f>
            <m:fPr>
              <m:type m:val="bar"/>
            </m:fPr>
            <m:num>
              <m:d>
                <m:dPr>
                  <m:begChr m:val="⟨"/>
                  <m:sepChr m:val=""/>
                  <m:endChr m:val="⟩"/>
                  <m:grow/>
                </m:dPr>
                <m:e>
                  <m:acc>
                    <m:accPr>
                      <m:chr m:val="̃"/>
                    </m:accPr>
                    <m:e>
                      <m:r>
                        <m:t>x</m:t>
                      </m:r>
                    </m:e>
                  </m:acc>
                  <m:r>
                    <m:rPr>
                      <m:sty m:val="p"/>
                    </m:rPr>
                    <m:t>,</m:t>
                  </m:r>
                  <m:acc>
                    <m:accPr>
                      <m:chr m:val="̃"/>
                    </m:accPr>
                    <m:e>
                      <m:r>
                        <m:t>y</m:t>
                      </m:r>
                    </m:e>
                  </m:acc>
                </m:e>
              </m:d>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47"/>
    <w:bookmarkStart w:id="348" w:name="exm-cosine-similarity"/>
    <w:p>
      <w:pPr>
        <w:pStyle w:val="FirstParagraph"/>
      </w:pPr>
      <w:r>
        <w:rPr>
          <w:b/>
          <w:bCs/>
        </w:rPr>
        <w:t xml:space="preserve">Example 105 (Cosine similarity of parallel, orthogonal, and arbitrary vectors)</w:t>
      </w:r>
      <w:r>
        <w:t xml:space="preserve"> </w:t>
      </w:r>
      <w:r>
        <w:t xml:space="preserve">For vectors in</w:t>
      </w:r>
      <w:r>
        <w:t xml:space="preserve"> </w:t>
      </w:r>
      <m:oMath>
        <m:sSup>
          <m:e>
            <m:r>
              <m:rPr>
                <m:scr m:val="double-struck"/>
                <m:sty m:val="p"/>
              </m:rPr>
              <m:t>R</m:t>
            </m:r>
          </m:e>
          <m:sup>
            <m:r>
              <m:t>2</m:t>
            </m:r>
          </m:sup>
        </m:sSup>
      </m:oMath>
      <w:r>
        <w:t xml:space="preserve">:</w:t>
      </w:r>
    </w:p>
    <w:p>
      <w:pPr>
        <w:numPr>
          <w:ilvl w:val="0"/>
          <w:numId w:val="1062"/>
        </w:numPr>
      </w:pPr>
      <w:r>
        <w:t xml:space="preserve">Parallel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2</m:t>
        </m:r>
        <m:r>
          <m:rPr>
            <m:sty m:val="p"/>
          </m:rPr>
          <m:t>,</m:t>
        </m:r>
        <m:r>
          <m:t>4</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t>2</m:t>
                  </m:r>
                  <m:r>
                    <m:rPr>
                      <m:sty m:val="p"/>
                    </m:rPr>
                    <m:t>+</m:t>
                  </m:r>
                  <m:r>
                    <m:t>8</m:t>
                  </m:r>
                </m:num>
                <m:den>
                  <m:rad>
                    <m:radPr>
                      <m:degHide m:val="on"/>
                    </m:radPr>
                    <m:deg/>
                    <m:e>
                      <m:r>
                        <m:t>5</m:t>
                      </m:r>
                    </m:e>
                  </m:rad>
                  <m:r>
                    <m:t> </m:t>
                  </m:r>
                  <m:rad>
                    <m:radPr>
                      <m:degHide m:val="on"/>
                    </m:radPr>
                    <m:deg/>
                    <m:e>
                      <m:r>
                        <m:t>20</m:t>
                      </m:r>
                    </m:e>
                  </m:rad>
                </m:den>
              </m:f>
            </m:e>
            <m:e>
              <m:r>
                <m:t>&amp;</m:t>
              </m:r>
              <m:r>
                <m:rPr>
                  <m:sty m:val="p"/>
                </m:rPr>
                <m:t>=</m:t>
              </m:r>
              <m:f>
                <m:fPr>
                  <m:type m:val="bar"/>
                </m:fPr>
                <m:num>
                  <m:r>
                    <m:t>10</m:t>
                  </m:r>
                </m:num>
                <m:den>
                  <m:r>
                    <m:t>10</m:t>
                  </m:r>
                </m:den>
              </m:f>
            </m:e>
            <m:e>
              <m:r>
                <m:t>&amp;</m:t>
              </m:r>
              <m:r>
                <m:rPr>
                  <m:sty m:val="p"/>
                </m:rPr>
                <m:t>=</m:t>
              </m:r>
              <m:r>
                <m:t>1</m:t>
              </m:r>
              <m:r>
                <m:rPr>
                  <m:sty m:val="p"/>
                </m:rPr>
                <m:t>.</m:t>
              </m:r>
            </m:e>
          </m:eqArr>
        </m:oMath>
      </m:oMathPara>
    </w:p>
    <w:p>
      <w:pPr>
        <w:numPr>
          <w:ilvl w:val="0"/>
          <w:numId w:val="1062"/>
        </w:numPr>
      </w:pPr>
      <w:r>
        <w:t xml:space="preserve">Orthogonal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f>
                <m:fPr>
                  <m:type m:val="bar"/>
                </m:fPr>
                <m:num>
                  <m:r>
                    <m:t>0</m:t>
                  </m:r>
                </m:num>
                <m:den>
                  <m:r>
                    <m:t>5</m:t>
                  </m:r>
                </m:den>
              </m:f>
            </m:e>
            <m:e>
              <m:r>
                <m:t>&amp;</m:t>
              </m:r>
              <m:r>
                <m:rPr>
                  <m:sty m:val="p"/>
                </m:rPr>
                <m:t>=</m:t>
              </m:r>
              <m:r>
                <m:t>0</m:t>
              </m:r>
              <m:r>
                <m:rPr>
                  <m:sty m:val="p"/>
                </m:rPr>
                <m:t>.</m:t>
              </m:r>
            </m:e>
          </m:eqArr>
        </m:oMath>
      </m:oMathPara>
    </w:p>
    <w:p>
      <w:pPr>
        <w:numPr>
          <w:ilvl w:val="0"/>
          <w:numId w:val="1062"/>
        </w:numPr>
      </w:pPr>
      <w:r>
        <w:t xml:space="preserve">Arbitrary vectors</w:t>
      </w:r>
      <w:r>
        <w:t xml:space="preserve"> </w:t>
      </w:r>
      <m:oMath>
        <m:acc>
          <m:accPr>
            <m:chr m:val="̃"/>
          </m:accPr>
          <m:e>
            <m:r>
              <m:t>x</m:t>
            </m:r>
          </m:e>
        </m:acc>
        <m:r>
          <m:rPr>
            <m:sty m:val="p"/>
          </m:rPr>
          <m:t>=</m:t>
        </m:r>
        <m:r>
          <m:rPr>
            <m:sty m:val="p"/>
          </m:rPr>
          <m:t>(</m:t>
        </m:r>
        <m:r>
          <m:t>1</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t>1</m:t>
                  </m:r>
                  <m:r>
                    <m:rPr>
                      <m:sty m:val="p"/>
                    </m:rPr>
                    <m:t>⋅</m:t>
                  </m:r>
                  <m:r>
                    <m:t>1</m:t>
                  </m:r>
                  <m:r>
                    <m:rPr>
                      <m:sty m:val="p"/>
                    </m:rPr>
                    <m:t>+</m:t>
                  </m:r>
                  <m:r>
                    <m:t>0</m:t>
                  </m:r>
                  <m:r>
                    <m:rPr>
                      <m:sty m:val="p"/>
                    </m:rPr>
                    <m:t>⋅</m:t>
                  </m:r>
                  <m:r>
                    <m:t>1</m:t>
                  </m:r>
                </m:num>
                <m:den>
                  <m:r>
                    <m:t>1</m:t>
                  </m:r>
                  <m:r>
                    <m:rPr>
                      <m:sty m:val="p"/>
                    </m:rPr>
                    <m:t>⋅</m:t>
                  </m:r>
                  <m:rad>
                    <m:radPr>
                      <m:degHide m:val="on"/>
                    </m:radPr>
                    <m:deg/>
                    <m:e>
                      <m:r>
                        <m:t>2</m:t>
                      </m:r>
                    </m:e>
                  </m:rad>
                </m:den>
              </m:f>
            </m:e>
            <m:e>
              <m:r>
                <m:t>&amp;</m:t>
              </m:r>
              <m:r>
                <m:rPr>
                  <m:sty m:val="p"/>
                </m:rPr>
                <m:t>=</m:t>
              </m:r>
              <m:f>
                <m:fPr>
                  <m:type m:val="bar"/>
                </m:fPr>
                <m:num>
                  <m:r>
                    <m:t>1</m:t>
                  </m:r>
                </m:num>
                <m:den>
                  <m:rad>
                    <m:radPr>
                      <m:degHide m:val="on"/>
                    </m:radPr>
                    <m:deg/>
                    <m:e>
                      <m:r>
                        <m:t>2</m:t>
                      </m:r>
                    </m:e>
                  </m:rad>
                </m:den>
              </m:f>
              <m:r>
                <m:rPr>
                  <m:sty m:val="p"/>
                </m:rPr>
                <m:t>.</m:t>
              </m:r>
            </m:e>
          </m:eqArr>
        </m:oMath>
      </m:oMathPara>
    </w:p>
    <w:p>
      <w:pPr>
        <w:pStyle w:val="FirstParagraph"/>
      </w:pPr>
      <w:r>
        <w:t xml:space="preserve">When both vectors have unit Euclidean norm (</w:t>
      </w:r>
      <m:oMath>
        <m:r>
          <m:t>​</m:t>
        </m:r>
        <m:d>
          <m:dPr>
            <m:begChr m:val="∥"/>
            <m:sepChr m:val=""/>
            <m:endChr m:val="∥"/>
            <m:grow/>
          </m:dPr>
          <m:e>
            <m:acc>
              <m:accPr>
                <m:chr m:val="̃"/>
              </m:accPr>
              <m:e>
                <m:r>
                  <m:t>x</m:t>
                </m:r>
              </m:e>
            </m:acc>
          </m:e>
        </m:d>
        <m:r>
          <m:t>​</m:t>
        </m:r>
        <m:r>
          <m:rPr>
            <m:sty m:val="p"/>
          </m:rPr>
          <m:t>=</m:t>
        </m:r>
        <m:r>
          <m:t>1</m:t>
        </m:r>
      </m:oMath>
      <w:r>
        <w:t xml:space="preserve"> </w:t>
      </w:r>
      <w:r>
        <w:t xml:space="preserve">and</w:t>
      </w:r>
      <w:r>
        <w:t xml:space="preserve"> </w:t>
      </w:r>
      <m:oMath>
        <m:r>
          <m:t>​</m:t>
        </m:r>
        <m:d>
          <m:dPr>
            <m:begChr m:val="∥"/>
            <m:sepChr m:val=""/>
            <m:endChr m:val="∥"/>
            <m:grow/>
          </m:dPr>
          <m:e>
            <m:acc>
              <m:accPr>
                <m:chr m:val="̃"/>
              </m:accPr>
              <m:e>
                <m:r>
                  <m:t>y</m:t>
                </m:r>
              </m:e>
            </m:acc>
          </m:e>
        </m:d>
        <m:r>
          <m:t>​</m:t>
        </m:r>
        <m:r>
          <m:rPr>
            <m:sty m:val="p"/>
          </m:rPr>
          <m:t>=</m:t>
        </m:r>
        <m:r>
          <m:t>1</m:t>
        </m:r>
      </m:oMath>
      <w:r>
        <w:t xml:space="preserve">),</w:t>
      </w:r>
      <w:r>
        <w:t xml:space="preserve"> </w:t>
      </w:r>
      <w:r>
        <w:t xml:space="preserve">cosine similarity equals their inner product:</w:t>
      </w:r>
      <w:r>
        <w:t xml:space="preserve"> </w:t>
      </w: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d>
          <m:dPr>
            <m:begChr m:val="⟨"/>
            <m:sepChr m:val=""/>
            <m:endChr m:val="⟩"/>
            <m:grow/>
          </m:dPr>
          <m:e>
            <m:acc>
              <m:accPr>
                <m:chr m:val="̃"/>
              </m:accPr>
              <m:e>
                <m:r>
                  <m:t>x</m:t>
                </m:r>
              </m:e>
            </m:acc>
            <m:r>
              <m:rPr>
                <m:sty m:val="p"/>
              </m:rPr>
              <m:t>,</m:t>
            </m:r>
            <m:acc>
              <m:accPr>
                <m:chr m:val="̃"/>
              </m:accPr>
              <m:e>
                <m:r>
                  <m:t>y</m:t>
                </m:r>
              </m:e>
            </m:acc>
          </m:e>
        </m:d>
      </m:oMath>
      <w:r>
        <w:t xml:space="preserve">.</w:t>
      </w:r>
    </w:p>
    <w:bookmarkEnd w:id="348"/>
    <w:bookmarkEnd w:id="349"/>
    <w:bookmarkStart w:id="368" w:name="sec-gram-schmidt"/>
    <w:p>
      <w:pPr>
        <w:pStyle w:val="Heading2"/>
      </w:pPr>
      <w:r>
        <w:t xml:space="preserve">12 Orthonormal bases and Gram-Schmidt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50" name="Picture"/>
                  <a:graphic>
                    <a:graphicData uri="http://schemas.openxmlformats.org/drawingml/2006/picture">
                      <pic:pic>
                        <pic:nvPicPr>
                          <pic:cNvPr descr="/opt/quarto/share/formats/docx/note.png" id="351"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Like</w:t>
            </w:r>
            <w:r>
              <w:t xml:space="preserve"> </w:t>
            </w:r>
            <w:hyperlink w:anchor="sec-cauchy-schwarz">
              <w:r>
                <w:rPr>
                  <w:rStyle w:val="Hyperlink"/>
                </w:rPr>
                <w:t xml:space="preserve">Section 11</w:t>
              </w:r>
            </w:hyperlink>
            <w:r>
              <w:t xml:space="preserve">, 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that orthonormal vectors are linearly independent to class;</w:t>
            </w:r>
            <w:r>
              <w:t xml:space="preserve"> </w:t>
            </w:r>
            <w:r>
              <w:t xml:space="preserve">it is written out here.</w:t>
            </w:r>
          </w:p>
          <w:p/>
        </w:tc>
      </w:tr>
    </w:tbl>
    <w:bookmarkStart w:id="352" w:name="thm-dot-linear-sum"/>
    <w:p>
      <w:pPr>
        <w:pStyle w:val="BodyText"/>
      </w:pPr>
      <w:r>
        <w:rPr>
          <w:b/>
          <w:bCs/>
        </w:rPr>
        <w:t xml:space="preserve">Theorem 58 (The dot product of a vector with a linear combination)</w:t>
      </w:r>
      <w:r>
        <w:t xml:space="preserve"> </w:t>
      </w:r>
      <w:r>
        <w:t xml:space="preserve">For vectors</w:t>
      </w:r>
      <w:r>
        <w:t xml:space="preserve"> </w:t>
      </w:r>
      <m:oMath>
        <m:acc>
          <m:accPr>
            <m:chr m:val="̃"/>
          </m:accPr>
          <m:e>
            <m:r>
              <m:t>x</m:t>
            </m:r>
          </m:e>
        </m:acc>
        <m:r>
          <m:rPr>
            <m:sty m:val="p"/>
          </m:rPr>
          <m:t>,</m:t>
        </m:r>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r>
          <m:rPr>
            <m:sty m:val="p"/>
          </m:rPr>
          <m:t>∈</m:t>
        </m:r>
        <m:sSup>
          <m:e>
            <m:r>
              <m:rPr>
                <m:scr m:val="double-struck"/>
                <m:sty m:val="p"/>
              </m:rPr>
              <m:t>R</m:t>
            </m:r>
          </m:e>
          <m:sup>
            <m:r>
              <m:t>p</m:t>
            </m:r>
          </m:sup>
        </m:sSup>
      </m:oMath>
      <w:r>
        <w:t xml:space="preserve"> </w:t>
      </w:r>
      <w:r>
        <w:t xml:space="preserve">and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with</w:t>
      </w:r>
      <w:r>
        <w:t xml:space="preserve"> </w:t>
      </w:r>
      <m:oMath>
        <m:r>
          <m:t>k</m:t>
        </m:r>
        <m:r>
          <m:rPr>
            <m:sty m:val="p"/>
          </m:rPr>
          <m:t>≥</m:t>
        </m:r>
        <m:r>
          <m:t>1</m:t>
        </m:r>
      </m:oMath>
      <w:r>
        <w:t xml:space="preserve">,</w:t>
      </w:r>
    </w:p>
    <w:p>
      <w:pPr>
        <w:pStyle w:val="BodyText"/>
      </w:pPr>
      <m:oMathPara>
        <m:oMathParaPr>
          <m:jc m:val="center"/>
        </m:oMathParaPr>
        <m:oMath>
          <m:acc>
            <m:accPr>
              <m:chr m:val="̃"/>
            </m:accPr>
            <m:e>
              <m:r>
                <m:t>x</m:t>
              </m:r>
            </m:e>
          </m:acc>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u</m:t>
                      </m:r>
                    </m:e>
                  </m:acc>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acc>
            <m:accPr>
              <m:chr m:val="̃"/>
            </m:accPr>
            <m:e>
              <m:r>
                <m:t>x</m:t>
              </m:r>
            </m:e>
          </m:acc>
          <m:r>
            <m:rPr>
              <m:sty m:val="p"/>
            </m:rPr>
            <m:t>⋅</m:t>
          </m:r>
          <m:sSub>
            <m:e>
              <m:acc>
                <m:accPr>
                  <m:chr m:val="̃"/>
                </m:accPr>
                <m:e>
                  <m:r>
                    <m:t>u</m:t>
                  </m:r>
                </m:e>
              </m:acc>
            </m:e>
            <m:sub>
              <m:r>
                <m:t>j</m:t>
              </m:r>
            </m:sub>
          </m:sSub>
          <m:r>
            <m:rPr>
              <m:sty m:val="p"/>
            </m:rPr>
            <m:t>)</m:t>
          </m:r>
          <m:r>
            <m:rPr>
              <m:sty m:val="p"/>
            </m:rPr>
            <m:t>.</m:t>
          </m:r>
        </m:oMath>
      </m:oMathPara>
    </w:p>
    <w:bookmarkEnd w:id="352"/>
    <w:p>
      <w:pPr>
        <w:pStyle w:val="FirstParagraph"/>
      </w:pPr>
      <w:r>
        <w:rPr>
          <w:i/>
          <w:iCs/>
        </w:rPr>
        <w:t xml:space="preserve">Proof</w:t>
      </w:r>
      <w:r>
        <w:t xml:space="preserve">. </w:t>
      </w:r>
      <w:r>
        <w:t xml:space="preserve">Write</w:t>
      </w:r>
      <w:r>
        <w:t xml:space="preserve"> </w:t>
      </w:r>
      <m:oMath>
        <m:sSub>
          <m:e>
            <m:r>
              <m:t>u</m:t>
            </m:r>
          </m:e>
          <m:sub>
            <m:r>
              <m:t>j</m:t>
            </m:r>
            <m:r>
              <m:t>i</m:t>
            </m:r>
          </m:sub>
        </m:sSub>
      </m:oMath>
      <w:r>
        <w:t xml:space="preserve"> </w:t>
      </w:r>
      <w:r>
        <w:t xml:space="preserve">for entry</w:t>
      </w:r>
      <w:r>
        <w:t xml:space="preserve"> </w:t>
      </w:r>
      <m:oMath>
        <m:r>
          <m:t>i</m:t>
        </m:r>
      </m:oMath>
      <w:r>
        <w:t xml:space="preserve"> </w:t>
      </w:r>
      <w:r>
        <w:t xml:space="preserve">of</w:t>
      </w:r>
      <w:r>
        <w:t xml:space="preserve"> </w:t>
      </w:r>
      <m:oMath>
        <m:sSub>
          <m:e>
            <m:acc>
              <m:accPr>
                <m:chr m:val="̃"/>
              </m:accPr>
              <m:e>
                <m:r>
                  <m:t>u</m:t>
                </m:r>
              </m:e>
            </m:acc>
          </m:e>
          <m:sub>
            <m:r>
              <m:t>j</m:t>
            </m:r>
          </m:sub>
        </m:sSub>
      </m:oMath>
      <w:r>
        <w:t xml:space="preserve">. Then</w:t>
      </w:r>
    </w:p>
    <w:p>
      <w:pPr>
        <w:pStyle w:val="BodyText"/>
      </w:pPr>
      <m:oMathPara>
        <m:oMathParaPr>
          <m:jc m:val="center"/>
        </m:oMathParaPr>
        <m:oMath>
          <m:eqArr>
            <m:e>
              <m:acc>
                <m:accPr>
                  <m:chr m:val="̃"/>
                </m:accPr>
                <m:e>
                  <m:r>
                    <m:t>x</m:t>
                  </m:r>
                </m:e>
              </m:acc>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u</m:t>
                          </m:r>
                        </m:e>
                      </m:acc>
                    </m:e>
                    <m:sub>
                      <m:r>
                        <m:t>j</m:t>
                      </m:r>
                    </m:sub>
                  </m:sSub>
                </m:e>
              </m:d>
              <m: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k</m:t>
                  </m:r>
                </m:sup>
                <m:e>
                  <m:sSub>
                    <m:e>
                      <m:r>
                        <m:t>c</m:t>
                      </m:r>
                    </m:e>
                    <m:sub>
                      <m:r>
                        <m:t>j</m:t>
                      </m:r>
                    </m:sub>
                  </m:sSub>
                </m:e>
              </m:nary>
              <m:sSub>
                <m:e>
                  <m:r>
                    <m:t>u</m:t>
                  </m:r>
                </m:e>
                <m:sub>
                  <m:r>
                    <m:t>j</m:t>
                  </m:r>
                  <m:r>
                    <m:t>i</m:t>
                  </m:r>
                </m:sub>
              </m:sSub>
              <m:r>
                <m:t>&amp;</m:t>
              </m:r>
              <m:r>
                <m:t>&amp;</m:t>
              </m:r>
              <m:r>
                <m:rPr>
                  <m:nor/>
                  <m:sty m:val="p"/>
                </m:rPr>
                <m:t>(</m:t>
              </m:r>
              <m:r>
                <m:rPr>
                  <m:nor/>
                  <m:sty m:val="p"/>
                </m:rPr>
                <m:t>Definition 7</m:t>
              </m:r>
              <m:r>
                <m:rPr>
                  <m:nor/>
                  <m:sty m:val="p"/>
                </m:rPr>
                <m:t>, </m:t>
              </m:r>
              <m:r>
                <m:rPr>
                  <m:nor/>
                  <m:sty m:val="p"/>
                </m:rPr>
                <m:t>Definition 8</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k</m:t>
                      </m:r>
                    </m:sup>
                    <m:e>
                      <m:sSub>
                        <m:e>
                          <m:r>
                            <m:t>x</m:t>
                          </m:r>
                        </m:e>
                        <m:sub>
                          <m:r>
                            <m:t>i</m:t>
                          </m:r>
                        </m:sub>
                      </m:sSub>
                    </m:e>
                  </m:nary>
                </m:e>
              </m:nary>
              <m:sSub>
                <m:e>
                  <m:r>
                    <m:t>c</m:t>
                  </m:r>
                </m:e>
                <m:sub>
                  <m:r>
                    <m:t>j</m:t>
                  </m:r>
                </m:sub>
              </m:sSub>
              <m:sSub>
                <m:e>
                  <m:r>
                    <m:t>u</m:t>
                  </m:r>
                </m:e>
                <m:sub>
                  <m:r>
                    <m:t>j</m:t>
                  </m:r>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x</m:t>
                          </m:r>
                        </m:e>
                        <m:sub>
                          <m:r>
                            <m:t>i</m:t>
                          </m:r>
                        </m:sub>
                      </m:sSub>
                    </m:e>
                  </m:nary>
                </m:e>
              </m:nary>
              <m:sSub>
                <m:e>
                  <m:r>
                    <m:t>c</m:t>
                  </m:r>
                </m:e>
                <m:sub>
                  <m:r>
                    <m:t>j</m:t>
                  </m:r>
                </m:sub>
              </m:sSub>
              <m:sSub>
                <m:e>
                  <m:r>
                    <m:t>u</m:t>
                  </m:r>
                </m:e>
                <m:sub>
                  <m:r>
                    <m:t>j</m:t>
                  </m:r>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c</m:t>
                          </m:r>
                        </m:e>
                        <m:sub>
                          <m:r>
                            <m:t>j</m:t>
                          </m:r>
                        </m:sub>
                      </m:sSub>
                    </m:e>
                  </m:nary>
                </m:e>
              </m:nary>
              <m:sSub>
                <m:e>
                  <m:r>
                    <m:t>x</m:t>
                  </m:r>
                </m:e>
                <m:sub>
                  <m:r>
                    <m:t>i</m:t>
                  </m:r>
                </m:sub>
              </m:sSub>
              <m:sSub>
                <m:e>
                  <m:r>
                    <m:t>u</m:t>
                  </m:r>
                </m:e>
                <m:sub>
                  <m:r>
                    <m:t>j</m:t>
                  </m:r>
                  <m:r>
                    <m:t>i</m:t>
                  </m:r>
                </m:sub>
              </m:sSub>
              <m:r>
                <m:t>&amp;</m:t>
              </m:r>
              <m:r>
                <m:t>&amp;</m:t>
              </m:r>
              <m:r>
                <m:rPr>
                  <m:nor/>
                  <m:sty m:val="p"/>
                </m:rPr>
                <m:t>(commute the factors in each product)</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nary>
                <m:naryPr>
                  <m:chr m:val="∑"/>
                  <m:limLoc m:val="undOvr"/>
                  <m:subHide m:val="off"/>
                  <m:supHide m:val="off"/>
                </m:naryPr>
                <m:sub>
                  <m:r>
                    <m:t>i</m:t>
                  </m:r>
                  <m:r>
                    <m:rPr>
                      <m:sty m:val="p"/>
                    </m:rPr>
                    <m:t>=</m:t>
                  </m:r>
                  <m:r>
                    <m:t>1</m:t>
                  </m:r>
                </m:sub>
                <m:sup>
                  <m:r>
                    <m:t>p</m:t>
                  </m:r>
                </m:sup>
                <m:e>
                  <m:sSub>
                    <m:e>
                      <m:r>
                        <m:t>x</m:t>
                      </m:r>
                    </m:e>
                    <m:sub>
                      <m:r>
                        <m:t>i</m:t>
                      </m:r>
                    </m:sub>
                  </m:sSub>
                </m:e>
              </m:nary>
              <m:sSub>
                <m:e>
                  <m:r>
                    <m:t>u</m:t>
                  </m:r>
                </m:e>
                <m:sub>
                  <m:r>
                    <m:t>j</m:t>
                  </m:r>
                  <m:r>
                    <m:t>i</m:t>
                  </m:r>
                </m:sub>
              </m:sSub>
              <m:r>
                <m:t>&amp;</m:t>
              </m:r>
              <m:r>
                <m:t>&amp;</m:t>
              </m:r>
              <m:r>
                <m:rPr>
                  <m:nor/>
                  <m:sty m:val="p"/>
                </m:rPr>
                <m:t>(factor </m:t>
              </m:r>
              <m:sSub>
                <m:e>
                  <m:r>
                    <m:t>c</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acc>
                <m:accPr>
                  <m:chr m:val="̃"/>
                </m:accPr>
                <m:e>
                  <m:r>
                    <m:t>x</m:t>
                  </m:r>
                </m:e>
              </m:acc>
              <m:r>
                <m:rPr>
                  <m:sty m:val="p"/>
                </m:rPr>
                <m:t>⋅</m:t>
              </m:r>
              <m:sSub>
                <m:e>
                  <m:acc>
                    <m:accPr>
                      <m:chr m:val="̃"/>
                    </m:accPr>
                    <m:e>
                      <m:r>
                        <m:t>u</m:t>
                      </m:r>
                    </m:e>
                  </m:acc>
                </m:e>
                <m:sub>
                  <m:r>
                    <m:t>j</m:t>
                  </m:r>
                </m:sub>
              </m:sSub>
              <m:r>
                <m:rPr>
                  <m:sty m:val="p"/>
                </m:rPr>
                <m:t>)</m:t>
              </m:r>
              <m:r>
                <m:rPr>
                  <m:sty m:val="p"/>
                </m:rPr>
                <m:t>.</m:t>
              </m:r>
              <m:r>
                <m:t>&amp;</m:t>
              </m:r>
              <m:r>
                <m:t>&amp;</m:t>
              </m:r>
              <m:r>
                <m:rPr>
                  <m:nor/>
                  <m:sty m:val="p"/>
                </m:rPr>
                <m:t>(</m:t>
              </m:r>
              <m:r>
                <m:rPr>
                  <m:nor/>
                  <m:sty m:val="p"/>
                </m:rPr>
                <m:t>Definition 7</m:t>
              </m:r>
              <m:r>
                <m:rPr>
                  <m:nor/>
                  <m:sty m:val="p"/>
                </m:rPr>
                <m:t>)</m:t>
              </m:r>
            </m:e>
          </m:eqArr>
        </m:oMath>
      </m:oMathPara>
    </w:p>
    <w:bookmarkStart w:id="353" w:name="exm-dot-linear-sum"/>
    <w:p>
      <w:pPr>
        <w:pStyle w:val="FirstParagraph"/>
      </w:pPr>
      <w:r>
        <w:rPr>
          <w:b/>
          <w:bCs/>
        </w:rPr>
        <w:t xml:space="preserve">Example 106 (Dotting with a combination of three vectors)</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 take the combination</w:t>
      </w:r>
      <w:r>
        <w:t xml:space="preserve"> </w:t>
      </w:r>
      <m:oMath>
        <m:r>
          <m:t>2</m:t>
        </m:r>
        <m:r>
          <m:t> </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t>4</m:t>
        </m:r>
        <m:r>
          <m:t> </m:t>
        </m:r>
        <m:r>
          <m:rPr>
            <m:sty m:val="p"/>
          </m:rPr>
          <m:t>(</m:t>
        </m:r>
        <m:r>
          <m:t>0</m:t>
        </m:r>
        <m:r>
          <m:rPr>
            <m:sty m:val="p"/>
          </m:rPr>
          <m:t>,</m:t>
        </m:r>
        <m:r>
          <m:t>0</m:t>
        </m:r>
        <m:r>
          <m:rPr>
            <m:sty m:val="p"/>
          </m:rPr>
          <m:t>,</m:t>
        </m:r>
        <m:r>
          <m:t>1</m:t>
        </m:r>
        <m:r>
          <m:rPr>
            <m:sty m:val="p"/>
          </m:rPr>
          <m:t>)</m:t>
        </m:r>
        <m:r>
          <m:rPr>
            <m:sty m:val="p"/>
          </m:rPr>
          <m:t>=</m:t>
        </m:r>
        <m:r>
          <m:rPr>
            <m:sty m:val="p"/>
          </m:rPr>
          <m:t>(</m:t>
        </m:r>
        <m:r>
          <m:t>2</m:t>
        </m:r>
        <m:r>
          <m:rPr>
            <m:sty m:val="p"/>
          </m:rPr>
          <m:t>,</m:t>
        </m:r>
        <m:r>
          <m:rPr>
            <m:sty m:val="p"/>
          </m:rPr>
          <m:t>−</m:t>
        </m:r>
        <m:r>
          <m:t>1</m:t>
        </m:r>
        <m:r>
          <m:rPr>
            <m:sty m:val="p"/>
          </m:rPr>
          <m:t>,</m:t>
        </m:r>
        <m:r>
          <m:t>4</m:t>
        </m:r>
        <m:r>
          <m:rPr>
            <m:sty m:val="p"/>
          </m:rPr>
          <m:t>)</m:t>
        </m:r>
      </m:oMath>
      <w:r>
        <w:t xml:space="preserve">.</w:t>
      </w:r>
      <w:r>
        <w:t xml:space="preserve"> </w:t>
      </w:r>
      <w:r>
        <w:t xml:space="preserve">Directly,</w:t>
      </w:r>
    </w:p>
    <w:p>
      <w:pPr>
        <w:pStyle w:val="BodyText"/>
      </w:pPr>
      <m:oMathPara>
        <m:oMathParaPr>
          <m:jc m:val="center"/>
        </m:oMathParaPr>
        <m:oMath>
          <m:eqArr>
            <m:e>
              <m:acc>
                <m:accPr>
                  <m:chr m:val="̃"/>
                </m:accPr>
                <m:e>
                  <m:r>
                    <m:t>x</m:t>
                  </m:r>
                </m:e>
              </m:acc>
              <m:r>
                <m:rPr>
                  <m:sty m:val="p"/>
                </m:rPr>
                <m:t>⋅</m:t>
              </m:r>
              <m:r>
                <m:rPr>
                  <m:sty m:val="p"/>
                </m:rPr>
                <m:t>(</m:t>
              </m:r>
              <m:r>
                <m:t>2</m:t>
              </m:r>
              <m:r>
                <m:rPr>
                  <m:sty m:val="p"/>
                </m:rPr>
                <m:t>,</m:t>
              </m:r>
              <m:r>
                <m:rPr>
                  <m:sty m:val="p"/>
                </m:rPr>
                <m:t>−</m:t>
              </m:r>
              <m:r>
                <m:t>1</m:t>
              </m:r>
              <m:r>
                <m:rPr>
                  <m:sty m:val="p"/>
                </m:rPr>
                <m:t>,</m:t>
              </m:r>
              <m:r>
                <m:t>4</m:t>
              </m:r>
              <m:r>
                <m:rPr>
                  <m:sty m:val="p"/>
                </m:rPr>
                <m:t>)</m:t>
              </m:r>
              <m:r>
                <m:t>&amp;</m:t>
              </m:r>
              <m:r>
                <m:rPr>
                  <m:sty m:val="p"/>
                </m:rPr>
                <m:t>=</m:t>
              </m:r>
              <m:r>
                <m:t>2</m:t>
              </m:r>
              <m:r>
                <m:rPr>
                  <m:sty m:val="p"/>
                </m:rPr>
                <m:t>−</m:t>
              </m:r>
              <m:r>
                <m:t>2</m:t>
              </m:r>
              <m:r>
                <m:rPr>
                  <m:sty m:val="p"/>
                </m:rPr>
                <m:t>+</m:t>
              </m:r>
              <m:r>
                <m:t>12</m:t>
              </m:r>
            </m:e>
            <m:e>
              <m:r>
                <m:t>&amp;</m:t>
              </m:r>
              <m:r>
                <m:rPr>
                  <m:sty m:val="p"/>
                </m:rPr>
                <m:t>=</m:t>
              </m:r>
              <m:r>
                <m:t>12</m:t>
              </m:r>
              <m:r>
                <m:rPr>
                  <m:sty m:val="p"/>
                </m:rPr>
                <m:t>.</m:t>
              </m:r>
            </m:e>
          </m:eqArr>
        </m:oMath>
      </m:oMathPara>
    </w:p>
    <w:p>
      <w:pPr>
        <w:pStyle w:val="FirstParagraph"/>
      </w:pPr>
      <w:r>
        <w:t xml:space="preserve">By</w:t>
      </w:r>
      <w:r>
        <w:t xml:space="preserve"> </w:t>
      </w:r>
      <w:hyperlink w:anchor="thm-dot-linear-sum">
        <w:r>
          <w:rPr>
            <w:rStyle w:val="Hyperlink"/>
          </w:rPr>
          <w:t xml:space="preserve">Theorem 58</w:t>
        </w:r>
      </w:hyperlink>
      <w:r>
        <w:t xml:space="preserve">,</w:t>
      </w:r>
      <w:r>
        <w:t xml:space="preserve"> </w:t>
      </w:r>
      <m:oMath>
        <m:r>
          <m:t>2</m:t>
        </m:r>
        <m:r>
          <m:rPr>
            <m:sty m:val="p"/>
          </m:rPr>
          <m:t>⋅</m:t>
        </m:r>
        <m:r>
          <m:t>1</m:t>
        </m:r>
        <m:r>
          <m:rPr>
            <m:sty m:val="p"/>
          </m:rPr>
          <m:t>−</m:t>
        </m:r>
        <m:r>
          <m:t>1</m:t>
        </m:r>
        <m:r>
          <m:rPr>
            <m:sty m:val="p"/>
          </m:rPr>
          <m:t>⋅</m:t>
        </m:r>
        <m:r>
          <m:t>2</m:t>
        </m:r>
        <m:r>
          <m:rPr>
            <m:sty m:val="p"/>
          </m:rPr>
          <m:t>+</m:t>
        </m:r>
        <m:r>
          <m:t>4</m:t>
        </m:r>
        <m:r>
          <m:rPr>
            <m:sty m:val="p"/>
          </m:rPr>
          <m:t>⋅</m:t>
        </m:r>
        <m:r>
          <m:t>3</m:t>
        </m:r>
        <m:r>
          <m:rPr>
            <m:sty m:val="p"/>
          </m:rPr>
          <m:t>=</m:t>
        </m:r>
        <m:r>
          <m:t>12</m:t>
        </m:r>
      </m:oMath>
      <w:r>
        <w:t xml:space="preserve">, the same number.</w:t>
      </w:r>
    </w:p>
    <w:bookmarkEnd w:id="353"/>
    <w:bookmarkStart w:id="354" w:name="thm-orthonormal-independent"/>
    <w:p>
      <w:pPr>
        <w:pStyle w:val="BodyText"/>
      </w:pPr>
      <w:r>
        <w:rPr>
          <w:b/>
          <w:bCs/>
        </w:rPr>
        <w:t xml:space="preserve">Theorem 59 (Orthonormal vectors are linearly independent)</w:t>
      </w:r>
      <w:r>
        <w:t xml:space="preserve"> </w:t>
      </w:r>
      <w:r>
        <w:t xml:space="preserve">If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then they are linearly independent (</w:t>
      </w:r>
      <w:hyperlink w:anchor="def-linearly-independent">
        <w:r>
          <w:rPr>
            <w:rStyle w:val="Hyperlink"/>
          </w:rPr>
          <w:t xml:space="preserve">Definition 37</w:t>
        </w:r>
      </w:hyperlink>
      <w:r>
        <w:t xml:space="preserve">).</w:t>
      </w:r>
    </w:p>
    <w:bookmarkEnd w:id="354"/>
    <w:p>
      <w:pPr>
        <w:pStyle w:val="BodyText"/>
      </w:pPr>
      <w:r>
        <w:rPr>
          <w:i/>
          <w:iCs/>
        </w:rPr>
        <w:t xml:space="preserve">Proof</w:t>
      </w:r>
      <w:r>
        <w:t xml:space="preserve">. </w:t>
      </w:r>
      <w:r>
        <w:t xml:space="preserve">Suppose</w:t>
      </w:r>
      <w:r>
        <w:t xml:space="preserve"> </w:t>
      </w:r>
      <m:oMath>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r>
          <m:rPr>
            <m:sty m:val="p"/>
          </m:rPr>
          <m:t>=</m:t>
        </m:r>
        <m:acc>
          <m:accPr>
            <m:chr m:val="̃"/>
          </m:accPr>
          <m:e>
            <m:r>
              <m:t>0</m:t>
            </m:r>
          </m:e>
        </m:acc>
      </m:oMath>
      <w:r>
        <w:t xml:space="preserve">,</w:t>
      </w:r>
      <w:r>
        <w:t xml:space="preserve"> </w:t>
      </w:r>
      <w:r>
        <w:t xml:space="preserve">and fix any</w:t>
      </w:r>
      <w:r>
        <w:t xml:space="preserve"> </w:t>
      </w:r>
      <m:oMath>
        <m:r>
          <m:t>i</m:t>
        </m:r>
      </m:oMath>
      <w:r>
        <w:t xml:space="preserve"> </w:t>
      </w:r>
      <w:r>
        <w:t xml:space="preserve">between</w:t>
      </w:r>
      <w:r>
        <w:t xml:space="preserve"> </w:t>
      </w:r>
      <m:oMath>
        <m:r>
          <m:t>1</m:t>
        </m:r>
      </m:oMath>
      <w:r>
        <w:t xml:space="preserve"> </w:t>
      </w:r>
      <w:r>
        <w:t xml:space="preserve">and</w:t>
      </w:r>
      <w:r>
        <w:t xml:space="preserve"> </w:t>
      </w:r>
      <m:oMath>
        <m:r>
          <m:t>k</m:t>
        </m:r>
      </m:oMath>
      <w:r>
        <w:t xml:space="preserve">. Then</w:t>
      </w:r>
    </w:p>
    <w:p>
      <w:pPr>
        <w:pStyle w:val="BodyText"/>
      </w:pPr>
      <m:oMathPara>
        <m:oMathParaPr>
          <m:jc m:val="center"/>
        </m:oMathParaPr>
        <m:oMath>
          <m:eqArr>
            <m:e>
              <m:r>
                <m:t>0</m:t>
              </m:r>
              <m:r>
                <m:t>&amp;</m:t>
              </m:r>
              <m:r>
                <m:rPr>
                  <m:sty m:val="p"/>
                </m:rPr>
                <m:t>=</m:t>
              </m:r>
              <m:sSub>
                <m:e>
                  <m:acc>
                    <m:accPr>
                      <m:chr m:val="̃"/>
                    </m:accPr>
                    <m:e>
                      <m:r>
                        <m:t>q</m:t>
                      </m:r>
                    </m:e>
                  </m:acc>
                </m:e>
                <m:sub>
                  <m:r>
                    <m:t>i</m:t>
                  </m:r>
                </m:sub>
              </m:sSub>
              <m:r>
                <m:rPr>
                  <m:sty m:val="p"/>
                </m:rPr>
                <m:t>⋅</m:t>
              </m:r>
              <m:acc>
                <m:accPr>
                  <m:chr m:val="̃"/>
                </m:accPr>
                <m:e>
                  <m:r>
                    <m:t>0</m:t>
                  </m:r>
                </m:e>
              </m:acc>
              <m:r>
                <m:t>&amp;</m:t>
              </m:r>
              <m:r>
                <m:t>&amp;</m:t>
              </m:r>
              <m:r>
                <m:rPr>
                  <m:nor/>
                  <m:sty m:val="p"/>
                </m:rPr>
                <m:t>(every term of the dot product is </m:t>
              </m:r>
              <m:r>
                <m:t>0</m:t>
              </m:r>
              <m:r>
                <m:rPr>
                  <m:nor/>
                  <m:sty m:val="p"/>
                </m:rPr>
                <m:t>)</m:t>
              </m:r>
            </m:e>
            <m:e>
              <m:r>
                <m:t>&amp;</m:t>
              </m:r>
              <m:r>
                <m:rPr>
                  <m:sty m:val="p"/>
                </m:rPr>
                <m:t>=</m:t>
              </m:r>
              <m:sSub>
                <m:e>
                  <m:acc>
                    <m:accPr>
                      <m:chr m:val="̃"/>
                    </m:accPr>
                    <m:e>
                      <m:r>
                        <m:t>q</m:t>
                      </m:r>
                    </m:e>
                  </m:acc>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e>
              </m:d>
              <m:r>
                <m:t>​</m:t>
              </m:r>
              <m:r>
                <m:t>&amp;</m:t>
              </m:r>
              <m:r>
                <m:t>&amp;</m:t>
              </m:r>
              <m:r>
                <m:rPr>
                  <m:nor/>
                  <m:sty m:val="p"/>
                </m:rPr>
                <m:t>(substitute the supposed equation)</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Theorem 58</m:t>
              </m:r>
              <m:r>
                <m:rPr>
                  <m:nor/>
                  <m:sty m:val="p"/>
                </m:rPr>
                <m:t>)</m:t>
              </m:r>
            </m:e>
            <m:e>
              <m:r>
                <m:t>&amp;</m:t>
              </m:r>
              <m:r>
                <m:rPr>
                  <m:sty m:val="p"/>
                </m:rPr>
                <m:t>=</m:t>
              </m:r>
              <m:sSub>
                <m:e>
                  <m:r>
                    <m:t>c</m:t>
                  </m:r>
                </m:e>
                <m:sub>
                  <m:r>
                    <m:t>i</m:t>
                  </m:r>
                </m:sub>
              </m:sSub>
              <m:r>
                <m:rPr>
                  <m:sty m:val="p"/>
                </m:rPr>
                <m:t>.</m:t>
              </m:r>
              <m:r>
                <m:t>&amp;</m:t>
              </m:r>
              <m:r>
                <m:t>&amp;</m:t>
              </m:r>
              <m:r>
                <m:rPr>
                  <m:nor/>
                  <m:sty m:val="p"/>
                </m:rPr>
                <m:t>(</m:t>
              </m:r>
              <m:sSub>
                <m:e>
                  <m:acc>
                    <m:accPr>
                      <m:chr m:val="̃"/>
                    </m:accPr>
                    <m:e>
                      <m:r>
                        <m:t>q</m:t>
                      </m:r>
                    </m:e>
                  </m:acc>
                </m:e>
                <m:sub>
                  <m:r>
                    <m:t>i</m:t>
                  </m:r>
                </m:sub>
              </m:sSub>
              <m:r>
                <m:rPr>
                  <m:sty m:val="p"/>
                </m:rPr>
                <m:t>⋅</m:t>
              </m:r>
              <m:sSub>
                <m:e>
                  <m:acc>
                    <m:accPr>
                      <m:chr m:val="̃"/>
                    </m:accPr>
                    <m:e>
                      <m:r>
                        <m:t>q</m:t>
                      </m:r>
                    </m:e>
                  </m:acc>
                </m:e>
                <m:sub>
                  <m:r>
                    <m:t>j</m:t>
                  </m:r>
                </m:sub>
              </m:sSub>
              <m:r>
                <m:rPr>
                  <m:nor/>
                  <m:sty m:val="p"/>
                </m:rPr>
                <m:t> is </m:t>
              </m:r>
              <m:r>
                <m:t>1</m:t>
              </m:r>
              <m:r>
                <m:rPr>
                  <m:nor/>
                  <m:sty m:val="p"/>
                </m:rPr>
                <m:t> if </m:t>
              </m:r>
              <m:r>
                <m:t>j</m:t>
              </m:r>
              <m:r>
                <m:rPr>
                  <m:sty m:val="p"/>
                </m:rPr>
                <m:t>=</m:t>
              </m:r>
              <m:r>
                <m:t>i</m:t>
              </m:r>
              <m:r>
                <m:rPr>
                  <m:nor/>
                  <m:sty m:val="p"/>
                </m:rPr>
                <m:t> and </m:t>
              </m:r>
              <m:r>
                <m:t>0</m:t>
              </m:r>
              <m:r>
                <m:rPr>
                  <m:nor/>
                  <m:sty m:val="p"/>
                </m:rPr>
                <m:t> otherwise)</m:t>
              </m:r>
            </m:e>
          </m:eqArr>
        </m:oMath>
      </m:oMathPara>
    </w:p>
    <w:p>
      <w:pPr>
        <w:pStyle w:val="FirstParagraph"/>
      </w:pPr>
      <w:r>
        <w:t xml:space="preserve">So every</w:t>
      </w:r>
      <w:r>
        <w:t xml:space="preserve"> </w:t>
      </w:r>
      <m:oMath>
        <m:sSub>
          <m:e>
            <m:r>
              <m:t>c</m:t>
            </m:r>
          </m:e>
          <m:sub>
            <m:r>
              <m:t>i</m:t>
            </m:r>
          </m:sub>
        </m:sSub>
        <m:r>
          <m:rPr>
            <m:sty m:val="p"/>
          </m:rPr>
          <m:t>=</m:t>
        </m:r>
        <m:r>
          <m:t>0</m:t>
        </m:r>
      </m:oMath>
      <w:r>
        <w:t xml:space="preserve">.</w:t>
      </w:r>
    </w:p>
    <w:bookmarkStart w:id="355" w:name="exm-orthonormal-independent"/>
    <w:p>
      <w:pPr>
        <w:pStyle w:val="BodyText"/>
      </w:pPr>
      <w:r>
        <w:rPr>
          <w:b/>
          <w:bCs/>
        </w:rPr>
        <w:t xml:space="preserve">Example 107 (Three orthonormal vectors in</w:t>
      </w:r>
      <w:r>
        <w:rPr>
          <w:b/>
          <w:bCs/>
        </w:rPr>
        <w:t xml:space="preserve"> </w:t>
      </w:r>
      <m:oMath>
        <m:sSup>
          <m:e>
            <m:r>
              <m:rPr>
                <m:scr m:val="double-struck"/>
                <m:sty m:val="p"/>
              </m:rPr>
              <m:t>R</m:t>
            </m:r>
          </m:e>
          <m:sup>
            <m:r>
              <m:t>3</m:t>
            </m:r>
          </m:sup>
        </m:sSup>
      </m:oMath>
      <w:r>
        <w:rPr>
          <w:b/>
          <w:bCs/>
        </w:rPr>
        <w:t xml:space="preserve">)</w:t>
      </w:r>
      <w:r>
        <w:t xml:space="preserve"> </w:t>
      </w:r>
      <w:r>
        <w:t xml:space="preserve">Let</w:t>
      </w:r>
    </w:p>
    <w:p>
      <w:pPr>
        <w:pStyle w:val="BodyText"/>
      </w:pPr>
      <m:oMathPara>
        <m:oMathParaPr>
          <m:jc m:val="center"/>
        </m:oMathParaPr>
        <m:oMath>
          <m:sSub>
            <m:e>
              <m:acc>
                <m:accPr>
                  <m:chr m:val="̃"/>
                </m:accPr>
                <m:e>
                  <m:r>
                    <m:t>q</m:t>
                  </m:r>
                </m:e>
              </m:acc>
            </m:e>
            <m:sub>
              <m:r>
                <m:t>1</m:t>
              </m:r>
            </m:sub>
          </m:sSub>
          <m:r>
            <m:rPr>
              <m:sty m:val="p"/>
            </m:rPr>
            <m:t>=</m:t>
          </m:r>
          <m:r>
            <m:rPr>
              <m:sty m:val="p"/>
            </m:rPr>
            <m:t>(</m:t>
          </m:r>
          <m:r>
            <m:t>0</m:t>
          </m:r>
          <m:r>
            <m:rPr>
              <m:sty m:val="p"/>
            </m:rPr>
            <m:t>,</m:t>
          </m:r>
          <m:r>
            <m:t>0</m:t>
          </m:r>
          <m:r>
            <m:rPr>
              <m:sty m:val="p"/>
            </m:rPr>
            <m:t>,</m:t>
          </m:r>
          <m:r>
            <m:t>1</m:t>
          </m:r>
          <m:r>
            <m:rPr>
              <m:sty m:val="p"/>
            </m:rPr>
            <m:t>)</m:t>
          </m:r>
          <m:r>
            <m:rPr>
              <m:sty m:val="p"/>
            </m:rPr>
            <m:t>,</m:t>
          </m:r>
          <m:r>
            <m:t> </m:t>
          </m:r>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r>
            <m:t> </m:t>
          </m:r>
          <m:sSub>
            <m:e>
              <m:acc>
                <m:accPr>
                  <m:chr m:val="̃"/>
                </m:accPr>
                <m:e>
                  <m:r>
                    <m:t>q</m:t>
                  </m:r>
                </m:e>
              </m:acc>
            </m:e>
            <m:sub>
              <m:r>
                <m:t>3</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rPr>
              <m:sty m:val="p"/>
            </m:rPr>
            <m:t>.</m:t>
          </m:r>
        </m:oMath>
      </m:oMathPara>
    </w:p>
    <w:p>
      <w:pPr>
        <w:pStyle w:val="FirstParagraph"/>
      </w:pPr>
      <w:r>
        <w:t xml:space="preserve">Each has norm</w:t>
      </w:r>
      <w:r>
        <w:t xml:space="preserve"> </w:t>
      </w:r>
      <m:oMath>
        <m:r>
          <m:t>1</m:t>
        </m:r>
      </m:oMath>
      <w:r>
        <w:t xml:space="preserve">:</w:t>
      </w:r>
    </w:p>
    <w:p>
      <w:pPr>
        <w:pStyle w:val="BodyText"/>
      </w:pPr>
      <m:oMathPara>
        <m:oMathParaPr>
          <m:jc m:val="center"/>
        </m:oMathParaPr>
        <m:oMath>
          <m:eqArr>
            <m:e>
              <m:r>
                <m:t>​</m:t>
              </m:r>
              <m:d>
                <m:dPr>
                  <m:begChr m:val="∥"/>
                  <m:sepChr m:val=""/>
                  <m:endChr m:val="∥"/>
                  <m:grow/>
                </m:dPr>
                <m:e>
                  <m:sSub>
                    <m:e>
                      <m:acc>
                        <m:accPr>
                          <m:chr m:val="̃"/>
                        </m:accPr>
                        <m:e>
                          <m:r>
                            <m:t>q</m:t>
                          </m:r>
                        </m:e>
                      </m:acc>
                    </m:e>
                    <m:sub>
                      <m:r>
                        <m:t>2</m:t>
                      </m:r>
                    </m:sub>
                  </m:sSub>
                </m:e>
              </m:d>
              <m:sSup>
                <m:e>
                  <m:r>
                    <m:t>​</m:t>
                  </m:r>
                </m:e>
                <m:sup>
                  <m:r>
                    <m:t>2</m:t>
                  </m:r>
                </m:sup>
              </m:sSup>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1</m:t>
              </m:r>
              <m:r>
                <m:rPr>
                  <m:sty m:val="p"/>
                </m:rPr>
                <m:t>,</m:t>
              </m:r>
            </m:e>
          </m:eqArr>
        </m:oMath>
      </m:oMathPara>
    </w:p>
    <w:p>
      <w:pPr>
        <w:pStyle w:val="FirstParagraph"/>
      </w:pPr>
      <w:r>
        <w:t xml:space="preserve">and likewise for the others.</w:t>
      </w:r>
      <w:r>
        <w:t xml:space="preserve"> </w:t>
      </w:r>
      <w:r>
        <w:t xml:space="preserve">They are mutually orthogonal:</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r>
          <m:t>0</m:t>
        </m:r>
      </m:oMath>
      <w:r>
        <w:t xml:space="preserve"> </w:t>
      </w:r>
      <w:r>
        <w:t xml:space="preserve">and</w:t>
      </w:r>
      <w:r>
        <w:t xml:space="preserve"> </w:t>
      </w:r>
      <m:oMath>
        <m:sSub>
          <m:e>
            <m:acc>
              <m:accPr>
                <m:chr m:val="̃"/>
              </m:accPr>
              <m:e>
                <m:r>
                  <m:t>q</m:t>
                </m:r>
              </m:e>
            </m:acc>
          </m:e>
          <m:sub>
            <m:r>
              <m:t>1</m:t>
            </m:r>
          </m:sub>
        </m:sSub>
        <m:r>
          <m:rPr>
            <m:sty m:val="p"/>
          </m:rPr>
          <m:t>⋅</m:t>
        </m:r>
        <m:sSub>
          <m:e>
            <m:acc>
              <m:accPr>
                <m:chr m:val="̃"/>
              </m:accPr>
              <m:e>
                <m:r>
                  <m:t>q</m:t>
                </m:r>
              </m:e>
            </m:acc>
          </m:e>
          <m:sub>
            <m:r>
              <m:t>3</m:t>
            </m:r>
          </m:sub>
        </m:sSub>
        <m:r>
          <m:rPr>
            <m:sty m:val="p"/>
          </m:rPr>
          <m:t>=</m:t>
        </m:r>
        <m:r>
          <m:t>0</m:t>
        </m:r>
      </m:oMath>
      <w:r>
        <w:t xml:space="preserve">,</w:t>
      </w:r>
      <w:r>
        <w:t xml:space="preserve"> </w:t>
      </w:r>
      <w:r>
        <w:t xml:space="preserve">because</w:t>
      </w:r>
      <w:r>
        <w:t xml:space="preserve"> </w:t>
      </w:r>
      <m:oMath>
        <m:sSub>
          <m:e>
            <m:acc>
              <m:accPr>
                <m:chr m:val="̃"/>
              </m:accPr>
              <m:e>
                <m:r>
                  <m:t>q</m:t>
                </m:r>
              </m:e>
            </m:acc>
          </m:e>
          <m:sub>
            <m:r>
              <m:t>1</m:t>
            </m:r>
          </m:sub>
        </m:sSub>
      </m:oMath>
      <w:r>
        <w:t xml:space="preserve"> </w:t>
      </w:r>
      <w:r>
        <w:t xml:space="preserve">has its only nonzero entry where the others have</w:t>
      </w:r>
      <w:r>
        <w:t xml:space="preserve"> </w:t>
      </w:r>
      <m:oMath>
        <m:r>
          <m:t>0</m:t>
        </m:r>
      </m:oMath>
      <w:r>
        <w:t xml:space="preserve">,</w:t>
      </w:r>
      <w:r>
        <w:t xml:space="preserve"> </w:t>
      </w: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q</m:t>
                      </m:r>
                    </m:e>
                  </m:acc>
                </m:e>
                <m:sub>
                  <m:r>
                    <m:t>3</m:t>
                  </m:r>
                </m:sub>
              </m:sSub>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0</m:t>
              </m:r>
              <m:r>
                <m:rPr>
                  <m:sty m:val="p"/>
                </m:rPr>
                <m:t>.</m:t>
              </m:r>
            </m:e>
          </m:eqArr>
        </m:oMath>
      </m:oMathPara>
    </w:p>
    <w:p>
      <w:pPr>
        <w:pStyle w:val="FirstParagraph"/>
      </w:pPr>
      <w:r>
        <w:t xml:space="preserve">So by</w:t>
      </w:r>
      <w:r>
        <w:t xml:space="preserve"> </w:t>
      </w:r>
      <w:hyperlink w:anchor="thm-orthonormal-independent">
        <w:r>
          <w:rPr>
            <w:rStyle w:val="Hyperlink"/>
          </w:rPr>
          <w:t xml:space="preserve">Theorem 59</w:t>
        </w:r>
      </w:hyperlink>
      <w:r>
        <w:t xml:space="preserve"> </w:t>
      </w:r>
      <w:r>
        <w:t xml:space="preserve">they are linearly independent,</w:t>
      </w:r>
      <w:r>
        <w:t xml:space="preserve"> </w:t>
      </w:r>
      <w:r>
        <w:t xml:space="preserve">with no need to solve</w:t>
      </w:r>
      <w:r>
        <w:t xml:space="preserve"> </w:t>
      </w:r>
      <m:oMath>
        <m:sSub>
          <m:e>
            <m:r>
              <m:t>c</m:t>
            </m:r>
          </m:e>
          <m:sub>
            <m:r>
              <m:t>1</m:t>
            </m:r>
          </m:sub>
        </m:sSub>
        <m:sSub>
          <m:e>
            <m:acc>
              <m:accPr>
                <m:chr m:val="̃"/>
              </m:accPr>
              <m:e>
                <m:r>
                  <m:t>q</m:t>
                </m:r>
              </m:e>
            </m:acc>
          </m:e>
          <m:sub>
            <m:r>
              <m:t>1</m:t>
            </m:r>
          </m:sub>
        </m:sSub>
        <m:r>
          <m:rPr>
            <m:sty m:val="p"/>
          </m:rPr>
          <m:t>+</m:t>
        </m:r>
        <m:sSub>
          <m:e>
            <m:r>
              <m:t>c</m:t>
            </m:r>
          </m:e>
          <m:sub>
            <m:r>
              <m:t>2</m:t>
            </m:r>
          </m:sub>
        </m:sSub>
        <m:sSub>
          <m:e>
            <m:acc>
              <m:accPr>
                <m:chr m:val="̃"/>
              </m:accPr>
              <m:e>
                <m:r>
                  <m:t>q</m:t>
                </m:r>
              </m:e>
            </m:acc>
          </m:e>
          <m:sub>
            <m:r>
              <m:t>2</m:t>
            </m:r>
          </m:sub>
        </m:sSub>
        <m:r>
          <m:rPr>
            <m:sty m:val="p"/>
          </m:rPr>
          <m:t>+</m:t>
        </m:r>
        <m:sSub>
          <m:e>
            <m:r>
              <m:t>c</m:t>
            </m:r>
          </m:e>
          <m:sub>
            <m:r>
              <m:t>3</m:t>
            </m:r>
          </m:sub>
        </m:sSub>
        <m:sSub>
          <m:e>
            <m:acc>
              <m:accPr>
                <m:chr m:val="̃"/>
              </m:accPr>
              <m:e>
                <m:r>
                  <m:t>q</m:t>
                </m:r>
              </m:e>
            </m:acc>
          </m:e>
          <m:sub>
            <m:r>
              <m:t>3</m:t>
            </m:r>
          </m:sub>
        </m:sSub>
        <m:r>
          <m:rPr>
            <m:sty m:val="p"/>
          </m:rPr>
          <m:t>=</m:t>
        </m:r>
        <m:acc>
          <m:accPr>
            <m:chr m:val="̃"/>
          </m:accPr>
          <m:e>
            <m:r>
              <m:t>0</m:t>
            </m:r>
          </m:e>
        </m:acc>
      </m:oMath>
      <w:r>
        <w:t xml:space="preserve">.</w:t>
      </w:r>
    </w:p>
    <w:p>
      <w:pPr>
        <w:pStyle w:val="BodyText"/>
      </w:pPr>
      <w:r>
        <w:t xml:space="preserve">The converse fails: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linearly independent,</w:t>
      </w:r>
      <w:r>
        <w:t xml:space="preserve"> </w:t>
      </w:r>
      <w:r>
        <w:t xml:space="preserve">since</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but they are not orthonormal,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r>
          <m:rPr>
            <m:sty m:val="p"/>
          </m:rPr>
          <m:t>≠</m:t>
        </m:r>
        <m:r>
          <m:t>0</m:t>
        </m:r>
      </m:oMath>
      <w:r>
        <w:t xml:space="preserve">.</w:t>
      </w:r>
    </w:p>
    <w:bookmarkEnd w:id="355"/>
    <w:bookmarkStart w:id="356" w:name="def-orthonormal-basis"/>
    <w:p>
      <w:pPr>
        <w:pStyle w:val="BodyText"/>
      </w:pPr>
      <w:r>
        <w:rPr>
          <w:b/>
          <w:bCs/>
        </w:rPr>
        <w:t xml:space="preserve">Definition 64 (Orthonormal basis)</w:t>
      </w:r>
      <w:r>
        <w:t xml:space="preserve"> </w:t>
      </w:r>
      <w:r>
        <w:t xml:space="preserve">An</w:t>
      </w:r>
      <w:r>
        <w:t xml:space="preserve"> </w:t>
      </w:r>
      <w:r>
        <w:rPr>
          <w:b/>
          <w:bCs/>
        </w:rPr>
        <w:t xml:space="preserve">orthonormal basis</w:t>
      </w:r>
      <w:r>
        <w:t xml:space="preserve"> </w:t>
      </w:r>
      <w:r>
        <w:t xml:space="preserve">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is a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whose vectors are orthonormal (</w:t>
      </w:r>
      <w:hyperlink w:anchor="def-orthonormal-vectors">
        <w:r>
          <w:rPr>
            <w:rStyle w:val="Hyperlink"/>
          </w:rPr>
          <w:t xml:space="preserve">Definition 17</w:t>
        </w:r>
      </w:hyperlink>
      <w:r>
        <w:t xml:space="preserve">).</w:t>
      </w:r>
    </w:p>
    <w:bookmarkEnd w:id="356"/>
    <w:bookmarkStart w:id="357" w:name="exm-orthonormal-basis"/>
    <w:p>
      <w:pPr>
        <w:pStyle w:val="BodyText"/>
      </w:pPr>
      <w:r>
        <w:rPr>
          <w:b/>
          <w:bCs/>
        </w:rPr>
        <w:t xml:space="preserve">Example 108 (Orthonormal bases of</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63"/>
        </w:numPr>
      </w:pPr>
      <w:r>
        <w:t xml:space="preserve">The indicator vectors</w:t>
      </w:r>
      <w:r>
        <w:t xml:space="preserve"> </w:t>
      </w:r>
      <m:oMath>
        <m:sSub>
          <m:e>
            <m:acc>
              <m:accPr>
                <m:chr m:val="̃"/>
              </m:accPr>
              <m:e>
                <m:r>
                  <m:t>e</m:t>
                </m:r>
              </m:e>
            </m:acc>
          </m:e>
          <m:sub>
            <m:r>
              <m:t>1</m:t>
            </m:r>
          </m:sub>
        </m:sSub>
        <m:r>
          <m:rPr>
            <m:sty m:val="p"/>
          </m:rPr>
          <m:t>,</m:t>
        </m:r>
        <m:sSub>
          <m:e>
            <m:acc>
              <m:accPr>
                <m:chr m:val="̃"/>
              </m:accPr>
              <m:e>
                <m:r>
                  <m:t>e</m:t>
                </m:r>
              </m:e>
            </m:acc>
          </m:e>
          <m:sub>
            <m:r>
              <m:t>2</m:t>
            </m:r>
          </m:sub>
        </m:sSub>
        <m:r>
          <m:rPr>
            <m:sty m:val="p"/>
          </m:rPr>
          <m:t>,</m:t>
        </m:r>
        <m:sSub>
          <m:e>
            <m:acc>
              <m:accPr>
                <m:chr m:val="̃"/>
              </m:accPr>
              <m:e>
                <m:r>
                  <m:t>e</m:t>
                </m:r>
              </m:e>
            </m:acc>
          </m:e>
          <m:sub>
            <m:r>
              <m:t>3</m:t>
            </m:r>
          </m:sub>
        </m:sSub>
      </m:oMath>
      <w:r>
        <w:t xml:space="preserve"> </w:t>
      </w:r>
      <w:r>
        <w:t xml:space="preserve">are orthonormal</w:t>
      </w:r>
    </w:p>
    <w:p>
      <w:pPr>
        <w:pStyle w:val="Compact"/>
        <w:numPr>
          <w:ilvl w:val="1"/>
          <w:numId w:val="1045"/>
        </w:numPr>
      </w:pPr>
      <w:r>
        <w:t xml:space="preserve">and a basis of</w:t>
      </w:r>
      <w:r>
        <w:t xml:space="preserve"> </w:t>
      </w:r>
      <m:oMath>
        <m:sSup>
          <m:e>
            <m:r>
              <m:rPr>
                <m:scr m:val="double-struck"/>
                <m:sty m:val="p"/>
              </m:rPr>
              <m:t>R</m:t>
            </m:r>
          </m:e>
          <m:sup>
            <m:r>
              <m:t>3</m:t>
            </m:r>
          </m:sup>
        </m:sSup>
      </m:oMath>
      <w:r>
        <w:t xml:space="preserve"> </w:t>
      </w:r>
      <w:r>
        <w:t xml:space="preserve">(</w:t>
      </w:r>
      <w:hyperlink w:anchor="exm-dimension">
        <w:r>
          <w:rPr>
            <w:rStyle w:val="Hyperlink"/>
          </w:rPr>
          <w:t xml:space="preserve">Example 47</w:t>
        </w:r>
      </w:hyperlink>
      <w:r>
        <w:t xml:space="preserve">).</w:t>
      </w:r>
    </w:p>
    <w:p>
      <w:pPr>
        <w:pStyle w:val="Compact"/>
        <w:numPr>
          <w:ilvl w:val="0"/>
          <w:numId w:val="1063"/>
        </w:numPr>
      </w:pPr>
      <w:r>
        <w:t xml:space="preserve">The vectors</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of</w:t>
      </w:r>
      <w:r>
        <w:t xml:space="preserve"> </w:t>
      </w:r>
      <w:hyperlink w:anchor="exm-orthonormal-independent">
        <w:r>
          <w:rPr>
            <w:rStyle w:val="Hyperlink"/>
          </w:rPr>
          <w:t xml:space="preserve">Example 107</w:t>
        </w:r>
      </w:hyperlink>
      <w:r>
        <w:t xml:space="preserve"> </w:t>
      </w:r>
      <w:r>
        <w:t xml:space="preserve">are orthonormal and linearly independent,</w:t>
      </w:r>
      <w:r>
        <w:t xml:space="preserve"> </w:t>
      </w:r>
      <w:r>
        <w:t xml:space="preserve">so they are a basis of their span (</w:t>
      </w:r>
      <w:hyperlink w:anchor="def-basis">
        <w:r>
          <w:rPr>
            <w:rStyle w:val="Hyperlink"/>
          </w:rPr>
          <w:t xml:space="preserve">Definition 42</w:t>
        </w:r>
      </w:hyperlink>
      <w:r>
        <w:t xml:space="preserve">),</w:t>
      </w:r>
      <w:r>
        <w:t xml:space="preserve"> </w:t>
      </w:r>
      <w:r>
        <w:t xml:space="preserve">which therefore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and is all of</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30</w:t>
        </w:r>
      </w:hyperlink>
      <w:r>
        <w:t xml:space="preserve">,</w:t>
      </w:r>
      <w:r>
        <w:t xml:space="preserve"> </w:t>
      </w:r>
      <w:hyperlink w:anchor="exm-dimension">
        <w:r>
          <w:rPr>
            <w:rStyle w:val="Hyperlink"/>
          </w:rPr>
          <w:t xml:space="preserve">Example 47</w:t>
        </w:r>
      </w:hyperlink>
      <w:r>
        <w:t xml:space="preserve">).</w:t>
      </w:r>
      <w:r>
        <w:t xml:space="preserve"> </w:t>
      </w:r>
      <w:r>
        <w:t xml:space="preserve">So they are an orthonormal basis of</w:t>
      </w:r>
      <w:r>
        <w:t xml:space="preserve"> </w:t>
      </w:r>
      <m:oMath>
        <m:sSup>
          <m:e>
            <m:r>
              <m:rPr>
                <m:scr m:val="double-struck"/>
                <m:sty m:val="p"/>
              </m:rPr>
              <m:t>R</m:t>
            </m:r>
          </m:e>
          <m:sup>
            <m:r>
              <m:t>3</m:t>
            </m:r>
          </m:sup>
        </m:sSup>
      </m:oMath>
      <w:r>
        <w:t xml:space="preserve"> </w:t>
      </w:r>
      <w:r>
        <w:t xml:space="preserve">too.</w:t>
      </w:r>
    </w:p>
    <w:bookmarkEnd w:id="357"/>
    <w:bookmarkStart w:id="358" w:name="exm-not-orthonormal-basis"/>
    <w:p>
      <w:pPr>
        <w:pStyle w:val="FirstParagraph"/>
      </w:pPr>
      <w:r>
        <w:rPr>
          <w:b/>
          <w:bCs/>
        </w:rPr>
        <w:t xml:space="preserve">Example 109 (Bases that are not orthonormal, and orthonormal lists that are not bases)</w:t>
      </w:r>
      <w:r>
        <w:t xml:space="preserve"> </w:t>
      </w:r>
      <w:r>
        <w:t xml:space="preserve"> </w:t>
      </w:r>
    </w:p>
    <w:p>
      <w:pPr>
        <w:pStyle w:val="Compact"/>
        <w:numPr>
          <w:ilvl w:val="0"/>
          <w:numId w:val="1064"/>
        </w:numPr>
      </w:pP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is a basis of</w:t>
      </w:r>
      <w:r>
        <w:t xml:space="preserve"> </w:t>
      </w:r>
      <m:oMath>
        <m:sSup>
          <m:e>
            <m:r>
              <m:rPr>
                <m:scr m:val="double-struck"/>
                <m:sty m:val="p"/>
              </m:rPr>
              <m:t>R</m:t>
            </m:r>
          </m:e>
          <m:sup>
            <m:r>
              <m:t>2</m:t>
            </m:r>
          </m:sup>
        </m:sSup>
      </m:oMath>
      <w:r>
        <w:t xml:space="preserve"> </w:t>
      </w:r>
      <w:r>
        <w:t xml:space="preserve">(</w:t>
      </w:r>
      <w:hyperlink w:anchor="exm-basis">
        <w:r>
          <w:rPr>
            <w:rStyle w:val="Hyperlink"/>
          </w:rPr>
          <w:t xml:space="preserve">Example 42</w:t>
        </w:r>
      </w:hyperlink>
      <w:r>
        <w:t xml:space="preserve">).</w:t>
      </w:r>
      <w:r>
        <w:t xml:space="preserve"> </w:t>
      </w:r>
      <w:r>
        <w:t xml:space="preserve">It is not an orthonormal basis,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oMath>
      <w:r>
        <w:t xml:space="preserve">.</w:t>
      </w:r>
    </w:p>
    <w:p>
      <w:pPr>
        <w:pStyle w:val="Compact"/>
        <w:numPr>
          <w:ilvl w:val="0"/>
          <w:numId w:val="1064"/>
        </w:numPr>
      </w:pP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is orthonormal but not a basis of</w:t>
      </w:r>
      <w:r>
        <w:t xml:space="preserve"> </w:t>
      </w:r>
      <m:oMath>
        <m:sSup>
          <m:e>
            <m:r>
              <m:rPr>
                <m:scr m:val="double-struck"/>
                <m:sty m:val="p"/>
              </m:rPr>
              <m:t>R</m:t>
            </m:r>
          </m:e>
          <m:sup>
            <m:r>
              <m:t>3</m:t>
            </m:r>
          </m:sup>
        </m:sSup>
      </m:oMath>
      <w:r>
        <w:t xml:space="preserve">:</w:t>
      </w:r>
      <w:r>
        <w:t xml:space="preserve"> </w:t>
      </w:r>
      <w:r>
        <w:t xml:space="preserve">its span is the plane</w:t>
      </w:r>
      <w:r>
        <w:t xml:space="preserve"> </w:t>
      </w:r>
      <m:oMath>
        <m:r>
          <m:t>z</m:t>
        </m:r>
        <m:r>
          <m:rPr>
            <m:sty m:val="p"/>
          </m:rPr>
          <m:t>=</m:t>
        </m:r>
        <m:r>
          <m:t>0</m:t>
        </m:r>
      </m:oMath>
      <w:r>
        <w:t xml:space="preserve"> </w:t>
      </w:r>
      <w:r>
        <w:t xml:space="preserve">(</w:t>
      </w:r>
      <w:hyperlink w:anchor="exm-span">
        <w:r>
          <w:rPr>
            <w:rStyle w:val="Hyperlink"/>
          </w:rPr>
          <w:t xml:space="preserve">Example 37</w:t>
        </w:r>
      </w:hyperlink>
      <w:r>
        <w:t xml:space="preserve">),</w:t>
      </w:r>
      <w:r>
        <w:t xml:space="preserve"> </w:t>
      </w:r>
      <w:r>
        <w:t xml:space="preserve">which does not contain</w:t>
      </w:r>
      <w:r>
        <w:t xml:space="preserve"> </w:t>
      </w:r>
      <m:oMath>
        <m:r>
          <m:rPr>
            <m:sty m:val="p"/>
          </m:rPr>
          <m:t>(</m:t>
        </m:r>
        <m:r>
          <m:t>0</m:t>
        </m:r>
        <m:r>
          <m:rPr>
            <m:sty m:val="p"/>
          </m:rPr>
          <m:t>,</m:t>
        </m:r>
        <m:r>
          <m:t>0</m:t>
        </m:r>
        <m:r>
          <m:rPr>
            <m:sty m:val="p"/>
          </m:rPr>
          <m:t>,</m:t>
        </m:r>
        <m:r>
          <m:t>1</m:t>
        </m:r>
        <m:r>
          <m:rPr>
            <m:sty m:val="p"/>
          </m:rPr>
          <m:t>)</m:t>
        </m:r>
      </m:oMath>
      <w:r>
        <w:t xml:space="preserve">.</w:t>
      </w:r>
    </w:p>
    <w:bookmarkEnd w:id="358"/>
    <w:bookmarkStart w:id="359" w:name="thm-orthonormal-expansion"/>
    <w:p>
      <w:pPr>
        <w:pStyle w:val="FirstParagraph"/>
      </w:pPr>
      <w:r>
        <w:rPr>
          <w:b/>
          <w:bCs/>
        </w:rPr>
        <w:t xml:space="preserve">Theorem 60 (Coordinates in an orthonormal basis are dot products)</w:t>
      </w:r>
      <w:r>
        <w:t xml:space="preserve"> </w:t>
      </w:r>
      <w:r>
        <w:t xml:space="preserve">If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is an orthonormal basis of a subspace</w:t>
      </w:r>
      <w:r>
        <w:t xml:space="preserve"> </w:t>
      </w:r>
      <m:oMath>
        <m:r>
          <m:rPr>
            <m:scr m:val="script"/>
            <m:sty m:val="p"/>
          </m:rPr>
          <m:t>S</m:t>
        </m:r>
      </m:oMath>
      <w:r>
        <w:t xml:space="preserve"> </w:t>
      </w:r>
      <w:r>
        <w:t xml:space="preserve">(</w:t>
      </w:r>
      <w:hyperlink w:anchor="def-orthonormal-basis">
        <w:r>
          <w:rPr>
            <w:rStyle w:val="Hyperlink"/>
          </w:rPr>
          <w:t xml:space="preserve">Definition 64</w:t>
        </w:r>
      </w:hyperlink>
      <w:r>
        <w:t xml:space="preserve">), then every</w:t>
      </w:r>
      <w:r>
        <w:t xml:space="preserve"> </w:t>
      </w:r>
      <m:oMath>
        <m:acc>
          <m:accPr>
            <m:chr m:val="̃"/>
          </m:accPr>
          <m:e>
            <m:r>
              <m:t>x</m:t>
            </m:r>
          </m:e>
        </m:acc>
        <m:r>
          <m:rPr>
            <m:sty m:val="p"/>
          </m:rPr>
          <m:t>∈</m:t>
        </m:r>
        <m:r>
          <m:rPr>
            <m:scr m:val="script"/>
            <m:sty m:val="p"/>
          </m:rPr>
          <m:t>S</m:t>
        </m:r>
      </m:oMath>
      <w:r>
        <w:t xml:space="preserve"> </w:t>
      </w:r>
      <w:r>
        <w:t xml:space="preserve">satisfies</w:t>
      </w:r>
    </w:p>
    <w:p>
      <w:pPr>
        <w:pStyle w:val="BodyText"/>
      </w:pPr>
      <m:oMathPara>
        <m:oMathParaPr>
          <m:jc m:val="center"/>
        </m:oMathParaPr>
        <m:oMath>
          <m:acc>
            <m:accPr>
              <m:chr m:val="̃"/>
            </m:accPr>
            <m:e>
              <m:r>
                <m:t>x</m:t>
              </m:r>
            </m:e>
          </m:acc>
          <m:r>
            <m:rPr>
              <m:sty m:val="p"/>
            </m:rPr>
            <m:t>=</m:t>
          </m:r>
          <m:nary>
            <m:naryPr>
              <m:chr m:val="∑"/>
              <m:limLoc m:val="undOvr"/>
              <m:subHide m:val="off"/>
              <m:supHide m:val="off"/>
            </m:naryPr>
            <m:sub>
              <m:r>
                <m:t>i</m:t>
              </m:r>
              <m:r>
                <m:rPr>
                  <m:sty m:val="p"/>
                </m:rPr>
                <m:t>=</m:t>
              </m:r>
              <m:r>
                <m:t>1</m:t>
              </m:r>
            </m:sub>
            <m:sup>
              <m:r>
                <m:t>k</m:t>
              </m:r>
            </m:sup>
            <m:e>
              <m:r>
                <m:rPr>
                  <m:sty m:val="p"/>
                </m:rPr>
                <m:t>(</m:t>
              </m:r>
            </m:e>
          </m:nary>
          <m:sSub>
            <m:e>
              <m:acc>
                <m:accPr>
                  <m:chr m:val="̃"/>
                </m:accPr>
                <m:e>
                  <m:r>
                    <m:t>q</m:t>
                  </m:r>
                </m:e>
              </m:acc>
            </m:e>
            <m:sub>
              <m:r>
                <m:t>i</m:t>
              </m:r>
            </m:sub>
          </m:sSub>
          <m:r>
            <m:rPr>
              <m:sty m:val="p"/>
            </m:rPr>
            <m:t>⋅</m:t>
          </m:r>
          <m:acc>
            <m:accPr>
              <m:chr m:val="̃"/>
            </m:accPr>
            <m:e>
              <m:r>
                <m:t>x</m:t>
              </m:r>
            </m:e>
          </m:acc>
          <m:r>
            <m:rPr>
              <m:sty m:val="p"/>
            </m:rPr>
            <m:t>)</m:t>
          </m:r>
          <m:r>
            <m:t> </m:t>
          </m:r>
          <m:sSub>
            <m:e>
              <m:acc>
                <m:accPr>
                  <m:chr m:val="̃"/>
                </m:accPr>
                <m:e>
                  <m:r>
                    <m:t>q</m:t>
                  </m:r>
                </m:e>
              </m:acc>
            </m:e>
            <m:sub>
              <m:r>
                <m:t>i</m:t>
              </m:r>
            </m:sub>
          </m:sSub>
          <m:r>
            <m:rPr>
              <m:sty m:val="p"/>
            </m:rPr>
            <m:t>.</m:t>
          </m:r>
        </m:oMath>
      </m:oMathPara>
    </w:p>
    <w:bookmarkEnd w:id="359"/>
    <w:p>
      <w:pPr>
        <w:pStyle w:val="FirstParagraph"/>
      </w:pPr>
      <w:r>
        <w:rPr>
          <w:i/>
          <w:iCs/>
        </w:rPr>
        <w:t xml:space="preserve">Proof</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acc>
          <m:accPr>
            <m:chr m:val="̃"/>
          </m:accPr>
          <m:e>
            <m:r>
              <m:t>x</m:t>
            </m:r>
          </m:e>
        </m:acc>
        <m:r>
          <m:rPr>
            <m:sty m:val="p"/>
          </m:rPr>
          <m:t>=</m:t>
        </m:r>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oMath>
      <w:r>
        <w:t xml:space="preserve"> </w:t>
      </w:r>
      <w:r>
        <w:t xml:space="preserve">for some numbers</w:t>
      </w:r>
      <w:r>
        <w:t xml:space="preserve"> </w:t>
      </w:r>
      <m:oMath>
        <m:sSub>
          <m:e>
            <m:r>
              <m:t>c</m:t>
            </m:r>
          </m:e>
          <m:sub>
            <m:r>
              <m:t>j</m:t>
            </m:r>
          </m:sub>
        </m:sSub>
      </m:oMath>
      <w:r>
        <w:t xml:space="preserve">.</w:t>
      </w:r>
      <w:r>
        <w:t xml:space="preserve"> </w:t>
      </w:r>
      <w:r>
        <w:t xml:space="preserve">For each</w:t>
      </w:r>
      <w:r>
        <w:t xml:space="preserve"> </w:t>
      </w:r>
      <m:oMath>
        <m:r>
          <m:t>i</m:t>
        </m:r>
      </m:oMath>
      <w:r>
        <w:t xml:space="preserve">,</w:t>
      </w:r>
    </w:p>
    <w:p>
      <w:pPr>
        <w:pStyle w:val="BodyText"/>
      </w:pPr>
      <m:oMathPara>
        <m:oMathParaPr>
          <m:jc m:val="center"/>
        </m:oMathParaPr>
        <m:oMath>
          <m:eqArr>
            <m:e>
              <m:sSub>
                <m:e>
                  <m:acc>
                    <m:accPr>
                      <m:chr m:val="̃"/>
                    </m:accPr>
                    <m:e>
                      <m:r>
                        <m:t>q</m:t>
                      </m:r>
                    </m:e>
                  </m:acc>
                </m:e>
                <m:sub>
                  <m:r>
                    <m:t>i</m:t>
                  </m:r>
                </m:sub>
              </m:sSub>
              <m:r>
                <m:rPr>
                  <m:sty m:val="p"/>
                </m:rPr>
                <m:t>⋅</m:t>
              </m:r>
              <m:acc>
                <m:accPr>
                  <m:chr m:val="̃"/>
                </m:accPr>
                <m:e>
                  <m:r>
                    <m:t>x</m:t>
                  </m:r>
                </m:e>
              </m:acc>
              <m:r>
                <m:t>&amp;</m:t>
              </m:r>
              <m:r>
                <m:rPr>
                  <m:sty m:val="p"/>
                </m:rPr>
                <m:t>=</m:t>
              </m:r>
              <m:sSub>
                <m:e>
                  <m:acc>
                    <m:accPr>
                      <m:chr m:val="̃"/>
                    </m:accPr>
                    <m:e>
                      <m:r>
                        <m:t>q</m:t>
                      </m:r>
                    </m:e>
                  </m:acc>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e>
              </m:d>
              <m:r>
                <m:t>​</m:t>
              </m:r>
              <m:r>
                <m:t>&amp;</m:t>
              </m:r>
              <m:r>
                <m:t>&amp;</m:t>
              </m:r>
              <m:r>
                <m:rPr>
                  <m:nor/>
                  <m:sty m:val="p"/>
                </m:rPr>
                <m:t>(substitute)</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Theorem 58</m:t>
              </m:r>
              <m:r>
                <m:rPr>
                  <m:nor/>
                  <m:sty m:val="p"/>
                </m:rPr>
                <m:t>)</m:t>
              </m:r>
            </m:e>
            <m:e>
              <m:r>
                <m:t>&amp;</m:t>
              </m:r>
              <m:r>
                <m:rPr>
                  <m:sty m:val="p"/>
                </m:rPr>
                <m:t>=</m:t>
              </m:r>
              <m:sSub>
                <m:e>
                  <m:r>
                    <m:t>c</m:t>
                  </m:r>
                </m:e>
                <m:sub>
                  <m:r>
                    <m:t>i</m:t>
                  </m:r>
                </m:sub>
              </m:sSub>
              <m:r>
                <m:rPr>
                  <m:sty m:val="p"/>
                </m:rPr>
                <m:t>,</m:t>
              </m:r>
              <m:r>
                <m:t>&amp;</m:t>
              </m:r>
              <m:r>
                <m:t>&amp;</m:t>
              </m:r>
              <m:r>
                <m:rPr>
                  <m:nor/>
                  <m:sty m:val="p"/>
                </m:rPr>
                <m:t>(</m:t>
              </m:r>
              <m:r>
                <m:rPr>
                  <m:nor/>
                  <m:sty m:val="p"/>
                </m:rPr>
                <m:t>Definition 17</m:t>
              </m:r>
              <m:r>
                <m:rPr>
                  <m:nor/>
                  <m:sty m:val="p"/>
                </m:rPr>
                <m:t>)</m:t>
              </m:r>
            </m:e>
          </m:eqArr>
        </m:oMath>
      </m:oMathPara>
    </w:p>
    <w:p>
      <w:pPr>
        <w:pStyle w:val="FirstParagraph"/>
      </w:pPr>
      <w:r>
        <w:t xml:space="preserve">so each coefficient</w:t>
      </w:r>
      <w:r>
        <w:t xml:space="preserve"> </w:t>
      </w:r>
      <m:oMath>
        <m:sSub>
          <m:e>
            <m:r>
              <m:t>c</m:t>
            </m:r>
          </m:e>
          <m:sub>
            <m:r>
              <m:t>i</m:t>
            </m:r>
          </m:sub>
        </m:sSub>
      </m:oMath>
      <w:r>
        <w:t xml:space="preserve"> </w:t>
      </w:r>
      <w:r>
        <w:t xml:space="preserve">is</w:t>
      </w:r>
      <w:r>
        <w:t xml:space="preserve"> </w:t>
      </w:r>
      <m:oMath>
        <m:sSub>
          <m:e>
            <m:acc>
              <m:accPr>
                <m:chr m:val="̃"/>
              </m:accPr>
              <m:e>
                <m:r>
                  <m:t>q</m:t>
                </m:r>
              </m:e>
            </m:acc>
          </m:e>
          <m:sub>
            <m:r>
              <m:t>i</m:t>
            </m:r>
          </m:sub>
        </m:sSub>
        <m:r>
          <m:rPr>
            <m:sty m:val="p"/>
          </m:rPr>
          <m:t>⋅</m:t>
        </m:r>
        <m:acc>
          <m:accPr>
            <m:chr m:val="̃"/>
          </m:accPr>
          <m:e>
            <m:r>
              <m:t>x</m:t>
            </m:r>
          </m:e>
        </m:acc>
      </m:oMath>
      <w:r>
        <w:t xml:space="preserve">.</w:t>
      </w:r>
    </w:p>
    <w:bookmarkStart w:id="360" w:name="exm-orthonormal-expansion"/>
    <w:p>
      <w:pPr>
        <w:pStyle w:val="BodyText"/>
      </w:pPr>
      <w:r>
        <w:rPr>
          <w:b/>
          <w:bCs/>
        </w:rPr>
        <w:t xml:space="preserve">Example 110 (Expanding a vector in an orthonormal basis)</w:t>
      </w:r>
      <w:r>
        <w:t xml:space="preserve"> </w:t>
      </w:r>
      <w:r>
        <w:t xml:space="preserve">With the orthonormal basis</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of</w:t>
      </w:r>
      <w:r>
        <w:t xml:space="preserve"> </w:t>
      </w:r>
      <m:oMath>
        <m:sSup>
          <m:e>
            <m:r>
              <m:rPr>
                <m:scr m:val="double-struck"/>
                <m:sty m:val="p"/>
              </m:rPr>
              <m:t>R</m:t>
            </m:r>
          </m:e>
          <m:sup>
            <m:r>
              <m:t>3</m:t>
            </m:r>
          </m:sup>
        </m:sSup>
      </m:oMath>
      <w:r>
        <w:t xml:space="preserve"> </w:t>
      </w:r>
      <w:r>
        <w:t xml:space="preserve">from</w:t>
      </w:r>
      <w:r>
        <w:t xml:space="preserve"> </w:t>
      </w:r>
      <w:hyperlink w:anchor="exm-orthonormal-basis">
        <w:r>
          <w:rPr>
            <w:rStyle w:val="Hyperlink"/>
          </w:rPr>
          <w:t xml:space="preserve">Example 108</w:t>
        </w:r>
      </w:hyperlink>
      <w:r>
        <w:t xml:space="preserve"> </w:t>
      </w:r>
      <w:r>
        <w:t xml:space="preserve">and</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w:t>
      </w:r>
      <w:r>
        <w:t xml:space="preserve"> </w:t>
      </w:r>
      <m:oMath>
        <m:sSub>
          <m:e>
            <m:acc>
              <m:accPr>
                <m:chr m:val="̃"/>
              </m:accPr>
              <m:e>
                <m:r>
                  <m:t>q</m:t>
                </m:r>
              </m:e>
            </m:acc>
          </m:e>
          <m:sub>
            <m:r>
              <m:t>1</m:t>
            </m:r>
          </m:sub>
        </m:sSub>
        <m:r>
          <m:rPr>
            <m:sty m:val="p"/>
          </m:rPr>
          <m:t>⋅</m:t>
        </m:r>
        <m:acc>
          <m:accPr>
            <m:chr m:val="̃"/>
          </m:accPr>
          <m:e>
            <m:r>
              <m:t>x</m:t>
            </m:r>
          </m:e>
        </m:acc>
        <m:r>
          <m:rPr>
            <m:sty m:val="p"/>
          </m:rPr>
          <m:t>=</m:t>
        </m:r>
        <m:r>
          <m:t>3</m:t>
        </m:r>
      </m:oMath>
      <w:r>
        <w:t xml:space="preserve">,</w:t>
      </w:r>
    </w:p>
    <w:p>
      <w:pPr>
        <w:pStyle w:val="BodyText"/>
      </w:pPr>
      <m:oMathPara>
        <m:oMathParaPr>
          <m:jc m:val="center"/>
        </m:oMathParaPr>
        <m:oMath>
          <m:eqArr>
            <m:e>
              <m:sSub>
                <m:e>
                  <m:acc>
                    <m:accPr>
                      <m:chr m:val="̃"/>
                    </m:accPr>
                    <m:e>
                      <m:r>
                        <m:t>q</m:t>
                      </m:r>
                    </m:e>
                  </m:acc>
                </m:e>
                <m:sub>
                  <m:r>
                    <m:t>2</m:t>
                  </m:r>
                </m:sub>
              </m:sSub>
              <m:r>
                <m:rPr>
                  <m:sty m:val="p"/>
                </m:rPr>
                <m:t>⋅</m:t>
              </m:r>
              <m:acc>
                <m:accPr>
                  <m:chr m:val="̃"/>
                </m:accPr>
                <m:e>
                  <m:r>
                    <m:t>x</m:t>
                  </m:r>
                </m:e>
              </m:acc>
              <m:r>
                <m:t>&amp;</m:t>
              </m:r>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e>
            <m:e>
              <m:r>
                <m:t>&amp;</m:t>
              </m:r>
              <m:r>
                <m:rPr>
                  <m:sty m:val="p"/>
                </m:rPr>
                <m:t>=</m:t>
              </m:r>
              <m:f>
                <m:fPr>
                  <m:type m:val="lin"/>
                </m:fPr>
                <m:num>
                  <m:r>
                    <m:t>3</m:t>
                  </m:r>
                </m:num>
                <m:den>
                  <m:rad>
                    <m:radPr>
                      <m:degHide m:val="on"/>
                    </m:radPr>
                    <m:deg/>
                    <m:e>
                      <m:r>
                        <m:t>2</m:t>
                      </m:r>
                    </m:e>
                  </m:rad>
                </m:den>
              </m:f>
            </m:e>
          </m:eqArr>
        </m:oMath>
      </m:oMathPara>
    </w:p>
    <w:p>
      <w:pPr>
        <w:pStyle w:val="FirstParagraph"/>
      </w:pPr>
      <w:r>
        <w:t xml:space="preserve">and</w:t>
      </w:r>
    </w:p>
    <w:p>
      <w:pPr>
        <w:pStyle w:val="BodyText"/>
      </w:pPr>
      <m:oMathPara>
        <m:oMathParaPr>
          <m:jc m:val="center"/>
        </m:oMathParaPr>
        <m:oMath>
          <m:eqArr>
            <m:e>
              <m:sSub>
                <m:e>
                  <m:acc>
                    <m:accPr>
                      <m:chr m:val="̃"/>
                    </m:accPr>
                    <m:e>
                      <m:r>
                        <m:t>q</m:t>
                      </m:r>
                    </m:e>
                  </m:acc>
                </m:e>
                <m:sub>
                  <m:r>
                    <m:t>3</m:t>
                  </m:r>
                </m:sub>
              </m:sSub>
              <m:r>
                <m:rPr>
                  <m:sty m:val="p"/>
                </m:rPr>
                <m:t>⋅</m:t>
              </m:r>
              <m:acc>
                <m:accPr>
                  <m:chr m:val="̃"/>
                </m:accPr>
                <m:e>
                  <m:r>
                    <m:t>x</m:t>
                  </m:r>
                </m:e>
              </m:acc>
              <m:r>
                <m:t>&amp;</m:t>
              </m:r>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e>
            <m:e>
              <m:r>
                <m:t>&amp;</m:t>
              </m:r>
              <m:r>
                <m:rPr>
                  <m:sty m:val="p"/>
                </m:rPr>
                <m:t>=</m:t>
              </m:r>
              <m:r>
                <m:rPr>
                  <m:sty m:val="p"/>
                </m:rPr>
                <m:t>−</m:t>
              </m:r>
              <m:f>
                <m:fPr>
                  <m:type m:val="lin"/>
                </m:fPr>
                <m:num>
                  <m:r>
                    <m:t>1</m:t>
                  </m:r>
                </m:num>
                <m:den>
                  <m:rad>
                    <m:radPr>
                      <m:degHide m:val="on"/>
                    </m:radPr>
                    <m:deg/>
                    <m:e>
                      <m:r>
                        <m:t>2</m:t>
                      </m:r>
                    </m:e>
                  </m:rad>
                </m:den>
              </m:f>
              <m:r>
                <m:rPr>
                  <m:sty m:val="p"/>
                </m:rPr>
                <m:t>.</m:t>
              </m:r>
            </m:e>
          </m:eqArr>
        </m:oMath>
      </m:oMathPara>
    </w:p>
    <w:p>
      <w:pPr>
        <w:pStyle w:val="FirstParagraph"/>
      </w:pPr>
      <w:r>
        <w:t xml:space="preserve">Then</w:t>
      </w:r>
    </w:p>
    <w:p>
      <w:pPr>
        <w:pStyle w:val="BodyText"/>
      </w:pPr>
      <m:oMathPara>
        <m:oMathParaPr>
          <m:jc m:val="center"/>
        </m:oMathParaPr>
        <m:oMath>
          <m:eqArr>
            <m:e>
              <m:nary>
                <m:naryPr>
                  <m:chr m:val="∑"/>
                  <m:limLoc m:val="undOvr"/>
                  <m:subHide m:val="off"/>
                  <m:supHide m:val="off"/>
                </m:naryPr>
                <m:sub>
                  <m:r>
                    <m:t>i</m:t>
                  </m:r>
                  <m:r>
                    <m:rPr>
                      <m:sty m:val="p"/>
                    </m:rPr>
                    <m:t>=</m:t>
                  </m:r>
                  <m:r>
                    <m:t>1</m:t>
                  </m:r>
                </m:sub>
                <m:sup>
                  <m:r>
                    <m:t>3</m:t>
                  </m:r>
                </m:sup>
                <m:e>
                  <m:r>
                    <m:rPr>
                      <m:sty m:val="p"/>
                    </m:rPr>
                    <m:t>(</m:t>
                  </m:r>
                </m:e>
              </m:nary>
              <m:sSub>
                <m:e>
                  <m:acc>
                    <m:accPr>
                      <m:chr m:val="̃"/>
                    </m:accPr>
                    <m:e>
                      <m:r>
                        <m:t>q</m:t>
                      </m:r>
                    </m:e>
                  </m:acc>
                </m:e>
                <m:sub>
                  <m:r>
                    <m:t>i</m:t>
                  </m:r>
                </m:sub>
              </m:sSub>
              <m:r>
                <m:rPr>
                  <m:sty m:val="p"/>
                </m:rPr>
                <m:t>⋅</m:t>
              </m:r>
              <m:acc>
                <m:accPr>
                  <m:chr m:val="̃"/>
                </m:accPr>
                <m:e>
                  <m:r>
                    <m:t>x</m:t>
                  </m:r>
                </m:e>
              </m:acc>
              <m:r>
                <m:rPr>
                  <m:sty m:val="p"/>
                </m:rPr>
                <m:t>)</m:t>
              </m:r>
              <m:r>
                <m:t> </m:t>
              </m:r>
              <m:sSub>
                <m:e>
                  <m:acc>
                    <m:accPr>
                      <m:chr m:val="̃"/>
                    </m:accPr>
                    <m:e>
                      <m:r>
                        <m:t>q</m:t>
                      </m:r>
                    </m:e>
                  </m:acc>
                </m:e>
                <m:sub>
                  <m:r>
                    <m:t>i</m:t>
                  </m:r>
                </m:sub>
              </m:sSub>
              <m:r>
                <m:t>&amp;</m:t>
              </m:r>
              <m:r>
                <m:rPr>
                  <m:sty m:val="p"/>
                </m:rPr>
                <m:t>=</m:t>
              </m:r>
              <m:r>
                <m:t>3</m:t>
              </m:r>
              <m:r>
                <m:t> </m:t>
              </m:r>
              <m:r>
                <m:rPr>
                  <m:sty m:val="p"/>
                </m:rPr>
                <m:t>(</m:t>
              </m:r>
              <m:r>
                <m:t>0</m:t>
              </m:r>
              <m:r>
                <m:rPr>
                  <m:sty m:val="p"/>
                </m:rPr>
                <m:t>,</m:t>
              </m:r>
              <m:r>
                <m:t>0</m:t>
              </m:r>
              <m:r>
                <m:rPr>
                  <m:sty m:val="p"/>
                </m:rPr>
                <m:t>,</m:t>
              </m:r>
              <m:r>
                <m:t>1</m:t>
              </m:r>
              <m:r>
                <m:rPr>
                  <m:sty m:val="p"/>
                </m:rPr>
                <m:t>)</m:t>
              </m:r>
              <m:r>
                <m:rPr>
                  <m:sty m:val="p"/>
                </m:rPr>
                <m:t>+</m:t>
              </m:r>
              <m:f>
                <m:fPr>
                  <m:type m:val="lin"/>
                </m:fPr>
                <m:num>
                  <m:r>
                    <m:t>3</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t>&amp;</m:t>
              </m:r>
              <m:r>
                <m:t>&amp;</m:t>
              </m:r>
              <m:r>
                <m:rPr>
                  <m:nor/>
                  <m:sty m:val="p"/>
                </m:rPr>
                <m:t>(substitute)</m:t>
              </m:r>
            </m:e>
            <m:e>
              <m:r>
                <m:t>&amp;</m:t>
              </m:r>
              <m:r>
                <m:rPr>
                  <m:sty m:val="p"/>
                </m:rPr>
                <m:t>=</m:t>
              </m:r>
              <m:r>
                <m:rPr>
                  <m:sty m:val="p"/>
                </m:rPr>
                <m:t>(</m:t>
              </m:r>
              <m:r>
                <m:t>0</m:t>
              </m:r>
              <m:r>
                <m:rPr>
                  <m:sty m:val="p"/>
                </m:rPr>
                <m:t>,</m:t>
              </m:r>
              <m:r>
                <m:t>0</m:t>
              </m:r>
              <m:r>
                <m:rPr>
                  <m:sty m:val="p"/>
                </m:rPr>
                <m:t>,</m:t>
              </m:r>
              <m:r>
                <m:t>3</m:t>
              </m:r>
              <m:r>
                <m:rPr>
                  <m:sty m:val="p"/>
                </m:rPr>
                <m:t>)</m:t>
              </m:r>
              <m:r>
                <m:rPr>
                  <m:sty m:val="p"/>
                </m:rPr>
                <m:t>+</m:t>
              </m:r>
              <m:r>
                <m:t>​</m:t>
              </m:r>
              <m:d>
                <m:dPr>
                  <m:begChr m:val="("/>
                  <m:sepChr m:val=""/>
                  <m:endChr m:val=")"/>
                  <m:grow/>
                </m:dPr>
                <m:e>
                  <m:f>
                    <m:fPr>
                      <m:type m:val="lin"/>
                    </m:fPr>
                    <m:num>
                      <m:r>
                        <m:t>3</m:t>
                      </m:r>
                    </m:num>
                    <m:den>
                      <m:r>
                        <m:t>2</m:t>
                      </m:r>
                    </m:den>
                  </m:f>
                  <m:r>
                    <m:rPr>
                      <m:sty m:val="p"/>
                    </m:rPr>
                    <m:t>,</m:t>
                  </m:r>
                  <m:f>
                    <m:fPr>
                      <m:type m:val="lin"/>
                    </m:fPr>
                    <m:num>
                      <m:r>
                        <m:t>3</m:t>
                      </m:r>
                    </m:num>
                    <m:den>
                      <m:r>
                        <m:t>2</m:t>
                      </m:r>
                    </m:den>
                  </m:f>
                  <m:r>
                    <m:rPr>
                      <m:sty m:val="p"/>
                    </m:rPr>
                    <m:t>,</m:t>
                  </m:r>
                  <m:r>
                    <m:t>0</m:t>
                  </m:r>
                </m:e>
              </m:d>
              <m:r>
                <m:t>​</m:t>
              </m:r>
              <m:r>
                <m:rPr>
                  <m:sty m:val="p"/>
                </m:rPr>
                <m:t>+</m:t>
              </m:r>
              <m:r>
                <m:t>​</m:t>
              </m:r>
              <m:d>
                <m:dPr>
                  <m:begChr m:val="("/>
                  <m:sepChr m:val=""/>
                  <m:endChr m:val=")"/>
                  <m:grow/>
                </m:dPr>
                <m:e>
                  <m:r>
                    <m:rPr>
                      <m:sty m:val="p"/>
                    </m:rPr>
                    <m:t>−</m:t>
                  </m:r>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 each term)</m:t>
              </m:r>
            </m:e>
            <m:e>
              <m:r>
                <m:t>&amp;</m:t>
              </m:r>
              <m:r>
                <m:rPr>
                  <m:sty m:val="p"/>
                </m:rPr>
                <m:t>=</m:t>
              </m:r>
              <m:r>
                <m:rPr>
                  <m:sty m:val="p"/>
                </m:rPr>
                <m:t>(</m:t>
              </m:r>
              <m:r>
                <m:t>1</m:t>
              </m:r>
              <m:r>
                <m:rPr>
                  <m:sty m:val="p"/>
                </m:rPr>
                <m:t>,</m:t>
              </m:r>
              <m:r>
                <m:t>2</m:t>
              </m:r>
              <m:r>
                <m:rPr>
                  <m:sty m:val="p"/>
                </m:rPr>
                <m:t>,</m:t>
              </m:r>
              <m:r>
                <m:t>3</m:t>
              </m:r>
              <m:r>
                <m:rPr>
                  <m:sty m:val="p"/>
                </m:rPr>
                <m:t>)</m:t>
              </m:r>
              <m:r>
                <m:rPr>
                  <m:sty m:val="p"/>
                </m:rPr>
                <m:t>,</m:t>
              </m:r>
              <m:r>
                <m:t>&amp;</m:t>
              </m:r>
              <m:r>
                <m:t>&amp;</m:t>
              </m:r>
              <m:r>
                <m:rPr>
                  <m:nor/>
                  <m:sty m:val="p"/>
                </m:rPr>
                <m:t>(add entrywise)</m:t>
              </m:r>
            </m:e>
          </m:eqArr>
        </m:oMath>
      </m:oMathPara>
    </w:p>
    <w:p>
      <w:pPr>
        <w:pStyle w:val="FirstParagraph"/>
      </w:pPr>
      <w:r>
        <w:t xml:space="preserve">which is</w:t>
      </w:r>
      <w:r>
        <w:t xml:space="preserve"> </w:t>
      </w:r>
      <m:oMath>
        <m:acc>
          <m:accPr>
            <m:chr m:val="̃"/>
          </m:accPr>
          <m:e>
            <m:r>
              <m:t>x</m:t>
            </m:r>
          </m:e>
        </m:acc>
      </m:oMath>
      <w:r>
        <w:t xml:space="preserve">, as</w:t>
      </w:r>
      <w:r>
        <w:t xml:space="preserve"> </w:t>
      </w:r>
      <w:hyperlink w:anchor="thm-orthonormal-expansion">
        <w:r>
          <w:rPr>
            <w:rStyle w:val="Hyperlink"/>
          </w:rPr>
          <w:t xml:space="preserve">Theorem 60</w:t>
        </w:r>
      </w:hyperlink>
      <w:r>
        <w:t xml:space="preserve"> </w:t>
      </w:r>
      <w:r>
        <w:t xml:space="preserve">says.</w:t>
      </w:r>
    </w:p>
    <w:bookmarkEnd w:id="360"/>
    <w:bookmarkStart w:id="361" w:name="def-gram-schmidt"/>
    <w:p>
      <w:pPr>
        <w:pStyle w:val="BodyText"/>
      </w:pPr>
      <w:r>
        <w:rPr>
          <w:b/>
          <w:bCs/>
        </w:rPr>
        <w:t xml:space="preserve">Definition 65 (Gram-Schmidt process)</w:t>
      </w:r>
      <w:r>
        <w:t xml:space="preserve"> </w:t>
      </w:r>
      <w:r>
        <w:t xml:space="preserve">The</w:t>
      </w:r>
      <w:r>
        <w:t xml:space="preserve"> </w:t>
      </w:r>
      <w:r>
        <w:rPr>
          <w:b/>
          <w:bCs/>
        </w:rPr>
        <w:t xml:space="preserve">Gram-Schmidt process</w:t>
      </w:r>
      <w:r>
        <w:t xml:space="preserve"> </w:t>
      </w:r>
      <w:r>
        <w:t xml:space="preserve">takes vectors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r>
          <m:rPr>
            <m:sty m:val="p"/>
          </m:rPr>
          <m:t>∈</m:t>
        </m:r>
        <m:sSup>
          <m:e>
            <m:r>
              <m:rPr>
                <m:scr m:val="double-struck"/>
                <m:sty m:val="p"/>
              </m:rPr>
              <m:t>R</m:t>
            </m:r>
          </m:e>
          <m:sup>
            <m:r>
              <m:t>p</m:t>
            </m:r>
          </m:sup>
        </m:sSup>
      </m:oMath>
      <w:r>
        <w:t xml:space="preserve"> </w:t>
      </w:r>
      <w:r>
        <w:t xml:space="preserve">and, for</w:t>
      </w:r>
      <w:r>
        <w:t xml:space="preserve"> </w:t>
      </w:r>
      <m:oMath>
        <m:r>
          <m:t>i</m:t>
        </m:r>
        <m:r>
          <m:rPr>
            <m:sty m:val="p"/>
          </m:rPr>
          <m:t>=</m:t>
        </m:r>
        <m:r>
          <m:t>1</m:t>
        </m:r>
        <m:r>
          <m:rPr>
            <m:sty m:val="p"/>
          </m:rPr>
          <m:t>,</m:t>
        </m:r>
        <m:r>
          <m:t>2</m:t>
        </m:r>
        <m:r>
          <m:rPr>
            <m:sty m:val="p"/>
          </m:rPr>
          <m:t>,</m:t>
        </m:r>
        <m:r>
          <m:rPr>
            <m:sty m:val="p"/>
          </m:rPr>
          <m:t>…</m:t>
        </m:r>
        <m:r>
          <m:rPr>
            <m:sty m:val="p"/>
          </m:rPr>
          <m:t>,</m:t>
        </m:r>
        <m:r>
          <m:t>k</m:t>
        </m:r>
      </m:oMath>
      <w:r>
        <w:t xml:space="preserve"> </w:t>
      </w:r>
      <w:r>
        <w:t xml:space="preserve">in turn:</w:t>
      </w:r>
    </w:p>
    <w:p>
      <w:pPr>
        <w:pStyle w:val="Compact"/>
        <w:numPr>
          <w:ilvl w:val="0"/>
          <w:numId w:val="1065"/>
        </w:numPr>
      </w:pPr>
      <w:r>
        <w:rPr>
          <w:b/>
          <w:bCs/>
        </w:rPr>
        <w:t xml:space="preserve">Orthogonalize:</w:t>
      </w:r>
      <w:r>
        <w:t xml:space="preserve"> </w:t>
      </w:r>
      <m:oMath>
        <m:sSub>
          <m:e>
            <m:acc>
              <m:accPr>
                <m:chr m:val="̃"/>
              </m:accPr>
              <m:e>
                <m:acc>
                  <m:accPr>
                    <m:chr m:val="̃"/>
                  </m:accPr>
                  <m:e>
                    <m:r>
                      <m:t>q</m:t>
                    </m:r>
                  </m:e>
                </m:acc>
              </m:e>
            </m:acc>
          </m:e>
          <m:sub>
            <m:r>
              <m:t>i</m:t>
            </m:r>
          </m:sub>
        </m:sSub>
        <m:limUpp>
          <m:e>
            <m:r>
              <m:rPr>
                <m:sty m:val="p"/>
              </m:rPr>
              <m:t>=</m:t>
            </m:r>
          </m:e>
          <m:lim>
            <m:r>
              <m:rPr>
                <m:nor/>
                <m:sty m:val="p"/>
              </m:rPr>
              <m:t>def</m:t>
            </m:r>
          </m:lim>
        </m:limUpp>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(for</w:t>
      </w:r>
      <w:r>
        <w:t xml:space="preserve"> </w:t>
      </w:r>
      <m:oMath>
        <m:r>
          <m:t>i</m:t>
        </m:r>
        <m:r>
          <m:rPr>
            <m:sty m:val="p"/>
          </m:rPr>
          <m:t>=</m:t>
        </m:r>
        <m:r>
          <m:t>1</m:t>
        </m:r>
      </m:oMath>
      <w:r>
        <w:t xml:space="preserve"> </w:t>
      </w:r>
      <w:r>
        <w:t xml:space="preserve">the sum is empty, so</w:t>
      </w:r>
      <w:r>
        <w:t xml:space="preserve"> </w:t>
      </w:r>
      <m:oMath>
        <m:sSub>
          <m:e>
            <m:acc>
              <m:accPr>
                <m:chr m:val="̃"/>
              </m:accPr>
              <m:e>
                <m:acc>
                  <m:accPr>
                    <m:chr m:val="̃"/>
                  </m:accPr>
                  <m:e>
                    <m:r>
                      <m:t>q</m:t>
                    </m:r>
                  </m:e>
                </m:acc>
              </m:e>
            </m:acc>
          </m:e>
          <m:sub>
            <m:r>
              <m:t>1</m:t>
            </m:r>
          </m:sub>
        </m:sSub>
        <m:r>
          <m:rPr>
            <m:sty m:val="p"/>
          </m:rPr>
          <m:t>=</m:t>
        </m:r>
        <m:sSub>
          <m:e>
            <m:acc>
              <m:accPr>
                <m:chr m:val="̃"/>
              </m:accPr>
              <m:e>
                <m:r>
                  <m:t>a</m:t>
                </m:r>
              </m:e>
            </m:acc>
          </m:e>
          <m:sub>
            <m:r>
              <m:t>1</m:t>
            </m:r>
          </m:sub>
        </m:sSub>
      </m:oMath>
      <w:r>
        <w:t xml:space="preserve">);</w:t>
      </w:r>
    </w:p>
    <w:p>
      <w:pPr>
        <w:pStyle w:val="Compact"/>
        <w:numPr>
          <w:ilvl w:val="0"/>
          <w:numId w:val="1065"/>
        </w:numPr>
      </w:pPr>
      <w:r>
        <w:rPr>
          <w:b/>
          <w:bCs/>
        </w:rPr>
        <w:t xml:space="preserve">Test:</w:t>
      </w:r>
      <w:r>
        <w:t xml:space="preserve"> </w:t>
      </w:r>
      <w:r>
        <w:t xml:space="preserve">if</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stop;</w:t>
      </w:r>
    </w:p>
    <w:p>
      <w:pPr>
        <w:pStyle w:val="Compact"/>
        <w:numPr>
          <w:ilvl w:val="0"/>
          <w:numId w:val="1065"/>
        </w:numPr>
      </w:pPr>
      <w:r>
        <w:rPr>
          <w:b/>
          <w:bCs/>
        </w:rPr>
        <w:t xml:space="preserve">Normalize:</w:t>
      </w:r>
      <w:r>
        <w:t xml:space="preserve"> </w:t>
      </w:r>
      <m:oMath>
        <m:sSub>
          <m:e>
            <m:acc>
              <m:accPr>
                <m:chr m:val="̃"/>
              </m:accPr>
              <m:e>
                <m:r>
                  <m:t>q</m:t>
                </m:r>
              </m:e>
            </m:acc>
          </m:e>
          <m:sub>
            <m:r>
              <m:t>i</m:t>
            </m:r>
          </m:sub>
        </m:sSub>
        <m:limUpp>
          <m:e>
            <m:r>
              <m:rPr>
                <m:sty m:val="p"/>
              </m:rPr>
              <m:t>=</m:t>
            </m:r>
          </m:e>
          <m:lim>
            <m:r>
              <m:rPr>
                <m:nor/>
                <m:sty m:val="p"/>
              </m:rPr>
              <m:t>def</m:t>
            </m:r>
          </m:lim>
        </m:limUpp>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w:t>
      </w:r>
    </w:p>
    <w:p>
      <w:pPr>
        <w:pStyle w:val="FirstParagraph"/>
      </w:pPr>
      <w:r>
        <w:t xml:space="preserve">The output is the list</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r>
          <m:rPr>
            <m:sty m:val="p"/>
          </m:rPr>
          <m:t>…</m:t>
        </m:r>
      </m:oMath>
      <w:r>
        <w:t xml:space="preserve"> </w:t>
      </w:r>
      <w:r>
        <w:t xml:space="preserve">produced before the process stops,</w:t>
      </w:r>
      <w:r>
        <w:t xml:space="preserve"> </w:t>
      </w:r>
      <w:r>
        <w:t xml:space="preserve">or all</w:t>
      </w:r>
      <w:r>
        <w:t xml:space="preserve"> </w:t>
      </w:r>
      <m:oMath>
        <m:r>
          <m:t>k</m:t>
        </m:r>
      </m:oMath>
      <w:r>
        <w:t xml:space="preserve"> </w:t>
      </w:r>
      <w:r>
        <w:t xml:space="preserve">of them if it never stops.</w:t>
      </w:r>
    </w:p>
    <w:bookmarkEnd w:id="361"/>
    <w:bookmarkStart w:id="362" w:name="exm-gram-schmidt"/>
    <w:p>
      <w:pPr>
        <w:pStyle w:val="BodyText"/>
      </w:pPr>
      <w:r>
        <w:rPr>
          <w:b/>
          <w:bCs/>
        </w:rPr>
        <w:t xml:space="preserve">Example 111 (Two steps of Gram-Schmidt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1</m:t>
        </m:r>
        <m:r>
          <m:rPr>
            <m:sty m:val="p"/>
          </m:rPr>
          <m:t>,</m:t>
        </m:r>
        <m:r>
          <m:t>0</m:t>
        </m:r>
        <m:r>
          <m:rPr>
            <m:sty m:val="p"/>
          </m:rPr>
          <m:t>,</m:t>
        </m:r>
        <m:r>
          <m:t>1</m:t>
        </m:r>
        <m:r>
          <m:rPr>
            <m:sty m:val="p"/>
          </m:rPr>
          <m:t>)</m:t>
        </m:r>
      </m:oMath>
      <w:r>
        <w:t xml:space="preserve">.</w:t>
      </w:r>
    </w:p>
    <w:p>
      <w:pPr>
        <w:numPr>
          <w:ilvl w:val="0"/>
          <w:numId w:val="1066"/>
        </w:numPr>
      </w:pPr>
      <w:r>
        <w:rPr>
          <w:b/>
          <w:bCs/>
        </w:rPr>
        <w:t xml:space="preserve">Step 1.</w:t>
      </w:r>
      <w:r>
        <w:t xml:space="preserve"> </w:t>
      </w:r>
      <m:oMath>
        <m:sSub>
          <m:e>
            <m:acc>
              <m:accPr>
                <m:chr m:val="̃"/>
              </m:accPr>
              <m:e>
                <m:acc>
                  <m:accPr>
                    <m:chr m:val="̃"/>
                  </m:accPr>
                  <m:e>
                    <m:r>
                      <m:t>q</m:t>
                    </m:r>
                  </m:e>
                </m:acc>
              </m:e>
            </m:acc>
          </m:e>
          <m:sub>
            <m:r>
              <m:t>1</m:t>
            </m:r>
          </m:sub>
        </m:sSub>
        <m:r>
          <m:rPr>
            <m:sty m:val="p"/>
          </m:rPr>
          <m:t>=</m:t>
        </m:r>
        <m:r>
          <m:rPr>
            <m:sty m:val="p"/>
          </m:rPr>
          <m:t>(</m:t>
        </m:r>
        <m:r>
          <m:t>1</m:t>
        </m:r>
        <m:r>
          <m:rPr>
            <m:sty m:val="p"/>
          </m:rPr>
          <m:t>,</m:t>
        </m:r>
        <m:r>
          <m:t>1</m:t>
        </m:r>
        <m:r>
          <m:rPr>
            <m:sty m:val="p"/>
          </m:rPr>
          <m:t>,</m:t>
        </m:r>
        <m:r>
          <m:t>0</m:t>
        </m:r>
        <m:r>
          <m:rPr>
            <m:sty m:val="p"/>
          </m:rPr>
          <m:t>)</m:t>
        </m:r>
      </m:oMath>
      <w:r>
        <w:t xml:space="preserve">, with norm</w:t>
      </w:r>
      <w:r>
        <w:t xml:space="preserve"> </w:t>
      </w:r>
      <m:oMath>
        <m:rad>
          <m:radPr>
            <m:degHide m:val="on"/>
          </m:radPr>
          <m:deg/>
          <m:e>
            <m:r>
              <m:t>2</m:t>
            </m:r>
          </m:e>
        </m:rad>
      </m:oMath>
      <w:r>
        <w:t xml:space="preserve">,</w:t>
      </w:r>
      <w:r>
        <w:t xml:space="preserve"> </w:t>
      </w:r>
      <w:r>
        <w:t xml:space="preserve">so</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p>
    <w:p>
      <w:pPr>
        <w:numPr>
          <w:ilvl w:val="0"/>
          <w:numId w:val="1066"/>
        </w:numPr>
      </w:pPr>
      <w:r>
        <w:rPr>
          <w:b/>
          <w:bCs/>
        </w:rPr>
        <w:t xml:space="preserve">Step 2.</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f>
                <m:fPr>
                  <m:type m:val="lin"/>
                </m:fPr>
                <m:num>
                  <m:r>
                    <m:t>1</m:t>
                  </m:r>
                </m:num>
                <m:den>
                  <m:rad>
                    <m:radPr>
                      <m:degHide m:val="on"/>
                    </m:radPr>
                    <m:deg/>
                    <m:e>
                      <m:r>
                        <m:t>2</m:t>
                      </m:r>
                    </m:e>
                  </m:rad>
                </m:den>
              </m:f>
              <m:r>
                <m:t> </m:t>
              </m:r>
              <m:r>
                <m:rPr>
                  <m:sty m:val="p"/>
                </m:rPr>
                <m:t>(</m:t>
              </m:r>
              <m:r>
                <m:t>1</m:t>
              </m:r>
              <m:r>
                <m:rPr>
                  <m:sty m:val="p"/>
                </m:rPr>
                <m:t>+</m:t>
              </m:r>
              <m:r>
                <m:t>0</m:t>
              </m:r>
              <m:r>
                <m:rPr>
                  <m:sty m:val="p"/>
                </m:rPr>
                <m:t>+</m:t>
              </m:r>
              <m:r>
                <m:t>0</m:t>
              </m:r>
              <m:r>
                <m:rPr>
                  <m:sty m:val="p"/>
                </m:rPr>
                <m:t>)</m:t>
              </m:r>
            </m:e>
            <m:e>
              <m:r>
                <m:t>&amp;</m:t>
              </m:r>
              <m:r>
                <m:rPr>
                  <m:sty m:val="p"/>
                </m:rPr>
                <m:t>=</m:t>
              </m:r>
              <m:f>
                <m:fPr>
                  <m:type m:val="lin"/>
                </m:fPr>
                <m:num>
                  <m:r>
                    <m:t>1</m:t>
                  </m:r>
                </m:num>
                <m:den>
                  <m:rad>
                    <m:radPr>
                      <m:degHide m:val="on"/>
                    </m:radPr>
                    <m:deg/>
                    <m:e>
                      <m:r>
                        <m:t>2</m:t>
                      </m:r>
                    </m:e>
                  </m:rad>
                </m:den>
              </m:f>
              <m:r>
                <m:rPr>
                  <m:sty m:val="p"/>
                </m:rPr>
                <m:t>,</m:t>
              </m:r>
            </m:e>
          </m:eqArr>
        </m:oMath>
      </m:oMathPara>
    </w:p>
    <w:p>
      <w:pPr>
        <w:numPr>
          <w:ilvl w:val="0"/>
          <w:numId w:val="1000"/>
        </w:numPr>
      </w:pPr>
      <w:r>
        <w:t xml:space="preserve">so</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0</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t>&amp;</m:t>
              </m:r>
              <m:r>
                <m:t>&amp;</m:t>
              </m:r>
              <m:r>
                <m:rPr>
                  <m:nor/>
                  <m:sty m:val="p"/>
                </m:rPr>
                <m:t>(orthogonalize)</m:t>
              </m:r>
            </m:e>
            <m:e>
              <m:r>
                <m:t>&amp;</m:t>
              </m:r>
              <m:r>
                <m:rPr>
                  <m:sty m:val="p"/>
                </m:rPr>
                <m:t>=</m:t>
              </m:r>
              <m:r>
                <m:rPr>
                  <m:sty m:val="p"/>
                </m:rPr>
                <m:t>(</m:t>
              </m:r>
              <m:r>
                <m:t>1</m:t>
              </m:r>
              <m:r>
                <m:rPr>
                  <m:sty m:val="p"/>
                </m:rPr>
                <m:t>,</m:t>
              </m:r>
              <m:r>
                <m:t>0</m:t>
              </m:r>
              <m:r>
                <m:rPr>
                  <m:sty m:val="p"/>
                </m:rPr>
                <m:t>,</m:t>
              </m:r>
              <m:r>
                <m:t>1</m:t>
              </m:r>
              <m:r>
                <m:rPr>
                  <m:sty m:val="p"/>
                </m:rPr>
                <m:t>)</m:t>
              </m:r>
              <m:r>
                <m:rPr>
                  <m:sty m:val="p"/>
                </m:rPr>
                <m:t>−</m:t>
              </m:r>
              <m:r>
                <m:t>​</m:t>
              </m:r>
              <m:d>
                <m:dPr>
                  <m:begChr m:val="("/>
                  <m:sepChr m:val=""/>
                  <m:endChr m:val=")"/>
                  <m:grow/>
                </m:dPr>
                <m:e>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m:t>
              </m:r>
            </m:e>
            <m:e>
              <m:r>
                <m:t>&amp;</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r>
                <m:rPr>
                  <m:sty m:val="p"/>
                </m:rPr>
                <m:t>,</m:t>
              </m:r>
              <m:r>
                <m:t>&amp;</m:t>
              </m:r>
              <m:r>
                <m:t>&amp;</m:t>
              </m:r>
              <m:r>
                <m:rPr>
                  <m:nor/>
                  <m:sty m:val="p"/>
                </m:rPr>
                <m:t>(subtract entrywise)</m:t>
              </m:r>
            </m:e>
          </m:eqArr>
        </m:oMath>
      </m:oMathPara>
    </w:p>
    <w:p>
      <w:pPr>
        <w:numPr>
          <w:ilvl w:val="0"/>
          <w:numId w:val="1000"/>
        </w:numPr>
      </w:pPr>
      <w:r>
        <w:t xml:space="preserve">with norm</w:t>
      </w:r>
      <w:r>
        <w:t xml:space="preserve"> </w:t>
      </w:r>
      <m:oMath>
        <m:rad>
          <m:radPr>
            <m:degHide m:val="on"/>
          </m:radPr>
          <m:deg/>
          <m:e>
            <m:f>
              <m:fPr>
                <m:type m:val="lin"/>
              </m:fPr>
              <m:num>
                <m:r>
                  <m:t>1</m:t>
                </m:r>
              </m:num>
              <m:den>
                <m:r>
                  <m:t>4</m:t>
                </m:r>
              </m:den>
            </m:f>
            <m:r>
              <m:rPr>
                <m:sty m:val="p"/>
              </m:rPr>
              <m:t>+</m:t>
            </m:r>
            <m:f>
              <m:fPr>
                <m:type m:val="lin"/>
              </m:fPr>
              <m:num>
                <m:r>
                  <m:t>1</m:t>
                </m:r>
              </m:num>
              <m:den>
                <m:r>
                  <m:t>4</m:t>
                </m:r>
              </m:den>
            </m:f>
            <m:r>
              <m:rPr>
                <m:sty m:val="p"/>
              </m:rPr>
              <m:t>+</m:t>
            </m:r>
            <m:r>
              <m:t>1</m:t>
            </m:r>
          </m:e>
        </m:rad>
        <m:r>
          <m:rPr>
            <m:sty m:val="p"/>
          </m:rPr>
          <m:t>=</m:t>
        </m:r>
        <m:rad>
          <m:radPr>
            <m:degHide m:val="on"/>
          </m:radPr>
          <m:deg/>
          <m:e>
            <m:f>
              <m:fPr>
                <m:type m:val="lin"/>
              </m:fPr>
              <m:num>
                <m:r>
                  <m:t>3</m:t>
                </m:r>
              </m:num>
              <m:den>
                <m:r>
                  <m:t>2</m:t>
                </m:r>
              </m:den>
            </m:f>
          </m:e>
        </m:rad>
      </m:oMath>
      <w:r>
        <w:t xml:space="preserve">,</w:t>
      </w:r>
      <w:r>
        <w:t xml:space="preserve"> </w:t>
      </w:r>
      <w:r>
        <w:t xml:space="preserve">so</w:t>
      </w:r>
    </w:p>
    <w:p>
      <w:pPr>
        <w:pStyle w:val="BodyText"/>
      </w:pPr>
      <m:oMathPara>
        <m:oMathParaPr>
          <m:jc m:val="center"/>
        </m:oMathParaPr>
        <m:oMath>
          <m:eqArr>
            <m:e>
              <m:sSub>
                <m:e>
                  <m:acc>
                    <m:accPr>
                      <m:chr m:val="̃"/>
                    </m:accPr>
                    <m:e>
                      <m:r>
                        <m:t>q</m:t>
                      </m:r>
                    </m:e>
                  </m:acc>
                </m:e>
                <m:sub>
                  <m:r>
                    <m:t>2</m:t>
                  </m:r>
                </m:sub>
              </m:sSub>
              <m:r>
                <m:t>&amp;</m:t>
              </m:r>
              <m:r>
                <m:rPr>
                  <m:sty m:val="p"/>
                </m:rPr>
                <m:t>=</m:t>
              </m:r>
              <m:rad>
                <m:radPr>
                  <m:degHide m:val="on"/>
                </m:radPr>
                <m:deg/>
                <m:e>
                  <m:f>
                    <m:fPr>
                      <m:type m:val="lin"/>
                    </m:fPr>
                    <m:num>
                      <m:r>
                        <m:t>2</m:t>
                      </m:r>
                    </m:num>
                    <m:den>
                      <m:r>
                        <m:t>3</m:t>
                      </m:r>
                    </m:den>
                  </m:f>
                </m:e>
              </m:rad>
              <m:r>
                <m:t> </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e>
            <m:e>
              <m:r>
                <m:t>&amp;</m:t>
              </m:r>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r>
                <m:rPr>
                  <m:sty m:val="p"/>
                </m:rPr>
                <m:t>.</m:t>
              </m:r>
            </m:e>
          </m:eqArr>
        </m:oMath>
      </m:oMathPara>
    </w:p>
    <w:p>
      <w:pPr>
        <w:pStyle w:val="FirstParagraph"/>
      </w:pPr>
      <w:r>
        <w:t xml:space="preserve">As a check,</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q</m:t>
                      </m:r>
                    </m:e>
                  </m:acc>
                </m:e>
                <m:sub>
                  <m:r>
                    <m:t>2</m:t>
                  </m:r>
                </m:sub>
              </m:sSub>
              <m:r>
                <m:t>&amp;</m:t>
              </m:r>
              <m:r>
                <m:rPr>
                  <m:sty m:val="p"/>
                </m:rPr>
                <m:t>=</m:t>
              </m:r>
              <m:f>
                <m:fPr>
                  <m:type m:val="lin"/>
                </m:fPr>
                <m:num>
                  <m:r>
                    <m:t>1</m:t>
                  </m:r>
                </m:num>
                <m:den>
                  <m:rad>
                    <m:radPr>
                      <m:degHide m:val="on"/>
                    </m:radPr>
                    <m:deg/>
                    <m:e>
                      <m:r>
                        <m:t>12</m:t>
                      </m:r>
                    </m:e>
                  </m:rad>
                </m:den>
              </m:f>
              <m:r>
                <m:t> </m:t>
              </m:r>
              <m:r>
                <m:rPr>
                  <m:sty m:val="p"/>
                </m:rPr>
                <m:t>(</m:t>
              </m:r>
              <m:r>
                <m:t>1</m:t>
              </m:r>
              <m:r>
                <m:rPr>
                  <m:sty m:val="p"/>
                </m:rPr>
                <m:t>−</m:t>
              </m:r>
              <m:r>
                <m:t>1</m:t>
              </m:r>
              <m:r>
                <m:rPr>
                  <m:sty m:val="p"/>
                </m:rPr>
                <m:t>+</m:t>
              </m:r>
              <m:r>
                <m:t>0</m:t>
              </m:r>
              <m:r>
                <m:rPr>
                  <m:sty m:val="p"/>
                </m:rPr>
                <m:t>)</m:t>
              </m:r>
            </m:e>
            <m:e>
              <m:r>
                <m:t>&amp;</m:t>
              </m:r>
              <m:r>
                <m:rPr>
                  <m:sty m:val="p"/>
                </m:rPr>
                <m:t>=</m:t>
              </m:r>
              <m:r>
                <m:t>0</m:t>
              </m:r>
              <m:r>
                <m:rPr>
                  <m:sty m:val="p"/>
                </m:rPr>
                <m:t>.</m:t>
              </m:r>
            </m:e>
          </m:eqArr>
        </m:oMath>
      </m:oMathPara>
    </w:p>
    <w:bookmarkEnd w:id="362"/>
    <w:bookmarkStart w:id="363" w:name="exm-gram-schmidt-stops"/>
    <w:p>
      <w:pPr>
        <w:pStyle w:val="FirstParagraph"/>
      </w:pPr>
      <w:r>
        <w:rPr>
          <w:b/>
          <w:bCs/>
        </w:rPr>
        <w:t xml:space="preserve">Example 112 (Gram-Schmidt stops on dependent vectors)</w:t>
      </w:r>
      <w:r>
        <w:t xml:space="preserve"> </w:t>
      </w:r>
      <w:r>
        <w:t xml:space="preserve">Let</w:t>
      </w:r>
      <w:r>
        <w:t xml:space="preserve"> </w:t>
      </w:r>
      <m:oMath>
        <m:sSub>
          <m:e>
            <m:acc>
              <m:accPr>
                <m:chr m:val="̃"/>
              </m:accPr>
              <m:e>
                <m:r>
                  <m:t>a</m:t>
                </m:r>
              </m:e>
            </m:acc>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2</m:t>
        </m:r>
        <m:r>
          <m:rPr>
            <m:sty m:val="p"/>
          </m:rPr>
          <m:t>,</m:t>
        </m:r>
        <m:r>
          <m:t>4</m:t>
        </m:r>
        <m:r>
          <m:rPr>
            <m:sty m:val="p"/>
          </m:rPr>
          <m:t>)</m:t>
        </m:r>
      </m:oMath>
      <w:r>
        <w:t xml:space="preserve">.</w:t>
      </w:r>
      <w:r>
        <w:t xml:space="preserve"> </w:t>
      </w:r>
      <w:r>
        <w:t xml:space="preserve">Step 1 gives</w:t>
      </w:r>
      <w:r>
        <w:t xml:space="preserve"> </w:t>
      </w:r>
      <m:oMath>
        <m:sSub>
          <m:e>
            <m:acc>
              <m:accPr>
                <m:chr m:val="̃"/>
              </m:accPr>
              <m:e>
                <m:r>
                  <m:t>q</m:t>
                </m:r>
              </m:e>
            </m:acc>
          </m:e>
          <m:sub>
            <m:r>
              <m:t>1</m:t>
            </m:r>
          </m:sub>
        </m:sSub>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oMath>
      <w:r>
        <w:t xml:space="preserve">.</w:t>
      </w:r>
      <w:r>
        <w:t xml:space="preserve"> </w:t>
      </w:r>
      <w:r>
        <w:t xml:space="preserve">In step 2,</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f>
                <m:fPr>
                  <m:type m:val="lin"/>
                </m:fPr>
                <m:num>
                  <m:r>
                    <m:t>1</m:t>
                  </m:r>
                </m:num>
                <m:den>
                  <m:rad>
                    <m:radPr>
                      <m:degHide m:val="on"/>
                    </m:radPr>
                    <m:deg/>
                    <m:e>
                      <m:r>
                        <m:t>5</m:t>
                      </m:r>
                    </m:e>
                  </m:rad>
                </m:den>
              </m:f>
              <m:r>
                <m:t> </m:t>
              </m:r>
              <m:r>
                <m:rPr>
                  <m:sty m:val="p"/>
                </m:rPr>
                <m:t>(</m:t>
              </m:r>
              <m:r>
                <m:t>2</m:t>
              </m:r>
              <m:r>
                <m:rPr>
                  <m:sty m:val="p"/>
                </m:rPr>
                <m:t>+</m:t>
              </m:r>
              <m:r>
                <m:t>8</m:t>
              </m:r>
              <m:r>
                <m:rPr>
                  <m:sty m:val="p"/>
                </m:rPr>
                <m:t>)</m:t>
              </m:r>
            </m:e>
            <m:e>
              <m:r>
                <m:t>&amp;</m:t>
              </m:r>
              <m:r>
                <m:rPr>
                  <m:sty m:val="p"/>
                </m:rPr>
                <m:t>=</m:t>
              </m:r>
              <m:f>
                <m:fPr>
                  <m:type m:val="lin"/>
                </m:fPr>
                <m:num>
                  <m:r>
                    <m:t>10</m:t>
                  </m:r>
                </m:num>
                <m:den>
                  <m:rad>
                    <m:radPr>
                      <m:degHide m:val="on"/>
                    </m:radPr>
                    <m:deg/>
                    <m:e>
                      <m:r>
                        <m:t>5</m:t>
                      </m:r>
                    </m:e>
                  </m:rad>
                </m:den>
              </m:f>
              <m:r>
                <m:rPr>
                  <m:sty m:val="p"/>
                </m:rPr>
                <m:t>,</m:t>
              </m:r>
            </m:e>
          </m:eqArr>
        </m:oMath>
      </m:oMathPara>
    </w:p>
    <w:p>
      <w:pPr>
        <w:pStyle w:val="FirstParagraph"/>
      </w:pPr>
      <w:r>
        <w:t xml:space="preserve">and</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2</m:t>
              </m:r>
              <m:r>
                <m:rPr>
                  <m:sty m:val="p"/>
                </m:rPr>
                <m:t>,</m:t>
              </m:r>
              <m:r>
                <m:t>4</m:t>
              </m:r>
              <m:r>
                <m:rPr>
                  <m:sty m:val="p"/>
                </m:rPr>
                <m:t>)</m:t>
              </m:r>
              <m:r>
                <m:rPr>
                  <m:sty m:val="p"/>
                </m:rPr>
                <m:t>−</m:t>
              </m:r>
              <m:f>
                <m:fPr>
                  <m:type m:val="lin"/>
                </m:fPr>
                <m:num>
                  <m:r>
                    <m:t>10</m:t>
                  </m:r>
                </m:num>
                <m:den>
                  <m:rad>
                    <m:radPr>
                      <m:degHide m:val="on"/>
                    </m:radPr>
                    <m:deg/>
                    <m:e>
                      <m:r>
                        <m:t>5</m:t>
                      </m:r>
                    </m:e>
                  </m:rad>
                </m:den>
              </m:f>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e>
            <m:e>
              <m:r>
                <m:t>&amp;</m:t>
              </m:r>
              <m:r>
                <m:rPr>
                  <m:sty m:val="p"/>
                </m:rPr>
                <m:t>=</m:t>
              </m:r>
              <m:r>
                <m:rPr>
                  <m:sty m:val="p"/>
                </m:rPr>
                <m:t>(</m:t>
              </m:r>
              <m:r>
                <m:t>2</m:t>
              </m:r>
              <m:r>
                <m:rPr>
                  <m:sty m:val="p"/>
                </m:rPr>
                <m:t>,</m:t>
              </m:r>
              <m:r>
                <m:t>4</m:t>
              </m:r>
              <m:r>
                <m:rPr>
                  <m:sty m:val="p"/>
                </m:rPr>
                <m:t>)</m:t>
              </m:r>
              <m:r>
                <m:rPr>
                  <m:sty m:val="p"/>
                </m:rPr>
                <m:t>−</m:t>
              </m:r>
              <m:r>
                <m:t>2</m:t>
              </m:r>
              <m:r>
                <m:t> </m:t>
              </m:r>
              <m:r>
                <m:rPr>
                  <m:sty m:val="p"/>
                </m:rPr>
                <m:t>(</m:t>
              </m:r>
              <m:r>
                <m:t>1</m:t>
              </m:r>
              <m:r>
                <m:rPr>
                  <m:sty m:val="p"/>
                </m:rPr>
                <m:t>,</m:t>
              </m:r>
              <m:r>
                <m:t>2</m:t>
              </m:r>
              <m:r>
                <m:rPr>
                  <m:sty m:val="p"/>
                </m:rPr>
                <m:t>)</m:t>
              </m:r>
            </m:e>
            <m:e>
              <m:r>
                <m:t>&amp;</m:t>
              </m:r>
              <m:r>
                <m:rPr>
                  <m:sty m:val="p"/>
                </m:rPr>
                <m:t>=</m:t>
              </m:r>
              <m:acc>
                <m:accPr>
                  <m:chr m:val="̃"/>
                </m:accPr>
                <m:e>
                  <m:r>
                    <m:t>0</m:t>
                  </m:r>
                </m:e>
              </m:acc>
              <m:r>
                <m:rPr>
                  <m:sty m:val="p"/>
                </m:rPr>
                <m:t>,</m:t>
              </m:r>
            </m:e>
          </m:eqArr>
        </m:oMath>
      </m:oMathPara>
    </w:p>
    <w:p>
      <w:pPr>
        <w:pStyle w:val="FirstParagraph"/>
      </w:pPr>
      <w:r>
        <w:t xml:space="preserve">so the process stops:</w:t>
      </w:r>
      <w:r>
        <w:t xml:space="preserve"> </w:t>
      </w:r>
      <m:oMath>
        <m:sSub>
          <m:e>
            <m:acc>
              <m:accPr>
                <m:chr m:val="̃"/>
              </m:accPr>
              <m:e>
                <m:r>
                  <m:t>a</m:t>
                </m:r>
              </m:e>
            </m:acc>
          </m:e>
          <m:sub>
            <m:r>
              <m:t>2</m:t>
            </m:r>
          </m:sub>
        </m:sSub>
      </m:oMath>
      <w:r>
        <w:t xml:space="preserve"> </w:t>
      </w:r>
      <w:r>
        <w:t xml:space="preserve">is a multiple of</w:t>
      </w:r>
      <w:r>
        <w:t xml:space="preserve"> </w:t>
      </w:r>
      <m:oMath>
        <m:sSub>
          <m:e>
            <m:acc>
              <m:accPr>
                <m:chr m:val="̃"/>
              </m:accPr>
              <m:e>
                <m:r>
                  <m:t>a</m:t>
                </m:r>
              </m:e>
            </m:acc>
          </m:e>
          <m:sub>
            <m:r>
              <m:t>1</m:t>
            </m:r>
          </m:sub>
        </m:sSub>
      </m:oMath>
      <w:r>
        <w:t xml:space="preserve">.</w:t>
      </w:r>
    </w:p>
    <w:bookmarkEnd w:id="363"/>
    <w:bookmarkStart w:id="364" w:name="thm-gram-schmidt"/>
    <w:p>
      <w:pPr>
        <w:pStyle w:val="BodyText"/>
      </w:pPr>
      <w:r>
        <w:rPr>
          <w:b/>
          <w:bCs/>
        </w:rPr>
        <w:t xml:space="preserve">Theorem 61 (What Gram-Schmidt produces)</w:t>
      </w:r>
      <w:r>
        <w:t xml:space="preserve"> </w:t>
      </w:r>
      <w:r>
        <w:t xml:space="preserve">Run the Gram-Schmidt process (</w:t>
      </w:r>
      <w:hyperlink w:anchor="def-gram-schmidt">
        <w:r>
          <w:rPr>
            <w:rStyle w:val="Hyperlink"/>
          </w:rPr>
          <w:t xml:space="preserve">Definition 65</w:t>
        </w:r>
      </w:hyperlink>
      <w:r>
        <w:t xml:space="preserve">) on</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r>
          <m:rPr>
            <m:sty m:val="p"/>
          </m:rPr>
          <m:t>∈</m:t>
        </m:r>
        <m:sSup>
          <m:e>
            <m:r>
              <m:rPr>
                <m:scr m:val="double-struck"/>
                <m:sty m:val="p"/>
              </m:rPr>
              <m:t>R</m:t>
            </m:r>
          </m:e>
          <m:sup>
            <m:r>
              <m:t>p</m:t>
            </m:r>
          </m:sup>
        </m:sSup>
      </m:oMath>
      <w:r>
        <w:t xml:space="preserve">.</w:t>
      </w:r>
    </w:p>
    <w:p>
      <w:pPr>
        <w:pStyle w:val="Compact"/>
        <w:numPr>
          <w:ilvl w:val="0"/>
          <w:numId w:val="1067"/>
        </w:numPr>
      </w:pPr>
      <w:r>
        <w:t xml:space="preserve">If it has produced</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without stopping,</w:t>
      </w:r>
      <w:r>
        <w:t xml:space="preserve"> </w:t>
      </w:r>
      <w:r>
        <w:t xml:space="preserve">then</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are orthonormal</w:t>
      </w:r>
      <w:r>
        <w:t xml:space="preserve"> </w:t>
      </w:r>
      <w:r>
        <w:t xml:space="preserve">and</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sub>
            </m:sSub>
          </m:e>
        </m:d>
        <m:r>
          <m:t>​</m:t>
        </m:r>
      </m:oMath>
      <w:r>
        <w:t xml:space="preserve">.</w:t>
      </w:r>
    </w:p>
    <w:p>
      <w:pPr>
        <w:pStyle w:val="Compact"/>
        <w:numPr>
          <w:ilvl w:val="0"/>
          <w:numId w:val="1067"/>
        </w:numPr>
      </w:pPr>
      <w:r>
        <w:t xml:space="preserve">If it reaches step</w:t>
      </w:r>
      <w:r>
        <w:t xml:space="preserve"> </w:t>
      </w:r>
      <m:oMath>
        <m:r>
          <m:t>i</m:t>
        </m:r>
      </m:oMath>
      <w:r>
        <w:t xml:space="preserve"> </w:t>
      </w:r>
      <w:r>
        <w:t xml:space="preserve">(that is, it did not stop at steps</w:t>
      </w:r>
      <w:r>
        <w:t xml:space="preserve"> </w:t>
      </w:r>
      <m:oMath>
        <m:r>
          <m:t>1</m:t>
        </m:r>
        <m:r>
          <m:rPr>
            <m:sty m:val="p"/>
          </m:rPr>
          <m:t>,</m:t>
        </m:r>
        <m:r>
          <m:rPr>
            <m:sty m:val="p"/>
          </m:rPr>
          <m:t>…</m:t>
        </m:r>
        <m:r>
          <m:rPr>
            <m:sty m:val="p"/>
          </m:rPr>
          <m:t>,</m:t>
        </m:r>
        <m:r>
          <m:t>i</m:t>
        </m:r>
        <m:r>
          <m:rPr>
            <m:sty m:val="p"/>
          </m:rPr>
          <m:t>−</m:t>
        </m:r>
        <m:r>
          <m:t>1</m:t>
        </m:r>
      </m:oMath>
      <w:r>
        <w:t xml:space="preserve">),</w:t>
      </w:r>
      <w:r>
        <w:t xml:space="preserve"> </w:t>
      </w:r>
      <w:r>
        <w:t xml:space="preserve">it stops there</w:t>
      </w:r>
      <w:r>
        <w:t xml:space="preserve"> </w:t>
      </w:r>
      <w:r>
        <w:t xml:space="preserve">exactly when</w:t>
      </w:r>
      <w:r>
        <w:t xml:space="preserve"> </w:t>
      </w:r>
      <m:oMath>
        <m:sSub>
          <m:e>
            <m:acc>
              <m:accPr>
                <m:chr m:val="̃"/>
              </m:accPr>
              <m:e>
                <m:r>
                  <m:t>a</m:t>
                </m:r>
              </m:e>
            </m:acc>
          </m:e>
          <m:sub>
            <m:r>
              <m:t>i</m:t>
            </m:r>
          </m:sub>
        </m:sSub>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oMath>
      <w:r>
        <w:t xml:space="preserve">.</w:t>
      </w:r>
    </w:p>
    <w:p>
      <w:pPr>
        <w:pStyle w:val="Compact"/>
        <w:numPr>
          <w:ilvl w:val="0"/>
          <w:numId w:val="1067"/>
        </w:numPr>
      </w:pPr>
      <w:r>
        <w:t xml:space="preserve">It completes all</w:t>
      </w:r>
      <w:r>
        <w:t xml:space="preserve"> </w:t>
      </w:r>
      <m:oMath>
        <m:r>
          <m:t>k</m:t>
        </m:r>
      </m:oMath>
      <w:r>
        <w:t xml:space="preserve"> </w:t>
      </w:r>
      <w:r>
        <w:t xml:space="preserve">steps</w:t>
      </w:r>
      <w:r>
        <w:t xml:space="preserve"> </w:t>
      </w:r>
      <w:r>
        <w:t xml:space="preserve">exactly when</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then</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is an orthonormal basis</w:t>
      </w:r>
      <w:r>
        <w:t xml:space="preserve"> </w:t>
      </w:r>
      <w:r>
        <w:t xml:space="preserve">of</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e>
        </m:d>
        <m:r>
          <m:t>​</m:t>
        </m:r>
      </m:oMath>
      <w:r>
        <w:t xml:space="preserve"> </w:t>
      </w:r>
      <w:r>
        <w:t xml:space="preserve">(</w:t>
      </w:r>
      <w:hyperlink w:anchor="def-orthonormal-basis">
        <w:r>
          <w:rPr>
            <w:rStyle w:val="Hyperlink"/>
          </w:rPr>
          <w:t xml:space="preserve">Definition 64</w:t>
        </w:r>
      </w:hyperlink>
      <w:r>
        <w:t xml:space="preserve">).</w:t>
      </w:r>
    </w:p>
    <w:bookmarkEnd w:id="364"/>
    <w:p>
      <w:pPr>
        <w:pStyle w:val="FirstParagraph"/>
      </w:pPr>
      <w:r>
        <w:rPr>
          <w:i/>
          <w:iCs/>
        </w:rPr>
        <w:t xml:space="preserve">Proof</w:t>
      </w:r>
      <w:r>
        <w:t xml:space="preserve">. </w:t>
      </w:r>
      <w:r>
        <w:rPr>
          <w:b/>
          <w:bCs/>
        </w:rPr>
        <w:t xml:space="preserve">Parts 1 and 2, by</w:t>
      </w:r>
      <w:r>
        <w:rPr>
          <w:b/>
          <w:bCs/>
        </w:rPr>
        <w:t xml:space="preserve"> </w:t>
      </w:r>
      <w:hyperlink r:id="rId133">
        <w:r>
          <w:rPr>
            <w:rStyle w:val="Hyperlink"/>
            <w:b/>
            <w:bCs/>
          </w:rPr>
          <w:t xml:space="preserve">induction</w:t>
        </w:r>
      </w:hyperlink>
      <w:r>
        <w:rPr>
          <w:b/>
          <w:bCs/>
        </w:rPr>
        <w:t xml:space="preserve"> </w:t>
      </w:r>
      <w:r>
        <w:rPr>
          <w:b/>
          <w:bCs/>
        </w:rPr>
        <w:t xml:space="preserve">on</w:t>
      </w:r>
      <w:r>
        <w:rPr>
          <w:b/>
          <w:bCs/>
        </w:rPr>
        <w:t xml:space="preserve"> </w:t>
      </w:r>
      <m:oMath>
        <m:r>
          <m:t>i</m:t>
        </m:r>
      </m:oMath>
      <w:r>
        <w:rPr>
          <w:b/>
          <w:bCs/>
        </w:rPr>
        <w:t xml:space="preserve">.</w:t>
      </w:r>
      <w:r>
        <w:t xml:space="preserve"> </w:t>
      </w:r>
      <w:r>
        <w:t xml:space="preserve">Before step</w:t>
      </w:r>
      <w:r>
        <w:t xml:space="preserve"> </w:t>
      </w:r>
      <m:oMath>
        <m:r>
          <m:t>1</m:t>
        </m:r>
      </m:oMath>
      <w:r>
        <w:t xml:space="preserve">, the list of</w:t>
      </w:r>
      <w:r>
        <w:t xml:space="preserve"> </w:t>
      </w:r>
      <m:oMath>
        <m:acc>
          <m:accPr>
            <m:chr m:val="̃"/>
          </m:accPr>
          <m:e>
            <m:r>
              <m:t>q</m:t>
            </m:r>
          </m:e>
        </m:acc>
      </m:oMath>
      <w:r>
        <w:t xml:space="preserve">’s is empty,</w:t>
      </w:r>
      <w:r>
        <w:t xml:space="preserve"> </w:t>
      </w:r>
      <w:r>
        <w:t xml:space="preserve">which is orthonormal, and both spans are</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r>
        <w:t xml:space="preserve">Suppose part 1 holds after step</w:t>
      </w:r>
      <w:r>
        <w:t xml:space="preserve"> </w:t>
      </w:r>
      <m:oMath>
        <m:r>
          <m:t>i</m:t>
        </m:r>
        <m:r>
          <m:rPr>
            <m:sty m:val="p"/>
          </m:rPr>
          <m:t>−</m:t>
        </m:r>
        <m:r>
          <m:t>1</m:t>
        </m:r>
      </m:oMath>
      <w:r>
        <w:t xml:space="preserve">,</w:t>
      </w:r>
      <w:r>
        <w:t xml:space="preserve"> </w:t>
      </w:r>
      <w:r>
        <w:t xml:space="preserve">and write</w:t>
      </w:r>
    </w:p>
    <w:p>
      <w:pPr>
        <w:pStyle w:val="BodyText"/>
      </w:pPr>
      <m:oMathPara>
        <m:oMathParaPr>
          <m:jc m:val="center"/>
        </m:oMathParaPr>
        <m:oMath>
          <m:eqArr>
            <m:e>
              <m:sSub>
                <m:e>
                  <m:r>
                    <m:rPr>
                      <m:scr m:val="script"/>
                      <m:sty m:val="p"/>
                    </m:rPr>
                    <m:t>S</m:t>
                  </m:r>
                </m:e>
                <m:sub>
                  <m:r>
                    <m:t>i</m:t>
                  </m:r>
                  <m:r>
                    <m:rPr>
                      <m:sty m:val="p"/>
                    </m:rPr>
                    <m:t>−</m:t>
                  </m:r>
                  <m:r>
                    <m:t>1</m:t>
                  </m:r>
                </m:sub>
              </m:sSub>
              <m:r>
                <m:t>&amp;</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e>
            <m:e>
              <m:r>
                <m:t>&amp;</m:t>
              </m:r>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e>
              </m:d>
              <m:r>
                <m:t>​</m:t>
              </m:r>
              <m:r>
                <m:rPr>
                  <m:sty m:val="p"/>
                </m:rPr>
                <m:t>.</m:t>
              </m:r>
            </m:e>
          </m:eqArr>
        </m:oMath>
      </m:oMathPara>
    </w:p>
    <w:p>
      <w:pPr>
        <w:pStyle w:val="FirstParagraph"/>
      </w:pPr>
      <w:r>
        <w:t xml:space="preserve">The orthonormal vectors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oMath>
      <w:r>
        <w:t xml:space="preserve"> </w:t>
      </w:r>
      <w:r>
        <w:t xml:space="preserve">are linearly independent</w:t>
      </w:r>
      <w:r>
        <w:t xml:space="preserve"> </w:t>
      </w:r>
      <w:r>
        <w:t xml:space="preserve">(</w:t>
      </w:r>
      <w:hyperlink w:anchor="thm-orthonormal-independent">
        <w:r>
          <w:rPr>
            <w:rStyle w:val="Hyperlink"/>
          </w:rPr>
          <w:t xml:space="preserve">Theorem 59</w:t>
        </w:r>
      </w:hyperlink>
      <w:r>
        <w:t xml:space="preserve">) and span</w:t>
      </w:r>
      <w:r>
        <w:t xml:space="preserve"> </w:t>
      </w:r>
      <m:oMath>
        <m:sSub>
          <m:e>
            <m:r>
              <m:rPr>
                <m:scr m:val="script"/>
                <m:sty m:val="p"/>
              </m:rPr>
              <m:t>S</m:t>
            </m:r>
          </m:e>
          <m:sub>
            <m:r>
              <m:t>i</m:t>
            </m:r>
            <m:r>
              <m:rPr>
                <m:sty m:val="p"/>
              </m:rPr>
              <m:t>−</m:t>
            </m:r>
            <m:r>
              <m:t>1</m:t>
            </m:r>
          </m:sub>
        </m:sSub>
      </m:oMath>
      <w:r>
        <w:t xml:space="preserve">,</w:t>
      </w:r>
      <w:r>
        <w:t xml:space="preserve"> </w:t>
      </w:r>
      <w:r>
        <w:t xml:space="preserve">so they are an orthonormal basis of it.</w:t>
      </w:r>
    </w:p>
    <w:p>
      <w:pPr>
        <w:pStyle w:val="BodyText"/>
      </w:pPr>
      <m:oMath>
        <m:sSub>
          <m:e>
            <m:acc>
              <m:accPr>
                <m:chr m:val="̃"/>
              </m:accPr>
              <m:e>
                <m:acc>
                  <m:accPr>
                    <m:chr m:val="̃"/>
                  </m:accPr>
                  <m:e>
                    <m:r>
                      <m:t>q</m:t>
                    </m:r>
                  </m:e>
                </m:acc>
              </m:e>
            </m:acc>
          </m:e>
          <m:sub>
            <m:r>
              <m:t>i</m:t>
            </m:r>
          </m:sub>
        </m:sSub>
      </m:oMath>
      <w:r>
        <w:rPr>
          <w:i/>
          <w:iCs/>
        </w:rPr>
        <w:t xml:space="preserve"> </w:t>
      </w:r>
      <w:r>
        <w:rPr>
          <w:i/>
          <w:iCs/>
        </w:rPr>
        <w:t xml:space="preserve">is orthogonal to the earlier</w:t>
      </w:r>
      <w:r>
        <w:rPr>
          <w:i/>
          <w:iCs/>
        </w:rPr>
        <w:t xml:space="preserve"> </w:t>
      </w:r>
      <m:oMath>
        <m:acc>
          <m:accPr>
            <m:chr m:val="̃"/>
          </m:accPr>
          <m:e>
            <m:r>
              <m:t>q</m:t>
            </m:r>
          </m:e>
        </m:acc>
      </m:oMath>
      <w:r>
        <w:rPr>
          <w:i/>
          <w:iCs/>
        </w:rPr>
        <w:t xml:space="preserve">’s.</w:t>
      </w:r>
      <w:r>
        <w:t xml:space="preserve"> </w:t>
      </w:r>
      <w:r>
        <w:t xml:space="preserve">For each</w:t>
      </w:r>
      <w:r>
        <w:t xml:space="preserve"> </w:t>
      </w:r>
      <m:oMath>
        <m:r>
          <m:t>l</m:t>
        </m:r>
        <m:r>
          <m:rPr>
            <m:sty m:val="p"/>
          </m:rPr>
          <m:t>&lt;</m:t>
        </m:r>
        <m:r>
          <m:t>i</m:t>
        </m:r>
      </m:oMath>
      <w:r>
        <w:t xml:space="preserve">,</w:t>
      </w:r>
    </w:p>
    <w:p>
      <w:pPr>
        <w:pStyle w:val="BodyText"/>
      </w:pPr>
      <m:oMathPara>
        <m:oMathParaPr>
          <m:jc m:val="center"/>
        </m:oMathParaPr>
        <m:oMath>
          <m:eqArr>
            <m:e>
              <m:sSub>
                <m:e>
                  <m:acc>
                    <m:accPr>
                      <m:chr m:val="̃"/>
                    </m:accPr>
                    <m:e>
                      <m:r>
                        <m:t>q</m:t>
                      </m:r>
                    </m:e>
                  </m:acc>
                </m:e>
                <m:sub>
                  <m:r>
                    <m:t>l</m:t>
                  </m:r>
                </m:sub>
              </m:sSub>
              <m:r>
                <m:rPr>
                  <m:sty m:val="p"/>
                </m:rPr>
                <m:t>⋅</m:t>
              </m:r>
              <m:sSub>
                <m:e>
                  <m:acc>
                    <m:accPr>
                      <m:chr m:val="̃"/>
                    </m:accPr>
                    <m:e>
                      <m:acc>
                        <m:accPr>
                          <m:chr m:val="̃"/>
                        </m:accPr>
                        <m:e>
                          <m:r>
                            <m:t>q</m:t>
                          </m:r>
                        </m:e>
                      </m:acc>
                    </m:e>
                  </m:acc>
                </m:e>
                <m:sub>
                  <m:r>
                    <m:t>i</m:t>
                  </m:r>
                </m:sub>
              </m:sSub>
              <m:r>
                <m:t>&amp;</m:t>
              </m:r>
              <m:r>
                <m:rPr>
                  <m:sty m:val="p"/>
                </m:rPr>
                <m:t>=</m:t>
              </m:r>
              <m:sSub>
                <m:e>
                  <m:acc>
                    <m:accPr>
                      <m:chr m:val="̃"/>
                    </m:accPr>
                    <m:e>
                      <m:r>
                        <m:t>q</m:t>
                      </m:r>
                    </m:e>
                  </m:acc>
                </m:e>
                <m:sub>
                  <m:r>
                    <m:t>l</m:t>
                  </m:r>
                </m:sub>
              </m:sSub>
              <m:r>
                <m:rPr>
                  <m:sty m:val="p"/>
                </m:rPr>
                <m:t>⋅</m:t>
              </m:r>
              <m:r>
                <m:t>​</m:t>
              </m:r>
              <m:d>
                <m:dPr>
                  <m:begChr m:val="("/>
                  <m:sepChr m:val=""/>
                  <m:endChr m:val=")"/>
                  <m:grow/>
                </m:dPr>
                <m:e>
                  <m:r>
                    <m:t>1</m:t>
                  </m:r>
                  <m:r>
                    <m:t> </m:t>
                  </m:r>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acc>
                            <m:accPr>
                              <m:chr m:val="̃"/>
                            </m:accPr>
                            <m:e>
                              <m:r>
                                <m:t>q</m:t>
                              </m:r>
                            </m:e>
                          </m:acc>
                        </m:e>
                        <m:sub>
                          <m:r>
                            <m:t>j</m:t>
                          </m:r>
                        </m:sub>
                      </m:sSub>
                      <m:r>
                        <m:rPr>
                          <m:sty m:val="p"/>
                        </m:rPr>
                        <m:t>⋅</m:t>
                      </m:r>
                      <m:sSub>
                        <m:e>
                          <m:acc>
                            <m:accPr>
                              <m:chr m:val="̃"/>
                            </m:accPr>
                            <m:e>
                              <m:r>
                                <m:t>a</m:t>
                              </m:r>
                            </m:e>
                          </m:acc>
                        </m:e>
                        <m:sub>
                          <m:r>
                            <m:t>i</m:t>
                          </m:r>
                        </m:sub>
                      </m:sSub>
                    </m:e>
                  </m:d>
                  <m:r>
                    <m:t>​</m:t>
                  </m:r>
                  <m:r>
                    <m:t> </m:t>
                  </m:r>
                  <m:sSub>
                    <m:e>
                      <m:acc>
                        <m:accPr>
                          <m:chr m:val="̃"/>
                        </m:accPr>
                        <m:e>
                          <m:r>
                            <m:t>q</m:t>
                          </m:r>
                        </m:e>
                      </m:acc>
                    </m:e>
                    <m:sub>
                      <m:r>
                        <m:t>j</m:t>
                      </m:r>
                    </m:sub>
                  </m:sSub>
                </m:e>
              </m:d>
              <m:r>
                <m:t>​</m:t>
              </m:r>
              <m:r>
                <m:t>&amp;</m:t>
              </m:r>
              <m:r>
                <m:t>&amp;</m:t>
              </m:r>
              <m:r>
                <m:rPr>
                  <m:nor/>
                  <m:sty m:val="p"/>
                </m:rPr>
                <m:t>(</m:t>
              </m:r>
              <m:r>
                <m:rPr>
                  <m:nor/>
                  <m:sty m:val="p"/>
                </m:rPr>
                <m:t>Definition 65</m:t>
              </m:r>
              <m:r>
                <m:rPr>
                  <m:nor/>
                  <m:sty m:val="p"/>
                </m:rPr>
                <m:t>, as a linear combination)</m:t>
              </m:r>
            </m:e>
            <m:e>
              <m:r>
                <m:t>&amp;</m:t>
              </m:r>
              <m:r>
                <m:rPr>
                  <m:sty m:val="p"/>
                </m:rPr>
                <m:t>=</m:t>
              </m:r>
              <m:r>
                <m:t>1</m:t>
              </m:r>
              <m:r>
                <m:t> </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acc>
                        <m:accPr>
                          <m:chr m:val="̃"/>
                        </m:accPr>
                        <m:e>
                          <m:r>
                            <m:t>q</m:t>
                          </m:r>
                        </m:e>
                      </m:acc>
                    </m:e>
                    <m:sub>
                      <m:r>
                        <m:t>j</m:t>
                      </m:r>
                    </m:sub>
                  </m:sSub>
                  <m:r>
                    <m:rPr>
                      <m:sty m:val="p"/>
                    </m:rPr>
                    <m:t>⋅</m:t>
                  </m:r>
                  <m:sSub>
                    <m:e>
                      <m:acc>
                        <m:accPr>
                          <m:chr m:val="̃"/>
                        </m:accPr>
                        <m:e>
                          <m:r>
                            <m:t>a</m:t>
                          </m:r>
                        </m:e>
                      </m:acc>
                    </m:e>
                    <m:sub>
                      <m:r>
                        <m:t>i</m:t>
                      </m:r>
                    </m:sub>
                  </m:sSub>
                </m:e>
              </m:d>
              <m:r>
                <m:t>​</m:t>
              </m:r>
              <m:r>
                <m:t> </m:t>
              </m:r>
              <m:r>
                <m:rPr>
                  <m:sty m:val="p"/>
                </m:rPr>
                <m:t>(</m:t>
              </m:r>
              <m:sSub>
                <m:e>
                  <m:acc>
                    <m:accPr>
                      <m:chr m:val="̃"/>
                    </m:accPr>
                    <m:e>
                      <m:r>
                        <m:t>q</m:t>
                      </m:r>
                    </m:e>
                  </m:acc>
                </m:e>
                <m:sub>
                  <m:r>
                    <m:t>l</m:t>
                  </m:r>
                </m:sub>
              </m:sSub>
              <m:r>
                <m:rPr>
                  <m:sty m:val="p"/>
                </m:rPr>
                <m:t>⋅</m:t>
              </m:r>
              <m:sSub>
                <m:e>
                  <m:acc>
                    <m:accPr>
                      <m:chr m:val="̃"/>
                    </m:accPr>
                    <m:e>
                      <m:r>
                        <m:t>q</m:t>
                      </m:r>
                    </m:e>
                  </m:acc>
                </m:e>
                <m:sub>
                  <m:r>
                    <m:t>j</m:t>
                  </m:r>
                </m:sub>
              </m:sSub>
              <m:r>
                <m:rPr>
                  <m:sty m:val="p"/>
                </m:rPr>
                <m:t>)</m:t>
              </m:r>
              <m:r>
                <m:t>&amp;</m:t>
              </m:r>
              <m:r>
                <m:t>&amp;</m:t>
              </m:r>
              <m:r>
                <m:rPr>
                  <m:nor/>
                  <m:sty m:val="p"/>
                </m:rPr>
                <m:t>(</m:t>
              </m:r>
              <m:r>
                <m:rPr>
                  <m:nor/>
                  <m:sty m:val="p"/>
                </m:rPr>
                <m:t>Theorem 58</m:t>
              </m:r>
              <m:r>
                <m:rPr>
                  <m:nor/>
                  <m:sty m:val="p"/>
                </m:rPr>
                <m:t>)</m:t>
              </m:r>
            </m:e>
            <m:e>
              <m:r>
                <m:t>&amp;</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r>
                <m:rPr>
                  <m:sty m:val="p"/>
                </m:rPr>
                <m:t>(</m:t>
              </m:r>
              <m:sSub>
                <m:e>
                  <m:acc>
                    <m:accPr>
                      <m:chr m:val="̃"/>
                    </m:accPr>
                    <m:e>
                      <m:r>
                        <m:t>q</m:t>
                      </m:r>
                    </m:e>
                  </m:acc>
                </m:e>
                <m:sub>
                  <m:r>
                    <m:t>l</m:t>
                  </m:r>
                </m:sub>
              </m:sSub>
              <m:r>
                <m:rPr>
                  <m:sty m:val="p"/>
                </m:rPr>
                <m:t>⋅</m:t>
              </m:r>
              <m:sSub>
                <m:e>
                  <m:acc>
                    <m:accPr>
                      <m:chr m:val="̃"/>
                    </m:accPr>
                    <m:e>
                      <m:r>
                        <m:t>q</m:t>
                      </m:r>
                    </m:e>
                  </m:acc>
                </m:e>
                <m:sub>
                  <m:r>
                    <m:t>j</m:t>
                  </m:r>
                </m:sub>
              </m:sSub>
              <m:r>
                <m:rPr>
                  <m:sty m:val="p"/>
                </m:rPr>
                <m:t>)</m:t>
              </m:r>
              <m:r>
                <m:t>&amp;</m:t>
              </m:r>
              <m:r>
                <m:t>&amp;</m:t>
              </m:r>
              <m:r>
                <m:rPr>
                  <m:nor/>
                  <m:sty m:val="p"/>
                </m:rPr>
                <m:t>(</m:t>
              </m:r>
              <m:r>
                <m:t>1</m:t>
              </m:r>
              <m:r>
                <m:t> </m:t>
              </m:r>
              <m:r>
                <m:t>z</m:t>
              </m:r>
              <m:r>
                <m:rPr>
                  <m:sty m:val="p"/>
                </m:rPr>
                <m:t>=</m:t>
              </m:r>
              <m:r>
                <m:t>z</m:t>
              </m:r>
              <m:r>
                <m:rPr>
                  <m:nor/>
                  <m:sty m:val="p"/>
                </m:rPr>
                <m:t>, and pull the minus signs out of the sum)</m:t>
              </m:r>
            </m:e>
            <m:e>
              <m:r>
                <m:t>&amp;</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sSub>
                <m:e>
                  <m:acc>
                    <m:accPr>
                      <m:chr m:val="̃"/>
                    </m:accPr>
                    <m:e>
                      <m:r>
                        <m:t>q</m:t>
                      </m:r>
                    </m:e>
                  </m:acc>
                </m:e>
                <m:sub>
                  <m:r>
                    <m:t>l</m:t>
                  </m:r>
                </m:sub>
              </m:sSub>
              <m:r>
                <m:rPr>
                  <m:sty m:val="p"/>
                </m:rPr>
                <m:t>⋅</m:t>
              </m:r>
              <m:sSub>
                <m:e>
                  <m:acc>
                    <m:accPr>
                      <m:chr m:val="̃"/>
                    </m:accPr>
                    <m:e>
                      <m:r>
                        <m:t>a</m:t>
                      </m:r>
                    </m:e>
                  </m:acc>
                </m:e>
                <m:sub>
                  <m:r>
                    <m:t>i</m:t>
                  </m:r>
                </m:sub>
              </m:sSub>
              <m:r>
                <m:t>&amp;</m:t>
              </m:r>
              <m:r>
                <m:t>&amp;</m:t>
              </m:r>
              <m:r>
                <m:rPr>
                  <m:nor/>
                  <m:sty m:val="p"/>
                </m:rPr>
                <m:t>(only the </m:t>
              </m:r>
              <m:r>
                <m:t>j</m:t>
              </m:r>
              <m:r>
                <m:rPr>
                  <m:sty m:val="p"/>
                </m:rPr>
                <m:t>=</m:t>
              </m:r>
              <m:r>
                <m:t>l</m:t>
              </m:r>
              <m:r>
                <m:rPr>
                  <m:nor/>
                  <m:sty m:val="p"/>
                </m:rPr>
                <m:t> term survives, </m:t>
              </m:r>
              <m:r>
                <m:rPr>
                  <m:nor/>
                  <m:sty m:val="p"/>
                </m:rPr>
                <m:t>Definition 17</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i/>
          <w:iCs/>
        </w:rPr>
        <w:t xml:space="preserve">Part 2 at step</w:t>
      </w:r>
      <w:r>
        <w:rPr>
          <w:i/>
          <w:iCs/>
        </w:rPr>
        <w:t xml:space="preserve"> </w:t>
      </w:r>
      <m:oMath>
        <m:r>
          <m:t>i</m:t>
        </m:r>
      </m:oMath>
      <w:r>
        <w:rPr>
          <w:i/>
          <w:iCs/>
        </w:rPr>
        <w:t xml:space="preserve">.</w:t>
      </w:r>
      <w:r>
        <w:t xml:space="preserve"> </w:t>
      </w:r>
      <w:r>
        <w:t xml:space="preserve">If</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then</w:t>
      </w:r>
      <w:r>
        <w:t xml:space="preserve"> </w:t>
      </w:r>
      <m:oMath>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rPr>
            <m:sty m:val="p"/>
          </m:rPr>
          <m:t>∈</m:t>
        </m:r>
        <m:sSub>
          <m:e>
            <m:r>
              <m:rPr>
                <m:scr m:val="script"/>
                <m:sty m:val="p"/>
              </m:rPr>
              <m:t>S</m:t>
            </m:r>
          </m:e>
          <m:sub>
            <m:r>
              <m:t>i</m:t>
            </m:r>
            <m:r>
              <m:rPr>
                <m:sty m:val="p"/>
              </m:rPr>
              <m:t>−</m:t>
            </m:r>
            <m:r>
              <m:t>1</m:t>
            </m:r>
          </m:sub>
        </m:sSub>
      </m:oMath>
      <w:r>
        <w:t xml:space="preserve">.</w:t>
      </w:r>
      <w:r>
        <w:t xml:space="preserve"> </w:t>
      </w:r>
      <w:r>
        <w:t xml:space="preserve">Conversely, if</w:t>
      </w:r>
      <w:r>
        <w:t xml:space="preserve"> </w:t>
      </w:r>
      <m:oMath>
        <m:sSub>
          <m:e>
            <m:acc>
              <m:accPr>
                <m:chr m:val="̃"/>
              </m:accPr>
              <m:e>
                <m:r>
                  <m:t>a</m:t>
                </m:r>
              </m:e>
            </m:acc>
          </m:e>
          <m:sub>
            <m:r>
              <m:t>i</m:t>
            </m:r>
          </m:sub>
        </m:sSub>
        <m:r>
          <m:rPr>
            <m:sty m:val="p"/>
          </m:rPr>
          <m:t>∈</m:t>
        </m:r>
        <m:sSub>
          <m:e>
            <m:r>
              <m:rPr>
                <m:scr m:val="script"/>
                <m:sty m:val="p"/>
              </m:rPr>
              <m:t>S</m:t>
            </m:r>
          </m:e>
          <m:sub>
            <m:r>
              <m:t>i</m:t>
            </m:r>
            <m:r>
              <m:rPr>
                <m:sty m:val="p"/>
              </m:rPr>
              <m:t>−</m:t>
            </m:r>
            <m:r>
              <m:t>1</m:t>
            </m:r>
          </m:sub>
        </m:sSub>
      </m:oMath>
      <w:r>
        <w:t xml:space="preserve">, then</w:t>
      </w:r>
      <w:r>
        <w:t xml:space="preserve"> </w:t>
      </w:r>
      <m:oMath>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w:t>
      </w:r>
      <w:hyperlink w:anchor="thm-orthonormal-expansion">
        <w:r>
          <w:rPr>
            <w:rStyle w:val="Hyperlink"/>
          </w:rPr>
          <w:t xml:space="preserve">Theorem 60</w:t>
        </w:r>
      </w:hyperlink>
      <w:r>
        <w:t xml:space="preserve">), so</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w:t>
      </w:r>
    </w:p>
    <w:p>
      <w:pPr>
        <w:pStyle w:val="BodyText"/>
      </w:pPr>
      <w:r>
        <w:rPr>
          <w:i/>
          <w:iCs/>
        </w:rPr>
        <w:t xml:space="preserve">Part 1 at step</w:t>
      </w:r>
      <w:r>
        <w:rPr>
          <w:i/>
          <w:iCs/>
        </w:rPr>
        <w:t xml:space="preserve"> </w:t>
      </w:r>
      <m:oMath>
        <m:r>
          <m:t>i</m:t>
        </m:r>
      </m:oMath>
      <w:r>
        <w:rPr>
          <w:i/>
          <w:iCs/>
        </w:rPr>
        <w:t xml:space="preserve">, if the process does not stop.</w:t>
      </w:r>
      <w:r>
        <w:t xml:space="preserve"> </w:t>
      </w:r>
      <w:r>
        <w:t xml:space="preserve">Then</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so</w:t>
      </w:r>
      <w:r>
        <w:t xml:space="preserve"> </w:t>
      </w:r>
      <m:oMath>
        <m:r>
          <m:t>​</m:t>
        </m:r>
        <m:d>
          <m:dPr>
            <m:begChr m:val="∥"/>
            <m:sepChr m:val=""/>
            <m:endChr m:val="∥"/>
            <m:grow/>
          </m:dPr>
          <m:e>
            <m:sSub>
              <m:e>
                <m:acc>
                  <m:accPr>
                    <m:chr m:val="̃"/>
                  </m:accPr>
                  <m:e>
                    <m:acc>
                      <m:accPr>
                        <m:chr m:val="̃"/>
                      </m:accPr>
                      <m:e>
                        <m:r>
                          <m:t>q</m:t>
                        </m:r>
                      </m:e>
                    </m:acc>
                  </m:e>
                </m:acc>
              </m:e>
              <m:sub>
                <m:r>
                  <m:t>i</m:t>
                </m:r>
              </m:sub>
            </m:sSub>
          </m:e>
        </m:d>
        <m:r>
          <m:t>​</m:t>
        </m:r>
        <m:r>
          <m:rPr>
            <m:sty m:val="p"/>
          </m:rPr>
          <m:t>&gt;</m:t>
        </m:r>
        <m:r>
          <m:t>0</m:t>
        </m:r>
      </m:oMath>
      <w:r>
        <w:t xml:space="preserve">,</w:t>
      </w:r>
      <w:r>
        <w:t xml:space="preserve"> </w:t>
      </w:r>
      <w:r>
        <w:t xml:space="preserve">and</w:t>
      </w:r>
      <w:r>
        <w:t xml:space="preserve"> </w:t>
      </w:r>
      <m:oMath>
        <m:sSub>
          <m:e>
            <m:acc>
              <m:accPr>
                <m:chr m:val="̃"/>
              </m:accPr>
              <m:e>
                <m:r>
                  <m:t>q</m:t>
                </m:r>
              </m:e>
            </m:acc>
          </m:e>
          <m:sub>
            <m:r>
              <m:t>i</m:t>
            </m:r>
          </m:sub>
        </m:sSub>
        <m:r>
          <m:rPr>
            <m:sty m:val="p"/>
          </m:rPr>
          <m:t>=</m:t>
        </m:r>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 </w:t>
      </w:r>
      <w:r>
        <w:t xml:space="preserve">has</w:t>
      </w:r>
      <w:r>
        <w:t xml:space="preserve"> </w:t>
      </w:r>
      <w:r>
        <w:t xml:space="preserve">norm</w:t>
      </w:r>
      <w:r>
        <w:t xml:space="preserve"> </w:t>
      </w:r>
      <m:oMath>
        <m:r>
          <m:t>​</m:t>
        </m:r>
        <m:d>
          <m:dPr>
            <m:begChr m:val="∥"/>
            <m:sepChr m:val=""/>
            <m:endChr m:val="∥"/>
            <m:grow/>
          </m:dPr>
          <m:e>
            <m:sSub>
              <m:e>
                <m:acc>
                  <m:accPr>
                    <m:chr m:val="̃"/>
                  </m:accPr>
                  <m:e>
                    <m:acc>
                      <m:accPr>
                        <m:chr m:val="̃"/>
                      </m:accPr>
                      <m:e>
                        <m:r>
                          <m:t>q</m:t>
                        </m:r>
                      </m:e>
                    </m:acc>
                  </m:e>
                </m:acc>
              </m:e>
              <m:sub>
                <m:r>
                  <m:t>i</m:t>
                </m:r>
              </m:sub>
            </m:sSub>
          </m:e>
        </m:d>
        <m:r>
          <m:t>​</m:t>
        </m:r>
        <m:r>
          <m:rPr>
            <m:sty m:val="p"/>
          </m:rPr>
          <m:t>/</m:t>
        </m:r>
        <m:r>
          <m:t>​</m:t>
        </m:r>
        <m:d>
          <m:dPr>
            <m:begChr m:val="∥"/>
            <m:sepChr m:val=""/>
            <m:endChr m:val="∥"/>
            <m:grow/>
          </m:dPr>
          <m:e>
            <m:sSub>
              <m:e>
                <m:acc>
                  <m:accPr>
                    <m:chr m:val="̃"/>
                  </m:accPr>
                  <m:e>
                    <m:acc>
                      <m:accPr>
                        <m:chr m:val="̃"/>
                      </m:accPr>
                      <m:e>
                        <m:r>
                          <m:t>q</m:t>
                        </m:r>
                      </m:e>
                    </m:acc>
                  </m:e>
                </m:acc>
              </m:e>
              <m:sub>
                <m:r>
                  <m:t>i</m:t>
                </m:r>
              </m:sub>
            </m:sSub>
          </m:e>
        </m:d>
        <m:r>
          <m:t>​</m:t>
        </m:r>
        <m:r>
          <m:rPr>
            <m:sty m:val="p"/>
          </m:rPr>
          <m:t>=</m:t>
        </m:r>
        <m:r>
          <m:t>1</m:t>
        </m:r>
      </m:oMath>
      <w:r>
        <w:t xml:space="preserve"> </w:t>
      </w:r>
      <w:r>
        <w:t xml:space="preserve">(</w:t>
      </w:r>
      <w:hyperlink w:anchor="thm-norm-properties">
        <w:r>
          <w:rPr>
            <w:rStyle w:val="Hyperlink"/>
          </w:rPr>
          <w:t xml:space="preserve">Theorem 53</w:t>
        </w:r>
      </w:hyperlink>
      <w:r>
        <w:t xml:space="preserve">)</w:t>
      </w:r>
      <w:r>
        <w:t xml:space="preserve"> </w:t>
      </w:r>
      <w:r>
        <w:t xml:space="preserve">and for</w:t>
      </w:r>
      <w:r>
        <w:t xml:space="preserve"> </w:t>
      </w:r>
      <m:oMath>
        <m:r>
          <m:t>l</m:t>
        </m:r>
        <m:r>
          <m:rPr>
            <m:sty m:val="p"/>
          </m:rPr>
          <m:t>&lt;</m:t>
        </m:r>
        <m:r>
          <m:t>i</m:t>
        </m:r>
      </m:oMath>
    </w:p>
    <w:p>
      <w:pPr>
        <w:pStyle w:val="BodyText"/>
      </w:pPr>
      <m:oMathPara>
        <m:oMathParaPr>
          <m:jc m:val="center"/>
        </m:oMathParaPr>
        <m:oMath>
          <m:eqArr>
            <m:e>
              <m:sSub>
                <m:e>
                  <m:acc>
                    <m:accPr>
                      <m:chr m:val="̃"/>
                    </m:accPr>
                    <m:e>
                      <m:r>
                        <m:t>q</m:t>
                      </m:r>
                    </m:e>
                  </m:acc>
                </m:e>
                <m:sub>
                  <m:r>
                    <m:t>l</m:t>
                  </m:r>
                </m:sub>
              </m:sSub>
              <m:r>
                <m:rPr>
                  <m:sty m:val="p"/>
                </m:rPr>
                <m:t>⋅</m:t>
              </m:r>
              <m:sSub>
                <m:e>
                  <m:acc>
                    <m:accPr>
                      <m:chr m:val="̃"/>
                    </m:accPr>
                    <m:e>
                      <m:r>
                        <m:t>q</m:t>
                      </m:r>
                    </m:e>
                  </m:acc>
                </m:e>
                <m:sub>
                  <m:r>
                    <m:t>i</m:t>
                  </m:r>
                </m:sub>
              </m:sSub>
              <m:r>
                <m:t>&amp;</m:t>
              </m:r>
              <m:r>
                <m:rPr>
                  <m:sty m:val="p"/>
                </m:rPr>
                <m:t>=</m:t>
              </m:r>
              <m:f>
                <m:fPr>
                  <m:type m:val="bar"/>
                </m:fPr>
                <m:num>
                  <m:r>
                    <m:t>1</m:t>
                  </m:r>
                </m:num>
                <m:den>
                  <m:r>
                    <m:t>​</m:t>
                  </m:r>
                  <m:d>
                    <m:dPr>
                      <m:begChr m:val="∥"/>
                      <m:sepChr m:val=""/>
                      <m:endChr m:val="∥"/>
                      <m:grow/>
                    </m:dPr>
                    <m:e>
                      <m:sSub>
                        <m:e>
                          <m:acc>
                            <m:accPr>
                              <m:chr m:val="̃"/>
                            </m:accPr>
                            <m:e>
                              <m:acc>
                                <m:accPr>
                                  <m:chr m:val="̃"/>
                                </m:accPr>
                                <m:e>
                                  <m:r>
                                    <m:t>q</m:t>
                                  </m:r>
                                </m:e>
                              </m:acc>
                            </m:e>
                          </m:acc>
                        </m:e>
                        <m:sub>
                          <m:r>
                            <m:t>i</m:t>
                          </m:r>
                        </m:sub>
                      </m:sSub>
                    </m:e>
                  </m:d>
                  <m:r>
                    <m:t>​</m:t>
                  </m:r>
                </m:den>
              </m:f>
              <m:r>
                <m:t> </m:t>
              </m:r>
              <m:r>
                <m:rPr>
                  <m:sty m:val="p"/>
                </m:rPr>
                <m:t>(</m:t>
              </m:r>
              <m:sSub>
                <m:e>
                  <m:acc>
                    <m:accPr>
                      <m:chr m:val="̃"/>
                    </m:accPr>
                    <m:e>
                      <m:r>
                        <m:t>q</m:t>
                      </m:r>
                    </m:e>
                  </m:acc>
                </m:e>
                <m:sub>
                  <m:r>
                    <m:t>l</m:t>
                  </m:r>
                </m:sub>
              </m:sSub>
              <m:r>
                <m:rPr>
                  <m:sty m:val="p"/>
                </m:rPr>
                <m:t>⋅</m:t>
              </m:r>
              <m:sSub>
                <m:e>
                  <m:acc>
                    <m:accPr>
                      <m:chr m:val="̃"/>
                    </m:accPr>
                    <m:e>
                      <m:acc>
                        <m:accPr>
                          <m:chr m:val="̃"/>
                        </m:accPr>
                        <m:e>
                          <m:r>
                            <m:t>q</m:t>
                          </m:r>
                        </m:e>
                      </m:acc>
                    </m:e>
                  </m:acc>
                </m:e>
                <m:sub>
                  <m:r>
                    <m:t>i</m:t>
                  </m:r>
                </m:sub>
              </m:sSub>
              <m:r>
                <m:rPr>
                  <m:sty m:val="p"/>
                </m:rPr>
                <m:t>)</m:t>
              </m:r>
              <m:r>
                <m:t>&amp;</m:t>
              </m:r>
              <m:r>
                <m:t>&amp;</m:t>
              </m:r>
              <m:r>
                <m:rPr>
                  <m:nor/>
                  <m:sty m:val="p"/>
                </m:rPr>
                <m:t>(</m:t>
              </m:r>
              <m:r>
                <m:rPr>
                  <m:nor/>
                  <m:sty m:val="p"/>
                </m:rPr>
                <m:t>Theorem 47</m:t>
              </m:r>
              <m:r>
                <m:rPr>
                  <m:nor/>
                  <m:sty m:val="p"/>
                </m:rPr>
                <m:t>, special case </m:t>
              </m:r>
              <m:r>
                <m:t>b</m:t>
              </m:r>
              <m:r>
                <m:rPr>
                  <m:sty m:val="p"/>
                </m:rPr>
                <m:t>=</m:t>
              </m:r>
              <m:r>
                <m:t>0</m:t>
              </m:r>
              <m:r>
                <m:rPr>
                  <m:nor/>
                  <m:sty m:val="p"/>
                </m:rPr>
                <m:t>)</m:t>
              </m:r>
            </m:e>
            <m:e>
              <m:r>
                <m:t>&amp;</m:t>
              </m:r>
              <m:r>
                <m:rPr>
                  <m:sty m:val="p"/>
                </m:rPr>
                <m:t>=</m:t>
              </m:r>
              <m:r>
                <m:t>0</m:t>
              </m:r>
              <m:r>
                <m:rPr>
                  <m:sty m:val="p"/>
                </m:rPr>
                <m:t>,</m:t>
              </m:r>
              <m:r>
                <m:t>&amp;</m:t>
              </m:r>
              <m:r>
                <m:t>&amp;</m:t>
              </m:r>
              <m:r>
                <m:rPr>
                  <m:nor/>
                  <m:sty m:val="p"/>
                </m:rPr>
                <m:t>(</m:t>
              </m:r>
              <m:sSub>
                <m:e>
                  <m:acc>
                    <m:accPr>
                      <m:chr m:val="̃"/>
                    </m:accPr>
                    <m:e>
                      <m:acc>
                        <m:accPr>
                          <m:chr m:val="̃"/>
                        </m:accPr>
                        <m:e>
                          <m:r>
                            <m:t>q</m:t>
                          </m:r>
                        </m:e>
                      </m:acc>
                    </m:e>
                  </m:acc>
                </m:e>
                <m:sub>
                  <m:r>
                    <m:t>i</m:t>
                  </m:r>
                </m:sub>
              </m:sSub>
              <m:r>
                <m:rPr>
                  <m:nor/>
                  <m:sty m:val="p"/>
                </m:rPr>
                <m:t> is orthogonal to </m:t>
              </m:r>
              <m:sSub>
                <m:e>
                  <m:acc>
                    <m:accPr>
                      <m:chr m:val="̃"/>
                    </m:accPr>
                    <m:e>
                      <m:r>
                        <m:t>q</m:t>
                      </m:r>
                    </m:e>
                  </m:acc>
                </m:e>
                <m:sub>
                  <m:r>
                    <m:t>l</m:t>
                  </m:r>
                </m:sub>
              </m:sSub>
              <m:r>
                <m:rPr>
                  <m:nor/>
                  <m:sty m:val="p"/>
                </m:rPr>
                <m:t>)</m:t>
              </m:r>
            </m:e>
          </m:eqArr>
        </m:oMath>
      </m:oMathPara>
    </w:p>
    <w:p>
      <w:pPr>
        <w:pStyle w:val="FirstParagraph"/>
      </w:pPr>
      <w:r>
        <w:t xml:space="preserve">and</w:t>
      </w:r>
      <w:r>
        <w:t xml:space="preserve"> </w:t>
      </w:r>
      <m:oMath>
        <m:sSub>
          <m:e>
            <m:acc>
              <m:accPr>
                <m:chr m:val="̃"/>
              </m:accPr>
              <m:e>
                <m:r>
                  <m:t>q</m:t>
                </m:r>
              </m:e>
            </m:acc>
          </m:e>
          <m:sub>
            <m:r>
              <m:t>i</m:t>
            </m:r>
          </m:sub>
        </m:sSub>
        <m:r>
          <m:rPr>
            <m:sty m:val="p"/>
          </m:rPr>
          <m:t>⋅</m:t>
        </m:r>
        <m:sSub>
          <m:e>
            <m:acc>
              <m:accPr>
                <m:chr m:val="̃"/>
              </m:accPr>
              <m:e>
                <m:r>
                  <m:t>q</m:t>
                </m:r>
              </m:e>
            </m:acc>
          </m:e>
          <m:sub>
            <m:r>
              <m:t>l</m:t>
            </m:r>
          </m:sub>
        </m:sSub>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are orthonormal.</w:t>
      </w:r>
      <w:r>
        <w:t xml:space="preserve"> </w:t>
      </w:r>
      <w:r>
        <w:t xml:space="preserve">For the spans:</w:t>
      </w:r>
    </w:p>
    <w:p>
      <w:pPr>
        <w:pStyle w:val="Compact"/>
        <w:numPr>
          <w:ilvl w:val="0"/>
          <w:numId w:val="1068"/>
        </w:numPr>
      </w:pPr>
      <m:oMath>
        <m:sSub>
          <m:e>
            <m:acc>
              <m:accPr>
                <m:chr m:val="̃"/>
              </m:accPr>
              <m:e>
                <m:r>
                  <m:t>a</m:t>
                </m:r>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is in</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oMath>
      <w:r>
        <w:t xml:space="preserve">,</w:t>
      </w:r>
      <w:r>
        <w:t xml:space="preserve"> </w:t>
      </w:r>
      <w:r>
        <w:t xml:space="preserve">and so is each of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oMath>
      <w:r>
        <w:t xml:space="preserve">, which lie in</w:t>
      </w:r>
      <w:r>
        <w:t xml:space="preserve"> </w:t>
      </w:r>
      <m:oMath>
        <m:sSub>
          <m:e>
            <m:r>
              <m:rPr>
                <m:scr m:val="script"/>
                <m:sty m:val="p"/>
              </m:rPr>
              <m:t>S</m:t>
            </m:r>
          </m:e>
          <m:sub>
            <m:r>
              <m:t>i</m:t>
            </m:r>
            <m:r>
              <m:rPr>
                <m:sty m:val="p"/>
              </m:rPr>
              <m:t>−</m:t>
            </m:r>
            <m:r>
              <m:t>1</m:t>
            </m:r>
          </m:sub>
        </m:sSub>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e>
        </m:d>
        <m:r>
          <m:t>​</m:t>
        </m:r>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oMath>
      <w:r>
        <w:t xml:space="preserve">.</w:t>
      </w:r>
    </w:p>
    <w:p>
      <w:pPr>
        <w:pStyle w:val="Compact"/>
        <w:numPr>
          <w:ilvl w:val="0"/>
          <w:numId w:val="1068"/>
        </w:numPr>
      </w:pPr>
      <m:oMath>
        <m:sSub>
          <m:e>
            <m:acc>
              <m:accPr>
                <m:chr m:val="̃"/>
              </m:accPr>
              <m:e>
                <m:r>
                  <m:t>q</m:t>
                </m:r>
              </m:e>
            </m:acc>
          </m:e>
          <m:sub>
            <m:r>
              <m:t>i</m:t>
            </m:r>
          </m:sub>
        </m:sSub>
        <m:r>
          <m:rPr>
            <m:sty m:val="p"/>
          </m:rPr>
          <m:t>=</m:t>
        </m:r>
        <m:r>
          <m:t>​</m:t>
        </m:r>
        <m:d>
          <m:dPr>
            <m:begChr m:val="("/>
            <m:sepChr m:val=""/>
            <m:endChr m:val=")"/>
            <m:grow/>
          </m:dPr>
          <m:e>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e>
        </m:d>
        <m:r>
          <m:t>​</m:t>
        </m:r>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 </w:t>
      </w:r>
      <w:r>
        <w:t xml:space="preserve">is in</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sub>
            </m:sSub>
          </m:e>
        </m:d>
        <m:r>
          <m:t>​</m:t>
        </m:r>
      </m:oMath>
      <w:r>
        <w:t xml:space="preserve">,</w:t>
      </w:r>
      <w:r>
        <w:t xml:space="preserve"> </w:t>
      </w:r>
      <w:r>
        <w:t xml:space="preserve">because each</w:t>
      </w:r>
      <w:r>
        <w:t xml:space="preserve"> </w:t>
      </w:r>
      <m:oMath>
        <m:sSub>
          <m:e>
            <m:acc>
              <m:accPr>
                <m:chr m:val="̃"/>
              </m:accPr>
              <m:e>
                <m:r>
                  <m:t>q</m:t>
                </m:r>
              </m:e>
            </m:acc>
          </m:e>
          <m:sub>
            <m:r>
              <m:t>j</m:t>
            </m:r>
          </m:sub>
        </m:sSub>
      </m:oMath>
      <w:r>
        <w:t xml:space="preserve"> </w:t>
      </w:r>
      <w:r>
        <w:t xml:space="preserve">with</w:t>
      </w:r>
      <w:r>
        <w:t xml:space="preserve"> </w:t>
      </w:r>
      <m:oMath>
        <m:r>
          <m:t>j</m:t>
        </m:r>
        <m:r>
          <m:rPr>
            <m:sty m:val="p"/>
          </m:rPr>
          <m:t>&lt;</m:t>
        </m:r>
        <m:r>
          <m:t>i</m:t>
        </m:r>
      </m:oMath>
      <w:r>
        <w:t xml:space="preserve"> </w:t>
      </w:r>
      <w:r>
        <w:t xml:space="preserve">lies in</w:t>
      </w:r>
      <w:r>
        <w:t xml:space="preserve"> </w:t>
      </w:r>
      <m:oMath>
        <m:sSub>
          <m:e>
            <m:r>
              <m:rPr>
                <m:scr m:val="script"/>
                <m:sty m:val="p"/>
              </m:rPr>
              <m:t>S</m:t>
            </m:r>
          </m:e>
          <m:sub>
            <m:r>
              <m:t>i</m:t>
            </m:r>
            <m:r>
              <m:rPr>
                <m:sty m:val="p"/>
              </m:rPr>
              <m:t>−</m:t>
            </m:r>
            <m:r>
              <m:t>1</m:t>
            </m:r>
          </m:sub>
        </m:sSub>
      </m:oMath>
      <w:r>
        <w:t xml:space="preserve">;</w:t>
      </w:r>
      <w:r>
        <w:t xml:space="preserve"> </w:t>
      </w:r>
      <w:r>
        <w:t xml:space="preserve">and so is each of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oMath>
      <w:r>
        <w:t xml:space="preserve">.</w:t>
      </w:r>
    </w:p>
    <w:p>
      <w:pPr>
        <w:pStyle w:val="FirstParagraph"/>
      </w:pPr>
      <w:r>
        <w:t xml:space="preserve">A span is a subspace (</w:t>
      </w:r>
      <w:hyperlink w:anchor="thm-span-subspace">
        <w:r>
          <w:rPr>
            <w:rStyle w:val="Hyperlink"/>
          </w:rPr>
          <w:t xml:space="preserve">Theorem 21</w:t>
        </w:r>
      </w:hyperlink>
      <w:r>
        <w:t xml:space="preserve">),</w:t>
      </w:r>
      <w:r>
        <w:t xml:space="preserve"> </w:t>
      </w:r>
      <w:r>
        <w:t xml:space="preserve">so it contains every linear combination of vectors in it;</w:t>
      </w:r>
      <w:r>
        <w:t xml:space="preserve"> </w:t>
      </w:r>
      <w:r>
        <w:t xml:space="preserve">each span therefore contains the other, and they are equal.</w:t>
      </w:r>
    </w:p>
    <w:p>
      <w:pPr>
        <w:pStyle w:val="BodyText"/>
      </w:pPr>
      <w:r>
        <w:rPr>
          <w:b/>
          <w:bCs/>
        </w:rPr>
        <w:t xml:space="preserve">Part 3.</w:t>
      </w:r>
      <w:r>
        <w:t xml:space="preserve"> </w:t>
      </w:r>
      <w:r>
        <w:t xml:space="preserve">If the process completes, then</w:t>
      </w:r>
      <w:r>
        <w:t xml:space="preserve"> </w:t>
      </w:r>
      <m:oMath>
        <m:sSub>
          <m:e>
            <m:acc>
              <m:accPr>
                <m:chr m:val="̃"/>
              </m:accPr>
              <m:e>
                <m:r>
                  <m:t>a</m:t>
                </m:r>
              </m:e>
            </m:acc>
          </m:e>
          <m:sub>
            <m:r>
              <m:t>1</m:t>
            </m:r>
          </m:sub>
        </m:sSub>
        <m:r>
          <m:rPr>
            <m:sty m:val="p"/>
          </m:rPr>
          <m:t>∉</m:t>
        </m:r>
        <m:r>
          <m:rPr>
            <m:sty m:val="p"/>
          </m:rPr>
          <m:t>span</m:t>
        </m:r>
      </m:oMath>
      <w:r>
        <w:t xml:space="preserve"> </w:t>
      </w:r>
      <w:r>
        <w:t xml:space="preserve">of the empty list,</w:t>
      </w:r>
      <w:r>
        <w:t xml:space="preserve"> </w:t>
      </w:r>
      <w:r>
        <w:t xml:space="preserve">and for each</w:t>
      </w:r>
      <w:r>
        <w:t xml:space="preserve"> </w:t>
      </w:r>
      <m:oMath>
        <m:r>
          <m:t>i</m:t>
        </m:r>
        <m:r>
          <m:rPr>
            <m:sty m:val="p"/>
          </m:rPr>
          <m:t>≥</m:t>
        </m:r>
        <m:r>
          <m:t>2</m:t>
        </m:r>
      </m:oMath>
      <w:r>
        <w:t xml:space="preserve">,</w:t>
      </w:r>
      <w:r>
        <w:t xml:space="preserve"> </w:t>
      </w:r>
      <m:oMath>
        <m:sSub>
          <m:e>
            <m:acc>
              <m:accPr>
                <m:chr m:val="̃"/>
              </m:accPr>
              <m:e>
                <m:r>
                  <m:t>a</m:t>
                </m:r>
              </m:e>
            </m:acc>
          </m:e>
          <m:sub>
            <m:r>
              <m:t>i</m:t>
            </m:r>
          </m:sub>
        </m:sSub>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oMath>
      <w:r>
        <w:t xml:space="preserve"> </w:t>
      </w:r>
      <w:r>
        <w:t xml:space="preserve">(part 2).</w:t>
      </w:r>
      <w:r>
        <w:t xml:space="preserve"> </w:t>
      </w:r>
      <w:r>
        <w:t xml:space="preserve">Applying</w:t>
      </w:r>
      <w:r>
        <w:t xml:space="preserve"> </w:t>
      </w:r>
      <w:hyperlink w:anchor="thm-add-outside-span">
        <w:r>
          <w:rPr>
            <w:rStyle w:val="Hyperlink"/>
          </w:rPr>
          <w:t xml:space="preserve">Theorem 27</w:t>
        </w:r>
      </w:hyperlink>
      <w:r>
        <w:t xml:space="preserve"> </w:t>
      </w:r>
      <m:oMath>
        <m:r>
          <m:t>k</m:t>
        </m:r>
      </m:oMath>
      <w:r>
        <w:t xml:space="preserve"> </w:t>
      </w:r>
      <w:r>
        <w:t xml:space="preserve">times, starting from the empty list,</w:t>
      </w:r>
      <w:r>
        <w:t xml:space="preserve"> </w:t>
      </w:r>
      <w:r>
        <w:t xml:space="preserve">shows that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Conversely, if they are linearly independent,</w:t>
      </w:r>
      <w:r>
        <w:t xml:space="preserve"> </w:t>
      </w:r>
      <w:r>
        <w:t xml:space="preserve">no</w:t>
      </w:r>
      <w:r>
        <w:t xml:space="preserve"> </w:t>
      </w:r>
      <m:oMath>
        <m:sSub>
          <m:e>
            <m:acc>
              <m:accPr>
                <m:chr m:val="̃"/>
              </m:accPr>
              <m:e>
                <m:r>
                  <m:t>a</m:t>
                </m:r>
              </m:e>
            </m:acc>
          </m:e>
          <m:sub>
            <m:r>
              <m:t>i</m:t>
            </m:r>
          </m:sub>
        </m:sSub>
      </m:oMath>
      <w:r>
        <w:t xml:space="preserve"> </w:t>
      </w:r>
      <w:r>
        <w:t xml:space="preserve">is a linear combination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acc>
              <m:accPr>
                <m:chr m:val="̃"/>
              </m:accPr>
              <m:e>
                <m:r>
                  <m:t>a</m:t>
                </m:r>
              </m:e>
            </m:acc>
          </m:e>
          <m:sub>
            <m:r>
              <m:t>j</m:t>
            </m:r>
          </m:sub>
        </m:sSub>
      </m:oMath>
      <w:r>
        <w:t xml:space="preserve"> </w:t>
      </w:r>
      <w:r>
        <w:t xml:space="preserve">of the earlier ones,</w:t>
      </w:r>
      <w:r>
        <w:t xml:space="preserve"> </w:t>
      </w:r>
      <w:r>
        <w:t xml:space="preserve">because then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acc>
              <m:accPr>
                <m:chr m:val="̃"/>
              </m:accPr>
              <m:e>
                <m:r>
                  <m:t>a</m:t>
                </m:r>
              </m:e>
            </m:acc>
          </m:e>
          <m:sub>
            <m:r>
              <m:t>j</m:t>
            </m:r>
          </m:sub>
        </m:sSub>
        <m:r>
          <m:rPr>
            <m:sty m:val="p"/>
          </m:rPr>
          <m:t>−</m:t>
        </m:r>
        <m:sSub>
          <m:e>
            <m:acc>
              <m:accPr>
                <m:chr m:val="̃"/>
              </m:accPr>
              <m:e>
                <m:r>
                  <m:t>a</m:t>
                </m:r>
              </m:e>
            </m:acc>
          </m:e>
          <m:sub>
            <m:r>
              <m:t>i</m:t>
            </m:r>
          </m:sub>
        </m:sSub>
        <m:r>
          <m:rPr>
            <m:sty m:val="p"/>
          </m:rPr>
          <m:t>=</m:t>
        </m:r>
        <m:acc>
          <m:accPr>
            <m:chr m:val="̃"/>
          </m:accPr>
          <m:e>
            <m:r>
              <m:t>0</m:t>
            </m:r>
          </m:e>
        </m:acc>
      </m:oMath>
      <w:r>
        <w:t xml:space="preserve"> </w:t>
      </w:r>
      <w:r>
        <w:t xml:space="preserve">would be a combination with a nonzero coefficient;</w:t>
      </w:r>
      <w:r>
        <w:t xml:space="preserve"> </w:t>
      </w:r>
      <w:r>
        <w:t xml:space="preserve">so by part 2 the process never stops.</w:t>
      </w:r>
      <w:r>
        <w:t xml:space="preserve"> </w:t>
      </w:r>
      <w:r>
        <w:t xml:space="preserve">When it completes,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are orthonormal, hence linearly independent</w:t>
      </w:r>
      <w:r>
        <w:t xml:space="preserve"> </w:t>
      </w:r>
      <w:r>
        <w:t xml:space="preserve">(</w:t>
      </w:r>
      <w:hyperlink w:anchor="thm-orthonormal-independent">
        <w:r>
          <w:rPr>
            <w:rStyle w:val="Hyperlink"/>
          </w:rPr>
          <w:t xml:space="preserve">Theorem 59</w:t>
        </w:r>
      </w:hyperlink>
      <w:r>
        <w:t xml:space="preserve">),</w:t>
      </w:r>
      <w:r>
        <w:t xml:space="preserve"> </w:t>
      </w:r>
      <w:r>
        <w:t xml:space="preserve">and span</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e>
        </m:d>
        <m:r>
          <m:t>​</m:t>
        </m:r>
      </m:oMath>
      <w:r>
        <w:t xml:space="preserve"> </w:t>
      </w:r>
      <w:r>
        <w:t xml:space="preserve">(part 1),</w:t>
      </w:r>
      <w:r>
        <w:t xml:space="preserve"> </w:t>
      </w:r>
      <w:r>
        <w:t xml:space="preserve">so they are an orthonormal basis of it.</w:t>
      </w:r>
    </w:p>
    <w:bookmarkStart w:id="365" w:name="exm-thm-gram-schmidt"/>
    <w:p>
      <w:pPr>
        <w:pStyle w:val="BodyText"/>
      </w:pPr>
      <w:r>
        <w:rPr>
          <w:b/>
          <w:bCs/>
        </w:rPr>
        <w:t xml:space="preserve">Example 113 (Finishing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Continue</w:t>
      </w:r>
      <w:r>
        <w:t xml:space="preserve"> </w:t>
      </w:r>
      <w:hyperlink w:anchor="exm-gram-schmidt">
        <w:r>
          <w:rPr>
            <w:rStyle w:val="Hyperlink"/>
          </w:rPr>
          <w:t xml:space="preserve">Example 111</w:t>
        </w:r>
      </w:hyperlink>
      <w:r>
        <w:t xml:space="preserve"> </w:t>
      </w:r>
      <w:r>
        <w:t xml:space="preserve">with</w:t>
      </w:r>
      <w:r>
        <w:t xml:space="preserve"> </w:t>
      </w:r>
      <m:oMath>
        <m:sSub>
          <m:e>
            <m:acc>
              <m:accPr>
                <m:chr m:val="̃"/>
              </m:accPr>
              <m:e>
                <m:r>
                  <m:t>a</m:t>
                </m:r>
              </m:e>
            </m:acc>
          </m:e>
          <m:sub>
            <m:r>
              <m:t>3</m:t>
            </m:r>
          </m:sub>
        </m:sSub>
        <m:r>
          <m:rPr>
            <m:sty m:val="p"/>
          </m:rPr>
          <m:t>=</m:t>
        </m:r>
        <m:r>
          <m:rPr>
            <m:sty m:val="p"/>
          </m:rPr>
          <m:t>(</m:t>
        </m:r>
        <m:r>
          <m:t>0</m:t>
        </m:r>
        <m:r>
          <m:rPr>
            <m:sty m:val="p"/>
          </m:rPr>
          <m:t>,</m:t>
        </m:r>
        <m:r>
          <m:t>1</m:t>
        </m:r>
        <m:r>
          <m:rPr>
            <m:sty m:val="p"/>
          </m:rPr>
          <m:t>,</m:t>
        </m:r>
        <m:r>
          <m:t>1</m:t>
        </m:r>
        <m:r>
          <m:rPr>
            <m:sty m:val="p"/>
          </m:rPr>
          <m:t>)</m:t>
        </m:r>
      </m:oMath>
      <w:r>
        <w:t xml:space="preserve">.</w:t>
      </w:r>
      <w:r>
        <w:t xml:space="preserve"> </w:t>
      </w:r>
      <m:oMath>
        <m:sSub>
          <m:e>
            <m:acc>
              <m:accPr>
                <m:chr m:val="̃"/>
              </m:accPr>
              <m:e>
                <m:r>
                  <m:t>q</m:t>
                </m:r>
              </m:e>
            </m:acc>
          </m:e>
          <m:sub>
            <m:r>
              <m:t>1</m:t>
            </m:r>
          </m:sub>
        </m:sSub>
        <m:r>
          <m:rPr>
            <m:sty m:val="p"/>
          </m:rPr>
          <m:t>⋅</m:t>
        </m:r>
        <m:sSub>
          <m:e>
            <m:acc>
              <m:accPr>
                <m:chr m:val="̃"/>
              </m:accPr>
              <m:e>
                <m:r>
                  <m:t>a</m:t>
                </m:r>
              </m:e>
            </m:acc>
          </m:e>
          <m:sub>
            <m:r>
              <m:t>3</m:t>
            </m:r>
          </m:sub>
        </m:sSub>
        <m:r>
          <m:rPr>
            <m:sty m:val="p"/>
          </m:rPr>
          <m:t>=</m:t>
        </m:r>
        <m:f>
          <m:fPr>
            <m:type m:val="lin"/>
          </m:fPr>
          <m:num>
            <m:r>
              <m:t>1</m:t>
            </m:r>
          </m:num>
          <m:den>
            <m:rad>
              <m:radPr>
                <m:degHide m:val="on"/>
              </m:radPr>
              <m:deg/>
              <m:e>
                <m:r>
                  <m:t>2</m:t>
                </m:r>
              </m:e>
            </m:rad>
          </m:den>
        </m:f>
      </m:oMath>
      <w:r>
        <w:t xml:space="preserve"> </w:t>
      </w: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a</m:t>
                      </m:r>
                    </m:e>
                  </m:acc>
                </m:e>
                <m:sub>
                  <m:r>
                    <m:t>3</m:t>
                  </m:r>
                </m:sub>
              </m:sSub>
              <m:r>
                <m:t>&amp;</m:t>
              </m:r>
              <m:r>
                <m:rPr>
                  <m:sty m:val="p"/>
                </m:rPr>
                <m:t>=</m:t>
              </m:r>
              <m:f>
                <m:fPr>
                  <m:type m:val="lin"/>
                </m:fPr>
                <m:num>
                  <m:r>
                    <m:t>1</m:t>
                  </m:r>
                </m:num>
                <m:den>
                  <m:rad>
                    <m:radPr>
                      <m:degHide m:val="on"/>
                    </m:radPr>
                    <m:deg/>
                    <m:e>
                      <m:r>
                        <m:t>6</m:t>
                      </m:r>
                    </m:e>
                  </m:rad>
                </m:den>
              </m:f>
              <m:r>
                <m:t> </m:t>
              </m:r>
              <m:r>
                <m:rPr>
                  <m:sty m:val="p"/>
                </m:rPr>
                <m:t>(</m:t>
              </m:r>
              <m:r>
                <m:t>0</m:t>
              </m:r>
              <m:r>
                <m:rPr>
                  <m:sty m:val="p"/>
                </m:rPr>
                <m:t>−</m:t>
              </m:r>
              <m:r>
                <m:t>1</m:t>
              </m:r>
              <m:r>
                <m:rPr>
                  <m:sty m:val="p"/>
                </m:rPr>
                <m:t>+</m:t>
              </m:r>
              <m:r>
                <m:t>2</m:t>
              </m:r>
              <m:r>
                <m:rPr>
                  <m:sty m:val="p"/>
                </m:rPr>
                <m:t>)</m:t>
              </m:r>
            </m:e>
            <m:e>
              <m:r>
                <m:t>&amp;</m:t>
              </m:r>
              <m:r>
                <m:rPr>
                  <m:sty m:val="p"/>
                </m:rPr>
                <m:t>=</m:t>
              </m:r>
              <m:f>
                <m:fPr>
                  <m:type m:val="lin"/>
                </m:fPr>
                <m:num>
                  <m:r>
                    <m:t>1</m:t>
                  </m:r>
                </m:num>
                <m:den>
                  <m:rad>
                    <m:radPr>
                      <m:degHide m:val="on"/>
                    </m:radPr>
                    <m:deg/>
                    <m:e>
                      <m:r>
                        <m:t>6</m:t>
                      </m:r>
                    </m:e>
                  </m:rad>
                </m:den>
              </m:f>
              <m:r>
                <m:rPr>
                  <m:sty m:val="p"/>
                </m:rPr>
                <m:t>,</m:t>
              </m:r>
            </m:e>
          </m:eqArr>
        </m:oMath>
      </m:oMathPara>
    </w:p>
    <w:p>
      <w:pPr>
        <w:pStyle w:val="FirstParagraph"/>
      </w:pPr>
      <w:r>
        <w:t xml:space="preserve">so</w:t>
      </w:r>
    </w:p>
    <w:p>
      <w:pPr>
        <w:pStyle w:val="BodyText"/>
      </w:pPr>
      <m:oMathPara>
        <m:oMathParaPr>
          <m:jc m:val="center"/>
        </m:oMathParaPr>
        <m:oMath>
          <m:eqArr>
            <m:e>
              <m:sSub>
                <m:e>
                  <m:acc>
                    <m:accPr>
                      <m:chr m:val="̃"/>
                    </m:accPr>
                    <m:e>
                      <m:acc>
                        <m:accPr>
                          <m:chr m:val="̃"/>
                        </m:accPr>
                        <m:e>
                          <m:r>
                            <m:t>q</m:t>
                          </m:r>
                        </m:e>
                      </m:acc>
                    </m:e>
                  </m:acc>
                </m:e>
                <m:sub>
                  <m:r>
                    <m:t>3</m:t>
                  </m:r>
                </m:sub>
              </m:sSub>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6</m:t>
                      </m:r>
                    </m:e>
                  </m:rad>
                </m:den>
              </m:f>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r>
                <m:t>&amp;</m:t>
              </m:r>
              <m:r>
                <m:t>&amp;</m:t>
              </m:r>
              <m:r>
                <m:rPr>
                  <m:nor/>
                  <m:sty m:val="p"/>
                </m:rPr>
                <m:t>(orthogonalize)</m:t>
              </m:r>
            </m:e>
            <m:e>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6</m:t>
                  </m:r>
                </m:den>
              </m:f>
              <m:r>
                <m:t> </m:t>
              </m:r>
              <m:r>
                <m:rPr>
                  <m:sty m:val="p"/>
                </m:rPr>
                <m:t>(</m:t>
              </m:r>
              <m:r>
                <m:t>1</m:t>
              </m:r>
              <m:r>
                <m:rPr>
                  <m:sty m:val="p"/>
                </m:rPr>
                <m:t>,</m:t>
              </m:r>
              <m:r>
                <m:rPr>
                  <m:sty m:val="p"/>
                </m:rPr>
                <m:t>−</m:t>
              </m:r>
              <m:r>
                <m:t>1</m:t>
              </m:r>
              <m:r>
                <m:rPr>
                  <m:sty m:val="p"/>
                </m:rPr>
                <m:t>,</m:t>
              </m:r>
              <m:r>
                <m:t>2</m:t>
              </m:r>
              <m:r>
                <m:rPr>
                  <m:sty m:val="p"/>
                </m:rPr>
                <m:t>)</m:t>
              </m:r>
              <m:r>
                <m:t>&amp;</m:t>
              </m:r>
              <m:r>
                <m:t>&amp;</m:t>
              </m:r>
              <m:r>
                <m:rPr>
                  <m:nor/>
                  <m:sty m:val="p"/>
                </m:rPr>
                <m:t>(multiply the scalars)</m:t>
              </m:r>
            </m:e>
            <m:e>
              <m:r>
                <m:t>&amp;</m:t>
              </m:r>
              <m:r>
                <m:rPr>
                  <m:sty m:val="p"/>
                </m:rPr>
                <m:t>=</m:t>
              </m:r>
              <m:r>
                <m:t>​</m:t>
              </m:r>
              <m:d>
                <m:dPr>
                  <m:begChr m:val="("/>
                  <m:sepChr m:val=""/>
                  <m:endChr m:val=")"/>
                  <m:grow/>
                </m:dPr>
                <m:e>
                  <m:r>
                    <m:t>0</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r>
                    <m:t>0</m:t>
                  </m:r>
                  <m:r>
                    <m:rPr>
                      <m:sty m:val="p"/>
                    </m:rPr>
                    <m:t>−</m:t>
                  </m:r>
                  <m:f>
                    <m:fPr>
                      <m:type m:val="lin"/>
                    </m:fPr>
                    <m:num>
                      <m:r>
                        <m:t>2</m:t>
                      </m:r>
                    </m:num>
                    <m:den>
                      <m:r>
                        <m:t>6</m:t>
                      </m:r>
                    </m:den>
                  </m:f>
                </m:e>
              </m:d>
              <m:r>
                <m:t>​</m:t>
              </m:r>
              <m:r>
                <m:t>&amp;</m:t>
              </m:r>
              <m:r>
                <m:t>&amp;</m:t>
              </m:r>
              <m:r>
                <m:rPr>
                  <m:nor/>
                  <m:sty m:val="p"/>
                </m:rPr>
                <m:t>(subtract entrywise)</m:t>
              </m:r>
            </m:e>
            <m:e>
              <m:r>
                <m:t>&amp;</m:t>
              </m:r>
              <m:r>
                <m:rPr>
                  <m:sty m:val="p"/>
                </m:rPr>
                <m:t>=</m:t>
              </m:r>
              <m:r>
                <m:t>​</m:t>
              </m:r>
              <m:d>
                <m:dPr>
                  <m:begChr m:val="("/>
                  <m:sepChr m:val=""/>
                  <m:endChr m:val=")"/>
                  <m:grow/>
                </m:dPr>
                <m:e>
                  <m:r>
                    <m:rPr>
                      <m:sty m:val="p"/>
                    </m:rPr>
                    <m:t>−</m:t>
                  </m:r>
                  <m:f>
                    <m:fPr>
                      <m:type m:val="lin"/>
                    </m:fPr>
                    <m:num>
                      <m:r>
                        <m:t>2</m:t>
                      </m:r>
                    </m:num>
                    <m:den>
                      <m:r>
                        <m:t>3</m:t>
                      </m:r>
                    </m:den>
                  </m:f>
                  <m:r>
                    <m:rPr>
                      <m:sty m:val="p"/>
                    </m:rPr>
                    <m:t>,</m:t>
                  </m:r>
                  <m:f>
                    <m:fPr>
                      <m:type m:val="lin"/>
                    </m:fPr>
                    <m:num>
                      <m:r>
                        <m:t>2</m:t>
                      </m:r>
                    </m:num>
                    <m:den>
                      <m:r>
                        <m:t>3</m:t>
                      </m:r>
                    </m:den>
                  </m:f>
                  <m:r>
                    <m:rPr>
                      <m:sty m:val="p"/>
                    </m:rPr>
                    <m:t>,</m:t>
                  </m:r>
                  <m:f>
                    <m:fPr>
                      <m:type m:val="lin"/>
                    </m:fPr>
                    <m:num>
                      <m:r>
                        <m:t>2</m:t>
                      </m:r>
                    </m:num>
                    <m:den>
                      <m:r>
                        <m:t>3</m:t>
                      </m:r>
                    </m:den>
                  </m:f>
                </m:e>
              </m:d>
              <m:r>
                <m:t>​</m:t>
              </m:r>
              <m:r>
                <m:rPr>
                  <m:sty m:val="p"/>
                </m:rPr>
                <m:t>,</m:t>
              </m:r>
              <m:r>
                <m:t>&amp;</m:t>
              </m:r>
              <m:r>
                <m:t>&amp;</m:t>
              </m:r>
              <m:r>
                <m:rPr>
                  <m:nor/>
                  <m:sty m:val="p"/>
                </m:rPr>
                <m:t>(arithmetic)</m:t>
              </m:r>
            </m:e>
          </m:eqArr>
        </m:oMath>
      </m:oMathPara>
    </w:p>
    <w:p>
      <w:pPr>
        <w:pStyle w:val="FirstParagraph"/>
      </w:pPr>
      <w:r>
        <w:t xml:space="preserve">with norm</w:t>
      </w:r>
      <w:r>
        <w:t xml:space="preserve"> </w:t>
      </w:r>
      <m:oMath>
        <m:rad>
          <m:radPr>
            <m:degHide m:val="on"/>
          </m:radPr>
          <m:deg/>
          <m:e>
            <m:r>
              <m:t>3</m:t>
            </m:r>
            <m:r>
              <m:rPr>
                <m:sty m:val="p"/>
              </m:rPr>
              <m:t>⋅</m:t>
            </m:r>
            <m:f>
              <m:fPr>
                <m:type m:val="lin"/>
              </m:fPr>
              <m:num>
                <m:r>
                  <m:t>4</m:t>
                </m:r>
              </m:num>
              <m:den>
                <m:r>
                  <m:t>9</m:t>
                </m:r>
              </m:den>
            </m:f>
          </m:e>
        </m:rad>
        <m:r>
          <m:rPr>
            <m:sty m:val="p"/>
          </m:rPr>
          <m:t>=</m:t>
        </m:r>
        <m:f>
          <m:fPr>
            <m:type m:val="lin"/>
          </m:fPr>
          <m:num>
            <m:r>
              <m:t>2</m:t>
            </m:r>
          </m:num>
          <m:den>
            <m:rad>
              <m:radPr>
                <m:degHide m:val="on"/>
              </m:radPr>
              <m:deg/>
              <m:e>
                <m:r>
                  <m:t>3</m:t>
                </m:r>
              </m:e>
            </m:rad>
          </m:den>
        </m:f>
      </m:oMath>
      <w:r>
        <w:t xml:space="preserve">,</w:t>
      </w:r>
      <w:r>
        <w:t xml:space="preserve"> </w:t>
      </w:r>
      <w:r>
        <w:t xml:space="preserve">so</w:t>
      </w:r>
      <w:r>
        <w:t xml:space="preserve"> </w:t>
      </w:r>
      <m:oMath>
        <m:sSub>
          <m:e>
            <m:acc>
              <m:accPr>
                <m:chr m:val="̃"/>
              </m:accPr>
              <m:e>
                <m:r>
                  <m:t>q</m:t>
                </m:r>
              </m:e>
            </m:acc>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r>
        <w:t xml:space="preserve">.</w:t>
      </w:r>
      <w:r>
        <w:t xml:space="preserve"> </w:t>
      </w:r>
      <w:r>
        <w:t xml:space="preserve">The process did not stop,</w:t>
      </w:r>
      <w:r>
        <w:t xml:space="preserve"> </w:t>
      </w:r>
      <w:r>
        <w:t xml:space="preserve">so by</w:t>
      </w:r>
      <w:r>
        <w:t xml:space="preserve"> </w:t>
      </w:r>
      <w:hyperlink w:anchor="thm-gram-schmidt">
        <w:r>
          <w:rPr>
            <w:rStyle w:val="Hyperlink"/>
          </w:rPr>
          <w:t xml:space="preserve">Theorem 61</w:t>
        </w:r>
      </w:hyperlink>
      <w:r>
        <w:t xml:space="preserve"> </w:t>
      </w:r>
      <m:oMath>
        <m:sSub>
          <m:e>
            <m:acc>
              <m:accPr>
                <m:chr m:val="̃"/>
              </m:accPr>
              <m:e>
                <m:r>
                  <m:t>a</m:t>
                </m:r>
              </m:e>
            </m:acc>
          </m:e>
          <m:sub>
            <m:r>
              <m:t>1</m:t>
            </m:r>
          </m:sub>
        </m:sSub>
        <m:r>
          <m:rPr>
            <m:sty m:val="p"/>
          </m:rPr>
          <m:t>,</m:t>
        </m:r>
        <m:sSub>
          <m:e>
            <m:acc>
              <m:accPr>
                <m:chr m:val="̃"/>
              </m:accPr>
              <m:e>
                <m:r>
                  <m:t>a</m:t>
                </m:r>
              </m:e>
            </m:acc>
          </m:e>
          <m:sub>
            <m:r>
              <m:t>2</m:t>
            </m:r>
          </m:sub>
        </m:sSub>
        <m:r>
          <m:rPr>
            <m:sty m:val="p"/>
          </m:rPr>
          <m:t>,</m:t>
        </m:r>
        <m:sSub>
          <m:e>
            <m:acc>
              <m:accPr>
                <m:chr m:val="̃"/>
              </m:accPr>
              <m:e>
                <m:r>
                  <m:t>a</m:t>
                </m:r>
              </m:e>
            </m:acc>
          </m:e>
          <m:sub>
            <m:r>
              <m:t>3</m:t>
            </m:r>
          </m:sub>
        </m:sSub>
      </m:oMath>
      <w:r>
        <w:t xml:space="preserve"> </w:t>
      </w:r>
      <w:r>
        <w:t xml:space="preserve">are linearly independent</w:t>
      </w:r>
      <w:r>
        <w:t xml:space="preserve"> </w:t>
      </w:r>
      <w:r>
        <w:t xml:space="preserve">and</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is an orthonormal basis of their span.</w:t>
      </w:r>
      <w:r>
        <w:t xml:space="preserve"> </w:t>
      </w:r>
      <w:r>
        <w:t xml:space="preserve">That span therefore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so it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30</w:t>
        </w:r>
      </w:hyperlink>
      <w:r>
        <w:t xml:space="preserve">,</w:t>
      </w:r>
      <w:r>
        <w:t xml:space="preserve"> </w:t>
      </w:r>
      <w:hyperlink w:anchor="exm-dimension">
        <w:r>
          <w:rPr>
            <w:rStyle w:val="Hyperlink"/>
          </w:rPr>
          <w:t xml:space="preserve">Example 47</w:t>
        </w:r>
      </w:hyperlink>
      <w:r>
        <w:t xml:space="preserve">).</w:t>
      </w:r>
      <w:r>
        <w:t xml:space="preserve"> </w:t>
      </w:r>
      <w:r>
        <w:t xml:space="preserve">As a check,</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q</m:t>
                      </m:r>
                    </m:e>
                  </m:acc>
                </m:e>
                <m:sub>
                  <m:r>
                    <m:t>3</m:t>
                  </m:r>
                </m:sub>
              </m:sSub>
              <m:r>
                <m:t>&amp;</m:t>
              </m:r>
              <m:r>
                <m:rPr>
                  <m:sty m:val="p"/>
                </m:rPr>
                <m:t>=</m:t>
              </m:r>
              <m:f>
                <m:fPr>
                  <m:type m:val="lin"/>
                </m:fPr>
                <m:num>
                  <m:r>
                    <m:t>1</m:t>
                  </m:r>
                </m:num>
                <m:den>
                  <m:rad>
                    <m:radPr>
                      <m:degHide m:val="on"/>
                    </m:radPr>
                    <m:deg/>
                    <m:e>
                      <m:r>
                        <m:t>6</m:t>
                      </m:r>
                    </m:e>
                  </m:rad>
                </m:den>
              </m:f>
              <m:r>
                <m:t> </m:t>
              </m:r>
              <m:r>
                <m:rPr>
                  <m:sty m:val="p"/>
                </m:rPr>
                <m:t>(</m:t>
              </m:r>
              <m:r>
                <m:rPr>
                  <m:sty m:val="p"/>
                </m:rPr>
                <m:t>−</m:t>
              </m:r>
              <m:r>
                <m:t>1</m:t>
              </m:r>
              <m:r>
                <m:rPr>
                  <m:sty m:val="p"/>
                </m:rPr>
                <m:t>+</m:t>
              </m:r>
              <m:r>
                <m:t>1</m:t>
              </m:r>
              <m:r>
                <m:rPr>
                  <m:sty m:val="p"/>
                </m:rPr>
                <m:t>+</m:t>
              </m:r>
              <m:r>
                <m:t>0</m:t>
              </m:r>
              <m:r>
                <m:rPr>
                  <m:sty m:val="p"/>
                </m:rPr>
                <m:t>)</m:t>
              </m:r>
            </m:e>
            <m:e>
              <m:r>
                <m:t>&amp;</m:t>
              </m:r>
              <m:r>
                <m:rPr>
                  <m:sty m:val="p"/>
                </m:rPr>
                <m:t>=</m:t>
              </m:r>
              <m:r>
                <m:t>0</m:t>
              </m:r>
            </m:e>
          </m:eqArr>
        </m:oMath>
      </m:oMathPara>
    </w:p>
    <w:p>
      <w:pPr>
        <w:pStyle w:val="FirstParagraph"/>
      </w:pP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q</m:t>
                      </m:r>
                    </m:e>
                  </m:acc>
                </m:e>
                <m:sub>
                  <m:r>
                    <m:t>3</m:t>
                  </m:r>
                </m:sub>
              </m:sSub>
              <m:r>
                <m:t>&amp;</m:t>
              </m:r>
              <m:r>
                <m:rPr>
                  <m:sty m:val="p"/>
                </m:rPr>
                <m:t>=</m:t>
              </m:r>
              <m:f>
                <m:fPr>
                  <m:type m:val="lin"/>
                </m:fPr>
                <m:num>
                  <m:r>
                    <m:t>1</m:t>
                  </m:r>
                </m:num>
                <m:den>
                  <m:rad>
                    <m:radPr>
                      <m:degHide m:val="on"/>
                    </m:radPr>
                    <m:deg/>
                    <m:e>
                      <m:r>
                        <m:t>18</m:t>
                      </m:r>
                    </m:e>
                  </m:rad>
                </m:den>
              </m:f>
              <m:r>
                <m:t> </m:t>
              </m:r>
              <m:r>
                <m:rPr>
                  <m:sty m:val="p"/>
                </m:rPr>
                <m:t>(</m:t>
              </m:r>
              <m:r>
                <m:rPr>
                  <m:sty m:val="p"/>
                </m:rPr>
                <m:t>−</m:t>
              </m:r>
              <m:r>
                <m:t>1</m:t>
              </m:r>
              <m:r>
                <m:rPr>
                  <m:sty m:val="p"/>
                </m:rPr>
                <m:t>−</m:t>
              </m:r>
              <m:r>
                <m:t>1</m:t>
              </m:r>
              <m:r>
                <m:rPr>
                  <m:sty m:val="p"/>
                </m:rPr>
                <m:t>+</m:t>
              </m:r>
              <m:r>
                <m:t>2</m:t>
              </m:r>
              <m:r>
                <m:rPr>
                  <m:sty m:val="p"/>
                </m:rPr>
                <m:t>)</m:t>
              </m:r>
            </m:e>
            <m:e>
              <m:r>
                <m:t>&amp;</m:t>
              </m:r>
              <m:r>
                <m:rPr>
                  <m:sty m:val="p"/>
                </m:rPr>
                <m:t>=</m:t>
              </m:r>
              <m:r>
                <m:t>0</m:t>
              </m:r>
              <m:r>
                <m:rPr>
                  <m:sty m:val="p"/>
                </m:rPr>
                <m:t>.</m:t>
              </m:r>
            </m:e>
          </m:eqArr>
        </m:oMath>
      </m:oMathPara>
    </w:p>
    <w:bookmarkEnd w:id="365"/>
    <w:bookmarkStart w:id="366" w:name="cor-orthonormal-basis-exists"/>
    <w:p>
      <w:pPr>
        <w:pStyle w:val="FirstParagraph"/>
      </w:pPr>
      <w:r>
        <w:rPr>
          <w:b/>
          <w:bCs/>
        </w:rPr>
        <w:t xml:space="preserve">Corollary 5 (Every subspace has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w:t>
      </w:r>
      <w:r>
        <w:t xml:space="preserve"> </w:t>
      </w:r>
      <w:r>
        <w:t xml:space="preserve">Every orthonormal list of vectors in</w:t>
      </w:r>
      <w:r>
        <w:t xml:space="preserve"> </w:t>
      </w:r>
      <m:oMath>
        <m:r>
          <m:rPr>
            <m:scr m:val="script"/>
            <m:sty m:val="p"/>
          </m:rPr>
          <m:t>S</m:t>
        </m:r>
      </m:oMath>
      <w:r>
        <w:t xml:space="preserve"> </w:t>
      </w:r>
      <w:r>
        <w:t xml:space="preserve">extends to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64</w:t>
        </w:r>
      </w:hyperlink>
      <w:r>
        <w:t xml:space="preserve">).</w:t>
      </w:r>
      <w:r>
        <w:t xml:space="preserve"> </w:t>
      </w:r>
      <w:r>
        <w:t xml:space="preserve">Starting from the empty list shows that</w:t>
      </w:r>
      <w:r>
        <w:t xml:space="preserve"> </w:t>
      </w:r>
      <m:oMath>
        <m:r>
          <m:rPr>
            <m:scr m:val="script"/>
            <m:sty m:val="p"/>
          </m:rPr>
          <m:t>S</m:t>
        </m:r>
      </m:oMath>
      <w:r>
        <w:t xml:space="preserve"> </w:t>
      </w:r>
      <w:r>
        <w:t xml:space="preserve">has an orthonormal basis.</w:t>
      </w:r>
    </w:p>
    <w:bookmarkEnd w:id="366"/>
    <w:p>
      <w:pPr>
        <w:pStyle w:val="BodyText"/>
      </w:pPr>
      <w:r>
        <w:rPr>
          <w:i/>
          <w:iCs/>
        </w:rPr>
        <w:t xml:space="preserve">Proof</w:t>
      </w:r>
      <w:r>
        <w:t xml:space="preserve">. </w:t>
      </w:r>
      <w:r>
        <w:t xml:space="preserve">Let</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r>
          <m:rPr>
            <m:sty m:val="p"/>
          </m:rPr>
          <m:t>∈</m:t>
        </m:r>
        <m:r>
          <m:rPr>
            <m:scr m:val="script"/>
            <m:sty m:val="p"/>
          </m:rPr>
          <m:t>S</m:t>
        </m:r>
      </m:oMath>
      <w:r>
        <w:t xml:space="preserve"> </w:t>
      </w:r>
      <w:r>
        <w:t xml:space="preserve">be orthonormal.</w:t>
      </w:r>
      <w:r>
        <w:t xml:space="preserve"> </w:t>
      </w:r>
      <w:r>
        <w:t xml:space="preserve">They are linearly independent (</w:t>
      </w:r>
      <w:hyperlink w:anchor="thm-orthonormal-independent">
        <w:r>
          <w:rPr>
            <w:rStyle w:val="Hyperlink"/>
          </w:rPr>
          <w:t xml:space="preserve">Theorem 59</w:t>
        </w:r>
      </w:hyperlink>
      <w:r>
        <w:t xml:space="preserve">),</w:t>
      </w:r>
      <w:r>
        <w:t xml:space="preserve"> </w:t>
      </w:r>
      <w:r>
        <w:t xml:space="preserve">so they extend to a basis</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r>
          <m:rPr>
            <m:sty m:val="p"/>
          </m:rPr>
          <m:t>,</m:t>
        </m:r>
        <m:sSub>
          <m:e>
            <m:acc>
              <m:accPr>
                <m:chr m:val="̃"/>
              </m:accPr>
              <m:e>
                <m:r>
                  <m:t>a</m:t>
                </m:r>
              </m:e>
            </m:acc>
          </m:e>
          <m:sub>
            <m:r>
              <m:t>r</m:t>
            </m:r>
            <m:r>
              <m:rPr>
                <m:sty m:val="p"/>
              </m:rPr>
              <m:t>+</m:t>
            </m:r>
            <m:r>
              <m:t>1</m:t>
            </m:r>
          </m:sub>
        </m:sSub>
        <m:r>
          <m:rPr>
            <m:sty m:val="p"/>
          </m:rPr>
          <m:t>,</m:t>
        </m:r>
        <m:r>
          <m:rPr>
            <m:sty m:val="p"/>
          </m:rPr>
          <m:t>…</m:t>
        </m:r>
        <m:r>
          <m:rPr>
            <m:sty m:val="p"/>
          </m:rPr>
          <m:t>,</m:t>
        </m:r>
        <m:sSub>
          <m:e>
            <m:acc>
              <m:accPr>
                <m:chr m:val="̃"/>
              </m:accPr>
              <m:e>
                <m:r>
                  <m:t>a</m:t>
                </m:r>
              </m:e>
            </m:acc>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28</w:t>
        </w:r>
      </w:hyperlink>
      <w:r>
        <w:t xml:space="preserve">).</w:t>
      </w:r>
      <w:r>
        <w:t xml:space="preserve"> </w:t>
      </w:r>
      <w:r>
        <w:t xml:space="preserve">Run the Gram-Schmidt process on this basis.</w:t>
      </w:r>
      <w:r>
        <w:t xml:space="preserve"> </w:t>
      </w:r>
      <w:r>
        <w:t xml:space="preserve">It is linearly independent, so the process completes,</w:t>
      </w:r>
      <w:r>
        <w:t xml:space="preserve"> </w:t>
      </w:r>
      <w:r>
        <w:t xml:space="preserve">and the output is an orthonormal basis of its span, which is</w:t>
      </w:r>
      <w:r>
        <w:t xml:space="preserve"> </w:t>
      </w:r>
      <m:oMath>
        <m:r>
          <m:rPr>
            <m:scr m:val="script"/>
            <m:sty m:val="p"/>
          </m:rPr>
          <m:t>S</m:t>
        </m:r>
      </m:oMath>
      <w:r>
        <w:t xml:space="preserve"> </w:t>
      </w:r>
      <w:r>
        <w:t xml:space="preserve">(</w:t>
      </w:r>
      <w:hyperlink w:anchor="thm-gram-schmidt">
        <w:r>
          <w:rPr>
            <w:rStyle w:val="Hyperlink"/>
          </w:rPr>
          <w:t xml:space="preserve">Theorem 61</w:t>
        </w:r>
      </w:hyperlink>
      <w:r>
        <w:t xml:space="preserve">, part 3).</w:t>
      </w:r>
    </w:p>
    <w:p>
      <w:pPr>
        <w:pStyle w:val="BodyText"/>
      </w:pPr>
      <w:r>
        <w:t xml:space="preserve">The first</w:t>
      </w:r>
      <w:r>
        <w:t xml:space="preserve"> </w:t>
      </w:r>
      <m:oMath>
        <m:r>
          <m:t>r</m:t>
        </m:r>
      </m:oMath>
      <w:r>
        <w:t xml:space="preserve"> </w:t>
      </w:r>
      <w:r>
        <w:t xml:space="preserve">outputs are</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oMath>
      <w:r>
        <w:t xml:space="preserve"> </w:t>
      </w:r>
      <w:r>
        <w:t xml:space="preserve">themselves,</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i</m:t>
        </m:r>
        <m:r>
          <m:rPr>
            <m:sty m:val="p"/>
          </m:rPr>
          <m:t>≤</m:t>
        </m:r>
        <m:r>
          <m:t>r</m:t>
        </m:r>
      </m:oMath>
      <w:r>
        <w:t xml:space="preserve">.</w:t>
      </w:r>
      <w:r>
        <w:t xml:space="preserve"> </w:t>
      </w:r>
      <w:r>
        <w:t xml:space="preserve">Suppose the outputs before step</w:t>
      </w:r>
      <w:r>
        <w:t xml:space="preserve"> </w:t>
      </w:r>
      <m:oMath>
        <m:r>
          <m:t>i</m:t>
        </m:r>
      </m:oMath>
      <w:r>
        <w:t xml:space="preserve"> </w:t>
      </w:r>
      <w:r>
        <w:t xml:space="preserve">are</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i</m:t>
            </m:r>
            <m:r>
              <m:rPr>
                <m:sty m:val="p"/>
              </m:rPr>
              <m:t>−</m:t>
            </m:r>
            <m:r>
              <m:t>1</m:t>
            </m:r>
          </m:sub>
        </m:sSub>
      </m:oMath>
      <w:r>
        <w:t xml:space="preserve"> </w:t>
      </w:r>
      <w:r>
        <w:t xml:space="preserve">(for</w:t>
      </w:r>
      <w:r>
        <w:t xml:space="preserve"> </w:t>
      </w:r>
      <m:oMath>
        <m:r>
          <m:t>i</m:t>
        </m:r>
        <m:r>
          <m:rPr>
            <m:sty m:val="p"/>
          </m:rPr>
          <m:t>=</m:t>
        </m:r>
        <m:r>
          <m:t>1</m:t>
        </m:r>
      </m:oMath>
      <w:r>
        <w:t xml:space="preserve"> </w:t>
      </w:r>
      <w:r>
        <w:t xml:space="preserve">there are none, and the sum below is empty). Then</w:t>
      </w:r>
    </w:p>
    <w:p>
      <w:pPr>
        <w:pStyle w:val="BodyText"/>
      </w:pPr>
      <m:oMathPara>
        <m:oMathParaPr>
          <m:jc m:val="center"/>
        </m:oMathParaPr>
        <m:oMath>
          <m:eqArr>
            <m:e>
              <m:sSub>
                <m:e>
                  <m:acc>
                    <m:accPr>
                      <m:chr m:val="̃"/>
                    </m:accPr>
                    <m:e>
                      <m:acc>
                        <m:accPr>
                          <m:chr m:val="̃"/>
                        </m:accPr>
                        <m:e>
                          <m:r>
                            <m:t>q</m:t>
                          </m:r>
                        </m:e>
                      </m:acc>
                    </m:e>
                  </m:acc>
                </m:e>
                <m:sub>
                  <m:r>
                    <m:t>i</m:t>
                  </m:r>
                </m:sub>
              </m:sSub>
              <m:r>
                <m:t>&amp;</m:t>
              </m:r>
              <m:r>
                <m:rPr>
                  <m:sty m:val="p"/>
                </m:rPr>
                <m:t>=</m:t>
              </m:r>
              <m:sSub>
                <m:e>
                  <m:acc>
                    <m:accPr>
                      <m:chr m:val="̃"/>
                    </m:accPr>
                    <m:e>
                      <m:r>
                        <m:t>u</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u</m:t>
                      </m:r>
                    </m:e>
                  </m:acc>
                </m:e>
                <m:sub>
                  <m:r>
                    <m:t>j</m:t>
                  </m:r>
                </m:sub>
              </m:sSub>
              <m:r>
                <m:rPr>
                  <m:sty m:val="p"/>
                </m:rPr>
                <m:t>⋅</m:t>
              </m:r>
              <m:sSub>
                <m:e>
                  <m:acc>
                    <m:accPr>
                      <m:chr m:val="̃"/>
                    </m:accPr>
                    <m:e>
                      <m:r>
                        <m:t>u</m:t>
                      </m:r>
                    </m:e>
                  </m:acc>
                </m:e>
                <m:sub>
                  <m:r>
                    <m:t>i</m:t>
                  </m:r>
                </m:sub>
              </m:sSub>
              <m:r>
                <m:rPr>
                  <m:sty m:val="p"/>
                </m:rPr>
                <m:t>)</m:t>
              </m:r>
              <m:r>
                <m:t> </m:t>
              </m:r>
              <m:sSub>
                <m:e>
                  <m:acc>
                    <m:accPr>
                      <m:chr m:val="̃"/>
                    </m:accPr>
                    <m:e>
                      <m:r>
                        <m:t>u</m:t>
                      </m:r>
                    </m:e>
                  </m:acc>
                </m:e>
                <m:sub>
                  <m:r>
                    <m:t>j</m:t>
                  </m:r>
                </m:sub>
              </m:sSub>
            </m:e>
            <m:e>
              <m:r>
                <m:t>&amp;</m:t>
              </m:r>
              <m:r>
                <m:rPr>
                  <m:sty m:val="p"/>
                </m:rPr>
                <m:t>=</m:t>
              </m:r>
              <m:sSub>
                <m:e>
                  <m:acc>
                    <m:accPr>
                      <m:chr m:val="̃"/>
                    </m:accPr>
                    <m:e>
                      <m:r>
                        <m:t>u</m:t>
                      </m:r>
                    </m:e>
                  </m:acc>
                </m:e>
                <m:sub>
                  <m:r>
                    <m:t>i</m:t>
                  </m:r>
                </m:sub>
              </m:sSub>
              <m:r>
                <m:rPr>
                  <m:sty m:val="p"/>
                </m:rPr>
                <m:t>,</m:t>
              </m:r>
            </m:e>
          </m:eqArr>
        </m:oMath>
      </m:oMathPara>
    </w:p>
    <w:p>
      <w:pPr>
        <w:pStyle w:val="FirstParagraph"/>
      </w:pPr>
      <w:r>
        <w:t xml:space="preserve">because each</w:t>
      </w:r>
      <w:r>
        <w:t xml:space="preserve"> </w:t>
      </w:r>
      <m:oMath>
        <m:sSub>
          <m:e>
            <m:acc>
              <m:accPr>
                <m:chr m:val="̃"/>
              </m:accPr>
              <m:e>
                <m:r>
                  <m:t>u</m:t>
                </m:r>
              </m:e>
            </m:acc>
          </m:e>
          <m:sub>
            <m:r>
              <m:t>j</m:t>
            </m:r>
          </m:sub>
        </m:sSub>
        <m:r>
          <m:rPr>
            <m:sty m:val="p"/>
          </m:rPr>
          <m:t>⋅</m:t>
        </m:r>
        <m:sSub>
          <m:e>
            <m:acc>
              <m:accPr>
                <m:chr m:val="̃"/>
              </m:accPr>
              <m:e>
                <m:r>
                  <m:t>u</m:t>
                </m:r>
              </m:e>
            </m:acc>
          </m:e>
          <m:sub>
            <m:r>
              <m:t>i</m:t>
            </m:r>
          </m:sub>
        </m:sSub>
        <m:r>
          <m:rPr>
            <m:sty m:val="p"/>
          </m:rPr>
          <m:t>=</m:t>
        </m:r>
        <m:r>
          <m:t>0</m:t>
        </m:r>
      </m:oMath>
      <w:r>
        <w:t xml:space="preserve">;</w:t>
      </w:r>
      <w:r>
        <w:t xml:space="preserve"> </w:t>
      </w:r>
      <m:oMath>
        <m:sSub>
          <m:e>
            <m:acc>
              <m:accPr>
                <m:chr m:val="̃"/>
              </m:accPr>
              <m:e>
                <m:acc>
                  <m:accPr>
                    <m:chr m:val="̃"/>
                  </m:accPr>
                  <m:e>
                    <m:r>
                      <m:t>q</m:t>
                    </m:r>
                  </m:e>
                </m:acc>
              </m:e>
            </m:acc>
          </m:e>
          <m:sub>
            <m:r>
              <m:t>i</m:t>
            </m:r>
          </m:sub>
        </m:sSub>
        <m:r>
          <m:rPr>
            <m:sty m:val="p"/>
          </m:rPr>
          <m:t>=</m:t>
        </m:r>
        <m:sSub>
          <m:e>
            <m:acc>
              <m:accPr>
                <m:chr m:val="̃"/>
              </m:accPr>
              <m:e>
                <m:r>
                  <m:t>u</m:t>
                </m:r>
              </m:e>
            </m:acc>
          </m:e>
          <m:sub>
            <m:r>
              <m:t>i</m:t>
            </m:r>
          </m:sub>
        </m:sSub>
        <m:r>
          <m:rPr>
            <m:sty m:val="p"/>
          </m:rPr>
          <m:t>≠</m:t>
        </m:r>
        <m:acc>
          <m:accPr>
            <m:chr m:val="̃"/>
          </m:accPr>
          <m:e>
            <m:r>
              <m:t>0</m:t>
            </m:r>
          </m:e>
        </m:acc>
      </m:oMath>
      <w:r>
        <w:t xml:space="preserve">, because</w:t>
      </w:r>
      <w:r>
        <w:t xml:space="preserve"> </w:t>
      </w:r>
      <m:oMath>
        <m:r>
          <m:t>​</m:t>
        </m:r>
        <m:d>
          <m:dPr>
            <m:begChr m:val="∥"/>
            <m:sepChr m:val=""/>
            <m:endChr m:val="∥"/>
            <m:grow/>
          </m:dPr>
          <m:e>
            <m:sSub>
              <m:e>
                <m:acc>
                  <m:accPr>
                    <m:chr m:val="̃"/>
                  </m:accPr>
                  <m:e>
                    <m:r>
                      <m:t>u</m:t>
                    </m:r>
                  </m:e>
                </m:acc>
              </m:e>
              <m:sub>
                <m:r>
                  <m:t>i</m:t>
                </m:r>
              </m:sub>
            </m:sSub>
          </m:e>
        </m:d>
        <m:r>
          <m:t>​</m:t>
        </m:r>
        <m:r>
          <m:rPr>
            <m:sty m:val="p"/>
          </m:rPr>
          <m:t>=</m:t>
        </m:r>
        <m:r>
          <m:t>1</m:t>
        </m:r>
      </m:oMath>
      <w:r>
        <w:t xml:space="preserve">,</w:t>
      </w:r>
      <w:r>
        <w:t xml:space="preserve"> </w:t>
      </w:r>
      <w:r>
        <w:t xml:space="preserve">so the process does not stop;</w:t>
      </w:r>
      <w:r>
        <w:t xml:space="preserve"> </w:t>
      </w:r>
      <w:r>
        <w:t xml:space="preserve">and</w:t>
      </w:r>
    </w:p>
    <w:p>
      <w:pPr>
        <w:pStyle w:val="BodyText"/>
      </w:pPr>
      <m:oMathPara>
        <m:oMathParaPr>
          <m:jc m:val="center"/>
        </m:oMathParaPr>
        <m:oMath>
          <m:eqArr>
            <m:e>
              <m:sSub>
                <m:e>
                  <m:acc>
                    <m:accPr>
                      <m:chr m:val="̃"/>
                    </m:accPr>
                    <m:e>
                      <m:r>
                        <m:t>q</m:t>
                      </m:r>
                    </m:e>
                  </m:acc>
                </m:e>
                <m:sub>
                  <m:r>
                    <m:t>i</m:t>
                  </m:r>
                </m:sub>
              </m:sSub>
              <m:r>
                <m:t>&amp;</m:t>
              </m:r>
              <m:r>
                <m:rPr>
                  <m:sty m:val="p"/>
                </m:rPr>
                <m:t>=</m:t>
              </m:r>
              <m:sSub>
                <m:e>
                  <m:acc>
                    <m:accPr>
                      <m:chr m:val="̃"/>
                    </m:accPr>
                    <m:e>
                      <m:r>
                        <m:t>u</m:t>
                      </m:r>
                    </m:e>
                  </m:acc>
                </m:e>
                <m:sub>
                  <m:r>
                    <m:t>i</m:t>
                  </m:r>
                </m:sub>
              </m:sSub>
              <m:r>
                <m:rPr>
                  <m:sty m:val="p"/>
                </m:rPr>
                <m:t>/</m:t>
              </m:r>
              <m:r>
                <m:t>​</m:t>
              </m:r>
              <m:d>
                <m:dPr>
                  <m:begChr m:val="∥"/>
                  <m:sepChr m:val=""/>
                  <m:endChr m:val="∥"/>
                  <m:grow/>
                </m:dPr>
                <m:e>
                  <m:sSub>
                    <m:e>
                      <m:acc>
                        <m:accPr>
                          <m:chr m:val="̃"/>
                        </m:accPr>
                        <m:e>
                          <m:r>
                            <m:t>u</m:t>
                          </m:r>
                        </m:e>
                      </m:acc>
                    </m:e>
                    <m:sub>
                      <m:r>
                        <m:t>i</m:t>
                      </m:r>
                    </m:sub>
                  </m:sSub>
                </m:e>
              </m:d>
              <m:r>
                <m:t>​</m:t>
              </m:r>
            </m:e>
            <m:e>
              <m:r>
                <m:t>&amp;</m:t>
              </m:r>
              <m:r>
                <m:rPr>
                  <m:sty m:val="p"/>
                </m:rPr>
                <m:t>=</m:t>
              </m:r>
              <m:sSub>
                <m:e>
                  <m:acc>
                    <m:accPr>
                      <m:chr m:val="̃"/>
                    </m:accPr>
                    <m:e>
                      <m:r>
                        <m:t>u</m:t>
                      </m:r>
                    </m:e>
                  </m:acc>
                </m:e>
                <m:sub>
                  <m:r>
                    <m:t>i</m:t>
                  </m:r>
                </m:sub>
              </m:sSub>
              <m:r>
                <m:rPr>
                  <m:sty m:val="p"/>
                </m:rPr>
                <m:t>.</m:t>
              </m:r>
            </m:e>
          </m:eqArr>
        </m:oMath>
      </m:oMathPara>
    </w:p>
    <w:p>
      <w:pPr>
        <w:pStyle w:val="FirstParagraph"/>
      </w:pPr>
      <w:r>
        <w:t xml:space="preserve">So the orthonormal basis contains the starting list.</w:t>
      </w:r>
    </w:p>
    <w:bookmarkStart w:id="367" w:name="exm-orthonormal-basis-exists"/>
    <w:p>
      <w:pPr>
        <w:pStyle w:val="BodyText"/>
      </w:pPr>
      <w:r>
        <w:rPr>
          <w:b/>
          <w:bCs/>
        </w:rPr>
        <w:t xml:space="preserve">Example 114 (Extending one unit vector to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Start from the unit vector</w:t>
      </w:r>
      <w:r>
        <w:t xml:space="preserve"> </w:t>
      </w:r>
      <m:oMath>
        <m:sSub>
          <m:e>
            <m:acc>
              <m:accPr>
                <m:chr m:val="̃"/>
              </m:accPr>
              <m:e>
                <m:r>
                  <m:t>u</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r>
        <w:t xml:space="preserve"> </w:t>
      </w:r>
      <w:r>
        <w:t xml:space="preserve">Extend it to a basis of</w:t>
      </w:r>
      <w:r>
        <w:t xml:space="preserve"> </w:t>
      </w:r>
      <m:oMath>
        <m:sSup>
          <m:e>
            <m:r>
              <m:rPr>
                <m:scr m:val="double-struck"/>
                <m:sty m:val="p"/>
              </m:rPr>
              <m:t>R</m:t>
            </m:r>
          </m:e>
          <m:sup>
            <m:r>
              <m:t>3</m:t>
            </m:r>
          </m:sup>
        </m:sSup>
      </m:oMath>
      <w:r>
        <w:t xml:space="preserve"> </w:t>
      </w:r>
      <w:r>
        <w:t xml:space="preserve">as in</w:t>
      </w:r>
      <w:r>
        <w:t xml:space="preserve"> </w:t>
      </w:r>
      <w:hyperlink w:anchor="exm-extend-basis">
        <w:r>
          <w:rPr>
            <w:rStyle w:val="Hyperlink"/>
          </w:rPr>
          <w:t xml:space="preserve">Example 49</w:t>
        </w:r>
      </w:hyperlink>
      <w:r>
        <w:t xml:space="preserve">,</w:t>
      </w:r>
      <w:r>
        <w:t xml:space="preserve"> </w:t>
      </w:r>
      <w:r>
        <w:t xml:space="preserve">starting from the empty list:</w:t>
      </w:r>
      <w:r>
        <w:t xml:space="preserve"> </w:t>
      </w:r>
      <m:oMath>
        <m:sSub>
          <m:e>
            <m:acc>
              <m:accPr>
                <m:chr m:val="̃"/>
              </m:accPr>
              <m:e>
                <m:r>
                  <m:t>u</m:t>
                </m:r>
              </m:e>
            </m:acc>
          </m:e>
          <m:sub>
            <m:r>
              <m:t>1</m:t>
            </m:r>
          </m:sub>
        </m:sSub>
      </m:oMath>
      <w:r>
        <w:t xml:space="preserve"> </w:t>
      </w:r>
      <w:r>
        <w:t xml:space="preserve">is not in the span of the empty list,</w:t>
      </w:r>
      <w:r>
        <w:t xml:space="preserve"> </w:t>
      </w:r>
      <m:oMath>
        <m:r>
          <m:t>​</m:t>
        </m:r>
        <m:d>
          <m:dPr>
            <m:begChr m:val="{"/>
            <m:sepChr m:val=""/>
            <m:endChr m:val="}"/>
            <m:grow/>
          </m:dPr>
          <m:e>
            <m:acc>
              <m:accPr>
                <m:chr m:val="̃"/>
              </m:accPr>
              <m:e>
                <m:r>
                  <m:t>0</m:t>
                </m:r>
              </m:e>
            </m:acc>
          </m:e>
        </m:d>
        <m:r>
          <m:t>​</m:t>
        </m:r>
      </m:oMath>
      <w:r>
        <w:t xml:space="preserve">, because</w:t>
      </w:r>
      <w:r>
        <w:t xml:space="preserve"> </w:t>
      </w:r>
      <m:oMath>
        <m:r>
          <m:t>​</m:t>
        </m:r>
        <m:d>
          <m:dPr>
            <m:begChr m:val="∥"/>
            <m:sepChr m:val=""/>
            <m:endChr m:val="∥"/>
            <m:grow/>
          </m:dPr>
          <m:e>
            <m:sSub>
              <m:e>
                <m:acc>
                  <m:accPr>
                    <m:chr m:val="̃"/>
                  </m:accPr>
                  <m:e>
                    <m:r>
                      <m:t>u</m:t>
                    </m:r>
                  </m:e>
                </m:acc>
              </m:e>
              <m:sub>
                <m:r>
                  <m:t>1</m:t>
                </m:r>
              </m:sub>
            </m:sSub>
          </m:e>
        </m:d>
        <m:r>
          <m:t>​</m:t>
        </m:r>
        <m:r>
          <m:rPr>
            <m:sty m:val="p"/>
          </m:rPr>
          <m:t>=</m:t>
        </m:r>
        <m:r>
          <m:t>1</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sSub>
              <m:e>
                <m:acc>
                  <m:accPr>
                    <m:chr m:val="̃"/>
                  </m:accPr>
                  <m:e>
                    <m:r>
                      <m:t>u</m:t>
                    </m:r>
                  </m:e>
                </m:acc>
              </m:e>
              <m:sub>
                <m:r>
                  <m:t>1</m:t>
                </m:r>
              </m:sub>
            </m:sSub>
          </m:e>
        </m:d>
        <m:r>
          <m:t>​</m:t>
        </m:r>
      </m:oMath>
      <w:r>
        <w:t xml:space="preserve">,</w:t>
      </w:r>
      <w:r>
        <w:t xml:space="preserve"> </w:t>
      </w:r>
      <w:r>
        <w:t xml:space="preserve">because every multiple of</w:t>
      </w:r>
      <w:r>
        <w:t xml:space="preserve"> </w:t>
      </w:r>
      <m:oMath>
        <m:sSub>
          <m:e>
            <m:acc>
              <m:accPr>
                <m:chr m:val="̃"/>
              </m:accPr>
              <m:e>
                <m:r>
                  <m:t>u</m:t>
                </m:r>
              </m:e>
            </m:acc>
          </m:e>
          <m:sub>
            <m:r>
              <m:t>1</m:t>
            </m:r>
          </m:sub>
        </m:sSub>
      </m:oMath>
      <w:r>
        <w:t xml:space="preserve"> </w:t>
      </w:r>
      <w:r>
        <w:t xml:space="preserve">has equal first and second entries,</w:t>
      </w:r>
      <w:r>
        <w:t xml:space="preserve"> </w:t>
      </w:r>
      <w:r>
        <w:t xml:space="preserve">and</w:t>
      </w:r>
      <w:r>
        <w:t xml:space="preserve"> </w:t>
      </w: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So</w:t>
      </w:r>
      <w:r>
        <w:t xml:space="preserve"> </w:t>
      </w:r>
      <m:oMath>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are linearly independent (</w:t>
      </w:r>
      <w:hyperlink w:anchor="thm-add-outside-span">
        <w:r>
          <w:rPr>
            <w:rStyle w:val="Hyperlink"/>
          </w:rPr>
          <w:t xml:space="preserve">Theorem 27</w:t>
        </w:r>
      </w:hyperlink>
      <w:r>
        <w:t xml:space="preserve">),</w:t>
      </w:r>
      <w:r>
        <w:t xml:space="preserve"> </w:t>
      </w:r>
      <w:r>
        <w:t xml:space="preserve">and three linearly independent vectors in</w:t>
      </w:r>
      <w:r>
        <w:t xml:space="preserve"> </w:t>
      </w:r>
      <m:oMath>
        <m:sSup>
          <m:e>
            <m:r>
              <m:rPr>
                <m:scr m:val="double-struck"/>
                <m:sty m:val="p"/>
              </m:rPr>
              <m:t>R</m:t>
            </m:r>
          </m:e>
          <m:sup>
            <m:r>
              <m:t>3</m:t>
            </m:r>
          </m:sup>
        </m:sSup>
      </m:oMath>
      <w:r>
        <w:t xml:space="preserve"> </w:t>
      </w:r>
      <w:r>
        <w:t xml:space="preserve">are a basis of it</w:t>
      </w:r>
      <w:r>
        <w:t xml:space="preserve"> </w:t>
      </w:r>
      <w:r>
        <w:t xml:space="preserve">(they are a basis of their span, which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and so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30</w:t>
        </w:r>
      </w:hyperlink>
      <w:r>
        <w:t xml:space="preserve">,</w:t>
      </w:r>
      <w:r>
        <w:t xml:space="preserve"> </w:t>
      </w:r>
      <w:hyperlink w:anchor="exm-dimension">
        <w:r>
          <w:rPr>
            <w:rStyle w:val="Hyperlink"/>
          </w:rPr>
          <w:t xml:space="preserve">Example 47</w:t>
        </w:r>
      </w:hyperlink>
      <w:r>
        <w:t xml:space="preserve">)).</w:t>
      </w:r>
      <w:r>
        <w:t xml:space="preserve"> </w:t>
      </w:r>
      <w:r>
        <w:t xml:space="preserve">Gram-Schmidt on</w:t>
      </w:r>
      <w:r>
        <w:t xml:space="preserve"> </w:t>
      </w:r>
      <m:oMath>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w:t>
      </w:r>
    </w:p>
    <w:p>
      <w:pPr>
        <w:numPr>
          <w:ilvl w:val="0"/>
          <w:numId w:val="1069"/>
        </w:numPr>
      </w:pPr>
      <m:oMath>
        <m:sSub>
          <m:e>
            <m:acc>
              <m:accPr>
                <m:chr m:val="̃"/>
              </m:accPr>
              <m:e>
                <m:r>
                  <m:t>q</m:t>
                </m:r>
              </m:e>
            </m:acc>
          </m:e>
          <m:sub>
            <m:r>
              <m:t>1</m:t>
            </m:r>
          </m:sub>
        </m:sSub>
        <m:r>
          <m:rPr>
            <m:sty m:val="p"/>
          </m:rPr>
          <m:t>=</m:t>
        </m:r>
        <m:sSub>
          <m:e>
            <m:acc>
              <m:accPr>
                <m:chr m:val="̃"/>
              </m:accPr>
              <m:e>
                <m:r>
                  <m:t>u</m:t>
                </m:r>
              </m:e>
            </m:acc>
          </m:e>
          <m:sub>
            <m:r>
              <m:t>1</m:t>
            </m:r>
          </m:sub>
        </m:sSub>
      </m:oMath>
      <w:r>
        <w:t xml:space="preserve">.</w:t>
      </w:r>
    </w:p>
    <w:p>
      <w:pPr>
        <w:numPr>
          <w:ilvl w:val="0"/>
          <w:numId w:val="1069"/>
        </w:numPr>
      </w:pPr>
      <m:oMath>
        <m:sSub>
          <m:e>
            <m:acc>
              <m:accPr>
                <m:chr m:val="̃"/>
              </m:accPr>
              <m:e>
                <m:r>
                  <m:t>q</m:t>
                </m:r>
              </m:e>
            </m:acc>
          </m:e>
          <m:sub>
            <m:r>
              <m:t>1</m:t>
            </m:r>
          </m:sub>
        </m:sSub>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ad>
              <m:radPr>
                <m:degHide m:val="on"/>
              </m:radPr>
              <m:deg/>
              <m:e>
                <m:r>
                  <m:t>2</m:t>
                </m:r>
              </m:e>
            </m:rad>
          </m:den>
        </m:f>
      </m:oMath>
      <w:r>
        <w:t xml:space="preserve">, so</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0</m:t>
                  </m:r>
                </m:e>
              </m:d>
              <m:r>
                <m:t>​</m:t>
              </m:r>
              <m:r>
                <m:rPr>
                  <m:sty m:val="p"/>
                </m:rPr>
                <m:t>,</m:t>
              </m:r>
            </m:e>
          </m:eqArr>
        </m:oMath>
      </m:oMathPara>
    </w:p>
    <w:p>
      <w:pPr>
        <w:numPr>
          <w:ilvl w:val="0"/>
          <w:numId w:val="1000"/>
        </w:numPr>
      </w:pPr>
      <w:r>
        <w:t xml:space="preserve">with norm</w:t>
      </w:r>
      <w:r>
        <w:t xml:space="preserve"> </w:t>
      </w:r>
      <m:oMath>
        <m:f>
          <m:fPr>
            <m:type m:val="lin"/>
          </m:fPr>
          <m:num>
            <m:r>
              <m:t>1</m:t>
            </m:r>
          </m:num>
          <m:den>
            <m:rad>
              <m:radPr>
                <m:degHide m:val="on"/>
              </m:radPr>
              <m:deg/>
              <m:e>
                <m:r>
                  <m:t>2</m:t>
                </m:r>
              </m:e>
            </m:rad>
          </m:den>
        </m:f>
      </m:oMath>
      <w:r>
        <w:t xml:space="preserve">, and</w:t>
      </w:r>
      <w:r>
        <w:t xml:space="preserve"> </w:t>
      </w:r>
      <m:oMath>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oMath>
      <w:r>
        <w:t xml:space="preserve">.</w:t>
      </w:r>
    </w:p>
    <w:p>
      <w:pPr>
        <w:numPr>
          <w:ilvl w:val="0"/>
          <w:numId w:val="1069"/>
        </w:numPr>
      </w:pPr>
      <m:oMath>
        <m:r>
          <m:rPr>
            <m:sty m:val="p"/>
          </m:rPr>
          <m:t>(</m:t>
        </m:r>
        <m:r>
          <m:t>0</m:t>
        </m:r>
        <m:r>
          <m:rPr>
            <m:sty m:val="p"/>
          </m:rPr>
          <m:t>,</m:t>
        </m:r>
        <m:r>
          <m:t>0</m:t>
        </m:r>
        <m:r>
          <m:rPr>
            <m:sty m:val="p"/>
          </m:rPr>
          <m:t>,</m:t>
        </m:r>
        <m:r>
          <m:t>1</m:t>
        </m:r>
        <m:r>
          <m:rPr>
            <m:sty m:val="p"/>
          </m:rPr>
          <m:t>)</m:t>
        </m:r>
      </m:oMath>
      <w:r>
        <w:t xml:space="preserve"> </w:t>
      </w:r>
      <w:r>
        <w:t xml:space="preserve">is orthogonal to</w:t>
      </w:r>
      <w:r>
        <w:t xml:space="preserve"> </w:t>
      </w:r>
      <m:oMath>
        <m:sSub>
          <m:e>
            <m:acc>
              <m:accPr>
                <m:chr m:val="̃"/>
              </m:accPr>
              <m:e>
                <m:r>
                  <m:t>q</m:t>
                </m:r>
              </m:e>
            </m:acc>
          </m:e>
          <m:sub>
            <m:r>
              <m:t>1</m:t>
            </m:r>
          </m:sub>
        </m:sSub>
      </m:oMath>
      <w:r>
        <w:t xml:space="preserve"> </w:t>
      </w:r>
      <w:r>
        <w:t xml:space="preserve">and</w:t>
      </w:r>
      <w:r>
        <w:t xml:space="preserve"> </w:t>
      </w:r>
      <m:oMath>
        <m:sSub>
          <m:e>
            <m:acc>
              <m:accPr>
                <m:chr m:val="̃"/>
              </m:accPr>
              <m:e>
                <m:r>
                  <m:t>q</m:t>
                </m:r>
              </m:e>
            </m:acc>
          </m:e>
          <m:sub>
            <m:r>
              <m:t>2</m:t>
            </m:r>
          </m:sub>
        </m:sSub>
      </m:oMath>
      <w:r>
        <w:t xml:space="preserve">, so</w:t>
      </w:r>
      <w:r>
        <w:t xml:space="preserve"> </w:t>
      </w:r>
      <m:oMath>
        <m:sSub>
          <m:e>
            <m:acc>
              <m:accPr>
                <m:chr m:val="̃"/>
              </m:accPr>
              <m:e>
                <m:acc>
                  <m:accPr>
                    <m:chr m:val="̃"/>
                  </m:accPr>
                  <m:e>
                    <m:r>
                      <m:t>q</m:t>
                    </m:r>
                  </m:e>
                </m:acc>
              </m:e>
            </m:acc>
          </m:e>
          <m:sub>
            <m:r>
              <m:t>3</m:t>
            </m:r>
          </m:sub>
        </m:sSub>
        <m:r>
          <m:rPr>
            <m:sty m:val="p"/>
          </m:rPr>
          <m:t>=</m:t>
        </m:r>
        <m:r>
          <m:rPr>
            <m:sty m:val="p"/>
          </m:rPr>
          <m:t>(</m:t>
        </m:r>
        <m:r>
          <m:t>0</m:t>
        </m:r>
        <m:r>
          <m:rPr>
            <m:sty m:val="p"/>
          </m:rPr>
          <m:t>,</m:t>
        </m:r>
        <m:r>
          <m:t>0</m:t>
        </m:r>
        <m:r>
          <m:rPr>
            <m:sty m:val="p"/>
          </m:rPr>
          <m:t>,</m:t>
        </m:r>
        <m:r>
          <m:t>1</m:t>
        </m:r>
        <m:r>
          <m:rPr>
            <m:sty m:val="p"/>
          </m:rPr>
          <m:t>)</m:t>
        </m:r>
      </m:oMath>
      <w:r>
        <w:t xml:space="preserve">, which already has norm</w:t>
      </w:r>
      <w:r>
        <w:t xml:space="preserve"> </w:t>
      </w:r>
      <m:oMath>
        <m:r>
          <m:t>1</m:t>
        </m:r>
      </m:oMath>
      <w:r>
        <w:t xml:space="preserve">, and</w:t>
      </w:r>
      <w:r>
        <w:t xml:space="preserve"> </w:t>
      </w:r>
      <m:oMath>
        <m:sSub>
          <m:e>
            <m:acc>
              <m:accPr>
                <m:chr m:val="̃"/>
              </m:accPr>
              <m:e>
                <m:r>
                  <m:t>q</m:t>
                </m:r>
              </m:e>
            </m:acc>
          </m:e>
          <m:sub>
            <m:r>
              <m:t>3</m:t>
            </m:r>
          </m:sub>
        </m:sSub>
        <m:r>
          <m:rPr>
            <m:sty m:val="p"/>
          </m:rPr>
          <m:t>=</m:t>
        </m:r>
        <m:r>
          <m:rPr>
            <m:sty m:val="p"/>
          </m:rPr>
          <m:t>(</m:t>
        </m:r>
        <m:r>
          <m:t>0</m:t>
        </m:r>
        <m:r>
          <m:rPr>
            <m:sty m:val="p"/>
          </m:rPr>
          <m:t>,</m:t>
        </m:r>
        <m:r>
          <m:t>0</m:t>
        </m:r>
        <m:r>
          <m:rPr>
            <m:sty m:val="p"/>
          </m:rPr>
          <m:t>,</m:t>
        </m:r>
        <m:r>
          <m:t>1</m:t>
        </m:r>
        <m:r>
          <m:rPr>
            <m:sty m:val="p"/>
          </m:rPr>
          <m:t>)</m:t>
        </m:r>
      </m:oMath>
      <w:r>
        <w:t xml:space="preserve">.</w:t>
      </w:r>
    </w:p>
    <w:p>
      <w:pPr>
        <w:pStyle w:val="FirstParagraph"/>
      </w:pPr>
      <w:r>
        <w:t xml:space="preserve">The result is the orthonormal basis of</w:t>
      </w:r>
      <w:r>
        <w:t xml:space="preserve"> </w:t>
      </w:r>
      <w:hyperlink w:anchor="exm-orthonormal-basis">
        <w:r>
          <w:rPr>
            <w:rStyle w:val="Hyperlink"/>
          </w:rPr>
          <w:t xml:space="preserve">Example 108</w:t>
        </w:r>
      </w:hyperlink>
      <w:r>
        <w:t xml:space="preserve">, in a different order.</w:t>
      </w:r>
    </w:p>
    <w:bookmarkEnd w:id="367"/>
    <w:bookmarkEnd w:id="368"/>
    <w:bookmarkStart w:id="374" w:name="outer-product"/>
    <w:p>
      <w:pPr>
        <w:pStyle w:val="Heading2"/>
      </w:pPr>
      <w:r>
        <w:t xml:space="preserve">13 Outer product</w:t>
      </w:r>
    </w:p>
    <w:bookmarkStart w:id="369" w:name="def-outer-product"/>
    <w:p>
      <w:pPr>
        <w:pStyle w:val="FirstParagraph"/>
      </w:pPr>
      <w:r>
        <w:rPr>
          <w:b/>
          <w:bCs/>
        </w:rPr>
        <w:t xml:space="preserve">Definition 66 (Outer product)</w:t>
      </w:r>
      <w:r>
        <w:t xml:space="preserve"> </w:t>
      </w:r>
      <w:r>
        <w:t xml:space="preserve">The</w:t>
      </w:r>
      <w:r>
        <w:t xml:space="preserve"> </w:t>
      </w:r>
      <w:r>
        <w:rPr>
          <w:b/>
          <w:bCs/>
        </w:rPr>
        <w:t xml:space="preserve">outer product</w:t>
      </w:r>
      <w:r>
        <w:t xml:space="preserve"> </w:t>
      </w:r>
      <w:r>
        <w:t xml:space="preserve">of a vector</w:t>
      </w:r>
      <w:r>
        <w:t xml:space="preserve"> </w:t>
      </w:r>
      <m:oMath>
        <m:acc>
          <m:accPr>
            <m:chr m:val="̃"/>
          </m:accPr>
          <m:e>
            <m:r>
              <m:t>u</m:t>
            </m:r>
          </m:e>
        </m:acc>
      </m:oMath>
      <w:r>
        <w:t xml:space="preserve"> </w:t>
      </w:r>
      <w:r>
        <w:t xml:space="preserve">of length</w:t>
      </w:r>
      <w:r>
        <w:t xml:space="preserve"> </w:t>
      </w:r>
      <m:oMath>
        <m:r>
          <m:t>m</m:t>
        </m:r>
      </m:oMath>
      <w:r>
        <w:t xml:space="preserve"> </w:t>
      </w:r>
      <w:r>
        <w:t xml:space="preserve">and a vector</w:t>
      </w:r>
      <w:r>
        <w:t xml:space="preserve"> </w:t>
      </w:r>
      <m:oMath>
        <m:acc>
          <m:accPr>
            <m:chr m:val="̃"/>
          </m:accPr>
          <m:e>
            <m:r>
              <m:t>v</m:t>
            </m:r>
          </m:e>
        </m:acc>
      </m:oMath>
      <w:r>
        <w:t xml:space="preserve"> </w:t>
      </w:r>
      <w:r>
        <w:t xml:space="preserve">of length</w:t>
      </w:r>
      <w:r>
        <w:t xml:space="preserve"> </w:t>
      </w:r>
      <m:oMath>
        <m:r>
          <m:t>n</m:t>
        </m:r>
      </m:oMath>
      <w:r>
        <w:t xml:space="preserve"> </w:t>
      </w:r>
      <w:r>
        <w:t xml:space="preserve">is the</w:t>
      </w:r>
      <w:r>
        <w:t xml:space="preserve"> </w:t>
      </w:r>
      <m:oMath>
        <m:r>
          <m:t>m</m:t>
        </m:r>
        <m:r>
          <m:rPr>
            <m:sty m:val="p"/>
          </m:rPr>
          <m:t>×</m:t>
        </m:r>
        <m:r>
          <m:t>n</m:t>
        </m:r>
      </m:oMath>
      <w:r>
        <w:t xml:space="preserve"> </w:t>
      </w:r>
      <w:r>
        <w:t xml:space="preserve">matrix product (4)</w:t>
      </w:r>
      <w:r>
        <w:t xml:space="preserve"> </w:t>
      </w:r>
      <m:oMath>
        <m:acc>
          <m:accPr>
            <m:chr m:val="̃"/>
          </m:accPr>
          <m:e>
            <m:r>
              <m:t>u</m:t>
            </m:r>
          </m:e>
        </m:acc>
        <m:r>
          <m:t> </m:t>
        </m:r>
        <m:sSup>
          <m:e>
            <m:acc>
              <m:accPr>
                <m:chr m:val="̃"/>
              </m:accPr>
              <m:e>
                <m:r>
                  <m:t>v</m:t>
                </m:r>
              </m:e>
            </m:acc>
          </m:e>
          <m:sup>
            <m:r>
              <m:rPr>
                <m:sty m:val="p"/>
              </m:rPr>
              <m:t>⊤</m:t>
            </m:r>
          </m:sup>
        </m:sSup>
      </m:oMath>
      <w:r>
        <w:t xml:space="preserve"> </w:t>
      </w:r>
      <w:r>
        <w:t xml:space="preserve">of the column vector</w:t>
      </w:r>
      <w:r>
        <w:t xml:space="preserve"> </w:t>
      </w:r>
      <m:oMath>
        <m:acc>
          <m:accPr>
            <m:chr m:val="̃"/>
          </m:accPr>
          <m:e>
            <m:r>
              <m:t>u</m:t>
            </m:r>
          </m:e>
        </m:acc>
      </m:oMath>
      <w:r>
        <w:t xml:space="preserve"> </w:t>
      </w:r>
      <w:r>
        <w:t xml:space="preserve">with the row vector</w:t>
      </w:r>
      <w:r>
        <w:t xml:space="preserve"> </w:t>
      </w:r>
      <m:oMath>
        <m:sSup>
          <m:e>
            <m:acc>
              <m:accPr>
                <m:chr m:val="̃"/>
              </m:accPr>
              <m:e>
                <m:r>
                  <m:t>v</m:t>
                </m:r>
              </m:e>
            </m:acc>
          </m:e>
          <m:sup>
            <m:r>
              <m:rPr>
                <m:sty m:val="p"/>
              </m:rPr>
              <m:t>⊤</m:t>
            </m:r>
          </m:sup>
        </m:sSup>
      </m:oMath>
      <w:r>
        <w:t xml:space="preserve">.</w:t>
      </w:r>
      <w:r>
        <w:t xml:space="preserve"> </w:t>
      </w:r>
      <w:r>
        <w:t xml:space="preserve">Its entries are</w:t>
      </w:r>
    </w:p>
    <w:p>
      <w:pPr>
        <w:pStyle w:val="BodyText"/>
      </w:pPr>
      <m:oMathPara>
        <m:oMathParaPr>
          <m:jc m:val="center"/>
        </m:oMathParaPr>
        <m:oMath>
          <m:r>
            <m:t>​</m:t>
          </m:r>
          <m:d>
            <m:dPr>
              <m:begChr m:val="("/>
              <m:sepChr m:val=""/>
              <m:endChr m:val=")"/>
              <m:grow/>
            </m:dPr>
            <m:e>
              <m:limLow>
                <m:e>
                  <m:limLow>
                    <m:e>
                      <m:acc>
                        <m:accPr>
                          <m:chr m:val="̃"/>
                        </m:accPr>
                        <m:e>
                          <m:r>
                            <m:t>u</m:t>
                          </m:r>
                        </m:e>
                      </m:acc>
                    </m:e>
                    <m:lim>
                      <m:r>
                        <m:rPr>
                          <m:sty m:val="p"/>
                        </m:rPr>
                        <m:t>⏟</m:t>
                      </m:r>
                    </m:lim>
                  </m:limLow>
                </m:e>
                <m:lim>
                  <m:r>
                    <m:t>m</m:t>
                  </m:r>
                  <m:r>
                    <m:rPr>
                      <m:sty m:val="p"/>
                    </m:rPr>
                    <m:t>×</m:t>
                  </m:r>
                  <m:r>
                    <m:t>1</m:t>
                  </m:r>
                </m:lim>
              </m:limLow>
              <m:r>
                <m:t> </m:t>
              </m:r>
              <m:limLow>
                <m:e>
                  <m:limLow>
                    <m:e>
                      <m:sSup>
                        <m:e>
                          <m:acc>
                            <m:accPr>
                              <m:chr m:val="̃"/>
                            </m:accPr>
                            <m:e>
                              <m:r>
                                <m:t>v</m:t>
                              </m:r>
                            </m:e>
                          </m:acc>
                        </m:e>
                        <m:sup>
                          <m:r>
                            <m:rPr>
                              <m:sty m:val="p"/>
                            </m:rPr>
                            <m:t>⊤</m:t>
                          </m:r>
                        </m:sup>
                      </m:sSup>
                    </m:e>
                    <m:lim>
                      <m:r>
                        <m:rPr>
                          <m:sty m:val="p"/>
                        </m:rPr>
                        <m:t>⏟</m:t>
                      </m:r>
                    </m:lim>
                  </m:limLow>
                </m:e>
                <m:lim>
                  <m:r>
                    <m:t>1</m:t>
                  </m:r>
                  <m:r>
                    <m:rPr>
                      <m:sty m:val="p"/>
                    </m:rPr>
                    <m:t>×</m:t>
                  </m:r>
                  <m:r>
                    <m:t>n</m:t>
                  </m:r>
                </m:lim>
              </m:limLow>
            </m:e>
          </m:d>
          <m:sSub>
            <m:e>
              <m:r>
                <m:t>​</m:t>
              </m:r>
            </m:e>
            <m:sub>
              <m:r>
                <m:t>i</m:t>
              </m:r>
              <m:r>
                <m:t>j</m:t>
              </m:r>
            </m:sub>
          </m:sSub>
          <m:r>
            <m:rPr>
              <m:sty m:val="p"/>
            </m:rPr>
            <m:t>=</m:t>
          </m:r>
          <m:sSub>
            <m:e>
              <m:r>
                <m:t>u</m:t>
              </m:r>
            </m:e>
            <m:sub>
              <m:r>
                <m:t>i</m:t>
              </m:r>
            </m:sub>
          </m:sSub>
          <m:sSub>
            <m:e>
              <m:r>
                <m:t>v</m:t>
              </m:r>
            </m:e>
            <m:sub>
              <m:r>
                <m:t>j</m:t>
              </m:r>
            </m:sub>
          </m:sSub>
          <m:r>
            <m:t>  </m:t>
          </m:r>
          <m:r>
            <m:rPr>
              <m:nor/>
              <m:sty m:val="p"/>
            </m:rPr>
            <m:t>(definition of matrix multiplication; the sum has one term)</m:t>
          </m:r>
        </m:oMath>
      </m:oMathPara>
    </w:p>
    <w:bookmarkEnd w:id="369"/>
    <w:bookmarkStart w:id="370" w:name="exm-outer-product"/>
    <w:p>
      <w:pPr>
        <w:pStyle w:val="FirstParagraph"/>
      </w:pPr>
      <w:r>
        <w:rPr>
          <w:b/>
          <w:bCs/>
        </w:rPr>
        <w:t xml:space="preserve">Example 115 (An outer product)</w:t>
      </w:r>
      <w:r>
        <w:t xml:space="preserve"> </w:t>
      </w:r>
      <w:r>
        <w:t xml:space="preserve">For</w:t>
      </w:r>
      <w:r>
        <w:t xml:space="preserve"> </w:t>
      </w:r>
      <m:oMath>
        <m:acc>
          <m:accPr>
            <m:chr m:val="̃"/>
          </m:accPr>
          <m:e>
            <m:r>
              <m:t>u</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v</m:t>
            </m:r>
          </m:e>
        </m:acc>
        <m:r>
          <m:rPr>
            <m:sty m:val="p"/>
          </m:rPr>
          <m:t>=</m:t>
        </m:r>
        <m:r>
          <m:rPr>
            <m:sty m:val="p"/>
          </m:rPr>
          <m:t>(</m:t>
        </m:r>
        <m:r>
          <m:t>4</m:t>
        </m:r>
        <m:r>
          <m:rPr>
            <m:sty m:val="p"/>
          </m:rPr>
          <m:t>,</m:t>
        </m:r>
        <m:r>
          <m:t>5</m:t>
        </m:r>
        <m:r>
          <m:rPr>
            <m:sty m:val="p"/>
          </m:rPr>
          <m:t>)</m:t>
        </m:r>
      </m:oMath>
      <w:r>
        <w:t xml:space="preserve">:</w:t>
      </w:r>
    </w:p>
    <w:p>
      <w:pPr>
        <w:pStyle w:val="BodyText"/>
      </w:pPr>
      <m:oMathPara>
        <m:oMathParaPr>
          <m:jc m:val="center"/>
        </m:oMathParaPr>
        <m:oMath>
          <m:eqArr>
            <m:e>
              <m:acc>
                <m:accPr>
                  <m:chr m:val="̃"/>
                </m:accPr>
                <m:e>
                  <m:r>
                    <m:t>u</m:t>
                  </m:r>
                </m:e>
              </m:acc>
              <m:r>
                <m:t> </m:t>
              </m:r>
              <m:sSup>
                <m:e>
                  <m:acc>
                    <m:accPr>
                      <m:chr m:val="̃"/>
                    </m:accPr>
                    <m:e>
                      <m:r>
                        <m:t>v</m:t>
                      </m:r>
                    </m:e>
                  </m:acc>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2</m:t>
                        </m:r>
                      </m:e>
                    </m:mr>
                    <m:mr>
                      <m:e>
                        <m:r>
                          <m:t>3</m:t>
                        </m:r>
                      </m:e>
                    </m:mr>
                  </m:m>
                </m:e>
              </m:d>
              <m:d>
                <m:dPr>
                  <m:begChr m:val="["/>
                  <m:sepChr m:val=""/>
                  <m:endChr m:val="]"/>
                  <m:grow/>
                </m:dPr>
                <m:e>
                  <m:m>
                    <m:mPr>
                      <m:baseJc m:val="center"/>
                      <m:plcHide m:val="on"/>
                      <m:mcs>
                        <m:mc>
                          <m:mcPr>
                            <m:mcJc m:val="center"/>
                            <m:count m:val="1"/>
                          </m:mcPr>
                        </m:mc>
                        <m:mc>
                          <m:mcPr>
                            <m:mcJc m:val="center"/>
                            <m:count m:val="1"/>
                          </m:mcPr>
                        </m:mc>
                      </m:mcs>
                    </m:mPr>
                    <m:mr>
                      <m:e>
                        <m:r>
                          <m:t>4</m:t>
                        </m:r>
                      </m:e>
                      <m:e>
                        <m:r>
                          <m:t>5</m:t>
                        </m:r>
                      </m:e>
                    </m:mr>
                  </m:m>
                </m:e>
              </m:d>
              <m:r>
                <m:t>&amp;</m:t>
              </m:r>
              <m:r>
                <m:t>&amp;</m:t>
              </m:r>
              <m:r>
                <m:rPr>
                  <m:nor/>
                  <m:sty m:val="p"/>
                </m:rPr>
                <m:t>(definition of the outer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4</m:t>
                        </m:r>
                      </m:e>
                      <m:e>
                        <m:r>
                          <m:t>1</m:t>
                        </m:r>
                        <m:r>
                          <m:rPr>
                            <m:sty m:val="p"/>
                          </m:rPr>
                          <m:t>⋅</m:t>
                        </m:r>
                        <m:r>
                          <m:t>5</m:t>
                        </m:r>
                      </m:e>
                    </m:mr>
                    <m:mr>
                      <m:e>
                        <m:r>
                          <m:t>2</m:t>
                        </m:r>
                        <m:r>
                          <m:rPr>
                            <m:sty m:val="p"/>
                          </m:rPr>
                          <m:t>⋅</m:t>
                        </m:r>
                        <m:r>
                          <m:t>4</m:t>
                        </m:r>
                      </m:e>
                      <m:e>
                        <m:r>
                          <m:t>2</m:t>
                        </m:r>
                        <m:r>
                          <m:rPr>
                            <m:sty m:val="p"/>
                          </m:rPr>
                          <m:t>⋅</m:t>
                        </m:r>
                        <m:r>
                          <m:t>5</m:t>
                        </m:r>
                      </m:e>
                    </m:mr>
                    <m:mr>
                      <m:e>
                        <m:r>
                          <m:t>3</m:t>
                        </m:r>
                        <m:r>
                          <m:rPr>
                            <m:sty m:val="p"/>
                          </m:rPr>
                          <m:t>⋅</m:t>
                        </m:r>
                        <m:r>
                          <m:t>4</m:t>
                        </m:r>
                      </m:e>
                      <m:e>
                        <m:r>
                          <m:t>3</m:t>
                        </m:r>
                        <m:r>
                          <m:rPr>
                            <m:sty m:val="p"/>
                          </m:rPr>
                          <m:t>⋅</m:t>
                        </m:r>
                        <m:r>
                          <m:t>5</m:t>
                        </m:r>
                      </m:e>
                    </m:mr>
                  </m:m>
                </m:e>
              </m:d>
              <m:r>
                <m:t>&amp;</m:t>
              </m:r>
              <m:r>
                <m:t>&amp;</m:t>
              </m:r>
              <m:r>
                <m:rPr>
                  <m:nor/>
                  <m:sty m:val="p"/>
                </m:rPr>
                <m:t>(entry </m:t>
              </m:r>
              <m:r>
                <m:rPr>
                  <m:sty m:val="p"/>
                </m:rPr>
                <m:t>(</m:t>
              </m:r>
              <m:r>
                <m:t>i</m:t>
              </m:r>
              <m:r>
                <m:rPr>
                  <m:sty m:val="p"/>
                </m:rPr>
                <m:t>,</m:t>
              </m:r>
              <m:r>
                <m:t>j</m:t>
              </m:r>
              <m:r>
                <m:rPr>
                  <m:sty m:val="p"/>
                </m:rPr>
                <m:t>)</m:t>
              </m:r>
              <m:r>
                <m:rPr>
                  <m:nor/>
                  <m:sty m:val="p"/>
                </m:rPr>
                <m:t> is </m:t>
              </m:r>
              <m:sSub>
                <m:e>
                  <m:r>
                    <m:t>u</m:t>
                  </m:r>
                </m:e>
                <m:sub>
                  <m:r>
                    <m:t>i</m:t>
                  </m:r>
                </m:sub>
              </m:sSub>
              <m:sSub>
                <m:e>
                  <m:r>
                    <m:t>v</m:t>
                  </m:r>
                </m:e>
                <m:sub>
                  <m:r>
                    <m:t>j</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5</m:t>
                        </m:r>
                      </m:e>
                    </m:mr>
                    <m:mr>
                      <m:e>
                        <m:r>
                          <m:t>8</m:t>
                        </m:r>
                      </m:e>
                      <m:e>
                        <m:r>
                          <m:t>10</m:t>
                        </m:r>
                      </m:e>
                    </m:mr>
                    <m:mr>
                      <m:e>
                        <m:r>
                          <m:t>12</m:t>
                        </m:r>
                      </m:e>
                      <m:e>
                        <m:r>
                          <m:t>15</m:t>
                        </m:r>
                      </m:e>
                    </m:mr>
                  </m:m>
                </m:e>
              </m:d>
              <m:r>
                <m:t>&amp;</m:t>
              </m:r>
              <m:r>
                <m:t>&amp;</m:t>
              </m:r>
              <m:r>
                <m:rPr>
                  <m:nor/>
                  <m:sty m:val="p"/>
                </m:rPr>
                <m:t>(multiply)</m:t>
              </m:r>
            </m:e>
          </m:eqArr>
        </m:oMath>
      </m:oMathPara>
    </w:p>
    <w:bookmarkEnd w:id="370"/>
    <w:bookmarkStart w:id="371" w:name="rem-outer-vs-dot-product"/>
    <w:p>
      <w:pPr>
        <w:pStyle w:val="FirstParagraph"/>
      </w:pPr>
      <w:r>
        <w:rPr>
          <w:i/>
          <w:iCs/>
        </w:rPr>
        <w:t xml:space="preserve">Remark 18</w:t>
      </w:r>
      <w:r>
        <w:t xml:space="preserve"> (Outer product and dot product). </w:t>
      </w:r>
      <w:r>
        <w:t xml:space="preserve">The dot product</w:t>
      </w:r>
      <w:r>
        <w:t xml:space="preserve"> </w:t>
      </w:r>
      <m:oMath>
        <m:sSup>
          <m:e>
            <m:acc>
              <m:accPr>
                <m:chr m:val="̃"/>
              </m:accPr>
              <m:e>
                <m:r>
                  <m:t>u</m:t>
                </m:r>
              </m:e>
            </m:acc>
          </m:e>
          <m:sup>
            <m:r>
              <m:rPr>
                <m:sty m:val="p"/>
              </m:rPr>
              <m:t>⊤</m:t>
            </m:r>
          </m:sup>
        </m:sSup>
        <m:acc>
          <m:accPr>
            <m:chr m:val="̃"/>
          </m:accPr>
          <m:e>
            <m:r>
              <m:t>v</m:t>
            </m:r>
          </m:e>
        </m:acc>
      </m:oMath>
      <w:r>
        <w:t xml:space="preserve"> </w:t>
      </w:r>
      <w:r>
        <w:t xml:space="preserve">(</w:t>
      </w:r>
      <w:hyperlink w:anchor="exm-dot-product-matmul">
        <w:r>
          <w:rPr>
            <w:rStyle w:val="Hyperlink"/>
          </w:rPr>
          <w:t xml:space="preserve">Example 18</w:t>
        </w:r>
      </w:hyperlink>
      <w:r>
        <w:t xml:space="preserve">)</w:t>
      </w:r>
      <w:r>
        <w:t xml:space="preserve"> </w:t>
      </w:r>
      <w:r>
        <w:t xml:space="preserve">needs two vectors of the same length and gives a number.</w:t>
      </w:r>
      <w:r>
        <w:t xml:space="preserve"> </w:t>
      </w:r>
      <w:r>
        <w:t xml:space="preserve">The outer product</w:t>
      </w:r>
      <w:r>
        <w:t xml:space="preserve"> </w:t>
      </w:r>
      <m:oMath>
        <m:acc>
          <m:accPr>
            <m:chr m:val="̃"/>
          </m:accPr>
          <m:e>
            <m:r>
              <m:t>u</m:t>
            </m:r>
          </m:e>
        </m:acc>
        <m:r>
          <m:t> </m:t>
        </m:r>
        <m:sSup>
          <m:e>
            <m:acc>
              <m:accPr>
                <m:chr m:val="̃"/>
              </m:accPr>
              <m:e>
                <m:r>
                  <m:t>v</m:t>
                </m:r>
              </m:e>
            </m:acc>
          </m:e>
          <m:sup>
            <m:r>
              <m:rPr>
                <m:sty m:val="p"/>
              </m:rPr>
              <m:t>⊤</m:t>
            </m:r>
          </m:sup>
        </m:sSup>
      </m:oMath>
      <w:r>
        <w:t xml:space="preserve"> </w:t>
      </w:r>
      <w:r>
        <w:t xml:space="preserve">takes vectors of any two lengths and gives a matrix</w:t>
      </w:r>
      <w:r>
        <w:t xml:space="preserve"> </w:t>
      </w:r>
      <w:r>
        <w:t xml:space="preserve">(Banerjee and Roy 2014, chap. 1, p. 11)</w:t>
      </w:r>
      <w:r>
        <w:t xml:space="preserve">.</w:t>
      </w:r>
    </w:p>
    <w:p>
      <w:pPr>
        <w:pStyle w:val="BodyText"/>
      </w:pPr>
      <w:r>
        <w:t xml:space="preserve">For example,</w:t>
      </w:r>
      <w:r>
        <w:t xml:space="preserve"> </w:t>
      </w:r>
      <m:oMath>
        <m:acc>
          <m:accPr>
            <m:chr m:val="̃"/>
          </m:accPr>
          <m:e>
            <m:r>
              <m:t>u</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v</m:t>
            </m:r>
          </m:e>
        </m:acc>
        <m:r>
          <m:rPr>
            <m:sty m:val="p"/>
          </m:rPr>
          <m:t>=</m:t>
        </m:r>
        <m:r>
          <m:rPr>
            <m:sty m:val="p"/>
          </m:rPr>
          <m:t>(</m:t>
        </m:r>
        <m:r>
          <m:t>4</m:t>
        </m:r>
        <m:r>
          <m:rPr>
            <m:sty m:val="p"/>
          </m:rPr>
          <m:t>,</m:t>
        </m:r>
        <m:r>
          <m:t>5</m:t>
        </m:r>
        <m:r>
          <m:rPr>
            <m:sty m:val="p"/>
          </m:rPr>
          <m:t>)</m:t>
        </m:r>
      </m:oMath>
      <w:r>
        <w:t xml:space="preserve"> </w:t>
      </w:r>
      <w:r>
        <w:t xml:space="preserve">in</w:t>
      </w:r>
      <w:r>
        <w:t xml:space="preserve"> </w:t>
      </w:r>
      <w:hyperlink w:anchor="exm-outer-product">
        <w:r>
          <w:rPr>
            <w:rStyle w:val="Hyperlink"/>
          </w:rPr>
          <w:t xml:space="preserve">Example 115</w:t>
        </w:r>
      </w:hyperlink>
      <w:r>
        <w:t xml:space="preserve"> </w:t>
      </w:r>
      <w:r>
        <w:t xml:space="preserve">have different lengths,</w:t>
      </w:r>
      <w:r>
        <w:t xml:space="preserve"> </w:t>
      </w:r>
      <w:r>
        <w:t xml:space="preserve">so they have no dot product,</w:t>
      </w:r>
      <w:r>
        <w:t xml:space="preserve"> </w:t>
      </w:r>
      <w:r>
        <w:t xml:space="preserve">but their outer product is a</w:t>
      </w:r>
      <w:r>
        <w:t xml:space="preserve"> </w:t>
      </w:r>
      <m:oMath>
        <m:r>
          <m:t>3</m:t>
        </m:r>
        <m:r>
          <m:rPr>
            <m:sty m:val="p"/>
          </m:rPr>
          <m:t>×</m:t>
        </m:r>
        <m:r>
          <m:t>2</m:t>
        </m:r>
      </m:oMath>
      <w:r>
        <w:t xml:space="preserve"> </w:t>
      </w:r>
      <w:r>
        <w:t xml:space="preserve">matrix.</w:t>
      </w:r>
      <w:r>
        <w:t xml:space="preserve"> </w:t>
      </w:r>
      <w:r>
        <w:t xml:space="preserve">For</w:t>
      </w:r>
      <w:r>
        <w:t xml:space="preserve"> </w:t>
      </w:r>
      <m:oMath>
        <m:acc>
          <m:accPr>
            <m:chr m:val="̃"/>
          </m:accPr>
          <m:e>
            <m:r>
              <m:t>a</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b</m:t>
            </m:r>
          </m:e>
        </m:acc>
        <m:r>
          <m:rPr>
            <m:sty m:val="p"/>
          </m:rPr>
          <m:t>=</m:t>
        </m:r>
        <m:r>
          <m:rPr>
            <m:sty m:val="p"/>
          </m:rPr>
          <m:t>(</m:t>
        </m:r>
        <m:r>
          <m:t>3</m:t>
        </m:r>
        <m:r>
          <m:rPr>
            <m:sty m:val="p"/>
          </m:rPr>
          <m:t>,</m:t>
        </m:r>
        <m:r>
          <m:t>4</m:t>
        </m:r>
        <m:r>
          <m:rPr>
            <m:sty m:val="p"/>
          </m:rPr>
          <m:t>)</m:t>
        </m:r>
      </m:oMath>
      <w:r>
        <w:t xml:space="preserve">,</w:t>
      </w:r>
      <w:r>
        <w:t xml:space="preserve"> </w:t>
      </w:r>
      <w:r>
        <w:t xml:space="preserve">which have the same length, both products exist:</w:t>
      </w:r>
    </w:p>
    <w:p>
      <w:pPr>
        <w:pStyle w:val="BodyText"/>
      </w:pPr>
      <m:oMathPara>
        <m:oMathParaPr>
          <m:jc m:val="center"/>
        </m:oMathParaPr>
        <m:oMath>
          <m:eqArr>
            <m:e>
              <m:sSup>
                <m:e>
                  <m:acc>
                    <m:accPr>
                      <m:chr m:val="̃"/>
                    </m:accPr>
                    <m:e>
                      <m:r>
                        <m:t>a</m:t>
                      </m:r>
                    </m:e>
                  </m:acc>
                </m:e>
                <m:sup>
                  <m:r>
                    <m:rPr>
                      <m:sty m:val="p"/>
                    </m:rPr>
                    <m:t>⊤</m:t>
                  </m:r>
                </m:sup>
              </m:sSup>
              <m:acc>
                <m:accPr>
                  <m:chr m:val="̃"/>
                </m:accPr>
                <m:e>
                  <m:r>
                    <m:t>b</m:t>
                  </m:r>
                </m:e>
              </m:acc>
              <m:r>
                <m:t>&amp;</m:t>
              </m:r>
              <m:r>
                <m:rPr>
                  <m:sty m:val="p"/>
                </m:rPr>
                <m:t>=</m:t>
              </m:r>
              <m:r>
                <m:t>1</m:t>
              </m:r>
              <m:r>
                <m:rPr>
                  <m:sty m:val="p"/>
                </m:rPr>
                <m:t>⋅</m:t>
              </m:r>
              <m:r>
                <m:t>3</m:t>
              </m:r>
              <m:r>
                <m:rPr>
                  <m:sty m:val="p"/>
                </m:rPr>
                <m:t>+</m:t>
              </m:r>
              <m:r>
                <m:t>2</m:t>
              </m:r>
              <m:r>
                <m:rPr>
                  <m:sty m:val="p"/>
                </m:rPr>
                <m:t>⋅</m:t>
              </m:r>
              <m:r>
                <m:t>4</m:t>
              </m:r>
            </m:e>
            <m:e>
              <m:r>
                <m:t>&amp;</m:t>
              </m:r>
              <m:r>
                <m:rPr>
                  <m:sty m:val="p"/>
                </m:rPr>
                <m:t>=</m:t>
              </m:r>
              <m:r>
                <m:t>11</m:t>
              </m:r>
            </m:e>
            <m:e>
              <m:acc>
                <m:accPr>
                  <m:chr m:val="̃"/>
                </m:accPr>
                <m:e>
                  <m:r>
                    <m:t>a</m:t>
                  </m:r>
                </m:e>
              </m:acc>
              <m:r>
                <m:t> </m:t>
              </m:r>
              <m:sSup>
                <m:e>
                  <m:acc>
                    <m:accPr>
                      <m:chr m:val="̃"/>
                    </m:accPr>
                    <m:e>
                      <m:r>
                        <m:t>b</m:t>
                      </m:r>
                    </m:e>
                  </m:acc>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r>
                          <m:rPr>
                            <m:sty m:val="p"/>
                          </m:rPr>
                          <m:t>⋅</m:t>
                        </m:r>
                        <m:r>
                          <m:t>4</m:t>
                        </m:r>
                      </m:e>
                    </m:mr>
                    <m:mr>
                      <m:e>
                        <m:r>
                          <m:t>2</m:t>
                        </m:r>
                        <m:r>
                          <m:rPr>
                            <m:sty m:val="p"/>
                          </m:rPr>
                          <m:t>⋅</m:t>
                        </m:r>
                        <m:r>
                          <m:t>3</m:t>
                        </m:r>
                      </m:e>
                      <m:e>
                        <m:r>
                          <m:t>2</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e>
          </m:eqArr>
        </m:oMath>
      </m:oMathPara>
    </w:p>
    <w:bookmarkEnd w:id="371"/>
    <w:bookmarkStart w:id="372" w:name="thm-outer-product-rank"/>
    <w:p>
      <w:pPr>
        <w:pStyle w:val="FirstParagraph"/>
      </w:pPr>
      <w:r>
        <w:rPr>
          <w:b/>
          <w:bCs/>
        </w:rPr>
        <w:t xml:space="preserve">Theorem 62 (An outer product has rank one)</w:t>
      </w:r>
      <w:r>
        <w:t xml:space="preserve"> </w:t>
      </w:r>
      <w:r>
        <w:t xml:space="preserve">If</w:t>
      </w:r>
      <w:r>
        <w:t xml:space="preserve"> </w:t>
      </w:r>
      <m:oMath>
        <m:acc>
          <m:accPr>
            <m:chr m:val="̃"/>
          </m:accPr>
          <m:e>
            <m:r>
              <m:t>u</m:t>
            </m:r>
          </m:e>
        </m:acc>
      </m:oMath>
      <w:r>
        <w:t xml:space="preserve"> </w:t>
      </w:r>
      <w:r>
        <w:t xml:space="preserve">is a nonzero vector of length</w:t>
      </w:r>
      <w:r>
        <w:t xml:space="preserve"> </w:t>
      </w:r>
      <m:oMath>
        <m:r>
          <m:t>m</m:t>
        </m:r>
      </m:oMath>
      <w:r>
        <w:t xml:space="preserve"> </w:t>
      </w:r>
      <w:r>
        <w:t xml:space="preserve">and</w:t>
      </w:r>
      <w:r>
        <w:t xml:space="preserve"> </w:t>
      </w:r>
      <m:oMath>
        <m:acc>
          <m:accPr>
            <m:chr m:val="̃"/>
          </m:accPr>
          <m:e>
            <m:r>
              <m:t>v</m:t>
            </m:r>
          </m:e>
        </m:acc>
      </m:oMath>
      <w:r>
        <w:t xml:space="preserve"> </w:t>
      </w:r>
      <w:r>
        <w:t xml:space="preserve">is a nonzero vector of length</w:t>
      </w:r>
      <w:r>
        <w:t xml:space="preserve"> </w:t>
      </w:r>
      <m:oMath>
        <m:r>
          <m:t>n</m:t>
        </m:r>
      </m:oMath>
      <w:r>
        <w:t xml:space="preserve">,</w:t>
      </w:r>
      <w:r>
        <w:t xml:space="preserve"> </w:t>
      </w:r>
      <w:r>
        <w:t xml:space="preserve">then</w:t>
      </w:r>
      <w:r>
        <w:t xml:space="preserve"> </w:t>
      </w:r>
      <m:oMath>
        <m:r>
          <m:rPr>
            <m:sty m:val="p"/>
          </m:rPr>
          <m:t>rank</m:t>
        </m:r>
        <m:r>
          <m:rPr>
            <m:sty m:val="p"/>
          </m:rPr>
          <m:t>(</m:t>
        </m:r>
        <m:acc>
          <m:accPr>
            <m:chr m:val="̃"/>
          </m:accPr>
          <m:e>
            <m:r>
              <m:t>u</m:t>
            </m:r>
          </m:e>
        </m:acc>
        <m:r>
          <m:t> </m:t>
        </m:r>
        <m:sSup>
          <m:e>
            <m:acc>
              <m:accPr>
                <m:chr m:val="̃"/>
              </m:accPr>
              <m:e>
                <m:r>
                  <m:t>v</m:t>
                </m:r>
              </m:e>
            </m:acc>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p>
    <w:bookmarkEnd w:id="372"/>
    <w:p>
      <w:pPr>
        <w:pStyle w:val="BodyText"/>
      </w:pPr>
      <w:r>
        <w:rPr>
          <w:i/>
          <w:iCs/>
        </w:rPr>
        <w:t xml:space="preserve">Proof</w:t>
      </w:r>
      <w:r>
        <w:t xml:space="preserve">. </w:t>
      </w:r>
      <w:r>
        <w:t xml:space="preserve">Column</w:t>
      </w:r>
      <w:r>
        <w:t xml:space="preserve"> </w:t>
      </w:r>
      <m:oMath>
        <m:r>
          <m:t>j</m:t>
        </m:r>
      </m:oMath>
      <w:r>
        <w:t xml:space="preserve"> </w:t>
      </w:r>
      <w:r>
        <w:t xml:space="preserve">of</w:t>
      </w:r>
      <w:r>
        <w:t xml:space="preserve"> </w:t>
      </w:r>
      <m:oMath>
        <m:acc>
          <m:accPr>
            <m:chr m:val="̃"/>
          </m:accPr>
          <m:e>
            <m:r>
              <m:t>u</m:t>
            </m:r>
          </m:e>
        </m:acc>
        <m:r>
          <m:t> </m:t>
        </m:r>
        <m:sSup>
          <m:e>
            <m:acc>
              <m:accPr>
                <m:chr m:val="̃"/>
              </m:accPr>
              <m:e>
                <m:r>
                  <m:t>v</m:t>
                </m:r>
              </m:e>
            </m:acc>
          </m:e>
          <m:sup>
            <m:r>
              <m:rPr>
                <m:sty m:val="p"/>
              </m:rPr>
              <m:t>⊤</m:t>
            </m:r>
          </m:sup>
        </m:sSup>
      </m:oMath>
      <w:r>
        <w:t xml:space="preserve"> </w:t>
      </w:r>
      <w:r>
        <w:t xml:space="preserve">has entries</w:t>
      </w:r>
      <w:r>
        <w:t xml:space="preserve"> </w:t>
      </w:r>
      <m:oMath>
        <m:sSub>
          <m:e>
            <m:r>
              <m:t>u</m:t>
            </m:r>
          </m:e>
          <m:sub>
            <m:r>
              <m:t>1</m:t>
            </m:r>
          </m:sub>
        </m:sSub>
        <m:sSub>
          <m:e>
            <m:r>
              <m:t>v</m:t>
            </m:r>
          </m:e>
          <m:sub>
            <m:r>
              <m:t>j</m:t>
            </m:r>
          </m:sub>
        </m:sSub>
        <m:r>
          <m:rPr>
            <m:sty m:val="p"/>
          </m:rPr>
          <m:t>,</m:t>
        </m:r>
        <m:r>
          <m:rPr>
            <m:sty m:val="p"/>
          </m:rPr>
          <m:t>…</m:t>
        </m:r>
        <m:r>
          <m:rPr>
            <m:sty m:val="p"/>
          </m:rPr>
          <m:t>,</m:t>
        </m:r>
        <m:sSub>
          <m:e>
            <m:r>
              <m:t>u</m:t>
            </m:r>
          </m:e>
          <m:sub>
            <m:r>
              <m:t>m</m:t>
            </m:r>
          </m:sub>
        </m:sSub>
        <m:sSub>
          <m:e>
            <m:r>
              <m:t>v</m:t>
            </m:r>
          </m:e>
          <m:sub>
            <m:r>
              <m:t>j</m:t>
            </m:r>
          </m:sub>
        </m:sSub>
      </m:oMath>
      <w:r>
        <w:t xml:space="preserve">,</w:t>
      </w:r>
      <w:r>
        <w:t xml:space="preserve"> </w:t>
      </w:r>
      <w:r>
        <w:t xml:space="preserve">so it is the vector</w:t>
      </w:r>
      <w:r>
        <w:t xml:space="preserve"> </w:t>
      </w:r>
      <m:oMath>
        <m:sSub>
          <m:e>
            <m:r>
              <m:t>v</m:t>
            </m:r>
          </m:e>
          <m:sub>
            <m:r>
              <m:t>j</m:t>
            </m:r>
          </m:sub>
        </m:sSub>
        <m:acc>
          <m:accPr>
            <m:chr m:val="̃"/>
          </m:accPr>
          <m:e>
            <m:r>
              <m:t>u</m:t>
            </m:r>
          </m:e>
        </m:acc>
      </m:oMath>
      <w:r>
        <w:t xml:space="preserve">.</w:t>
      </w:r>
    </w:p>
    <w:p>
      <w:pPr>
        <w:pStyle w:val="BodyText"/>
      </w:pPr>
      <w:r>
        <w:rPr>
          <w:b/>
          <w:bCs/>
        </w:rPr>
        <w:t xml:space="preserve">The rank is at least one.</w:t>
      </w:r>
      <w:r>
        <w:t xml:space="preserve"> </w:t>
      </w:r>
      <w:r>
        <w:t xml:space="preserve">Because</w:t>
      </w:r>
      <w:r>
        <w:t xml:space="preserve"> </w:t>
      </w:r>
      <m:oMath>
        <m:acc>
          <m:accPr>
            <m:chr m:val="̃"/>
          </m:accPr>
          <m:e>
            <m:r>
              <m:t>v</m:t>
            </m:r>
          </m:e>
        </m:acc>
        <m:r>
          <m:rPr>
            <m:sty m:val="p"/>
          </m:rPr>
          <m:t>≠</m:t>
        </m:r>
        <m:acc>
          <m:accPr>
            <m:chr m:val="̃"/>
          </m:accPr>
          <m:e>
            <m:r>
              <m:t>0</m:t>
            </m:r>
          </m:e>
        </m:acc>
      </m:oMath>
      <w:r>
        <w:t xml:space="preserve">, some entry</w:t>
      </w:r>
      <w:r>
        <w:t xml:space="preserve"> </w:t>
      </w:r>
      <m:oMath>
        <m:sSub>
          <m:e>
            <m:r>
              <m:t>v</m:t>
            </m:r>
          </m:e>
          <m:sub>
            <m:r>
              <m:t>j</m:t>
            </m:r>
          </m:sub>
        </m:sSub>
      </m:oMath>
      <w:r>
        <w:t xml:space="preserve"> </w:t>
      </w:r>
      <w:r>
        <w:t xml:space="preserve">is nonzero.</w:t>
      </w:r>
      <w:r>
        <w:t xml:space="preserve"> </w:t>
      </w:r>
      <w:r>
        <w:t xml:space="preserve">Then column</w:t>
      </w:r>
      <w:r>
        <w:t xml:space="preserve"> </w:t>
      </w:r>
      <m:oMath>
        <m:r>
          <m:t>j</m:t>
        </m:r>
      </m:oMath>
      <w:r>
        <w:t xml:space="preserve">,</w:t>
      </w:r>
      <w:r>
        <w:t xml:space="preserve"> </w:t>
      </w:r>
      <m:oMath>
        <m:sSub>
          <m:e>
            <m:r>
              <m:t>v</m:t>
            </m:r>
          </m:e>
          <m:sub>
            <m:r>
              <m:t>j</m:t>
            </m:r>
          </m:sub>
        </m:sSub>
        <m:acc>
          <m:accPr>
            <m:chr m:val="̃"/>
          </m:accPr>
          <m:e>
            <m:r>
              <m:t>u</m:t>
            </m:r>
          </m:e>
        </m:acc>
      </m:oMath>
      <w:r>
        <w:t xml:space="preserve">, is a nonzero vector,</w:t>
      </w:r>
      <w:r>
        <w:t xml:space="preserve"> </w:t>
      </w:r>
      <w:r>
        <w:t xml:space="preserve">and a single nonzero vector is linearly independent (</w:t>
      </w:r>
      <w:hyperlink w:anchor="def-linearly-independent">
        <w:r>
          <w:rPr>
            <w:rStyle w:val="Hyperlink"/>
          </w:rPr>
          <w:t xml:space="preserve">Definition 37</w:t>
        </w:r>
      </w:hyperlink>
      <w:r>
        <w:t xml:space="preserve">):</w:t>
      </w:r>
      <w:r>
        <w:t xml:space="preserve"> </w:t>
      </w:r>
      <m:oMath>
        <m:r>
          <m:t>c</m:t>
        </m:r>
        <m:r>
          <m:t> </m:t>
        </m:r>
        <m:r>
          <m:rPr>
            <m:sty m:val="p"/>
          </m:rPr>
          <m:t>(</m:t>
        </m:r>
        <m:sSub>
          <m:e>
            <m:r>
              <m:t>v</m:t>
            </m:r>
          </m:e>
          <m:sub>
            <m:r>
              <m:t>j</m:t>
            </m:r>
          </m:sub>
        </m:sSub>
        <m:acc>
          <m:accPr>
            <m:chr m:val="̃"/>
          </m:accPr>
          <m:e>
            <m:r>
              <m:t>u</m:t>
            </m:r>
          </m:e>
        </m:acc>
        <m:r>
          <m:rPr>
            <m:sty m:val="p"/>
          </m:rPr>
          <m:t>)</m:t>
        </m:r>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p>
    <w:p>
      <w:pPr>
        <w:pStyle w:val="BodyText"/>
      </w:pPr>
      <w:r>
        <w:rPr>
          <w:b/>
          <w:bCs/>
        </w:rPr>
        <w:t xml:space="preserve">The rank is at most one.</w:t>
      </w:r>
      <w:r>
        <w:t xml:space="preserve"> </w:t>
      </w:r>
      <w:r>
        <w:t xml:space="preserve">Take any two columns</w:t>
      </w:r>
      <w:r>
        <w:t xml:space="preserve"> </w:t>
      </w:r>
      <m:oMath>
        <m:r>
          <m:t>j</m:t>
        </m:r>
        <m:r>
          <m:rPr>
            <m:sty m:val="p"/>
          </m:rPr>
          <m:t>≠</m:t>
        </m:r>
        <m:r>
          <m:t>k</m:t>
        </m:r>
      </m:oMath>
      <w:r>
        <w:t xml:space="preserve">.</w:t>
      </w:r>
      <w:r>
        <w:t xml:space="preserve"> </w:t>
      </w:r>
      <w:r>
        <w:t xml:space="preserve">If</w:t>
      </w:r>
    </w:p>
    <w:p>
      <w:pPr>
        <w:pStyle w:val="BodyText"/>
      </w:pPr>
      <m:oMathPara>
        <m:oMathParaPr>
          <m:jc m:val="center"/>
        </m:oMathParaPr>
        <m:oMath>
          <m:eqArr>
            <m:e>
              <m:sSub>
                <m:e>
                  <m:r>
                    <m:t>v</m:t>
                  </m:r>
                </m:e>
                <m:sub>
                  <m:r>
                    <m:t>j</m:t>
                  </m:r>
                </m:sub>
              </m:sSub>
              <m:r>
                <m:t>&amp;</m:t>
              </m:r>
              <m:r>
                <m:rPr>
                  <m:sty m:val="p"/>
                </m:rPr>
                <m:t>=</m:t>
              </m:r>
              <m:sSub>
                <m:e>
                  <m:r>
                    <m:t>v</m:t>
                  </m:r>
                </m:e>
                <m:sub>
                  <m:r>
                    <m:t>k</m:t>
                  </m:r>
                </m:sub>
              </m:sSub>
            </m:e>
            <m:e>
              <m:r>
                <m:t>&amp;</m:t>
              </m:r>
              <m:r>
                <m:rPr>
                  <m:sty m:val="p"/>
                </m:rPr>
                <m:t>=</m:t>
              </m:r>
              <m:r>
                <m:t>0</m:t>
              </m:r>
              <m:r>
                <m:rPr>
                  <m:sty m:val="p"/>
                </m:rPr>
                <m:t>,</m:t>
              </m:r>
            </m:e>
          </m:eqArr>
        </m:oMath>
      </m:oMathPara>
    </w:p>
    <w:p>
      <w:pPr>
        <w:pStyle w:val="FirstParagraph"/>
      </w:pPr>
      <w:r>
        <w:t xml:space="preserve">both columns are</w:t>
      </w:r>
      <w:r>
        <w:t xml:space="preserve"> </w:t>
      </w:r>
      <m:oMath>
        <m:acc>
          <m:accPr>
            <m:chr m:val="̃"/>
          </m:accPr>
          <m:e>
            <m:r>
              <m:t>0</m:t>
            </m:r>
          </m:e>
        </m:acc>
      </m:oMath>
      <w:r>
        <w:t xml:space="preserve">,</w:t>
      </w:r>
      <w:r>
        <w:t xml:space="preserve"> </w:t>
      </w:r>
      <w:r>
        <w:t xml:space="preserve">and</w:t>
      </w:r>
      <w:r>
        <w:t xml:space="preserve"> </w:t>
      </w:r>
      <m:oMath>
        <m:r>
          <m:t>1</m:t>
        </m:r>
        <m:r>
          <m:rPr>
            <m:sty m:val="p"/>
          </m:rPr>
          <m:t>⋅</m:t>
        </m:r>
        <m:r>
          <m:rPr>
            <m:sty m:val="p"/>
          </m:rPr>
          <m:t>(</m:t>
        </m:r>
        <m:sSub>
          <m:e>
            <m:r>
              <m:t>v</m:t>
            </m:r>
          </m:e>
          <m:sub>
            <m:r>
              <m:t>j</m:t>
            </m:r>
          </m:sub>
        </m:sSub>
        <m:acc>
          <m:accPr>
            <m:chr m:val="̃"/>
          </m:accPr>
          <m:e>
            <m:r>
              <m:t>u</m:t>
            </m:r>
          </m:e>
        </m:acc>
        <m:r>
          <m:rPr>
            <m:sty m:val="p"/>
          </m:rPr>
          <m:t>)</m:t>
        </m:r>
        <m:r>
          <m:rPr>
            <m:sty m:val="p"/>
          </m:rPr>
          <m:t>+</m:t>
        </m:r>
        <m:r>
          <m:t>1</m:t>
        </m:r>
        <m:r>
          <m:rPr>
            <m:sty m:val="p"/>
          </m:rPr>
          <m:t>⋅</m:t>
        </m:r>
        <m:r>
          <m:rPr>
            <m:sty m:val="p"/>
          </m:rPr>
          <m:t>(</m:t>
        </m:r>
        <m:sSub>
          <m:e>
            <m:r>
              <m:t>v</m:t>
            </m:r>
          </m:e>
          <m:sub>
            <m:r>
              <m:t>k</m:t>
            </m:r>
          </m:sub>
        </m:sSub>
        <m:acc>
          <m:accPr>
            <m:chr m:val="̃"/>
          </m:accPr>
          <m:e>
            <m:r>
              <m:t>u</m:t>
            </m:r>
          </m:e>
        </m:acc>
        <m:r>
          <m:rPr>
            <m:sty m:val="p"/>
          </m:rPr>
          <m:t>)</m:t>
        </m:r>
        <m:r>
          <m:rPr>
            <m:sty m:val="p"/>
          </m:rPr>
          <m:t>=</m:t>
        </m:r>
        <m:acc>
          <m:accPr>
            <m:chr m:val="̃"/>
          </m:accPr>
          <m:e>
            <m:r>
              <m:t>0</m:t>
            </m:r>
          </m:e>
        </m:acc>
      </m:oMath>
      <w:r>
        <w:t xml:space="preserve">.</w:t>
      </w:r>
      <w:r>
        <w:t xml:space="preserve"> </w:t>
      </w:r>
      <w:r>
        <w:t xml:space="preserve">Otherwise, use the coefficients</w:t>
      </w:r>
      <w:r>
        <w:t xml:space="preserve"> </w:t>
      </w:r>
      <m:oMath>
        <m:sSub>
          <m:e>
            <m:r>
              <m:t>c</m:t>
            </m:r>
          </m:e>
          <m:sub>
            <m:r>
              <m:t>j</m:t>
            </m:r>
          </m:sub>
        </m:sSub>
        <m:r>
          <m:rPr>
            <m:sty m:val="p"/>
          </m:rPr>
          <m:t>=</m:t>
        </m:r>
        <m:sSub>
          <m:e>
            <m:r>
              <m:t>v</m:t>
            </m:r>
          </m:e>
          <m:sub>
            <m:r>
              <m:t>k</m:t>
            </m:r>
          </m:sub>
        </m:sSub>
      </m:oMath>
      <w:r>
        <w:t xml:space="preserve"> </w:t>
      </w:r>
      <w:r>
        <w:t xml:space="preserve">and</w:t>
      </w:r>
      <w:r>
        <w:t xml:space="preserve"> </w:t>
      </w:r>
      <m:oMath>
        <m:sSub>
          <m:e>
            <m:r>
              <m:t>c</m:t>
            </m:r>
          </m:e>
          <m:sub>
            <m:r>
              <m:t>k</m:t>
            </m:r>
          </m:sub>
        </m:sSub>
        <m:r>
          <m:rPr>
            <m:sty m:val="p"/>
          </m:rPr>
          <m:t>=</m:t>
        </m:r>
        <m:r>
          <m:rPr>
            <m:sty m:val="p"/>
          </m:rPr>
          <m:t>−</m:t>
        </m:r>
        <m:sSub>
          <m:e>
            <m:r>
              <m:t>v</m:t>
            </m:r>
          </m:e>
          <m:sub>
            <m:r>
              <m:t>j</m:t>
            </m:r>
          </m:sub>
        </m:sSub>
      </m:oMath>
      <w:r>
        <w:t xml:space="preserve">,</w:t>
      </w:r>
      <w:r>
        <w:t xml:space="preserve"> </w:t>
      </w:r>
      <w:r>
        <w:t xml:space="preserve">which are not both zero:</w:t>
      </w:r>
    </w:p>
    <w:p>
      <w:pPr>
        <w:pStyle w:val="BodyText"/>
      </w:pPr>
      <m:oMathPara>
        <m:oMathParaPr>
          <m:jc m:val="center"/>
        </m:oMathParaPr>
        <m:oMath>
          <m:eqArr>
            <m:e>
              <m:sSub>
                <m:e>
                  <m:r>
                    <m:t>v</m:t>
                  </m:r>
                </m:e>
                <m:sub>
                  <m:r>
                    <m:t>k</m:t>
                  </m:r>
                </m:sub>
              </m:sSub>
              <m:r>
                <m:t> </m:t>
              </m:r>
              <m:r>
                <m:rPr>
                  <m:sty m:val="p"/>
                </m:rPr>
                <m:t>(</m:t>
              </m:r>
              <m:sSub>
                <m:e>
                  <m:r>
                    <m:t>v</m:t>
                  </m:r>
                </m:e>
                <m:sub>
                  <m:r>
                    <m:t>j</m:t>
                  </m:r>
                </m:sub>
              </m:sSub>
              <m:acc>
                <m:accPr>
                  <m:chr m:val="̃"/>
                </m:accPr>
                <m:e>
                  <m:r>
                    <m:t>u</m:t>
                  </m:r>
                </m:e>
              </m:acc>
              <m:r>
                <m:rPr>
                  <m:sty m:val="p"/>
                </m:rPr>
                <m:t>)</m:t>
              </m:r>
              <m:r>
                <m:rPr>
                  <m:sty m:val="p"/>
                </m:rPr>
                <m:t>−</m:t>
              </m:r>
              <m:sSub>
                <m:e>
                  <m:r>
                    <m:t>v</m:t>
                  </m:r>
                </m:e>
                <m:sub>
                  <m:r>
                    <m:t>j</m:t>
                  </m:r>
                </m:sub>
              </m:sSub>
              <m:r>
                <m:t> </m:t>
              </m:r>
              <m:r>
                <m:rPr>
                  <m:sty m:val="p"/>
                </m:rPr>
                <m:t>(</m:t>
              </m:r>
              <m:sSub>
                <m:e>
                  <m:r>
                    <m:t>v</m:t>
                  </m:r>
                </m:e>
                <m:sub>
                  <m:r>
                    <m:t>k</m:t>
                  </m:r>
                </m:sub>
              </m:sSub>
              <m:acc>
                <m:accPr>
                  <m:chr m:val="̃"/>
                </m:accPr>
                <m:e>
                  <m:r>
                    <m:t>u</m:t>
                  </m:r>
                </m:e>
              </m:acc>
              <m:r>
                <m:rPr>
                  <m:sty m:val="p"/>
                </m:rPr>
                <m:t>)</m:t>
              </m:r>
              <m:r>
                <m:t>&amp;</m:t>
              </m:r>
              <m:r>
                <m:rPr>
                  <m:sty m:val="p"/>
                </m:rPr>
                <m:t>=</m:t>
              </m:r>
              <m:r>
                <m:rPr>
                  <m:sty m:val="p"/>
                </m:rPr>
                <m:t>(</m:t>
              </m:r>
              <m:sSub>
                <m:e>
                  <m:r>
                    <m:t>v</m:t>
                  </m:r>
                </m:e>
                <m:sub>
                  <m:r>
                    <m:t>k</m:t>
                  </m:r>
                </m:sub>
              </m:sSub>
              <m:sSub>
                <m:e>
                  <m:r>
                    <m:t>v</m:t>
                  </m:r>
                </m:e>
                <m:sub>
                  <m:r>
                    <m:t>j</m:t>
                  </m:r>
                </m:sub>
              </m:sSub>
              <m:r>
                <m:rPr>
                  <m:sty m:val="p"/>
                </m:rPr>
                <m:t>−</m:t>
              </m:r>
              <m:sSub>
                <m:e>
                  <m:r>
                    <m:t>v</m:t>
                  </m:r>
                </m:e>
                <m:sub>
                  <m:r>
                    <m:t>j</m:t>
                  </m:r>
                </m:sub>
              </m:sSub>
              <m:sSub>
                <m:e>
                  <m:r>
                    <m:t>v</m:t>
                  </m:r>
                </m:e>
                <m:sub>
                  <m:r>
                    <m:t>k</m:t>
                  </m:r>
                </m:sub>
              </m:sSub>
              <m:r>
                <m:rPr>
                  <m:sty m:val="p"/>
                </m:rPr>
                <m:t>)</m:t>
              </m:r>
              <m:r>
                <m:t> </m:t>
              </m:r>
              <m:acc>
                <m:accPr>
                  <m:chr m:val="̃"/>
                </m:accPr>
                <m:e>
                  <m:r>
                    <m:t>u</m:t>
                  </m:r>
                </m:e>
              </m:acc>
              <m:r>
                <m:t>&amp;</m:t>
              </m:r>
              <m:r>
                <m:t>&amp;</m:t>
              </m:r>
              <m:r>
                <m:rPr>
                  <m:nor/>
                  <m:sty m:val="p"/>
                </m:rPr>
                <m:t>(collect the scalar multiples of </m:t>
              </m:r>
              <m:acc>
                <m:accPr>
                  <m:chr m:val="̃"/>
                </m:accPr>
                <m:e>
                  <m:r>
                    <m:t>u</m:t>
                  </m:r>
                </m:e>
              </m:acc>
              <m:r>
                <m:rPr>
                  <m:nor/>
                  <m:sty m:val="p"/>
                </m:rPr>
                <m:t>)</m:t>
              </m:r>
            </m:e>
            <m:e>
              <m:r>
                <m:t>&amp;</m:t>
              </m:r>
              <m:r>
                <m:rPr>
                  <m:sty m:val="p"/>
                </m:rPr>
                <m:t>=</m:t>
              </m:r>
              <m:r>
                <m:t>0</m:t>
              </m:r>
              <m:r>
                <m:rPr>
                  <m:sty m:val="p"/>
                </m:rPr>
                <m:t>⋅</m:t>
              </m:r>
              <m:acc>
                <m:accPr>
                  <m:chr m:val="̃"/>
                </m:accPr>
                <m:e>
                  <m:r>
                    <m:t>u</m:t>
                  </m:r>
                </m:e>
              </m:acc>
              <m:r>
                <m:t>&amp;</m:t>
              </m:r>
              <m:r>
                <m:t>&amp;</m:t>
              </m:r>
              <m:r>
                <m:rPr>
                  <m:nor/>
                  <m:sty m:val="p"/>
                </m:rPr>
                <m:t>(multiplication of numbers is commutative)</m:t>
              </m:r>
            </m:e>
            <m:e>
              <m:r>
                <m:t>&amp;</m:t>
              </m:r>
              <m:r>
                <m:rPr>
                  <m:sty m:val="p"/>
                </m:rPr>
                <m:t>=</m:t>
              </m:r>
              <m:acc>
                <m:accPr>
                  <m:chr m:val="̃"/>
                </m:accPr>
                <m:e>
                  <m:r>
                    <m:t>0</m:t>
                  </m:r>
                </m:e>
              </m:acc>
              <m:r>
                <m:t>&amp;</m:t>
              </m:r>
              <m:r>
                <m:t>&amp;</m:t>
              </m:r>
              <m:r>
                <m:rPr>
                  <m:nor/>
                  <m:sty m:val="p"/>
                </m:rPr>
                <m:t>(a zero multiple of a vector is </m:t>
              </m:r>
              <m:acc>
                <m:accPr>
                  <m:chr m:val="̃"/>
                </m:accPr>
                <m:e>
                  <m:r>
                    <m:t>0</m:t>
                  </m:r>
                </m:e>
              </m:acc>
              <m:r>
                <m:rPr>
                  <m:nor/>
                  <m:sty m:val="p"/>
                </m:rPr>
                <m:t>)</m:t>
              </m:r>
            </m:e>
          </m:eqArr>
        </m:oMath>
      </m:oMathPara>
    </w:p>
    <w:p>
      <w:pPr>
        <w:pStyle w:val="FirstParagraph"/>
      </w:pPr>
      <w:r>
        <w:t xml:space="preserve">Either way, every pair of columns has a combination</w:t>
      </w:r>
      <w:r>
        <w:t xml:space="preserve"> </w:t>
      </w:r>
      <w:r>
        <w:t xml:space="preserve">with coefficients that are not all zero and that equals</w:t>
      </w:r>
      <w:r>
        <w:t xml:space="preserve"> </w:t>
      </w:r>
      <m:oMath>
        <m:acc>
          <m:accPr>
            <m:chr m:val="̃"/>
          </m:accPr>
          <m:e>
            <m:r>
              <m:t>0</m:t>
            </m:r>
          </m:e>
        </m:acc>
      </m:oMath>
      <w:r>
        <w:t xml:space="preserve">.</w:t>
      </w:r>
      <w:r>
        <w:t xml:space="preserve"> </w:t>
      </w:r>
      <w:r>
        <w:t xml:space="preserve">Now take any set of two or more columns.</w:t>
      </w:r>
      <w:r>
        <w:t xml:space="preserve"> </w:t>
      </w:r>
      <w:r>
        <w:t xml:space="preserve">It contains a pair</w:t>
      </w:r>
      <w:r>
        <w:t xml:space="preserve"> </w:t>
      </w:r>
      <m:oMath>
        <m:r>
          <m:t>j</m:t>
        </m:r>
        <m:r>
          <m:rPr>
            <m:sty m:val="p"/>
          </m:rPr>
          <m:t>≠</m:t>
        </m:r>
        <m:r>
          <m:t>k</m:t>
        </m:r>
      </m:oMath>
      <w:r>
        <w:t xml:space="preserve">.</w:t>
      </w:r>
      <w:r>
        <w:t xml:space="preserve"> </w:t>
      </w:r>
      <w:r>
        <w:t xml:space="preserve">Use that pair’s coefficients for columns</w:t>
      </w:r>
      <w:r>
        <w:t xml:space="preserve"> </w:t>
      </w:r>
      <m:oMath>
        <m:r>
          <m:t>j</m:t>
        </m:r>
      </m:oMath>
      <w:r>
        <w:t xml:space="preserve"> </w:t>
      </w:r>
      <w:r>
        <w:t xml:space="preserve">and</w:t>
      </w:r>
      <w:r>
        <w:t xml:space="preserve"> </w:t>
      </w:r>
      <m:oMath>
        <m:r>
          <m:t>k</m:t>
        </m:r>
      </m:oMath>
      <w:r>
        <w:t xml:space="preserve">,</w:t>
      </w:r>
      <w:r>
        <w:t xml:space="preserve"> </w:t>
      </w:r>
      <w:r>
        <w:t xml:space="preserve">and the coefficient</w:t>
      </w:r>
      <w:r>
        <w:t xml:space="preserve"> </w:t>
      </w:r>
      <m:oMath>
        <m:r>
          <m:t>0</m:t>
        </m:r>
      </m:oMath>
      <w:r>
        <w:t xml:space="preserve"> </w:t>
      </w:r>
      <w:r>
        <w:t xml:space="preserve">for every other column in the set.</w:t>
      </w:r>
      <w:r>
        <w:t xml:space="preserve"> </w:t>
      </w:r>
      <w:r>
        <w:t xml:space="preserve">This combination equals</w:t>
      </w:r>
      <w:r>
        <w:t xml:space="preserve"> </w:t>
      </w:r>
      <m:oMath>
        <m:acc>
          <m:accPr>
            <m:chr m:val="̃"/>
          </m:accPr>
          <m:e>
            <m:r>
              <m:t>0</m:t>
            </m:r>
          </m:e>
        </m:acc>
      </m:oMath>
      <w:r>
        <w:t xml:space="preserve">,</w:t>
      </w:r>
      <w:r>
        <w:t xml:space="preserve"> </w:t>
      </w:r>
      <w:r>
        <w:t xml:space="preserve">and its coefficients are not all zero,</w:t>
      </w:r>
      <w:r>
        <w:t xml:space="preserve"> </w:t>
      </w:r>
      <w:r>
        <w:t xml:space="preserve">so the set is not linearly independent (</w:t>
      </w:r>
      <w:hyperlink w:anchor="def-linearly-independent">
        <w:r>
          <w:rPr>
            <w:rStyle w:val="Hyperlink"/>
          </w:rPr>
          <w:t xml:space="preserve">Definition 37</w:t>
        </w:r>
      </w:hyperlink>
      <w:r>
        <w:t xml:space="preserve">).</w:t>
      </w:r>
      <w:r>
        <w:t xml:space="preserve"> </w:t>
      </w:r>
      <w:r>
        <w:t xml:space="preserve">The largest linearly independent set of columns therefore has one column.</w:t>
      </w:r>
    </w:p>
    <w:bookmarkStart w:id="373" w:name="exm-outer-product-rank"/>
    <w:p>
      <w:pPr>
        <w:pStyle w:val="BodyText"/>
      </w:pPr>
      <w:r>
        <w:rPr>
          <w:b/>
          <w:bCs/>
        </w:rPr>
        <w:t xml:space="preserve">Example 116 (The rank of an outer product)</w:t>
      </w:r>
      <w:r>
        <w:t xml:space="preserve"> </w:t>
      </w:r>
      <w:r>
        <w:t xml:space="preserve">In</w:t>
      </w:r>
      <w:r>
        <w:t xml:space="preserve"> </w:t>
      </w:r>
      <w:hyperlink w:anchor="exm-outer-product">
        <w:r>
          <w:rPr>
            <w:rStyle w:val="Hyperlink"/>
          </w:rPr>
          <w:t xml:space="preserve">Example 115</w:t>
        </w:r>
      </w:hyperlink>
      <w:r>
        <w:t xml:space="preserve">,</w:t>
      </w:r>
      <w:r>
        <w:t xml:space="preserve"> </w:t>
      </w:r>
      <w:r>
        <w:t xml:space="preserve">the second column</w:t>
      </w:r>
      <w:r>
        <w:t xml:space="preserve"> </w:t>
      </w:r>
      <m:oMath>
        <m:r>
          <m:rPr>
            <m:sty m:val="p"/>
          </m:rPr>
          <m:t>(</m:t>
        </m:r>
        <m:r>
          <m:t>5</m:t>
        </m:r>
        <m:r>
          <m:rPr>
            <m:sty m:val="p"/>
          </m:rPr>
          <m:t>,</m:t>
        </m:r>
        <m:r>
          <m:t>10</m:t>
        </m:r>
        <m:r>
          <m:rPr>
            <m:sty m:val="p"/>
          </m:rPr>
          <m:t>,</m:t>
        </m:r>
        <m:r>
          <m:t>15</m:t>
        </m:r>
        <m:r>
          <m:rPr>
            <m:sty m:val="p"/>
          </m:rPr>
          <m:t>)</m:t>
        </m:r>
      </m:oMath>
      <w:r>
        <w:t xml:space="preserve"> </w:t>
      </w:r>
      <w:r>
        <w:t xml:space="preserve">of</w:t>
      </w:r>
      <w:r>
        <w:t xml:space="preserve"> </w:t>
      </w:r>
      <m:oMath>
        <m:acc>
          <m:accPr>
            <m:chr m:val="̃"/>
          </m:accPr>
          <m:e>
            <m:r>
              <m:t>u</m:t>
            </m:r>
          </m:e>
        </m:acc>
        <m:r>
          <m:t> </m:t>
        </m:r>
        <m:sSup>
          <m:e>
            <m:acc>
              <m:accPr>
                <m:chr m:val="̃"/>
              </m:accPr>
              <m:e>
                <m:r>
                  <m:t>v</m:t>
                </m:r>
              </m:e>
            </m:acc>
          </m:e>
          <m:sup>
            <m:r>
              <m:rPr>
                <m:sty m:val="p"/>
              </m:rPr>
              <m:t>⊤</m:t>
            </m:r>
          </m:sup>
        </m:sSup>
      </m:oMath>
      <w:r>
        <w:t xml:space="preserve"> </w:t>
      </w:r>
      <w:r>
        <w:t xml:space="preserve">is</w:t>
      </w:r>
      <w:r>
        <w:t xml:space="preserve"> </w:t>
      </w:r>
      <m:oMath>
        <m:f>
          <m:fPr>
            <m:type m:val="bar"/>
          </m:fPr>
          <m:num>
            <m:r>
              <m:t>5</m:t>
            </m:r>
          </m:num>
          <m:den>
            <m:r>
              <m:t>4</m:t>
            </m:r>
          </m:den>
        </m:f>
      </m:oMath>
      <w:r>
        <w:t xml:space="preserve"> </w:t>
      </w:r>
      <w:r>
        <w:t xml:space="preserve">times the first column</w:t>
      </w:r>
      <w:r>
        <w:t xml:space="preserve"> </w:t>
      </w:r>
      <m:oMath>
        <m:r>
          <m:rPr>
            <m:sty m:val="p"/>
          </m:rPr>
          <m:t>(</m:t>
        </m:r>
        <m:r>
          <m:t>4</m:t>
        </m:r>
        <m:r>
          <m:rPr>
            <m:sty m:val="p"/>
          </m:rPr>
          <m:t>,</m:t>
        </m:r>
        <m:r>
          <m:t>8</m:t>
        </m:r>
        <m:r>
          <m:rPr>
            <m:sty m:val="p"/>
          </m:rPr>
          <m:t>,</m:t>
        </m:r>
        <m:r>
          <m:t>12</m:t>
        </m:r>
        <m:r>
          <m:rPr>
            <m:sty m:val="p"/>
          </m:rPr>
          <m:t>)</m:t>
        </m:r>
      </m:oMath>
      <w:r>
        <w:t xml:space="preserve">,</w:t>
      </w:r>
      <w:r>
        <w:t xml:space="preserve"> </w:t>
      </w:r>
      <w:r>
        <w:t xml:space="preserve">because the columns are</w:t>
      </w:r>
      <w:r>
        <w:t xml:space="preserve"> </w:t>
      </w:r>
      <m:oMath>
        <m:sSub>
          <m:e>
            <m:r>
              <m:t>v</m:t>
            </m:r>
          </m:e>
          <m:sub>
            <m:r>
              <m:t>1</m:t>
            </m:r>
          </m:sub>
        </m:sSub>
        <m:acc>
          <m:accPr>
            <m:chr m:val="̃"/>
          </m:accPr>
          <m:e>
            <m:r>
              <m:t>u</m:t>
            </m:r>
          </m:e>
        </m:acc>
        <m:r>
          <m:rPr>
            <m:sty m:val="p"/>
          </m:rPr>
          <m:t>=</m:t>
        </m:r>
        <m:r>
          <m:t>4</m:t>
        </m:r>
        <m:acc>
          <m:accPr>
            <m:chr m:val="̃"/>
          </m:accPr>
          <m:e>
            <m:r>
              <m:t>u</m:t>
            </m:r>
          </m:e>
        </m:acc>
      </m:oMath>
      <w:r>
        <w:t xml:space="preserve"> </w:t>
      </w:r>
      <w:r>
        <w:t xml:space="preserve">and</w:t>
      </w:r>
      <w:r>
        <w:t xml:space="preserve"> </w:t>
      </w:r>
      <m:oMath>
        <m:sSub>
          <m:e>
            <m:r>
              <m:t>v</m:t>
            </m:r>
          </m:e>
          <m:sub>
            <m:r>
              <m:t>2</m:t>
            </m:r>
          </m:sub>
        </m:sSub>
        <m:acc>
          <m:accPr>
            <m:chr m:val="̃"/>
          </m:accPr>
          <m:e>
            <m:r>
              <m:t>u</m:t>
            </m:r>
          </m:e>
        </m:acc>
        <m:r>
          <m:rPr>
            <m:sty m:val="p"/>
          </m:rPr>
          <m:t>=</m:t>
        </m:r>
        <m:r>
          <m:t>5</m:t>
        </m:r>
        <m:acc>
          <m:accPr>
            <m:chr m:val="̃"/>
          </m:accPr>
          <m:e>
            <m:r>
              <m:t>u</m:t>
            </m:r>
          </m:e>
        </m:acc>
      </m:oMath>
      <w:r>
        <w:t xml:space="preserve">.</w:t>
      </w:r>
      <w:r>
        <w:t xml:space="preserve"> </w:t>
      </w:r>
      <w:r>
        <w:t xml:space="preserve">So the two columns are not linearly independent,</w:t>
      </w:r>
      <w:r>
        <w:t xml:space="preserve"> </w:t>
      </w:r>
      <w:r>
        <w:t xml:space="preserve">and the</w:t>
      </w:r>
      <w:r>
        <w:t xml:space="preserve"> </w:t>
      </w:r>
      <m:oMath>
        <m:r>
          <m:t>3</m:t>
        </m:r>
        <m:r>
          <m:rPr>
            <m:sty m:val="p"/>
          </m:rPr>
          <m:t>×</m:t>
        </m:r>
        <m:r>
          <m:t>2</m:t>
        </m:r>
      </m:oMath>
      <w:r>
        <w:t xml:space="preserve"> </w:t>
      </w:r>
      <w:r>
        <w:t xml:space="preserve">matrix has rank</w:t>
      </w:r>
      <w:r>
        <w:t xml:space="preserve"> </w:t>
      </w:r>
      <m:oMath>
        <m:r>
          <m:t>1</m:t>
        </m:r>
      </m:oMath>
      <w:r>
        <w:t xml:space="preserve">.</w:t>
      </w:r>
    </w:p>
    <w:bookmarkEnd w:id="373"/>
    <w:bookmarkEnd w:id="374"/>
    <w:bookmarkStart w:id="409" w:name="special-matrices"/>
    <w:p>
      <w:pPr>
        <w:pStyle w:val="Heading2"/>
      </w:pPr>
      <w:r>
        <w:t xml:space="preserve">14 Special Matrices</w:t>
      </w:r>
    </w:p>
    <w:p>
      <w:pPr>
        <w:pStyle w:val="FirstParagraph"/>
      </w:pPr>
      <w:r>
        <w:t xml:space="preserve">Some special matrices appeared earlier:</w:t>
      </w:r>
    </w:p>
    <w:p>
      <w:pPr>
        <w:pStyle w:val="Compact"/>
        <w:numPr>
          <w:ilvl w:val="0"/>
          <w:numId w:val="1070"/>
        </w:numPr>
      </w:pPr>
      <w:r>
        <w:t xml:space="preserve">the zero matrix (</w:t>
      </w:r>
      <w:hyperlink w:anchor="def-zero-matrix">
        <w:r>
          <w:rPr>
            <w:rStyle w:val="Hyperlink"/>
          </w:rPr>
          <w:t xml:space="preserve">Definition 21</w:t>
        </w:r>
      </w:hyperlink>
      <w:r>
        <w:t xml:space="preserve">), in the section on matrix addition</w:t>
      </w:r>
    </w:p>
    <w:p>
      <w:pPr>
        <w:pStyle w:val="Compact"/>
        <w:numPr>
          <w:ilvl w:val="0"/>
          <w:numId w:val="1070"/>
        </w:numPr>
      </w:pPr>
      <w:r>
        <w:t xml:space="preserve">square matrices (</w:t>
      </w:r>
      <w:hyperlink w:anchor="def-square-matrix">
        <w:r>
          <w:rPr>
            <w:rStyle w:val="Hyperlink"/>
          </w:rPr>
          <w:t xml:space="preserve">Definition 25</w:t>
        </w:r>
      </w:hyperlink>
      <w:r>
        <w:t xml:space="preserve">), in the section on square and identity matrices</w:t>
      </w:r>
    </w:p>
    <w:p>
      <w:pPr>
        <w:pStyle w:val="Compact"/>
        <w:numPr>
          <w:ilvl w:val="0"/>
          <w:numId w:val="1070"/>
        </w:numPr>
      </w:pPr>
      <w:r>
        <w:t xml:space="preserve">the identity matrix (</w:t>
      </w:r>
      <w:hyperlink w:anchor="def-identity-matrix">
        <w:r>
          <w:rPr>
            <w:rStyle w:val="Hyperlink"/>
          </w:rPr>
          <w:t xml:space="preserve">Definition 27</w:t>
        </w:r>
      </w:hyperlink>
      <w:r>
        <w:t xml:space="preserve">), in that same section</w:t>
      </w:r>
    </w:p>
    <w:bookmarkStart w:id="375" w:name="def-matrix-order"/>
    <w:p>
      <w:pPr>
        <w:pStyle w:val="FirstParagraph"/>
      </w:pPr>
      <w:r>
        <w:rPr>
          <w:b/>
          <w:bCs/>
        </w:rPr>
        <w:t xml:space="preserve">Definition 67 (Order of a square matrix)</w:t>
      </w:r>
      <w:r>
        <w:t xml:space="preserve"> </w:t>
      </w:r>
      <w:r>
        <w:t xml:space="preserve">The</w:t>
      </w:r>
      <w:r>
        <w:t xml:space="preserve"> </w:t>
      </w:r>
      <w:r>
        <w:rPr>
          <w:b/>
          <w:bCs/>
        </w:rPr>
        <w:t xml:space="preserve">order</w:t>
      </w:r>
      <w:r>
        <w:t xml:space="preserve"> </w:t>
      </w:r>
      <w:r>
        <w:t xml:space="preserve">of a square matrix (</w:t>
      </w:r>
      <w:hyperlink w:anchor="def-square-matrix">
        <w:r>
          <w:rPr>
            <w:rStyle w:val="Hyperlink"/>
          </w:rPr>
          <w:t xml:space="preserve">Definition 25</w:t>
        </w:r>
      </w:hyperlink>
      <w:r>
        <w:t xml:space="preserve">)</w:t>
      </w:r>
      <w:r>
        <w:t xml:space="preserve"> </w:t>
      </w:r>
      <w:r>
        <w:t xml:space="preserve">is its number of rows, which equals its number of columns.</w:t>
      </w:r>
    </w:p>
    <w:bookmarkEnd w:id="375"/>
    <w:bookmarkStart w:id="376" w:name="exm-matrix-order"/>
    <w:p>
      <w:pPr>
        <w:pStyle w:val="BodyText"/>
      </w:pPr>
      <w:r>
        <w:rPr>
          <w:b/>
          <w:bCs/>
        </w:rPr>
        <w:t xml:space="preserve">Example 117 (Orders of square matrices)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has order</w:t>
      </w:r>
      <w:r>
        <w:t xml:space="preserve"> </w:t>
      </w:r>
      <m:oMath>
        <m:r>
          <m:t>2</m:t>
        </m:r>
      </m:oMath>
      <w:r>
        <w:t xml:space="preserve">,</w:t>
      </w:r>
      <w:r>
        <w:t xml:space="preserve"> </w:t>
      </w:r>
      <w:r>
        <w:t xml:space="preserve">and</w:t>
      </w:r>
      <w:r>
        <w:t xml:space="preserve"> </w:t>
      </w:r>
      <m:oMath>
        <m:r>
          <m:rPr>
            <m:sty m:val="p"/>
          </m:rPr>
          <m:t>[</m:t>
        </m:r>
        <m:r>
          <m:t>5</m:t>
        </m:r>
        <m:r>
          <m:rPr>
            <m:sty m:val="p"/>
          </m:rPr>
          <m:t>]</m:t>
        </m:r>
      </m:oMath>
      <w:r>
        <w:t xml:space="preserve"> </w:t>
      </w:r>
      <w:r>
        <w:t xml:space="preserve">has order</w:t>
      </w:r>
      <w:r>
        <w:t xml:space="preserve"> </w:t>
      </w:r>
      <m:oMath>
        <m:r>
          <m:t>1</m:t>
        </m:r>
      </m:oMath>
      <w:r>
        <w:t xml:space="preserve">.</w:t>
      </w:r>
      <w:r>
        <w:t xml:space="preserve"> </w:t>
      </w:r>
      <w:r>
        <w:t xml:space="preserve">A</w:t>
      </w:r>
      <w:r>
        <w:t xml:space="preserve"> </w:t>
      </w:r>
      <m:oMath>
        <m:r>
          <m:t>2</m:t>
        </m:r>
        <m:r>
          <m:rPr>
            <m:sty m:val="p"/>
          </m:rPr>
          <m:t>×</m:t>
        </m:r>
        <m:r>
          <m:t>3</m:t>
        </m:r>
      </m:oMath>
      <w:r>
        <w:t xml:space="preserve"> </w:t>
      </w:r>
      <w:r>
        <w:t xml:space="preserve">matrix has no order, since it is not square (</w:t>
      </w:r>
      <w:hyperlink w:anchor="exm-square-matrix">
        <w:r>
          <w:rPr>
            <w:rStyle w:val="Hyperlink"/>
          </w:rPr>
          <w:t xml:space="preserve">Example 19</w:t>
        </w:r>
      </w:hyperlink>
      <w:r>
        <w:t xml:space="preserve">).</w:t>
      </w:r>
    </w:p>
    <w:bookmarkEnd w:id="376"/>
    <w:bookmarkStart w:id="377" w:name="def-matrix-power"/>
    <w:p>
      <w:pPr>
        <w:pStyle w:val="BodyText"/>
      </w:pPr>
      <w:r>
        <w:rPr>
          <w:b/>
          <w:bCs/>
        </w:rPr>
        <w:t xml:space="preserve">Definition 68 (Matrix power)</w:t>
      </w:r>
      <w:r>
        <w:t xml:space="preserve"> </w:t>
      </w:r>
      <w:r>
        <w:t xml:space="preserve">For a square matrix</w:t>
      </w:r>
      <w:r>
        <w:t xml:space="preserve"> </w:t>
      </w:r>
      <m:oMath>
        <m:r>
          <m:rPr>
            <m:sty m:val="bi"/>
          </m:rPr>
          <m:t>A</m:t>
        </m:r>
      </m:oMath>
      <w:r>
        <w:t xml:space="preserve"> </w:t>
      </w:r>
      <w:r>
        <w:t xml:space="preserve">of order</w:t>
      </w:r>
      <w:r>
        <w:t xml:space="preserve"> </w:t>
      </w:r>
      <m:oMath>
        <m:r>
          <m:t>p</m:t>
        </m:r>
      </m:oMath>
      <w:r>
        <w:t xml:space="preserve"> </w:t>
      </w:r>
      <w:r>
        <w:t xml:space="preserve">and a positive integer</w:t>
      </w:r>
      <w:r>
        <w:t xml:space="preserve"> </w:t>
      </w:r>
      <m:oMath>
        <m:r>
          <m:t>k</m:t>
        </m:r>
      </m:oMath>
      <w:r>
        <w:t xml:space="preserve">,</w:t>
      </w:r>
      <w:r>
        <w:t xml:space="preserve"> </w:t>
      </w:r>
      <w:r>
        <w:t xml:space="preserve">the</w:t>
      </w:r>
      <w:r>
        <w:t xml:space="preserve"> </w:t>
      </w:r>
      <m:oMath>
        <m:r>
          <m:t>k</m:t>
        </m:r>
      </m:oMath>
      <w:r>
        <w:t xml:space="preserve">-th</w:t>
      </w:r>
      <w:r>
        <w:t xml:space="preserve"> </w:t>
      </w:r>
      <w:r>
        <w:rPr>
          <w:b/>
          <w:bCs/>
        </w:rPr>
        <w:t xml:space="preserve">power</w:t>
      </w:r>
      <w:r>
        <w:t xml:space="preserve"> </w:t>
      </w:r>
      <w:r>
        <w:t xml:space="preserve">of</w:t>
      </w:r>
      <w:r>
        <w:t xml:space="preserve"> </w:t>
      </w:r>
      <m:oMath>
        <m:r>
          <m:rPr>
            <m:sty m:val="bi"/>
          </m:rPr>
          <m:t>A</m:t>
        </m:r>
      </m:oMath>
      <w:r>
        <w:t xml:space="preserve"> </w:t>
      </w:r>
      <w:r>
        <w:t xml:space="preserve">is:</w:t>
      </w:r>
    </w:p>
    <w:p>
      <w:pPr>
        <w:pStyle w:val="BodyText"/>
      </w:pPr>
      <m:oMathPara>
        <m:oMathParaPr>
          <m:jc m:val="center"/>
        </m:oMathParaPr>
        <m:oMath>
          <m:sSup>
            <m:e>
              <m:r>
                <m:rPr>
                  <m:sty m:val="bi"/>
                </m:rPr>
                <m:t>A</m:t>
              </m:r>
            </m:e>
            <m:sup>
              <m:r>
                <m:t>k</m:t>
              </m:r>
            </m:sup>
          </m:sSup>
          <m:r>
            <m:rPr>
              <m:sty m:val="p"/>
            </m:rPr>
            <m:t>=</m:t>
          </m:r>
          <m:limLow>
            <m:e>
              <m:limLow>
                <m:e>
                  <m:r>
                    <m:rPr>
                      <m:sty m:val="bi"/>
                    </m:rPr>
                    <m:t>A</m:t>
                  </m:r>
                  <m:r>
                    <m:t> </m:t>
                  </m:r>
                  <m:r>
                    <m:rPr>
                      <m:sty m:val="bi"/>
                    </m:rPr>
                    <m:t>A</m:t>
                  </m:r>
                  <m:r>
                    <m:rPr>
                      <m:sty m:val="p"/>
                    </m:rPr>
                    <m:t>⋯</m:t>
                  </m:r>
                  <m:r>
                    <m:rPr>
                      <m:sty m:val="bi"/>
                    </m:rPr>
                    <m:t>A</m:t>
                  </m:r>
                </m:e>
                <m:lim>
                  <m:r>
                    <m:rPr>
                      <m:sty m:val="p"/>
                    </m:rPr>
                    <m:t>⏟</m:t>
                  </m:r>
                </m:lim>
              </m:limLow>
            </m:e>
            <m:lim>
              <m:r>
                <m:t>k</m:t>
              </m:r>
              <m:r>
                <m:rPr>
                  <m:nor/>
                  <m:sty m:val="p"/>
                </m:rPr>
                <m:t> copies</m:t>
              </m:r>
            </m:lim>
          </m:limLow>
        </m:oMath>
      </m:oMathPara>
    </w:p>
    <w:p>
      <w:pPr>
        <w:pStyle w:val="FirstParagraph"/>
      </w:pPr>
      <w:r>
        <w:t xml:space="preserve">In particular,</w:t>
      </w:r>
      <w:r>
        <w:t xml:space="preserve"> </w:t>
      </w:r>
      <m:oMath>
        <m:sSup>
          <m:e>
            <m:r>
              <m:rPr>
                <m:sty m:val="bi"/>
              </m:rPr>
              <m:t>A</m:t>
            </m:r>
          </m:e>
          <m:sup>
            <m:r>
              <m:t>2</m:t>
            </m:r>
          </m:sup>
        </m:sSup>
        <m:r>
          <m:rPr>
            <m:sty m:val="p"/>
          </m:rPr>
          <m:t>=</m:t>
        </m:r>
        <m:r>
          <m:rPr>
            <m:sty m:val="bi"/>
          </m:rPr>
          <m:t>A</m:t>
        </m:r>
        <m:r>
          <m:rPr>
            <m:sty m:val="bi"/>
          </m:rPr>
          <m:t>A</m:t>
        </m:r>
      </m:oMath>
      <w:r>
        <w:t xml:space="preserve">.</w:t>
      </w:r>
    </w:p>
    <w:bookmarkEnd w:id="377"/>
    <w:bookmarkStart w:id="378" w:name="exm-matrix-power"/>
    <w:p>
      <w:pPr>
        <w:pStyle w:val="BodyText"/>
      </w:pPr>
      <w:r>
        <w:rPr>
          <w:b/>
          <w:bCs/>
        </w:rPr>
        <w:t xml:space="preserve">Example 118 (Powers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1</m:t>
                  </m:r>
                </m:e>
              </m:mr>
            </m:m>
          </m:e>
        </m:d>
      </m:oMath>
      <w:r>
        <w:t xml:space="preserve">. Then</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&amp;</m:t>
              </m:r>
              <m:r>
                <m:t>&amp;</m:t>
              </m:r>
              <m:r>
                <m:rPr>
                  <m:nor/>
                  <m:sty m:val="p"/>
                </m:rPr>
                <m:t>(multiply and add)</m:t>
              </m:r>
            </m:e>
            <m:e>
              <m:sSup>
                <m:e>
                  <m:r>
                    <m:rPr>
                      <m:sty m:val="bi"/>
                    </m:rPr>
                    <m:t>A</m:t>
                  </m:r>
                </m:e>
                <m:sup>
                  <m:r>
                    <m:t>3</m:t>
                  </m:r>
                </m:sup>
              </m:sSup>
              <m:r>
                <m:rPr>
                  <m:sty m:val="p"/>
                </m:rPr>
                <m:t>=</m:t>
              </m:r>
              <m:sSup>
                <m:e>
                  <m:r>
                    <m:rPr>
                      <m:sty m:val="bi"/>
                    </m:rPr>
                    <m:t>A</m:t>
                  </m:r>
                </m:e>
                <m:sup>
                  <m:r>
                    <m:t>2</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0</m:t>
                        </m:r>
                      </m:e>
                      <m:e>
                        <m:r>
                          <m:t>1</m:t>
                        </m:r>
                        <m:r>
                          <m:rPr>
                            <m:sty m:val="p"/>
                          </m:rPr>
                          <m:t>⋅</m:t>
                        </m:r>
                        <m:r>
                          <m:t>1</m:t>
                        </m:r>
                        <m:r>
                          <m:rPr>
                            <m:sty m:val="p"/>
                          </m:rPr>
                          <m:t>+</m:t>
                        </m:r>
                        <m:r>
                          <m:t>2</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0</m:t>
                        </m:r>
                      </m:e>
                      <m:e>
                        <m:r>
                          <m:t>1</m:t>
                        </m:r>
                      </m:e>
                    </m:mr>
                  </m:m>
                </m:e>
              </m:d>
              <m:r>
                <m:rPr>
                  <m:sty m:val="p"/>
                </m:rPr>
                <m:t>.</m:t>
              </m:r>
              <m:r>
                <m:t>&amp;</m:t>
              </m:r>
              <m:r>
                <m:t>&amp;</m:t>
              </m:r>
              <m:r>
                <m:rPr>
                  <m:nor/>
                  <m:sty m:val="p"/>
                </m:rPr>
                <m:t>(multiply and add)</m:t>
              </m:r>
            </m:e>
          </m:eqArr>
        </m:oMath>
      </m:oMathPara>
    </w:p>
    <w:p>
      <w:pPr>
        <w:pStyle w:val="FirstParagraph"/>
      </w:pPr>
      <w:r>
        <w:t xml:space="preserve">A</w:t>
      </w:r>
      <w:r>
        <w:t xml:space="preserve"> </w:t>
      </w:r>
      <m:oMath>
        <m:r>
          <m:t>2</m:t>
        </m:r>
        <m:r>
          <m:rPr>
            <m:sty m:val="p"/>
          </m:rPr>
          <m:t>×</m:t>
        </m:r>
        <m:r>
          <m:t>3</m:t>
        </m:r>
      </m:oMath>
      <w:r>
        <w:t xml:space="preserve"> </w:t>
      </w:r>
      <w:r>
        <w:t xml:space="preserve">matrix</w:t>
      </w:r>
      <w:r>
        <w:t xml:space="preserve"> </w:t>
      </w:r>
      <m:oMath>
        <m:r>
          <m:rPr>
            <m:sty m:val="bi"/>
          </m:rPr>
          <m:t>B</m:t>
        </m:r>
      </m:oMath>
      <w:r>
        <w:t xml:space="preserve"> </w:t>
      </w:r>
      <w:r>
        <w:t xml:space="preserve">is not square (</w:t>
      </w:r>
      <w:hyperlink w:anchor="def-square-matrix">
        <w:r>
          <w:rPr>
            <w:rStyle w:val="Hyperlink"/>
          </w:rPr>
          <w:t xml:space="preserve">Definition 25</w:t>
        </w:r>
      </w:hyperlink>
      <w:r>
        <w:t xml:space="preserve">), so</w:t>
      </w:r>
      <w:r>
        <w:t xml:space="preserve"> </w:t>
      </w:r>
      <m:oMath>
        <m:sSup>
          <m:e>
            <m:r>
              <m:rPr>
                <m:sty m:val="bi"/>
              </m:rPr>
              <m:t>B</m:t>
            </m:r>
          </m:e>
          <m:sup>
            <m:r>
              <m:t>2</m:t>
            </m:r>
          </m:sup>
        </m:sSup>
      </m:oMath>
      <w:r>
        <w:t xml:space="preserve"> </w:t>
      </w:r>
      <w:r>
        <w:t xml:space="preserve">is not defined;</w:t>
      </w:r>
      <w:r>
        <w:t xml:space="preserve"> </w:t>
      </w:r>
      <w:r>
        <w:t xml:space="preserve">indeed</w:t>
      </w:r>
      <w:r>
        <w:t xml:space="preserve"> </w:t>
      </w:r>
      <m:oMath>
        <m:r>
          <m:rPr>
            <m:sty m:val="bi"/>
          </m:rPr>
          <m:t>B</m:t>
        </m:r>
        <m:r>
          <m:rPr>
            <m:sty m:val="bi"/>
          </m:rPr>
          <m:t>B</m:t>
        </m:r>
      </m:oMath>
      <w:r>
        <w:t xml:space="preserve"> </w:t>
      </w:r>
      <w:r>
        <w:t xml:space="preserve">would multiply a matrix with</w:t>
      </w:r>
      <w:r>
        <w:t xml:space="preserve"> </w:t>
      </w:r>
      <m:oMath>
        <m:r>
          <m:t>3</m:t>
        </m:r>
      </m:oMath>
      <w:r>
        <w:t xml:space="preserve"> </w:t>
      </w:r>
      <w:r>
        <w:t xml:space="preserve">columns by one with</w:t>
      </w:r>
      <w:r>
        <w:t xml:space="preserve"> </w:t>
      </w:r>
      <m:oMath>
        <m:r>
          <m:t>2</m:t>
        </m:r>
      </m:oMath>
      <w:r>
        <w:t xml:space="preserve"> </w:t>
      </w:r>
      <w:r>
        <w:t xml:space="preserve">rows,</w:t>
      </w:r>
      <w:r>
        <w:t xml:space="preserve"> </w:t>
      </w:r>
      <w:r>
        <w:t xml:space="preserve">which 4 does not allow.</w:t>
      </w:r>
    </w:p>
    <w:bookmarkEnd w:id="378"/>
    <w:bookmarkStart w:id="379" w:name="def-symmetric-matrix"/>
    <w:p>
      <w:pPr>
        <w:pStyle w:val="BodyText"/>
      </w:pPr>
      <w:r>
        <w:rPr>
          <w:b/>
          <w:bCs/>
        </w:rPr>
        <w:t xml:space="preserve">Definition 69 (Symmetric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symmetric</w:t>
      </w:r>
      <w:r>
        <w:t xml:space="preserve"> </w:t>
      </w:r>
      <w:r>
        <w:t xml:space="preserve">if</w:t>
      </w:r>
      <w:r>
        <w:t xml:space="preserve"> </w:t>
      </w:r>
      <m:oMath>
        <m:sSup>
          <m:e>
            <m:r>
              <m:rPr>
                <m:sty m:val="bi"/>
              </m:rPr>
              <m:t>A</m:t>
            </m:r>
          </m:e>
          <m:sup>
            <m:r>
              <m:rPr>
                <m:sty m:val="p"/>
              </m:rPr>
              <m:t>⊤</m:t>
            </m:r>
          </m:sup>
        </m:sSup>
        <m:r>
          <m:rPr>
            <m:sty m:val="p"/>
          </m:rPr>
          <m:t>=</m:t>
        </m:r>
        <m:r>
          <m:rPr>
            <m:sty m:val="bi"/>
          </m:rPr>
          <m:t>A</m:t>
        </m:r>
      </m:oMath>
      <w:r>
        <w:t xml:space="preserve">,</w:t>
      </w:r>
      <w:r>
        <w:t xml:space="preserve"> </w:t>
      </w:r>
      <w:r>
        <w:t xml:space="preserve">i.e.,</w:t>
      </w:r>
      <w:r>
        <w:t xml:space="preserve"> </w:t>
      </w:r>
      <m:oMath>
        <m:sSub>
          <m:e>
            <m:r>
              <m:t>a</m:t>
            </m:r>
          </m:e>
          <m:sub>
            <m:r>
              <m:t>i</m:t>
            </m:r>
            <m:r>
              <m:t>j</m:t>
            </m:r>
          </m:sub>
        </m:sSub>
        <m:r>
          <m:rPr>
            <m:sty m:val="p"/>
          </m:rPr>
          <m:t>=</m:t>
        </m:r>
        <m:sSub>
          <m:e>
            <m:r>
              <m:t>a</m:t>
            </m:r>
          </m:e>
          <m:sub>
            <m:r>
              <m:t>j</m:t>
            </m:r>
            <m:r>
              <m:t>i</m:t>
            </m:r>
          </m:sub>
        </m:sSub>
      </m:oMath>
      <w:r>
        <w:t xml:space="preserve"> </w:t>
      </w:r>
      <w:r>
        <w:t xml:space="preserve">for all</w:t>
      </w:r>
      <w:r>
        <w:t xml:space="preserve"> </w:t>
      </w:r>
      <m:oMath>
        <m:r>
          <m:t>i</m:t>
        </m:r>
      </m:oMath>
      <w:r>
        <w:t xml:space="preserve"> </w:t>
      </w:r>
      <w:r>
        <w:t xml:space="preserve">and</w:t>
      </w:r>
      <w:r>
        <w:t xml:space="preserve"> </w:t>
      </w:r>
      <m:oMath>
        <m:r>
          <m:t>j</m:t>
        </m:r>
      </m:oMath>
      <w:r>
        <w:t xml:space="preserve">.</w:t>
      </w:r>
    </w:p>
    <w:bookmarkEnd w:id="379"/>
    <w:bookmarkStart w:id="380" w:name="rem-symmetric-in-statistics"/>
    <w:p>
      <w:pPr>
        <w:pStyle w:val="BodyText"/>
      </w:pPr>
      <w:r>
        <w:rPr>
          <w:i/>
          <w:iCs/>
        </w:rPr>
        <w:t xml:space="preserve">Remark 19</w:t>
      </w:r>
      <w:r>
        <w:t xml:space="preserve"> (Symmetric matrices in statistics). </w:t>
      </w:r>
      <w:r>
        <w:t xml:space="preserve">Covariance matrices are symmetric:</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covariance matrix of a random vector</w:t>
      </w:r>
      <w:r>
        <w:t xml:space="preserve"> </w:t>
      </w:r>
      <m:oMath>
        <m:acc>
          <m:accPr>
            <m:chr m:val="̃"/>
          </m:accPr>
          <m:e>
            <m:r>
              <m:t>Y</m:t>
            </m:r>
          </m:e>
        </m:acc>
      </m:oMath>
      <w:r>
        <w:t xml:space="preserve"> </w:t>
      </w:r>
      <w:r>
        <w:t xml:space="preserve">is</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oMath>
      <w:r>
        <w:t xml:space="preserve">,</w:t>
      </w:r>
      <w:r>
        <w:t xml:space="preserve"> </w:t>
      </w:r>
      <w:r>
        <w:t xml:space="preserve">and</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r>
          <m:rPr>
            <m:sty m:val="p"/>
          </m:rPr>
          <m:t>=</m:t>
        </m:r>
        <m:r>
          <m:rPr>
            <m:sty m:val="p"/>
          </m:rPr>
          <m:t>Cov</m:t>
        </m:r>
        <m:r>
          <m:t>​</m:t>
        </m:r>
        <m:d>
          <m:dPr>
            <m:begChr m:val="("/>
            <m:sepChr m:val=""/>
            <m:endChr m:val=")"/>
            <m:grow/>
          </m:dPr>
          <m:e>
            <m:sSub>
              <m:e>
                <m:r>
                  <m:t>Y</m:t>
                </m:r>
              </m:e>
              <m:sub>
                <m:r>
                  <m:t>j</m:t>
                </m:r>
              </m:sub>
            </m:sSub>
            <m:r>
              <m:rPr>
                <m:sty m:val="p"/>
              </m:rPr>
              <m:t>,</m:t>
            </m:r>
            <m:sSub>
              <m:e>
                <m:r>
                  <m:t>Y</m:t>
                </m:r>
              </m:e>
              <m:sub>
                <m:r>
                  <m:t>i</m:t>
                </m:r>
              </m:sub>
            </m:sSub>
          </m:e>
        </m:d>
        <m:r>
          <m:t>​</m:t>
        </m:r>
      </m:oMath>
      <w:r>
        <w:t xml:space="preserve">.</w:t>
      </w:r>
      <w:r>
        <w:t xml:space="preserve"> </w:t>
      </w:r>
      <w:r>
        <w:t xml:space="preserve">For example, if</w:t>
      </w:r>
      <w:r>
        <w:t xml:space="preserve"> </w:t>
      </w:r>
      <m:oMath>
        <m:r>
          <m:rPr>
            <m:sty m:val="p"/>
          </m:rPr>
          <m:t>Var</m:t>
        </m:r>
        <m:r>
          <m:t>​</m:t>
        </m:r>
        <m:d>
          <m:dPr>
            <m:begChr m:val="("/>
            <m:sepChr m:val=""/>
            <m:endChr m:val=")"/>
            <m:grow/>
          </m:dPr>
          <m:e>
            <m:sSub>
              <m:e>
                <m:r>
                  <m:t>Y</m:t>
                </m:r>
              </m:e>
              <m:sub>
                <m:r>
                  <m:t>1</m:t>
                </m:r>
              </m:sub>
            </m:sSub>
          </m:e>
        </m:d>
        <m:r>
          <m:t>​</m:t>
        </m:r>
        <m:r>
          <m:rPr>
            <m:sty m:val="p"/>
          </m:rPr>
          <m:t>=</m:t>
        </m:r>
        <m:r>
          <m:t>4</m:t>
        </m:r>
      </m:oMath>
      <w:r>
        <w:t xml:space="preserve">,</w:t>
      </w:r>
      <w:r>
        <w:t xml:space="preserve"> </w:t>
      </w:r>
      <m:oMath>
        <m:r>
          <m:rPr>
            <m:sty m:val="p"/>
          </m:rPr>
          <m:t>Var</m:t>
        </m:r>
        <m:r>
          <m:t>​</m:t>
        </m:r>
        <m:d>
          <m:dPr>
            <m:begChr m:val="("/>
            <m:sepChr m:val=""/>
            <m:endChr m:val=")"/>
            <m:grow/>
          </m:dPr>
          <m:e>
            <m:sSub>
              <m:e>
                <m:r>
                  <m:t>Y</m:t>
                </m:r>
              </m:e>
              <m:sub>
                <m:r>
                  <m:t>2</m:t>
                </m:r>
              </m:sub>
            </m:sSub>
          </m:e>
        </m:d>
        <m:r>
          <m:t>​</m:t>
        </m:r>
        <m:r>
          <m:rPr>
            <m:sty m:val="p"/>
          </m:rPr>
          <m:t>=</m:t>
        </m:r>
        <m:r>
          <m:t>9</m:t>
        </m:r>
      </m:oMath>
      <w:r>
        <w:t xml:space="preserve">, and</w:t>
      </w:r>
      <w:r>
        <w:t xml:space="preserve"> </w:t>
      </w:r>
      <m:oMath>
        <m:r>
          <m:rPr>
            <m:sty m:val="p"/>
          </m:rPr>
          <m:t>Cov</m:t>
        </m:r>
        <m:r>
          <m:t>​</m:t>
        </m:r>
        <m:d>
          <m:dPr>
            <m:begChr m:val="("/>
            <m:sepChr m:val=""/>
            <m:endChr m:val=")"/>
            <m:grow/>
          </m:dPr>
          <m:e>
            <m:sSub>
              <m:e>
                <m:r>
                  <m:t>Y</m:t>
                </m:r>
              </m:e>
              <m:sub>
                <m:r>
                  <m:t>1</m:t>
                </m:r>
              </m:sub>
            </m:sSub>
            <m:r>
              <m:rPr>
                <m:sty m:val="p"/>
              </m:rPr>
              <m:t>,</m:t>
            </m:r>
            <m:sSub>
              <m:e>
                <m:r>
                  <m:t>Y</m:t>
                </m:r>
              </m:e>
              <m:sub>
                <m:r>
                  <m:t>2</m:t>
                </m:r>
              </m:sub>
            </m:sSub>
          </m:e>
        </m:d>
        <m:r>
          <m:t>​</m:t>
        </m:r>
        <m:r>
          <m:rPr>
            <m:sty m:val="p"/>
          </m:rPr>
          <m:t>=</m:t>
        </m:r>
        <m:r>
          <m:t>1</m:t>
        </m:r>
      </m:oMath>
      <w:r>
        <w:t xml:space="preserve">,</w:t>
      </w:r>
      <w:r>
        <w:t xml:space="preserve"> </w:t>
      </w:r>
      <w:r>
        <w:t xml:space="preserve">the covariance matrix of</w:t>
      </w:r>
      <w:r>
        <w:t xml:space="preserve"> </w:t>
      </w:r>
      <m:oMath>
        <m:r>
          <m:rPr>
            <m:sty m:val="p"/>
          </m:rPr>
          <m:t>(</m:t>
        </m:r>
        <m:sSub>
          <m:e>
            <m:r>
              <m:t>Y</m:t>
            </m:r>
          </m:e>
          <m:sub>
            <m:r>
              <m:t>1</m:t>
            </m:r>
          </m:sub>
        </m:sSub>
        <m:r>
          <m:rPr>
            <m:sty m:val="p"/>
          </m:rPr>
          <m:t>,</m:t>
        </m:r>
        <m:sSub>
          <m:e>
            <m:r>
              <m:t>Y</m:t>
            </m:r>
          </m:e>
          <m:sub>
            <m:r>
              <m:t>2</m:t>
            </m:r>
          </m:sub>
        </m:sSub>
        <m:r>
          <m:rPr>
            <m:sty m:val="p"/>
          </m:rPr>
          <m:t>)</m:t>
        </m:r>
      </m:oMath>
      <w:r>
        <w:t xml:space="preserve"> </w:t>
      </w:r>
      <w:r>
        <w:t xml:space="preserve">is</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4</m:t>
                    </m:r>
                  </m:e>
                  <m:e>
                    <m:r>
                      <m:t>1</m:t>
                    </m:r>
                  </m:e>
                </m:mr>
                <m:mr>
                  <m:e>
                    <m:r>
                      <m:t>1</m:t>
                    </m:r>
                  </m:e>
                  <m:e>
                    <m:r>
                      <m:t>9</m:t>
                    </m:r>
                  </m:e>
                </m:mr>
              </m:m>
            </m:e>
          </m:d>
          <m:r>
            <m:rPr>
              <m:sty m:val="p"/>
            </m:rPr>
            <m:t>.</m:t>
          </m:r>
        </m:oMath>
      </m:oMathPara>
    </w:p>
    <w:bookmarkEnd w:id="380"/>
    <w:bookmarkStart w:id="381" w:name="exm-not-symmetric"/>
    <w:p>
      <w:pPr>
        <w:pStyle w:val="FirstParagraph"/>
      </w:pPr>
      <w:r>
        <w:rPr>
          <w:b/>
          <w:bCs/>
        </w:rPr>
        <w:t xml:space="preserve">Example 119 (A matrix that is not symmetric)</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not symmetric:</w:t>
      </w:r>
    </w:p>
    <w:p>
      <w:pPr>
        <w:pStyle w:val="BodyText"/>
      </w:pPr>
      <m:oMathPara>
        <m:oMathParaPr>
          <m:jc m:val="center"/>
        </m:oMathParaPr>
        <m:oMath>
          <m:eqArr>
            <m:e>
              <m:sSub>
                <m:e>
                  <m:r>
                    <m:t>a</m:t>
                  </m:r>
                </m:e>
                <m:sub>
                  <m:r>
                    <m:t>12</m:t>
                  </m:r>
                </m:sub>
              </m:sSub>
              <m:r>
                <m:t>&amp;</m:t>
              </m:r>
              <m:r>
                <m:rPr>
                  <m:sty m:val="p"/>
                </m:rPr>
                <m:t>=</m:t>
              </m:r>
              <m:r>
                <m:t>2</m:t>
              </m:r>
            </m:e>
            <m:e>
              <m:r>
                <m:t>&amp;</m:t>
              </m:r>
              <m:r>
                <m:rPr>
                  <m:sty m:val="p"/>
                </m:rPr>
                <m:t>≠</m:t>
              </m:r>
              <m:r>
                <m:t>3</m:t>
              </m:r>
            </m:e>
            <m:e>
              <m:r>
                <m:t>&amp;</m:t>
              </m:r>
              <m:r>
                <m:rPr>
                  <m:sty m:val="p"/>
                </m:rPr>
                <m:t>=</m:t>
              </m:r>
              <m:sSub>
                <m:e>
                  <m:r>
                    <m:t>a</m:t>
                  </m:r>
                </m:e>
                <m:sub>
                  <m:r>
                    <m:t>21</m:t>
                  </m:r>
                </m:sub>
              </m:sSub>
              <m:r>
                <m:rPr>
                  <m:sty m:val="p"/>
                </m:rPr>
                <m:t>.</m:t>
              </m:r>
            </m:e>
          </m:eqArr>
        </m:oMath>
      </m:oMathPara>
    </w:p>
    <w:bookmarkEnd w:id="381"/>
    <w:bookmarkStart w:id="382" w:name="def-diagonal-matrix"/>
    <w:p>
      <w:pPr>
        <w:pStyle w:val="FirstParagraph"/>
      </w:pPr>
      <w:r>
        <w:rPr>
          <w:b/>
          <w:bCs/>
        </w:rPr>
        <w:t xml:space="preserve">Definition 70 (Diagonal matrix)</w:t>
      </w:r>
      <w:r>
        <w:t xml:space="preserve"> </w:t>
      </w:r>
      <w:r>
        <w:t xml:space="preserve">A square matrix</w:t>
      </w:r>
      <w:r>
        <w:t xml:space="preserve"> </w:t>
      </w:r>
      <m:oMath>
        <m:r>
          <m:rPr>
            <m:sty m:val="bi"/>
          </m:rPr>
          <m:t>D</m:t>
        </m:r>
      </m:oMath>
      <w:r>
        <w:t xml:space="preserve"> </w:t>
      </w:r>
      <w:r>
        <w:t xml:space="preserve">is a</w:t>
      </w:r>
      <w:r>
        <w:t xml:space="preserve"> </w:t>
      </w:r>
      <w:r>
        <w:rPr>
          <w:b/>
          <w:bCs/>
        </w:rPr>
        <w:t xml:space="preserve">diagonal matrix</w:t>
      </w:r>
      <w:r>
        <w:t xml:space="preserve"> </w:t>
      </w:r>
      <w:r>
        <w:t xml:space="preserve">if all off-diagonal entries are zero:</w:t>
      </w:r>
      <w:r>
        <w:t xml:space="preserve"> </w:t>
      </w:r>
      <m:oMath>
        <m:sSub>
          <m:e>
            <m:r>
              <m:t>d</m:t>
            </m:r>
          </m:e>
          <m:sub>
            <m:r>
              <m:t>i</m:t>
            </m:r>
            <m:r>
              <m:t>j</m:t>
            </m:r>
          </m:sub>
        </m:sSub>
        <m:r>
          <m:rPr>
            <m:sty m:val="p"/>
          </m:rPr>
          <m:t>=</m:t>
        </m:r>
        <m:r>
          <m:t>0</m:t>
        </m:r>
      </m:oMath>
      <w:r>
        <w:t xml:space="preserve"> </w:t>
      </w:r>
      <w:r>
        <w:t xml:space="preserve">whenever</w:t>
      </w:r>
      <w:r>
        <w:t xml:space="preserve"> </w:t>
      </w:r>
      <m:oMath>
        <m:r>
          <m:t>i</m:t>
        </m:r>
        <m:r>
          <m:rPr>
            <m:sty m:val="p"/>
          </m:rPr>
          <m:t>≠</m:t>
        </m:r>
        <m:r>
          <m:t>j</m:t>
        </m:r>
      </m:oMath>
      <w:r>
        <w:t xml:space="preserve">:</w:t>
      </w:r>
    </w:p>
    <w:p>
      <w:pPr>
        <w:pStyle w:val="BodyText"/>
      </w:pPr>
      <m:oMathPara>
        <m:oMathParaPr>
          <m:jc m:val="center"/>
        </m:oMathPara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d</m:t>
                        </m:r>
                      </m:e>
                      <m:sub>
                        <m:r>
                          <m:t>1</m:t>
                        </m:r>
                      </m:sub>
                    </m:sSub>
                  </m:e>
                  <m:e>
                    <m:r>
                      <m:t>0</m:t>
                    </m:r>
                  </m:e>
                  <m:e>
                    <m:r>
                      <m:rPr>
                        <m:sty m:val="p"/>
                      </m:rPr>
                      <m:t>⋯</m:t>
                    </m:r>
                  </m:e>
                  <m:e>
                    <m:r>
                      <m:t>0</m:t>
                    </m:r>
                  </m:e>
                </m:mr>
                <m:mr>
                  <m:e>
                    <m:r>
                      <m:t>0</m:t>
                    </m:r>
                  </m:e>
                  <m:e>
                    <m:sSub>
                      <m:e>
                        <m:r>
                          <m:t>d</m:t>
                        </m:r>
                      </m:e>
                      <m:sub>
                        <m:r>
                          <m:t>2</m:t>
                        </m:r>
                      </m:sub>
                    </m:sSub>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sSub>
                      <m:e>
                        <m:r>
                          <m:t>d</m:t>
                        </m:r>
                      </m:e>
                      <m:sub>
                        <m:r>
                          <m:t>p</m:t>
                        </m:r>
                      </m:sub>
                    </m:sSub>
                  </m:e>
                </m:mr>
              </m:m>
            </m:e>
          </m:d>
        </m:oMath>
      </m:oMathPara>
    </w:p>
    <w:bookmarkEnd w:id="382"/>
    <w:bookmarkStart w:id="383" w:name="rem-diag-notation"/>
    <w:p>
      <w:pPr>
        <w:pStyle w:val="FirstParagraph"/>
      </w:pPr>
      <w:r>
        <w:rPr>
          <w:i/>
          <w:iCs/>
        </w:rPr>
        <w:t xml:space="preserve">Remark 20</w:t>
      </w:r>
      <w:r>
        <w:t xml:space="preserve"> (</w:t>
      </w:r>
      <m:oMath>
        <m:r>
          <m:rPr>
            <m:sty m:val="p"/>
          </m:rPr>
          <m:t>diag</m:t>
        </m:r>
      </m:oMath>
      <w:r>
        <w:t xml:space="preserve"> </w:t>
      </w:r>
      <w:r>
        <w:t xml:space="preserve">notation). </w:t>
      </w:r>
      <w:r>
        <w:t xml:space="preserve">For numbers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m:oMath>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with diagonal entries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w:r>
        <w:t xml:space="preserve">For example,</w:t>
      </w:r>
    </w:p>
    <w:p>
      <w:pPr>
        <w:pStyle w:val="BodyText"/>
      </w:pPr>
      <m:oMathPara>
        <m:oMathParaPr>
          <m:jc m:val="center"/>
        </m:oMathParaPr>
        <m:oMath>
          <m:r>
            <m:rPr>
              <m:sty m:val="p"/>
            </m:rPr>
            <m:t>diag</m:t>
          </m:r>
          <m:r>
            <m:rPr>
              <m:sty m:val="p"/>
            </m:rPr>
            <m:t>(</m:t>
          </m:r>
          <m:r>
            <m:t>2</m:t>
          </m:r>
          <m:r>
            <m:rPr>
              <m:sty m:val="p"/>
            </m:rPr>
            <m:t>,</m:t>
          </m:r>
          <m:r>
            <m:t>5</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5</m:t>
                    </m:r>
                  </m:e>
                </m:mr>
              </m:m>
            </m:e>
          </m:d>
          <m:r>
            <m:rPr>
              <m:sty m:val="p"/>
            </m:rPr>
            <m:t>,</m:t>
          </m:r>
        </m:oMath>
      </m:oMathPara>
    </w:p>
    <w:p>
      <w:pPr>
        <w:pStyle w:val="FirstParagraph"/>
      </w:pPr>
      <w:r>
        <w:t xml:space="preserve">and the</w:t>
      </w:r>
      <w:r>
        <w:t xml:space="preserve"> </w:t>
      </w:r>
      <m:oMath>
        <m:r>
          <m:t>p</m:t>
        </m:r>
        <m:r>
          <m:rPr>
            <m:sty m:val="p"/>
          </m:rPr>
          <m:t>×</m:t>
        </m:r>
        <m:r>
          <m:t>p</m:t>
        </m:r>
      </m:oMath>
      <w:r>
        <w:t xml:space="preserve"> </w:t>
      </w:r>
      <w:r>
        <w:t xml:space="preserve">identity matrix is</w:t>
      </w:r>
      <w:r>
        <w:t xml:space="preserve"> </w:t>
      </w:r>
      <m:oMath>
        <m:sSub>
          <m:e>
            <m:r>
              <m:rPr>
                <m:sty m:val="bi"/>
              </m:rPr>
              <m:t>I</m:t>
            </m:r>
          </m:e>
          <m:sub>
            <m:r>
              <m:t>p</m:t>
            </m:r>
          </m:sub>
        </m:sSub>
        <m:r>
          <m:rPr>
            <m:sty m:val="p"/>
          </m:rPr>
          <m:t>=</m:t>
        </m:r>
        <m:r>
          <m:rPr>
            <m:sty m:val="p"/>
          </m:rPr>
          <m:t>diag</m:t>
        </m:r>
        <m:r>
          <m:rPr>
            <m:sty m:val="p"/>
          </m:rPr>
          <m:t>(</m:t>
        </m:r>
        <m:r>
          <m:t>1</m:t>
        </m:r>
        <m:r>
          <m:rPr>
            <m:sty m:val="p"/>
          </m:rPr>
          <m:t>,</m:t>
        </m:r>
        <m:r>
          <m:rPr>
            <m:sty m:val="p"/>
          </m:rPr>
          <m:t>…</m:t>
        </m:r>
        <m:r>
          <m:rPr>
            <m:sty m:val="p"/>
          </m:rPr>
          <m:t>,</m:t>
        </m:r>
        <m:r>
          <m:t>1</m:t>
        </m:r>
        <m:r>
          <m:rPr>
            <m:sty m:val="p"/>
          </m:rPr>
          <m:t>)</m:t>
        </m:r>
      </m:oMath>
      <w:r>
        <w:t xml:space="preserve">.</w:t>
      </w:r>
    </w:p>
    <w:bookmarkEnd w:id="383"/>
    <w:bookmarkStart w:id="384" w:name="exm-not-diagonal"/>
    <w:p>
      <w:pPr>
        <w:pStyle w:val="BodyText"/>
      </w:pPr>
      <w:r>
        <w:rPr>
          <w:b/>
          <w:bCs/>
        </w:rPr>
        <w:t xml:space="preserve">Example 120 (A matrix that is not diagonal)</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5</m:t>
                  </m:r>
                </m:e>
              </m:mr>
            </m:m>
          </m:e>
        </m:d>
      </m:oMath>
      <w:r>
        <w:t xml:space="preserve"> </w:t>
      </w:r>
      <w:r>
        <w:t xml:space="preserve">is not diagonal: its off-diagonal entry</w:t>
      </w:r>
      <w:r>
        <w:t xml:space="preserve"> </w:t>
      </w:r>
      <m:oMath>
        <m:sSub>
          <m:e>
            <m:r>
              <m:t>d</m:t>
            </m:r>
          </m:e>
          <m:sub>
            <m:r>
              <m:t>12</m:t>
            </m:r>
          </m:sub>
        </m:sSub>
        <m:r>
          <m:rPr>
            <m:sty m:val="p"/>
          </m:rPr>
          <m:t>=</m:t>
        </m:r>
        <m:r>
          <m:t>1</m:t>
        </m:r>
        <m:r>
          <m:rPr>
            <m:sty m:val="p"/>
          </m:rPr>
          <m:t>≠</m:t>
        </m:r>
        <m:r>
          <m:t>0</m:t>
        </m:r>
      </m:oMath>
      <w:r>
        <w:t xml:space="preserve">.</w:t>
      </w:r>
    </w:p>
    <w:bookmarkEnd w:id="384"/>
    <w:bookmarkStart w:id="385" w:name="def-matrix-inverse"/>
    <w:p>
      <w:pPr>
        <w:pStyle w:val="BodyText"/>
      </w:pPr>
      <w:r>
        <w:rPr>
          <w:b/>
          <w:bCs/>
        </w:rPr>
        <w:t xml:space="preserve">Definition 71 (Matrix inverse)</w:t>
      </w:r>
      <w:r>
        <w:t xml:space="preserve"> </w:t>
      </w:r>
      <w:r>
        <w:t xml:space="preserve">For a square</w:t>
      </w:r>
      <w:r>
        <w:t xml:space="preserve"> </w:t>
      </w:r>
      <m:oMath>
        <m:r>
          <m:t>p</m:t>
        </m:r>
        <m:r>
          <m:rPr>
            <m:sty m:val="p"/>
          </m:rPr>
          <m:t>×</m:t>
        </m:r>
        <m:r>
          <m:t>p</m:t>
        </m:r>
      </m:oMath>
      <w:r>
        <w:t xml:space="preserve"> </w:t>
      </w:r>
      <w:r>
        <w:t xml:space="preserve">matrix</w:t>
      </w:r>
      <w:r>
        <w:t xml:space="preserve"> </w:t>
      </w:r>
      <m:oMath>
        <m:r>
          <m:rPr>
            <m:sty m:val="bi"/>
          </m:rPr>
          <m:t>A</m:t>
        </m:r>
      </m:oMath>
      <w:r>
        <w:t xml:space="preserve">,</w:t>
      </w:r>
      <w:r>
        <w:t xml:space="preserve"> </w:t>
      </w:r>
      <w:r>
        <w:t xml:space="preserve">the</w:t>
      </w:r>
      <w:r>
        <w:t xml:space="preserve"> </w:t>
      </w:r>
      <w:r>
        <w:rPr>
          <w:b/>
          <w:bCs/>
        </w:rPr>
        <w:t xml:space="preserve">inverse</w:t>
      </w:r>
      <w:r>
        <w:t xml:space="preserve"> </w:t>
      </w:r>
      <m:oMath>
        <m:sSup>
          <m:e>
            <m:r>
              <m:rPr>
                <m:sty m:val="bi"/>
              </m:rPr>
              <m:t>A</m:t>
            </m:r>
          </m:e>
          <m:sup>
            <m:r>
              <m:rPr>
                <m:sty m:val="p"/>
              </m:rPr>
              <m:t>−</m:t>
            </m:r>
            <m:r>
              <m:t>1</m:t>
            </m:r>
          </m:sup>
        </m:sSup>
      </m:oMath>
      <w:r>
        <w:t xml:space="preserve"> </w:t>
      </w:r>
      <w:r>
        <w:t xml:space="preserve">(if it exists) is the unique matrix satisfying:</w:t>
      </w:r>
    </w:p>
    <w:p>
      <w:pPr>
        <w:pStyle w:val="BodyText"/>
      </w:pPr>
      <m:oMathPara>
        <m:oMathParaPr>
          <m:jc m:val="center"/>
        </m:oMathParaPr>
        <m:oMath>
          <m:eqArr>
            <m:e>
              <m:r>
                <m:rPr>
                  <m:sty m:val="bi"/>
                </m:rPr>
                <m:t>A</m:t>
              </m:r>
              <m:r>
                <m:t> </m:t>
              </m:r>
              <m:sSup>
                <m:e>
                  <m:r>
                    <m:rPr>
                      <m:sty m:val="bi"/>
                    </m:rPr>
                    <m:t>A</m:t>
                  </m:r>
                </m:e>
                <m:sup>
                  <m:r>
                    <m:rPr>
                      <m:sty m:val="p"/>
                    </m:rPr>
                    <m:t>−</m:t>
                  </m:r>
                  <m:r>
                    <m:t>1</m:t>
                  </m:r>
                </m:sup>
              </m:sSup>
              <m:r>
                <m:t>&amp;</m:t>
              </m:r>
              <m:r>
                <m:rPr>
                  <m:sty m:val="p"/>
                </m:rPr>
                <m:t>=</m:t>
              </m:r>
              <m:sSup>
                <m:e>
                  <m:r>
                    <m:rPr>
                      <m:sty m:val="bi"/>
                    </m:rPr>
                    <m:t>A</m:t>
                  </m:r>
                </m:e>
                <m:sup>
                  <m:r>
                    <m:rPr>
                      <m:sty m:val="p"/>
                    </m:rPr>
                    <m:t>−</m:t>
                  </m:r>
                  <m:r>
                    <m:t>1</m:t>
                  </m:r>
                </m:sup>
              </m:sSup>
              <m:r>
                <m:t> </m:t>
              </m:r>
              <m:r>
                <m:rPr>
                  <m:sty m:val="bi"/>
                </m:rPr>
                <m:t>A</m:t>
              </m:r>
            </m:e>
            <m:e>
              <m:r>
                <m:t>&amp;</m:t>
              </m:r>
              <m:r>
                <m:rPr>
                  <m:sty m:val="p"/>
                </m:rPr>
                <m:t>=</m:t>
              </m:r>
              <m:sSub>
                <m:e>
                  <m:r>
                    <m:rPr>
                      <m:sty m:val="bi"/>
                    </m:rPr>
                    <m:t>I</m:t>
                  </m:r>
                </m:e>
                <m:sub>
                  <m:r>
                    <m:t>p</m:t>
                  </m:r>
                </m:sub>
              </m:sSub>
            </m:e>
          </m:eqArr>
        </m:oMath>
      </m:oMathPara>
    </w:p>
    <w:bookmarkEnd w:id="385"/>
    <w:bookmarkStart w:id="386" w:name="def-invertible-matrix"/>
    <w:p>
      <w:pPr>
        <w:pStyle w:val="FirstParagraph"/>
      </w:pPr>
      <w:r>
        <w:rPr>
          <w:b/>
          <w:bCs/>
        </w:rPr>
        <w:t xml:space="preserve">Definition 72 (Invertible matrix (non-singular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invertible</w:t>
      </w:r>
      <w:r>
        <w:t xml:space="preserve"> </w:t>
      </w:r>
      <w:r>
        <w:t xml:space="preserve">(or</w:t>
      </w:r>
      <w:r>
        <w:t xml:space="preserve"> </w:t>
      </w:r>
      <w:r>
        <w:rPr>
          <w:b/>
          <w:bCs/>
        </w:rPr>
        <w:t xml:space="preserve">non-singular</w:t>
      </w:r>
      <w:r>
        <w:t xml:space="preserve">)</w:t>
      </w:r>
      <w:r>
        <w:t xml:space="preserve"> </w:t>
      </w:r>
      <w:r>
        <w:t xml:space="preserve">if some</w:t>
      </w:r>
      <w:r>
        <w:t xml:space="preserve"> </w:t>
      </w:r>
      <m:oMath>
        <m:r>
          <m:t>p</m:t>
        </m:r>
        <m:r>
          <m:rPr>
            <m:sty m:val="p"/>
          </m:rPr>
          <m:t>×</m:t>
        </m:r>
        <m:r>
          <m:t>p</m:t>
        </m:r>
      </m:oMath>
      <w:r>
        <w:t xml:space="preserve"> </w:t>
      </w:r>
      <w:r>
        <w:t xml:space="preserve">matrix</w:t>
      </w:r>
      <w:r>
        <w:t xml:space="preserve"> </w:t>
      </w:r>
      <m:oMath>
        <m:r>
          <m:rPr>
            <m:sty m:val="bi"/>
          </m:rPr>
          <m:t>B</m:t>
        </m:r>
      </m:oMath>
      <w:r>
        <w:t xml:space="preserve"> </w:t>
      </w:r>
      <w:r>
        <w:t xml:space="preserve">satisfies</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where</w:t>
      </w:r>
      <w:r>
        <w:t xml:space="preserve"> </w:t>
      </w:r>
      <m:oMath>
        <m:sSub>
          <m:e>
            <m:r>
              <m:rPr>
                <m:sty m:val="bi"/>
              </m:rPr>
              <m:t>I</m:t>
            </m:r>
          </m:e>
          <m:sub>
            <m:r>
              <m:t>p</m:t>
            </m:r>
          </m:sub>
        </m:sSub>
      </m:oMath>
      <w:r>
        <w:t xml:space="preserve"> </w:t>
      </w:r>
      <w:r>
        <w:t xml:space="preserve">is the identity matrix (</w:t>
      </w:r>
      <w:hyperlink w:anchor="def-identity-matrix">
        <w:r>
          <w:rPr>
            <w:rStyle w:val="Hyperlink"/>
          </w:rPr>
          <w:t xml:space="preserve">Definition 27</w:t>
        </w:r>
      </w:hyperlink>
      <w:r>
        <w:t xml:space="preserve">).</w:t>
      </w:r>
      <w:r>
        <w:t xml:space="preserve"> </w:t>
      </w:r>
      <w:r>
        <w:t xml:space="preserve">A square matrix that is not invertible is</w:t>
      </w:r>
      <w:r>
        <w:t xml:space="preserve"> </w:t>
      </w:r>
      <w:r>
        <w:rPr>
          <w:b/>
          <w:bCs/>
        </w:rPr>
        <w:t xml:space="preserve">singular</w:t>
      </w:r>
      <w:r>
        <w:t xml:space="preserve">.</w:t>
      </w:r>
    </w:p>
    <w:bookmarkEnd w:id="386"/>
    <w:bookmarkStart w:id="387" w:name="exm-invertible-matrix"/>
    <w:p>
      <w:pPr>
        <w:pStyle w:val="BodyText"/>
      </w:pPr>
      <w:r>
        <w:rPr>
          <w:b/>
          <w:bCs/>
        </w:rPr>
        <w:t xml:space="preserve">Example 121 (An invertible matrix and a singular one)</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is invertible, with</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multiplying out gives</w:t>
      </w:r>
    </w:p>
    <w:p>
      <w:pPr>
        <w:pStyle w:val="BodyText"/>
      </w:pPr>
      <m:oMathPara>
        <m:oMathParaPr>
          <m:jc m:val="center"/>
        </m:oMathParaPr>
        <m:oMath>
          <m:eqArr>
            <m:e>
              <m:r>
                <m:rPr>
                  <m:sty m:val="bi"/>
                </m:rPr>
                <m:t>A</m:t>
              </m:r>
              <m:sSup>
                <m:e>
                  <m:r>
                    <m:rPr>
                      <m:sty m:val="bi"/>
                    </m:rPr>
                    <m:t>A</m:t>
                  </m:r>
                </m:e>
                <m:sup>
                  <m:r>
                    <m:rPr>
                      <m:sty m:val="p"/>
                    </m:rPr>
                    <m:t>−</m:t>
                  </m:r>
                  <m:r>
                    <m:t>1</m:t>
                  </m:r>
                </m:sup>
              </m:sSup>
              <m:r>
                <m:t>&amp;</m:t>
              </m:r>
              <m:r>
                <m:rPr>
                  <m:sty m:val="p"/>
                </m:rPr>
                <m:t>=</m:t>
              </m:r>
              <m:sSup>
                <m:e>
                  <m:r>
                    <m:rPr>
                      <m:sty m:val="bi"/>
                    </m:rPr>
                    <m:t>A</m:t>
                  </m:r>
                </m:e>
                <m:sup>
                  <m:r>
                    <m:rPr>
                      <m:sty m:val="p"/>
                    </m:rPr>
                    <m:t>−</m:t>
                  </m:r>
                  <m:r>
                    <m:t>1</m:t>
                  </m:r>
                </m:sup>
              </m:sSup>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The matrix</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is singular:</w:t>
      </w:r>
      <w:r>
        <w:t xml:space="preserve"> </w:t>
      </w:r>
      <w:r>
        <w:t xml:space="preserve">for any</w:t>
      </w:r>
      <w:r>
        <w:t xml:space="preserve"> </w:t>
      </w:r>
      <m:oMath>
        <m:r>
          <m:t>2</m:t>
        </m:r>
        <m:r>
          <m:rPr>
            <m:sty m:val="p"/>
          </m:rPr>
          <m:t>×</m:t>
        </m:r>
        <m:r>
          <m:t>2</m:t>
        </m:r>
      </m:oMath>
      <w:r>
        <w:t xml:space="preserve"> </w:t>
      </w:r>
      <w:r>
        <w:t xml:space="preserve">matrix</w:t>
      </w:r>
      <w:r>
        <w:t xml:space="preserve"> </w:t>
      </w:r>
      <m:oMath>
        <m:r>
          <m:rPr>
            <m:sty m:val="bi"/>
          </m:rPr>
          <m:t>C</m:t>
        </m:r>
      </m:oMath>
      <w:r>
        <w:t xml:space="preserve">,</w:t>
      </w:r>
      <w:r>
        <w:t xml:space="preserve"> </w:t>
      </w:r>
      <w:r>
        <w:t xml:space="preserve">the two rows of</w:t>
      </w:r>
      <w:r>
        <w:t xml:space="preserve"> </w:t>
      </w:r>
      <m:oMath>
        <m:r>
          <m:rPr>
            <m:sty m:val="bi"/>
          </m:rPr>
          <m:t>M</m:t>
        </m:r>
        <m:r>
          <m:rPr>
            <m:sty m:val="bi"/>
          </m:rPr>
          <m:t>C</m:t>
        </m:r>
      </m:oMath>
      <w:r>
        <w:t xml:space="preserve"> </w:t>
      </w:r>
      <w:r>
        <w:t xml:space="preserve">are equal,</w:t>
      </w:r>
      <w:r>
        <w:t xml:space="preserve"> </w:t>
      </w:r>
      <w:r>
        <w:t xml:space="preserve">so</w:t>
      </w:r>
      <w:r>
        <w:t xml:space="preserve"> </w:t>
      </w:r>
      <m:oMath>
        <m:r>
          <m:rPr>
            <m:sty m:val="bi"/>
          </m:rPr>
          <m:t>M</m:t>
        </m:r>
        <m:r>
          <m:rPr>
            <m:sty m:val="bi"/>
          </m:rPr>
          <m:t>C</m:t>
        </m:r>
      </m:oMath>
      <w:r>
        <w:t xml:space="preserve"> </w:t>
      </w:r>
      <w:r>
        <w:t xml:space="preserve">can never be</w:t>
      </w:r>
      <w:r>
        <w:t xml:space="preserve"> </w:t>
      </w:r>
      <m:oMath>
        <m:sSub>
          <m:e>
            <m:r>
              <m:rPr>
                <m:sty m:val="bi"/>
              </m:rPr>
              <m:t>I</m:t>
            </m:r>
          </m:e>
          <m:sub>
            <m:r>
              <m:t>2</m:t>
            </m:r>
          </m:sub>
        </m:sSub>
      </m:oMath>
      <w:r>
        <w:t xml:space="preserve">,</w:t>
      </w:r>
      <w:r>
        <w:t xml:space="preserve"> </w:t>
      </w:r>
      <w:r>
        <w:t xml:space="preserve">whose two rows differ.</w:t>
      </w:r>
    </w:p>
    <w:bookmarkEnd w:id="387"/>
    <w:bookmarkStart w:id="388" w:name="rem-invertible-inverse"/>
    <w:p>
      <w:pPr>
        <w:pStyle w:val="BodyText"/>
      </w:pPr>
      <w:r>
        <w:rPr>
          <w:i/>
          <w:iCs/>
        </w:rPr>
        <w:t xml:space="preserve">Remark 21</w:t>
      </w:r>
      <w:r>
        <w:t xml:space="preserve"> (Invertible matrices and inverses).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and suppose that two</w:t>
      </w:r>
      <w:r>
        <w:t xml:space="preserve"> </w:t>
      </w:r>
      <m:oMath>
        <m:r>
          <m:t>p</m:t>
        </m:r>
        <m:r>
          <m:rPr>
            <m:sty m:val="p"/>
          </m:rPr>
          <m:t>×</m:t>
        </m:r>
        <m:r>
          <m:t>p</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 </w:t>
      </w:r>
      <w:r>
        <w:t xml:space="preserve">satisfy</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e>
          </m:eqArr>
        </m:oMath>
      </m:oMathPara>
    </w:p>
    <w:p>
      <w:pPr>
        <w:pStyle w:val="FirstParagraph"/>
      </w:pPr>
      <w:r>
        <w:t xml:space="preserve">and</w:t>
      </w:r>
    </w:p>
    <w:p>
      <w:pPr>
        <w:pStyle w:val="BodyText"/>
      </w:pPr>
      <m:oMathPara>
        <m:oMathParaPr>
          <m:jc m:val="center"/>
        </m:oMathParaPr>
        <m:oMath>
          <m:eqArr>
            <m:e>
              <m:r>
                <m:rPr>
                  <m:sty m:val="bi"/>
                </m:rPr>
                <m:t>A</m:t>
              </m:r>
              <m:r>
                <m:rPr>
                  <m:sty m:val="bi"/>
                </m:rPr>
                <m:t>C</m:t>
              </m:r>
              <m:r>
                <m:t>&amp;</m:t>
              </m:r>
              <m:r>
                <m:rPr>
                  <m:sty m:val="p"/>
                </m:rPr>
                <m:t>=</m:t>
              </m:r>
              <m:r>
                <m:rPr>
                  <m:sty m:val="bi"/>
                </m:rPr>
                <m:t>C</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Then</w:t>
      </w:r>
    </w:p>
    <w:p>
      <w:pPr>
        <w:pStyle w:val="BodyText"/>
      </w:pPr>
      <m:oMathPara>
        <m:oMathParaPr>
          <m:jc m:val="center"/>
        </m:oMathParaPr>
        <m:oMath>
          <m:eqArr>
            <m:e>
              <m:r>
                <m:rPr>
                  <m:sty m:val="bi"/>
                </m:rPr>
                <m:t>B</m:t>
              </m:r>
              <m:r>
                <m:t>&amp;</m:t>
              </m:r>
              <m:r>
                <m:rPr>
                  <m:sty m:val="p"/>
                </m:rPr>
                <m:t>=</m:t>
              </m:r>
              <m:r>
                <m:rPr>
                  <m:sty m:val="bi"/>
                </m:rPr>
                <m:t>B</m:t>
              </m:r>
              <m:r>
                <m:t> </m:t>
              </m:r>
              <m:sSub>
                <m:e>
                  <m:r>
                    <m:rPr>
                      <m:sty m:val="bi"/>
                    </m:rPr>
                    <m:t>I</m:t>
                  </m:r>
                </m:e>
                <m:sub>
                  <m:r>
                    <m:t>p</m:t>
                  </m:r>
                </m:sub>
              </m:sSub>
              <m:r>
                <m:t>&amp;</m:t>
              </m:r>
              <m:r>
                <m:t>&amp;</m:t>
              </m:r>
              <m:r>
                <m:rPr>
                  <m:nor/>
                  <m:sty m:val="p"/>
                </m:rPr>
                <m:t>(identity matrix)</m:t>
              </m:r>
            </m:e>
            <m:e>
              <m:r>
                <m:t>&amp;</m:t>
              </m:r>
              <m:r>
                <m:rPr>
                  <m:sty m:val="p"/>
                </m:rPr>
                <m:t>=</m:t>
              </m:r>
              <m:r>
                <m:rPr>
                  <m:sty m:val="bi"/>
                </m:rPr>
                <m:t>B</m:t>
              </m:r>
              <m:r>
                <m:rPr>
                  <m:sty m:val="p"/>
                </m:rPr>
                <m:t>(</m:t>
              </m:r>
              <m:r>
                <m:rPr>
                  <m:sty m:val="bi"/>
                </m:rPr>
                <m:t>A</m:t>
              </m:r>
              <m:r>
                <m:rPr>
                  <m:sty m:val="bi"/>
                </m:rPr>
                <m:t>C</m:t>
              </m:r>
              <m:r>
                <m:rPr>
                  <m:sty m:val="p"/>
                </m:rPr>
                <m:t>)</m:t>
              </m:r>
              <m:r>
                <m:t>&amp;</m:t>
              </m:r>
              <m:r>
                <m:t>&amp;</m:t>
              </m:r>
              <m:r>
                <m:rPr>
                  <m:nor/>
                  <m:sty m:val="p"/>
                </m:rPr>
                <m:t>(</m:t>
              </m:r>
              <m:r>
                <m:rPr>
                  <m:sty m:val="bi"/>
                </m:rPr>
                <m:t>A</m:t>
              </m:r>
              <m:r>
                <m:rPr>
                  <m:sty m:val="bi"/>
                </m:rPr>
                <m:t>C</m:t>
              </m:r>
              <m:r>
                <m:rPr>
                  <m:sty m:val="p"/>
                </m:rPr>
                <m:t>=</m:t>
              </m:r>
              <m:sSub>
                <m:e>
                  <m:r>
                    <m:rPr>
                      <m:sty m:val="bi"/>
                    </m:rPr>
                    <m:t>I</m:t>
                  </m:r>
                </m:e>
                <m:sub>
                  <m:r>
                    <m:t>p</m:t>
                  </m:r>
                </m:sub>
              </m:sSub>
              <m:r>
                <m:rPr>
                  <m:nor/>
                  <m:sty m:val="p"/>
                </m:rPr>
                <m:t>)</m:t>
              </m:r>
            </m:e>
            <m:e>
              <m:r>
                <m:t>&amp;</m:t>
              </m:r>
              <m:r>
                <m:rPr>
                  <m:sty m:val="p"/>
                </m:rPr>
                <m:t>=</m:t>
              </m:r>
              <m:r>
                <m:rPr>
                  <m:sty m:val="p"/>
                </m:rPr>
                <m:t>(</m:t>
              </m:r>
              <m:r>
                <m:rPr>
                  <m:sty m:val="bi"/>
                </m:rPr>
                <m:t>B</m:t>
              </m:r>
              <m:r>
                <m:rPr>
                  <m:sty m:val="bi"/>
                </m:rPr>
                <m:t>A</m:t>
              </m:r>
              <m:r>
                <m:rPr>
                  <m:sty m:val="p"/>
                </m:rPr>
                <m:t>)</m:t>
              </m:r>
              <m:r>
                <m:rPr>
                  <m:sty m:val="bi"/>
                </m:rPr>
                <m:t>C</m:t>
              </m:r>
              <m:r>
                <m:t>&amp;</m:t>
              </m:r>
              <m:r>
                <m:t>&amp;</m:t>
              </m:r>
              <m:r>
                <m:rPr>
                  <m:nor/>
                  <m:sty m:val="p"/>
                </m:rPr>
                <m:t>(matrix multiplication is associative)</m:t>
              </m:r>
            </m:e>
            <m:e>
              <m:r>
                <m:t>&amp;</m:t>
              </m:r>
              <m:r>
                <m:rPr>
                  <m:sty m:val="p"/>
                </m:rPr>
                <m:t>=</m:t>
              </m:r>
              <m:sSub>
                <m:e>
                  <m:r>
                    <m:rPr>
                      <m:sty m:val="bi"/>
                    </m:rPr>
                    <m:t>I</m:t>
                  </m:r>
                </m:e>
                <m:sub>
                  <m:r>
                    <m:t>p</m:t>
                  </m:r>
                </m:sub>
              </m:sSub>
              <m:r>
                <m:t> </m:t>
              </m:r>
              <m:r>
                <m:rPr>
                  <m:sty m:val="bi"/>
                </m:rPr>
                <m:t>C</m:t>
              </m:r>
              <m:r>
                <m:t>&amp;</m:t>
              </m:r>
              <m:r>
                <m:t>&amp;</m:t>
              </m:r>
              <m:r>
                <m:rPr>
                  <m:nor/>
                  <m:sty m:val="p"/>
                </m:rPr>
                <m:t>(</m:t>
              </m:r>
              <m:r>
                <m:rPr>
                  <m:sty m:val="bi"/>
                </m:rPr>
                <m:t>B</m:t>
              </m:r>
              <m:r>
                <m:rPr>
                  <m:sty m:val="bi"/>
                </m:rPr>
                <m:t>A</m:t>
              </m:r>
              <m:r>
                <m:rPr>
                  <m:sty m:val="p"/>
                </m:rPr>
                <m:t>=</m:t>
              </m:r>
              <m:sSub>
                <m:e>
                  <m:r>
                    <m:rPr>
                      <m:sty m:val="bi"/>
                    </m:rPr>
                    <m:t>I</m:t>
                  </m:r>
                </m:e>
                <m:sub>
                  <m:r>
                    <m:t>p</m:t>
                  </m:r>
                </m:sub>
              </m:sSub>
              <m:r>
                <m:rPr>
                  <m:nor/>
                  <m:sty m:val="p"/>
                </m:rPr>
                <m:t>)</m:t>
              </m:r>
            </m:e>
            <m:e>
              <m:r>
                <m:t>&amp;</m:t>
              </m:r>
              <m:r>
                <m:rPr>
                  <m:sty m:val="p"/>
                </m:rPr>
                <m:t>=</m:t>
              </m:r>
              <m:r>
                <m:rPr>
                  <m:sty m:val="bi"/>
                </m:rPr>
                <m:t>C</m:t>
              </m:r>
              <m:r>
                <m:t>&amp;</m:t>
              </m:r>
              <m:r>
                <m:t>&amp;</m:t>
              </m:r>
              <m:r>
                <m:rPr>
                  <m:nor/>
                  <m:sty m:val="p"/>
                </m:rPr>
                <m:t>(identity matrix)</m:t>
              </m:r>
            </m:e>
          </m:eqArr>
        </m:oMath>
      </m:oMathPara>
    </w:p>
    <w:p>
      <w:pPr>
        <w:pStyle w:val="FirstParagraph"/>
      </w:pP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r>
        <w:t xml:space="preserve"> </w:t>
      </w:r>
      <w:r>
        <w:t xml:space="preserve">Since</w:t>
      </w:r>
      <w:r>
        <w:t xml:space="preserve"> </w:t>
      </w:r>
      <m:oMath>
        <m:r>
          <m:rPr>
            <m:sty m:val="bi"/>
          </m:rPr>
          <m:t>B</m:t>
        </m:r>
        <m:r>
          <m:rPr>
            <m:sty m:val="p"/>
          </m:rPr>
          <m:t>=</m:t>
        </m:r>
        <m:r>
          <m:rPr>
            <m:sty m:val="bi"/>
          </m:rPr>
          <m:t>C</m:t>
        </m:r>
      </m:oMath>
      <w:r>
        <w:t xml:space="preserve">,</w:t>
      </w:r>
      <w:r>
        <w:t xml:space="preserve"> </w:t>
      </w:r>
      <w:r>
        <w:t xml:space="preserve">at most one matrix satisfies these equations,</w:t>
      </w:r>
      <w:r>
        <w:t xml:space="preserve"> </w:t>
      </w:r>
      <w:r>
        <w:t xml:space="preserve">which is the uniqueness that 5 asserts.</w:t>
      </w:r>
      <w:r>
        <w:t xml:space="preserve"> </w:t>
      </w:r>
      <w:r>
        <w:t xml:space="preserve">When</w:t>
      </w:r>
      <w:r>
        <w:t xml:space="preserve"> </w:t>
      </w:r>
      <m:oMath>
        <m:r>
          <m:rPr>
            <m:sty m:val="bi"/>
          </m:rPr>
          <m:t>A</m:t>
        </m:r>
      </m:oMath>
      <w:r>
        <w:t xml:space="preserve"> </w:t>
      </w:r>
      <w:r>
        <w:t xml:space="preserve">is invertible,</w:t>
      </w:r>
      <w:r>
        <w:t xml:space="preserve"> </w:t>
      </w:r>
      <w:r>
        <w:t xml:space="preserve">the matrix</w:t>
      </w:r>
      <w:r>
        <w:t xml:space="preserve"> </w:t>
      </w:r>
      <m:oMath>
        <m:r>
          <m:rPr>
            <m:sty m:val="bi"/>
          </m:rPr>
          <m:t>B</m:t>
        </m:r>
      </m:oMath>
      <w:r>
        <w:t xml:space="preserve"> </w:t>
      </w:r>
      <w:r>
        <w:t xml:space="preserve">in</w:t>
      </w:r>
      <w:r>
        <w:t xml:space="preserve"> </w:t>
      </w:r>
      <w:hyperlink w:anchor="def-invertible-matrix">
        <w:r>
          <w:rPr>
            <w:rStyle w:val="Hyperlink"/>
          </w:rPr>
          <w:t xml:space="preserve">Definition 72</w:t>
        </w:r>
      </w:hyperlink>
      <w:r>
        <w:t xml:space="preserve"> </w:t>
      </w:r>
      <w:r>
        <w:t xml:space="preserve">is therefore the inverse</w:t>
      </w:r>
      <w:r>
        <w:t xml:space="preserve"> </w:t>
      </w:r>
      <m:oMath>
        <m:sSup>
          <m:e>
            <m:r>
              <m:rPr>
                <m:sty m:val="bi"/>
              </m:rPr>
              <m:t>A</m:t>
            </m:r>
          </m:e>
          <m:sup>
            <m:r>
              <m:rPr>
                <m:sty m:val="p"/>
              </m:rPr>
              <m:t>−</m:t>
            </m:r>
            <m:r>
              <m:t>1</m:t>
            </m:r>
          </m:sup>
        </m:sSup>
      </m:oMath>
      <w:r>
        <w:t xml:space="preserve"> </w:t>
      </w:r>
      <w:r>
        <w:t xml:space="preserve">of</w:t>
      </w:r>
      <w:r>
        <w:t xml:space="preserve"> </w:t>
      </w:r>
      <m:oMath>
        <m:r>
          <m:rPr>
            <m:sty m:val="bi"/>
          </m:rPr>
          <m:t>A</m:t>
        </m:r>
      </m:oMath>
      <w:r>
        <w:t xml:space="preserve">,</w:t>
      </w:r>
      <w:r>
        <w:t xml:space="preserve"> </w:t>
      </w:r>
      <w:r>
        <w:t xml:space="preserve">and</w:t>
      </w:r>
      <w:r>
        <w:t xml:space="preserve"> </w:t>
      </w:r>
      <m:oMath>
        <m:r>
          <m:rPr>
            <m:sty m:val="bi"/>
          </m:rPr>
          <m:t>A</m:t>
        </m:r>
      </m:oMath>
      <w:r>
        <w:t xml:space="preserve"> </w:t>
      </w:r>
      <w:r>
        <w:t xml:space="preserve">is invertible exactly when it has an inverse.</w:t>
      </w:r>
      <w:r>
        <w:t xml:space="preserve"> </w:t>
      </w:r>
      <w:r>
        <w:t xml:space="preserve">For example,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in</w:t>
      </w:r>
      <w:r>
        <w:t xml:space="preserve"> </w:t>
      </w:r>
      <w:hyperlink w:anchor="exm-invertible-matrix">
        <w:r>
          <w:rPr>
            <w:rStyle w:val="Hyperlink"/>
          </w:rPr>
          <w:t xml:space="preserve">Example 121</w:t>
        </w:r>
      </w:hyperlink>
      <w:r>
        <w:t xml:space="preserve">,</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 </w:t>
      </w:r>
      <w:r>
        <w:t xml:space="preserve">is the only</w:t>
      </w:r>
      <w:r>
        <w:t xml:space="preserve"> </w:t>
      </w:r>
      <m:oMath>
        <m:r>
          <m:t>2</m:t>
        </m:r>
        <m:r>
          <m:rPr>
            <m:sty m:val="p"/>
          </m:rPr>
          <m:t>×</m:t>
        </m:r>
        <m:r>
          <m:t>2</m:t>
        </m:r>
      </m:oMath>
      <w:r>
        <w:t xml:space="preserve"> </w:t>
      </w:r>
      <w:r>
        <w:t xml:space="preserve">matrix</w:t>
      </w:r>
      <w:r>
        <w:t xml:space="preserve"> </w:t>
      </w:r>
      <m:oMath>
        <m:r>
          <m:rPr>
            <m:sty m:val="bi"/>
          </m:rPr>
          <m:t>B</m:t>
        </m:r>
      </m:oMath>
      <w:r>
        <w:t xml:space="preserve"> </w:t>
      </w:r>
      <w:r>
        <w:t xml:space="preserve">with</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so it is</w:t>
      </w:r>
      <w:r>
        <w:t xml:space="preserve"> </w:t>
      </w:r>
      <m:oMath>
        <m:sSup>
          <m:e>
            <m:r>
              <m:rPr>
                <m:sty m:val="bi"/>
              </m:rPr>
              <m:t>A</m:t>
            </m:r>
          </m:e>
          <m:sup>
            <m:r>
              <m:rPr>
                <m:sty m:val="p"/>
              </m:rPr>
              <m:t>−</m:t>
            </m:r>
            <m:r>
              <m:t>1</m:t>
            </m:r>
          </m:sup>
        </m:sSup>
      </m:oMath>
      <w:r>
        <w:t xml:space="preserve">.</w:t>
      </w:r>
    </w:p>
    <w:bookmarkEnd w:id="388"/>
    <w:bookmarkStart w:id="389" w:name="thm-inverse-product"/>
    <w:p>
      <w:pPr>
        <w:pStyle w:val="BodyText"/>
      </w:pPr>
      <w:r>
        <w:rPr>
          <w:b/>
          <w:bCs/>
        </w:rPr>
        <w:t xml:space="preserve">Theorem 63 (Inverse of a product)</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 invertible</w:t>
      </w:r>
      <w:r>
        <w:t xml:space="preserve"> </w:t>
      </w:r>
      <m:oMath>
        <m:r>
          <m:t>p</m:t>
        </m:r>
        <m:r>
          <m:rPr>
            <m:sty m:val="p"/>
          </m:rPr>
          <m:t>×</m:t>
        </m:r>
        <m:r>
          <m:t>p</m:t>
        </m:r>
      </m:oMath>
      <w:r>
        <w:t xml:space="preserve"> </w:t>
      </w:r>
      <w:r>
        <w:t xml:space="preserve">matrices,</w:t>
      </w:r>
      <w:r>
        <w:t xml:space="preserve"> </w:t>
      </w:r>
      <w:r>
        <w:t xml:space="preserve">then</w:t>
      </w:r>
      <w:r>
        <w:t xml:space="preserve"> </w:t>
      </w:r>
      <m:oMath>
        <m:r>
          <m:rPr>
            <m:sty m:val="bi"/>
          </m:rPr>
          <m:t>A</m:t>
        </m:r>
        <m:r>
          <m:rPr>
            <m:sty m:val="bi"/>
          </m:rPr>
          <m:t>B</m:t>
        </m:r>
      </m:oMath>
      <w:r>
        <w:t xml:space="preserve"> </w:t>
      </w:r>
      <w:r>
        <w:t xml:space="preserve">is invertible, and</w:t>
      </w:r>
    </w:p>
    <w:p>
      <w:pPr>
        <w:pStyle w:val="BodyText"/>
      </w:pPr>
      <m:oMathPara>
        <m:oMathParaPr>
          <m:jc m:val="center"/>
        </m:oMathParaPr>
        <m:oMath>
          <m:r>
            <m:rPr>
              <m:sty m:val="p"/>
            </m:rPr>
            <m:t>(</m:t>
          </m:r>
          <m:r>
            <m:rPr>
              <m:sty m:val="bi"/>
            </m:rPr>
            <m:t>A</m:t>
          </m:r>
          <m:r>
            <m:rPr>
              <m:sty m:val="bi"/>
            </m:rPr>
            <m:t>B</m:t>
          </m:r>
          <m:sSup>
            <m:e>
              <m:r>
                <m:rPr>
                  <m:sty m:val="p"/>
                </m:rPr>
                <m:t>)</m:t>
              </m:r>
            </m:e>
            <m:sup>
              <m:r>
                <m:rPr>
                  <m:sty m:val="p"/>
                </m:rPr>
                <m:t>−</m:t>
              </m:r>
              <m:r>
                <m:t>1</m:t>
              </m:r>
            </m:sup>
          </m:sSup>
          <m:r>
            <m:rPr>
              <m:sty m:val="p"/>
            </m:rPr>
            <m:t>=</m:t>
          </m:r>
          <m:sSup>
            <m:e>
              <m:r>
                <m:rPr>
                  <m:sty m:val="bi"/>
                </m:rPr>
                <m:t>B</m:t>
              </m:r>
            </m:e>
            <m:sup>
              <m:r>
                <m:rPr>
                  <m:sty m:val="p"/>
                </m:rPr>
                <m:t>−</m:t>
              </m:r>
              <m:r>
                <m:t>1</m:t>
              </m:r>
            </m:sup>
          </m:sSup>
          <m:sSup>
            <m:e>
              <m:r>
                <m:rPr>
                  <m:sty m:val="bi"/>
                </m:rPr>
                <m:t>A</m:t>
              </m:r>
            </m:e>
            <m:sup>
              <m:r>
                <m:rPr>
                  <m:sty m:val="p"/>
                </m:rPr>
                <m:t>−</m:t>
              </m:r>
              <m:r>
                <m:t>1</m:t>
              </m:r>
            </m:sup>
          </m:sSup>
        </m:oMath>
      </m:oMathPara>
    </w:p>
    <w:bookmarkEnd w:id="389"/>
    <w:p>
      <w:pPr>
        <w:pStyle w:val="FirstParagraph"/>
      </w:pPr>
      <w:r>
        <w:rPr>
          <w:i/>
          <w:iCs/>
        </w:rPr>
        <w:t xml:space="preserve">Proof</w:t>
      </w:r>
      <w:r>
        <w:t xml:space="preserve">. </w:t>
      </w:r>
      <w:r>
        <w:t xml:space="preserve">Multiply</w:t>
      </w:r>
      <w:r>
        <w:t xml:space="preserve"> </w:t>
      </w:r>
      <m:oMath>
        <m:r>
          <m:rPr>
            <m:sty m:val="bi"/>
          </m:rPr>
          <m:t>A</m:t>
        </m:r>
        <m:r>
          <m:rPr>
            <m:sty m:val="bi"/>
          </m:rPr>
          <m:t>B</m:t>
        </m:r>
      </m:oMath>
      <w:r>
        <w:t xml:space="preserve"> </w:t>
      </w:r>
      <w:r>
        <w:t xml:space="preserve">by the candidate inverse on the right:</w:t>
      </w:r>
    </w:p>
    <w:p>
      <w:pPr>
        <w:pStyle w:val="BodyText"/>
      </w:pPr>
      <m:oMathPara>
        <m:oMathParaPr>
          <m:jc m:val="center"/>
        </m:oMathParaPr>
        <m:oMath>
          <m:eqArr>
            <m:e>
              <m:r>
                <m:rPr>
                  <m:sty m:val="p"/>
                </m:rPr>
                <m:t>(</m:t>
              </m:r>
              <m:r>
                <m:rPr>
                  <m:sty m:val="bi"/>
                </m:rPr>
                <m:t>A</m:t>
              </m:r>
              <m:r>
                <m:rPr>
                  <m:sty m:val="bi"/>
                </m:rPr>
                <m:t>B</m:t>
              </m:r>
              <m:r>
                <m:rPr>
                  <m:sty m:val="p"/>
                </m:rPr>
                <m:t>)</m:t>
              </m:r>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t>&amp;</m:t>
              </m:r>
              <m:r>
                <m:rPr>
                  <m:sty m:val="p"/>
                </m:rPr>
                <m:t>=</m:t>
              </m:r>
              <m:r>
                <m:rPr>
                  <m:sty m:val="bi"/>
                </m:rPr>
                <m:t>A</m:t>
              </m:r>
              <m:r>
                <m:rPr>
                  <m:sty m:val="p"/>
                </m:rPr>
                <m:t>(</m:t>
              </m:r>
              <m:r>
                <m:rPr>
                  <m:sty m:val="bi"/>
                </m:rPr>
                <m:t>B</m:t>
              </m:r>
              <m:sSup>
                <m:e>
                  <m:r>
                    <m:rPr>
                      <m:sty m:val="bi"/>
                    </m:rPr>
                    <m:t>B</m:t>
                  </m:r>
                </m:e>
                <m:sup>
                  <m:r>
                    <m:rPr>
                      <m:sty m:val="p"/>
                    </m:rPr>
                    <m:t>−</m:t>
                  </m:r>
                  <m:r>
                    <m:t>1</m:t>
                  </m:r>
                </m:sup>
              </m:sSup>
              <m:r>
                <m:rPr>
                  <m:sty m:val="p"/>
                </m:rPr>
                <m:t>)</m:t>
              </m:r>
              <m:sSup>
                <m:e>
                  <m:r>
                    <m:rPr>
                      <m:sty m:val="bi"/>
                    </m:rPr>
                    <m:t>A</m:t>
                  </m:r>
                </m:e>
                <m:sup>
                  <m:r>
                    <m:rPr>
                      <m:sty m:val="p"/>
                    </m:rPr>
                    <m:t>−</m:t>
                  </m:r>
                  <m:r>
                    <m:t>1</m:t>
                  </m:r>
                </m:sup>
              </m:sSup>
              <m:r>
                <m:t>&amp;</m:t>
              </m:r>
              <m:r>
                <m:t>&amp;</m:t>
              </m:r>
              <m:r>
                <m:rPr>
                  <m:nor/>
                  <m:sty m:val="p"/>
                </m:rPr>
                <m:t>(matrix multiplication is associative)</m:t>
              </m:r>
            </m:e>
            <m:e>
              <m:r>
                <m:t>&amp;</m:t>
              </m:r>
              <m:r>
                <m:rPr>
                  <m:sty m:val="p"/>
                </m:rPr>
                <m:t>=</m:t>
              </m:r>
              <m:r>
                <m:rPr>
                  <m:sty m:val="bi"/>
                </m:rPr>
                <m:t>A</m:t>
              </m:r>
              <m:r>
                <m:t> </m:t>
              </m:r>
              <m:sSub>
                <m:e>
                  <m:r>
                    <m:rPr>
                      <m:sty m:val="bi"/>
                    </m:rPr>
                    <m:t>I</m:t>
                  </m:r>
                </m:e>
                <m:sub>
                  <m:r>
                    <m:t>p</m:t>
                  </m:r>
                </m:sub>
              </m:sSub>
              <m:r>
                <m:t> </m:t>
              </m:r>
              <m:sSup>
                <m:e>
                  <m:r>
                    <m:rPr>
                      <m:sty m:val="bi"/>
                    </m:rPr>
                    <m:t>A</m:t>
                  </m:r>
                </m:e>
                <m:sup>
                  <m:r>
                    <m:rPr>
                      <m:sty m:val="p"/>
                    </m:rPr>
                    <m:t>−</m:t>
                  </m:r>
                  <m:r>
                    <m:t>1</m:t>
                  </m:r>
                </m:sup>
              </m:sSup>
              <m:r>
                <m:t>&amp;</m:t>
              </m:r>
              <m:r>
                <m:t>&amp;</m:t>
              </m:r>
              <m:r>
                <m:rPr>
                  <m:nor/>
                  <m:sty m:val="p"/>
                </m:rPr>
                <m:t>(definition of </m:t>
              </m:r>
              <m:sSup>
                <m:e>
                  <m:r>
                    <m:rPr>
                      <m:sty m:val="bi"/>
                    </m:rPr>
                    <m:t>B</m:t>
                  </m:r>
                </m:e>
                <m:sup>
                  <m:r>
                    <m:rPr>
                      <m:sty m:val="p"/>
                    </m:rPr>
                    <m:t>−</m:t>
                  </m:r>
                  <m:r>
                    <m:t>1</m:t>
                  </m:r>
                </m:sup>
              </m:sSup>
              <m:r>
                <m:rPr>
                  <m:nor/>
                  <m:sty m:val="p"/>
                </m:rPr>
                <m:t>)</m:t>
              </m:r>
            </m:e>
            <m:e>
              <m:r>
                <m:t>&amp;</m:t>
              </m:r>
              <m:r>
                <m:rPr>
                  <m:sty m:val="p"/>
                </m:rPr>
                <m:t>=</m:t>
              </m:r>
              <m:r>
                <m:rPr>
                  <m:sty m:val="bi"/>
                </m:rPr>
                <m:t>A</m:t>
              </m:r>
              <m:sSup>
                <m:e>
                  <m:r>
                    <m:rPr>
                      <m:sty m:val="bi"/>
                    </m:rPr>
                    <m:t>A</m:t>
                  </m:r>
                </m:e>
                <m:sup>
                  <m:r>
                    <m:rPr>
                      <m:sty m:val="p"/>
                    </m:rPr>
                    <m:t>−</m:t>
                  </m:r>
                  <m:r>
                    <m:t>1</m:t>
                  </m:r>
                </m:sup>
              </m:sSup>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A</m:t>
                  </m:r>
                </m:e>
                <m:sup>
                  <m:r>
                    <m:rPr>
                      <m:sty m:val="p"/>
                    </m:rPr>
                    <m:t>−</m:t>
                  </m:r>
                  <m:r>
                    <m:t>1</m:t>
                  </m:r>
                </m:sup>
              </m:sSup>
              <m:r>
                <m:rPr>
                  <m:nor/>
                  <m:sty m:val="p"/>
                </m:rPr>
                <m:t>)</m:t>
              </m:r>
            </m:e>
          </m:eqArr>
        </m:oMath>
      </m:oMathPara>
    </w:p>
    <w:p>
      <w:pPr>
        <w:pStyle w:val="FirstParagraph"/>
      </w:pPr>
      <w:r>
        <w:t xml:space="preserve">and on the left:</w:t>
      </w:r>
    </w:p>
    <w:p>
      <w:pPr>
        <w:pStyle w:val="BodyText"/>
      </w:pPr>
      <m:oMathPara>
        <m:oMathParaPr>
          <m:jc m:val="center"/>
        </m:oMathParaPr>
        <m:oMath>
          <m:eqArr>
            <m:e>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rPr>
                  <m:sty m:val="p"/>
                </m:rPr>
                <m:t>(</m:t>
              </m:r>
              <m:r>
                <m:rPr>
                  <m:sty m:val="bi"/>
                </m:rPr>
                <m:t>A</m:t>
              </m:r>
              <m:r>
                <m:rPr>
                  <m:sty m:val="bi"/>
                </m:rPr>
                <m:t>B</m:t>
              </m:r>
              <m:r>
                <m:rPr>
                  <m:sty m:val="p"/>
                </m:rPr>
                <m:t>)</m:t>
              </m:r>
              <m:r>
                <m:t>&amp;</m:t>
              </m:r>
              <m:r>
                <m:rPr>
                  <m:sty m:val="p"/>
                </m:rPr>
                <m:t>=</m:t>
              </m:r>
              <m:sSup>
                <m:e>
                  <m:r>
                    <m:rPr>
                      <m:sty m:val="bi"/>
                    </m:rPr>
                    <m:t>B</m:t>
                  </m:r>
                </m:e>
                <m:sup>
                  <m:r>
                    <m:rPr>
                      <m:sty m:val="p"/>
                    </m:rPr>
                    <m:t>−</m:t>
                  </m:r>
                  <m:r>
                    <m:t>1</m:t>
                  </m:r>
                </m:sup>
              </m:sSup>
              <m:r>
                <m:rPr>
                  <m:sty m:val="p"/>
                </m:rPr>
                <m:t>(</m:t>
              </m:r>
              <m:sSup>
                <m:e>
                  <m:r>
                    <m:rPr>
                      <m:sty m:val="bi"/>
                    </m:rPr>
                    <m:t>A</m:t>
                  </m:r>
                </m:e>
                <m:sup>
                  <m:r>
                    <m:rPr>
                      <m:sty m:val="p"/>
                    </m:rPr>
                    <m:t>−</m:t>
                  </m:r>
                  <m:r>
                    <m:t>1</m:t>
                  </m:r>
                </m:sup>
              </m:sSup>
              <m:r>
                <m:rPr>
                  <m:sty m:val="bi"/>
                </m:rPr>
                <m:t>A</m:t>
              </m:r>
              <m:r>
                <m:rPr>
                  <m:sty m:val="p"/>
                </m:rPr>
                <m:t>)</m:t>
              </m:r>
              <m:r>
                <m:rPr>
                  <m:sty m:val="bi"/>
                </m:rPr>
                <m:t>B</m:t>
              </m:r>
              <m:r>
                <m:t>&amp;</m:t>
              </m:r>
              <m:r>
                <m:t>&amp;</m:t>
              </m:r>
              <m:r>
                <m:rPr>
                  <m:nor/>
                  <m:sty m:val="p"/>
                </m:rPr>
                <m:t>(matrix multiplication is associative)</m:t>
              </m:r>
            </m:e>
            <m:e>
              <m:r>
                <m:t>&amp;</m:t>
              </m:r>
              <m:r>
                <m:rPr>
                  <m:sty m:val="p"/>
                </m:rPr>
                <m:t>=</m:t>
              </m:r>
              <m:sSup>
                <m:e>
                  <m:r>
                    <m:rPr>
                      <m:sty m:val="bi"/>
                    </m:rPr>
                    <m:t>B</m:t>
                  </m:r>
                </m:e>
                <m:sup>
                  <m:r>
                    <m:rPr>
                      <m:sty m:val="p"/>
                    </m:rPr>
                    <m:t>−</m:t>
                  </m:r>
                  <m:r>
                    <m:t>1</m:t>
                  </m:r>
                </m:sup>
              </m:sSup>
              <m:r>
                <m:t> </m:t>
              </m:r>
              <m:sSub>
                <m:e>
                  <m:r>
                    <m:rPr>
                      <m:sty m:val="bi"/>
                    </m:rPr>
                    <m:t>I</m:t>
                  </m:r>
                </m:e>
                <m:sub>
                  <m:r>
                    <m:t>p</m:t>
                  </m:r>
                </m:sub>
              </m:sSub>
              <m:r>
                <m:t> </m:t>
              </m:r>
              <m:r>
                <m:rPr>
                  <m:sty m:val="bi"/>
                </m:rPr>
                <m:t>B</m:t>
              </m:r>
              <m:r>
                <m:t>&amp;</m:t>
              </m:r>
              <m:r>
                <m:t>&amp;</m:t>
              </m:r>
              <m:r>
                <m:rPr>
                  <m:nor/>
                  <m:sty m:val="p"/>
                </m:rPr>
                <m:t>(definition of </m:t>
              </m:r>
              <m:sSup>
                <m:e>
                  <m:r>
                    <m:rPr>
                      <m:sty m:val="bi"/>
                    </m:rPr>
                    <m:t>A</m:t>
                  </m:r>
                </m:e>
                <m:sup>
                  <m:r>
                    <m:rPr>
                      <m:sty m:val="p"/>
                    </m:rPr>
                    <m:t>−</m:t>
                  </m:r>
                  <m:r>
                    <m:t>1</m:t>
                  </m:r>
                </m:sup>
              </m:sSup>
              <m:r>
                <m:rPr>
                  <m:nor/>
                  <m:sty m:val="p"/>
                </m:rPr>
                <m:t>)</m:t>
              </m:r>
            </m:e>
            <m:e>
              <m:r>
                <m:t>&amp;</m:t>
              </m:r>
              <m:r>
                <m:rPr>
                  <m:sty m:val="p"/>
                </m:rPr>
                <m:t>=</m:t>
              </m:r>
              <m:sSup>
                <m:e>
                  <m:r>
                    <m:rPr>
                      <m:sty m:val="bi"/>
                    </m:rPr>
                    <m:t>B</m:t>
                  </m:r>
                </m:e>
                <m:sup>
                  <m:r>
                    <m:rPr>
                      <m:sty m:val="p"/>
                    </m:rPr>
                    <m:t>−</m:t>
                  </m:r>
                  <m:r>
                    <m:t>1</m:t>
                  </m:r>
                </m:sup>
              </m:sSup>
              <m:r>
                <m:rPr>
                  <m:sty m:val="bi"/>
                </m:rPr>
                <m:t>B</m:t>
              </m:r>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B</m:t>
                  </m:r>
                </m:e>
                <m:sup>
                  <m:r>
                    <m:rPr>
                      <m:sty m:val="p"/>
                    </m:rPr>
                    <m:t>−</m:t>
                  </m:r>
                  <m:r>
                    <m:t>1</m:t>
                  </m:r>
                </m:sup>
              </m:sSup>
              <m:r>
                <m:rPr>
                  <m:nor/>
                  <m:sty m:val="p"/>
                </m:rPr>
                <m:t>)</m:t>
              </m:r>
            </m:e>
          </m:eqArr>
        </m:oMath>
      </m:oMathPara>
    </w:p>
    <w:p>
      <w:pPr>
        <w:pStyle w:val="FirstParagraph"/>
      </w:pPr>
      <w:r>
        <w:t xml:space="preserve">So</w:t>
      </w:r>
      <w:r>
        <w:t xml:space="preserve"> </w:t>
      </w:r>
      <m:oMath>
        <m:sSup>
          <m:e>
            <m:r>
              <m:rPr>
                <m:sty m:val="bi"/>
              </m:rPr>
              <m:t>B</m:t>
            </m:r>
          </m:e>
          <m:sup>
            <m:r>
              <m:rPr>
                <m:sty m:val="p"/>
              </m:rPr>
              <m:t>−</m:t>
            </m:r>
            <m:r>
              <m:t>1</m:t>
            </m:r>
          </m:sup>
        </m:sSup>
        <m:sSup>
          <m:e>
            <m:r>
              <m:rPr>
                <m:sty m:val="bi"/>
              </m:rPr>
              <m:t>A</m:t>
            </m:r>
          </m:e>
          <m:sup>
            <m:r>
              <m:rPr>
                <m:sty m:val="p"/>
              </m:rPr>
              <m:t>−</m:t>
            </m:r>
            <m:r>
              <m:t>1</m:t>
            </m:r>
          </m:sup>
        </m:sSup>
      </m:oMath>
      <w:r>
        <w:t xml:space="preserve"> </w:t>
      </w:r>
      <w:r>
        <w:t xml:space="preserve">satisfies 5 for</w:t>
      </w:r>
      <w:r>
        <w:t xml:space="preserve"> </w:t>
      </w:r>
      <m:oMath>
        <m:r>
          <m:rPr>
            <m:sty m:val="bi"/>
          </m:rPr>
          <m:t>A</m:t>
        </m:r>
        <m:r>
          <m:rPr>
            <m:sty m:val="bi"/>
          </m:rPr>
          <m:t>B</m:t>
        </m:r>
      </m:oMath>
      <w:r>
        <w:t xml:space="preserve">.</w:t>
      </w:r>
      <w:r>
        <w:t xml:space="preserve"> </w:t>
      </w: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p>
    <w:bookmarkStart w:id="390" w:name="thm-inverse-transpose"/>
    <w:p>
      <w:pPr>
        <w:pStyle w:val="BodyText"/>
      </w:pPr>
      <w:r>
        <w:rPr>
          <w:b/>
          <w:bCs/>
        </w:rPr>
        <w:t xml:space="preserve">Theorem 64 (Inverse of a transpose)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w:t>
      </w:r>
      <w:r>
        <w:t xml:space="preserve"> </w:t>
      </w:r>
      <w:r>
        <w:t xml:space="preserve">then</w:t>
      </w:r>
      <w:r>
        <w:t xml:space="preserve"> </w:t>
      </w:r>
      <m:oMath>
        <m:sSup>
          <m:e>
            <m:r>
              <m:rPr>
                <m:sty m:val="bi"/>
              </m:rPr>
              <m:t>A</m:t>
            </m:r>
          </m:e>
          <m:sup>
            <m:r>
              <m:rPr>
                <m:sty m:val="p"/>
              </m:rPr>
              <m:t>⊤</m:t>
            </m:r>
          </m:sup>
        </m:sSup>
      </m:oMath>
      <w:r>
        <w:t xml:space="preserve"> </w:t>
      </w:r>
      <w:r>
        <w:t xml:space="preserve">is invertible, and</w:t>
      </w:r>
    </w:p>
    <w:p>
      <w:pPr>
        <w:pStyle w:val="BodyText"/>
      </w:pPr>
      <m:oMathPara>
        <m:oMathParaPr>
          <m:jc m:val="center"/>
        </m:oMathParaPr>
        <m:oMath>
          <m:r>
            <m:t>​</m:t>
          </m:r>
          <m:sSup>
            <m:e>
              <m:d>
                <m:dPr>
                  <m:begChr m:val="("/>
                  <m:sepChr m:val=""/>
                  <m:endChr m:val=")"/>
                  <m:grow/>
                </m:dPr>
                <m:e>
                  <m:sSup>
                    <m:e>
                      <m:r>
                        <m:rPr>
                          <m:sty m:val="bi"/>
                        </m:rPr>
                        <m:t>A</m:t>
                      </m:r>
                    </m:e>
                    <m:sup>
                      <m:r>
                        <m:rPr>
                          <m:sty m:val="p"/>
                        </m:rPr>
                        <m:t>⊤</m:t>
                      </m:r>
                    </m:sup>
                  </m:sSup>
                </m:e>
              </m:d>
            </m:e>
            <m:sup>
              <m:r>
                <m:rPr>
                  <m:sty m:val="p"/>
                </m:rPr>
                <m:t>−</m:t>
              </m:r>
              <m:r>
                <m:t>1</m:t>
              </m:r>
            </m:sup>
          </m:sSup>
          <m:r>
            <m:t>​</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oMath>
      </m:oMathPara>
    </w:p>
    <w:bookmarkEnd w:id="390"/>
    <w:p>
      <w:pPr>
        <w:pStyle w:val="FirstParagraph"/>
      </w:pPr>
      <w:r>
        <w:rPr>
          <w:i/>
          <w:iCs/>
        </w:rPr>
        <w:t xml:space="preserve">Proof</w:t>
      </w:r>
      <w:r>
        <w:t xml:space="preserve">. </w:t>
      </w:r>
      <w:r>
        <w:t xml:space="preserve">Multiply</w:t>
      </w:r>
      <w:r>
        <w:t xml:space="preserve"> </w:t>
      </w:r>
      <m:oMath>
        <m:sSup>
          <m:e>
            <m:r>
              <m:rPr>
                <m:sty m:val="bi"/>
              </m:rPr>
              <m:t>A</m:t>
            </m:r>
          </m:e>
          <m:sup>
            <m:r>
              <m:rPr>
                <m:sty m:val="p"/>
              </m:rPr>
              <m:t>⊤</m:t>
            </m:r>
          </m:sup>
        </m:sSup>
      </m:oMath>
      <w:r>
        <w:t xml:space="preserve"> </w:t>
      </w:r>
      <w:r>
        <w:t xml:space="preserve">by the candidate inverse on each side:</w:t>
      </w:r>
    </w:p>
    <w:p>
      <w:pPr>
        <w:pStyle w:val="BodyText"/>
      </w:pPr>
      <m:oMathPara>
        <m:oMathParaPr>
          <m:jc m:val="center"/>
        </m:oMathParaPr>
        <m:oMath>
          <m:eqArr>
            <m:e>
              <m:sSup>
                <m:e>
                  <m:r>
                    <m:rPr>
                      <m:sty m:val="bi"/>
                    </m:rPr>
                    <m:t>A</m:t>
                  </m:r>
                </m:e>
                <m:sup>
                  <m:r>
                    <m:rPr>
                      <m:sty m:val="p"/>
                    </m:rPr>
                    <m:t>⊤</m:t>
                  </m:r>
                </m:sup>
              </m:sSup>
              <m:r>
                <m:t> </m:t>
              </m:r>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r>
                            <m:t>1</m:t>
                          </m:r>
                        </m:sup>
                      </m:sSup>
                      <m:r>
                        <m:rPr>
                          <m:sty m:val="bi"/>
                        </m:rPr>
                        <m:t>A</m:t>
                      </m:r>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 </m:t>
              </m:r>
              <m:sSup>
                <m:e>
                  <m:r>
                    <m:rPr>
                      <m:sty m:val="bi"/>
                    </m:rPr>
                    <m:t>A</m:t>
                  </m:r>
                </m:e>
                <m:sup>
                  <m:r>
                    <m:rPr>
                      <m:sty m:val="p"/>
                    </m:rPr>
                    <m:t>⊤</m:t>
                  </m:r>
                </m:sup>
              </m:sSup>
              <m:r>
                <m:t>&amp;</m:t>
              </m:r>
              <m:r>
                <m:rPr>
                  <m:sty m:val="p"/>
                </m:rPr>
                <m:t>=</m:t>
              </m:r>
              <m:sSup>
                <m:e>
                  <m:r>
                    <m:t>​</m:t>
                  </m:r>
                  <m:d>
                    <m:dPr>
                      <m:begChr m:val="("/>
                      <m:sepChr m:val=""/>
                      <m:endChr m:val=")"/>
                      <m:grow/>
                    </m:dPr>
                    <m:e>
                      <m:r>
                        <m:rPr>
                          <m:sty m:val="bi"/>
                        </m:rPr>
                        <m:t>A</m:t>
                      </m:r>
                      <m:sSup>
                        <m:e>
                          <m:r>
                            <m:rPr>
                              <m:sty m:val="bi"/>
                            </m:rPr>
                            <m:t>A</m:t>
                          </m:r>
                        </m:e>
                        <m:sup>
                          <m:r>
                            <m:rPr>
                              <m:sty m:val="p"/>
                            </m:rPr>
                            <m:t>−</m:t>
                          </m:r>
                          <m:r>
                            <m:t>1</m:t>
                          </m:r>
                        </m:sup>
                      </m:sSup>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w:r>
        <w:t xml:space="preserve">So</w:t>
      </w:r>
      <w:r>
        <w:t xml:space="preserve"> </w:t>
      </w:r>
      <m:oMath>
        <m:sSup>
          <m:e>
            <m:r>
              <m:t>​</m:t>
            </m:r>
            <m:d>
              <m:dPr>
                <m:begChr m:val="("/>
                <m:sepChr m:val=""/>
                <m:endChr m:val=")"/>
                <m:grow/>
              </m:dPr>
              <m:e>
                <m:sSup>
                  <m:e>
                    <m:r>
                      <m:rPr>
                        <m:sty m:val="bi"/>
                      </m:rPr>
                      <m:t>A</m:t>
                    </m:r>
                  </m:e>
                  <m:sup>
                    <m:r>
                      <m:rPr>
                        <m:sty m:val="p"/>
                      </m:rPr>
                      <m:t>−</m:t>
                    </m:r>
                    <m:r>
                      <m:t>1</m:t>
                    </m:r>
                  </m:sup>
                </m:sSup>
              </m:e>
            </m:d>
            <m:r>
              <m:t>​</m:t>
            </m:r>
          </m:e>
          <m:sup>
            <m:r>
              <m:rPr>
                <m:sty m:val="p"/>
              </m:rPr>
              <m:t>⊤</m:t>
            </m:r>
          </m:sup>
        </m:sSup>
      </m:oMath>
      <w:r>
        <w:t xml:space="preserve"> </w:t>
      </w:r>
      <w:r>
        <w:t xml:space="preserve">satisfies 5 for</w:t>
      </w:r>
      <w:r>
        <w:t xml:space="preserve"> </w:t>
      </w:r>
      <m:oMath>
        <m:sSup>
          <m:e>
            <m:r>
              <m:rPr>
                <m:sty m:val="bi"/>
              </m:rPr>
              <m:t>A</m:t>
            </m:r>
          </m:e>
          <m:sup>
            <m:r>
              <m:rPr>
                <m:sty m:val="p"/>
              </m:rPr>
              <m:t>⊤</m:t>
            </m:r>
          </m:sup>
        </m:sSup>
      </m:oMath>
      <w:r>
        <w:t xml:space="preserve">.</w:t>
      </w:r>
      <w:r>
        <w:t xml:space="preserve"> </w:t>
      </w:r>
      <w:r>
        <w:t xml:space="preserve">The first step of each display is</w:t>
      </w:r>
      <w:r>
        <w:t xml:space="preserve"> </w:t>
      </w:r>
      <w:hyperlink w:anchor="thm-transpose-product">
        <w:r>
          <w:rPr>
            <w:rStyle w:val="Hyperlink"/>
          </w:rPr>
          <w:t xml:space="preserve">Theorem 19</w:t>
        </w:r>
      </w:hyperlink>
      <w:r>
        <w:t xml:space="preserve">.</w:t>
      </w:r>
    </w:p>
    <w:bookmarkStart w:id="391" w:name="exm-inverse-transpose"/>
    <w:p>
      <w:pPr>
        <w:pStyle w:val="BodyText"/>
      </w:pPr>
      <w:r>
        <w:rPr>
          <w:b/>
          <w:bCs/>
        </w:rPr>
        <w:t xml:space="preserve">Example 122 (Inverting a transpose)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w:t>
      </w:r>
      <w:r>
        <w:t xml:space="preserve"> </w:t>
      </w:r>
      <w:hyperlink w:anchor="exm-invertible-matrix">
        <w:r>
          <w:rPr>
            <w:rStyle w:val="Hyperlink"/>
          </w:rPr>
          <w:t xml:space="preserve">Example 121</w:t>
        </w:r>
      </w:hyperlink>
      <w:r>
        <w:t xml:space="preserve"> </w:t>
      </w:r>
      <w:r>
        <w:t xml:space="preserve">gives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so</w:t>
      </w:r>
      <w:r>
        <w:t xml:space="preserve"> </w:t>
      </w:r>
      <w:hyperlink w:anchor="thm-inverse-transpose">
        <w:r>
          <w:rPr>
            <w:rStyle w:val="Hyperlink"/>
          </w:rPr>
          <w:t xml:space="preserve">Theorem 64</w:t>
        </w:r>
      </w:hyperlink>
      <w:r>
        <w:t xml:space="preserve"> </w:t>
      </w:r>
      <w:r>
        <w:t xml:space="preserve">says</w:t>
      </w:r>
    </w:p>
    <w:p>
      <w:pPr>
        <w:pStyle w:val="BodyText"/>
      </w:pPr>
      <m:oMathPara>
        <m:oMathParaPr>
          <m:jc m:val="center"/>
        </m:oMathParaPr>
        <m:oMath>
          <m:eqArr>
            <m:e>
              <m:r>
                <m:t>​</m:t>
              </m:r>
              <m:sSup>
                <m:e>
                  <m:d>
                    <m:dPr>
                      <m:begChr m:val="("/>
                      <m:sepChr m:val=""/>
                      <m:endChr m:val=")"/>
                      <m:grow/>
                    </m:dPr>
                    <m:e>
                      <m:sSup>
                        <m:e>
                          <m:r>
                            <m:rPr>
                              <m:sty m:val="bi"/>
                            </m:rPr>
                            <m:t>A</m:t>
                          </m:r>
                        </m:e>
                        <m:sup>
                          <m:r>
                            <m:rPr>
                              <m:sty m:val="p"/>
                            </m:rPr>
                            <m:t>⊤</m:t>
                          </m:r>
                        </m:sup>
                      </m:sSup>
                    </m:e>
                  </m:d>
                </m:e>
                <m:sup>
                  <m:r>
                    <m:rPr>
                      <m:sty m:val="p"/>
                    </m:rPr>
                    <m:t>−</m:t>
                  </m:r>
                  <m:r>
                    <m:t>1</m:t>
                  </m:r>
                </m:sup>
              </m:sSup>
              <m:r>
                <m:t>​</m:t>
              </m:r>
              <m:r>
                <m:t>&amp;</m:t>
              </m:r>
              <m:r>
                <m:rPr>
                  <m:sty m:val="p"/>
                </m:rPr>
                <m:t>=</m:t>
              </m:r>
              <m:r>
                <m:t>​</m:t>
              </m:r>
              <m:sSup>
                <m:e>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e>
                  </m:d>
                </m:e>
                <m:sup>
                  <m:r>
                    <m:rPr>
                      <m:sty m:val="p"/>
                    </m:rPr>
                    <m:t>−</m:t>
                  </m:r>
                  <m:r>
                    <m:t>1</m:t>
                  </m:r>
                </m:sup>
              </m:sSup>
              <m:r>
                <m:t>​</m:t>
              </m:r>
            </m:e>
            <m:e>
              <m:r>
                <m:t>&amp;</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r>
                <m:rPr>
                  <m:sty m:val="p"/>
                </m:rPr>
                <m:t>,</m:t>
              </m:r>
            </m:e>
          </m:eqArr>
        </m:oMath>
      </m:oMathPara>
    </w:p>
    <w:p>
      <w:pPr>
        <w:pStyle w:val="FirstParagraph"/>
      </w:pPr>
      <w:r>
        <w:t xml:space="preserve">and multiplying</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oMath>
      <w:r>
        <w:t xml:space="preserve"> </w:t>
      </w:r>
      <w:r>
        <w:t xml:space="preserve">out does give</w:t>
      </w:r>
      <w:r>
        <w:t xml:space="preserve"> </w:t>
      </w:r>
      <m:oMath>
        <m:sSub>
          <m:e>
            <m:r>
              <m:rPr>
                <m:sty m:val="bi"/>
              </m:rPr>
              <m:t>I</m:t>
            </m:r>
          </m:e>
          <m:sub>
            <m:r>
              <m:t>2</m:t>
            </m:r>
          </m:sub>
        </m:sSub>
      </m:oMath>
      <w:r>
        <w:t xml:space="preserve">.</w:t>
      </w:r>
    </w:p>
    <w:bookmarkEnd w:id="391"/>
    <w:bookmarkStart w:id="392" w:name="cor-inverse-symmetric"/>
    <w:p>
      <w:pPr>
        <w:pStyle w:val="BodyText"/>
      </w:pPr>
      <w:r>
        <w:rPr>
          <w:b/>
          <w:bCs/>
        </w:rPr>
        <w:t xml:space="preserve">Corollary 6 (The inverse of a symmetric matrix is symmetric)</w:t>
      </w:r>
      <w:r>
        <w:t xml:space="preserve"> </w:t>
      </w:r>
      <w:r>
        <w:t xml:space="preserve">If</w:t>
      </w:r>
      <w:r>
        <w:t xml:space="preserve"> </w:t>
      </w:r>
      <m:oMath>
        <m:r>
          <m:rPr>
            <m:sty m:val="bi"/>
          </m:rPr>
          <m:t>A</m:t>
        </m:r>
      </m:oMath>
      <w:r>
        <w:t xml:space="preserve"> </w:t>
      </w:r>
      <w:r>
        <w:t xml:space="preserve">is symmetric and invertible, then</w:t>
      </w:r>
      <w:r>
        <w:t xml:space="preserve"> </w:t>
      </w:r>
      <m:oMath>
        <m:sSup>
          <m:e>
            <m:r>
              <m:rPr>
                <m:sty m:val="bi"/>
              </m:rPr>
              <m:t>A</m:t>
            </m:r>
          </m:e>
          <m:sup>
            <m:r>
              <m:rPr>
                <m:sty m:val="p"/>
              </m:rPr>
              <m:t>−</m:t>
            </m:r>
            <m:r>
              <m:t>1</m:t>
            </m:r>
          </m:sup>
        </m:sSup>
      </m:oMath>
      <w:r>
        <w:t xml:space="preserve"> </w:t>
      </w:r>
      <w:r>
        <w:t xml:space="preserve">is symmetric.</w:t>
      </w:r>
    </w:p>
    <w:bookmarkEnd w:id="392"/>
    <w:p>
      <w:pPr>
        <w:pStyle w:val="BodyText"/>
      </w:pPr>
      <w:r>
        <w:rPr>
          <w:i/>
          <w:iCs/>
        </w:rPr>
        <w:t xml:space="preserve">Proof</w:t>
      </w:r>
      <w:r>
        <w:t xml:space="preserve">. </w:t>
      </w:r>
    </w:p>
    <w:p>
      <w:pPr>
        <w:pStyle w:val="BodyText"/>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r>
                <m:t>​</m:t>
              </m:r>
              <m:sSup>
                <m:e>
                  <m:d>
                    <m:dPr>
                      <m:begChr m:val="("/>
                      <m:sepChr m:val=""/>
                      <m:endChr m:val=")"/>
                      <m:grow/>
                    </m:dPr>
                    <m:e>
                      <m:sSup>
                        <m:e>
                          <m:r>
                            <m:rPr>
                              <m:sty m:val="bi"/>
                            </m:rPr>
                            <m:t>A</m:t>
                          </m:r>
                        </m:e>
                        <m:sup>
                          <m:r>
                            <m:rPr>
                              <m:sty m:val="p"/>
                            </m:rPr>
                            <m:t>⊤</m:t>
                          </m:r>
                        </m:sup>
                      </m:sSup>
                    </m:e>
                  </m:d>
                </m:e>
                <m:sup>
                  <m:r>
                    <m:rPr>
                      <m:sty m:val="p"/>
                    </m:rPr>
                    <m:t>−</m:t>
                  </m:r>
                  <m:r>
                    <m:t>1</m:t>
                  </m:r>
                </m:sup>
              </m:sSup>
              <m:r>
                <m:t>​</m:t>
              </m:r>
              <m:r>
                <m:t>&amp;</m:t>
              </m:r>
              <m:r>
                <m:t>&amp;</m:t>
              </m:r>
              <m:r>
                <m:rPr>
                  <m:nor/>
                  <m:sty m:val="p"/>
                </m:rPr>
                <m:t>(inverse of a transpose)</m:t>
              </m:r>
            </m:e>
            <m:e>
              <m:r>
                <m:t>&amp;</m:t>
              </m:r>
              <m:r>
                <m:rPr>
                  <m:sty m:val="p"/>
                </m:rPr>
                <m:t>=</m:t>
              </m:r>
              <m:sSup>
                <m:e>
                  <m:r>
                    <m:rPr>
                      <m:sty m:val="bi"/>
                    </m:rPr>
                    <m:t>A</m:t>
                  </m:r>
                </m:e>
                <m:sup>
                  <m:r>
                    <m:rPr>
                      <m:sty m:val="p"/>
                    </m:rPr>
                    <m:t>−</m:t>
                  </m:r>
                  <m:r>
                    <m:t>1</m:t>
                  </m:r>
                </m:sup>
              </m:sSup>
              <m:r>
                <m:t>&amp;</m:t>
              </m:r>
              <m:r>
                <m:t>&amp;</m:t>
              </m:r>
              <m:r>
                <m:rPr>
                  <m:nor/>
                  <m:sty m:val="p"/>
                </m:rPr>
                <m:t>(</m:t>
              </m:r>
              <m:r>
                <m:rPr>
                  <m:sty m:val="bi"/>
                </m:rPr>
                <m:t>A</m:t>
              </m:r>
              <m:r>
                <m:rPr>
                  <m:nor/>
                  <m:sty m:val="p"/>
                </m:rPr>
                <m:t> is symmetric)</m:t>
              </m:r>
            </m:e>
          </m:eqArr>
        </m:oMath>
      </m:oMathPara>
    </w:p>
    <w:p>
      <w:pPr>
        <w:pStyle w:val="FirstParagraph"/>
      </w:pPr>
      <w:r>
        <w:t xml:space="preserve">The first step is</w:t>
      </w:r>
      <w:r>
        <w:t xml:space="preserve"> </w:t>
      </w:r>
      <w:hyperlink w:anchor="thm-inverse-transpose">
        <w:r>
          <w:rPr>
            <w:rStyle w:val="Hyperlink"/>
          </w:rPr>
          <w:t xml:space="preserve">Theorem 64</w:t>
        </w:r>
      </w:hyperlink>
      <w:r>
        <w:t xml:space="preserve">.</w:t>
      </w:r>
    </w:p>
    <w:bookmarkStart w:id="393" w:name="exm-inverse-symmetric"/>
    <w:p>
      <w:pPr>
        <w:pStyle w:val="BodyText"/>
      </w:pPr>
      <w:r>
        <w:rPr>
          <w:b/>
          <w:bCs/>
        </w:rPr>
        <w:t xml:space="preserve">Example 123 (Inverting a symmetric matrix)</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1</m:t>
                  </m:r>
                </m:e>
              </m:mr>
            </m:m>
          </m:e>
        </m:d>
      </m:oMath>
      <w:r>
        <w:t xml:space="preserve"> </w:t>
      </w:r>
      <w:r>
        <w:t xml:space="preserve">is symmetric,</w:t>
      </w:r>
      <w:r>
        <w:t xml:space="preserve"> </w:t>
      </w:r>
      <w:r>
        <w:t xml:space="preserve">and</w:t>
      </w:r>
      <w:r>
        <w:t xml:space="preserve"> </w:t>
      </w:r>
      <m:oMath>
        <m:sSup>
          <m:e>
            <m:r>
              <m:rPr>
                <m:sty m:val="bi"/>
              </m:rPr>
              <m:t>S</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rPr>
                      <m:sty m:val="p"/>
                    </m:rPr>
                    <m:t>−</m:t>
                  </m:r>
                  <m:r>
                    <m:t>1</m:t>
                  </m:r>
                </m:e>
                <m:e>
                  <m:r>
                    <m:t>2</m:t>
                  </m:r>
                </m:e>
              </m:mr>
            </m:m>
          </m:e>
        </m:d>
      </m:oMath>
      <w:r>
        <w:t xml:space="preserve"> </w:t>
      </w:r>
      <w:r>
        <w:t xml:space="preserve">is symmetric too, as</w:t>
      </w:r>
      <w:r>
        <w:t xml:space="preserve"> </w:t>
      </w:r>
      <w:hyperlink w:anchor="cor-inverse-symmetric">
        <w:r>
          <w:rPr>
            <w:rStyle w:val="Hyperlink"/>
          </w:rPr>
          <w:t xml:space="preserve">Corollary 6</w:t>
        </w:r>
      </w:hyperlink>
      <w:r>
        <w:t xml:space="preserve"> </w:t>
      </w:r>
      <w:r>
        <w:t xml:space="preserve">says.</w:t>
      </w:r>
    </w:p>
    <w:bookmarkEnd w:id="393"/>
    <w:bookmarkStart w:id="394" w:name="def-idempotent-matrix"/>
    <w:p>
      <w:pPr>
        <w:pStyle w:val="BodyText"/>
      </w:pPr>
      <w:r>
        <w:rPr>
          <w:b/>
          <w:bCs/>
        </w:rPr>
        <w:t xml:space="preserve">Definition 73 (Idempotent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idempotent</w:t>
      </w:r>
      <w:r>
        <w:t xml:space="preserve"> </w:t>
      </w:r>
      <w:r>
        <w:t xml:space="preserve">if</w:t>
      </w:r>
    </w:p>
    <w:p>
      <w:pPr>
        <w:pStyle w:val="BodyText"/>
      </w:pPr>
      <m:oMathPara>
        <m:oMathParaPr>
          <m:jc m:val="center"/>
        </m:oMathParaPr>
        <m:oMath>
          <m:sSup>
            <m:e>
              <m:r>
                <m:rPr>
                  <m:sty m:val="bi"/>
                </m:rPr>
                <m:t>A</m:t>
              </m:r>
            </m:e>
            <m:sup>
              <m:r>
                <m:t>2</m:t>
              </m:r>
            </m:sup>
          </m:sSup>
          <m:r>
            <m:rPr>
              <m:sty m:val="p"/>
            </m:rPr>
            <m:t>=</m:t>
          </m:r>
          <m:r>
            <m:rPr>
              <m:sty m:val="bi"/>
            </m:rPr>
            <m:t>A</m:t>
          </m:r>
        </m:oMath>
      </m:oMathPara>
    </w:p>
    <w:bookmarkEnd w:id="394"/>
    <w:bookmarkStart w:id="395" w:name="exm-idempotent"/>
    <w:p>
      <w:pPr>
        <w:pStyle w:val="FirstParagraph"/>
      </w:pPr>
      <w:r>
        <w:rPr>
          <w:b/>
          <w:bCs/>
        </w:rPr>
        <w:t xml:space="preserve">Example 124 (An idempotent matrix)</w:t>
      </w:r>
      <w:r>
        <w:t xml:space="preserve"> </w:t>
      </w:r>
      <w:r>
        <w:t xml:space="preserve">For</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0</m:t>
                        </m:r>
                        <m:r>
                          <m:rPr>
                            <m:sty m:val="p"/>
                          </m:rPr>
                          <m:t>⋅</m:t>
                        </m:r>
                        <m:r>
                          <m:t>0</m:t>
                        </m:r>
                      </m:e>
                      <m:e>
                        <m:r>
                          <m:t>1</m:t>
                        </m:r>
                        <m:r>
                          <m:rPr>
                            <m:sty m:val="p"/>
                          </m:rPr>
                          <m:t>⋅</m:t>
                        </m:r>
                        <m:r>
                          <m:t>0</m:t>
                        </m:r>
                        <m:r>
                          <m:rPr>
                            <m:sty m:val="p"/>
                          </m:rPr>
                          <m:t>+</m:t>
                        </m:r>
                        <m:r>
                          <m:t>0</m:t>
                        </m:r>
                        <m:r>
                          <m:rPr>
                            <m:sty m:val="p"/>
                          </m:rPr>
                          <m:t>⋅</m:t>
                        </m:r>
                        <m:r>
                          <m:t>0</m:t>
                        </m:r>
                      </m:e>
                    </m:mr>
                    <m:mr>
                      <m:e>
                        <m:r>
                          <m:t>0</m:t>
                        </m:r>
                        <m:r>
                          <m:rPr>
                            <m:sty m:val="p"/>
                          </m:rPr>
                          <m:t>⋅</m:t>
                        </m:r>
                        <m:r>
                          <m:t>1</m:t>
                        </m:r>
                        <m:r>
                          <m:rPr>
                            <m:sty m:val="p"/>
                          </m:rPr>
                          <m:t>+</m:t>
                        </m:r>
                        <m:r>
                          <m:t>0</m:t>
                        </m:r>
                        <m:r>
                          <m:rPr>
                            <m:sty m:val="p"/>
                          </m:rPr>
                          <m:t>⋅</m:t>
                        </m:r>
                        <m:r>
                          <m:t>0</m:t>
                        </m:r>
                      </m:e>
                      <m:e>
                        <m:r>
                          <m:t>0</m:t>
                        </m:r>
                        <m:r>
                          <m:rPr>
                            <m:sty m:val="p"/>
                          </m:rPr>
                          <m:t>⋅</m:t>
                        </m:r>
                        <m:r>
                          <m:t>0</m:t>
                        </m:r>
                        <m:r>
                          <m:rPr>
                            <m:sty m:val="p"/>
                          </m:rPr>
                          <m:t>+</m:t>
                        </m:r>
                        <m:r>
                          <m:t>0</m:t>
                        </m:r>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e>
            <m:e>
              <m:r>
                <m:t>&amp;</m:t>
              </m:r>
              <m:r>
                <m:rPr>
                  <m:sty m:val="p"/>
                </m:rPr>
                <m:t>=</m:t>
              </m:r>
              <m:r>
                <m:rPr>
                  <m:sty m:val="bi"/>
                </m:rPr>
                <m:t>P</m:t>
              </m:r>
              <m:r>
                <m:rPr>
                  <m:sty m:val="p"/>
                </m:rPr>
                <m:t>,</m:t>
              </m:r>
              <m:r>
                <m:t>&amp;</m:t>
              </m:r>
              <m:r>
                <m:t>&amp;</m:t>
              </m:r>
              <m:r>
                <m:rPr>
                  <m:nor/>
                  <m:sty m:val="p"/>
                </m:rPr>
                <m:t>(multiply and add)</m:t>
              </m:r>
            </m:e>
          </m:eqArr>
        </m:oMath>
      </m:oMathPara>
    </w:p>
    <w:p>
      <w:pPr>
        <w:pStyle w:val="FirstParagraph"/>
      </w:pPr>
      <w:r>
        <w:t xml:space="preserve">so</w:t>
      </w:r>
      <w:r>
        <w:t xml:space="preserve"> </w:t>
      </w:r>
      <m:oMath>
        <m:r>
          <m:rPr>
            <m:sty m:val="bi"/>
          </m:rPr>
          <m:t>P</m:t>
        </m:r>
      </m:oMath>
      <w:r>
        <w:t xml:space="preserve"> </w:t>
      </w:r>
      <w:r>
        <w:t xml:space="preserve">is idempotent.</w:t>
      </w:r>
    </w:p>
    <w:bookmarkEnd w:id="395"/>
    <w:bookmarkStart w:id="396" w:name="exm-not-idempotent"/>
    <w:p>
      <w:pPr>
        <w:pStyle w:val="BodyText"/>
      </w:pPr>
      <w:r>
        <w:rPr>
          <w:b/>
          <w:bCs/>
        </w:rPr>
        <w:t xml:space="preserve">Example 125 (A matrix that is not idempotent)</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0</m:t>
                  </m:r>
                </m:e>
              </m:mr>
            </m:m>
          </m:e>
        </m:d>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0</m:t>
                        </m:r>
                        <m:r>
                          <m:rPr>
                            <m:sty m:val="p"/>
                          </m:rPr>
                          <m:t>⋅</m:t>
                        </m:r>
                        <m:r>
                          <m:t>0</m:t>
                        </m:r>
                      </m:e>
                      <m:e>
                        <m:r>
                          <m:t>2</m:t>
                        </m:r>
                        <m:r>
                          <m:rPr>
                            <m:sty m:val="p"/>
                          </m:rPr>
                          <m:t>⋅</m:t>
                        </m:r>
                        <m:r>
                          <m:t>0</m:t>
                        </m:r>
                        <m:r>
                          <m:rPr>
                            <m:sty m:val="p"/>
                          </m:rPr>
                          <m:t>+</m:t>
                        </m:r>
                        <m:r>
                          <m:t>0</m:t>
                        </m:r>
                        <m:r>
                          <m:rPr>
                            <m:sty m:val="p"/>
                          </m:rPr>
                          <m:t>⋅</m:t>
                        </m:r>
                        <m:r>
                          <m:t>0</m:t>
                        </m:r>
                      </m:e>
                    </m:mr>
                    <m:mr>
                      <m:e>
                        <m:r>
                          <m:t>0</m:t>
                        </m:r>
                        <m:r>
                          <m:rPr>
                            <m:sty m:val="p"/>
                          </m:rPr>
                          <m:t>⋅</m:t>
                        </m:r>
                        <m:r>
                          <m:t>2</m:t>
                        </m:r>
                        <m:r>
                          <m:rPr>
                            <m:sty m:val="p"/>
                          </m:rPr>
                          <m:t>+</m:t>
                        </m:r>
                        <m:r>
                          <m:t>0</m:t>
                        </m:r>
                        <m:r>
                          <m:rPr>
                            <m:sty m:val="p"/>
                          </m:rPr>
                          <m:t>⋅</m:t>
                        </m:r>
                        <m:r>
                          <m:t>0</m:t>
                        </m:r>
                      </m:e>
                      <m:e>
                        <m:r>
                          <m:t>0</m:t>
                        </m:r>
                        <m:r>
                          <m:rPr>
                            <m:sty m:val="p"/>
                          </m:rPr>
                          <m:t>⋅</m:t>
                        </m:r>
                        <m:r>
                          <m:t>0</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0</m:t>
                        </m:r>
                      </m:e>
                    </m:mr>
                  </m:m>
                </m:e>
              </m:d>
            </m:e>
            <m:e>
              <m:r>
                <m:t>&amp;</m:t>
              </m:r>
              <m:r>
                <m:rPr>
                  <m:sty m:val="p"/>
                </m:rPr>
                <m:t>≠</m:t>
              </m:r>
              <m:r>
                <m:rPr>
                  <m:sty m:val="bi"/>
                </m:rPr>
                <m:t>A</m:t>
              </m:r>
              <m:r>
                <m:rPr>
                  <m:sty m:val="p"/>
                </m:rPr>
                <m:t>,</m:t>
              </m:r>
            </m:e>
          </m:eqArr>
        </m:oMath>
      </m:oMathPara>
    </w:p>
    <w:p>
      <w:pPr>
        <w:pStyle w:val="FirstParagraph"/>
      </w:pPr>
      <w:r>
        <w:t xml:space="preserve">so</w:t>
      </w:r>
      <w:r>
        <w:t xml:space="preserve"> </w:t>
      </w:r>
      <m:oMath>
        <m:r>
          <m:rPr>
            <m:sty m:val="bi"/>
          </m:rPr>
          <m:t>A</m:t>
        </m:r>
      </m:oMath>
      <w:r>
        <w:t xml:space="preserve"> </w:t>
      </w:r>
      <w:r>
        <w:t xml:space="preserve">is not idempotent.</w:t>
      </w:r>
    </w:p>
    <w:bookmarkEnd w:id="396"/>
    <w:bookmarkStart w:id="397" w:name="def-projection-matrix"/>
    <w:p>
      <w:pPr>
        <w:pStyle w:val="BodyText"/>
      </w:pPr>
      <w:r>
        <w:rPr>
          <w:b/>
          <w:bCs/>
        </w:rPr>
        <w:t xml:space="preserve">Definition 74 (Orthogonal projection matrix)</w:t>
      </w:r>
      <w:r>
        <w:t xml:space="preserve"> </w:t>
      </w:r>
      <w:r>
        <w:t xml:space="preserve">A square matrix</w:t>
      </w:r>
      <w:r>
        <w:t xml:space="preserve"> </w:t>
      </w:r>
      <m:oMath>
        <m:r>
          <m:rPr>
            <m:sty m:val="bi"/>
          </m:rPr>
          <m:t>P</m:t>
        </m:r>
      </m:oMath>
      <w:r>
        <w:t xml:space="preserve"> </w:t>
      </w:r>
      <w:r>
        <w:t xml:space="preserve">is an</w:t>
      </w:r>
      <w:r>
        <w:t xml:space="preserve"> </w:t>
      </w:r>
      <w:r>
        <w:rPr>
          <w:b/>
          <w:bCs/>
        </w:rPr>
        <w:t xml:space="preserve">orthogonal projection matrix</w:t>
      </w:r>
      <w:r>
        <w:t xml:space="preserve"> </w:t>
      </w:r>
      <w:r>
        <w:t xml:space="preserve">if it is both symmetric (</w:t>
      </w:r>
      <w:hyperlink w:anchor="def-symmetric-matrix">
        <w:r>
          <w:rPr>
            <w:rStyle w:val="Hyperlink"/>
          </w:rPr>
          <w:t xml:space="preserve">Definition 69</w:t>
        </w:r>
      </w:hyperlink>
      <w:r>
        <w:t xml:space="preserve">)</w:t>
      </w:r>
      <w:r>
        <w:t xml:space="preserve"> </w:t>
      </w:r>
      <w:r>
        <w:t xml:space="preserve">and idempotent (</w:t>
      </w:r>
      <w:hyperlink w:anchor="def-idempotent-matrix">
        <w:r>
          <w:rPr>
            <w:rStyle w:val="Hyperlink"/>
          </w:rPr>
          <w:t xml:space="preserve">Definition 73</w:t>
        </w:r>
      </w:hyperlink>
      <w:r>
        <w:t xml:space="preserve">):</w:t>
      </w:r>
    </w:p>
    <w:p>
      <w:pPr>
        <w:pStyle w:val="BodyText"/>
      </w:pPr>
      <m:oMathPara>
        <m:oMathParaPr>
          <m:jc m:val="center"/>
        </m:oMathParaPr>
        <m:oMath>
          <m:sSup>
            <m:e>
              <m:r>
                <m:rPr>
                  <m:sty m:val="bi"/>
                </m:rPr>
                <m:t>P</m:t>
              </m:r>
            </m:e>
            <m:sup>
              <m:r>
                <m:rPr>
                  <m:sty m:val="p"/>
                </m:rPr>
                <m:t>⊤</m:t>
              </m:r>
            </m:sup>
          </m:sSup>
          <m:r>
            <m:rPr>
              <m:sty m:val="p"/>
            </m:rPr>
            <m:t>=</m:t>
          </m:r>
          <m:r>
            <m:rPr>
              <m:sty m:val="bi"/>
            </m:rPr>
            <m:t>P</m:t>
          </m:r>
          <m:r>
            <m:t>  </m:t>
          </m:r>
          <m:r>
            <m:rPr>
              <m:nor/>
              <m:sty m:val="p"/>
            </m:rPr>
            <m:t>and</m:t>
          </m:r>
          <m:r>
            <m:t>  </m:t>
          </m:r>
          <m:sSup>
            <m:e>
              <m:r>
                <m:rPr>
                  <m:sty m:val="bi"/>
                </m:rPr>
                <m:t>P</m:t>
              </m:r>
            </m:e>
            <m:sup>
              <m:r>
                <m:t>2</m:t>
              </m:r>
            </m:sup>
          </m:sSup>
          <m:r>
            <m:rPr>
              <m:sty m:val="p"/>
            </m:rPr>
            <m:t>=</m:t>
          </m:r>
          <m:r>
            <m:rPr>
              <m:sty m:val="bi"/>
            </m:rPr>
            <m:t>P</m:t>
          </m:r>
        </m:oMath>
      </m:oMathPara>
    </w:p>
    <w:bookmarkEnd w:id="397"/>
    <w:bookmarkStart w:id="398" w:name="def-oblique-projection"/>
    <w:p>
      <w:pPr>
        <w:pStyle w:val="FirstParagraph"/>
      </w:pPr>
      <w:r>
        <w:rPr>
          <w:b/>
          <w:bCs/>
        </w:rPr>
        <w:t xml:space="preserve">Definition 75 (Oblique projection)</w:t>
      </w:r>
      <w:r>
        <w:t xml:space="preserve"> </w:t>
      </w:r>
      <w:r>
        <w:t xml:space="preserve">A square matrix is an</w:t>
      </w:r>
      <w:r>
        <w:t xml:space="preserve"> </w:t>
      </w:r>
      <w:r>
        <w:rPr>
          <w:b/>
          <w:bCs/>
        </w:rPr>
        <w:t xml:space="preserve">oblique projection</w:t>
      </w:r>
      <w:r>
        <w:t xml:space="preserve"> </w:t>
      </w:r>
      <w:r>
        <w:t xml:space="preserve">if it is idempotent (</w:t>
      </w:r>
      <w:hyperlink w:anchor="def-idempotent-matrix">
        <w:r>
          <w:rPr>
            <w:rStyle w:val="Hyperlink"/>
          </w:rPr>
          <w:t xml:space="preserve">Definition 73</w:t>
        </w:r>
      </w:hyperlink>
      <w:r>
        <w:t xml:space="preserve">)</w:t>
      </w:r>
      <w:r>
        <w:t xml:space="preserve"> </w:t>
      </w:r>
      <w:r>
        <w:t xml:space="preserve">but not symmetric (</w:t>
      </w:r>
      <w:hyperlink w:anchor="def-symmetric-matrix">
        <w:r>
          <w:rPr>
            <w:rStyle w:val="Hyperlink"/>
          </w:rPr>
          <w:t xml:space="preserve">Definition 69</w:t>
        </w:r>
      </w:hyperlink>
      <w:r>
        <w:t xml:space="preserve">).</w:t>
      </w:r>
    </w:p>
    <w:bookmarkEnd w:id="398"/>
    <w:bookmarkStart w:id="399" w:name="exm-projection-matrix"/>
    <w:p>
      <w:pPr>
        <w:pStyle w:val="BodyText"/>
      </w:pPr>
      <w:r>
        <w:rPr>
          <w:b/>
          <w:bCs/>
        </w:rPr>
        <w:t xml:space="preserve">Example 126 (An orthogonal projection and an oblique one)</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symmetric, and</w:t>
      </w:r>
      <w:r>
        <w:t xml:space="preserve"> </w:t>
      </w:r>
      <m:oMath>
        <m:sSup>
          <m:e>
            <m:r>
              <m:rPr>
                <m:sty m:val="bi"/>
              </m:rPr>
              <m:t>P</m:t>
            </m:r>
          </m:e>
          <m:sup>
            <m:r>
              <m:t>2</m:t>
            </m:r>
          </m:sup>
        </m:sSup>
        <m:r>
          <m:rPr>
            <m:sty m:val="p"/>
          </m:rPr>
          <m:t>=</m:t>
        </m:r>
        <m:r>
          <m:rPr>
            <m:sty m:val="bi"/>
          </m:rPr>
          <m:t>P</m:t>
        </m:r>
      </m:oMath>
      <w:r>
        <w:t xml:space="preserve">,</w:t>
      </w:r>
      <w:r>
        <w:t xml:space="preserve"> </w:t>
      </w:r>
      <w:r>
        <w:t xml:space="preserve">so</w:t>
      </w:r>
      <w:r>
        <w:t xml:space="preserve"> </w:t>
      </w:r>
      <m:oMath>
        <m:r>
          <m:rPr>
            <m:sty m:val="bi"/>
          </m:rPr>
          <m:t>P</m:t>
        </m:r>
      </m:oMath>
      <w:r>
        <w:t xml:space="preserve"> </w:t>
      </w:r>
      <w:r>
        <w:t xml:space="preserve">is an orthogonal projection matrix;</w:t>
      </w:r>
      <w:r>
        <w:t xml:space="preserve"> </w:t>
      </w:r>
      <w:r>
        <w:t xml:space="preserve">it maps</w:t>
      </w:r>
      <w:r>
        <w:t xml:space="preserve"> </w:t>
      </w:r>
      <m:oMath>
        <m:r>
          <m:rPr>
            <m:sty m:val="p"/>
          </m:rPr>
          <m:t>(</m:t>
        </m:r>
        <m:sSub>
          <m:e>
            <m:r>
              <m:t>v</m:t>
            </m:r>
          </m:e>
          <m:sub>
            <m:r>
              <m:t>1</m:t>
            </m:r>
          </m:sub>
        </m:sSub>
        <m:r>
          <m:rPr>
            <m:sty m:val="p"/>
          </m:rPr>
          <m:t>,</m:t>
        </m:r>
        <m:sSub>
          <m:e>
            <m:r>
              <m:t>v</m:t>
            </m:r>
          </m:e>
          <m:sub>
            <m:r>
              <m:t>2</m:t>
            </m:r>
          </m:sub>
        </m:sSub>
        <m:r>
          <m:rPr>
            <m:sty m:val="p"/>
          </m:rPr>
          <m:t>)</m:t>
        </m:r>
      </m:oMath>
      <w:r>
        <w:t xml:space="preserve"> </w:t>
      </w:r>
      <w:r>
        <w:t xml:space="preserve">to</w:t>
      </w:r>
      <w:r>
        <w:t xml:space="preserve"> </w:t>
      </w:r>
      <m:oMath>
        <m:r>
          <m:rPr>
            <m:sty m:val="p"/>
          </m:rPr>
          <m:t>(</m:t>
        </m:r>
        <m:sSub>
          <m:e>
            <m:r>
              <m:t>v</m:t>
            </m:r>
          </m:e>
          <m:sub>
            <m:r>
              <m:t>1</m:t>
            </m:r>
          </m:sub>
        </m:sSub>
        <m:r>
          <m:rPr>
            <m:sty m:val="p"/>
          </m:rPr>
          <m:t>,</m:t>
        </m:r>
        <m:r>
          <m:t>0</m:t>
        </m:r>
        <m:r>
          <m:rPr>
            <m:sty m:val="p"/>
          </m:rPr>
          <m:t>)</m:t>
        </m:r>
      </m:oMath>
      <w:r>
        <w:t xml:space="preserve">.</w:t>
      </w:r>
    </w:p>
    <w:p>
      <w:pPr>
        <w:pStyle w:val="BodyText"/>
      </w:p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is idempotent:</w:t>
      </w:r>
    </w:p>
    <w:p>
      <w:pPr>
        <w:pStyle w:val="BodyText"/>
      </w:pPr>
      <m:oMathPara>
        <m:oMathParaPr>
          <m:jc m:val="center"/>
        </m:oMathParaPr>
        <m:oMath>
          <m:eqArr>
            <m:e>
              <m:sSup>
                <m:e>
                  <m:r>
                    <m:rPr>
                      <m:sty m:val="bi"/>
                    </m:rPr>
                    <m:t>Q</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0</m:t>
                        </m:r>
                      </m:e>
                    </m:mr>
                    <m:mr>
                      <m:e>
                        <m:r>
                          <m:t>0</m:t>
                        </m:r>
                        <m:r>
                          <m:rPr>
                            <m:sty m:val="p"/>
                          </m:rPr>
                          <m:t>⋅</m:t>
                        </m:r>
                        <m:r>
                          <m:t>1</m:t>
                        </m:r>
                        <m:r>
                          <m:rPr>
                            <m:sty m:val="p"/>
                          </m:rPr>
                          <m:t>+</m:t>
                        </m:r>
                        <m:r>
                          <m:t>0</m:t>
                        </m:r>
                        <m:r>
                          <m:rPr>
                            <m:sty m:val="p"/>
                          </m:rPr>
                          <m:t>⋅</m:t>
                        </m:r>
                        <m:r>
                          <m:t>0</m:t>
                        </m:r>
                      </m:e>
                      <m:e>
                        <m:r>
                          <m:t>0</m:t>
                        </m:r>
                        <m:r>
                          <m:rPr>
                            <m:sty m:val="p"/>
                          </m:rPr>
                          <m:t>⋅</m:t>
                        </m:r>
                        <m:r>
                          <m:t>1</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e>
            <m:e>
              <m:r>
                <m:t>&amp;</m:t>
              </m:r>
              <m:r>
                <m:rPr>
                  <m:sty m:val="p"/>
                </m:rPr>
                <m:t>=</m:t>
              </m:r>
              <m:r>
                <m:rPr>
                  <m:sty m:val="bi"/>
                </m:rPr>
                <m:t>Q</m:t>
              </m:r>
              <m:r>
                <m:rPr>
                  <m:sty m:val="p"/>
                </m:rPr>
                <m:t>,</m:t>
              </m:r>
            </m:e>
          </m:eqArr>
        </m:oMath>
      </m:oMathPara>
    </w:p>
    <w:p>
      <w:pPr>
        <w:pStyle w:val="FirstParagraph"/>
      </w:pPr>
      <w:r>
        <w:t xml:space="preserve">but</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so</w:t>
      </w:r>
      <w:r>
        <w:t xml:space="preserve"> </w:t>
      </w:r>
      <m:oMath>
        <m:r>
          <m:rPr>
            <m:sty m:val="bi"/>
          </m:rPr>
          <m:t>Q</m:t>
        </m:r>
      </m:oMath>
      <w:r>
        <w:t xml:space="preserve"> </w:t>
      </w:r>
      <w:r>
        <w:t xml:space="preserve">is an oblique projection,</w:t>
      </w:r>
      <w:r>
        <w:t xml:space="preserve"> </w:t>
      </w:r>
      <w:r>
        <w:t xml:space="preserve">not an orthogonal projection matrix.</w:t>
      </w:r>
    </w:p>
    <w:bookmarkEnd w:id="399"/>
    <w:bookmarkStart w:id="400" w:name="rem-projection-matrix-terminology"/>
    <w:p>
      <w:pPr>
        <w:pStyle w:val="BodyText"/>
      </w:pPr>
      <w:r>
        <w:rPr>
          <w:i/>
          <w:iCs/>
        </w:rPr>
        <w:t xml:space="preserve">Remark 22</w:t>
      </w:r>
      <w:r>
        <w:t xml:space="preserve"> (What</w:t>
      </w:r>
      <w:r>
        <w:t xml:space="preserve"> </w:t>
      </w:r>
      <w:r>
        <w:t xml:space="preserve">“projection matrix”</w:t>
      </w:r>
      <w:r>
        <w:t xml:space="preserve"> </w:t>
      </w:r>
      <w:r>
        <w:t xml:space="preserve">means in these notes). </w:t>
      </w:r>
      <w:r>
        <w:t xml:space="preserve">Some texts call any idempotent matrix a projection matrix,</w:t>
      </w:r>
      <w:r>
        <w:t xml:space="preserve"> </w:t>
      </w:r>
      <w:r>
        <w:t xml:space="preserve">so that both</w:t>
      </w:r>
      <w:r>
        <w:t xml:space="preserve"> </w:t>
      </w:r>
      <m:oMath>
        <m:r>
          <m:rPr>
            <m:sty m:val="bi"/>
          </m:rPr>
          <m:t>P</m:t>
        </m:r>
      </m:oMath>
      <w:r>
        <w:t xml:space="preserve"> </w:t>
      </w:r>
      <w:r>
        <w:t xml:space="preserve">and</w:t>
      </w:r>
      <w:r>
        <w:t xml:space="preserve"> </w:t>
      </w:r>
      <m:oMath>
        <m:r>
          <m:rPr>
            <m:sty m:val="bi"/>
          </m:rPr>
          <m:t>Q</m:t>
        </m:r>
      </m:oMath>
      <w:r>
        <w:t xml:space="preserve"> </w:t>
      </w:r>
      <w:r>
        <w:t xml:space="preserve">in</w:t>
      </w:r>
      <w:r>
        <w:t xml:space="preserve"> </w:t>
      </w:r>
      <w:hyperlink w:anchor="exm-projection-matrix">
        <w:r>
          <w:rPr>
            <w:rStyle w:val="Hyperlink"/>
          </w:rPr>
          <w:t xml:space="preserve">Example 126</w:t>
        </w:r>
      </w:hyperlink>
      <w:r>
        <w:t xml:space="preserve"> </w:t>
      </w:r>
      <w:r>
        <w:t xml:space="preserve">would count as one.</w:t>
      </w:r>
      <w:r>
        <w:t xml:space="preserve"> </w:t>
      </w:r>
      <w:r>
        <w:t xml:space="preserve">Regression texts often say</w:t>
      </w:r>
      <w:r>
        <w:t xml:space="preserve"> </w:t>
      </w:r>
      <w:r>
        <w:t xml:space="preserve">“projection matrix”</w:t>
      </w:r>
      <w:r>
        <w:t xml:space="preserve"> </w:t>
      </w:r>
      <w:r>
        <w:t xml:space="preserve">when they mean an orthogonal one.</w:t>
      </w:r>
      <w:r>
        <w:t xml:space="preserve"> </w:t>
      </w:r>
      <w:r>
        <w:t xml:space="preserve">In these notes,</w:t>
      </w:r>
      <w:r>
        <w:t xml:space="preserve"> </w:t>
      </w:r>
      <w:r>
        <w:t xml:space="preserve">“projection matrix”</w:t>
      </w:r>
      <w:r>
        <w:t xml:space="preserve"> </w:t>
      </w:r>
      <w:r>
        <w:t xml:space="preserve">always means</w:t>
      </w:r>
      <w:r>
        <w:t xml:space="preserve"> </w:t>
      </w:r>
      <w:r>
        <w:t xml:space="preserve">an orthogonal projection matrix in the sense of</w:t>
      </w:r>
      <w:r>
        <w:t xml:space="preserve"> </w:t>
      </w:r>
      <w:hyperlink w:anchor="def-projection-matrix">
        <w:r>
          <w:rPr>
            <w:rStyle w:val="Hyperlink"/>
          </w:rPr>
          <w:t xml:space="preserve">Definition 74</w:t>
        </w:r>
      </w:hyperlink>
      <w:r>
        <w:t xml:space="preserve">,</w:t>
      </w:r>
      <w:r>
        <w:t xml:space="preserve"> </w:t>
      </w:r>
      <w:r>
        <w:t xml:space="preserve">such as</w:t>
      </w:r>
      <w:r>
        <w:t xml:space="preserve"> </w:t>
      </w:r>
      <m:oMath>
        <m:r>
          <m:rPr>
            <m:sty m:val="bi"/>
          </m:rPr>
          <m:t>P</m:t>
        </m:r>
      </m:oMath>
      <w:r>
        <w:t xml:space="preserve"> </w:t>
      </w:r>
      <w:r>
        <w:t xml:space="preserve">in</w:t>
      </w:r>
      <w:r>
        <w:t xml:space="preserve"> </w:t>
      </w:r>
      <w:hyperlink w:anchor="exm-projection-matrix">
        <w:r>
          <w:rPr>
            <w:rStyle w:val="Hyperlink"/>
          </w:rPr>
          <w:t xml:space="preserve">Example 126</w:t>
        </w:r>
      </w:hyperlink>
      <w:r>
        <w:t xml:space="preserve">,</w:t>
      </w:r>
      <w:r>
        <w:t xml:space="preserve"> </w:t>
      </w:r>
      <w:r>
        <w:t xml:space="preserve">and never an oblique projection (</w:t>
      </w:r>
      <w:hyperlink w:anchor="def-oblique-projection">
        <w:r>
          <w:rPr>
            <w:rStyle w:val="Hyperlink"/>
          </w:rPr>
          <w:t xml:space="preserve">Definition 75</w:t>
        </w:r>
      </w:hyperlink>
      <w:r>
        <w:t xml:space="preserve">)</w:t>
      </w:r>
      <w:r>
        <w:t xml:space="preserve"> </w:t>
      </w:r>
      <w:r>
        <w:t xml:space="preserve">such as</w:t>
      </w:r>
      <w:r>
        <w:t xml:space="preserve"> </w:t>
      </w:r>
      <m:oMath>
        <m:r>
          <m:rPr>
            <m:sty m:val="bi"/>
          </m:rPr>
          <m:t>Q</m:t>
        </m:r>
      </m:oMath>
      <w:r>
        <w:t xml:space="preserve">.</w:t>
      </w:r>
    </w:p>
    <w:bookmarkEnd w:id="400"/>
    <w:bookmarkStart w:id="401" w:name="thm-projection-complement"/>
    <w:p>
      <w:pPr>
        <w:pStyle w:val="BodyText"/>
      </w:pPr>
      <w:r>
        <w:rPr>
          <w:b/>
          <w:bCs/>
        </w:rPr>
        <w:t xml:space="preserve">Theorem 65 (Complement of a projection matrix)</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74</w:t>
        </w:r>
      </w:hyperlink>
      <w:r>
        <w:t xml:space="preserve">),</w:t>
      </w:r>
      <w:r>
        <w:t xml:space="preserve"> </w:t>
      </w:r>
      <w:r>
        <w:t xml:space="preserve">then</w:t>
      </w:r>
      <w:r>
        <w:t xml:space="preserve"> </w:t>
      </w:r>
      <m:oMath>
        <m:sSub>
          <m:e>
            <m:r>
              <m:rPr>
                <m:sty m:val="bi"/>
              </m:rPr>
              <m:t>I</m:t>
            </m:r>
          </m:e>
          <m:sub>
            <m:r>
              <m:t>p</m:t>
            </m:r>
          </m:sub>
        </m:sSub>
        <m:r>
          <m:rPr>
            <m:sty m:val="p"/>
          </m:rPr>
          <m:t>−</m:t>
        </m:r>
        <m:r>
          <m:rPr>
            <m:sty m:val="bi"/>
          </m:rPr>
          <m:t>P</m:t>
        </m:r>
      </m:oMath>
      <w:r>
        <w:t xml:space="preserve"> </w:t>
      </w:r>
      <w:r>
        <w:t xml:space="preserve">is also an orthogonal projection matrix.</w:t>
      </w:r>
    </w:p>
    <w:bookmarkEnd w:id="401"/>
    <w:p>
      <w:pPr>
        <w:pStyle w:val="BodyText"/>
      </w:pPr>
      <w:r>
        <w:rPr>
          <w:i/>
          <w:iCs/>
        </w:rPr>
        <w:t xml:space="preserve">Proof</w:t>
      </w:r>
      <w:r>
        <w:t xml:space="preserve">. </w:t>
      </w:r>
      <w:r>
        <w:t xml:space="preserve">We verify symmetry and idempotency.</w:t>
      </w:r>
    </w:p>
    <w:p>
      <w:pPr>
        <w:pStyle w:val="BodyText"/>
      </w:pPr>
      <w:r>
        <w:rPr>
          <w:b/>
          <w:bCs/>
        </w:rPr>
        <w:t xml:space="preserve">Symmetry:</w:t>
      </w:r>
    </w:p>
    <w:p>
      <w:pPr>
        <w:pStyle w:val="BodyText"/>
      </w:pPr>
      <m:oMathPara>
        <m:oMathParaPr>
          <m:jc m:val="center"/>
        </m:oMathParaPr>
        <m:oMath>
          <m:eqArr>
            <m:e>
              <m:sSup>
                <m:e>
                  <m:r>
                    <m:rPr>
                      <m:sty m:val="p"/>
                    </m:rPr>
                    <m:t>(</m:t>
                  </m:r>
                  <m:r>
                    <m:rPr>
                      <m:sty m:val="bi"/>
                    </m:rPr>
                    <m:t>I</m:t>
                  </m:r>
                  <m:r>
                    <m:rPr>
                      <m:sty m:val="p"/>
                    </m:rPr>
                    <m:t>−</m:t>
                  </m:r>
                  <m:r>
                    <m:rPr>
                      <m:sty m:val="bi"/>
                    </m:rPr>
                    <m:t>P</m:t>
                  </m:r>
                  <m:r>
                    <m:rPr>
                      <m:sty m:val="p"/>
                    </m:rPr>
                    <m:t>)</m:t>
                  </m:r>
                </m:e>
                <m:sup>
                  <m:r>
                    <m:rPr>
                      <m:sty m:val="p"/>
                    </m:rPr>
                    <m:t>⊤</m:t>
                  </m:r>
                </m:sup>
              </m:sSup>
              <m:r>
                <m:t>&amp;</m:t>
              </m:r>
              <m:r>
                <m:rPr>
                  <m:sty m:val="p"/>
                </m:rPr>
                <m:t>=</m:t>
              </m:r>
              <m:sSup>
                <m:e>
                  <m:r>
                    <m:rPr>
                      <m:sty m:val="bi"/>
                    </m:rPr>
                    <m:t>I</m:t>
                  </m:r>
                </m:e>
                <m:sup>
                  <m:r>
                    <m:rPr>
                      <m:sty m:val="p"/>
                    </m:rPr>
                    <m:t>⊤</m:t>
                  </m:r>
                </m:sup>
              </m:sSup>
              <m:r>
                <m:rPr>
                  <m:sty m:val="p"/>
                </m:rPr>
                <m:t>−</m:t>
              </m:r>
              <m:sSup>
                <m:e>
                  <m:r>
                    <m:rPr>
                      <m:sty m:val="bi"/>
                    </m:rPr>
                    <m:t>P</m:t>
                  </m:r>
                </m:e>
                <m:sup>
                  <m:r>
                    <m:rPr>
                      <m:sty m:val="p"/>
                    </m:rPr>
                    <m:t>⊤</m:t>
                  </m:r>
                </m:sup>
              </m:sSup>
            </m:e>
            <m:e>
              <m:r>
                <m:t>&amp;</m:t>
              </m:r>
              <m:r>
                <m:rPr>
                  <m:sty m:val="p"/>
                </m:rPr>
                <m:t>=</m:t>
              </m:r>
              <m:r>
                <m:rPr>
                  <m:sty m:val="bi"/>
                </m:rPr>
                <m:t>I</m:t>
              </m:r>
              <m:r>
                <m:rPr>
                  <m:sty m:val="p"/>
                </m:rPr>
                <m:t>−</m:t>
              </m:r>
              <m:r>
                <m:rPr>
                  <m:sty m:val="bi"/>
                </m:rPr>
                <m:t>P</m:t>
              </m:r>
            </m:e>
          </m:eqArr>
        </m:oMath>
      </m:oMathPara>
    </w:p>
    <w:p>
      <w:pPr>
        <w:pStyle w:val="FirstParagraph"/>
      </w:pPr>
      <w:r>
        <w:rPr>
          <w:b/>
          <w:bCs/>
        </w:rPr>
        <w:t xml:space="preserve">Idempotency:</w:t>
      </w:r>
    </w:p>
    <w:p>
      <w:pPr>
        <w:pStyle w:val="BodyText"/>
      </w:pPr>
      <m:oMathPara>
        <m:oMathParaPr>
          <m:jc m:val="center"/>
        </m:oMathParaPr>
        <m:oMath>
          <m:eqArr>
            <m:e>
              <m:r>
                <m:rPr>
                  <m:sty m:val="p"/>
                </m:rPr>
                <m:t>(</m:t>
              </m:r>
              <m:r>
                <m:rPr>
                  <m:sty m:val="bi"/>
                </m:rPr>
                <m:t>I</m:t>
              </m:r>
              <m:r>
                <m:rPr>
                  <m:sty m:val="p"/>
                </m:rPr>
                <m:t>−</m:t>
              </m:r>
              <m:r>
                <m:rPr>
                  <m:sty m:val="bi"/>
                </m:rPr>
                <m:t>P</m:t>
              </m:r>
              <m:sSup>
                <m:e>
                  <m:r>
                    <m:rPr>
                      <m:sty m:val="p"/>
                    </m:rPr>
                    <m:t>)</m:t>
                  </m:r>
                </m:e>
                <m:sup>
                  <m:r>
                    <m:t>2</m:t>
                  </m:r>
                </m:sup>
              </m:sSup>
              <m:r>
                <m:t>&amp;</m:t>
              </m:r>
              <m:r>
                <m:rPr>
                  <m:sty m:val="p"/>
                </m:rPr>
                <m:t>=</m:t>
              </m:r>
              <m:r>
                <m:rPr>
                  <m:sty m:val="p"/>
                </m:rPr>
                <m:t>(</m:t>
              </m:r>
              <m:r>
                <m:rPr>
                  <m:sty m:val="bi"/>
                </m:rPr>
                <m:t>I</m:t>
              </m:r>
              <m:r>
                <m:rPr>
                  <m:sty m:val="p"/>
                </m:rPr>
                <m:t>−</m:t>
              </m:r>
              <m:r>
                <m:rPr>
                  <m:sty m:val="bi"/>
                </m:rPr>
                <m:t>P</m:t>
              </m:r>
              <m:r>
                <m:rPr>
                  <m:sty m:val="p"/>
                </m:rPr>
                <m:t>)</m:t>
              </m:r>
              <m:r>
                <m:rPr>
                  <m:sty m:val="p"/>
                </m:rPr>
                <m:t>(</m:t>
              </m:r>
              <m:r>
                <m:rPr>
                  <m:sty m:val="bi"/>
                </m:rPr>
                <m:t>I</m:t>
              </m:r>
              <m:r>
                <m:rPr>
                  <m:sty m:val="p"/>
                </m:rPr>
                <m:t>−</m:t>
              </m:r>
              <m:r>
                <m:rPr>
                  <m:sty m:val="bi"/>
                </m:rPr>
                <m:t>P</m:t>
              </m:r>
              <m:r>
                <m:rPr>
                  <m:sty m:val="p"/>
                </m:rPr>
                <m:t>)</m:t>
              </m:r>
            </m:e>
            <m:e>
              <m:r>
                <m:t>&amp;</m:t>
              </m:r>
              <m:r>
                <m:rPr>
                  <m:sty m:val="p"/>
                </m:rPr>
                <m:t>=</m:t>
              </m:r>
              <m:r>
                <m:rPr>
                  <m:sty m:val="bi"/>
                </m:rPr>
                <m:t>I</m:t>
              </m:r>
              <m:r>
                <m:rPr>
                  <m:sty m:val="p"/>
                </m:rPr>
                <m:t>−</m:t>
              </m:r>
              <m:r>
                <m:rPr>
                  <m:sty m:val="bi"/>
                </m:rPr>
                <m:t>P</m:t>
              </m:r>
              <m:r>
                <m:rPr>
                  <m:sty m:val="p"/>
                </m:rPr>
                <m:t>−</m:t>
              </m:r>
              <m:r>
                <m:rPr>
                  <m:sty m:val="bi"/>
                </m:rPr>
                <m:t>P</m:t>
              </m:r>
              <m:r>
                <m:rPr>
                  <m:sty m:val="p"/>
                </m:rPr>
                <m:t>+</m:t>
              </m:r>
              <m:sSup>
                <m:e>
                  <m:r>
                    <m:rPr>
                      <m:sty m:val="bi"/>
                    </m:rPr>
                    <m:t>P</m:t>
                  </m:r>
                </m:e>
                <m:sup>
                  <m:r>
                    <m:t>2</m:t>
                  </m:r>
                </m:sup>
              </m:sSup>
            </m:e>
            <m:e>
              <m:r>
                <m:t>&amp;</m:t>
              </m:r>
              <m:r>
                <m:rPr>
                  <m:sty m:val="p"/>
                </m:rPr>
                <m:t>=</m:t>
              </m:r>
              <m:r>
                <m:rPr>
                  <m:sty m:val="bi"/>
                </m:rPr>
                <m:t>I</m:t>
              </m:r>
              <m:r>
                <m:rPr>
                  <m:sty m:val="p"/>
                </m:rPr>
                <m:t>−</m:t>
              </m:r>
              <m:r>
                <m:rPr>
                  <m:sty m:val="bi"/>
                </m:rPr>
                <m:t>P</m:t>
              </m:r>
              <m:r>
                <m:rPr>
                  <m:sty m:val="p"/>
                </m:rPr>
                <m:t>−</m:t>
              </m:r>
              <m:r>
                <m:rPr>
                  <m:sty m:val="bi"/>
                </m:rPr>
                <m:t>P</m:t>
              </m:r>
              <m:r>
                <m:rPr>
                  <m:sty m:val="p"/>
                </m:rPr>
                <m:t>+</m:t>
              </m:r>
              <m:r>
                <m:rPr>
                  <m:sty m:val="bi"/>
                </m:rPr>
                <m:t>P</m:t>
              </m:r>
            </m:e>
            <m:e>
              <m:r>
                <m:t>&amp;</m:t>
              </m:r>
              <m:r>
                <m:rPr>
                  <m:sty m:val="p"/>
                </m:rPr>
                <m:t>=</m:t>
              </m:r>
              <m:r>
                <m:rPr>
                  <m:sty m:val="bi"/>
                </m:rPr>
                <m:t>I</m:t>
              </m:r>
              <m:r>
                <m:rPr>
                  <m:sty m:val="p"/>
                </m:rPr>
                <m:t>−</m:t>
              </m:r>
              <m:r>
                <m:rPr>
                  <m:sty m:val="bi"/>
                </m:rPr>
                <m:t>P</m:t>
              </m:r>
            </m:e>
          </m:eqArr>
        </m:oMath>
      </m:oMathPara>
    </w:p>
    <w:bookmarkStart w:id="402" w:name="thm-projection-orthogonal"/>
    <w:p>
      <w:pPr>
        <w:pStyle w:val="FirstParagraph"/>
      </w:pPr>
      <w:r>
        <w:rPr>
          <w:b/>
          <w:bCs/>
        </w:rPr>
        <w:t xml:space="preserve">Theorem 66 (Projection matrices produce orthogonal decompositions)</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74</w:t>
        </w:r>
      </w:hyperlink>
      <w:r>
        <w:t xml:space="preserve">)</w:t>
      </w:r>
      <w:r>
        <w:t xml:space="preserve"> </w:t>
      </w:r>
      <w:r>
        <w:t xml:space="preserve">and</w:t>
      </w:r>
      <w:r>
        <w:t xml:space="preserve"> </w:t>
      </w:r>
      <m:oMath>
        <m:acc>
          <m:accPr>
            <m:chr m:val="̃"/>
          </m:accPr>
          <m:e>
            <m:r>
              <m:t>v</m:t>
            </m:r>
          </m:e>
        </m:acc>
      </m:oMath>
      <w:r>
        <w:t xml:space="preserve"> </w:t>
      </w:r>
      <w:r>
        <w:t xml:space="preserve">is any vector of length</w:t>
      </w:r>
      <w:r>
        <w:t xml:space="preserve"> </w:t>
      </w:r>
      <m:oMath>
        <m:r>
          <m:t>p</m:t>
        </m:r>
      </m:oMath>
      <w:r>
        <w:t xml:space="preserve">, then</w:t>
      </w:r>
      <w:r>
        <w:t xml:space="preserve"> </w:t>
      </w:r>
      <w:r>
        <w:t xml:space="preserve">the two components of the decomposition</w:t>
      </w:r>
    </w:p>
    <w:p>
      <w:pPr>
        <w:pStyle w:val="BodyText"/>
      </w:pPr>
      <m:oMathPara>
        <m:oMathParaPr>
          <m:jc m:val="center"/>
        </m:oMathParaPr>
        <m:oMath>
          <m:acc>
            <m:accPr>
              <m:chr m:val="̃"/>
            </m:accPr>
            <m:e>
              <m:r>
                <m:t>v</m:t>
              </m:r>
            </m:e>
          </m:acc>
          <m:r>
            <m:rPr>
              <m:sty m:val="p"/>
            </m:rPr>
            <m:t>=</m:t>
          </m:r>
          <m:limLow>
            <m:e>
              <m:limLow>
                <m:e>
                  <m:r>
                    <m:rPr>
                      <m:sty m:val="bi"/>
                    </m:rPr>
                    <m:t>P</m:t>
                  </m:r>
                  <m:acc>
                    <m:accPr>
                      <m:chr m:val="̃"/>
                    </m:accPr>
                    <m:e>
                      <m:r>
                        <m:t>v</m:t>
                      </m:r>
                    </m:e>
                  </m:acc>
                </m:e>
                <m:lim>
                  <m:r>
                    <m:rPr>
                      <m:sty m:val="p"/>
                    </m:rPr>
                    <m:t>⏟</m:t>
                  </m:r>
                </m:lim>
              </m:limLow>
            </m:e>
            <m:lim>
              <m:r>
                <m:rPr>
                  <m:nor/>
                  <m:sty m:val="p"/>
                </m:rPr>
                <m:t>projected</m:t>
              </m:r>
            </m:lim>
          </m:limLow>
          <m:r>
            <m:rPr>
              <m:sty m:val="p"/>
            </m:rPr>
            <m:t>+</m:t>
          </m:r>
          <m:limLow>
            <m:e>
              <m:limLow>
                <m:e>
                  <m:r>
                    <m:rPr>
                      <m:sty m:val="p"/>
                    </m:rPr>
                    <m:t>(</m:t>
                  </m:r>
                  <m:sSub>
                    <m:e>
                      <m:r>
                        <m:rPr>
                          <m:sty m:val="bi"/>
                        </m:rPr>
                        <m:t>I</m:t>
                      </m:r>
                    </m:e>
                    <m:sub>
                      <m:r>
                        <m:t>p</m:t>
                      </m:r>
                    </m:sub>
                  </m:sSub>
                  <m:r>
                    <m:rPr>
                      <m:sty m:val="p"/>
                    </m:rPr>
                    <m:t>−</m:t>
                  </m:r>
                  <m:r>
                    <m:rPr>
                      <m:sty m:val="bi"/>
                    </m:rPr>
                    <m:t>P</m:t>
                  </m:r>
                  <m:r>
                    <m:rPr>
                      <m:sty m:val="p"/>
                    </m:rPr>
                    <m:t>)</m:t>
                  </m:r>
                  <m:acc>
                    <m:accPr>
                      <m:chr m:val="̃"/>
                    </m:accPr>
                    <m:e>
                      <m:r>
                        <m:t>v</m:t>
                      </m:r>
                    </m:e>
                  </m:acc>
                </m:e>
                <m:lim>
                  <m:r>
                    <m:rPr>
                      <m:sty m:val="p"/>
                    </m:rPr>
                    <m:t>⏟</m:t>
                  </m:r>
                </m:lim>
              </m:limLow>
            </m:e>
            <m:lim>
              <m:r>
                <m:rPr>
                  <m:nor/>
                  <m:sty m:val="p"/>
                </m:rPr>
                <m:t>residual</m:t>
              </m:r>
            </m:lim>
          </m:limLow>
        </m:oMath>
      </m:oMathPara>
    </w:p>
    <w:p>
      <w:pPr>
        <w:pStyle w:val="FirstParagraph"/>
      </w:pPr>
      <w:r>
        <w:t xml:space="preserve">are orthogonal:</w:t>
      </w:r>
    </w:p>
    <w:p>
      <w:pPr>
        <w:pStyle w:val="BodyText"/>
      </w:pPr>
      <m:oMathPara>
        <m:oMathParaPr>
          <m:jc m:val="center"/>
        </m:oMathParaPr>
        <m:oMath>
          <m:r>
            <m:rPr>
              <m:sty m:val="bi"/>
            </m:rPr>
            <m:t>P</m:t>
          </m:r>
          <m:acc>
            <m:accPr>
              <m:chr m:val="̃"/>
            </m:accPr>
            <m:e>
              <m:r>
                <m:t>v</m:t>
              </m:r>
            </m:e>
          </m:acc>
          <m:r>
            <m:t> </m:t>
          </m:r>
          <m:r>
            <m:rPr>
              <m:sty m:val="p"/>
            </m:rPr>
            <m:t>⟂</m:t>
          </m:r>
          <m:r>
            <m:t> </m:t>
          </m:r>
          <m:r>
            <m:rPr>
              <m:sty m:val="p"/>
            </m:rPr>
            <m:t>(</m:t>
          </m:r>
          <m:sSub>
            <m:e>
              <m:r>
                <m:rPr>
                  <m:sty m:val="bi"/>
                </m:rPr>
                <m:t>I</m:t>
              </m:r>
            </m:e>
            <m:sub>
              <m:r>
                <m:t>p</m:t>
              </m:r>
            </m:sub>
          </m:sSub>
          <m:r>
            <m:rPr>
              <m:sty m:val="p"/>
            </m:rPr>
            <m:t>−</m:t>
          </m:r>
          <m:r>
            <m:rPr>
              <m:sty m:val="bi"/>
            </m:rPr>
            <m:t>P</m:t>
          </m:r>
          <m:r>
            <m:rPr>
              <m:sty m:val="p"/>
            </m:rPr>
            <m:t>)</m:t>
          </m:r>
          <m:acc>
            <m:accPr>
              <m:chr m:val="̃"/>
            </m:accPr>
            <m:e>
              <m:r>
                <m:t>v</m:t>
              </m:r>
            </m:e>
          </m:acc>
        </m:oMath>
      </m:oMathPara>
    </w:p>
    <w:bookmarkEnd w:id="402"/>
    <w:p>
      <w:pPr>
        <w:pStyle w:val="FirstParagraph"/>
      </w:pPr>
      <w:r>
        <w:rPr>
          <w:i/>
          <w:iCs/>
        </w:rPr>
        <w:t xml:space="preserve">Proof</w:t>
      </w:r>
      <w:r>
        <w:t xml:space="preserve">. </w:t>
      </w:r>
    </w:p>
    <w:p>
      <w:pPr>
        <w:pStyle w:val="BodyText"/>
      </w:pPr>
      <m:oMathPara>
        <m:oMathParaPr>
          <m:jc m:val="center"/>
        </m:oMathParaPr>
        <m:oMath>
          <m:eqArr>
            <m:e>
              <m:sSup>
                <m:e>
                  <m:r>
                    <m:rPr>
                      <m:sty m:val="p"/>
                    </m:rPr>
                    <m:t>(</m:t>
                  </m:r>
                  <m:r>
                    <m:rPr>
                      <m:sty m:val="bi"/>
                    </m:rPr>
                    <m:t>P</m:t>
                  </m:r>
                  <m:acc>
                    <m:accPr>
                      <m:chr m:val="̃"/>
                    </m:accPr>
                    <m:e>
                      <m:r>
                        <m:t>v</m:t>
                      </m:r>
                    </m:e>
                  </m:acc>
                  <m:r>
                    <m:rPr>
                      <m:sty m:val="p"/>
                    </m:rPr>
                    <m:t>)</m:t>
                  </m:r>
                </m:e>
                <m:sup>
                  <m:r>
                    <m:rPr>
                      <m:sty m:val="p"/>
                    </m:rPr>
                    <m:t>⊤</m:t>
                  </m:r>
                </m:sup>
              </m:sSup>
              <m:r>
                <m:t> </m:t>
              </m:r>
              <m:r>
                <m:rPr>
                  <m:sty m:val="p"/>
                </m:rPr>
                <m:t>(</m:t>
              </m:r>
              <m:r>
                <m:rPr>
                  <m:sty m:val="bi"/>
                </m:rPr>
                <m:t>I</m:t>
              </m:r>
              <m:r>
                <m:rPr>
                  <m:sty m:val="p"/>
                </m:rPr>
                <m:t>−</m:t>
              </m:r>
              <m:r>
                <m:rPr>
                  <m:sty m:val="bi"/>
                </m:rPr>
                <m:t>P</m:t>
              </m:r>
              <m:r>
                <m:rPr>
                  <m:sty m:val="p"/>
                </m:rPr>
                <m:t>)</m:t>
              </m:r>
              <m:acc>
                <m:accPr>
                  <m:chr m:val="̃"/>
                </m:accPr>
                <m:e>
                  <m:r>
                    <m:t>v</m:t>
                  </m:r>
                </m:e>
              </m:acc>
              <m:r>
                <m:t>&amp;</m:t>
              </m:r>
              <m:r>
                <m:rPr>
                  <m:sty m:val="p"/>
                </m:rPr>
                <m:t>=</m:t>
              </m:r>
              <m:sSup>
                <m:e>
                  <m:acc>
                    <m:accPr>
                      <m:chr m:val="̃"/>
                    </m:accPr>
                    <m:e>
                      <m:r>
                        <m:t>v</m:t>
                      </m:r>
                    </m:e>
                  </m:acc>
                </m:e>
                <m:sup>
                  <m:r>
                    <m:rPr>
                      <m:sty m:val="p"/>
                    </m:rPr>
                    <m:t>⊤</m:t>
                  </m:r>
                </m:sup>
              </m:sSup>
              <m:r>
                <m:t> </m:t>
              </m:r>
              <m:sSup>
                <m:e>
                  <m:r>
                    <m:rPr>
                      <m:sty m:val="bi"/>
                    </m:rPr>
                    <m:t>P</m:t>
                  </m:r>
                </m:e>
                <m:sup>
                  <m:r>
                    <m:rPr>
                      <m:sty m:val="p"/>
                    </m:rPr>
                    <m:t>⊤</m:t>
                  </m:r>
                </m:sup>
              </m:sSup>
              <m:r>
                <m:t> </m:t>
              </m:r>
              <m:r>
                <m:rPr>
                  <m:sty m:val="p"/>
                </m:rPr>
                <m:t>(</m:t>
              </m:r>
              <m:r>
                <m:rPr>
                  <m:sty m:val="bi"/>
                </m:rPr>
                <m:t>I</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bi"/>
                </m:rPr>
                <m:t>P</m:t>
              </m:r>
              <m:r>
                <m:t> </m:t>
              </m:r>
              <m:r>
                <m:rPr>
                  <m:sty m:val="p"/>
                </m:rPr>
                <m:t>(</m:t>
              </m:r>
              <m:r>
                <m:rPr>
                  <m:sty m:val="bi"/>
                </m:rPr>
                <m:t>I</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p"/>
                </m:rPr>
                <m:t>(</m:t>
              </m:r>
              <m:r>
                <m:rPr>
                  <m:sty m:val="bi"/>
                </m:rPr>
                <m:t>P</m:t>
              </m:r>
              <m:r>
                <m:rPr>
                  <m:sty m:val="p"/>
                </m:rPr>
                <m:t>−</m:t>
              </m:r>
              <m:sSup>
                <m:e>
                  <m:r>
                    <m:rPr>
                      <m:sty m:val="bi"/>
                    </m:rPr>
                    <m:t>P</m:t>
                  </m:r>
                </m:e>
                <m:sup>
                  <m:r>
                    <m:t>2</m:t>
                  </m:r>
                </m:sup>
              </m:sSup>
              <m:r>
                <m:rPr>
                  <m:sty m:val="p"/>
                </m:rPr>
                <m:t>)</m:t>
              </m:r>
              <m:acc>
                <m:accPr>
                  <m:chr m:val="̃"/>
                </m:accPr>
                <m:e>
                  <m:r>
                    <m:t>v</m:t>
                  </m:r>
                </m:e>
              </m:acc>
            </m:e>
            <m:e>
              <m:r>
                <m:t>&amp;</m:t>
              </m:r>
              <m:r>
                <m:rPr>
                  <m:sty m:val="p"/>
                </m:rPr>
                <m:t>=</m:t>
              </m:r>
              <m:sSup>
                <m:e>
                  <m:acc>
                    <m:accPr>
                      <m:chr m:val="̃"/>
                    </m:accPr>
                    <m:e>
                      <m:r>
                        <m:t>v</m:t>
                      </m:r>
                    </m:e>
                  </m:acc>
                </m:e>
                <m:sup>
                  <m:r>
                    <m:rPr>
                      <m:sty m:val="p"/>
                    </m:rPr>
                    <m:t>⊤</m:t>
                  </m:r>
                </m:sup>
              </m:sSup>
              <m:r>
                <m:t> </m:t>
              </m:r>
              <m:r>
                <m:rPr>
                  <m:sty m:val="p"/>
                </m:rPr>
                <m:t>(</m:t>
              </m:r>
              <m:r>
                <m:rPr>
                  <m:sty m:val="bi"/>
                </m:rPr>
                <m:t>P</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b"/>
                </m:rPr>
                <m:t>0</m:t>
              </m:r>
              <m:r>
                <m:t> </m:t>
              </m:r>
              <m:acc>
                <m:accPr>
                  <m:chr m:val="̃"/>
                </m:accPr>
                <m:e>
                  <m:r>
                    <m:t>v</m:t>
                  </m:r>
                </m:e>
              </m:acc>
            </m:e>
            <m:e>
              <m:r>
                <m:t>&amp;</m:t>
              </m:r>
              <m:r>
                <m:rPr>
                  <m:sty m:val="p"/>
                </m:rPr>
                <m:t>=</m:t>
              </m:r>
              <m:r>
                <m:t>0</m:t>
              </m:r>
            </m:e>
          </m:eqArr>
        </m:oMath>
      </m:oMathPara>
    </w:p>
    <w:p>
      <w:pPr>
        <w:pStyle w:val="FirstParagraph"/>
      </w:pPr>
      <w:r>
        <w:t xml:space="preserve">where the second line uses symmetry (</w:t>
      </w:r>
      <m:oMath>
        <m:sSup>
          <m:e>
            <m:r>
              <m:rPr>
                <m:sty m:val="bi"/>
              </m:rPr>
              <m:t>P</m:t>
            </m:r>
          </m:e>
          <m:sup>
            <m:r>
              <m:rPr>
                <m:sty m:val="p"/>
              </m:rPr>
              <m:t>⊤</m:t>
            </m:r>
          </m:sup>
        </m:sSup>
        <m:r>
          <m:rPr>
            <m:sty m:val="p"/>
          </m:rPr>
          <m:t>=</m:t>
        </m:r>
        <m:r>
          <m:rPr>
            <m:sty m:val="bi"/>
          </m:rPr>
          <m:t>P</m:t>
        </m:r>
      </m:oMath>
      <w:r>
        <w:t xml:space="preserve">)</w:t>
      </w:r>
      <w:r>
        <w:t xml:space="preserve"> </w:t>
      </w:r>
      <w:r>
        <w:t xml:space="preserve">and the fourth line uses idempotency (</w:t>
      </w:r>
      <m:oMath>
        <m:sSup>
          <m:e>
            <m:r>
              <m:rPr>
                <m:sty m:val="bi"/>
              </m:rPr>
              <m:t>P</m:t>
            </m:r>
          </m:e>
          <m:sup>
            <m:r>
              <m:t>2</m:t>
            </m:r>
          </m:sup>
        </m:sSup>
        <m:r>
          <m:rPr>
            <m:sty m:val="p"/>
          </m:rPr>
          <m:t>=</m:t>
        </m:r>
        <m:r>
          <m:rPr>
            <m:sty m:val="bi"/>
          </m:rPr>
          <m:t>P</m:t>
        </m:r>
      </m:oMath>
      <w:r>
        <w:t xml:space="preserve">).</w:t>
      </w:r>
    </w:p>
    <w:bookmarkStart w:id="403" w:name="def-orthogonal-matrix"/>
    <w:p>
      <w:pPr>
        <w:pStyle w:val="BodyText"/>
      </w:pPr>
      <w:r>
        <w:rPr>
          <w:b/>
          <w:bCs/>
        </w:rPr>
        <w:t xml:space="preserve">Definition 76 (Orthogonal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Q</m:t>
        </m:r>
      </m:oMath>
      <w:r>
        <w:t xml:space="preserve"> </w:t>
      </w:r>
      <w:r>
        <w:t xml:space="preserve">is</w:t>
      </w:r>
      <w:r>
        <w:t xml:space="preserve"> </w:t>
      </w:r>
      <w:r>
        <w:rPr>
          <w:b/>
          <w:bCs/>
        </w:rPr>
        <w:t xml:space="preserve">orthogonal</w:t>
      </w:r>
      <w:r>
        <w:t xml:space="preserve"> </w:t>
      </w:r>
      <w:r>
        <w:t xml:space="preserve">if</w:t>
      </w:r>
    </w:p>
    <w:p>
      <w:pPr>
        <w:pStyle w:val="BodyText"/>
      </w:pPr>
      <m:oMathPara>
        <m:oMathParaPr>
          <m:jc m:val="center"/>
        </m:oMathParaPr>
        <m:oMath>
          <m:limLow>
            <m:e>
              <m:limLow>
                <m:e>
                  <m:sSup>
                    <m:e>
                      <m:r>
                        <m:rPr>
                          <m:sty m:val="bi"/>
                        </m:rPr>
                        <m:t>Q</m:t>
                      </m:r>
                    </m:e>
                    <m:sup>
                      <m:r>
                        <m:rPr>
                          <m:sty m:val="p"/>
                        </m:rPr>
                        <m:t>⊤</m:t>
                      </m:r>
                    </m:sup>
                  </m:sSup>
                </m:e>
                <m:lim>
                  <m:r>
                    <m:rPr>
                      <m:sty m:val="p"/>
                    </m:rPr>
                    <m:t>⏟</m:t>
                  </m:r>
                </m:lim>
              </m:limLow>
            </m:e>
            <m:lim>
              <m:r>
                <m:t>p</m:t>
              </m:r>
              <m:r>
                <m:rPr>
                  <m:sty m:val="p"/>
                </m:rPr>
                <m:t>×</m:t>
              </m:r>
              <m:r>
                <m:t>p</m:t>
              </m:r>
            </m:lim>
          </m:limLow>
          <m:r>
            <m:t> </m:t>
          </m:r>
          <m:limLow>
            <m:e>
              <m:limLow>
                <m:e>
                  <m:r>
                    <m:rPr>
                      <m:sty m:val="bi"/>
                    </m:rPr>
                    <m:t>Q</m:t>
                  </m:r>
                </m:e>
                <m:lim>
                  <m:r>
                    <m:rPr>
                      <m:sty m:val="p"/>
                    </m:rPr>
                    <m:t>⏟</m:t>
                  </m:r>
                </m:lim>
              </m:limLow>
            </m:e>
            <m:lim>
              <m:r>
                <m:t>p</m:t>
              </m:r>
              <m:r>
                <m:rPr>
                  <m:sty m:val="p"/>
                </m:rPr>
                <m:t>×</m:t>
              </m:r>
              <m:r>
                <m:t>p</m:t>
              </m:r>
            </m:lim>
          </m:limLow>
          <m:r>
            <m:rPr>
              <m:sty m:val="p"/>
            </m:rPr>
            <m:t>=</m:t>
          </m:r>
          <m:sSub>
            <m:e>
              <m:r>
                <m:rPr>
                  <m:sty m:val="bi"/>
                </m:rPr>
                <m:t>I</m:t>
              </m:r>
            </m:e>
            <m:sub>
              <m:r>
                <m:t>p</m:t>
              </m:r>
            </m:sub>
          </m:sSub>
        </m:oMath>
      </m:oMathPara>
    </w:p>
    <w:bookmarkEnd w:id="403"/>
    <w:bookmarkStart w:id="404" w:name="exm-orthogonal-matrix"/>
    <w:p>
      <w:pPr>
        <w:pStyle w:val="FirstParagraph"/>
      </w:pPr>
      <w:r>
        <w:rPr>
          <w:b/>
          <w:bCs/>
        </w:rPr>
        <w:t xml:space="preserve">Example 127 (A rotation matrix)</w:t>
      </w:r>
      <w:r>
        <w:t xml:space="preserve"> </w:t>
      </w:r>
      <w:r>
        <w:t xml:space="preserve">The matrix</w:t>
      </w:r>
    </w:p>
    <w:p>
      <w:pPr>
        <w:pStyle w:val="BodyText"/>
      </w:pPr>
      <m:oMathPara>
        <m:oMathParaPr>
          <m:jc m:val="center"/>
        </m:oMathPara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oMath>
      </m:oMathPara>
    </w:p>
    <w:p>
      <w:pPr>
        <w:pStyle w:val="FirstParagraph"/>
      </w:pPr>
      <w:r>
        <w:t xml:space="preserve">rotates each vector in the plane counterclockwise</w:t>
      </w:r>
      <w:r>
        <w:t xml:space="preserve"> </w:t>
      </w:r>
      <w:r>
        <w:t xml:space="preserve">by the angle</w:t>
      </w:r>
      <w:r>
        <w:t xml:space="preserve"> </w:t>
      </w:r>
      <m:oMath>
        <m:r>
          <m:t>θ</m:t>
        </m:r>
      </m:oMath>
      <w:r>
        <w:t xml:space="preserve"> </w:t>
      </w:r>
      <w:r>
        <w:t xml:space="preserve">with</w:t>
      </w:r>
      <w:r>
        <w:t xml:space="preserve"> </w:t>
      </w:r>
      <m:oMath>
        <m:r>
          <m:rPr>
            <m:sty m:val="p"/>
          </m:rPr>
          <m:t>cos</m:t>
        </m:r>
        <m:r>
          <m:t>θ</m:t>
        </m:r>
        <m:r>
          <m:rPr>
            <m:sty m:val="p"/>
          </m:rPr>
          <m:t>=</m:t>
        </m:r>
        <m:r>
          <m:t>0.6</m:t>
        </m:r>
      </m:oMath>
      <w:r>
        <w:t xml:space="preserve"> </w:t>
      </w:r>
      <w:r>
        <w:t xml:space="preserve">and</w:t>
      </w:r>
      <w:r>
        <w:t xml:space="preserve"> </w:t>
      </w:r>
      <m:oMath>
        <m:r>
          <m:rPr>
            <m:sty m:val="p"/>
          </m:rPr>
          <m:t>sin</m:t>
        </m:r>
        <m:r>
          <m:t>θ</m:t>
        </m:r>
        <m:r>
          <m:rPr>
            <m:sty m:val="p"/>
          </m:rPr>
          <m:t>=</m:t>
        </m:r>
        <m:r>
          <m:t>0.8</m:t>
        </m:r>
      </m:oMath>
      <w:r>
        <w:t xml:space="preserve"> </w:t>
      </w:r>
      <w:r>
        <w:t xml:space="preserve">(about</w:t>
      </w:r>
      <w:r>
        <w:t xml:space="preserve"> </w:t>
      </w:r>
      <m:oMath>
        <m:r>
          <m:t>53</m:t>
        </m:r>
      </m:oMath>
      <w:r>
        <w:t xml:space="preserve"> </w:t>
      </w:r>
      <w:r>
        <w:t xml:space="preserve">degrees)</w:t>
      </w:r>
      <w:r>
        <w:t xml:space="preserve"> </w:t>
      </w:r>
      <w:r>
        <w:t xml:space="preserve">(Banerjee and Roy 2014, chap. 8, Example 8.1, p. 207)</w:t>
      </w:r>
      <w:r>
        <w:t xml:space="preserve">.</w:t>
      </w:r>
      <w:r>
        <w:t xml:space="preserve"> </w:t>
      </w:r>
      <w:r>
        <w:t xml:space="preserve">It is orthogonal:</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rPr>
                            <m:sty m:val="p"/>
                          </m:rPr>
                          <m:t>−</m:t>
                        </m:r>
                        <m:r>
                          <m:t>0.48</m:t>
                        </m:r>
                        <m:r>
                          <m:rPr>
                            <m:sty m:val="p"/>
                          </m:rPr>
                          <m:t>+</m:t>
                        </m:r>
                        <m:r>
                          <m:t>0.48</m:t>
                        </m:r>
                      </m:e>
                    </m:mr>
                    <m:mr>
                      <m:e>
                        <m:r>
                          <m:rPr>
                            <m:sty m:val="p"/>
                          </m:rPr>
                          <m:t>−</m:t>
                        </m:r>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bookmarkEnd w:id="404"/>
    <w:bookmarkStart w:id="405" w:name="exm-not-orthogonal-matrix"/>
    <w:p>
      <w:pPr>
        <w:pStyle w:val="FirstParagraph"/>
      </w:pPr>
      <w:r>
        <w:rPr>
          <w:b/>
          <w:bCs/>
        </w:rPr>
        <w:t xml:space="preserve">Example 128 (Orthogonal columns are not enough)</w:t>
      </w:r>
      <w:r>
        <w:t xml:space="preserve"> </w:t>
      </w:r>
      <m:oMath>
        <m:r>
          <m:rPr>
            <m:sty m:val="bi"/>
          </m:rPr>
          <m:t>Q</m:t>
        </m:r>
        <m:r>
          <m:rPr>
            <m:sty m:val="p"/>
          </m:rPr>
          <m:t>=</m:t>
        </m:r>
        <m:r>
          <m:t>2</m:t>
        </m:r>
        <m:sSub>
          <m:e>
            <m:r>
              <m:rPr>
                <m:sty m:val="bi"/>
              </m:rPr>
              <m:t>I</m:t>
            </m:r>
          </m:e>
          <m:sub>
            <m:r>
              <m:t>2</m:t>
            </m:r>
          </m:sub>
        </m:sSub>
      </m:oMath>
      <w:r>
        <w:t xml:space="preserve"> </w:t>
      </w:r>
      <w:r>
        <w:t xml:space="preserve">has orthogonal columns</w:t>
      </w:r>
      <w:r>
        <w:t xml:space="preserve"> </w:t>
      </w:r>
      <m:oMath>
        <m:r>
          <m:rPr>
            <m:sty m:val="p"/>
          </m:rPr>
          <m:t>(</m:t>
        </m:r>
        <m:r>
          <m:t>2</m:t>
        </m:r>
        <m:r>
          <m:rPr>
            <m:sty m:val="p"/>
          </m:rPr>
          <m:t>,</m:t>
        </m:r>
        <m:r>
          <m:t>0</m:t>
        </m:r>
        <m:r>
          <m:rPr>
            <m:sty m:val="p"/>
          </m:rPr>
          <m:t>)</m:t>
        </m:r>
      </m:oMath>
      <w:r>
        <w:t xml:space="preserve"> </w:t>
      </w:r>
      <w:r>
        <w:t xml:space="preserve">and</w:t>
      </w:r>
      <w:r>
        <w:t xml:space="preserve"> </w:t>
      </w:r>
      <m:oMath>
        <m:r>
          <m:rPr>
            <m:sty m:val="p"/>
          </m:rPr>
          <m:t>(</m:t>
        </m:r>
        <m:r>
          <m:t>0</m:t>
        </m:r>
        <m:r>
          <m:rPr>
            <m:sty m:val="p"/>
          </m:rPr>
          <m:t>,</m:t>
        </m:r>
        <m:r>
          <m:t>2</m:t>
        </m:r>
        <m:r>
          <m:rPr>
            <m:sty m:val="p"/>
          </m:rPr>
          <m:t>)</m:t>
        </m:r>
      </m:oMath>
      <w:r>
        <w:t xml:space="preserve">, but</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4</m:t>
                        </m:r>
                      </m:e>
                    </m:mr>
                  </m:m>
                </m:e>
              </m:d>
            </m:e>
            <m:e>
              <m:r>
                <m:t>&amp;</m:t>
              </m:r>
              <m:r>
                <m:rPr>
                  <m:sty m:val="p"/>
                </m:rPr>
                <m:t>≠</m:t>
              </m:r>
              <m:sSub>
                <m:e>
                  <m:r>
                    <m:rPr>
                      <m:sty m:val="bi"/>
                    </m:rPr>
                    <m:t>I</m:t>
                  </m:r>
                </m:e>
                <m:sub>
                  <m:r>
                    <m:t>2</m:t>
                  </m:r>
                </m:sub>
              </m:sSub>
              <m:r>
                <m:rPr>
                  <m:sty m:val="p"/>
                </m:rPr>
                <m:t>,</m:t>
              </m:r>
            </m:e>
          </m:eqArr>
        </m:oMath>
      </m:oMathPara>
    </w:p>
    <w:p>
      <w:pPr>
        <w:pStyle w:val="FirstParagraph"/>
      </w:pPr>
      <w:r>
        <w:t xml:space="preserve">so</w:t>
      </w:r>
      <w:r>
        <w:t xml:space="preserve"> </w:t>
      </w:r>
      <m:oMath>
        <m:r>
          <m:rPr>
            <m:sty m:val="bi"/>
          </m:rPr>
          <m:t>Q</m:t>
        </m:r>
      </m:oMath>
      <w:r>
        <w:t xml:space="preserve"> </w:t>
      </w:r>
      <w:r>
        <w:t xml:space="preserve">is not an orthogonal matrix: its columns have norm</w:t>
      </w:r>
      <w:r>
        <w:t xml:space="preserve"> </w:t>
      </w:r>
      <m:oMath>
        <m:r>
          <m:t>2</m:t>
        </m:r>
      </m:oMath>
      <w:r>
        <w:t xml:space="preserve">, not</w:t>
      </w:r>
      <w:r>
        <w:t xml:space="preserve"> </w:t>
      </w:r>
      <m:oMath>
        <m:r>
          <m:t>1</m:t>
        </m:r>
      </m:oMath>
      <w:r>
        <w:t xml:space="preserve">.</w:t>
      </w:r>
    </w:p>
    <w:bookmarkEnd w:id="405"/>
    <w:bookmarkStart w:id="406" w:name="rem-orthogonal-matrix-columns"/>
    <w:p>
      <w:pPr>
        <w:pStyle w:val="BodyText"/>
      </w:pPr>
      <w:r>
        <w:rPr>
          <w:i/>
          <w:iCs/>
        </w:rPr>
        <w:t xml:space="preserve">Remark 23</w:t>
      </w:r>
      <w:r>
        <w:t xml:space="preserve"> (The columns of an orthogonal matrix are orthonormal).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is the dot product of</w:t>
      </w:r>
      <w:r>
        <w:t xml:space="preserve"> </w:t>
      </w:r>
      <w:r>
        <w:t xml:space="preserve">column</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Q</m:t>
        </m:r>
      </m:oMath>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says that</w:t>
      </w:r>
      <w:r>
        <w:t xml:space="preserve"> </w:t>
      </w:r>
      <w:r>
        <w:t xml:space="preserve">the columns of</w:t>
      </w:r>
      <w:r>
        <w:t xml:space="preserve"> </w:t>
      </w:r>
      <m:oMath>
        <m:r>
          <m:rPr>
            <m:sty m:val="bi"/>
          </m:rPr>
          <m:t>Q</m:t>
        </m:r>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For a square matrix,</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also implies</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w:t>
      </w:r>
      <w:r>
        <w:t xml:space="preserve"> </w:t>
      </w: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 </w:t>
      </w:r>
      <w:r>
        <w:t xml:space="preserve">(5)</w:t>
      </w:r>
      <w:r>
        <w:t xml:space="preserve"> </w:t>
      </w:r>
      <w:r>
        <w:t xml:space="preserve">(Banerjee and Roy 2014, chap. 8, Theorem 8.1 and Definition 8.1, p. 209)</w:t>
      </w:r>
      <w:r>
        <w:t xml:space="preserve">.</w:t>
      </w:r>
    </w:p>
    <w:p>
      <w:pPr>
        <w:pStyle w:val="BodyText"/>
      </w:pPr>
      <w:r>
        <w:t xml:space="preserve">For example, the columns of</w:t>
      </w:r>
      <w:r>
        <w:t xml:space="preserve"> </w:t>
      </w:r>
      <m:oMath>
        <m:r>
          <m:rPr>
            <m:sty m:val="bi"/>
          </m:rPr>
          <m:t>Q</m:t>
        </m:r>
      </m:oMath>
      <w:r>
        <w:t xml:space="preserve"> </w:t>
      </w:r>
      <w:r>
        <w:t xml:space="preserve">in</w:t>
      </w:r>
      <w:r>
        <w:t xml:space="preserve"> </w:t>
      </w:r>
      <w:hyperlink w:anchor="exm-orthogonal-matrix">
        <w:r>
          <w:rPr>
            <w:rStyle w:val="Hyperlink"/>
          </w:rPr>
          <w:t xml:space="preserve">Example 127</w:t>
        </w:r>
      </w:hyperlink>
      <w:r>
        <w:t xml:space="preserve"> </w:t>
      </w:r>
      <w:r>
        <w:t xml:space="preserve">are</w:t>
      </w:r>
      <w:r>
        <w:t xml:space="preserve"> </w:t>
      </w:r>
      <m:oMath>
        <m:r>
          <m:rPr>
            <m:sty m:val="p"/>
          </m:rPr>
          <m:t>(</m:t>
        </m:r>
        <m:r>
          <m:t>0.6</m:t>
        </m:r>
        <m:r>
          <m:rPr>
            <m:sty m:val="p"/>
          </m:rPr>
          <m:t>,</m:t>
        </m:r>
        <m:r>
          <m:t>0.8</m:t>
        </m:r>
        <m:r>
          <m:rPr>
            <m:sty m:val="p"/>
          </m:rPr>
          <m:t>)</m:t>
        </m:r>
      </m:oMath>
      <w:r>
        <w:t xml:space="preserve"> </w:t>
      </w:r>
      <w:r>
        <w:t xml:space="preserve">and</w:t>
      </w:r>
      <w:r>
        <w:t xml:space="preserve"> </w:t>
      </w:r>
      <m:oMath>
        <m:r>
          <m:rPr>
            <m:sty m:val="p"/>
          </m:rPr>
          <m:t>(</m:t>
        </m:r>
        <m:r>
          <m:rPr>
            <m:sty m:val="p"/>
          </m:rPr>
          <m:t>−</m:t>
        </m:r>
        <m:r>
          <m:t>0.8</m:t>
        </m:r>
        <m:r>
          <m:rPr>
            <m:sty m:val="p"/>
          </m:rPr>
          <m:t>,</m:t>
        </m:r>
        <m:r>
          <m:t>0.6</m:t>
        </m:r>
        <m:r>
          <m:rPr>
            <m:sty m:val="p"/>
          </m:rPr>
          <m:t>)</m:t>
        </m:r>
      </m:oMath>
      <w:r>
        <w:t xml:space="preserve">.</w:t>
      </w:r>
      <w:r>
        <w:t xml:space="preserve"> </w:t>
      </w:r>
      <w:r>
        <w:t xml:space="preserve">The diagonal entries</w:t>
      </w:r>
      <w:r>
        <w:t xml:space="preserve"> </w:t>
      </w:r>
      <m:oMath>
        <m:r>
          <m:t>0.36</m:t>
        </m:r>
        <m:r>
          <m:rPr>
            <m:sty m:val="p"/>
          </m:rPr>
          <m:t>+</m:t>
        </m:r>
        <m:r>
          <m:t>0.64</m:t>
        </m:r>
        <m:r>
          <m:rPr>
            <m:sty m:val="p"/>
          </m:rPr>
          <m:t>=</m:t>
        </m:r>
        <m:r>
          <m:t>1</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are their squared norms,</w:t>
      </w:r>
      <w:r>
        <w:t xml:space="preserve"> </w:t>
      </w:r>
      <w:r>
        <w:t xml:space="preserve">and the off-diagonal entries</w:t>
      </w:r>
      <w:r>
        <w:t xml:space="preserve"> </w:t>
      </w:r>
      <m:oMath>
        <m:r>
          <m:rPr>
            <m:sty m:val="p"/>
          </m:rPr>
          <m:t>−</m:t>
        </m:r>
        <m:r>
          <m:t>0.48</m:t>
        </m:r>
        <m:r>
          <m:rPr>
            <m:sty m:val="p"/>
          </m:rPr>
          <m:t>+</m:t>
        </m:r>
        <m:r>
          <m:t>0.48</m:t>
        </m:r>
        <m:r>
          <m:rPr>
            <m:sty m:val="p"/>
          </m:rPr>
          <m:t>=</m:t>
        </m:r>
        <m:r>
          <m:t>0</m:t>
        </m:r>
      </m:oMath>
      <w:r>
        <w:t xml:space="preserve"> </w:t>
      </w:r>
      <w:r>
        <w:t xml:space="preserve">are their dot product.</w:t>
      </w:r>
      <w:r>
        <w:t xml:space="preserve"> </w:t>
      </w:r>
      <w:r>
        <w:t xml:space="preserve">Multiplying in the other order also gives</w:t>
      </w:r>
      <w:r>
        <w:t xml:space="preserve"> </w:t>
      </w:r>
      <m:oMath>
        <m:sSub>
          <m:e>
            <m:r>
              <m:rPr>
                <m:sty m:val="bi"/>
              </m:rPr>
              <m:t>I</m:t>
            </m:r>
          </m:e>
          <m:sub>
            <m:r>
              <m:t>2</m:t>
            </m:r>
          </m:sub>
        </m:sSub>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t>0.48</m:t>
                        </m:r>
                        <m:r>
                          <m:rPr>
                            <m:sty m:val="p"/>
                          </m:rPr>
                          <m:t>−</m:t>
                        </m:r>
                        <m:r>
                          <m:t>0.48</m:t>
                        </m:r>
                      </m:e>
                    </m:mr>
                    <m:mr>
                      <m:e>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p>
      <w:pPr>
        <w:pStyle w:val="FirstParagraph"/>
      </w:pP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w:t>
      </w:r>
    </w:p>
    <w:bookmarkEnd w:id="406"/>
    <w:bookmarkStart w:id="407" w:name="thm-orthogonal-norm"/>
    <w:p>
      <w:pPr>
        <w:pStyle w:val="BodyText"/>
      </w:pPr>
      <w:r>
        <w:rPr>
          <w:b/>
          <w:bCs/>
        </w:rPr>
        <w:t xml:space="preserve">Theorem 67 (Orthogonal matrices preserve length)</w:t>
      </w:r>
      <w:r>
        <w:t xml:space="preserve"> </w:t>
      </w:r>
      <w:r>
        <w:t xml:space="preserve">If</w:t>
      </w:r>
      <w:r>
        <w:t xml:space="preserve"> </w:t>
      </w:r>
      <m:oMath>
        <m:r>
          <m:rPr>
            <m:sty m:val="bi"/>
          </m:rPr>
          <m:t>Q</m:t>
        </m:r>
      </m:oMath>
      <w:r>
        <w:t xml:space="preserve"> </w:t>
      </w:r>
      <w:r>
        <w:t xml:space="preserve">is 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76</w:t>
        </w:r>
      </w:hyperlink>
      <w:r>
        <w:t xml:space="preserve">)</w:t>
      </w:r>
      <w:r>
        <w:t xml:space="preserve"> </w:t>
      </w:r>
      <w:r>
        <w:t xml:space="preserve">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r>
            <m:t>​</m:t>
          </m:r>
          <m:d>
            <m:dPr>
              <m:begChr m:val="∥"/>
              <m:sepChr m:val=""/>
              <m:endChr m:val="∥"/>
              <m:grow/>
            </m:dPr>
            <m:e>
              <m:r>
                <m:rPr>
                  <m:sty m:val="bi"/>
                </m:rPr>
                <m:t>Q</m:t>
              </m:r>
              <m:acc>
                <m:accPr>
                  <m:chr m:val="̃"/>
                </m:accPr>
                <m:e>
                  <m:r>
                    <m:t>x</m:t>
                  </m:r>
                </m:e>
              </m:acc>
            </m:e>
          </m:d>
          <m:r>
            <m:t>​</m:t>
          </m:r>
          <m:r>
            <m:rPr>
              <m:sty m:val="p"/>
            </m:rPr>
            <m:t>=</m:t>
          </m:r>
          <m:r>
            <m:t>​</m:t>
          </m:r>
          <m:d>
            <m:dPr>
              <m:begChr m:val="∥"/>
              <m:sepChr m:val=""/>
              <m:endChr m:val="∥"/>
              <m:grow/>
            </m:dPr>
            <m:e>
              <m:acc>
                <m:accPr>
                  <m:chr m:val="̃"/>
                </m:accPr>
                <m:e>
                  <m:r>
                    <m:t>x</m:t>
                  </m:r>
                </m:e>
              </m:acc>
            </m:e>
          </m:d>
          <m:r>
            <m:t>​</m:t>
          </m:r>
        </m:oMath>
      </m:oMathPara>
    </w:p>
    <w:bookmarkEnd w:id="407"/>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r>
                    <m:rPr>
                      <m:sty m:val="bi"/>
                    </m:rPr>
                    <m:t>Q</m:t>
                  </m:r>
                  <m:acc>
                    <m:accPr>
                      <m:chr m:val="̃"/>
                    </m:accPr>
                    <m:e>
                      <m:r>
                        <m:t>x</m:t>
                      </m:r>
                    </m:e>
                  </m:acc>
                </m:e>
              </m:d>
              <m:sSup>
                <m:e>
                  <m:r>
                    <m:t>​</m:t>
                  </m:r>
                </m:e>
                <m:sup>
                  <m:r>
                    <m:t>2</m:t>
                  </m:r>
                </m:sup>
              </m:sSup>
              <m:r>
                <m:t>&amp;</m:t>
              </m:r>
              <m:r>
                <m:rPr>
                  <m:sty m:val="p"/>
                </m:rPr>
                <m:t>=</m:t>
              </m:r>
              <m:r>
                <m:rPr>
                  <m:sty m:val="p"/>
                </m:rPr>
                <m:t>(</m:t>
              </m:r>
              <m:r>
                <m:rPr>
                  <m:sty m:val="bi"/>
                </m:rPr>
                <m:t>Q</m:t>
              </m:r>
              <m:acc>
                <m:accPr>
                  <m:chr m:val="̃"/>
                </m:accPr>
                <m:e>
                  <m:r>
                    <m:t>x</m:t>
                  </m:r>
                </m:e>
              </m:acc>
              <m:r>
                <m:rPr>
                  <m:sty m:val="p"/>
                </m:rPr>
                <m:t>)</m:t>
              </m:r>
              <m:r>
                <m:rPr>
                  <m:sty m:val="p"/>
                </m:rPr>
                <m:t>⋅</m:t>
              </m:r>
              <m:r>
                <m:rPr>
                  <m:sty m:val="p"/>
                </m:rPr>
                <m:t>(</m:t>
              </m:r>
              <m:r>
                <m:rPr>
                  <m:sty m:val="bi"/>
                </m:rPr>
                <m:t>Q</m:t>
              </m:r>
              <m:acc>
                <m:accPr>
                  <m:chr m:val="̃"/>
                </m:accPr>
                <m:e>
                  <m:r>
                    <m:t>x</m:t>
                  </m:r>
                </m:e>
              </m:acc>
              <m:r>
                <m:rPr>
                  <m:sty m:val="p"/>
                </m:rPr>
                <m:t>)</m:t>
              </m:r>
              <m:r>
                <m:t>&amp;</m:t>
              </m:r>
              <m:r>
                <m:t>&amp;</m:t>
              </m:r>
              <m:r>
                <m:rPr>
                  <m:nor/>
                  <m:sty m:val="p"/>
                </m:rPr>
                <m:t>(definition of the Euclidean norm)</m:t>
              </m:r>
            </m:e>
            <m:e>
              <m:r>
                <m:t>&amp;</m:t>
              </m:r>
              <m:r>
                <m:rPr>
                  <m:sty m:val="p"/>
                </m:rPr>
                <m:t>=</m:t>
              </m:r>
              <m:sSup>
                <m:e>
                  <m:r>
                    <m:rPr>
                      <m:sty m:val="p"/>
                    </m:rPr>
                    <m:t>(</m:t>
                  </m:r>
                  <m:r>
                    <m:rPr>
                      <m:sty m:val="bi"/>
                    </m:rPr>
                    <m:t>Q</m:t>
                  </m:r>
                  <m:acc>
                    <m:accPr>
                      <m:chr m:val="̃"/>
                    </m:accPr>
                    <m:e>
                      <m:r>
                        <m:t>x</m:t>
                      </m:r>
                    </m:e>
                  </m:acc>
                  <m:r>
                    <m:rPr>
                      <m:sty m:val="p"/>
                    </m:rPr>
                    <m:t>)</m:t>
                  </m:r>
                </m:e>
                <m:sup>
                  <m:r>
                    <m:rPr>
                      <m:sty m:val="p"/>
                    </m:rPr>
                    <m:t>⊤</m:t>
                  </m:r>
                </m:sup>
              </m:sSup>
              <m:r>
                <m:t> </m:t>
              </m:r>
              <m:r>
                <m:rPr>
                  <m:sty m:val="p"/>
                </m:rPr>
                <m:t>(</m:t>
              </m:r>
              <m:r>
                <m:rPr>
                  <m:sty m:val="bi"/>
                </m:rPr>
                <m:t>Q</m:t>
              </m:r>
              <m:acc>
                <m:accPr>
                  <m:chr m:val="̃"/>
                </m:accPr>
                <m:e>
                  <m:r>
                    <m:t>x</m:t>
                  </m:r>
                </m:e>
              </m:acc>
              <m:r>
                <m:rPr>
                  <m:sty m:val="p"/>
                </m:rPr>
                <m:t>)</m:t>
              </m:r>
              <m:r>
                <m:t>&amp;</m:t>
              </m:r>
              <m:r>
                <m:t>&amp;</m:t>
              </m:r>
              <m:r>
                <m:rPr>
                  <m:nor/>
                  <m:sty m:val="p"/>
                </m:rPr>
                <m:t>(dot product as a matrix product)</m:t>
              </m:r>
            </m:e>
            <m:e>
              <m:r>
                <m:t>&amp;</m:t>
              </m:r>
              <m:r>
                <m:rPr>
                  <m:sty m:val="p"/>
                </m:rPr>
                <m:t>=</m:t>
              </m:r>
              <m:sSup>
                <m:e>
                  <m:acc>
                    <m:accPr>
                      <m:chr m:val="̃"/>
                    </m:accPr>
                    <m:e>
                      <m:r>
                        <m:t>x</m:t>
                      </m:r>
                    </m:e>
                  </m:acc>
                </m:e>
                <m:sup>
                  <m:r>
                    <m:rPr>
                      <m:sty m:val="p"/>
                    </m:rPr>
                    <m:t>⊤</m:t>
                  </m:r>
                </m:sup>
              </m:sSup>
              <m:r>
                <m:t> </m:t>
              </m:r>
              <m:sSup>
                <m:e>
                  <m:r>
                    <m:rPr>
                      <m:sty m:val="bi"/>
                    </m:rPr>
                    <m:t>Q</m:t>
                  </m:r>
                </m:e>
                <m:sup>
                  <m:r>
                    <m:rPr>
                      <m:sty m:val="p"/>
                    </m:rPr>
                    <m:t>⊤</m:t>
                  </m:r>
                </m:sup>
              </m:sSup>
              <m:r>
                <m:t> </m:t>
              </m:r>
              <m:r>
                <m:rPr>
                  <m:sty m:val="p"/>
                </m:rPr>
                <m:t>(</m:t>
              </m:r>
              <m:r>
                <m:rPr>
                  <m:sty m:val="bi"/>
                </m:rPr>
                <m:t>Q</m:t>
              </m:r>
              <m:acc>
                <m:accPr>
                  <m:chr m:val="̃"/>
                </m:accPr>
                <m:e>
                  <m:r>
                    <m:t>x</m:t>
                  </m:r>
                </m:e>
              </m:acc>
              <m:r>
                <m:rPr>
                  <m:sty m:val="p"/>
                </m:rPr>
                <m:t>)</m:t>
              </m:r>
              <m:r>
                <m:t>&amp;</m:t>
              </m:r>
              <m:r>
                <m:t>&amp;</m:t>
              </m:r>
              <m:r>
                <m:rPr>
                  <m:nor/>
                  <m:sty m:val="p"/>
                </m:rPr>
                <m:t>(transpose of a product)</m:t>
              </m:r>
            </m:e>
            <m:e>
              <m:r>
                <m:t>&amp;</m:t>
              </m:r>
              <m:r>
                <m:rPr>
                  <m:sty m:val="p"/>
                </m:rPr>
                <m:t>=</m:t>
              </m:r>
              <m:sSup>
                <m:e>
                  <m:acc>
                    <m:accPr>
                      <m:chr m:val="̃"/>
                    </m:accPr>
                    <m:e>
                      <m:r>
                        <m:t>x</m:t>
                      </m:r>
                    </m:e>
                  </m:acc>
                </m:e>
                <m:sup>
                  <m:r>
                    <m:rPr>
                      <m:sty m:val="p"/>
                    </m:rPr>
                    <m:t>⊤</m:t>
                  </m:r>
                </m:sup>
              </m:sSup>
              <m:r>
                <m:t> </m:t>
              </m:r>
              <m:r>
                <m:rPr>
                  <m:sty m:val="p"/>
                </m:rPr>
                <m:t>(</m:t>
              </m:r>
              <m:sSup>
                <m:e>
                  <m:r>
                    <m:rPr>
                      <m:sty m:val="bi"/>
                    </m:rPr>
                    <m:t>Q</m:t>
                  </m:r>
                </m:e>
                <m:sup>
                  <m:r>
                    <m:rPr>
                      <m:sty m:val="p"/>
                    </m:rPr>
                    <m:t>⊤</m:t>
                  </m:r>
                </m:sup>
              </m:sSup>
              <m:r>
                <m:rPr>
                  <m:sty m:val="bi"/>
                </m:rPr>
                <m:t>Q</m:t>
              </m:r>
              <m:r>
                <m:rPr>
                  <m:sty m:val="p"/>
                </m:rPr>
                <m:t>)</m:t>
              </m:r>
              <m:r>
                <m:t> </m:t>
              </m:r>
              <m:acc>
                <m:accPr>
                  <m:chr m:val="̃"/>
                </m:accPr>
                <m:e>
                  <m:r>
                    <m:t>x</m:t>
                  </m:r>
                </m:e>
              </m:acc>
              <m:r>
                <m:t>&amp;</m:t>
              </m:r>
              <m:r>
                <m:t>&amp;</m:t>
              </m:r>
              <m:r>
                <m:rPr>
                  <m:nor/>
                  <m:sty m:val="p"/>
                </m:rPr>
                <m:t>(regroup; matrix multiplication is associative)</m:t>
              </m:r>
            </m:e>
            <m:e>
              <m:r>
                <m:t>&amp;</m:t>
              </m:r>
              <m:r>
                <m:rPr>
                  <m:sty m:val="p"/>
                </m:rPr>
                <m:t>=</m:t>
              </m:r>
              <m:sSup>
                <m:e>
                  <m:acc>
                    <m:accPr>
                      <m:chr m:val="̃"/>
                    </m:accPr>
                    <m:e>
                      <m:r>
                        <m:t>x</m:t>
                      </m:r>
                    </m:e>
                  </m:acc>
                </m:e>
                <m:sup>
                  <m:r>
                    <m:rPr>
                      <m:sty m:val="p"/>
                    </m:rPr>
                    <m:t>⊤</m:t>
                  </m:r>
                </m:sup>
              </m:sSup>
              <m:r>
                <m:t> </m:t>
              </m:r>
              <m:sSub>
                <m:e>
                  <m:r>
                    <m:rPr>
                      <m:sty m:val="bi"/>
                    </m:rPr>
                    <m:t>I</m:t>
                  </m:r>
                </m:e>
                <m:sub>
                  <m:r>
                    <m:t>p</m:t>
                  </m:r>
                </m:sub>
              </m:sSub>
              <m:r>
                <m:t> </m:t>
              </m:r>
              <m:acc>
                <m:accPr>
                  <m:chr m:val="̃"/>
                </m:accPr>
                <m:e>
                  <m:r>
                    <m:t>x</m:t>
                  </m:r>
                </m:e>
              </m:acc>
              <m:r>
                <m:t>&amp;</m:t>
              </m:r>
              <m:r>
                <m:t>&amp;</m:t>
              </m:r>
              <m:r>
                <m:rPr>
                  <m:nor/>
                  <m:sty m:val="p"/>
                </m:rPr>
                <m:t>(definition of an orthogonal matrix)</m:t>
              </m:r>
            </m:e>
            <m:e>
              <m:r>
                <m:t>&amp;</m:t>
              </m:r>
              <m:r>
                <m:rPr>
                  <m:sty m:val="p"/>
                </m:rPr>
                <m:t>=</m:t>
              </m:r>
              <m:sSup>
                <m:e>
                  <m:acc>
                    <m:accPr>
                      <m:chr m:val="̃"/>
                    </m:accPr>
                    <m:e>
                      <m:r>
                        <m:t>x</m:t>
                      </m:r>
                    </m:e>
                  </m:acc>
                </m:e>
                <m:sup>
                  <m:r>
                    <m:rPr>
                      <m:sty m:val="p"/>
                    </m:rPr>
                    <m:t>⊤</m:t>
                  </m:r>
                </m:sup>
              </m:sSup>
              <m:r>
                <m:t> </m:t>
              </m:r>
              <m:acc>
                <m:accPr>
                  <m:chr m:val="̃"/>
                </m:accPr>
                <m:e>
                  <m:r>
                    <m:t>x</m:t>
                  </m:r>
                </m:e>
              </m:acc>
              <m:r>
                <m:t>&amp;</m:t>
              </m:r>
              <m:r>
                <m:t>&amp;</m:t>
              </m:r>
              <m:r>
                <m:rPr>
                  <m:nor/>
                  <m:sty m:val="p"/>
                </m:rPr>
                <m:t>(identity matrix)</m:t>
              </m:r>
            </m:e>
            <m:e>
              <m:r>
                <m:t>&amp;</m:t>
              </m:r>
              <m:r>
                <m:rPr>
                  <m:sty m:val="p"/>
                </m:rPr>
                <m:t>=</m:t>
              </m:r>
              <m:r>
                <m:t>​</m:t>
              </m:r>
              <m:d>
                <m:dPr>
                  <m:begChr m:val="∥"/>
                  <m:sepChr m:val=""/>
                  <m:endChr m:val="∥"/>
                  <m:grow/>
                </m:dPr>
                <m:e>
                  <m:acc>
                    <m:accPr>
                      <m:chr m:val="̃"/>
                    </m:accPr>
                    <m:e>
                      <m:r>
                        <m:t>x</m:t>
                      </m:r>
                    </m:e>
                  </m:acc>
                </m:e>
              </m:d>
              <m:sSup>
                <m:e>
                  <m:r>
                    <m:t>​</m:t>
                  </m:r>
                </m:e>
                <m:sup>
                  <m:r>
                    <m:t>2</m:t>
                  </m:r>
                </m:sup>
              </m:sSup>
              <m:r>
                <m:t>&amp;</m:t>
              </m:r>
              <m:r>
                <m:t>&amp;</m:t>
              </m:r>
              <m:r>
                <m:rPr>
                  <m:nor/>
                  <m:sty m:val="p"/>
                </m:rPr>
                <m:t>(definition of the Euclidean norm)</m:t>
              </m:r>
            </m:e>
          </m:eqArr>
        </m:oMath>
      </m:oMathPara>
    </w:p>
    <w:p>
      <w:pPr>
        <w:pStyle w:val="FirstParagraph"/>
      </w:pPr>
      <w:r>
        <w:t xml:space="preserve">Both norms are nonnegative square roots,</w:t>
      </w:r>
      <w:r>
        <w:t xml:space="preserve"> </w:t>
      </w:r>
      <w:r>
        <w:t xml:space="preserve">so equal squares give</w:t>
      </w:r>
      <w:r>
        <w:t xml:space="preserve"> </w:t>
      </w:r>
      <m:oMath>
        <m:r>
          <m:t>​</m:t>
        </m:r>
        <m:d>
          <m:dPr>
            <m:begChr m:val="∥"/>
            <m:sepChr m:val=""/>
            <m:endChr m:val="∥"/>
            <m:grow/>
          </m:dPr>
          <m:e>
            <m:r>
              <m:rPr>
                <m:sty m:val="bi"/>
              </m:rPr>
              <m:t>Q</m:t>
            </m:r>
            <m:acc>
              <m:accPr>
                <m:chr m:val="̃"/>
              </m:accPr>
              <m:e>
                <m:r>
                  <m:t>x</m:t>
                </m:r>
              </m:e>
            </m:acc>
          </m:e>
        </m:d>
        <m:r>
          <m:t>​</m:t>
        </m:r>
        <m:r>
          <m:rPr>
            <m:sty m:val="p"/>
          </m:rPr>
          <m:t>=</m:t>
        </m:r>
        <m:r>
          <m:t>​</m:t>
        </m:r>
        <m:d>
          <m:dPr>
            <m:begChr m:val="∥"/>
            <m:sepChr m:val=""/>
            <m:endChr m:val="∥"/>
            <m:grow/>
          </m:dPr>
          <m:e>
            <m:acc>
              <m:accPr>
                <m:chr m:val="̃"/>
              </m:accPr>
              <m:e>
                <m:r>
                  <m:t>x</m:t>
                </m:r>
              </m:e>
            </m:acc>
          </m:e>
        </m:d>
        <m:r>
          <m:t>​</m:t>
        </m:r>
      </m:oMath>
      <w:r>
        <w:t xml:space="preserve">.</w:t>
      </w:r>
      <w:r>
        <w:t xml:space="preserve"> </w:t>
      </w:r>
      <w:r>
        <w:t xml:space="preserve">The second step is</w:t>
      </w:r>
      <w:r>
        <w:t xml:space="preserve"> </w:t>
      </w:r>
      <w:hyperlink w:anchor="exm-dot-product-matmul">
        <w:r>
          <w:rPr>
            <w:rStyle w:val="Hyperlink"/>
          </w:rPr>
          <w:t xml:space="preserve">Example 18</w:t>
        </w:r>
      </w:hyperlink>
      <w:r>
        <w:t xml:space="preserve">,</w:t>
      </w:r>
      <w:r>
        <w:t xml:space="preserve"> </w:t>
      </w:r>
      <w:r>
        <w:t xml:space="preserve">the third is</w:t>
      </w:r>
      <w:r>
        <w:t xml:space="preserve"> </w:t>
      </w:r>
      <w:hyperlink w:anchor="thm-transpose-product">
        <w:r>
          <w:rPr>
            <w:rStyle w:val="Hyperlink"/>
          </w:rPr>
          <w:t xml:space="preserve">Theorem 19</w:t>
        </w:r>
      </w:hyperlink>
      <w:r>
        <w:t xml:space="preserve">,</w:t>
      </w:r>
      <w:r>
        <w:t xml:space="preserve"> </w:t>
      </w:r>
      <w:r>
        <w:t xml:space="preserve">and the fourth is</w:t>
      </w:r>
      <w:r>
        <w:t xml:space="preserve"> </w:t>
      </w:r>
      <w:hyperlink w:anchor="thm-matmul-assoc">
        <w:r>
          <w:rPr>
            <w:rStyle w:val="Hyperlink"/>
          </w:rPr>
          <w:t xml:space="preserve">Theorem 8</w:t>
        </w:r>
      </w:hyperlink>
      <w:r>
        <w:t xml:space="preserve">.</w:t>
      </w:r>
    </w:p>
    <w:bookmarkStart w:id="408" w:name="exm-orthogonal-norm"/>
    <w:p>
      <w:pPr>
        <w:pStyle w:val="BodyText"/>
      </w:pPr>
      <w:r>
        <w:rPr>
          <w:b/>
          <w:bCs/>
        </w:rPr>
        <w:t xml:space="preserve">Example 129 (Rotating a vector keeps its length)</w:t>
      </w:r>
      <w:r>
        <w:t xml:space="preserve"> </w:t>
      </w:r>
      <w:r>
        <w:t xml:space="preserve">With</w:t>
      </w:r>
      <w:r>
        <w:t xml:space="preserve"> </w:t>
      </w:r>
      <m:oMath>
        <m:r>
          <m:rPr>
            <m:sty m:val="bi"/>
          </m:rPr>
          <m:t>Q</m:t>
        </m:r>
      </m:oMath>
      <w:r>
        <w:t xml:space="preserve"> </w:t>
      </w:r>
      <w:r>
        <w:t xml:space="preserve">from</w:t>
      </w:r>
      <w:r>
        <w:t xml:space="preserve"> </w:t>
      </w:r>
      <w:hyperlink w:anchor="exm-orthogonal-matrix">
        <w:r>
          <w:rPr>
            <w:rStyle w:val="Hyperlink"/>
          </w:rPr>
          <w:t xml:space="preserve">Example 127</w:t>
        </w:r>
      </w:hyperlink>
      <w:r>
        <w:t xml:space="preserve"> </w:t>
      </w:r>
      <w:r>
        <w:t xml:space="preserve">and</w:t>
      </w:r>
      <w:r>
        <w:t xml:space="preserve"> </w:t>
      </w:r>
      <m:oMath>
        <m:acc>
          <m:accPr>
            <m:chr m:val="̃"/>
          </m:accPr>
          <m:e>
            <m:r>
              <m:t>x</m:t>
            </m:r>
          </m:e>
        </m:acc>
        <m:r>
          <m:rPr>
            <m:sty m:val="p"/>
          </m:rPr>
          <m:t>=</m:t>
        </m:r>
        <m:r>
          <m:rPr>
            <m:sty m:val="p"/>
          </m:rPr>
          <m:t>(</m:t>
        </m:r>
        <m:r>
          <m:t>3</m:t>
        </m:r>
        <m:r>
          <m:rPr>
            <m:sty m:val="p"/>
          </m:rPr>
          <m:t>,</m:t>
        </m:r>
        <m:r>
          <m:t>4</m:t>
        </m:r>
        <m:r>
          <m:rPr>
            <m:sty m:val="p"/>
          </m:rPr>
          <m:t>)</m:t>
        </m:r>
      </m:oMath>
      <w:r>
        <w:t xml:space="preserve"> </w:t>
      </w:r>
      <w:r>
        <w:t xml:space="preserve">from</w:t>
      </w:r>
      <w:r>
        <w:t xml:space="preserve"> </w:t>
      </w:r>
      <w:hyperlink w:anchor="exm-euclidean-norm">
        <w:r>
          <w:rPr>
            <w:rStyle w:val="Hyperlink"/>
          </w:rPr>
          <w:t xml:space="preserve">Example 9</w:t>
        </w:r>
      </w:hyperlink>
      <w:r>
        <w:t xml:space="preserve">:</w:t>
      </w:r>
    </w:p>
    <w:p>
      <w:pPr>
        <w:pStyle w:val="BodyText"/>
      </w:pPr>
      <m:oMathPara>
        <m:oMathParaPr>
          <m:jc m:val="center"/>
        </m:oMathParaPr>
        <m:oMath>
          <m:eqArr>
            <m:e>
              <m:r>
                <m:rPr>
                  <m:sty m:val="bi"/>
                </m:rPr>
                <m:t>Q</m:t>
              </m:r>
              <m:acc>
                <m:accPr>
                  <m:chr m:val="̃"/>
                </m:accPr>
                <m:e>
                  <m:r>
                    <m:t>x</m:t>
                  </m:r>
                </m:e>
              </m:acc>
              <m:r>
                <m:t>&amp;</m:t>
              </m:r>
              <m:r>
                <m:rPr>
                  <m:sty m:val="p"/>
                </m:rPr>
                <m:t>=</m:t>
              </m:r>
              <m:d>
                <m:dPr>
                  <m:begChr m:val="["/>
                  <m:sepChr m:val=""/>
                  <m:endChr m:val="]"/>
                  <m:grow/>
                </m:dPr>
                <m:e>
                  <m:m>
                    <m:mPr>
                      <m:baseJc m:val="center"/>
                      <m:plcHide m:val="on"/>
                      <m:mcs>
                        <m:mc>
                          <m:mcPr>
                            <m:mcJc m:val="center"/>
                            <m:count m:val="1"/>
                          </m:mcPr>
                        </m:mc>
                      </m:mcs>
                    </m:mPr>
                    <m:mr>
                      <m:e>
                        <m:r>
                          <m:t>0.6</m:t>
                        </m:r>
                        <m:r>
                          <m:rPr>
                            <m:sty m:val="p"/>
                          </m:rPr>
                          <m:t>⋅</m:t>
                        </m:r>
                        <m:r>
                          <m:t>3</m:t>
                        </m:r>
                        <m:r>
                          <m:rPr>
                            <m:sty m:val="p"/>
                          </m:rPr>
                          <m:t>−</m:t>
                        </m:r>
                        <m:r>
                          <m:t>0.8</m:t>
                        </m:r>
                        <m:r>
                          <m:rPr>
                            <m:sty m:val="p"/>
                          </m:rPr>
                          <m:t>⋅</m:t>
                        </m:r>
                        <m:r>
                          <m:t>4</m:t>
                        </m:r>
                      </m:e>
                    </m:mr>
                    <m:mr>
                      <m:e>
                        <m:r>
                          <m:t>0.8</m:t>
                        </m:r>
                        <m:r>
                          <m:rPr>
                            <m:sty m:val="p"/>
                          </m:rPr>
                          <m:t>⋅</m:t>
                        </m:r>
                        <m:r>
                          <m:t>3</m:t>
                        </m:r>
                        <m:r>
                          <m:rPr>
                            <m:sty m:val="p"/>
                          </m:rPr>
                          <m:t>+</m:t>
                        </m:r>
                        <m:r>
                          <m:t>0.6</m:t>
                        </m:r>
                        <m:r>
                          <m:rPr>
                            <m:sty m:val="p"/>
                          </m:rPr>
                          <m:t>⋅</m:t>
                        </m:r>
                        <m:r>
                          <m:t>4</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1.8</m:t>
                        </m:r>
                        <m:r>
                          <m:rPr>
                            <m:sty m:val="p"/>
                          </m:rPr>
                          <m:t>−</m:t>
                        </m:r>
                        <m:r>
                          <m:t>3.2</m:t>
                        </m:r>
                      </m:e>
                    </m:mr>
                    <m:mr>
                      <m:e>
                        <m:r>
                          <m:t>2.4</m:t>
                        </m:r>
                        <m:r>
                          <m:rPr>
                            <m:sty m:val="p"/>
                          </m:rPr>
                          <m:t>+</m:t>
                        </m:r>
                        <m:r>
                          <m:t>2.4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rPr>
                            <m:sty m:val="p"/>
                          </m:rPr>
                          <m:t>−</m:t>
                        </m:r>
                        <m:r>
                          <m:t>1.4</m:t>
                        </m:r>
                      </m:e>
                    </m:mr>
                    <m:mr>
                      <m:e>
                        <m:r>
                          <m:t>4.8</m:t>
                        </m:r>
                      </m:e>
                    </m:mr>
                  </m:m>
                </m:e>
              </m:d>
              <m:r>
                <m:t>&amp;</m:t>
              </m:r>
              <m:r>
                <m:t>&amp;</m:t>
              </m:r>
              <m:r>
                <m:rPr>
                  <m:nor/>
                  <m:sty m:val="p"/>
                </m:rPr>
                <m:t>(add)</m:t>
              </m:r>
            </m:e>
          </m:eqArr>
        </m:oMath>
      </m:oMathPara>
    </w:p>
    <w:p>
      <w:pPr>
        <w:pStyle w:val="FirstParagraph"/>
      </w:pPr>
      <m:oMathPara>
        <m:oMathParaPr>
          <m:jc m:val="center"/>
        </m:oMathParaPr>
        <m:oMath>
          <m:eqArr>
            <m:e>
              <m:r>
                <m:t>​</m:t>
              </m:r>
              <m:d>
                <m:dPr>
                  <m:begChr m:val="∥"/>
                  <m:sepChr m:val=""/>
                  <m:endChr m:val="∥"/>
                  <m:grow/>
                </m:dPr>
                <m:e>
                  <m:r>
                    <m:rPr>
                      <m:sty m:val="bi"/>
                    </m:rPr>
                    <m:t>Q</m:t>
                  </m:r>
                  <m:acc>
                    <m:accPr>
                      <m:chr m:val="̃"/>
                    </m:accPr>
                    <m:e>
                      <m:r>
                        <m:t>x</m:t>
                      </m:r>
                    </m:e>
                  </m:acc>
                </m:e>
              </m:d>
              <m:r>
                <m:t>​</m:t>
              </m:r>
              <m:r>
                <m:t>&amp;</m:t>
              </m:r>
              <m:r>
                <m:rPr>
                  <m:sty m:val="p"/>
                </m:rPr>
                <m:t>=</m:t>
              </m:r>
              <m:rad>
                <m:radPr>
                  <m:degHide m:val="on"/>
                </m:radPr>
                <m:deg/>
                <m:e>
                  <m:r>
                    <m:rPr>
                      <m:sty m:val="p"/>
                    </m:rPr>
                    <m:t>(</m:t>
                  </m:r>
                  <m:r>
                    <m:rPr>
                      <m:sty m:val="p"/>
                    </m:rPr>
                    <m:t>−</m:t>
                  </m:r>
                  <m:r>
                    <m:t>1.4</m:t>
                  </m:r>
                  <m:sSup>
                    <m:e>
                      <m:r>
                        <m:rPr>
                          <m:sty m:val="p"/>
                        </m:rPr>
                        <m:t>)</m:t>
                      </m:r>
                    </m:e>
                    <m:sup>
                      <m:r>
                        <m:t>2</m:t>
                      </m:r>
                    </m:sup>
                  </m:sSup>
                  <m:r>
                    <m:rPr>
                      <m:sty m:val="p"/>
                    </m:rPr>
                    <m:t>+</m:t>
                  </m:r>
                  <m:sSup>
                    <m:e>
                      <m:r>
                        <m:t>4.8</m:t>
                      </m:r>
                    </m:e>
                    <m:sup>
                      <m:r>
                        <m:t>2</m:t>
                      </m:r>
                    </m:sup>
                  </m:sSup>
                </m:e>
              </m:rad>
              <m:r>
                <m:t>&amp;</m:t>
              </m:r>
              <m:r>
                <m:t>&amp;</m:t>
              </m:r>
              <m:r>
                <m:rPr>
                  <m:nor/>
                  <m:sty m:val="p"/>
                </m:rPr>
                <m:t>(definition of the norm)</m:t>
              </m:r>
            </m:e>
            <m:e>
              <m:r>
                <m:t>&amp;</m:t>
              </m:r>
              <m:r>
                <m:rPr>
                  <m:sty m:val="p"/>
                </m:rPr>
                <m:t>=</m:t>
              </m:r>
              <m:rad>
                <m:radPr>
                  <m:degHide m:val="on"/>
                </m:radPr>
                <m:deg/>
                <m:e>
                  <m:r>
                    <m:t>1.96</m:t>
                  </m:r>
                  <m:r>
                    <m:rPr>
                      <m:sty m:val="p"/>
                    </m:rPr>
                    <m:t>+</m:t>
                  </m:r>
                  <m:r>
                    <m:t>23.04</m:t>
                  </m:r>
                </m:e>
              </m:rad>
              <m:r>
                <m:t>&amp;</m:t>
              </m:r>
              <m:r>
                <m:t>&amp;</m:t>
              </m:r>
              <m:r>
                <m:rPr>
                  <m:nor/>
                  <m:sty m:val="p"/>
                </m:rPr>
                <m:t>(square)</m:t>
              </m:r>
            </m:e>
            <m:e>
              <m:r>
                <m:t>&amp;</m:t>
              </m:r>
              <m:r>
                <m:rPr>
                  <m:sty m:val="p"/>
                </m:rPr>
                <m:t>=</m:t>
              </m:r>
              <m:rad>
                <m:radPr>
                  <m:degHide m:val="on"/>
                </m:radPr>
                <m:deg/>
                <m:e>
                  <m:r>
                    <m:t>25</m:t>
                  </m:r>
                </m:e>
              </m:rad>
              <m:r>
                <m:t>&amp;</m:t>
              </m:r>
              <m:r>
                <m:t>&amp;</m:t>
              </m:r>
              <m:r>
                <m:rPr>
                  <m:nor/>
                  <m:sty m:val="p"/>
                </m:rPr>
                <m:t>(add)</m:t>
              </m:r>
            </m:e>
            <m:e>
              <m:r>
                <m:t>&amp;</m:t>
              </m:r>
              <m:r>
                <m:rPr>
                  <m:sty m:val="p"/>
                </m:rPr>
                <m:t>=</m:t>
              </m:r>
              <m:r>
                <m:t>5</m:t>
              </m:r>
              <m:r>
                <m:t>&amp;</m:t>
              </m:r>
              <m:r>
                <m:t>&amp;</m:t>
              </m:r>
              <m:r>
                <m:rPr>
                  <m:nor/>
                  <m:sty m:val="p"/>
                </m:rPr>
                <m:t>(take the square root)</m:t>
              </m:r>
            </m:e>
          </m:eqArr>
        </m:oMath>
      </m:oMathPara>
    </w:p>
    <w:p>
      <w:pPr>
        <w:pStyle w:val="FirstParagraph"/>
      </w:pPr>
      <w:r>
        <w:t xml:space="preserve">which is</w:t>
      </w:r>
      <w:r>
        <w:t xml:space="preserve"> </w:t>
      </w:r>
      <m:oMath>
        <m:r>
          <m:t>​</m:t>
        </m:r>
        <m:d>
          <m:dPr>
            <m:begChr m:val="∥"/>
            <m:sepChr m:val=""/>
            <m:endChr m:val="∥"/>
            <m:grow/>
          </m:dPr>
          <m:e>
            <m:acc>
              <m:accPr>
                <m:chr m:val="̃"/>
              </m:accPr>
              <m:e>
                <m:r>
                  <m:t>x</m:t>
                </m:r>
              </m:e>
            </m:acc>
          </m:e>
        </m:d>
        <m:r>
          <m:t>​</m:t>
        </m:r>
        <m:r>
          <m:rPr>
            <m:sty m:val="p"/>
          </m:rPr>
          <m:t>=</m:t>
        </m:r>
        <m:r>
          <m:t>5</m:t>
        </m:r>
      </m:oMath>
      <w:r>
        <w:t xml:space="preserve">.</w:t>
      </w:r>
    </w:p>
    <w:bookmarkEnd w:id="408"/>
    <w:bookmarkEnd w:id="409"/>
    <w:bookmarkStart w:id="418" w:name="quadratic-forms"/>
    <w:p>
      <w:pPr>
        <w:pStyle w:val="Heading2"/>
      </w:pPr>
      <w:r>
        <w:t xml:space="preserve">15 Quadratic Forms</w:t>
      </w:r>
    </w:p>
    <w:bookmarkStart w:id="410" w:name="def-quadratic-form"/>
    <w:p>
      <w:pPr>
        <w:pStyle w:val="FirstParagraph"/>
      </w:pPr>
      <w:r>
        <w:rPr>
          <w:b/>
          <w:bCs/>
        </w:rPr>
        <w:t xml:space="preserve">Definition 77 (Quadratic form)</w:t>
      </w:r>
      <w:r>
        <w:t xml:space="preserve"> </w:t>
      </w:r>
      <w:r>
        <w:t xml:space="preserve">A</w:t>
      </w:r>
      <w:r>
        <w:t xml:space="preserve"> </w:t>
      </w:r>
      <w:r>
        <w:rPr>
          <w:b/>
          <w:bCs/>
        </w:rPr>
        <w:t xml:space="preserve">quadratic form</w:t>
      </w:r>
      <w:r>
        <w:t xml:space="preserve"> </w:t>
      </w:r>
      <w:r>
        <w:t xml:space="preserve">is a mathematical expression of the structure</w:t>
      </w:r>
    </w:p>
    <w:p>
      <w:pPr>
        <w:pStyle w:val="BodyText"/>
      </w:pPr>
      <m:oMathPara>
        <m:oMathParaPr>
          <m:jc m:val="center"/>
        </m:oMathParaPr>
        <m:oMath>
          <m:sSup>
            <m:e>
              <m:acc>
                <m:accPr>
                  <m:chr m:val="̃"/>
                </m:accPr>
                <m:e>
                  <m:r>
                    <m:t>x</m:t>
                  </m:r>
                </m:e>
              </m:acc>
            </m:e>
            <m:sup>
              <m:r>
                <m:rPr>
                  <m:sty m:val="p"/>
                </m:rPr>
                <m:t>⊤</m:t>
              </m:r>
            </m:sup>
          </m:sSup>
          <m:r>
            <m:t> </m:t>
          </m:r>
          <m:r>
            <m:rPr>
              <m:sty m:val="bi"/>
            </m:rPr>
            <m:t>S</m:t>
          </m:r>
          <m:r>
            <m:t> </m:t>
          </m:r>
          <m:acc>
            <m:accPr>
              <m:chr m:val="̃"/>
            </m:accPr>
            <m:e>
              <m:r>
                <m:t>x</m:t>
              </m:r>
            </m:e>
          </m:acc>
        </m:oMath>
      </m:oMathPara>
    </w:p>
    <w:p>
      <w:pPr>
        <w:pStyle w:val="FirstParagraph"/>
      </w:pPr>
      <w:r>
        <w:t xml:space="preserve">where</w:t>
      </w:r>
      <w:r>
        <w:t xml:space="preserve"> </w:t>
      </w:r>
      <m:oMath>
        <m:acc>
          <m:accPr>
            <m:chr m:val="̃"/>
          </m:accPr>
          <m:e>
            <m:r>
              <m:t>x</m:t>
            </m:r>
          </m:e>
        </m:acc>
      </m:oMath>
      <w:r>
        <w:t xml:space="preserve"> </w:t>
      </w:r>
      <w:r>
        <w:t xml:space="preserve">is a</w:t>
      </w:r>
      <w:r>
        <w:t xml:space="preserve"> </w:t>
      </w:r>
      <m:oMath>
        <m:r>
          <m:t>p</m:t>
        </m:r>
        <m:r>
          <m:rPr>
            <m:sty m:val="p"/>
          </m:rPr>
          <m:t>×</m:t>
        </m:r>
        <m:r>
          <m:t>1</m:t>
        </m:r>
      </m:oMath>
      <w:r>
        <w:t xml:space="preserve"> </w:t>
      </w:r>
      <w:r>
        <w:t xml:space="preserve">vector</w:t>
      </w:r>
      <w:r>
        <w:t xml:space="preserve"> </w:t>
      </w:r>
      <w:r>
        <w:t xml:space="preserve">and</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w:t>
      </w:r>
    </w:p>
    <w:bookmarkEnd w:id="410"/>
    <w:bookmarkStart w:id="413" w:name="rem-quadratic-forms-in-statistics"/>
    <w:p>
      <w:pPr>
        <w:pStyle w:val="BodyText"/>
      </w:pPr>
      <w:r>
        <w:rPr>
          <w:i/>
          <w:iCs/>
        </w:rPr>
        <w:t xml:space="preserve">Remark 24</w:t>
      </w:r>
      <w:r>
        <w:t xml:space="preserve"> (Quadratic forms in statistics). </w:t>
      </w:r>
      <w:r>
        <w:t xml:space="preserve">A quadratic form extends the scalar expression</w:t>
      </w:r>
      <w:r>
        <w:t xml:space="preserve"> </w:t>
      </w:r>
      <m:oMath>
        <m:r>
          <m:t>c</m:t>
        </m:r>
        <m:sSup>
          <m:e>
            <m:r>
              <m:t>x</m:t>
            </m:r>
          </m:e>
          <m:sup>
            <m:r>
              <m:t>2</m:t>
            </m:r>
          </m:sup>
        </m:sSup>
      </m:oMath>
      <w:r>
        <w:t xml:space="preserve"> </w:t>
      </w:r>
      <w:r>
        <w:t xml:space="preserve">to vectors:</w:t>
      </w:r>
      <w:r>
        <w:t xml:space="preserve"> </w:t>
      </w:r>
      <w:r>
        <w:t xml:space="preserve">with</w:t>
      </w:r>
      <w:r>
        <w:t xml:space="preserve"> </w:t>
      </w:r>
      <m:oMath>
        <m:r>
          <m:t>p</m:t>
        </m:r>
        <m:r>
          <m:rPr>
            <m:sty m:val="p"/>
          </m:rPr>
          <m:t>=</m:t>
        </m:r>
        <m:r>
          <m:t>1</m:t>
        </m:r>
      </m:oMath>
      <w:r>
        <w:t xml:space="preserve"> </w:t>
      </w:r>
      <w:r>
        <w:t xml:space="preserve">and</w:t>
      </w:r>
      <w:r>
        <w:t xml:space="preserve"> </w:t>
      </w:r>
      <m:oMath>
        <m:r>
          <m:rPr>
            <m:sty m:val="bi"/>
          </m:rPr>
          <m:t>S</m:t>
        </m:r>
        <m:r>
          <m:rPr>
            <m:sty m:val="p"/>
          </m:rPr>
          <m:t>=</m:t>
        </m:r>
        <m:r>
          <m:rPr>
            <m:sty m:val="p"/>
          </m:rPr>
          <m:t>[</m:t>
        </m:r>
        <m:r>
          <m:t>c</m:t>
        </m:r>
        <m:r>
          <m:rPr>
            <m:sty m:val="p"/>
          </m:rPr>
          <m:t>]</m:t>
        </m:r>
      </m:oMath>
      <w:r>
        <w:t xml:space="preserve">,</w:t>
      </w:r>
      <w:r>
        <w:t xml:space="preserve"> </w:t>
      </w:r>
      <m:oMath>
        <m:sSup>
          <m:e>
            <m:acc>
              <m:accPr>
                <m:chr m:val="̃"/>
              </m:accPr>
              <m:e>
                <m:r>
                  <m:t>x</m:t>
                </m:r>
              </m:e>
            </m:acc>
          </m:e>
          <m:sup>
            <m:r>
              <m:rPr>
                <m:sty m:val="p"/>
              </m:rPr>
              <m:t>⊤</m:t>
            </m:r>
          </m:sup>
        </m:sSup>
        <m:r>
          <m:t> </m:t>
        </m:r>
        <m:r>
          <m:rPr>
            <m:sty m:val="bi"/>
          </m:rPr>
          <m:t>S</m:t>
        </m:r>
        <m:r>
          <m:t> </m:t>
        </m:r>
        <m:acc>
          <m:accPr>
            <m:chr m:val="̃"/>
          </m:accPr>
          <m:e>
            <m:r>
              <m:t>x</m:t>
            </m:r>
          </m:e>
        </m:acc>
        <m:r>
          <m:rPr>
            <m:sty m:val="p"/>
          </m:rPr>
          <m:t>=</m:t>
        </m:r>
        <m:r>
          <m:t>c</m:t>
        </m:r>
        <m:sSup>
          <m:e>
            <m:r>
              <m:t>x</m:t>
            </m:r>
          </m:e>
          <m:sup>
            <m:r>
              <m:t>2</m:t>
            </m:r>
          </m:sup>
        </m:sSup>
      </m:oMath>
      <w:r>
        <w:t xml:space="preserve">.</w:t>
      </w:r>
      <w:r>
        <w:t xml:space="preserve"> </w:t>
      </w:r>
      <w:r>
        <w:t xml:space="preserve">With</w:t>
      </w:r>
      <w:r>
        <w:t xml:space="preserve"> </w:t>
      </w:r>
      <m:oMath>
        <m:r>
          <m:t>p</m:t>
        </m:r>
        <m:r>
          <m:rPr>
            <m:sty m:val="p"/>
          </m:rPr>
          <m:t>=</m:t>
        </m:r>
        <m:r>
          <m:t>2</m:t>
        </m:r>
      </m:oMath>
      <w:r>
        <w:t xml:space="preserve">,</w:t>
      </w:r>
    </w:p>
    <w:p>
      <w:pPr>
        <w:pStyle w:val="BodyText"/>
      </w:pPr>
      <m:oMathPara>
        <m:oMathParaPr>
          <m:jc m:val="center"/>
        </m:oMathParaPr>
        <m:oMath>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acc>
            <m:accPr>
              <m:chr m:val="̃"/>
            </m:accPr>
            <m:e>
              <m:r>
                <m:t>x</m:t>
              </m:r>
            </m:e>
          </m:acc>
          <m:r>
            <m:rPr>
              <m:sty m:val="p"/>
            </m:rPr>
            <m:t>=</m:t>
          </m:r>
          <m:sSubSup>
            <m:e>
              <m:r>
                <m:t>x</m:t>
              </m:r>
            </m:e>
            <m:sub>
              <m:r>
                <m:t>1</m:t>
              </m:r>
            </m:sub>
            <m:sup>
              <m:r>
                <m:t>2</m:t>
              </m:r>
            </m:sup>
          </m:sSubSup>
          <m:r>
            <m:rPr>
              <m:sty m:val="p"/>
            </m:rPr>
            <m:t>+</m:t>
          </m:r>
          <m:r>
            <m:t>2</m:t>
          </m:r>
          <m:sSub>
            <m:e>
              <m:r>
                <m:t>x</m:t>
              </m:r>
            </m:e>
            <m:sub>
              <m:r>
                <m:t>1</m:t>
              </m:r>
            </m:sub>
          </m:sSub>
          <m:sSub>
            <m:e>
              <m:r>
                <m:t>x</m:t>
              </m:r>
            </m:e>
            <m:sub>
              <m:r>
                <m:t>2</m:t>
              </m:r>
            </m:sub>
          </m:sSub>
          <m:r>
            <m:rPr>
              <m:sty m:val="p"/>
            </m:rPr>
            <m:t>+</m:t>
          </m:r>
          <m:r>
            <m:t>3</m:t>
          </m:r>
          <m:sSubSup>
            <m:e>
              <m:r>
                <m:t>x</m:t>
              </m:r>
            </m:e>
            <m:sub>
              <m:r>
                <m:t>2</m:t>
              </m:r>
            </m:sub>
            <m:sup>
              <m:r>
                <m:t>2</m:t>
              </m:r>
            </m:sup>
          </m:sSubSup>
          <m:r>
            <m:rPr>
              <m:sty m:val="p"/>
            </m:rPr>
            <m:t>,</m:t>
          </m:r>
        </m:oMath>
      </m:oMathPara>
    </w:p>
    <w:p>
      <w:pPr>
        <w:pStyle w:val="FirstParagraph"/>
      </w:pPr>
      <w:r>
        <w:t xml:space="preserve">which is</w:t>
      </w:r>
      <w:r>
        <w:t xml:space="preserve"> </w:t>
      </w:r>
      <m:oMath>
        <m:r>
          <m:t>1</m:t>
        </m:r>
        <m:r>
          <m:rPr>
            <m:sty m:val="p"/>
          </m:rPr>
          <m:t>+</m:t>
        </m:r>
        <m:r>
          <m:t>4</m:t>
        </m:r>
        <m:r>
          <m:rPr>
            <m:sty m:val="p"/>
          </m:rPr>
          <m:t>+</m:t>
        </m:r>
        <m:r>
          <m:t>12</m:t>
        </m:r>
        <m:r>
          <m:rPr>
            <m:sty m:val="p"/>
          </m:rPr>
          <m:t>=</m:t>
        </m:r>
        <m:r>
          <m:t>17</m:t>
        </m:r>
      </m:oMath>
      <w:r>
        <w:t xml:space="preserve"> </w:t>
      </w:r>
      <w:r>
        <w:t xml:space="preserve">at</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p>
    <w:p>
      <w:pPr>
        <w:pStyle w:val="BodyText"/>
      </w:pPr>
      <w:r>
        <w:t xml:space="preserve">Quadratic forms occur often in statistics:</w:t>
      </w:r>
    </w:p>
    <w:p>
      <w:pPr>
        <w:pStyle w:val="Compact"/>
        <w:numPr>
          <w:ilvl w:val="0"/>
          <w:numId w:val="1071"/>
        </w:numPr>
      </w:pPr>
      <w:r>
        <w:t xml:space="preserve">The residual sum of squares in linear regression</w:t>
      </w:r>
      <w:r>
        <w:t xml:space="preserve"> </w:t>
      </w:r>
      <w:r>
        <w:t xml:space="preserve">(see</w:t>
      </w:r>
      <w:r>
        <w:t xml:space="preserve"> </w:t>
      </w:r>
      <w:hyperlink r:id="rId411">
        <w:r>
          <w:rPr>
            <w:rStyle w:val="Hyperlink"/>
          </w:rPr>
          <w:t xml:space="preserve">Vector Calculus</w:t>
        </w:r>
      </w:hyperlink>
      <w:r>
        <w:t xml:space="preserve">)</w:t>
      </w:r>
      <w:r>
        <w:t xml:space="preserve"> </w:t>
      </w:r>
      <w:r>
        <w:t xml:space="preserve">is a quadratic form.</w:t>
      </w:r>
    </w:p>
    <w:p>
      <w:pPr>
        <w:pStyle w:val="Compact"/>
        <w:numPr>
          <w:ilvl w:val="0"/>
          <w:numId w:val="1071"/>
        </w:numPr>
      </w:pPr>
      <w:r>
        <w:t xml:space="preserve">The variance of a linear combination of estimates</w:t>
      </w:r>
      <w:r>
        <w:t xml:space="preserve"> </w:t>
      </w:r>
      <w:r>
        <w:t xml:space="preserve">(see</w:t>
      </w:r>
      <w:r>
        <w:t xml:space="preserve"> </w:t>
      </w:r>
      <w:hyperlink r:id="rId412">
        <w:r>
          <w:rPr>
            <w:rStyle w:val="Hyperlink"/>
          </w:rPr>
          <w:t xml:space="preserve">Inference about Gaussian Linear Regression Models</w:t>
        </w:r>
      </w:hyperlink>
      <w:r>
        <w:t xml:space="preserve">)</w:t>
      </w:r>
      <w:r>
        <w:t xml:space="preserve"> </w:t>
      </w:r>
      <w:r>
        <w:t xml:space="preserve">is a quadratic form:</w:t>
      </w:r>
      <w:r>
        <w:t xml:space="preserve"> </w:t>
      </w:r>
      <m:oMath>
        <m:r>
          <m:rPr>
            <m:sty m:val="p"/>
          </m:rPr>
          <m:t>Var</m:t>
        </m:r>
        <m:r>
          <m:t>​</m:t>
        </m:r>
        <m:d>
          <m:dPr>
            <m:begChr m:val="("/>
            <m:sepChr m:val=""/>
            <m:endChr m:val=")"/>
            <m:grow/>
          </m:dPr>
          <m:e>
            <m:acc>
              <m:accPr>
                <m:chr m:val="̃"/>
              </m:accPr>
              <m:e>
                <m:r>
                  <m:t>x</m:t>
                </m:r>
              </m:e>
            </m:acc>
            <m:r>
              <m:rPr>
                <m:sty m:val="p"/>
              </m:rPr>
              <m:t>⋅</m:t>
            </m:r>
            <m:acc>
              <m:accPr>
                <m:chr m:val="̂"/>
              </m:accPr>
              <m:e>
                <m:acc>
                  <m:accPr>
                    <m:chr m:val="̃"/>
                  </m:accPr>
                  <m:e>
                    <m:r>
                      <m:t>β</m:t>
                    </m:r>
                  </m:e>
                </m:acc>
              </m:e>
            </m:acc>
          </m:e>
        </m:d>
        <m:r>
          <m:t>​</m:t>
        </m:r>
        <m:r>
          <m:rPr>
            <m:sty m:val="p"/>
          </m:rPr>
          <m:t>=</m:t>
        </m:r>
        <m:sSup>
          <m:e>
            <m:acc>
              <m:accPr>
                <m:chr m:val="̃"/>
              </m:accPr>
              <m:e>
                <m:r>
                  <m:t>x</m:t>
                </m:r>
              </m:e>
            </m:acc>
          </m:e>
          <m:sup>
            <m:r>
              <m:rPr>
                <m:sty m:val="p"/>
              </m:rPr>
              <m:t>⊤</m:t>
            </m:r>
          </m:sup>
        </m:sSup>
        <m:r>
          <m:t> </m:t>
        </m:r>
        <m:r>
          <m:rPr>
            <m:sty m:val="p"/>
          </m:rPr>
          <m:t>Var</m:t>
        </m:r>
        <m:r>
          <m:t>​</m:t>
        </m:r>
        <m:d>
          <m:dPr>
            <m:begChr m:val="("/>
            <m:sepChr m:val=""/>
            <m:endChr m:val=")"/>
            <m:grow/>
          </m:dPr>
          <m:e>
            <m:acc>
              <m:accPr>
                <m:chr m:val="̂"/>
              </m:accPr>
              <m:e>
                <m:acc>
                  <m:accPr>
                    <m:chr m:val="̃"/>
                  </m:accPr>
                  <m:e>
                    <m:r>
                      <m:t>β</m:t>
                    </m:r>
                  </m:e>
                </m:acc>
              </m:e>
            </m:acc>
          </m:e>
        </m:d>
        <m:r>
          <m:t>​</m:t>
        </m:r>
        <m:r>
          <m:t> </m:t>
        </m:r>
        <m:acc>
          <m:accPr>
            <m:chr m:val="̃"/>
          </m:accPr>
          <m:e>
            <m:r>
              <m:t>x</m:t>
            </m:r>
          </m:e>
        </m:acc>
      </m:oMath>
      <w:r>
        <w:t xml:space="preserve">.</w:t>
      </w:r>
    </w:p>
    <w:bookmarkEnd w:id="413"/>
    <w:bookmarkStart w:id="414" w:name="def-symmetric-part"/>
    <w:p>
      <w:pPr>
        <w:pStyle w:val="FirstParagraph"/>
      </w:pPr>
      <w:r>
        <w:rPr>
          <w:b/>
          <w:bCs/>
        </w:rPr>
        <w:t xml:space="preserve">Definition 78 (Symmetric part of a square matrix)</w:t>
      </w:r>
      <w:r>
        <w:t xml:space="preserve"> </w:t>
      </w:r>
      <w:r>
        <w:t xml:space="preserve">The</w:t>
      </w:r>
      <w:r>
        <w:t xml:space="preserve"> </w:t>
      </w:r>
      <w:r>
        <w:rPr>
          <w:b/>
          <w:bCs/>
        </w:rPr>
        <w:t xml:space="preserve">symmetric part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S</m:t>
        </m:r>
      </m:oMath>
      <w:r>
        <w:t xml:space="preserve"> </w:t>
      </w:r>
      <w:r>
        <w:t xml:space="preserve">is</w:t>
      </w:r>
    </w:p>
    <w:p>
      <w:pPr>
        <w:pStyle w:val="BodyText"/>
      </w:pPr>
      <m:oMathPara>
        <m:oMathParaPr>
          <m:jc m:val="center"/>
        </m:oMathParaPr>
        <m:oMath>
          <m:f>
            <m:fPr>
              <m:type m:val="bar"/>
            </m:fPr>
            <m:num>
              <m:r>
                <m:t>1</m:t>
              </m:r>
            </m:num>
            <m:den>
              <m:r>
                <m:t>2</m:t>
              </m:r>
            </m:den>
          </m:f>
          <m:r>
            <m:t>​</m:t>
          </m:r>
          <m:d>
            <m:dPr>
              <m:begChr m:val="("/>
              <m:sepChr m:val=""/>
              <m:endChr m:val=")"/>
              <m:grow/>
            </m:dPr>
            <m:e>
              <m:r>
                <m:rPr>
                  <m:sty m:val="bi"/>
                </m:rPr>
                <m:t>S</m:t>
              </m:r>
              <m:r>
                <m:rPr>
                  <m:sty m:val="p"/>
                </m:rPr>
                <m:t>+</m:t>
              </m:r>
              <m:sSup>
                <m:e>
                  <m:r>
                    <m:rPr>
                      <m:sty m:val="bi"/>
                    </m:rPr>
                    <m:t>S</m:t>
                  </m:r>
                </m:e>
                <m:sup>
                  <m:r>
                    <m:rPr>
                      <m:sty m:val="p"/>
                    </m:rPr>
                    <m:t>⊤</m:t>
                  </m:r>
                </m:sup>
              </m:sSup>
            </m:e>
          </m:d>
          <m:r>
            <m:t>​</m:t>
          </m:r>
        </m:oMath>
      </m:oMathPara>
    </w:p>
    <w:bookmarkEnd w:id="414"/>
    <w:bookmarkStart w:id="415" w:name="exm-symmetric-part"/>
    <w:p>
      <w:pPr>
        <w:pStyle w:val="FirstParagraph"/>
      </w:pPr>
      <w:r>
        <w:rPr>
          <w:b/>
          <w:bCs/>
        </w:rPr>
        <w:t xml:space="preserve">Example 130 (The symmetric part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 symmetric part is</w:t>
      </w:r>
    </w:p>
    <w:p>
      <w:pPr>
        <w:pStyle w:val="BodyText"/>
      </w:pPr>
      <m:oMathPara>
        <m:oMathParaPr>
          <m:jc m:val="center"/>
        </m:oMathParaPr>
        <m:oMath>
          <m:eqArr>
            <m:e>
              <m:f>
                <m:fPr>
                  <m:type m:val="bar"/>
                </m:fPr>
                <m:num>
                  <m:r>
                    <m:t>1</m:t>
                  </m:r>
                </m:num>
                <m:den>
                  <m:r>
                    <m:t>2</m:t>
                  </m:r>
                </m:den>
              </m:f>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e>
              </m:d>
              <m:r>
                <m:t>​</m:t>
              </m:r>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r>
                <m:rPr>
                  <m:sty m:val="p"/>
                </m:rPr>
                <m:t>,</m:t>
              </m:r>
            </m:e>
          </m:eqArr>
        </m:oMath>
      </m:oMathPara>
    </w:p>
    <w:p>
      <w:pPr>
        <w:pStyle w:val="FirstParagraph"/>
      </w:pPr>
      <w:r>
        <w:t xml:space="preserve">which is symmetric.</w:t>
      </w:r>
    </w:p>
    <w:bookmarkEnd w:id="415"/>
    <w:bookmarkStart w:id="416" w:name="thm-quadratic-form-symmetric"/>
    <w:p>
      <w:pPr>
        <w:pStyle w:val="BodyText"/>
      </w:pPr>
      <w:r>
        <w:rPr>
          <w:b/>
          <w:bCs/>
        </w:rPr>
        <w:t xml:space="preserve">Theorem 68 (A quadratic form depends only on the symmetric part)</w:t>
      </w:r>
      <w:r>
        <w:t xml:space="preserve"> </w:t>
      </w:r>
      <w:r>
        <w:t xml:space="preserve">If</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 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sSup>
            <m:e>
              <m:acc>
                <m:accPr>
                  <m:chr m:val="̃"/>
                </m:accPr>
                <m:e>
                  <m:r>
                    <m:t>x</m:t>
                  </m:r>
                </m:e>
              </m:acc>
            </m:e>
            <m:sup>
              <m:r>
                <m:rPr>
                  <m:sty m:val="p"/>
                </m:rPr>
                <m:t>⊤</m:t>
              </m:r>
            </m:sup>
          </m:sSup>
          <m:r>
            <m:rPr>
              <m:sty m:val="bi"/>
            </m:rPr>
            <m:t>S</m:t>
          </m:r>
          <m:acc>
            <m:accPr>
              <m:chr m:val="̃"/>
            </m:accPr>
            <m:e>
              <m:r>
                <m:t>x</m:t>
              </m:r>
            </m:e>
          </m:acc>
          <m:r>
            <m:rPr>
              <m:sty m:val="p"/>
            </m:rPr>
            <m:t>=</m:t>
          </m:r>
          <m:sSup>
            <m:e>
              <m:acc>
                <m:accPr>
                  <m:chr m:val="̃"/>
                </m:accPr>
                <m:e>
                  <m:r>
                    <m:t>x</m:t>
                  </m:r>
                </m:e>
              </m:acc>
            </m:e>
            <m:sup>
              <m:r>
                <m:rPr>
                  <m:sty m:val="p"/>
                </m:rPr>
                <m:t>⊤</m:t>
              </m:r>
            </m:sup>
          </m:sSup>
          <m:r>
            <m:t>​</m:t>
          </m:r>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r>
            <m:t>​</m:t>
          </m:r>
          <m:acc>
            <m:accPr>
              <m:chr m:val="̃"/>
            </m:accPr>
            <m:e>
              <m:r>
                <m:t>x</m:t>
              </m:r>
            </m:e>
          </m:acc>
          <m:r>
            <m:rPr>
              <m:sty m:val="p"/>
            </m:rPr>
            <m:t>.</m:t>
          </m:r>
        </m:oMath>
      </m:oMathPara>
    </w:p>
    <w:p>
      <w:pPr>
        <w:pStyle w:val="FirstParagraph"/>
      </w:pPr>
      <w:r>
        <w:t xml:space="preserve">So the value of a quadratic form depends only on the symmetric part</w:t>
      </w:r>
      <w:r>
        <w:t xml:space="preserve"> </w:t>
      </w:r>
      <w:r>
        <w:t xml:space="preserve">(</w:t>
      </w:r>
      <w:hyperlink w:anchor="def-symmetric-part">
        <w:r>
          <w:rPr>
            <w:rStyle w:val="Hyperlink"/>
          </w:rPr>
          <w:t xml:space="preserve">Definition 78</w:t>
        </w:r>
      </w:hyperlink>
      <w:r>
        <w:t xml:space="preserve">) of</w:t>
      </w:r>
      <w:r>
        <w:t xml:space="preserve"> </w:t>
      </w:r>
      <m:oMath>
        <m:r>
          <m:rPr>
            <m:sty m:val="bi"/>
          </m:rPr>
          <m:t>S</m:t>
        </m:r>
      </m:oMath>
      <w:r>
        <w:t xml:space="preserve">.</w:t>
      </w:r>
    </w:p>
    <w:bookmarkEnd w:id="416"/>
    <w:p>
      <w:pPr>
        <w:pStyle w:val="BodyText"/>
      </w:pPr>
      <w:r>
        <w:rPr>
          <w:i/>
          <w:iCs/>
        </w:rPr>
        <w:t xml:space="preserve">Proof</w:t>
      </w:r>
      <w:r>
        <w:t xml:space="preserve">. </w:t>
      </w:r>
      <w:r>
        <w:t xml:space="preserve">The quadratic form</w:t>
      </w:r>
      <w:r>
        <w:t xml:space="preserve"> </w:t>
      </w:r>
      <m:oMath>
        <m:sSup>
          <m:e>
            <m:acc>
              <m:accPr>
                <m:chr m:val="̃"/>
              </m:accPr>
              <m:e>
                <m:r>
                  <m:t>x</m:t>
                </m:r>
              </m:e>
            </m:acc>
          </m:e>
          <m:sup>
            <m:r>
              <m:rPr>
                <m:sty m:val="p"/>
              </m:rPr>
              <m:t>⊤</m:t>
            </m:r>
          </m:sup>
        </m:sSup>
        <m:r>
          <m:rPr>
            <m:sty m:val="bi"/>
          </m:rPr>
          <m:t>S</m:t>
        </m:r>
        <m:acc>
          <m:accPr>
            <m:chr m:val="̃"/>
          </m:accPr>
          <m:e>
            <m:r>
              <m:t>x</m:t>
            </m:r>
          </m:e>
        </m:acc>
      </m:oMath>
      <w:r>
        <w:t xml:space="preserve"> </w:t>
      </w:r>
      <w:r>
        <w:t xml:space="preserve">is a</w:t>
      </w:r>
      <w:r>
        <w:t xml:space="preserve"> </w:t>
      </w:r>
      <m:oMath>
        <m:r>
          <m:t>1</m:t>
        </m:r>
        <m:r>
          <m:rPr>
            <m:sty m:val="p"/>
          </m:rPr>
          <m:t>×</m:t>
        </m:r>
        <m:r>
          <m:t>1</m:t>
        </m:r>
      </m:oMath>
      <w:r>
        <w:t xml:space="preserve"> </w:t>
      </w:r>
      <w:r>
        <w:t xml:space="preserve">matrix,</w:t>
      </w:r>
      <w:r>
        <w:t xml:space="preserve"> </w:t>
      </w:r>
      <w:r>
        <w:t xml:space="preserve">so it equals its own transpose: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sSup>
                <m:e>
                  <m:r>
                    <m:t>​</m:t>
                  </m:r>
                  <m:d>
                    <m:dPr>
                      <m:begChr m:val="("/>
                      <m:sepChr m:val=""/>
                      <m:endChr m:val=")"/>
                      <m:grow/>
                    </m:dPr>
                    <m:e>
                      <m:sSup>
                        <m:e>
                          <m:acc>
                            <m:accPr>
                              <m:chr m:val="̃"/>
                            </m:accPr>
                            <m:e>
                              <m:r>
                                <m:t>x</m:t>
                              </m:r>
                            </m:e>
                          </m:acc>
                        </m:e>
                        <m:sup>
                          <m:r>
                            <m:rPr>
                              <m:sty m:val="p"/>
                            </m:rPr>
                            <m:t>⊤</m:t>
                          </m:r>
                        </m:sup>
                      </m:sSup>
                      <m:r>
                        <m:rPr>
                          <m:sty m:val="bi"/>
                        </m:rPr>
                        <m:t>S</m:t>
                      </m:r>
                      <m:acc>
                        <m:accPr>
                          <m:chr m:val="̃"/>
                        </m:accPr>
                        <m:e>
                          <m:r>
                            <m:t>x</m:t>
                          </m:r>
                        </m:e>
                      </m:acc>
                    </m:e>
                  </m:d>
                  <m:r>
                    <m:t>​</m:t>
                  </m:r>
                </m:e>
                <m:sup>
                  <m:r>
                    <m:rPr>
                      <m:sty m:val="p"/>
                    </m:rPr>
                    <m:t>⊤</m:t>
                  </m:r>
                </m:sup>
              </m:sSup>
              <m:r>
                <m:t>&amp;</m:t>
              </m:r>
              <m:r>
                <m:t>&amp;</m:t>
              </m:r>
              <m:r>
                <m:rPr>
                  <m:nor/>
                  <m:sty m:val="p"/>
                </m:rPr>
                <m:t>(a </m:t>
              </m:r>
              <m:r>
                <m:t>1</m:t>
              </m:r>
              <m:r>
                <m:rPr>
                  <m:sty m:val="p"/>
                </m:rPr>
                <m:t>×</m:t>
              </m:r>
              <m:r>
                <m:t>1</m:t>
              </m:r>
              <m:r>
                <m:rPr>
                  <m:nor/>
                  <m:sty m:val="p"/>
                </m:rPr>
                <m:t> matrix is symmetric)</m:t>
              </m:r>
            </m:e>
            <m:e>
              <m:r>
                <m:t>&amp;</m:t>
              </m:r>
              <m:r>
                <m:rPr>
                  <m:sty m:val="p"/>
                </m:rPr>
                <m:t>=</m:t>
              </m:r>
              <m:sSup>
                <m:e>
                  <m:acc>
                    <m:accPr>
                      <m:chr m:val="̃"/>
                    </m:accPr>
                    <m:e>
                      <m:r>
                        <m:t>x</m:t>
                      </m:r>
                    </m:e>
                  </m:acc>
                </m:e>
                <m:sup>
                  <m:r>
                    <m:rPr>
                      <m:sty m:val="p"/>
                    </m:rPr>
                    <m:t>⊤</m:t>
                  </m:r>
                </m:sup>
              </m:sSup>
              <m:r>
                <m:t> </m:t>
              </m:r>
              <m:sSup>
                <m:e>
                  <m:r>
                    <m:rPr>
                      <m:sty m:val="bi"/>
                    </m:rPr>
                    <m:t>S</m:t>
                  </m:r>
                </m:e>
                <m:sup>
                  <m:r>
                    <m:rPr>
                      <m:sty m:val="p"/>
                    </m:rPr>
                    <m:t>⊤</m:t>
                  </m:r>
                </m:sup>
              </m:sSup>
              <m:r>
                <m:t> </m:t>
              </m:r>
              <m:sSup>
                <m:e>
                  <m:r>
                    <m:t>​</m:t>
                  </m:r>
                  <m:d>
                    <m:dPr>
                      <m:begChr m:val="("/>
                      <m:sepChr m:val=""/>
                      <m:endChr m:val=")"/>
                      <m:grow/>
                    </m:dPr>
                    <m:e>
                      <m:sSup>
                        <m:e>
                          <m:acc>
                            <m:accPr>
                              <m:chr m:val="̃"/>
                            </m:accPr>
                            <m:e>
                              <m:r>
                                <m:t>x</m:t>
                              </m:r>
                            </m:e>
                          </m:acc>
                        </m:e>
                        <m:sup>
                          <m:r>
                            <m:rPr>
                              <m:sty m:val="p"/>
                            </m:rPr>
                            <m:t>⊤</m:t>
                          </m:r>
                        </m:sup>
                      </m:sSup>
                    </m:e>
                  </m:d>
                  <m:r>
                    <m:t>​</m:t>
                  </m:r>
                </m:e>
                <m:sup>
                  <m:r>
                    <m:rPr>
                      <m:sty m:val="p"/>
                    </m:rPr>
                    <m:t>⊤</m:t>
                  </m:r>
                </m:sup>
              </m:sSup>
              <m:r>
                <m:t>&amp;</m:t>
              </m:r>
              <m:r>
                <m:t>&amp;</m:t>
              </m:r>
              <m:r>
                <m:rPr>
                  <m:nor/>
                  <m:sty m:val="p"/>
                </m:rPr>
                <m:t>(transpose of a product, twice)</m:t>
              </m:r>
            </m:e>
            <m:e>
              <m:r>
                <m:t>&amp;</m:t>
              </m:r>
              <m:r>
                <m:rPr>
                  <m:sty m:val="p"/>
                </m:rPr>
                <m:t>=</m:t>
              </m:r>
              <m:sSup>
                <m:e>
                  <m:acc>
                    <m:accPr>
                      <m:chr m:val="̃"/>
                    </m:accPr>
                    <m:e>
                      <m:r>
                        <m:t>x</m:t>
                      </m:r>
                    </m:e>
                  </m:acc>
                </m:e>
                <m:sup>
                  <m:r>
                    <m:rPr>
                      <m:sty m:val="p"/>
                    </m:rPr>
                    <m:t>⊤</m:t>
                  </m:r>
                </m:sup>
              </m:sSup>
              <m:r>
                <m:t> </m:t>
              </m:r>
              <m:sSup>
                <m:e>
                  <m:r>
                    <m:rPr>
                      <m:sty m:val="bi"/>
                    </m:rPr>
                    <m:t>S</m:t>
                  </m:r>
                </m:e>
                <m:sup>
                  <m:r>
                    <m:rPr>
                      <m:sty m:val="p"/>
                    </m:rPr>
                    <m:t>⊤</m:t>
                  </m:r>
                </m:sup>
              </m:sSup>
              <m:r>
                <m:t> </m:t>
              </m:r>
              <m:acc>
                <m:accPr>
                  <m:chr m:val="̃"/>
                </m:accPr>
                <m:e>
                  <m:r>
                    <m:t>x</m:t>
                  </m:r>
                </m:e>
              </m:acc>
              <m:r>
                <m:t>&amp;</m:t>
              </m:r>
              <m:r>
                <m:t>&amp;</m:t>
              </m:r>
              <m:r>
                <m:rPr>
                  <m:nor/>
                  <m:sty m:val="p"/>
                </m:rPr>
                <m:t>(transposing twice changes nothing)</m:t>
              </m:r>
            </m:e>
          </m:eqArr>
        </m:oMath>
      </m:oMathPara>
    </w:p>
    <w:p>
      <w:pPr>
        <w:pStyle w:val="FirstParagraph"/>
      </w:pPr>
      <w:r>
        <w:t xml:space="preserve">Averaging the two expressions for</w:t>
      </w:r>
      <w:r>
        <w:t xml:space="preserve"> </w:t>
      </w:r>
      <m:oMath>
        <m:sSup>
          <m:e>
            <m:acc>
              <m:accPr>
                <m:chr m:val="̃"/>
              </m:accPr>
              <m:e>
                <m:r>
                  <m:t>x</m:t>
                </m:r>
              </m:e>
            </m:acc>
          </m:e>
          <m:sup>
            <m:r>
              <m:rPr>
                <m:sty m:val="p"/>
              </m:rPr>
              <m:t>⊤</m:t>
            </m:r>
          </m:sup>
        </m:sSup>
        <m:r>
          <m:rPr>
            <m:sty m:val="bi"/>
          </m:rPr>
          <m:t>S</m:t>
        </m:r>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f>
                <m:fPr>
                  <m:type m:val="bar"/>
                </m:fPr>
                <m:num>
                  <m:r>
                    <m:t>1</m:t>
                  </m:r>
                </m:num>
                <m:den>
                  <m:r>
                    <m:t>2</m:t>
                  </m:r>
                </m:den>
              </m:f>
              <m:r>
                <m:t>​</m:t>
              </m:r>
              <m:d>
                <m:dPr>
                  <m:begChr m:val="("/>
                  <m:sepChr m:val=""/>
                  <m:endChr m:val=")"/>
                  <m:grow/>
                </m:dPr>
                <m:e>
                  <m:sSup>
                    <m:e>
                      <m:acc>
                        <m:accPr>
                          <m:chr m:val="̃"/>
                        </m:accPr>
                        <m:e>
                          <m:r>
                            <m:t>x</m:t>
                          </m:r>
                        </m:e>
                      </m:acc>
                    </m:e>
                    <m:sup>
                      <m:r>
                        <m:rPr>
                          <m:sty m:val="p"/>
                        </m:rPr>
                        <m:t>⊤</m:t>
                      </m:r>
                    </m:sup>
                  </m:sSup>
                  <m:r>
                    <m:rPr>
                      <m:sty m:val="bi"/>
                    </m:rPr>
                    <m:t>S</m:t>
                  </m:r>
                  <m:acc>
                    <m:accPr>
                      <m:chr m:val="̃"/>
                    </m:accPr>
                    <m:e>
                      <m:r>
                        <m:t>x</m:t>
                      </m:r>
                    </m:e>
                  </m:acc>
                  <m:r>
                    <m:rPr>
                      <m:sty m:val="p"/>
                    </m:rPr>
                    <m:t>+</m:t>
                  </m:r>
                  <m:sSup>
                    <m:e>
                      <m:acc>
                        <m:accPr>
                          <m:chr m:val="̃"/>
                        </m:accPr>
                        <m:e>
                          <m:r>
                            <m:t>x</m:t>
                          </m:r>
                        </m:e>
                      </m:acc>
                    </m:e>
                    <m:sup>
                      <m:r>
                        <m:rPr>
                          <m:sty m:val="p"/>
                        </m:rPr>
                        <m:t>⊤</m:t>
                      </m:r>
                    </m:sup>
                  </m:sSup>
                  <m:r>
                    <m:t> </m:t>
                  </m:r>
                  <m:sSup>
                    <m:e>
                      <m:r>
                        <m:rPr>
                          <m:sty m:val="bi"/>
                        </m:rPr>
                        <m:t>S</m:t>
                      </m:r>
                    </m:e>
                    <m:sup>
                      <m:r>
                        <m:rPr>
                          <m:sty m:val="p"/>
                        </m:rPr>
                        <m:t>⊤</m:t>
                      </m:r>
                    </m:sup>
                  </m:sSup>
                  <m:r>
                    <m:t> </m:t>
                  </m:r>
                  <m:acc>
                    <m:accPr>
                      <m:chr m:val="̃"/>
                    </m:accPr>
                    <m:e>
                      <m:r>
                        <m:t>x</m:t>
                      </m:r>
                    </m:e>
                  </m:acc>
                </m:e>
              </m:d>
              <m:r>
                <m:t>​</m:t>
              </m:r>
              <m:r>
                <m:t>&amp;</m:t>
              </m:r>
              <m:r>
                <m:t>&amp;</m:t>
              </m:r>
              <m:r>
                <m:rPr>
                  <m:nor/>
                  <m:sty m:val="p"/>
                </m:rPr>
                <m:t>(average of two equal numbers)</m:t>
              </m:r>
            </m:e>
            <m:e>
              <m:r>
                <m:t>&amp;</m:t>
              </m:r>
              <m:r>
                <m:rPr>
                  <m:sty m:val="p"/>
                </m:rPr>
                <m:t>=</m:t>
              </m:r>
              <m:f>
                <m:fPr>
                  <m:type m:val="bar"/>
                </m:fPr>
                <m:num>
                  <m:r>
                    <m:t>1</m:t>
                  </m:r>
                </m:num>
                <m:den>
                  <m:r>
                    <m:t>2</m:t>
                  </m:r>
                </m:den>
              </m:f>
              <m:r>
                <m:t> </m:t>
              </m:r>
              <m:sSup>
                <m:e>
                  <m:acc>
                    <m:accPr>
                      <m:chr m:val="̃"/>
                    </m:accPr>
                    <m:e>
                      <m:r>
                        <m:t>x</m:t>
                      </m:r>
                    </m:e>
                  </m:acc>
                </m:e>
                <m:sup>
                  <m:r>
                    <m:rPr>
                      <m:sty m:val="p"/>
                    </m:rPr>
                    <m:t>⊤</m:t>
                  </m:r>
                </m:sup>
              </m:sSup>
              <m:r>
                <m:t>​</m:t>
              </m:r>
              <m:d>
                <m:dPr>
                  <m:begChr m:val="("/>
                  <m:sepChr m:val=""/>
                  <m:endChr m:val=")"/>
                  <m:grow/>
                </m:dPr>
                <m:e>
                  <m:r>
                    <m:rPr>
                      <m:sty m:val="bi"/>
                    </m:rPr>
                    <m:t>S</m:t>
                  </m:r>
                  <m:r>
                    <m:rPr>
                      <m:sty m:val="p"/>
                    </m:rPr>
                    <m:t>+</m:t>
                  </m:r>
                  <m:sSup>
                    <m:e>
                      <m:r>
                        <m:rPr>
                          <m:sty m:val="bi"/>
                        </m:rPr>
                        <m:t>S</m:t>
                      </m:r>
                    </m:e>
                    <m:sup>
                      <m:r>
                        <m:rPr>
                          <m:sty m:val="p"/>
                        </m:rPr>
                        <m:t>⊤</m:t>
                      </m:r>
                    </m:sup>
                  </m:sSup>
                </m:e>
              </m:d>
              <m:r>
                <m:t>​</m:t>
              </m:r>
              <m:acc>
                <m:accPr>
                  <m:chr m:val="̃"/>
                </m:accPr>
                <m:e>
                  <m:r>
                    <m:t>x</m:t>
                  </m:r>
                </m:e>
              </m:acc>
              <m:r>
                <m:t>&amp;</m:t>
              </m:r>
              <m:r>
                <m:t>&amp;</m:t>
              </m:r>
              <m:r>
                <m:rPr>
                  <m:nor/>
                  <m:sty m:val="p"/>
                </m:rPr>
                <m:t>(distributive law)</m:t>
              </m:r>
            </m:e>
            <m:e>
              <m:r>
                <m:t>&amp;</m:t>
              </m:r>
              <m:r>
                <m:rPr>
                  <m:sty m:val="p"/>
                </m:rPr>
                <m:t>=</m:t>
              </m:r>
              <m:sSup>
                <m:e>
                  <m:acc>
                    <m:accPr>
                      <m:chr m:val="̃"/>
                    </m:accPr>
                    <m:e>
                      <m:r>
                        <m:t>x</m:t>
                      </m:r>
                    </m:e>
                  </m:acc>
                </m:e>
                <m:sup>
                  <m:r>
                    <m:rPr>
                      <m:sty m:val="p"/>
                    </m:rPr>
                    <m:t>⊤</m:t>
                  </m:r>
                </m:sup>
              </m:sSup>
              <m:r>
                <m:t>​</m:t>
              </m:r>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r>
                <m:t>​</m:t>
              </m:r>
              <m:acc>
                <m:accPr>
                  <m:chr m:val="̃"/>
                </m:accPr>
                <m:e>
                  <m:r>
                    <m:t>x</m:t>
                  </m:r>
                </m:e>
              </m:acc>
              <m:r>
                <m:t>&amp;</m:t>
              </m:r>
              <m:r>
                <m:t>&amp;</m:t>
              </m:r>
              <m:r>
                <m:rPr>
                  <m:nor/>
                  <m:sty m:val="p"/>
                </m:rPr>
                <m:t>(move the scalar </m:t>
              </m:r>
              <m:f>
                <m:fPr>
                  <m:type m:val="lin"/>
                </m:fPr>
                <m:num>
                  <m:r>
                    <m:t>1</m:t>
                  </m:r>
                </m:num>
                <m:den>
                  <m:r>
                    <m:t>2</m:t>
                  </m:r>
                </m:den>
              </m:f>
              <m:r>
                <m:rPr>
                  <m:nor/>
                  <m:sty m:val="p"/>
                </m:rPr>
                <m:t> inside)</m:t>
              </m:r>
            </m:e>
          </m:eqArr>
        </m:oMath>
      </m:oMathPara>
    </w:p>
    <w:p>
      <w:pPr>
        <w:pStyle w:val="FirstParagraph"/>
      </w:pPr>
      <w:r>
        <w:t xml:space="preserve">The distributive step is</w:t>
      </w:r>
      <w:r>
        <w:t xml:space="preserve"> </w:t>
      </w:r>
      <w:hyperlink w:anchor="thm-matmul-distrib">
        <w:r>
          <w:rPr>
            <w:rStyle w:val="Hyperlink"/>
          </w:rPr>
          <w:t xml:space="preserve">Theorem 9</w:t>
        </w:r>
      </w:hyperlink>
      <w:r>
        <w:t xml:space="preserve">,</w:t>
      </w:r>
      <w:r>
        <w:t xml:space="preserve"> </w:t>
      </w:r>
      <w:r>
        <w:t xml:space="preserve">and the transpose step is</w:t>
      </w:r>
      <w:r>
        <w:t xml:space="preserve"> </w:t>
      </w:r>
      <w:hyperlink w:anchor="thm-transpose-product">
        <w:r>
          <w:rPr>
            <w:rStyle w:val="Hyperlink"/>
          </w:rPr>
          <w:t xml:space="preserve">Theorem 19</w:t>
        </w:r>
      </w:hyperlink>
      <w:r>
        <w:t xml:space="preserve">.</w:t>
      </w:r>
    </w:p>
    <w:bookmarkStart w:id="417" w:name="exm-quadratic-form-symmetric"/>
    <w:p>
      <w:pPr>
        <w:pStyle w:val="BodyText"/>
      </w:pPr>
      <w:r>
        <w:rPr>
          <w:b/>
          <w:bCs/>
        </w:rPr>
        <w:t xml:space="preserve">Example 131 (Replacing a matrix by its symmetric part)</w:t>
      </w:r>
      <w:r>
        <w:t xml:space="preserve"> </w:t>
      </w:r>
      <w:r>
        <w:t xml:space="preserve">With</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 </w:t>
      </w:r>
      <w:r>
        <w:t xml:space="preserve">from</w:t>
      </w:r>
      <w:r>
        <w:t xml:space="preserve"> </w:t>
      </w:r>
      <w:hyperlink w:anchor="exm-symmetric-part">
        <w:r>
          <w:rPr>
            <w:rStyle w:val="Hyperlink"/>
          </w:rPr>
          <w:t xml:space="preserve">Example 130</w:t>
        </w:r>
      </w:hyperlink>
      <w:r>
        <w:t xml:space="preserve"> </w:t>
      </w:r>
      <w:r>
        <w:t xml:space="preserve">and</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r>
                <m:t>1</m:t>
              </m:r>
              <m:r>
                <m:rPr>
                  <m:sty m:val="p"/>
                </m:rPr>
                <m:t>+</m:t>
              </m:r>
              <m:r>
                <m:t>2</m:t>
              </m:r>
              <m:r>
                <m:rPr>
                  <m:sty m:val="p"/>
                </m:rPr>
                <m:t>+</m:t>
              </m:r>
              <m:r>
                <m:t>0</m:t>
              </m:r>
              <m:r>
                <m:rPr>
                  <m:sty m:val="p"/>
                </m:rPr>
                <m:t>+</m:t>
              </m:r>
              <m:r>
                <m:t>3</m:t>
              </m:r>
            </m:e>
            <m:e>
              <m:r>
                <m:t>&amp;</m:t>
              </m:r>
              <m:r>
                <m:rPr>
                  <m:sty m:val="p"/>
                </m:rPr>
                <m:t>=</m:t>
              </m:r>
              <m:r>
                <m:t>6</m:t>
              </m:r>
            </m:e>
            <m:e>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acc>
                <m:accPr>
                  <m:chr m:val="̃"/>
                </m:accPr>
                <m:e>
                  <m:r>
                    <m:t>x</m:t>
                  </m:r>
                </m:e>
              </m:acc>
              <m:r>
                <m:t>&amp;</m:t>
              </m:r>
              <m:r>
                <m:rPr>
                  <m:sty m:val="p"/>
                </m:rPr>
                <m:t>=</m:t>
              </m:r>
              <m:r>
                <m:t>1</m:t>
              </m:r>
              <m:r>
                <m:rPr>
                  <m:sty m:val="p"/>
                </m:rPr>
                <m:t>+</m:t>
              </m:r>
              <m:r>
                <m:t>1</m:t>
              </m:r>
              <m:r>
                <m:rPr>
                  <m:sty m:val="p"/>
                </m:rPr>
                <m:t>+</m:t>
              </m:r>
              <m:r>
                <m:t>1</m:t>
              </m:r>
              <m:r>
                <m:rPr>
                  <m:sty m:val="p"/>
                </m:rPr>
                <m:t>+</m:t>
              </m:r>
              <m:r>
                <m:t>3</m:t>
              </m:r>
            </m:e>
            <m:e>
              <m:r>
                <m:t>&amp;</m:t>
              </m:r>
              <m:r>
                <m:rPr>
                  <m:sty m:val="p"/>
                </m:rPr>
                <m:t>=</m:t>
              </m:r>
              <m:r>
                <m:t>6</m:t>
              </m:r>
            </m:e>
          </m:eqArr>
        </m:oMath>
      </m:oMathPara>
    </w:p>
    <w:p>
      <w:pPr>
        <w:pStyle w:val="FirstParagraph"/>
      </w:pPr>
      <w:r>
        <w:t xml:space="preserve">Both quadratic forms equal the sum of their matrix’s entries,</w:t>
      </w:r>
      <w:r>
        <w:t xml:space="preserve"> </w:t>
      </w:r>
      <w:r>
        <w:t xml:space="preserve">because every entry of</w:t>
      </w:r>
      <w:r>
        <w:t xml:space="preserve"> </w:t>
      </w:r>
      <m:oMath>
        <m:acc>
          <m:accPr>
            <m:chr m:val="̃"/>
          </m:accPr>
          <m:e>
            <m:r>
              <m:t>x</m:t>
            </m:r>
          </m:e>
        </m:acc>
      </m:oMath>
      <w:r>
        <w:t xml:space="preserve"> </w:t>
      </w:r>
      <w:r>
        <w:t xml:space="preserve">is</w:t>
      </w:r>
      <w:r>
        <w:t xml:space="preserve"> </w:t>
      </w:r>
      <m:oMath>
        <m:r>
          <m:t>1</m:t>
        </m:r>
      </m:oMath>
      <w:r>
        <w:t xml:space="preserve">.</w:t>
      </w:r>
    </w:p>
    <w:bookmarkEnd w:id="417"/>
    <w:bookmarkEnd w:id="418"/>
    <w:bookmarkStart w:id="433" w:name="trace-and-matrix-inner-product"/>
    <w:p>
      <w:pPr>
        <w:pStyle w:val="Heading2"/>
      </w:pPr>
      <w:r>
        <w:t xml:space="preserve">16 Trace and Matrix Inner Product</w:t>
      </w:r>
    </w:p>
    <w:bookmarkStart w:id="419" w:name="def-trace"/>
    <w:p>
      <w:pPr>
        <w:pStyle w:val="FirstParagraph"/>
      </w:pPr>
      <w:r>
        <w:rPr>
          <w:b/>
          <w:bCs/>
        </w:rPr>
        <w:t xml:space="preserve">Definition 79 (Trace)</w:t>
      </w:r>
      <w:r>
        <w:t xml:space="preserve"> </w:t>
      </w:r>
      <w:r>
        <w:t xml:space="preserve">The</w:t>
      </w:r>
      <w:r>
        <w:t xml:space="preserve"> </w:t>
      </w:r>
      <w:r>
        <w:rPr>
          <w:b/>
          <w:bCs/>
        </w:rPr>
        <w:t xml:space="preserve">trace</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M</m:t>
        </m:r>
      </m:oMath>
      <w:r>
        <w:t xml:space="preserve"> </w:t>
      </w:r>
      <w:r>
        <w:t xml:space="preserve">is the sum of its diagonal entries:</w:t>
      </w:r>
    </w:p>
    <w:p>
      <w:pPr>
        <w:pStyle w:val="BodyText"/>
      </w:pPr>
      <m:oMathPara>
        <m:oMathParaPr>
          <m:jc m:val="center"/>
        </m:oMathParaPr>
        <m:oMath>
          <m:r>
            <m:rPr>
              <m:sty m:val="p"/>
            </m:rPr>
            <m:t>tr</m:t>
          </m:r>
          <m:r>
            <m:rPr>
              <m:sty m:val="p"/>
            </m:rPr>
            <m:t>(</m:t>
          </m:r>
          <m:r>
            <m:rPr>
              <m:sty m:val="bi"/>
            </m:rPr>
            <m:t>M</m:t>
          </m:r>
          <m:r>
            <m:rPr>
              <m:sty m:val="p"/>
            </m:rPr>
            <m:t>)</m:t>
          </m:r>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M</m:t>
                  </m:r>
                </m:e>
                <m:sub>
                  <m:r>
                    <m:t>i</m:t>
                  </m:r>
                  <m:r>
                    <m:t>i</m:t>
                  </m:r>
                </m:sub>
              </m:sSub>
            </m:e>
          </m:nary>
        </m:oMath>
      </m:oMathPara>
    </w:p>
    <w:bookmarkEnd w:id="419"/>
    <w:bookmarkStart w:id="420" w:name="exm-trace"/>
    <w:p>
      <w:pPr>
        <w:pStyle w:val="FirstParagraph"/>
      </w:pPr>
      <w:r>
        <w:rPr>
          <w:b/>
          <w:bCs/>
        </w:rPr>
        <w:t xml:space="preserve">Example 132 (The trace of a</w:t>
      </w:r>
      <w:r>
        <w:rPr>
          <w:b/>
          <w:bCs/>
        </w:rPr>
        <w:t xml:space="preserve"> </w:t>
      </w:r>
      <m:oMath>
        <m:r>
          <m:t>2</m:t>
        </m:r>
        <m:r>
          <m:rPr>
            <m:sty m:val="p"/>
          </m:rPr>
          <m:t>×</m:t>
        </m:r>
        <m:r>
          <m:t>2</m:t>
        </m:r>
      </m:oMath>
      <w:r>
        <w:rPr>
          <w:b/>
          <w:bCs/>
        </w:rPr>
        <w:t xml:space="preserve"> </w:t>
      </w:r>
      <w:r>
        <w:rPr>
          <w:b/>
          <w:bCs/>
        </w:rPr>
        <w:t xml:space="preserve">matrix)</w:t>
      </w:r>
    </w:p>
    <w:p>
      <w:pPr>
        <w:pStyle w:val="BodyText"/>
      </w:pPr>
      <m:oMathPara>
        <m:oMathParaPr>
          <m:jc m:val="center"/>
        </m:oMathParaPr>
        <m:oMath>
          <m:eqArr>
            <m:e>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d>
              <m:r>
                <m:t>​</m:t>
              </m:r>
              <m:r>
                <m:t>&amp;</m:t>
              </m:r>
              <m:r>
                <m:rPr>
                  <m:sty m:val="p"/>
                </m:rPr>
                <m:t>=</m:t>
              </m:r>
              <m:r>
                <m:t>1</m:t>
              </m:r>
              <m:r>
                <m:rPr>
                  <m:sty m:val="p"/>
                </m:rPr>
                <m:t>+</m:t>
              </m:r>
              <m:r>
                <m:t>4</m:t>
              </m:r>
            </m:e>
            <m:e>
              <m:r>
                <m:t>&amp;</m:t>
              </m:r>
              <m:r>
                <m:rPr>
                  <m:sty m:val="p"/>
                </m:rPr>
                <m:t>=</m:t>
              </m:r>
              <m:r>
                <m:t>5</m:t>
              </m:r>
            </m:e>
          </m:eqArr>
        </m:oMath>
      </m:oMathPara>
    </w:p>
    <w:bookmarkEnd w:id="420"/>
    <w:bookmarkStart w:id="421" w:name="thm-trace-cyclic"/>
    <w:p>
      <w:pPr>
        <w:pStyle w:val="FirstParagraph"/>
      </w:pPr>
      <w:r>
        <w:rPr>
          <w:b/>
          <w:bCs/>
        </w:rPr>
        <w:t xml:space="preserve">Theorem 69 (The trace of a product does not depend on the order)</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an</w:t>
      </w:r>
      <w:r>
        <w:t xml:space="preserve"> </w:t>
      </w:r>
      <m:oMath>
        <m:r>
          <m:t>n</m:t>
        </m:r>
        <m:r>
          <m:rPr>
            <m:sty m:val="p"/>
          </m:rPr>
          <m:t>×</m:t>
        </m:r>
        <m:r>
          <m:t>m</m:t>
        </m:r>
      </m:oMath>
      <w:r>
        <w:t xml:space="preserve"> </w:t>
      </w:r>
      <w:r>
        <w:t xml:space="preserve">matrix</w:t>
      </w:r>
      <w:r>
        <w:t xml:space="preserve"> </w:t>
      </w:r>
      <m:oMath>
        <m:r>
          <m:rPr>
            <m:sty m:val="bi"/>
          </m:rPr>
          <m:t>B</m:t>
        </m:r>
      </m:oMath>
      <w:r>
        <w:t xml:space="preserve">:</w:t>
      </w:r>
    </w:p>
    <w:p>
      <w:pPr>
        <w:pStyle w:val="BodyText"/>
      </w:pPr>
      <m:oMathPara>
        <m:oMathParaPr>
          <m:jc m:val="center"/>
        </m:oMathParaPr>
        <m:oMath>
          <m:r>
            <m:rPr>
              <m:sty m:val="p"/>
            </m:rPr>
            <m:t>tr</m:t>
          </m:r>
          <m:r>
            <m:t>​</m:t>
          </m:r>
          <m:d>
            <m:dPr>
              <m:begChr m:val="("/>
              <m:sepChr m:val=""/>
              <m:endChr m:val=")"/>
              <m:grow/>
            </m:dPr>
            <m:e>
              <m:limLow>
                <m:e>
                  <m:limLow>
                    <m:e>
                      <m:r>
                        <m:rPr>
                          <m:sty m:val="bi"/>
                        </m:rPr>
                        <m:t>A</m:t>
                      </m:r>
                      <m:r>
                        <m:rPr>
                          <m:sty m:val="bi"/>
                        </m:rPr>
                        <m:t>B</m:t>
                      </m:r>
                    </m:e>
                    <m:lim>
                      <m:r>
                        <m:rPr>
                          <m:sty m:val="p"/>
                        </m:rPr>
                        <m:t>⏟</m:t>
                      </m:r>
                    </m:lim>
                  </m:limLow>
                </m:e>
                <m:lim>
                  <m:r>
                    <m:t>m</m:t>
                  </m:r>
                  <m:r>
                    <m:rPr>
                      <m:sty m:val="p"/>
                    </m:rPr>
                    <m:t>×</m:t>
                  </m:r>
                  <m:r>
                    <m:t>m</m:t>
                  </m:r>
                </m:lim>
              </m:limLow>
            </m:e>
          </m:d>
          <m:r>
            <m:t>​</m:t>
          </m:r>
          <m:r>
            <m:rPr>
              <m:sty m:val="p"/>
            </m:rPr>
            <m:t>=</m:t>
          </m:r>
          <m:r>
            <m:rPr>
              <m:sty m:val="p"/>
            </m:rPr>
            <m:t>tr</m:t>
          </m:r>
          <m:r>
            <m:t>​</m:t>
          </m:r>
          <m:d>
            <m:dPr>
              <m:begChr m:val="("/>
              <m:sepChr m:val=""/>
              <m:endChr m:val=")"/>
              <m:grow/>
            </m:dPr>
            <m:e>
              <m:limLow>
                <m:e>
                  <m:limLow>
                    <m:e>
                      <m:r>
                        <m:rPr>
                          <m:sty m:val="bi"/>
                        </m:rPr>
                        <m:t>B</m:t>
                      </m:r>
                      <m:r>
                        <m:rPr>
                          <m:sty m:val="bi"/>
                        </m:rPr>
                        <m:t>A</m:t>
                      </m:r>
                    </m:e>
                    <m:lim>
                      <m:r>
                        <m:rPr>
                          <m:sty m:val="p"/>
                        </m:rPr>
                        <m:t>⏟</m:t>
                      </m:r>
                    </m:lim>
                  </m:limLow>
                </m:e>
                <m:lim>
                  <m:r>
                    <m:t>n</m:t>
                  </m:r>
                  <m:r>
                    <m:rPr>
                      <m:sty m:val="p"/>
                    </m:rPr>
                    <m:t>×</m:t>
                  </m:r>
                  <m:r>
                    <m:t>n</m:t>
                  </m:r>
                </m:lim>
              </m:limLow>
            </m:e>
          </m:d>
          <m:r>
            <m:t>​</m:t>
          </m:r>
        </m:oMath>
      </m:oMathPara>
    </w:p>
    <w:bookmarkEnd w:id="421"/>
    <w:p>
      <w:pPr>
        <w:pStyle w:val="FirstParagraph"/>
      </w:pPr>
      <w:r>
        <w:rPr>
          <w:i/>
          <w:iCs/>
        </w:rPr>
        <w:t xml:space="preserve">Proof</w:t>
      </w:r>
      <w:r>
        <w:t xml:space="preserve">. </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r>
                <m:rPr>
                  <m:sty m:val="bi"/>
                </m:rPr>
                <m:t>B</m:t>
              </m:r>
              <m:sSub>
                <m:e>
                  <m:r>
                    <m:rPr>
                      <m:sty m:val="p"/>
                    </m:rPr>
                    <m:t>)</m:t>
                  </m:r>
                </m:e>
                <m:sub>
                  <m:r>
                    <m:t>i</m:t>
                  </m:r>
                  <m:r>
                    <m:t>i</m:t>
                  </m:r>
                </m:sub>
              </m:sSub>
              <m:r>
                <m:t>&amp;</m:t>
              </m:r>
              <m:r>
                <m:t>&amp;</m:t>
              </m:r>
              <m:r>
                <m:rPr>
                  <m:nor/>
                  <m:sty m:val="p"/>
                </m:rPr>
                <m:t>(definition of the trace)</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s</m:t>
                      </m:r>
                      <m:r>
                        <m:rPr>
                          <m:sty m:val="p"/>
                        </m:rPr>
                        <m:t>=</m:t>
                      </m:r>
                      <m:r>
                        <m:t>1</m:t>
                      </m:r>
                    </m:sub>
                    <m:sup>
                      <m:r>
                        <m:t>n</m:t>
                      </m:r>
                    </m:sup>
                    <m:e>
                      <m:sSub>
                        <m:e>
                          <m:r>
                            <m:t>a</m:t>
                          </m:r>
                        </m:e>
                        <m:sub>
                          <m:r>
                            <m:t>i</m:t>
                          </m:r>
                          <m:r>
                            <m:t>s</m:t>
                          </m:r>
                        </m:sub>
                      </m:sSub>
                    </m:e>
                  </m:nary>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s</m:t>
                          </m:r>
                        </m:sub>
                      </m:sSub>
                    </m:e>
                  </m:nary>
                </m:e>
              </m:nary>
              <m:r>
                <m:t> </m:t>
              </m:r>
              <m:sSub>
                <m:e>
                  <m:r>
                    <m:t>b</m:t>
                  </m:r>
                </m:e>
                <m:sub>
                  <m:r>
                    <m:t>s</m:t>
                  </m:r>
                  <m:r>
                    <m:t>i</m:t>
                  </m:r>
                </m:sub>
              </m:sSub>
              <m:r>
                <m:t>&amp;</m:t>
              </m:r>
              <m:r>
                <m:t>&amp;</m:t>
              </m:r>
              <m:r>
                <m:rPr>
                  <m:nor/>
                  <m:sty m:val="p"/>
                </m:rPr>
                <m:t>(swap the order of two finite sums)</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b</m:t>
                          </m:r>
                        </m:e>
                        <m:sub>
                          <m:r>
                            <m:t>s</m:t>
                          </m:r>
                          <m:r>
                            <m:t>i</m:t>
                          </m:r>
                        </m:sub>
                      </m:sSub>
                    </m:e>
                  </m:nary>
                </m:e>
              </m:nary>
              <m:r>
                <m:t> </m:t>
              </m:r>
              <m:sSub>
                <m:e>
                  <m:r>
                    <m:t>a</m:t>
                  </m:r>
                </m:e>
                <m:sub>
                  <m:r>
                    <m:t>i</m:t>
                  </m:r>
                  <m:r>
                    <m:t>s</m:t>
                  </m:r>
                </m:sub>
              </m:sSub>
              <m:r>
                <m:t>&amp;</m:t>
              </m:r>
              <m:r>
                <m:t>&amp;</m:t>
              </m:r>
              <m:r>
                <m:rPr>
                  <m:nor/>
                  <m:sty m:val="p"/>
                </m:rPr>
                <m:t>(multiplication of numbers is commutative)</m:t>
              </m:r>
            </m:e>
            <m:e>
              <m:r>
                <m:t>&amp;</m:t>
              </m:r>
              <m:r>
                <m:rPr>
                  <m:sty m:val="p"/>
                </m:rPr>
                <m:t>=</m:t>
              </m:r>
              <m:nary>
                <m:naryPr>
                  <m:chr m:val="∑"/>
                  <m:limLoc m:val="undOvr"/>
                  <m:subHide m:val="off"/>
                  <m:supHide m:val="off"/>
                </m:naryPr>
                <m:sub>
                  <m:r>
                    <m:t>s</m:t>
                  </m:r>
                  <m:r>
                    <m:rPr>
                      <m:sty m:val="p"/>
                    </m:rPr>
                    <m:t>=</m:t>
                  </m:r>
                  <m:r>
                    <m:t>1</m:t>
                  </m:r>
                </m:sub>
                <m:sup>
                  <m:r>
                    <m:t>n</m:t>
                  </m:r>
                </m:sup>
                <m:e>
                  <m:r>
                    <m:rPr>
                      <m:sty m:val="p"/>
                    </m:rPr>
                    <m:t>(</m:t>
                  </m:r>
                </m:e>
              </m:nary>
              <m:r>
                <m:rPr>
                  <m:sty m:val="bi"/>
                </m:rPr>
                <m:t>B</m:t>
              </m:r>
              <m:r>
                <m:rPr>
                  <m:sty m:val="bi"/>
                </m:rPr>
                <m:t>A</m:t>
              </m:r>
              <m:sSub>
                <m:e>
                  <m:r>
                    <m:rPr>
                      <m:sty m:val="p"/>
                    </m:rPr>
                    <m:t>)</m:t>
                  </m:r>
                </m:e>
                <m:sub>
                  <m:r>
                    <m:t>s</m:t>
                  </m:r>
                  <m:r>
                    <m:t>s</m:t>
                  </m:r>
                </m:sub>
              </m:sSub>
              <m:r>
                <m:t>&amp;</m:t>
              </m:r>
              <m:r>
                <m:t>&amp;</m:t>
              </m:r>
              <m:r>
                <m:rPr>
                  <m:nor/>
                  <m:sty m:val="p"/>
                </m:rPr>
                <m:t>(definition of matrix multiplication)</m:t>
              </m:r>
            </m:e>
            <m:e>
              <m:r>
                <m:t>&amp;</m:t>
              </m:r>
              <m:r>
                <m:rPr>
                  <m:sty m:val="p"/>
                </m:rPr>
                <m:t>=</m:t>
              </m:r>
              <m:r>
                <m:rPr>
                  <m:sty m:val="p"/>
                </m:rPr>
                <m:t>tr</m:t>
              </m:r>
              <m:r>
                <m:rPr>
                  <m:sty m:val="p"/>
                </m:rPr>
                <m:t>(</m:t>
              </m:r>
              <m:r>
                <m:rPr>
                  <m:sty m:val="bi"/>
                </m:rPr>
                <m:t>B</m:t>
              </m:r>
              <m:r>
                <m:rPr>
                  <m:sty m:val="bi"/>
                </m:rPr>
                <m:t>A</m:t>
              </m:r>
              <m:r>
                <m:rPr>
                  <m:sty m:val="p"/>
                </m:rPr>
                <m:t>)</m:t>
              </m:r>
              <m:r>
                <m:t>&amp;</m:t>
              </m:r>
              <m:r>
                <m:t>&amp;</m:t>
              </m:r>
              <m:r>
                <m:rPr>
                  <m:nor/>
                  <m:sty m:val="p"/>
                </m:rPr>
                <m:t>(definition of the trace)</m:t>
              </m:r>
            </m:e>
          </m:eqArr>
        </m:oMath>
      </m:oMathPara>
    </w:p>
    <w:bookmarkStart w:id="422" w:name="exm-trace-cyclic"/>
    <w:p>
      <w:pPr>
        <w:pStyle w:val="FirstParagraph"/>
      </w:pPr>
      <w:r>
        <w:rPr>
          <w:b/>
          <w:bCs/>
        </w:rPr>
        <w:t xml:space="preserve">Example 133 (Traces of the two products of a</w:t>
      </w:r>
      <w:r>
        <w:rPr>
          <w:b/>
          <w:bCs/>
        </w:rPr>
        <w:t xml:space="preserve"> </w:t>
      </w:r>
      <m:oMath>
        <m:r>
          <m:t>2</m:t>
        </m:r>
        <m:r>
          <m:rPr>
            <m:sty m:val="p"/>
          </m:rPr>
          <m:t>×</m:t>
        </m:r>
        <m:r>
          <m:t>3</m:t>
        </m:r>
      </m:oMath>
      <w:r>
        <w:rPr>
          <w:b/>
          <w:bCs/>
        </w:rPr>
        <w:t xml:space="preserve"> </w:t>
      </w:r>
      <w:r>
        <w:rPr>
          <w:b/>
          <w:bCs/>
        </w:rPr>
        <w:t xml:space="preserve">and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0</m:t>
                    </m:r>
                  </m:e>
                  <m:e>
                    <m:r>
                      <m:t>1</m:t>
                    </m:r>
                  </m:e>
                  <m:e>
                    <m:r>
                      <m:t>3</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1</m:t>
                    </m:r>
                  </m:e>
                </m:mr>
                <m:mr>
                  <m:e>
                    <m:r>
                      <m:t>0</m:t>
                    </m:r>
                  </m:e>
                  <m:e>
                    <m:r>
                      <m:t>1</m:t>
                    </m:r>
                  </m:e>
                </m:mr>
              </m:m>
            </m:e>
          </m:d>
        </m:oMath>
      </m:oMathPara>
    </w:p>
    <w:p>
      <w:pPr>
        <w:pStyle w:val="FirstParagraph"/>
      </w:pPr>
      <w:r>
        <w:t xml:space="preserve">The products are</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2</m:t>
                    </m:r>
                  </m:e>
                </m:mr>
                <m:mr>
                  <m:e>
                    <m:r>
                      <m:t>2</m:t>
                    </m:r>
                  </m:e>
                  <m:e>
                    <m:r>
                      <m:t>4</m:t>
                    </m:r>
                  </m:e>
                </m:mr>
              </m:m>
            </m:e>
          </m:d>
          <m:r>
            <m:t>  </m:t>
          </m:r>
          <m:r>
            <m:rPr>
              <m:sty m:val="bi"/>
            </m:rPr>
            <m:t>B</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2</m:t>
                    </m:r>
                  </m:e>
                  <m:e>
                    <m:r>
                      <m:t>5</m:t>
                    </m:r>
                  </m:e>
                  <m:e>
                    <m:r>
                      <m:t>3</m:t>
                    </m:r>
                  </m:e>
                </m:mr>
                <m:mr>
                  <m:e>
                    <m:r>
                      <m:t>0</m:t>
                    </m:r>
                  </m:e>
                  <m:e>
                    <m:r>
                      <m:t>1</m:t>
                    </m:r>
                  </m:e>
                  <m:e>
                    <m:r>
                      <m:t>3</m:t>
                    </m:r>
                  </m:e>
                </m:mr>
              </m:m>
            </m:e>
          </m:d>
        </m:oMath>
      </m:oMathPara>
    </w:p>
    <w:p>
      <w:pPr>
        <w:pStyle w:val="FirstParagraph"/>
      </w:pPr>
      <w:r>
        <w:t xml:space="preserve">The trace needs only the diagonal entries.</w:t>
      </w:r>
      <w:r>
        <w:t xml:space="preserve"> </w:t>
      </w:r>
      <w:r>
        <w:t xml:space="preserve">For</w:t>
      </w:r>
      <w:r>
        <w:t xml:space="preserve"> </w:t>
      </w:r>
      <m:oMath>
        <m:r>
          <m:rPr>
            <m:sty m:val="bi"/>
          </m:rPr>
          <m:t>A</m:t>
        </m:r>
        <m:r>
          <m:rPr>
            <m:sty m:val="bi"/>
          </m:rPr>
          <m:t>B</m:t>
        </m:r>
      </m:oMath>
      <w:r>
        <w:t xml:space="preserve">, which is</w:t>
      </w:r>
      <w:r>
        <w:t xml:space="preserve"> </w:t>
      </w:r>
      <m:oMath>
        <m:r>
          <m:t>2</m:t>
        </m:r>
        <m:r>
          <m:rPr>
            <m:sty m:val="p"/>
          </m:rPr>
          <m:t>×</m:t>
        </m:r>
        <m:r>
          <m:t>2</m:t>
        </m:r>
      </m:oMath>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r>
                <m:rPr>
                  <m:sty m:val="p"/>
                </m:rPr>
                <m:t>(</m:t>
              </m:r>
              <m:r>
                <m:rPr>
                  <m:sty m:val="bi"/>
                </m:rPr>
                <m:t>A</m:t>
              </m:r>
              <m:r>
                <m:rPr>
                  <m:sty m:val="bi"/>
                </m:rPr>
                <m:t>B</m:t>
              </m:r>
              <m:sSub>
                <m:e>
                  <m:r>
                    <m:rPr>
                      <m:sty m:val="p"/>
                    </m:rPr>
                    <m:t>)</m:t>
                  </m:r>
                </m:e>
                <m:sub>
                  <m:r>
                    <m:t>11</m:t>
                  </m:r>
                </m:sub>
              </m:sSub>
              <m:r>
                <m:rPr>
                  <m:sty m:val="p"/>
                </m:rPr>
                <m:t>+</m:t>
              </m:r>
              <m:r>
                <m:rPr>
                  <m:sty m:val="p"/>
                </m:rPr>
                <m:t>(</m:t>
              </m:r>
              <m:r>
                <m:rPr>
                  <m:sty m:val="bi"/>
                </m:rPr>
                <m:t>A</m:t>
              </m:r>
              <m:r>
                <m:rPr>
                  <m:sty m:val="bi"/>
                </m:rPr>
                <m:t>B</m:t>
              </m:r>
              <m:sSub>
                <m:e>
                  <m:r>
                    <m:rPr>
                      <m:sty m:val="p"/>
                    </m:rPr>
                    <m:t>)</m:t>
                  </m:r>
                </m:e>
                <m:sub>
                  <m:r>
                    <m:t>22</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2</m:t>
              </m:r>
              <m:r>
                <m:rPr>
                  <m:sty m:val="p"/>
                </m:rPr>
                <m:t>⋅</m:t>
              </m:r>
              <m:r>
                <m:t>2</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r>
                <m:t>1</m:t>
              </m:r>
              <m:r>
                <m:rPr>
                  <m:sty m:val="p"/>
                </m:rPr>
                <m:t>+</m:t>
              </m:r>
              <m:r>
                <m:t>3</m:t>
              </m:r>
              <m:r>
                <m:rPr>
                  <m:sty m:val="p"/>
                </m:rPr>
                <m:t>⋅</m:t>
              </m:r>
              <m:r>
                <m:t>1</m:t>
              </m:r>
              <m:r>
                <m:rPr>
                  <m:sty m:val="p"/>
                </m:rPr>
                <m:t>)</m:t>
              </m:r>
              <m:r>
                <m:t>&amp;</m:t>
              </m:r>
              <m:r>
                <m:t>&amp;</m:t>
              </m:r>
              <m:r>
                <m:rPr>
                  <m:nor/>
                  <m:sty m:val="p"/>
                </m:rPr>
                <m:t>(definition of matrix multiplication)</m:t>
              </m:r>
            </m:e>
            <m:e>
              <m:r>
                <m:t>&amp;</m:t>
              </m:r>
              <m:r>
                <m:rPr>
                  <m:sty m:val="p"/>
                </m:rPr>
                <m:t>=</m:t>
              </m:r>
              <m:r>
                <m:rPr>
                  <m:sty m:val="p"/>
                </m:rPr>
                <m:t>(</m:t>
              </m:r>
              <m:r>
                <m:t>1</m:t>
              </m:r>
              <m:r>
                <m:rPr>
                  <m:sty m:val="p"/>
                </m:rPr>
                <m:t>+</m:t>
              </m:r>
              <m:r>
                <m:t>4</m:t>
              </m:r>
              <m:r>
                <m:rPr>
                  <m:sty m:val="p"/>
                </m:rPr>
                <m:t>+</m:t>
              </m:r>
              <m:r>
                <m:t>0</m:t>
              </m:r>
              <m:r>
                <m:rPr>
                  <m:sty m:val="p"/>
                </m:rPr>
                <m:t>)</m:t>
              </m:r>
              <m:r>
                <m:rPr>
                  <m:sty m:val="p"/>
                </m:rPr>
                <m:t>+</m:t>
              </m:r>
              <m:r>
                <m:rPr>
                  <m:sty m:val="p"/>
                </m:rPr>
                <m:t>(</m:t>
              </m:r>
              <m:r>
                <m:t>0</m:t>
              </m:r>
              <m:r>
                <m:rPr>
                  <m:sty m:val="p"/>
                </m:rPr>
                <m:t>+</m:t>
              </m:r>
              <m:r>
                <m:t>1</m:t>
              </m:r>
              <m:r>
                <m:rPr>
                  <m:sty m:val="p"/>
                </m:rPr>
                <m:t>+</m:t>
              </m:r>
              <m:r>
                <m:t>3</m:t>
              </m:r>
              <m:r>
                <m:rPr>
                  <m:sty m:val="p"/>
                </m:rPr>
                <m:t>)</m:t>
              </m:r>
              <m:r>
                <m:t>&amp;</m:t>
              </m:r>
              <m:r>
                <m:t>&amp;</m:t>
              </m:r>
              <m:r>
                <m:rPr>
                  <m:nor/>
                  <m:sty m:val="p"/>
                </m:rPr>
                <m:t>(multiply)</m:t>
              </m:r>
            </m:e>
            <m:e>
              <m:r>
                <m:t>&amp;</m:t>
              </m:r>
              <m:r>
                <m:rPr>
                  <m:sty m:val="p"/>
                </m:rPr>
                <m:t>=</m:t>
              </m:r>
              <m:r>
                <m:t>5</m:t>
              </m:r>
              <m:r>
                <m:rPr>
                  <m:sty m:val="p"/>
                </m:rPr>
                <m:t>+</m:t>
              </m:r>
              <m:r>
                <m:t>4</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For</w:t>
      </w:r>
      <w:r>
        <w:t xml:space="preserve"> </w:t>
      </w:r>
      <m:oMath>
        <m:r>
          <m:rPr>
            <m:sty m:val="bi"/>
          </m:rPr>
          <m:t>B</m:t>
        </m:r>
        <m:r>
          <m:rPr>
            <m:sty m:val="bi"/>
          </m:rPr>
          <m:t>A</m:t>
        </m:r>
      </m:oMath>
      <w:r>
        <w:t xml:space="preserve">, which is</w:t>
      </w:r>
      <w:r>
        <w:t xml:space="preserve"> </w:t>
      </w:r>
      <m:oMath>
        <m:r>
          <m:t>3</m:t>
        </m:r>
        <m:r>
          <m:rPr>
            <m:sty m:val="p"/>
          </m:rPr>
          <m:t>×</m:t>
        </m:r>
        <m:r>
          <m:t>3</m:t>
        </m:r>
      </m:oMath>
      <w:r>
        <w:t xml:space="preserve">:</w:t>
      </w:r>
    </w:p>
    <w:p>
      <w:pPr>
        <w:pStyle w:val="BodyText"/>
      </w:pPr>
      <m:oMathPara>
        <m:oMathParaPr>
          <m:jc m:val="center"/>
        </m:oMathParaPr>
        <m:oMath>
          <m:eqArr>
            <m:e>
              <m:r>
                <m:rPr>
                  <m:sty m:val="p"/>
                </m:rPr>
                <m:t>tr</m:t>
              </m:r>
              <m:r>
                <m:rPr>
                  <m:sty m:val="p"/>
                </m:rPr>
                <m:t>(</m:t>
              </m:r>
              <m:r>
                <m:rPr>
                  <m:sty m:val="bi"/>
                </m:rPr>
                <m:t>B</m:t>
              </m:r>
              <m:r>
                <m:rPr>
                  <m:sty m:val="bi"/>
                </m:rPr>
                <m:t>A</m:t>
              </m:r>
              <m:r>
                <m:rPr>
                  <m:sty m:val="p"/>
                </m:rPr>
                <m:t>)</m:t>
              </m:r>
              <m:r>
                <m:t>&amp;</m:t>
              </m:r>
              <m:r>
                <m:rPr>
                  <m:sty m:val="p"/>
                </m:rPr>
                <m:t>=</m:t>
              </m:r>
              <m:r>
                <m:rPr>
                  <m:sty m:val="p"/>
                </m:rPr>
                <m:t>(</m:t>
              </m:r>
              <m:r>
                <m:rPr>
                  <m:sty m:val="bi"/>
                </m:rPr>
                <m:t>B</m:t>
              </m:r>
              <m:r>
                <m:rPr>
                  <m:sty m:val="bi"/>
                </m:rPr>
                <m:t>A</m:t>
              </m:r>
              <m:sSub>
                <m:e>
                  <m:r>
                    <m:rPr>
                      <m:sty m:val="p"/>
                    </m:rPr>
                    <m:t>)</m:t>
                  </m:r>
                </m:e>
                <m:sub>
                  <m:r>
                    <m:t>11</m:t>
                  </m:r>
                </m:sub>
              </m:sSub>
              <m:r>
                <m:rPr>
                  <m:sty m:val="p"/>
                </m:rPr>
                <m:t>+</m:t>
              </m:r>
              <m:r>
                <m:rPr>
                  <m:sty m:val="p"/>
                </m:rPr>
                <m:t>(</m:t>
              </m:r>
              <m:r>
                <m:rPr>
                  <m:sty m:val="bi"/>
                </m:rPr>
                <m:t>B</m:t>
              </m:r>
              <m:r>
                <m:rPr>
                  <m:sty m:val="bi"/>
                </m:rPr>
                <m:t>A</m:t>
              </m:r>
              <m:sSub>
                <m:e>
                  <m:r>
                    <m:rPr>
                      <m:sty m:val="p"/>
                    </m:rPr>
                    <m:t>)</m:t>
                  </m:r>
                </m:e>
                <m:sub>
                  <m:r>
                    <m:t>22</m:t>
                  </m:r>
                </m:sub>
              </m:sSub>
              <m:r>
                <m:rPr>
                  <m:sty m:val="p"/>
                </m:rPr>
                <m:t>+</m:t>
              </m:r>
              <m:r>
                <m:rPr>
                  <m:sty m:val="p"/>
                </m:rPr>
                <m:t>(</m:t>
              </m:r>
              <m:r>
                <m:rPr>
                  <m:sty m:val="bi"/>
                </m:rPr>
                <m:t>B</m:t>
              </m:r>
              <m:r>
                <m:rPr>
                  <m:sty m:val="bi"/>
                </m:rPr>
                <m:t>A</m:t>
              </m:r>
              <m:sSub>
                <m:e>
                  <m:r>
                    <m:rPr>
                      <m:sty m:val="p"/>
                    </m:rPr>
                    <m:t>)</m:t>
                  </m:r>
                </m:e>
                <m:sub>
                  <m:r>
                    <m:t>33</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0</m:t>
              </m:r>
              <m:r>
                <m:rPr>
                  <m:sty m:val="p"/>
                </m:rPr>
                <m:t>⋅</m:t>
              </m:r>
              <m:r>
                <m:t>0</m:t>
              </m:r>
              <m:r>
                <m:rPr>
                  <m:sty m:val="p"/>
                </m:rPr>
                <m:t>)</m:t>
              </m:r>
              <m:r>
                <m:rPr>
                  <m:sty m:val="p"/>
                </m:rPr>
                <m:t>+</m:t>
              </m:r>
              <m:r>
                <m:rPr>
                  <m:sty m:val="p"/>
                </m:rPr>
                <m:t>(</m:t>
              </m:r>
              <m:r>
                <m:t>2</m:t>
              </m:r>
              <m:r>
                <m:rPr>
                  <m:sty m:val="p"/>
                </m:rPr>
                <m:t>⋅</m:t>
              </m:r>
              <m:r>
                <m:t>2</m:t>
              </m:r>
              <m:r>
                <m:rPr>
                  <m:sty m:val="p"/>
                </m:rPr>
                <m:t>+</m:t>
              </m:r>
              <m:r>
                <m:t>1</m:t>
              </m:r>
              <m:r>
                <m:rPr>
                  <m:sty m:val="p"/>
                </m:rPr>
                <m:t>⋅</m:t>
              </m:r>
              <m:r>
                <m:t>1</m:t>
              </m:r>
              <m:r>
                <m:rPr>
                  <m:sty m:val="p"/>
                </m:rPr>
                <m:t>)</m:t>
              </m:r>
              <m:r>
                <m:rPr>
                  <m:sty m:val="p"/>
                </m:rPr>
                <m:t>+</m:t>
              </m:r>
              <m:r>
                <m:rPr>
                  <m:sty m:val="p"/>
                </m:rPr>
                <m:t>(</m:t>
              </m:r>
              <m:r>
                <m:t>0</m:t>
              </m:r>
              <m:r>
                <m:rPr>
                  <m:sty m:val="p"/>
                </m:rPr>
                <m:t>⋅</m:t>
              </m:r>
              <m:r>
                <m:t>0</m:t>
              </m:r>
              <m:r>
                <m:rPr>
                  <m:sty m:val="p"/>
                </m:rPr>
                <m:t>+</m:t>
              </m:r>
              <m:r>
                <m:t>1</m:t>
              </m:r>
              <m:r>
                <m:rPr>
                  <m:sty m:val="p"/>
                </m:rPr>
                <m:t>⋅</m:t>
              </m:r>
              <m:r>
                <m:t>3</m:t>
              </m:r>
              <m:r>
                <m:rPr>
                  <m:sty m:val="p"/>
                </m:rPr>
                <m:t>)</m:t>
              </m:r>
              <m:r>
                <m:t>&amp;</m:t>
              </m:r>
              <m:r>
                <m:t>&amp;</m:t>
              </m:r>
              <m:r>
                <m:rPr>
                  <m:nor/>
                  <m:sty m:val="p"/>
                </m:rPr>
                <m:t>(definition of matrix multiplication)</m:t>
              </m:r>
            </m:e>
            <m:e>
              <m:r>
                <m:t>&amp;</m:t>
              </m:r>
              <m:r>
                <m:rPr>
                  <m:sty m:val="p"/>
                </m:rPr>
                <m:t>=</m:t>
              </m:r>
              <m:r>
                <m:rPr>
                  <m:sty m:val="p"/>
                </m:rPr>
                <m:t>(</m:t>
              </m:r>
              <m:r>
                <m:t>1</m:t>
              </m:r>
              <m:r>
                <m:rPr>
                  <m:sty m:val="p"/>
                </m:rPr>
                <m:t>+</m:t>
              </m:r>
              <m:r>
                <m:t>0</m:t>
              </m:r>
              <m:r>
                <m:rPr>
                  <m:sty m:val="p"/>
                </m:rPr>
                <m:t>)</m:t>
              </m:r>
              <m:r>
                <m:rPr>
                  <m:sty m:val="p"/>
                </m:rPr>
                <m:t>+</m:t>
              </m:r>
              <m:r>
                <m:rPr>
                  <m:sty m:val="p"/>
                </m:rPr>
                <m:t>(</m:t>
              </m:r>
              <m:r>
                <m:t>4</m:t>
              </m:r>
              <m:r>
                <m:rPr>
                  <m:sty m:val="p"/>
                </m:rPr>
                <m:t>+</m:t>
              </m:r>
              <m:r>
                <m:t>1</m:t>
              </m:r>
              <m:r>
                <m:rPr>
                  <m:sty m:val="p"/>
                </m:rPr>
                <m:t>)</m:t>
              </m:r>
              <m:r>
                <m:rPr>
                  <m:sty m:val="p"/>
                </m:rPr>
                <m:t>+</m:t>
              </m:r>
              <m:r>
                <m:rPr>
                  <m:sty m:val="p"/>
                </m:rPr>
                <m:t>(</m:t>
              </m:r>
              <m:r>
                <m:t>0</m:t>
              </m:r>
              <m:r>
                <m:rPr>
                  <m:sty m:val="p"/>
                </m:rPr>
                <m:t>+</m:t>
              </m:r>
              <m:r>
                <m:t>3</m:t>
              </m:r>
              <m:r>
                <m:rPr>
                  <m:sty m:val="p"/>
                </m:rPr>
                <m:t>)</m:t>
              </m:r>
              <m:r>
                <m:t>&amp;</m:t>
              </m:r>
              <m:r>
                <m:t>&amp;</m:t>
              </m:r>
              <m:r>
                <m:rPr>
                  <m:nor/>
                  <m:sty m:val="p"/>
                </m:rPr>
                <m:t>(multiply)</m:t>
              </m:r>
            </m:e>
            <m:e>
              <m:r>
                <m:t>&amp;</m:t>
              </m:r>
              <m:r>
                <m:rPr>
                  <m:sty m:val="p"/>
                </m:rPr>
                <m:t>=</m:t>
              </m:r>
              <m:r>
                <m:t>1</m:t>
              </m:r>
              <m:r>
                <m:rPr>
                  <m:sty m:val="p"/>
                </m:rPr>
                <m:t>+</m:t>
              </m:r>
              <m:r>
                <m:t>5</m:t>
              </m:r>
              <m:r>
                <m:rPr>
                  <m:sty m:val="p"/>
                </m:rPr>
                <m:t>+</m:t>
              </m:r>
              <m:r>
                <m:t>3</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The products have different sizes, but their traces agree.</w:t>
      </w:r>
    </w:p>
    <w:bookmarkEnd w:id="422"/>
    <w:bookmarkStart w:id="423" w:name="rem-trace-cyclic-triple"/>
    <w:p>
      <w:pPr>
        <w:pStyle w:val="BodyText"/>
      </w:pPr>
      <w:r>
        <w:rPr>
          <w:i/>
          <w:iCs/>
        </w:rPr>
        <w:t xml:space="preserve">Remark 25</w:t>
      </w:r>
      <w:r>
        <w:t xml:space="preserve"> (Moving a factor of a triple product).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r>
        <w:t xml:space="preserve"> </w:t>
      </w:r>
      <m:oMath>
        <m:r>
          <m:rPr>
            <m:sty m:val="bi"/>
          </m:rPr>
          <m:t>B</m:t>
        </m:r>
      </m:oMath>
      <w:r>
        <w:t xml:space="preserve"> </w:t>
      </w:r>
      <w:r>
        <w:t xml:space="preserve">be</w:t>
      </w:r>
      <w:r>
        <w:t xml:space="preserve"> </w:t>
      </w:r>
      <m:oMath>
        <m:r>
          <m:t>n</m:t>
        </m:r>
        <m:r>
          <m:rPr>
            <m:sty m:val="p"/>
          </m:rPr>
          <m:t>×</m:t>
        </m:r>
        <m:r>
          <m:t>k</m:t>
        </m:r>
      </m:oMath>
      <w:r>
        <w:t xml:space="preserve">,</w:t>
      </w:r>
      <w:r>
        <w:t xml:space="preserve"> </w:t>
      </w:r>
      <w:r>
        <w:t xml:space="preserve">and</w:t>
      </w:r>
      <w:r>
        <w:t xml:space="preserve"> </w:t>
      </w:r>
      <m:oMath>
        <m:r>
          <m:rPr>
            <m:sty m:val="bi"/>
          </m:rPr>
          <m:t>C</m:t>
        </m:r>
      </m:oMath>
      <w:r>
        <w:t xml:space="preserve"> </w:t>
      </w:r>
      <w:r>
        <w:t xml:space="preserve">be</w:t>
      </w:r>
      <w:r>
        <w:t xml:space="preserve"> </w:t>
      </w:r>
      <m:oMath>
        <m:r>
          <m:t>k</m:t>
        </m:r>
        <m:r>
          <m:rPr>
            <m:sty m:val="p"/>
          </m:rPr>
          <m:t>×</m:t>
        </m:r>
        <m:r>
          <m:t>m</m:t>
        </m:r>
      </m:oMath>
      <w:r>
        <w:t xml:space="preserve">,</w:t>
      </w:r>
      <w:r>
        <w:t xml:space="preserve"> </w:t>
      </w:r>
      <w:r>
        <w:t xml:space="preserve">so that</w:t>
      </w:r>
      <w:r>
        <w:t xml:space="preserve"> </w:t>
      </w:r>
      <m:oMath>
        <m:r>
          <m:rPr>
            <m:sty m:val="bi"/>
          </m:rPr>
          <m:t>A</m:t>
        </m:r>
        <m:r>
          <m:rPr>
            <m:sty m:val="bi"/>
          </m:rPr>
          <m:t>B</m:t>
        </m:r>
      </m:oMath>
      <w:r>
        <w:t xml:space="preserve"> </w:t>
      </w:r>
      <w:r>
        <w:t xml:space="preserve">is</w:t>
      </w:r>
      <w:r>
        <w:t xml:space="preserve"> </w:t>
      </w:r>
      <m:oMath>
        <m:r>
          <m:t>m</m:t>
        </m:r>
        <m:r>
          <m:rPr>
            <m:sty m:val="p"/>
          </m:rPr>
          <m:t>×</m:t>
        </m:r>
        <m:r>
          <m:t>k</m:t>
        </m:r>
      </m:oMath>
      <w:r>
        <w:t xml:space="preserve"> </w:t>
      </w:r>
      <w:r>
        <w:t xml:space="preserve">and</w:t>
      </w:r>
      <w:r>
        <w:t xml:space="preserve"> </w:t>
      </w:r>
      <m:oMath>
        <m:r>
          <m:rPr>
            <m:sty m:val="bi"/>
          </m:rPr>
          <m:t>A</m:t>
        </m:r>
        <m:r>
          <m:rPr>
            <m:sty m:val="bi"/>
          </m:rPr>
          <m:t>B</m:t>
        </m:r>
        <m:r>
          <m:rPr>
            <m:sty m:val="bi"/>
          </m:rPr>
          <m:t>C</m:t>
        </m:r>
      </m:oMath>
      <w:r>
        <w:t xml:space="preserve"> </w:t>
      </w:r>
      <w:r>
        <w:t xml:space="preserve">is square.</w:t>
      </w:r>
      <w:r>
        <w:t xml:space="preserve"> </w:t>
      </w:r>
      <w:r>
        <w:t xml:space="preserve">Applying</w:t>
      </w:r>
      <w:r>
        <w:t xml:space="preserve"> </w:t>
      </w:r>
      <w:hyperlink w:anchor="thm-trace-cyclic">
        <w:r>
          <w:rPr>
            <w:rStyle w:val="Hyperlink"/>
          </w:rPr>
          <w:t xml:space="preserve">Theorem 69</w:t>
        </w:r>
      </w:hyperlink>
      <w:r>
        <w:t xml:space="preserve"> </w:t>
      </w:r>
      <w:r>
        <w:t xml:space="preserve">to the</w:t>
      </w:r>
      <w:r>
        <w:t xml:space="preserve"> </w:t>
      </w:r>
      <m:oMath>
        <m:r>
          <m:t>m</m:t>
        </m:r>
        <m:r>
          <m:rPr>
            <m:sty m:val="p"/>
          </m:rPr>
          <m:t>×</m:t>
        </m:r>
        <m:r>
          <m:t>k</m:t>
        </m:r>
      </m:oMath>
      <w:r>
        <w:t xml:space="preserve"> </w:t>
      </w:r>
      <w:r>
        <w:t xml:space="preserve">matrix</w:t>
      </w:r>
      <w:r>
        <w:t xml:space="preserve"> </w:t>
      </w:r>
      <m:oMath>
        <m:r>
          <m:rPr>
            <m:sty m:val="bi"/>
          </m:rPr>
          <m:t>A</m:t>
        </m:r>
        <m:r>
          <m:rPr>
            <m:sty m:val="bi"/>
          </m:rPr>
          <m:t>B</m:t>
        </m:r>
      </m:oMath>
      <w:r>
        <w:t xml:space="preserve"> </w:t>
      </w:r>
      <w:r>
        <w:t xml:space="preserve">and the</w:t>
      </w:r>
      <w:r>
        <w:t xml:space="preserve"> </w:t>
      </w:r>
      <m:oMath>
        <m:r>
          <m:t>k</m:t>
        </m:r>
        <m:r>
          <m:rPr>
            <m:sty m:val="p"/>
          </m:rPr>
          <m:t>×</m:t>
        </m:r>
        <m:r>
          <m:t>m</m:t>
        </m:r>
      </m:oMath>
      <w:r>
        <w:t xml:space="preserve"> </w:t>
      </w:r>
      <w:r>
        <w:t xml:space="preserve">matrix</w:t>
      </w:r>
      <w:r>
        <w:t xml:space="preserve"> </w:t>
      </w:r>
      <m:oMath>
        <m:r>
          <m:rPr>
            <m:sty m:val="bi"/>
          </m:rPr>
          <m:t>C</m:t>
        </m:r>
      </m:oMath>
      <w:r>
        <w:t xml:space="preserve"> </w:t>
      </w:r>
      <w:r>
        <w:t xml:space="preserve">moves the last factor of the triple product to the front</w:t>
      </w:r>
      <w:r>
        <w:t xml:space="preserve"> </w:t>
      </w:r>
      <w:r>
        <w:t xml:space="preserve">(Banerjee and Roy 2014, chap. 1, Theorem 1.5 and eq. 1.17, p. 19)</w:t>
      </w:r>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rPr>
                  <m:sty m:val="p"/>
                </m:rPr>
                <m:t>tr</m:t>
              </m:r>
              <m:r>
                <m:t>​</m:t>
              </m:r>
              <m:d>
                <m:dPr>
                  <m:begChr m:val="("/>
                  <m:sepChr m:val=""/>
                  <m:endChr m:val=")"/>
                  <m:grow/>
                </m:dPr>
                <m:e>
                  <m:r>
                    <m:rPr>
                      <m:sty m:val="p"/>
                    </m:rPr>
                    <m:t>(</m:t>
                  </m:r>
                  <m:r>
                    <m:rPr>
                      <m:sty m:val="bi"/>
                    </m:rPr>
                    <m:t>A</m:t>
                  </m:r>
                  <m:r>
                    <m:rPr>
                      <m:sty m:val="bi"/>
                    </m:rPr>
                    <m:t>B</m:t>
                  </m:r>
                  <m:r>
                    <m:rPr>
                      <m:sty m:val="p"/>
                    </m:rPr>
                    <m:t>)</m:t>
                  </m:r>
                  <m:r>
                    <m:t> </m:t>
                  </m:r>
                  <m:r>
                    <m:rPr>
                      <m:sty m:val="bi"/>
                    </m:rPr>
                    <m:t>C</m:t>
                  </m:r>
                </m:e>
              </m:d>
              <m:r>
                <m:t>​</m:t>
              </m:r>
              <m:r>
                <m:t>&amp;</m:t>
              </m:r>
              <m:r>
                <m:t>&amp;</m:t>
              </m:r>
              <m:r>
                <m:rPr>
                  <m:nor/>
                  <m:sty m:val="p"/>
                </m:rPr>
                <m:t>(matrix multiplication is associative)</m:t>
              </m:r>
            </m:e>
            <m:e>
              <m:r>
                <m:t>&amp;</m:t>
              </m:r>
              <m:r>
                <m:rPr>
                  <m:sty m:val="p"/>
                </m:rPr>
                <m:t>=</m:t>
              </m:r>
              <m:r>
                <m:rPr>
                  <m:sty m:val="p"/>
                </m:rPr>
                <m:t>tr</m:t>
              </m:r>
              <m:r>
                <m:t>​</m:t>
              </m:r>
              <m:d>
                <m:dPr>
                  <m:begChr m:val="("/>
                  <m:sepChr m:val=""/>
                  <m:endChr m:val=")"/>
                  <m:grow/>
                </m:dPr>
                <m:e>
                  <m:r>
                    <m:rPr>
                      <m:sty m:val="bi"/>
                    </m:rPr>
                    <m:t>C</m:t>
                  </m:r>
                  <m:r>
                    <m:t> </m:t>
                  </m:r>
                  <m:r>
                    <m:rPr>
                      <m:sty m:val="p"/>
                    </m:rPr>
                    <m:t>(</m:t>
                  </m:r>
                  <m:r>
                    <m:rPr>
                      <m:sty m:val="bi"/>
                    </m:rPr>
                    <m:t>A</m:t>
                  </m:r>
                  <m:r>
                    <m:rPr>
                      <m:sty m:val="bi"/>
                    </m:rPr>
                    <m:t>B</m:t>
                  </m:r>
                  <m:r>
                    <m:rPr>
                      <m:sty m:val="p"/>
                    </m:rPr>
                    <m:t>)</m:t>
                  </m:r>
                </m:e>
              </m:d>
              <m:r>
                <m:t>​</m:t>
              </m:r>
              <m:r>
                <m:t>&amp;</m:t>
              </m:r>
              <m:r>
                <m:t>&amp;</m:t>
              </m:r>
              <m:r>
                <m:rPr>
                  <m:nor/>
                  <m:sty m:val="p"/>
                </m:rPr>
                <m:t>(the theorem, applied to the two factors </m:t>
              </m:r>
              <m:r>
                <m:rPr>
                  <m:sty m:val="bi"/>
                </m:rPr>
                <m:t>A</m:t>
              </m:r>
              <m:r>
                <m:rPr>
                  <m:sty m:val="bi"/>
                </m:rPr>
                <m:t>B</m:t>
              </m:r>
              <m:r>
                <m:rPr>
                  <m:nor/>
                  <m:sty m:val="p"/>
                </m:rPr>
                <m:t> and </m:t>
              </m:r>
              <m:r>
                <m:rPr>
                  <m:sty m:val="bi"/>
                </m:rPr>
                <m:t>C</m:t>
              </m:r>
              <m:r>
                <m:rPr>
                  <m:nor/>
                  <m:sty m:val="p"/>
                </m:rPr>
                <m:t>)</m:t>
              </m:r>
            </m:e>
            <m:e>
              <m:r>
                <m:t>&amp;</m:t>
              </m:r>
              <m:r>
                <m:rPr>
                  <m:sty m:val="p"/>
                </m:rPr>
                <m:t>=</m:t>
              </m:r>
              <m:r>
                <m:rPr>
                  <m:sty m:val="p"/>
                </m:rPr>
                <m:t>tr</m:t>
              </m:r>
              <m:r>
                <m:rPr>
                  <m:sty m:val="p"/>
                </m:rPr>
                <m:t>(</m:t>
              </m:r>
              <m:r>
                <m:rPr>
                  <m:sty m:val="bi"/>
                </m:rPr>
                <m:t>C</m:t>
              </m:r>
              <m:r>
                <m:rPr>
                  <m:sty m:val="bi"/>
                </m:rPr>
                <m:t>A</m:t>
              </m:r>
              <m:r>
                <m:rPr>
                  <m:sty m:val="bi"/>
                </m:rPr>
                <m:t>B</m:t>
              </m:r>
              <m:r>
                <m:rPr>
                  <m:sty m:val="p"/>
                </m:rPr>
                <m:t>)</m:t>
              </m:r>
              <m:r>
                <m:t>&amp;</m:t>
              </m:r>
              <m:r>
                <m:t>&amp;</m:t>
              </m:r>
              <m:r>
                <m:rPr>
                  <m:nor/>
                  <m:sty m:val="p"/>
                </m:rPr>
                <m:t>(matrix multiplication is associative)</m:t>
              </m:r>
            </m:e>
          </m:eqArr>
        </m:oMath>
      </m:oMathPara>
    </w:p>
    <w:p>
      <w:pPr>
        <w:pStyle w:val="FirstParagraph"/>
      </w:pPr>
      <w:r>
        <w:t xml:space="preserve">For example, 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m:oMathPara>
    </w:p>
    <w:p>
      <w:pPr>
        <w:pStyle w:val="FirstParagraph"/>
      </w:pPr>
      <w:r>
        <w:t xml:space="preserve">Then</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r>
            <m:t>  </m:t>
          </m:r>
          <m:r>
            <m:rPr>
              <m:sty m:val="bi"/>
            </m:rPr>
            <m:t>C</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0</m:t>
                    </m:r>
                  </m:e>
                  <m:e>
                    <m:r>
                      <m:t>0</m:t>
                    </m:r>
                    <m:r>
                      <m:rPr>
                        <m:sty m:val="p"/>
                      </m:rPr>
                      <m:t>⋅</m:t>
                    </m:r>
                    <m:r>
                      <m:t>2</m:t>
                    </m:r>
                    <m:r>
                      <m:rPr>
                        <m:sty m:val="p"/>
                      </m:rPr>
                      <m:t>+</m:t>
                    </m:r>
                    <m:r>
                      <m:t>1</m:t>
                    </m:r>
                    <m:r>
                      <m:rPr>
                        <m:sty m:val="p"/>
                      </m:rPr>
                      <m:t>⋅</m:t>
                    </m:r>
                    <m:r>
                      <m:t>1</m:t>
                    </m:r>
                  </m:e>
                </m:mr>
                <m:mr>
                  <m:e>
                    <m:r>
                      <m:t>1</m:t>
                    </m:r>
                    <m:r>
                      <m:rPr>
                        <m:sty m:val="p"/>
                      </m:rPr>
                      <m:t>⋅</m:t>
                    </m:r>
                    <m:r>
                      <m:t>1</m:t>
                    </m:r>
                    <m:r>
                      <m:rPr>
                        <m:sty m:val="p"/>
                      </m:rPr>
                      <m:t>+</m:t>
                    </m:r>
                    <m:r>
                      <m:t>0</m:t>
                    </m:r>
                    <m:r>
                      <m:rPr>
                        <m:sty m:val="p"/>
                      </m:rPr>
                      <m:t>⋅</m:t>
                    </m:r>
                    <m:r>
                      <m:t>0</m:t>
                    </m:r>
                  </m:e>
                  <m:e>
                    <m:r>
                      <m:t>1</m:t>
                    </m:r>
                    <m:r>
                      <m:rPr>
                        <m:sty m:val="p"/>
                      </m:rPr>
                      <m:t>⋅</m:t>
                    </m:r>
                    <m:r>
                      <m:t>2</m:t>
                    </m:r>
                    <m:r>
                      <m:rPr>
                        <m:sty m:val="p"/>
                      </m:rPr>
                      <m:t>+</m:t>
                    </m:r>
                    <m:r>
                      <m:t>0</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2</m:t>
                    </m:r>
                  </m:e>
                </m:mr>
              </m:m>
            </m:e>
          </m:d>
        </m:oMath>
      </m:oMathPara>
    </w:p>
    <w:p>
      <w:pPr>
        <w:pStyle w:val="FirstParagraph"/>
      </w:pPr>
      <w:r>
        <w:t xml:space="preserve">so</w:t>
      </w:r>
    </w:p>
    <w:p>
      <w:pPr>
        <w:pStyle w:val="BodyText"/>
      </w:pPr>
      <m:oMathPara>
        <m:oMathParaPr>
          <m:jc m:val="center"/>
        </m:oMathParaPr>
        <m:oMath>
          <m:r>
            <m:rPr>
              <m:sty m:val="p"/>
            </m:rPr>
            <m:t>(</m:t>
          </m:r>
          <m:r>
            <m:rPr>
              <m:sty m:val="bi"/>
            </m:rPr>
            <m:t>A</m:t>
          </m:r>
          <m:r>
            <m:rPr>
              <m:sty m:val="bi"/>
            </m:rPr>
            <m:t>B</m:t>
          </m:r>
          <m:r>
            <m:rPr>
              <m:sty m:val="p"/>
            </m:rPr>
            <m:t>)</m:t>
          </m:r>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r>
                      <m:rPr>
                        <m:sty m:val="p"/>
                      </m:rPr>
                      <m:t>+</m:t>
                    </m:r>
                    <m:r>
                      <m:t>2</m:t>
                    </m:r>
                    <m:r>
                      <m:rPr>
                        <m:sty m:val="p"/>
                      </m:rPr>
                      <m:t>⋅</m:t>
                    </m:r>
                    <m:r>
                      <m:t>1</m:t>
                    </m:r>
                  </m:e>
                  <m:e>
                    <m:r>
                      <m:t>3</m:t>
                    </m:r>
                    <m:r>
                      <m:rPr>
                        <m:sty m:val="p"/>
                      </m:rPr>
                      <m:t>⋅</m:t>
                    </m:r>
                    <m:r>
                      <m:t>1</m:t>
                    </m:r>
                    <m:r>
                      <m:rPr>
                        <m:sty m:val="p"/>
                      </m:rPr>
                      <m:t>+</m:t>
                    </m:r>
                    <m:r>
                      <m:t>2</m:t>
                    </m:r>
                    <m:r>
                      <m:rPr>
                        <m:sty m:val="p"/>
                      </m:rPr>
                      <m:t>⋅</m:t>
                    </m:r>
                    <m:r>
                      <m:t>0</m:t>
                    </m:r>
                  </m:e>
                </m:mr>
                <m:mr>
                  <m:e>
                    <m:r>
                      <m:t>1</m:t>
                    </m:r>
                    <m:r>
                      <m:rPr>
                        <m:sty m:val="p"/>
                      </m:rPr>
                      <m:t>⋅</m:t>
                    </m:r>
                    <m:r>
                      <m:t>0</m:t>
                    </m:r>
                    <m:r>
                      <m:rPr>
                        <m:sty m:val="p"/>
                      </m:rPr>
                      <m:t>+</m:t>
                    </m:r>
                    <m:r>
                      <m:t>1</m:t>
                    </m:r>
                    <m:r>
                      <m:rPr>
                        <m:sty m:val="p"/>
                      </m:rPr>
                      <m:t>⋅</m:t>
                    </m:r>
                    <m:r>
                      <m:t>1</m:t>
                    </m:r>
                  </m:e>
                  <m:e>
                    <m:r>
                      <m:t>1</m:t>
                    </m:r>
                    <m:r>
                      <m:rPr>
                        <m:sty m:val="p"/>
                      </m:rPr>
                      <m:t>⋅</m:t>
                    </m:r>
                    <m:r>
                      <m:t>1</m:t>
                    </m:r>
                    <m:r>
                      <m:rPr>
                        <m:sty m:val="p"/>
                      </m:rPr>
                      <m:t>+</m:t>
                    </m:r>
                    <m:r>
                      <m:t>1</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3</m:t>
                    </m:r>
                  </m:e>
                </m:mr>
                <m:mr>
                  <m:e>
                    <m:r>
                      <m:t>1</m:t>
                    </m:r>
                  </m:e>
                  <m:e>
                    <m:r>
                      <m:t>1</m:t>
                    </m:r>
                  </m:e>
                </m:mr>
              </m:m>
            </m:e>
          </m:d>
          <m:r>
            <m:t>  </m:t>
          </m:r>
          <m:r>
            <m:rPr>
              <m:sty m:val="p"/>
            </m:rPr>
            <m:t>(</m:t>
          </m:r>
          <m:r>
            <m:rPr>
              <m:sty m:val="bi"/>
            </m:rPr>
            <m:t>C</m:t>
          </m:r>
          <m:r>
            <m:rPr>
              <m:sty m:val="bi"/>
            </m:rPr>
            <m:t>A</m:t>
          </m:r>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3</m:t>
                    </m:r>
                  </m:e>
                  <m:e>
                    <m:r>
                      <m:t>2</m:t>
                    </m:r>
                  </m:e>
                </m:mr>
              </m:m>
            </m:e>
          </m:d>
        </m:oMath>
      </m:oMathPara>
    </w:p>
    <w:p>
      <w:pPr>
        <w:pStyle w:val="FirstParagraph"/>
      </w:pPr>
      <w:r>
        <w:t xml:space="preserve">and both traces are the same: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t>2</m:t>
              </m:r>
              <m:r>
                <m:rPr>
                  <m:sty m:val="p"/>
                </m:rPr>
                <m:t>+</m:t>
              </m:r>
              <m:r>
                <m:t>1</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rPr>
                  <m:sty m:val="p"/>
                </m:rPr>
                <m:t>tr</m:t>
              </m:r>
              <m:r>
                <m:rPr>
                  <m:sty m:val="p"/>
                </m:rPr>
                <m:t>(</m:t>
              </m:r>
              <m:r>
                <m:rPr>
                  <m:sty m:val="bi"/>
                </m:rPr>
                <m:t>C</m:t>
              </m:r>
              <m:r>
                <m:rPr>
                  <m:sty m:val="bi"/>
                </m:rPr>
                <m:t>A</m:t>
              </m:r>
              <m:r>
                <m:rPr>
                  <m:sty m:val="bi"/>
                </m:rPr>
                <m:t>B</m:t>
              </m:r>
              <m:r>
                <m:rPr>
                  <m:sty m:val="p"/>
                </m:rPr>
                <m:t>)</m:t>
              </m:r>
              <m:r>
                <m:t>&amp;</m:t>
              </m:r>
              <m:r>
                <m:rPr>
                  <m:sty m:val="p"/>
                </m:rPr>
                <m:t>=</m:t>
              </m:r>
              <m:r>
                <m:t>1</m:t>
              </m:r>
              <m:r>
                <m:rPr>
                  <m:sty m:val="p"/>
                </m:rPr>
                <m:t>+</m:t>
              </m:r>
              <m:r>
                <m:t>2</m:t>
              </m:r>
            </m:e>
            <m:e>
              <m:r>
                <m:t>&amp;</m:t>
              </m:r>
              <m:r>
                <m:rPr>
                  <m:sty m:val="p"/>
                </m:rPr>
                <m:t>=</m:t>
              </m:r>
              <m:r>
                <m:t>3</m:t>
              </m:r>
              <m:r>
                <m:rPr>
                  <m:sty m:val="p"/>
                </m:rPr>
                <m:t>.</m:t>
              </m:r>
            </m:e>
          </m:eqArr>
        </m:oMath>
      </m:oMathPara>
    </w:p>
    <w:bookmarkEnd w:id="423"/>
    <w:bookmarkStart w:id="424" w:name="def-matrix-inner-product"/>
    <w:p>
      <w:pPr>
        <w:pStyle w:val="FirstParagraph"/>
      </w:pPr>
      <w:r>
        <w:rPr>
          <w:b/>
          <w:bCs/>
        </w:rPr>
        <w:t xml:space="preserve">Definition 80 (Matrix inner product)</w:t>
      </w:r>
      <w:r>
        <w:t xml:space="preserve"> </w:t>
      </w:r>
      <w:r>
        <w:t xml:space="preserve">The</w:t>
      </w:r>
      <w:r>
        <w:t xml:space="preserve"> </w:t>
      </w:r>
      <w:r>
        <w:rPr>
          <w:b/>
          <w:bCs/>
        </w:rPr>
        <w:t xml:space="preserve">inner product</w:t>
      </w:r>
      <w:r>
        <w:t xml:space="preserve"> </w:t>
      </w:r>
      <w:r>
        <w:t xml:space="preserve">of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is</w:t>
      </w:r>
    </w:p>
    <w:p>
      <w:pPr>
        <w:pStyle w:val="BodyText"/>
      </w:pPr>
      <m:oMathPara>
        <m:oMathParaPr>
          <m:jc m:val="center"/>
        </m:oMathParaPr>
        <m:oMath>
          <m:d>
            <m:dPr>
              <m:begChr m:val="⟨"/>
              <m:sepChr m:val=""/>
              <m:endChr m:val="⟩"/>
              <m:grow/>
            </m:dPr>
            <m:e>
              <m:r>
                <m:rPr>
                  <m:sty m:val="bi"/>
                </m:rPr>
                <m:t>A</m:t>
              </m:r>
              <m:r>
                <m:rPr>
                  <m:sty m:val="p"/>
                </m:rPr>
                <m:t>,</m:t>
              </m:r>
              <m:r>
                <m:rPr>
                  <m:sty m:val="bi"/>
                </m:rPr>
                <m:t>B</m:t>
              </m:r>
            </m:e>
          </m:d>
          <m:limUpp>
            <m:e>
              <m:r>
                <m:rPr>
                  <m:sty m:val="p"/>
                </m:rPr>
                <m:t>=</m:t>
              </m:r>
            </m:e>
            <m:lim>
              <m:r>
                <m:rPr>
                  <m:nor/>
                  <m:sty m:val="p"/>
                </m:rPr>
                <m:t>def</m:t>
              </m:r>
            </m:lim>
          </m:limUpp>
          <m:r>
            <m:rPr>
              <m:sty m:val="p"/>
            </m:rPr>
            <m:t>tr</m:t>
          </m:r>
          <m:r>
            <m:t>​</m:t>
          </m:r>
          <m:d>
            <m:dPr>
              <m:begChr m:val="("/>
              <m:sepChr m:val=""/>
              <m:endChr m:val=")"/>
              <m:grow/>
            </m:dPr>
            <m:e>
              <m:limLow>
                <m:e>
                  <m:limLow>
                    <m:e>
                      <m:sSup>
                        <m:e>
                          <m:r>
                            <m:rPr>
                              <m:sty m:val="bi"/>
                            </m:rPr>
                            <m:t>A</m:t>
                          </m:r>
                        </m:e>
                        <m:sup>
                          <m:r>
                            <m:rPr>
                              <m:sty m:val="p"/>
                            </m:rPr>
                            <m:t>⊤</m:t>
                          </m:r>
                        </m:sup>
                      </m:sSup>
                      <m:r>
                        <m:rPr>
                          <m:sty m:val="bi"/>
                        </m:rPr>
                        <m:t>B</m:t>
                      </m:r>
                    </m:e>
                    <m:lim>
                      <m:r>
                        <m:rPr>
                          <m:sty m:val="p"/>
                        </m:rPr>
                        <m:t>⏟</m:t>
                      </m:r>
                    </m:lim>
                  </m:limLow>
                </m:e>
                <m:lim>
                  <m:r>
                    <m:t>p</m:t>
                  </m:r>
                  <m:r>
                    <m:rPr>
                      <m:sty m:val="p"/>
                    </m:rPr>
                    <m:t>×</m:t>
                  </m:r>
                  <m:r>
                    <m:t>p</m:t>
                  </m:r>
                </m:lim>
              </m:limLow>
            </m:e>
          </m:d>
          <m:r>
            <m:t>​</m:t>
          </m:r>
        </m:oMath>
      </m:oMathPara>
    </w:p>
    <w:bookmarkEnd w:id="424"/>
    <w:p>
      <w:pPr>
        <w:pStyle w:val="FirstParagraph"/>
      </w:pPr>
      <w:r>
        <w:t xml:space="preserve">Banerjee and Roy (2014, chap. 15, eq. 15.7, p. 491)</w:t>
      </w:r>
      <w:r>
        <w:t xml:space="preserve"> </w:t>
      </w:r>
      <w:r>
        <w:t xml:space="preserve">defines the same inner product on</w:t>
      </w:r>
      <w:r>
        <w:t xml:space="preserve"> </w:t>
      </w:r>
      <m:oMath>
        <m:r>
          <m:t>n</m:t>
        </m:r>
        <m:r>
          <m:rPr>
            <m:sty m:val="p"/>
          </m:rPr>
          <m:t>×</m:t>
        </m:r>
        <m:r>
          <m:t>p</m:t>
        </m:r>
      </m:oMath>
      <w:r>
        <w:t xml:space="preserve"> </w:t>
      </w:r>
      <w:r>
        <w:t xml:space="preserve">matrices with the trace.</w:t>
      </w:r>
    </w:p>
    <w:bookmarkStart w:id="425" w:name="thm-matrix-inner-product-entries"/>
    <w:p>
      <w:pPr>
        <w:pStyle w:val="BodyText"/>
      </w:pPr>
      <w:r>
        <w:rPr>
          <w:b/>
          <w:bCs/>
        </w:rPr>
        <w:t xml:space="preserve">Theorem 70 (The matrix inner product multiplies matching entries)</w:t>
      </w:r>
      <w:r>
        <w:t xml:space="preserve"> </w:t>
      </w:r>
      <w:r>
        <w:t xml:space="preserve">For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d>
            <m:dPr>
              <m:begChr m:val="⟨"/>
              <m:sepChr m:val=""/>
              <m:endChr m:val="⟩"/>
              <m:grow/>
            </m:dPr>
            <m:e>
              <m:r>
                <m:rPr>
                  <m:sty m:val="bi"/>
                </m:rPr>
                <m:t>A</m:t>
              </m:r>
              <m:r>
                <m:rPr>
                  <m:sty m:val="p"/>
                </m:rPr>
                <m:t>,</m:t>
              </m:r>
              <m:r>
                <m:rPr>
                  <m:sty m:val="bi"/>
                </m:rPr>
                <m:t>B</m:t>
              </m:r>
            </m:e>
          </m:d>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oMath>
      </m:oMathPara>
    </w:p>
    <w:bookmarkEnd w:id="425"/>
    <w:p>
      <w:pPr>
        <w:pStyle w:val="FirstParagraph"/>
      </w:pPr>
      <w:r>
        <w:rPr>
          <w:i/>
          <w:iCs/>
        </w:rPr>
        <w:t xml:space="preserve">Proof</w:t>
      </w:r>
      <w:r>
        <w:t xml:space="preserve">. </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rPr>
                  <m:sty m:val="p"/>
                </m:rPr>
                <m:t>tr</m:t>
              </m:r>
              <m:r>
                <m:rPr>
                  <m:sty m:val="p"/>
                </m:rPr>
                <m:t>(</m:t>
              </m:r>
              <m:sSup>
                <m:e>
                  <m:r>
                    <m:rPr>
                      <m:sty m:val="bi"/>
                    </m:rPr>
                    <m:t>A</m:t>
                  </m:r>
                </m:e>
                <m:sup>
                  <m:r>
                    <m:rPr>
                      <m:sty m:val="p"/>
                    </m:rPr>
                    <m:t>⊤</m:t>
                  </m:r>
                </m:sup>
              </m:sSup>
              <m:r>
                <m:rPr>
                  <m:sty m:val="bi"/>
                </m:rPr>
                <m:t>B</m:t>
              </m:r>
              <m:r>
                <m:rPr>
                  <m:sty m:val="p"/>
                </m:rPr>
                <m:t>)</m:t>
              </m:r>
              <m:r>
                <m:t>&amp;</m:t>
              </m:r>
              <m:r>
                <m:t>&amp;</m:t>
              </m:r>
              <m:r>
                <m:rPr>
                  <m:nor/>
                  <m:sty m:val="p"/>
                </m:rPr>
                <m:t>(definition of the inner product)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p>
                <m:e>
                  <m:r>
                    <m:rPr>
                      <m:sty m:val="bi"/>
                    </m:rPr>
                    <m:t>A</m:t>
                  </m:r>
                </m:e>
                <m:sup>
                  <m:r>
                    <m:rPr>
                      <m:sty m:val="p"/>
                    </m:rPr>
                    <m:t>⊤</m:t>
                  </m:r>
                </m:sup>
              </m:sSup>
              <m:r>
                <m:rPr>
                  <m:sty m:val="bi"/>
                </m:rPr>
                <m:t>B</m:t>
              </m:r>
              <m:sSub>
                <m:e>
                  <m:r>
                    <m:rPr>
                      <m:sty m:val="p"/>
                    </m:rPr>
                    <m:t>)</m:t>
                  </m:r>
                </m:e>
                <m:sub>
                  <m:r>
                    <m:t>j</m:t>
                  </m:r>
                  <m:r>
                    <m:t>j</m:t>
                  </m:r>
                </m:sub>
              </m:sSub>
              <m:r>
                <m:t>&amp;</m:t>
              </m:r>
              <m:r>
                <m:t>&amp;</m:t>
              </m:r>
              <m:r>
                <m:rPr>
                  <m:nor/>
                  <m:sty m:val="p"/>
                </m:rPr>
                <m:t>(definition of the trace)</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r>
                        <m:rPr>
                          <m:sty m:val="p"/>
                        </m:rPr>
                        <m:t>(</m:t>
                      </m:r>
                    </m:e>
                  </m:nary>
                </m:e>
              </m:nary>
              <m:sSup>
                <m:e>
                  <m:r>
                    <m:rPr>
                      <m:sty m:val="bi"/>
                    </m:rPr>
                    <m:t>A</m:t>
                  </m:r>
                </m:e>
                <m:sup>
                  <m:r>
                    <m:rPr>
                      <m:sty m:val="p"/>
                    </m:rPr>
                    <m:t>⊤</m:t>
                  </m:r>
                </m:sup>
              </m:sSup>
              <m:sSub>
                <m:e>
                  <m:r>
                    <m:rPr>
                      <m:sty m:val="p"/>
                    </m:rPr>
                    <m:t>)</m:t>
                  </m:r>
                </m:e>
                <m:sub>
                  <m:r>
                    <m:t>j</m:t>
                  </m:r>
                  <m:r>
                    <m:t>i</m:t>
                  </m:r>
                </m:sub>
              </m:sSub>
              <m:r>
                <m:t> </m:t>
              </m:r>
              <m:sSub>
                <m:e>
                  <m:r>
                    <m:t>b</m:t>
                  </m:r>
                </m:e>
                <m:sub>
                  <m:r>
                    <m:t>i</m:t>
                  </m:r>
                  <m:r>
                    <m:t>j</m:t>
                  </m:r>
                </m:sub>
              </m:sSub>
              <m:r>
                <m:t>&amp;</m:t>
              </m:r>
              <m:r>
                <m:t>&amp;</m:t>
              </m:r>
              <m:r>
                <m:rPr>
                  <m:nor/>
                  <m:sty m:val="p"/>
                </m:rPr>
                <m:t>(definition of matrix multiplication)</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
                        <m:e>
                          <m:r>
                            <m:t>a</m:t>
                          </m:r>
                        </m:e>
                        <m:sub>
                          <m:r>
                            <m:t>i</m:t>
                          </m:r>
                          <m:r>
                            <m:t>j</m:t>
                          </m:r>
                        </m:sub>
                      </m:sSub>
                    </m:e>
                  </m:nary>
                </m:e>
              </m:nary>
              <m:r>
                <m:t> </m:t>
              </m:r>
              <m:sSub>
                <m:e>
                  <m:r>
                    <m:t>b</m:t>
                  </m:r>
                </m:e>
                <m:sub>
                  <m:r>
                    <m:t>i</m:t>
                  </m:r>
                  <m:r>
                    <m:t>j</m:t>
                  </m:r>
                </m:sub>
              </m:sSub>
              <m:r>
                <m:t>&amp;</m:t>
              </m:r>
              <m:r>
                <m:t>&amp;</m:t>
              </m:r>
              <m:r>
                <m:rPr>
                  <m:nor/>
                  <m:sty m:val="p"/>
                </m:rPr>
                <m:t>(definition of the transpose)</m:t>
              </m:r>
            </m:e>
            <m:e>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r>
                <m:t>&amp;</m:t>
              </m:r>
              <m:r>
                <m:t>&amp;</m:t>
              </m:r>
              <m:r>
                <m:rPr>
                  <m:nor/>
                  <m:sty m:val="p"/>
                </m:rPr>
                <m:t>(swap the order of two finite sums)</m:t>
              </m:r>
            </m:e>
          </m:eqArr>
        </m:oMath>
      </m:oMathPara>
    </w:p>
    <w:bookmarkStart w:id="426" w:name="exm-matrix-inner-product"/>
    <w:p>
      <w:pPr>
        <w:pStyle w:val="FirstParagraph"/>
      </w:pPr>
      <w:r>
        <w:rPr>
          <w:b/>
          <w:bCs/>
        </w:rPr>
        <w:t xml:space="preserve">Example 134 (The inner product of two</w:t>
      </w:r>
      <w:r>
        <w:rPr>
          <w:b/>
          <w:bCs/>
        </w:rPr>
        <w:t xml:space="preserve"> </w:t>
      </w:r>
      <m:oMath>
        <m:r>
          <m:t>2</m:t>
        </m:r>
        <m:r>
          <m:rPr>
            <m:sty m:val="p"/>
          </m:rPr>
          <m:t>×</m:t>
        </m:r>
        <m:r>
          <m:t>2</m:t>
        </m:r>
      </m:oMath>
      <w:r>
        <w:rPr>
          <w:b/>
          <w:bCs/>
        </w:rPr>
        <w:t xml:space="preserve"> </w:t>
      </w:r>
      <w:r>
        <w:rPr>
          <w:b/>
          <w:bCs/>
        </w:rPr>
        <w:t xml:space="preserve">matrices)</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oMath>
      </m:oMathPara>
    </w:p>
    <w:p>
      <w:pPr>
        <w:pStyle w:val="FirstParagraph"/>
      </w:pPr>
      <w:r>
        <w:t xml:space="preserve">From</w:t>
      </w:r>
      <w:r>
        <w:t xml:space="preserve"> </w:t>
      </w:r>
      <w:hyperlink w:anchor="def-matrix-inner-product">
        <w:r>
          <w:rPr>
            <w:rStyle w:val="Hyperlink"/>
          </w:rPr>
          <w:t xml:space="preserve">Definition 80</w:t>
        </w:r>
      </w:hyperlink>
      <w:r>
        <w:t xml:space="preserve">:</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rPr>
                  <m:sty m:val="p"/>
                </m:rPr>
                <m:t>tr</m:t>
              </m:r>
              <m:r>
                <m:t>​</m:t>
              </m:r>
              <m:d>
                <m:dPr>
                  <m:begChr m:val="("/>
                  <m:sepChr m:val=""/>
                  <m:endChr m:val=")"/>
                  <m:grow/>
                </m:dPr>
                <m:e>
                  <m:sSup>
                    <m:e>
                      <m:r>
                        <m:rPr>
                          <m:sty m:val="bi"/>
                        </m:rPr>
                        <m:t>A</m:t>
                      </m:r>
                    </m:e>
                    <m:sup>
                      <m:r>
                        <m:rPr>
                          <m:sty m:val="p"/>
                        </m:rPr>
                        <m:t>⊤</m:t>
                      </m:r>
                    </m:sup>
                  </m:sSup>
                  <m:r>
                    <m:rPr>
                      <m:sty m:val="bi"/>
                    </m:rPr>
                    <m:t>B</m:t>
                  </m:r>
                </m:e>
              </m:d>
              <m:r>
                <m:t>​</m:t>
              </m:r>
              <m:r>
                <m:t>&amp;</m:t>
              </m:r>
              <m:r>
                <m:t>&amp;</m:t>
              </m:r>
              <m:r>
                <m:rPr>
                  <m:nor/>
                  <m:sty m:val="p"/>
                </m:rPr>
                <m:t>(definition of the inner product)</m:t>
              </m:r>
            </m:e>
            <m:e>
              <m:r>
                <m:t>&amp;</m:t>
              </m:r>
              <m:r>
                <m:rPr>
                  <m:sty m:val="p"/>
                </m:rPr>
                <m:t>=</m:t>
              </m:r>
              <m:r>
                <m:rPr>
                  <m:sty m:val="p"/>
                </m:rPr>
                <m:t>tr</m:t>
              </m:r>
              <m:r>
                <m:t>​</m:t>
              </m:r>
              <m:d>
                <m:dPr>
                  <m:begChr m:val="("/>
                  <m:sepChr m:val=""/>
                  <m:endChr m:val=")"/>
                  <m:grow/>
                </m:dPr>
                <m:e>
                  <m:sSup>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(substitute)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3</m:t>
                            </m:r>
                          </m:e>
                        </m:mr>
                        <m:mr>
                          <m:e>
                            <m:r>
                              <m:t>2</m:t>
                            </m:r>
                          </m:e>
                          <m:e>
                            <m:r>
                              <m:t>4</m:t>
                            </m:r>
                          </m:e>
                        </m:mr>
                      </m:m>
                    </m:e>
                  </m:d>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(definition of the transpose)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rPr>
                                <m:sty m:val="p"/>
                              </m:rPr>
                              <m:t>−</m:t>
                            </m:r>
                            <m:r>
                              <m:t>3</m:t>
                            </m:r>
                          </m:e>
                          <m:e>
                            <m:r>
                              <m:t>7</m:t>
                            </m:r>
                          </m:e>
                        </m:mr>
                        <m:mr>
                          <m:e>
                            <m:r>
                              <m:rPr>
                                <m:sty m:val="p"/>
                              </m:rPr>
                              <m:t>−</m:t>
                            </m:r>
                            <m:r>
                              <m:t>4</m:t>
                            </m:r>
                          </m:e>
                          <m:e>
                            <m:r>
                              <m:t>10</m:t>
                            </m:r>
                          </m:e>
                        </m:mr>
                      </m:m>
                    </m:e>
                  </m:d>
                </m:e>
              </m:d>
              <m:r>
                <m:t>​</m:t>
              </m:r>
              <m:r>
                <m:t>&amp;</m:t>
              </m:r>
              <m:r>
                <m:t>&amp;</m:t>
              </m:r>
              <m:r>
                <m:rPr>
                  <m:nor/>
                  <m:sty m:val="p"/>
                </m:rPr>
                <m:t>(multiply)</m:t>
              </m:r>
            </m:e>
            <m:e>
              <m:r>
                <m:t>&amp;</m:t>
              </m:r>
              <m:r>
                <m:rPr>
                  <m:sty m:val="p"/>
                </m:rPr>
                <m:t>=</m:t>
              </m:r>
              <m:r>
                <m:rPr>
                  <m:sty m:val="p"/>
                </m:rPr>
                <m:t>−</m:t>
              </m:r>
              <m:r>
                <m:t>3</m:t>
              </m:r>
              <m:r>
                <m:rPr>
                  <m:sty m:val="p"/>
                </m:rPr>
                <m:t>+</m:t>
              </m:r>
              <m:r>
                <m:t>10</m:t>
              </m:r>
              <m:r>
                <m:t>&amp;</m:t>
              </m:r>
              <m:r>
                <m:t>&amp;</m:t>
              </m:r>
              <m:r>
                <m:rPr>
                  <m:nor/>
                  <m:sty m:val="p"/>
                </m:rPr>
                <m:t>(definition of the trace)</m:t>
              </m:r>
            </m:e>
            <m:e>
              <m:r>
                <m:t>&amp;</m:t>
              </m:r>
              <m:r>
                <m:rPr>
                  <m:sty m:val="p"/>
                </m:rPr>
                <m:t>=</m:t>
              </m:r>
              <m:r>
                <m:t>7</m:t>
              </m:r>
              <m:r>
                <m:t>&amp;</m:t>
              </m:r>
              <m:r>
                <m:t>&amp;</m:t>
              </m:r>
              <m:r>
                <m:rPr>
                  <m:nor/>
                  <m:sty m:val="p"/>
                </m:rPr>
                <m:t>(add)</m:t>
              </m:r>
            </m:e>
          </m:eqArr>
        </m:oMath>
      </m:oMathPara>
    </w:p>
    <w:p>
      <w:pPr>
        <w:pStyle w:val="FirstParagraph"/>
      </w:pPr>
      <w:r>
        <w:t xml:space="preserve">From</w:t>
      </w:r>
      <w:r>
        <w:t xml:space="preserve"> </w:t>
      </w:r>
      <w:hyperlink w:anchor="thm-matrix-inner-product-entries">
        <w:r>
          <w:rPr>
            <w:rStyle w:val="Hyperlink"/>
          </w:rPr>
          <w:t xml:space="preserve">Theorem 70</w:t>
        </w:r>
      </w:hyperlink>
      <w:r>
        <w:t xml:space="preserve">:</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t>1</m:t>
              </m:r>
              <m:r>
                <m:rPr>
                  <m:sty m:val="p"/>
                </m:rPr>
                <m:t>⋅</m:t>
              </m:r>
              <m:r>
                <m:t>0</m:t>
              </m:r>
              <m:r>
                <m:rPr>
                  <m:sty m:val="p"/>
                </m:rPr>
                <m:t>+</m:t>
              </m:r>
              <m:r>
                <m:t>2</m:t>
              </m:r>
              <m:r>
                <m:rPr>
                  <m:sty m:val="p"/>
                </m:rPr>
                <m:t>⋅</m:t>
              </m:r>
              <m:r>
                <m:t>1</m:t>
              </m:r>
              <m:r>
                <m:rPr>
                  <m:sty m:val="p"/>
                </m:rPr>
                <m:t>+</m:t>
              </m:r>
              <m:r>
                <m:t>3</m:t>
              </m:r>
              <m:r>
                <m:rPr>
                  <m:sty m:val="p"/>
                </m:rPr>
                <m:t>⋅</m:t>
              </m:r>
              <m:r>
                <m:rPr>
                  <m:sty m:val="p"/>
                </m:rPr>
                <m:t>(</m:t>
              </m:r>
              <m:r>
                <m:rPr>
                  <m:sty m:val="p"/>
                </m:rPr>
                <m:t>−</m:t>
              </m:r>
              <m:r>
                <m:t>1</m:t>
              </m:r>
              <m:r>
                <m:rPr>
                  <m:sty m:val="p"/>
                </m:rPr>
                <m:t>)</m:t>
              </m:r>
              <m:r>
                <m:rPr>
                  <m:sty m:val="p"/>
                </m:rPr>
                <m:t>+</m:t>
              </m:r>
              <m:r>
                <m:t>4</m:t>
              </m:r>
              <m:r>
                <m:rPr>
                  <m:sty m:val="p"/>
                </m:rPr>
                <m:t>⋅</m:t>
              </m:r>
              <m:r>
                <m:t>2</m:t>
              </m:r>
              <m:r>
                <m:t>&amp;</m:t>
              </m:r>
              <m:r>
                <m:t>&amp;</m:t>
              </m:r>
              <m:r>
                <m:rPr>
                  <m:nor/>
                  <m:sty m:val="p"/>
                </m:rPr>
                <m:t>(multiply matching entries and add)</m:t>
              </m:r>
            </m:e>
            <m:e>
              <m:r>
                <m:t>&amp;</m:t>
              </m:r>
              <m:r>
                <m:rPr>
                  <m:sty m:val="p"/>
                </m:rPr>
                <m:t>=</m:t>
              </m:r>
              <m:r>
                <m:t>0</m:t>
              </m:r>
              <m:r>
                <m:rPr>
                  <m:sty m:val="p"/>
                </m:rPr>
                <m:t>+</m:t>
              </m:r>
              <m:r>
                <m:t>2</m:t>
              </m:r>
              <m:r>
                <m:rPr>
                  <m:sty m:val="p"/>
                </m:rPr>
                <m:t>−</m:t>
              </m:r>
              <m:r>
                <m:t>3</m:t>
              </m:r>
              <m:r>
                <m:rPr>
                  <m:sty m:val="p"/>
                </m:rPr>
                <m:t>+</m:t>
              </m:r>
              <m:r>
                <m:t>8</m:t>
              </m:r>
              <m:r>
                <m:t>&amp;</m:t>
              </m:r>
              <m:r>
                <m:t>&amp;</m:t>
              </m:r>
              <m:r>
                <m:rPr>
                  <m:nor/>
                  <m:sty m:val="p"/>
                </m:rPr>
                <m:t>(multiply)</m:t>
              </m:r>
            </m:e>
            <m:e>
              <m:r>
                <m:t>&amp;</m:t>
              </m:r>
              <m:r>
                <m:rPr>
                  <m:sty m:val="p"/>
                </m:rPr>
                <m:t>=</m:t>
              </m:r>
              <m:r>
                <m:t>7</m:t>
              </m:r>
              <m:r>
                <m:t>&amp;</m:t>
              </m:r>
              <m:r>
                <m:t>&amp;</m:t>
              </m:r>
              <m:r>
                <m:rPr>
                  <m:nor/>
                  <m:sty m:val="p"/>
                </m:rPr>
                <m:t>(add)</m:t>
              </m:r>
            </m:e>
          </m:eqArr>
        </m:oMath>
      </m:oMathPara>
    </w:p>
    <w:bookmarkEnd w:id="426"/>
    <w:bookmarkStart w:id="427" w:name="rem-matrix-inner-product-dot-product"/>
    <w:p>
      <w:pPr>
        <w:pStyle w:val="FirstParagraph"/>
      </w:pPr>
      <w:r>
        <w:rPr>
          <w:i/>
          <w:iCs/>
        </w:rPr>
        <w:t xml:space="preserve">Remark 26</w:t>
      </w:r>
      <w:r>
        <w:t xml:space="preserve"> (The matrix inner product as a dot product). </w:t>
      </w:r>
      <w:hyperlink w:anchor="thm-matrix-inner-product-entries">
        <w:r>
          <w:rPr>
            <w:rStyle w:val="Hyperlink"/>
          </w:rPr>
          <w:t xml:space="preserve">Theorem 70</w:t>
        </w:r>
      </w:hyperlink>
      <w:r>
        <w:t xml:space="preserve"> </w:t>
      </w:r>
      <w:r>
        <w:t xml:space="preserve">says that the matrix inner product</w:t>
      </w:r>
      <w:r>
        <w:t xml:space="preserve"> </w:t>
      </w:r>
      <w:r>
        <w:t xml:space="preserve">is the dot product (2) of the two matrices’</w:t>
      </w:r>
      <w:r>
        <w:t xml:space="preserve"> </w:t>
      </w:r>
      <w:r>
        <w:t xml:space="preserve">entries, each listed as one vector of length</w:t>
      </w:r>
      <w:r>
        <w:t xml:space="preserve"> </w:t>
      </w:r>
      <m:oMath>
        <m:r>
          <m:t>n</m:t>
        </m:r>
        <m:r>
          <m:t>p</m:t>
        </m:r>
      </m:oMath>
      <w:r>
        <w:t xml:space="preserve">,</w:t>
      </w:r>
      <w:r>
        <w:t xml:space="preserve"> </w:t>
      </w:r>
      <w:r>
        <w:t xml:space="preserve">with both matrices’ entries listed in the same order.</w:t>
      </w:r>
    </w:p>
    <w:p>
      <w:pPr>
        <w:pStyle w:val="BodyText"/>
      </w:pPr>
      <w:r>
        <w:t xml:space="preserve">For example, listing the entries of</w:t>
      </w:r>
      <w:r>
        <w:t xml:space="preserve"> </w:t>
      </w:r>
      <m:oMath>
        <m:r>
          <m:rPr>
            <m:sty m:val="bi"/>
          </m:rPr>
          <m:t>A</m:t>
        </m:r>
      </m:oMath>
      <w:r>
        <w:t xml:space="preserve"> </w:t>
      </w:r>
      <w:r>
        <w:t xml:space="preserve">and</w:t>
      </w:r>
      <w:r>
        <w:t xml:space="preserve"> </w:t>
      </w:r>
      <m:oMath>
        <m:r>
          <m:rPr>
            <m:sty m:val="bi"/>
          </m:rPr>
          <m:t>B</m:t>
        </m:r>
      </m:oMath>
      <w:r>
        <w:t xml:space="preserve"> </w:t>
      </w:r>
      <w:r>
        <w:t xml:space="preserve">in</w:t>
      </w:r>
      <w:r>
        <w:t xml:space="preserve"> </w:t>
      </w:r>
      <w:hyperlink w:anchor="exm-matrix-inner-product">
        <w:r>
          <w:rPr>
            <w:rStyle w:val="Hyperlink"/>
          </w:rPr>
          <w:t xml:space="preserve">Example 134</w:t>
        </w:r>
      </w:hyperlink>
      <w:r>
        <w:t xml:space="preserve"> </w:t>
      </w:r>
      <w:r>
        <w:t xml:space="preserve">row by row</w:t>
      </w:r>
      <w:r>
        <w:t xml:space="preserve"> </w:t>
      </w:r>
      <w:r>
        <w:t xml:space="preserve">gives</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and</w:t>
      </w:r>
      <w:r>
        <w:t xml:space="preserve"> </w:t>
      </w:r>
      <m:oMath>
        <m:r>
          <m:rPr>
            <m:sty m:val="p"/>
          </m:rPr>
          <m:t>(</m:t>
        </m:r>
        <m:r>
          <m:t>0</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and</w:t>
      </w:r>
    </w:p>
    <w:p>
      <w:pPr>
        <w:pStyle w:val="BodyText"/>
      </w:pPr>
      <m:oMathPara>
        <m:oMathParaPr>
          <m:jc m:val="center"/>
        </m:oMathParaPr>
        <m:oMath>
          <m:eqArr>
            <m:e>
              <m:r>
                <m:rPr>
                  <m:sty m:val="p"/>
                </m:rPr>
                <m:t>(</m:t>
              </m:r>
              <m:r>
                <m:t>1</m:t>
              </m:r>
              <m:r>
                <m:rPr>
                  <m:sty m:val="p"/>
                </m:rPr>
                <m:t>,</m:t>
              </m:r>
              <m:r>
                <m:t>2</m:t>
              </m:r>
              <m:r>
                <m:rPr>
                  <m:sty m:val="p"/>
                </m:rPr>
                <m:t>,</m:t>
              </m:r>
              <m:r>
                <m:t>3</m:t>
              </m:r>
              <m:r>
                <m:rPr>
                  <m:sty m:val="p"/>
                </m:rPr>
                <m:t>,</m:t>
              </m:r>
              <m:r>
                <m:t>4</m:t>
              </m:r>
              <m:r>
                <m:rPr>
                  <m:sty m:val="p"/>
                </m:rPr>
                <m:t>)</m:t>
              </m:r>
              <m:r>
                <m:rPr>
                  <m:sty m:val="p"/>
                </m:rPr>
                <m:t>⋅</m:t>
              </m:r>
              <m:r>
                <m:rPr>
                  <m:sty m:val="p"/>
                </m:rPr>
                <m:t>(</m:t>
              </m:r>
              <m:r>
                <m:t>0</m:t>
              </m:r>
              <m:r>
                <m:rPr>
                  <m:sty m:val="p"/>
                </m:rPr>
                <m:t>,</m:t>
              </m:r>
              <m:r>
                <m:t>1</m:t>
              </m:r>
              <m:r>
                <m:rPr>
                  <m:sty m:val="p"/>
                </m:rPr>
                <m:t>,</m:t>
              </m:r>
              <m:r>
                <m:rPr>
                  <m:sty m:val="p"/>
                </m:rPr>
                <m:t>−</m:t>
              </m:r>
              <m:r>
                <m:t>1</m:t>
              </m:r>
              <m:r>
                <m:rPr>
                  <m:sty m:val="p"/>
                </m:rPr>
                <m:t>,</m:t>
              </m:r>
              <m:r>
                <m:t>2</m:t>
              </m:r>
              <m:r>
                <m:rPr>
                  <m:sty m:val="p"/>
                </m:rPr>
                <m:t>)</m:t>
              </m:r>
              <m:r>
                <m:t>&amp;</m:t>
              </m:r>
              <m:r>
                <m:rPr>
                  <m:sty m:val="p"/>
                </m:rPr>
                <m:t>=</m:t>
              </m:r>
              <m:r>
                <m:t>7</m:t>
              </m:r>
            </m:e>
            <m:e>
              <m:r>
                <m:t>&amp;</m:t>
              </m:r>
              <m:r>
                <m:rPr>
                  <m:sty m:val="p"/>
                </m:rPr>
                <m:t>=</m:t>
              </m:r>
              <m:d>
                <m:dPr>
                  <m:begChr m:val="⟨"/>
                  <m:sepChr m:val=""/>
                  <m:endChr m:val="⟩"/>
                  <m:grow/>
                </m:dPr>
                <m:e>
                  <m:r>
                    <m:rPr>
                      <m:sty m:val="bi"/>
                    </m:rPr>
                    <m:t>A</m:t>
                  </m:r>
                  <m:r>
                    <m:rPr>
                      <m:sty m:val="p"/>
                    </m:rPr>
                    <m:t>,</m:t>
                  </m:r>
                  <m:r>
                    <m:rPr>
                      <m:sty m:val="bi"/>
                    </m:rPr>
                    <m:t>B</m:t>
                  </m:r>
                </m:e>
              </m:d>
              <m:r>
                <m:rPr>
                  <m:sty m:val="p"/>
                </m:rPr>
                <m:t>.</m:t>
              </m:r>
            </m:e>
          </m:eqArr>
        </m:oMath>
      </m:oMathPara>
    </w:p>
    <w:bookmarkEnd w:id="427"/>
    <w:bookmarkStart w:id="428" w:name="def-frobenius-norm"/>
    <w:p>
      <w:pPr>
        <w:pStyle w:val="FirstParagraph"/>
      </w:pPr>
      <w:r>
        <w:rPr>
          <w:b/>
          <w:bCs/>
        </w:rPr>
        <w:t xml:space="preserve">Definition 81 (Frobenius norm)</w:t>
      </w:r>
      <w:r>
        <w:t xml:space="preserve"> </w:t>
      </w:r>
      <w:r>
        <w:t xml:space="preserve">The</w:t>
      </w:r>
      <w:r>
        <w:t xml:space="preserve"> </w:t>
      </w:r>
      <w:r>
        <w:rPr>
          <w:b/>
          <w:bCs/>
        </w:rPr>
        <w:t xml:space="preserve">Frobenius norm</w:t>
      </w:r>
      <w:r>
        <w:t xml:space="preserve"> </w:t>
      </w:r>
      <w:r>
        <w:t xml:space="preserve">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t>​</m:t>
          </m:r>
          <m:d>
            <m:dPr>
              <m:begChr m:val="∥"/>
              <m:sepChr m:val=""/>
              <m:endChr m:val="∥"/>
              <m:grow/>
            </m:dPr>
            <m:e>
              <m:r>
                <m:rPr>
                  <m:sty m:val="bi"/>
                </m:rPr>
                <m:t>A</m:t>
              </m:r>
            </m:e>
          </m:d>
          <m:sSub>
            <m:e>
              <m:r>
                <m:t>​</m:t>
              </m:r>
            </m:e>
            <m:sub>
              <m:r>
                <m:t>F</m:t>
              </m:r>
            </m:sub>
          </m:sSub>
          <m:limUpp>
            <m:e>
              <m:r>
                <m:rPr>
                  <m:sty m:val="p"/>
                </m:rPr>
                <m:t>=</m:t>
              </m:r>
            </m:e>
            <m:lim>
              <m:r>
                <m:rPr>
                  <m:nor/>
                  <m:sty m:val="p"/>
                </m:rPr>
                <m:t>def</m:t>
              </m:r>
            </m:lim>
          </m:limUpp>
          <m:rad>
            <m:radPr>
              <m:degHide m:val="on"/>
            </m:radPr>
            <m:deg/>
            <m:e>
              <m:d>
                <m:dPr>
                  <m:begChr m:val="⟨"/>
                  <m:sepChr m:val=""/>
                  <m:endChr m:val="⟩"/>
                  <m:grow/>
                </m:dPr>
                <m:e>
                  <m:r>
                    <m:rPr>
                      <m:sty m:val="bi"/>
                    </m:rPr>
                    <m:t>A</m:t>
                  </m:r>
                  <m:r>
                    <m:rPr>
                      <m:sty m:val="p"/>
                    </m:rPr>
                    <m:t>,</m:t>
                  </m:r>
                  <m:r>
                    <m:rPr>
                      <m:sty m:val="bi"/>
                    </m:rPr>
                    <m:t>A</m:t>
                  </m:r>
                </m:e>
              </m:d>
            </m:e>
          </m:rad>
        </m:oMath>
      </m:oMathPara>
    </w:p>
    <w:p>
      <w:pPr>
        <w:pStyle w:val="FirstParagraph"/>
      </w:pPr>
      <w:r>
        <w:t xml:space="preserve">where</w:t>
      </w:r>
      <w:r>
        <w:t xml:space="preserve"> </w:t>
      </w:r>
      <m:oMath>
        <m:d>
          <m:dPr>
            <m:begChr m:val="⟨"/>
            <m:sepChr m:val=""/>
            <m:endChr m:val="⟩"/>
            <m:grow/>
          </m:dPr>
          <m:e>
            <m:r>
              <m:rPr>
                <m:sty m:val="p"/>
              </m:rPr>
              <m:t>⋅</m:t>
            </m:r>
            <m:r>
              <m:rPr>
                <m:sty m:val="p"/>
              </m:rPr>
              <m:t>,</m:t>
            </m:r>
            <m:r>
              <m:rPr>
                <m:sty m:val="p"/>
              </m:rPr>
              <m:t>⋅</m:t>
            </m:r>
          </m:e>
        </m:d>
      </m:oMath>
      <w:r>
        <w:t xml:space="preserve"> </w:t>
      </w:r>
      <w:r>
        <w:t xml:space="preserve">is the matrix inner product</w:t>
      </w:r>
      <w:r>
        <w:t xml:space="preserve"> </w:t>
      </w:r>
      <w:r>
        <w:t xml:space="preserve">(</w:t>
      </w:r>
      <w:hyperlink w:anchor="def-matrix-inner-product">
        <w:r>
          <w:rPr>
            <w:rStyle w:val="Hyperlink"/>
          </w:rPr>
          <w:t xml:space="preserve">Definition 80</w:t>
        </w:r>
      </w:hyperlink>
      <w:r>
        <w:t xml:space="preserve">).</w:t>
      </w:r>
    </w:p>
    <w:bookmarkEnd w:id="428"/>
    <w:bookmarkStart w:id="429" w:name="exm-frobenius-norm"/>
    <w:p>
      <w:pPr>
        <w:pStyle w:val="BodyText"/>
      </w:pPr>
      <w:r>
        <w:rPr>
          <w:b/>
          <w:bCs/>
        </w:rPr>
        <w:t xml:space="preserve">Example 135 (The Frobenius norm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p>
    <w:p>
      <w:pPr>
        <w:pStyle w:val="BodyText"/>
      </w:pPr>
      <m:oMathPara>
        <m:oMathParaPr>
          <m:jc m:val="center"/>
        </m:oMathParaPr>
        <m:oMath>
          <m:eqArr>
            <m:e>
              <m:r>
                <m:t>​</m:t>
              </m:r>
              <m:d>
                <m:dPr>
                  <m:begChr m:val="∥"/>
                  <m:sepChr m:val=""/>
                  <m:endChr m:val="∥"/>
                  <m:grow/>
                </m:dPr>
                <m:e>
                  <m:r>
                    <m:rPr>
                      <m:sty m:val="bi"/>
                    </m:rPr>
                    <m:t>A</m:t>
                  </m:r>
                </m:e>
              </m:d>
              <m:sSub>
                <m:e>
                  <m:r>
                    <m:t>​</m:t>
                  </m:r>
                </m:e>
                <m:sub>
                  <m:r>
                    <m:t>F</m:t>
                  </m:r>
                </m:sub>
              </m:sSub>
              <m:r>
                <m:t>&amp;</m:t>
              </m:r>
              <m:r>
                <m:rPr>
                  <m:sty m:val="p"/>
                </m:rPr>
                <m:t>=</m:t>
              </m:r>
              <m:rad>
                <m:radPr>
                  <m:degHide m:val="on"/>
                </m:radPr>
                <m:deg/>
                <m:e>
                  <m:d>
                    <m:dPr>
                      <m:begChr m:val="⟨"/>
                      <m:sepChr m:val=""/>
                      <m:endChr m:val="⟩"/>
                      <m:grow/>
                    </m:dPr>
                    <m:e>
                      <m:r>
                        <m:rPr>
                          <m:sty m:val="bi"/>
                        </m:rPr>
                        <m:t>A</m:t>
                      </m:r>
                      <m:r>
                        <m:rPr>
                          <m:sty m:val="p"/>
                        </m:rPr>
                        <m:t>,</m:t>
                      </m:r>
                      <m:r>
                        <m:rPr>
                          <m:sty m:val="bi"/>
                        </m:rPr>
                        <m:t>A</m:t>
                      </m:r>
                    </m:e>
                  </m:d>
                </m:e>
              </m:rad>
              <m:r>
                <m:t>&amp;</m:t>
              </m:r>
              <m:r>
                <m:t>&amp;</m:t>
              </m:r>
              <m:r>
                <m:rPr>
                  <m:nor/>
                  <m:sty m:val="p"/>
                </m:rPr>
                <m:t>(definition of the Frobenius norm)</m:t>
              </m:r>
            </m:e>
            <m:e>
              <m:r>
                <m:t>&amp;</m:t>
              </m:r>
              <m:r>
                <m:rPr>
                  <m:sty m:val="p"/>
                </m:rPr>
                <m:t>=</m:t>
              </m:r>
              <m:rad>
                <m:radPr>
                  <m:degHide m:val="on"/>
                </m:radPr>
                <m:deg/>
                <m:e>
                  <m:r>
                    <m:t>1</m:t>
                  </m:r>
                  <m:r>
                    <m:rPr>
                      <m:sty m:val="p"/>
                    </m:rPr>
                    <m:t>⋅</m:t>
                  </m:r>
                  <m:r>
                    <m:t>1</m:t>
                  </m:r>
                  <m:r>
                    <m:rPr>
                      <m:sty m:val="p"/>
                    </m:rPr>
                    <m:t>+</m:t>
                  </m:r>
                  <m:r>
                    <m:t>2</m:t>
                  </m:r>
                  <m:r>
                    <m:rPr>
                      <m:sty m:val="p"/>
                    </m:rPr>
                    <m:t>⋅</m:t>
                  </m:r>
                  <m:r>
                    <m:t>2</m:t>
                  </m:r>
                  <m:r>
                    <m:rPr>
                      <m:sty m:val="p"/>
                    </m:rPr>
                    <m:t>+</m:t>
                  </m:r>
                  <m:r>
                    <m:t>3</m:t>
                  </m:r>
                  <m:r>
                    <m:rPr>
                      <m:sty m:val="p"/>
                    </m:rPr>
                    <m:t>⋅</m:t>
                  </m:r>
                  <m:r>
                    <m:t>3</m:t>
                  </m:r>
                  <m:r>
                    <m:rPr>
                      <m:sty m:val="p"/>
                    </m:rPr>
                    <m:t>+</m:t>
                  </m:r>
                  <m:r>
                    <m:t>4</m:t>
                  </m:r>
                  <m:r>
                    <m:rPr>
                      <m:sty m:val="p"/>
                    </m:rPr>
                    <m:t>⋅</m:t>
                  </m:r>
                  <m:r>
                    <m:t>4</m:t>
                  </m:r>
                </m:e>
              </m:rad>
              <m:r>
                <m:t>&amp;</m:t>
              </m:r>
              <m:r>
                <m:t>&amp;</m:t>
              </m:r>
              <m:r>
                <m:rPr>
                  <m:nor/>
                  <m:sty m:val="p"/>
                </m:rPr>
                <m:t>(sum of products of matching entries)</m:t>
              </m:r>
            </m:e>
            <m:e>
              <m:r>
                <m:t>&amp;</m:t>
              </m:r>
              <m:r>
                <m:rPr>
                  <m:sty m:val="p"/>
                </m:rPr>
                <m:t>=</m:t>
              </m:r>
              <m:rad>
                <m:radPr>
                  <m:degHide m:val="on"/>
                </m:radPr>
                <m:deg/>
                <m:e>
                  <m:r>
                    <m:t>1</m:t>
                  </m:r>
                  <m:r>
                    <m:rPr>
                      <m:sty m:val="p"/>
                    </m:rPr>
                    <m:t>+</m:t>
                  </m:r>
                  <m:r>
                    <m:t>4</m:t>
                  </m:r>
                  <m:r>
                    <m:rPr>
                      <m:sty m:val="p"/>
                    </m:rPr>
                    <m:t>+</m:t>
                  </m:r>
                  <m:r>
                    <m:t>9</m:t>
                  </m:r>
                  <m:r>
                    <m:rPr>
                      <m:sty m:val="p"/>
                    </m:rPr>
                    <m:t>+</m:t>
                  </m:r>
                  <m:r>
                    <m:t>16</m:t>
                  </m:r>
                </m:e>
              </m:rad>
              <m:r>
                <m:t>&amp;</m:t>
              </m:r>
              <m:r>
                <m:t>&amp;</m:t>
              </m:r>
              <m:r>
                <m:rPr>
                  <m:nor/>
                  <m:sty m:val="p"/>
                </m:rPr>
                <m:t>(multiply)</m:t>
              </m:r>
            </m:e>
            <m:e>
              <m:r>
                <m:t>&amp;</m:t>
              </m:r>
              <m:r>
                <m:rPr>
                  <m:sty m:val="p"/>
                </m:rPr>
                <m:t>=</m:t>
              </m:r>
              <m:rad>
                <m:radPr>
                  <m:degHide m:val="on"/>
                </m:radPr>
                <m:deg/>
                <m:e>
                  <m:r>
                    <m:t>30</m:t>
                  </m:r>
                </m:e>
              </m:rad>
              <m:r>
                <m:t>&amp;</m:t>
              </m:r>
              <m:r>
                <m:t>&amp;</m:t>
              </m:r>
              <m:r>
                <m:rPr>
                  <m:nor/>
                  <m:sty m:val="p"/>
                </m:rPr>
                <m:t>(add)</m:t>
              </m:r>
            </m:e>
          </m:eqArr>
        </m:oMath>
      </m:oMathPara>
    </w:p>
    <w:p>
      <w:pPr>
        <w:pStyle w:val="FirstParagraph"/>
      </w:pPr>
      <w:r>
        <w:t xml:space="preserve">The second step is</w:t>
      </w:r>
      <w:r>
        <w:t xml:space="preserve"> </w:t>
      </w:r>
      <w:hyperlink w:anchor="thm-matrix-inner-product-entries">
        <w:r>
          <w:rPr>
            <w:rStyle w:val="Hyperlink"/>
          </w:rPr>
          <w:t xml:space="preserve">Theorem 70</w:t>
        </w:r>
      </w:hyperlink>
      <w:r>
        <w:t xml:space="preserve">.</w:t>
      </w:r>
    </w:p>
    <w:bookmarkEnd w:id="429"/>
    <w:bookmarkStart w:id="430" w:name="rem-frobenius-norm-entries"/>
    <w:p>
      <w:pPr>
        <w:pStyle w:val="BodyText"/>
      </w:pPr>
      <w:r>
        <w:rPr>
          <w:i/>
          <w:iCs/>
        </w:rPr>
        <w:t xml:space="preserve">Remark 27</w:t>
      </w:r>
      <w:r>
        <w:t xml:space="preserve"> (The Frobenius norm is the Euclidean norm of the entries). </w:t>
      </w:r>
      <w:r>
        <w:t xml:space="preserve">By</w:t>
      </w:r>
      <w:r>
        <w:t xml:space="preserve"> </w:t>
      </w:r>
      <w:hyperlink w:anchor="thm-matrix-inner-product-entries">
        <w:r>
          <w:rPr>
            <w:rStyle w:val="Hyperlink"/>
          </w:rPr>
          <w:t xml:space="preserve">Theorem 70</w:t>
        </w:r>
      </w:hyperlink>
      <w:r>
        <w:t xml:space="preserve">,</w:t>
      </w:r>
      <w:r>
        <w:t xml:space="preserve"> </w:t>
      </w: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oMath>
      <w:r>
        <w:t xml:space="preserve">,</w:t>
      </w:r>
      <w:r>
        <w:t xml:space="preserve"> </w:t>
      </w:r>
      <w:r>
        <w:t xml:space="preserve">a sum of squares, so the square root is always defined.</w:t>
      </w:r>
      <w:r>
        <w:t xml:space="preserve"> </w:t>
      </w:r>
      <m:oMath>
        <m:r>
          <m:t>​</m:t>
        </m:r>
        <m:d>
          <m:dPr>
            <m:begChr m:val="∥"/>
            <m:sepChr m:val=""/>
            <m:endChr m:val="∥"/>
            <m:grow/>
          </m:dPr>
          <m:e>
            <m:r>
              <m:rPr>
                <m:sty m:val="bi"/>
              </m:rPr>
              <m:t>A</m:t>
            </m:r>
          </m:e>
        </m:d>
        <m:sSub>
          <m:e>
            <m:r>
              <m:t>​</m:t>
            </m:r>
          </m:e>
          <m:sub>
            <m:r>
              <m:t>F</m:t>
            </m:r>
          </m:sub>
        </m:sSub>
      </m:oMath>
      <w:r>
        <w:t xml:space="preserve"> </w:t>
      </w:r>
      <w:r>
        <w:t xml:space="preserve">is the Euclidean norm (</w:t>
      </w:r>
      <w:hyperlink w:anchor="def-euclidean-norm">
        <w:r>
          <w:rPr>
            <w:rStyle w:val="Hyperlink"/>
          </w:rPr>
          <w:t xml:space="preserve">Definition 14</w:t>
        </w:r>
      </w:hyperlink>
      <w:r>
        <w:t xml:space="preserve">)</w:t>
      </w:r>
      <w:r>
        <w:t xml:space="preserve"> </w:t>
      </w:r>
      <w:r>
        <w:t xml:space="preserve">of the entries of</w:t>
      </w:r>
      <w:r>
        <w:t xml:space="preserve"> </w:t>
      </w:r>
      <m:oMath>
        <m:r>
          <m:rPr>
            <m:sty m:val="bi"/>
          </m:rPr>
          <m:t>A</m:t>
        </m:r>
      </m:oMath>
      <w:r>
        <w:t xml:space="preserve">, listed as one vector of length</w:t>
      </w:r>
      <w:r>
        <w:t xml:space="preserve"> </w:t>
      </w:r>
      <m:oMath>
        <m:r>
          <m:t>n</m:t>
        </m:r>
        <m:r>
          <m:t>p</m:t>
        </m:r>
      </m:oMath>
      <w:r>
        <w:t xml:space="preserve"> </w:t>
      </w:r>
      <w:r>
        <w:t xml:space="preserve">(Banerjee and Roy 2014, chap. 15, Definition 15.4, p. 492)</w:t>
      </w:r>
      <w:r>
        <w:t xml:space="preserve">.</w:t>
      </w:r>
    </w:p>
    <w:p>
      <w:pPr>
        <w:pStyle w:val="BodyText"/>
      </w:pPr>
      <w:r>
        <w:t xml:space="preserve">For example, listing the entries of</w:t>
      </w:r>
      <w:r>
        <w:t xml:space="preserve"> </w:t>
      </w:r>
      <m:oMath>
        <m:r>
          <m:rPr>
            <m:sty m:val="bi"/>
          </m:rPr>
          <m:t>A</m:t>
        </m:r>
      </m:oMath>
      <w:r>
        <w:t xml:space="preserve"> </w:t>
      </w:r>
      <w:r>
        <w:t xml:space="preserve">in</w:t>
      </w:r>
      <w:r>
        <w:t xml:space="preserve"> </w:t>
      </w:r>
      <w:hyperlink w:anchor="exm-frobenius-norm">
        <w:r>
          <w:rPr>
            <w:rStyle w:val="Hyperlink"/>
          </w:rPr>
          <w:t xml:space="preserve">Example 135</w:t>
        </w:r>
      </w:hyperlink>
      <w:r>
        <w:t xml:space="preserve"> </w:t>
      </w:r>
      <w:r>
        <w:t xml:space="preserve">row by row gives the vector</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of length</w:t>
      </w:r>
      <w:r>
        <w:t xml:space="preserve"> </w:t>
      </w:r>
      <m:oMath>
        <m:r>
          <m:t>2</m:t>
        </m:r>
        <m:r>
          <m:rPr>
            <m:sty m:val="p"/>
          </m:rPr>
          <m:t>⋅</m:t>
        </m:r>
        <m:r>
          <m:t>2</m:t>
        </m:r>
        <m:r>
          <m:rPr>
            <m:sty m:val="p"/>
          </m:rPr>
          <m:t>=</m:t>
        </m:r>
        <m:r>
          <m:t>4</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r>
                    <m:rPr>
                      <m:sty m:val="p"/>
                    </m:rPr>
                    <m:t>(</m:t>
                  </m:r>
                  <m:r>
                    <m:t>1</m:t>
                  </m:r>
                  <m:r>
                    <m:rPr>
                      <m:sty m:val="p"/>
                    </m:rPr>
                    <m:t>,</m:t>
                  </m:r>
                  <m:r>
                    <m:t>2</m:t>
                  </m:r>
                  <m:r>
                    <m:rPr>
                      <m:sty m:val="p"/>
                    </m:rPr>
                    <m:t>,</m:t>
                  </m:r>
                  <m:r>
                    <m:t>3</m:t>
                  </m:r>
                  <m:r>
                    <m:rPr>
                      <m:sty m:val="p"/>
                    </m:rPr>
                    <m:t>,</m:t>
                  </m:r>
                  <m:r>
                    <m:t>4</m:t>
                  </m:r>
                  <m:r>
                    <m:rPr>
                      <m:sty m:val="p"/>
                    </m:rPr>
                    <m:t>)</m:t>
                  </m:r>
                </m:e>
              </m:d>
              <m:r>
                <m:t>​</m:t>
              </m:r>
              <m:r>
                <m:t>&amp;</m:t>
              </m:r>
              <m:r>
                <m:rPr>
                  <m:sty m:val="p"/>
                </m:rPr>
                <m:t>=</m:t>
              </m:r>
              <m:rad>
                <m:radPr>
                  <m:degHide m:val="on"/>
                </m:radPr>
                <m:deg/>
                <m:e>
                  <m:r>
                    <m:t>1</m:t>
                  </m:r>
                  <m:r>
                    <m:rPr>
                      <m:sty m:val="p"/>
                    </m:rPr>
                    <m:t>+</m:t>
                  </m:r>
                  <m:r>
                    <m:t>4</m:t>
                  </m:r>
                  <m:r>
                    <m:rPr>
                      <m:sty m:val="p"/>
                    </m:rPr>
                    <m:t>+</m:t>
                  </m:r>
                  <m:r>
                    <m:t>9</m:t>
                  </m:r>
                  <m:r>
                    <m:rPr>
                      <m:sty m:val="p"/>
                    </m:rPr>
                    <m:t>+</m:t>
                  </m:r>
                  <m:r>
                    <m:t>16</m:t>
                  </m:r>
                </m:e>
              </m:rad>
            </m:e>
            <m:e>
              <m:r>
                <m:t>&amp;</m:t>
              </m:r>
              <m:r>
                <m:rPr>
                  <m:sty m:val="p"/>
                </m:rPr>
                <m:t>=</m:t>
              </m:r>
              <m:rad>
                <m:radPr>
                  <m:degHide m:val="on"/>
                </m:radPr>
                <m:deg/>
                <m:e>
                  <m:r>
                    <m:t>30</m:t>
                  </m:r>
                </m:e>
              </m:rad>
            </m:e>
            <m:e>
              <m:r>
                <m:t>&amp;</m:t>
              </m:r>
              <m:r>
                <m:rPr>
                  <m:sty m:val="p"/>
                </m:rPr>
                <m:t>=</m:t>
              </m:r>
              <m:r>
                <m:t>​</m:t>
              </m:r>
              <m:d>
                <m:dPr>
                  <m:begChr m:val="∥"/>
                  <m:sepChr m:val=""/>
                  <m:endChr m:val="∥"/>
                  <m:grow/>
                </m:dPr>
                <m:e>
                  <m:r>
                    <m:rPr>
                      <m:sty m:val="bi"/>
                    </m:rPr>
                    <m:t>A</m:t>
                  </m:r>
                </m:e>
              </m:d>
              <m:sSub>
                <m:e>
                  <m:r>
                    <m:t>​</m:t>
                  </m:r>
                </m:e>
                <m:sub>
                  <m:r>
                    <m:t>F</m:t>
                  </m:r>
                </m:sub>
              </m:sSub>
              <m:r>
                <m:rPr>
                  <m:sty m:val="p"/>
                </m:rPr>
                <m:t>.</m:t>
              </m:r>
            </m:e>
          </m:eqArr>
        </m:oMath>
      </m:oMathPara>
    </w:p>
    <w:bookmarkEnd w:id="430"/>
    <w:bookmarkStart w:id="431" w:name="thm-frobenius-norm-columns"/>
    <w:p>
      <w:pPr>
        <w:pStyle w:val="FirstParagraph"/>
      </w:pPr>
      <w:r>
        <w:rPr>
          <w:b/>
          <w:bCs/>
        </w:rPr>
        <w:t xml:space="preserve">Theorem 71 (The squared Frobenius norm adds up the squared column norms)</w:t>
      </w:r>
      <w:r>
        <w:t xml:space="preserve"> </w:t>
      </w:r>
      <w:r>
        <w:t xml:space="preserve">If</w:t>
      </w:r>
      <w:r>
        <w:t xml:space="preserve"> </w:t>
      </w:r>
      <m:oMath>
        <m:r>
          <m:rPr>
            <m:sty m:val="bi"/>
          </m:rPr>
          <m:t>A</m:t>
        </m:r>
      </m:oMath>
      <w:r>
        <w:t xml:space="preserve"> </w:t>
      </w:r>
      <w:r>
        <w:t xml:space="preserve">is an</w:t>
      </w:r>
      <w:r>
        <w:t xml:space="preserve"> </w:t>
      </w:r>
      <m:oMath>
        <m:r>
          <m:t>n</m:t>
        </m:r>
        <m:r>
          <m:rPr>
            <m:sty m:val="p"/>
          </m:rPr>
          <m:t>×</m:t>
        </m:r>
        <m:r>
          <m:t>p</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p</m:t>
            </m:r>
          </m:sub>
        </m:sSub>
      </m:oMath>
      <w:r>
        <w:t xml:space="preserve">, then</w:t>
      </w:r>
    </w:p>
    <w:p>
      <w:pPr>
        <w:pStyle w:val="BodyText"/>
      </w:pPr>
      <m:oMathPara>
        <m:oMathParaPr>
          <m:jc m:val="center"/>
        </m:oMathParaP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acc>
                    <m:accPr>
                      <m:chr m:val="̃"/>
                    </m:accPr>
                    <m:e>
                      <m:r>
                        <m:t>a</m:t>
                      </m:r>
                    </m:e>
                  </m:acc>
                </m:e>
                <m:sub>
                  <m:r>
                    <m:t>j</m:t>
                  </m:r>
                </m:sub>
              </m:sSub>
            </m:e>
          </m:d>
          <m:sSup>
            <m:e>
              <m:r>
                <m:t>​</m:t>
              </m:r>
            </m:e>
            <m:sup>
              <m:r>
                <m:t>2</m:t>
              </m:r>
            </m:sup>
          </m:sSup>
          <m:r>
            <m:rPr>
              <m:sty m:val="p"/>
            </m:rPr>
            <m:t>.</m:t>
          </m:r>
        </m:oMath>
      </m:oMathPara>
    </w:p>
    <w:bookmarkEnd w:id="431"/>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m:oMath>
        <m:sSub>
          <m:e>
            <m:acc>
              <m:accPr>
                <m:chr m:val="̃"/>
              </m:accPr>
              <m:e>
                <m:r>
                  <m:t>a</m:t>
                </m:r>
              </m:e>
            </m:acc>
          </m:e>
          <m:sub>
            <m:r>
              <m:t>j</m:t>
            </m:r>
          </m:sub>
        </m:sSub>
      </m:oMath>
      <w:r>
        <w:t xml:space="preserve"> </w:t>
      </w:r>
      <w:r>
        <w:t xml:space="preserve">is</w:t>
      </w:r>
      <w:r>
        <w:t xml:space="preserve"> </w:t>
      </w:r>
      <m:oMath>
        <m:sSub>
          <m:e>
            <m:r>
              <m:t>a</m:t>
            </m:r>
          </m:e>
          <m:sub>
            <m:r>
              <m:t>i</m:t>
            </m:r>
            <m:r>
              <m:t>j</m:t>
            </m:r>
          </m:sub>
        </m:sSub>
      </m:oMath>
      <w:r>
        <w:t xml:space="preserve">, so</w:t>
      </w:r>
    </w:p>
    <w:p>
      <w:pPr>
        <w:pStyle w:val="BodyText"/>
      </w:pPr>
      <m:oMathPara>
        <m:oMathParaPr>
          <m:jc m:val="center"/>
        </m:oMathParaPr>
        <m:oMath>
          <m:eqArr>
            <m:e>
              <m:r>
                <m:t>​</m:t>
              </m:r>
              <m:d>
                <m:dPr>
                  <m:begChr m:val="∥"/>
                  <m:sepChr m:val=""/>
                  <m:endChr m:val="∥"/>
                  <m:grow/>
                </m:dPr>
                <m:e>
                  <m:r>
                    <m:rPr>
                      <m:sty m:val="bi"/>
                    </m:rPr>
                    <m:t>A</m:t>
                  </m:r>
                </m:e>
              </m:d>
              <m:sSubSup>
                <m:e>
                  <m:r>
                    <m:t>​</m:t>
                  </m:r>
                </m:e>
                <m:sub>
                  <m:r>
                    <m:t>F</m:t>
                  </m:r>
                </m:sub>
                <m:sup>
                  <m:r>
                    <m:t>2</m:t>
                  </m:r>
                </m:sup>
              </m:sSubSup>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r>
                <m:t>&amp;</m:t>
              </m:r>
              <m:r>
                <m:t>&amp;</m:t>
              </m:r>
              <m:r>
                <m:rPr>
                  <m:nor/>
                  <m:sty m:val="p"/>
                </m:rPr>
                <m:t>(</m:t>
              </m:r>
              <m:r>
                <m:rPr>
                  <m:nor/>
                  <m:sty m:val="p"/>
                </m:rPr>
                <m:t>Remark 27</m:t>
              </m:r>
              <m:r>
                <m:rPr>
                  <m:nor/>
                  <m:sty m:val="p"/>
                </m:rPr>
                <m:t>)</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Sup>
                        <m:e>
                          <m:r>
                            <m:t>a</m:t>
                          </m:r>
                        </m:e>
                        <m:sub>
                          <m:r>
                            <m:t>i</m:t>
                          </m:r>
                          <m:r>
                            <m:t>j</m:t>
                          </m:r>
                        </m:sub>
                        <m:sup>
                          <m:r>
                            <m:t>2</m:t>
                          </m:r>
                        </m:sup>
                      </m:sSubSup>
                    </m:e>
                  </m:nary>
                </m:e>
              </m:nary>
              <m:r>
                <m:t>&amp;</m:t>
              </m:r>
              <m:r>
                <m:t>&amp;</m:t>
              </m:r>
              <m:r>
                <m:rPr>
                  <m:nor/>
                  <m:sty m:val="p"/>
                </m:rPr>
                <m:t>(swap the order of two finite sums)</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acc>
                        <m:accPr>
                          <m:chr m:val="̃"/>
                        </m:accPr>
                        <m:e>
                          <m:r>
                            <m:t>a</m:t>
                          </m:r>
                        </m:e>
                      </m:acc>
                    </m:e>
                    <m:sub>
                      <m:r>
                        <m:t>j</m:t>
                      </m:r>
                    </m:sub>
                  </m:sSub>
                </m:e>
              </m:d>
              <m:sSup>
                <m:e>
                  <m:r>
                    <m:t>​</m:t>
                  </m:r>
                </m:e>
                <m:sup>
                  <m:r>
                    <m:t>2</m:t>
                  </m:r>
                </m:sup>
              </m:sSup>
              <m:r>
                <m:t>&amp;</m:t>
              </m:r>
              <m:r>
                <m:t>&amp;</m:t>
              </m:r>
              <m:r>
                <m:rPr>
                  <m:nor/>
                  <m:sty m:val="p"/>
                </m:rPr>
                <m:t>(</m:t>
              </m:r>
              <m:r>
                <m:rPr>
                  <m:nor/>
                  <m:sty m:val="p"/>
                </m:rPr>
                <m:t>Definition 14</m:t>
              </m:r>
              <m:r>
                <m:rPr>
                  <m:nor/>
                  <m:sty m:val="p"/>
                </m:rPr>
                <m:t>, applied to each column)</m:t>
              </m:r>
            </m:e>
          </m:eqArr>
        </m:oMath>
      </m:oMathPara>
    </w:p>
    <w:bookmarkStart w:id="432" w:name="exm-frobenius-norm-columns"/>
    <w:p>
      <w:pPr>
        <w:pStyle w:val="FirstParagraph"/>
      </w:pPr>
      <w:r>
        <w:rPr>
          <w:b/>
          <w:bCs/>
        </w:rPr>
        <w:t xml:space="preserve">Example 136 (The Frobenius norm of a</w:t>
      </w:r>
      <w:r>
        <w:rPr>
          <w:b/>
          <w:bCs/>
        </w:rPr>
        <w:t xml:space="preserve"> </w:t>
      </w:r>
      <m:oMath>
        <m:r>
          <m:t>2</m:t>
        </m:r>
        <m:r>
          <m:rPr>
            <m:sty m:val="p"/>
          </m:rPr>
          <m:t>×</m:t>
        </m:r>
        <m:r>
          <m:t>2</m:t>
        </m:r>
      </m:oMath>
      <w:r>
        <w:rPr>
          <w:b/>
          <w:bCs/>
        </w:rPr>
        <w:t xml:space="preserve"> </w:t>
      </w:r>
      <w:r>
        <w:rPr>
          <w:b/>
          <w:bCs/>
        </w:rPr>
        <w:t xml:space="preserve">matrix, column by column)</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in</w:t>
      </w:r>
      <w:r>
        <w:t xml:space="preserve"> </w:t>
      </w:r>
      <w:hyperlink w:anchor="exm-frobenius-norm">
        <w:r>
          <w:rPr>
            <w:rStyle w:val="Hyperlink"/>
          </w:rPr>
          <w:t xml:space="preserve">Example 135</w:t>
        </w:r>
      </w:hyperlink>
      <w:r>
        <w:t xml:space="preserve"> </w:t>
      </w:r>
      <w:r>
        <w:t xml:space="preserve">has columns</w:t>
      </w:r>
      <w:r>
        <w:t xml:space="preserve"> </w:t>
      </w:r>
      <m:oMath>
        <m:sSub>
          <m:e>
            <m:acc>
              <m:accPr>
                <m:chr m:val="̃"/>
              </m:accPr>
              <m:e>
                <m:r>
                  <m:t>a</m:t>
                </m:r>
              </m:e>
            </m:acc>
          </m:e>
          <m:sub>
            <m:r>
              <m:t>1</m:t>
            </m:r>
          </m:sub>
        </m:sSub>
        <m:r>
          <m:rPr>
            <m:sty m:val="p"/>
          </m:rPr>
          <m:t>=</m:t>
        </m:r>
        <m:r>
          <m:rPr>
            <m:sty m:val="p"/>
          </m:rPr>
          <m:t>(</m:t>
        </m:r>
        <m:r>
          <m:t>1</m:t>
        </m:r>
        <m:r>
          <m:rPr>
            <m:sty m:val="p"/>
          </m:rPr>
          <m:t>,</m:t>
        </m:r>
        <m:r>
          <m:t>3</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2</m:t>
        </m:r>
        <m:r>
          <m:rPr>
            <m:sty m:val="p"/>
          </m:rPr>
          <m:t>,</m:t>
        </m:r>
        <m:r>
          <m:t>4</m:t>
        </m:r>
        <m:r>
          <m:rPr>
            <m:sty m:val="p"/>
          </m:rPr>
          <m:t>)</m:t>
        </m:r>
      </m:oMath>
      <w:r>
        <w:t xml:space="preserve">, so</w:t>
      </w:r>
    </w:p>
    <w:p>
      <w:pPr>
        <w:pStyle w:val="BodyText"/>
      </w:pPr>
      <m:oMathPara>
        <m:oMathParaPr>
          <m:jc m:val="center"/>
        </m:oMathParaPr>
        <m:oMath>
          <m:eqArr>
            <m:e>
              <m:r>
                <m:t>​</m:t>
              </m:r>
              <m:d>
                <m:dPr>
                  <m:begChr m:val="∥"/>
                  <m:sepChr m:val=""/>
                  <m:endChr m:val="∥"/>
                  <m:grow/>
                </m:dPr>
                <m:e>
                  <m:r>
                    <m:rPr>
                      <m:sty m:val="bi"/>
                    </m:rPr>
                    <m:t>A</m:t>
                  </m:r>
                </m:e>
              </m:d>
              <m:sSubSup>
                <m:e>
                  <m:r>
                    <m:t>​</m:t>
                  </m:r>
                </m:e>
                <m:sub>
                  <m:r>
                    <m:t>F</m:t>
                  </m:r>
                </m:sub>
                <m:sup>
                  <m:r>
                    <m:t>2</m:t>
                  </m:r>
                </m:sup>
              </m:sSubSup>
              <m:r>
                <m:t>&amp;</m:t>
              </m:r>
              <m:r>
                <m:rPr>
                  <m:sty m:val="p"/>
                </m:rPr>
                <m:t>=</m:t>
              </m:r>
              <m:r>
                <m:t>​</m:t>
              </m:r>
              <m:d>
                <m:dPr>
                  <m:begChr m:val="∥"/>
                  <m:sepChr m:val=""/>
                  <m:endChr m:val="∥"/>
                  <m:grow/>
                </m:dPr>
                <m:e>
                  <m:sSub>
                    <m:e>
                      <m:acc>
                        <m:accPr>
                          <m:chr m:val="̃"/>
                        </m:accPr>
                        <m:e>
                          <m:r>
                            <m:t>a</m:t>
                          </m:r>
                        </m:e>
                      </m:acc>
                    </m:e>
                    <m:sub>
                      <m:r>
                        <m:t>1</m:t>
                      </m:r>
                    </m:sub>
                  </m:sSub>
                </m:e>
              </m:d>
              <m:sSup>
                <m:e>
                  <m:r>
                    <m:t>​</m:t>
                  </m:r>
                </m:e>
                <m:sup>
                  <m:r>
                    <m:t>2</m:t>
                  </m:r>
                </m:sup>
              </m:sSup>
              <m:r>
                <m:rPr>
                  <m:sty m:val="p"/>
                </m:rPr>
                <m:t>+</m:t>
              </m:r>
              <m:r>
                <m:t>​</m:t>
              </m:r>
              <m:d>
                <m:dPr>
                  <m:begChr m:val="∥"/>
                  <m:sepChr m:val=""/>
                  <m:endChr m:val="∥"/>
                  <m:grow/>
                </m:dPr>
                <m:e>
                  <m:sSub>
                    <m:e>
                      <m:acc>
                        <m:accPr>
                          <m:chr m:val="̃"/>
                        </m:accPr>
                        <m:e>
                          <m:r>
                            <m:t>a</m:t>
                          </m:r>
                        </m:e>
                      </m:acc>
                    </m:e>
                    <m:sub>
                      <m:r>
                        <m:t>2</m:t>
                      </m:r>
                    </m:sub>
                  </m:sSub>
                </m:e>
              </m:d>
              <m:sSup>
                <m:e>
                  <m:r>
                    <m:t>​</m:t>
                  </m:r>
                </m:e>
                <m:sup>
                  <m:r>
                    <m:t>2</m:t>
                  </m:r>
                </m:sup>
              </m:sSup>
              <m:r>
                <m:t>&amp;</m:t>
              </m:r>
              <m:r>
                <m:t>&amp;</m:t>
              </m:r>
              <m:r>
                <m:rPr>
                  <m:nor/>
                  <m:sty m:val="p"/>
                </m:rPr>
                <m:t>(</m:t>
              </m:r>
              <m:r>
                <m:rPr>
                  <m:nor/>
                  <m:sty m:val="p"/>
                </m:rPr>
                <m:t>Theorem 71</m:t>
              </m:r>
              <m:r>
                <m:rPr>
                  <m:nor/>
                  <m:sty m:val="p"/>
                </m:rPr>
                <m:t>)</m:t>
              </m:r>
            </m:e>
            <m:e>
              <m:r>
                <m:t>&amp;</m:t>
              </m:r>
              <m:r>
                <m:rPr>
                  <m:sty m:val="p"/>
                </m:rPr>
                <m:t>=</m:t>
              </m:r>
              <m:r>
                <m:rPr>
                  <m:sty m:val="p"/>
                </m:rPr>
                <m:t>(</m:t>
              </m:r>
              <m:sSup>
                <m:e>
                  <m:r>
                    <m:t>1</m:t>
                  </m:r>
                </m:e>
                <m:sup>
                  <m:r>
                    <m:t>2</m:t>
                  </m:r>
                </m:sup>
              </m:sSup>
              <m:r>
                <m:rPr>
                  <m:sty m:val="p"/>
                </m:rPr>
                <m:t>+</m:t>
              </m:r>
              <m:sSup>
                <m:e>
                  <m:r>
                    <m:t>3</m:t>
                  </m:r>
                </m:e>
                <m:sup>
                  <m:r>
                    <m:t>2</m:t>
                  </m:r>
                </m:sup>
              </m:sSup>
              <m:r>
                <m:rPr>
                  <m:sty m:val="p"/>
                </m:rPr>
                <m:t>)</m:t>
              </m:r>
              <m:r>
                <m:rPr>
                  <m:sty m:val="p"/>
                </m:rPr>
                <m:t>+</m:t>
              </m:r>
              <m:r>
                <m:rPr>
                  <m:sty m:val="p"/>
                </m:rPr>
                <m:t>(</m:t>
              </m:r>
              <m:sSup>
                <m:e>
                  <m:r>
                    <m:t>2</m:t>
                  </m:r>
                </m:e>
                <m:sup>
                  <m:r>
                    <m:t>2</m:t>
                  </m:r>
                </m:sup>
              </m:sSup>
              <m:r>
                <m:rPr>
                  <m:sty m:val="p"/>
                </m:rPr>
                <m:t>+</m:t>
              </m:r>
              <m:sSup>
                <m:e>
                  <m:r>
                    <m:t>4</m:t>
                  </m:r>
                </m:e>
                <m:sup>
                  <m:r>
                    <m:t>2</m:t>
                  </m:r>
                </m:sup>
              </m:sSup>
              <m:r>
                <m:rPr>
                  <m:sty m:val="p"/>
                </m:rPr>
                <m:t>)</m:t>
              </m:r>
              <m:r>
                <m:t>&amp;</m:t>
              </m:r>
              <m:r>
                <m:t>&amp;</m:t>
              </m:r>
              <m:r>
                <m:rPr>
                  <m:nor/>
                  <m:sty m:val="p"/>
                </m:rPr>
                <m:t>(definition of the norm)</m:t>
              </m:r>
            </m:e>
            <m:e>
              <m:r>
                <m:t>&amp;</m:t>
              </m:r>
              <m:r>
                <m:rPr>
                  <m:sty m:val="p"/>
                </m:rPr>
                <m:t>=</m:t>
              </m:r>
              <m:r>
                <m:t>10</m:t>
              </m:r>
              <m:r>
                <m:rPr>
                  <m:sty m:val="p"/>
                </m:rPr>
                <m:t>+</m:t>
              </m:r>
              <m:r>
                <m:t>20</m:t>
              </m:r>
              <m:r>
                <m:t>&amp;</m:t>
              </m:r>
              <m:r>
                <m:t>&amp;</m:t>
              </m:r>
              <m:r>
                <m:rPr>
                  <m:nor/>
                  <m:sty m:val="p"/>
                </m:rPr>
                <m:t>(square and add)</m:t>
              </m:r>
            </m:e>
            <m:e>
              <m:r>
                <m:t>&amp;</m:t>
              </m:r>
              <m:r>
                <m:rPr>
                  <m:sty m:val="p"/>
                </m:rPr>
                <m:t>=</m:t>
              </m:r>
              <m:r>
                <m:t>30</m:t>
              </m:r>
              <m:r>
                <m:t>&amp;</m:t>
              </m:r>
              <m:r>
                <m:t>&amp;</m:t>
              </m:r>
              <m:r>
                <m:rPr>
                  <m:nor/>
                  <m:sty m:val="p"/>
                </m:rPr>
                <m:t>(add)</m:t>
              </m:r>
            </m:e>
          </m:eqArr>
        </m:oMath>
      </m:oMathPara>
    </w:p>
    <w:p>
      <w:pPr>
        <w:pStyle w:val="FirstParagraph"/>
      </w:pPr>
      <w:r>
        <w:t xml:space="preserve">which matches</w:t>
      </w:r>
      <w:r>
        <w:t xml:space="preserve"> </w:t>
      </w:r>
      <m:oMath>
        <m:r>
          <m:t>​</m:t>
        </m:r>
        <m:d>
          <m:dPr>
            <m:begChr m:val="∥"/>
            <m:sepChr m:val=""/>
            <m:endChr m:val="∥"/>
            <m:grow/>
          </m:dPr>
          <m:e>
            <m:r>
              <m:rPr>
                <m:sty m:val="bi"/>
              </m:rPr>
              <m:t>A</m:t>
            </m:r>
          </m:e>
        </m:d>
        <m:sSub>
          <m:e>
            <m:r>
              <m:t>​</m:t>
            </m:r>
          </m:e>
          <m:sub>
            <m:r>
              <m:t>F</m:t>
            </m:r>
          </m:sub>
        </m:sSub>
        <m:r>
          <m:rPr>
            <m:sty m:val="p"/>
          </m:rPr>
          <m:t>=</m:t>
        </m:r>
        <m:rad>
          <m:radPr>
            <m:degHide m:val="on"/>
          </m:radPr>
          <m:deg/>
          <m:e>
            <m:r>
              <m:t>30</m:t>
            </m:r>
          </m:e>
        </m:rad>
      </m:oMath>
      <w:r>
        <w:t xml:space="preserve"> </w:t>
      </w:r>
      <w:r>
        <w:t xml:space="preserve">from</w:t>
      </w:r>
      <w:r>
        <w:t xml:space="preserve"> </w:t>
      </w:r>
      <w:hyperlink w:anchor="exm-frobenius-norm">
        <w:r>
          <w:rPr>
            <w:rStyle w:val="Hyperlink"/>
          </w:rPr>
          <w:t xml:space="preserve">Example 135</w:t>
        </w:r>
      </w:hyperlink>
      <w:r>
        <w:t xml:space="preserve">.</w:t>
      </w:r>
    </w:p>
    <w:bookmarkEnd w:id="432"/>
    <w:bookmarkEnd w:id="433"/>
    <w:bookmarkStart w:id="457" w:name="matrix-decompositions"/>
    <w:p>
      <w:pPr>
        <w:pStyle w:val="Heading2"/>
      </w:pPr>
      <w:r>
        <w:t xml:space="preserve">17 Matrix Decompositions</w:t>
      </w:r>
    </w:p>
    <w:bookmarkStart w:id="434" w:name="def-eigenvalue"/>
    <w:p>
      <w:pPr>
        <w:pStyle w:val="FirstParagraph"/>
      </w:pPr>
      <w:r>
        <w:rPr>
          <w:b/>
          <w:bCs/>
        </w:rPr>
        <w:t xml:space="preserve">Definition 82 (Eigenvalue and eigenvector)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 real number</w:t>
      </w:r>
      <w:r>
        <w:t xml:space="preserve"> </w:t>
      </w:r>
      <m:oMath>
        <m:r>
          <m:t>λ</m:t>
        </m:r>
      </m:oMath>
      <w:r>
        <w:t xml:space="preserve"> </w:t>
      </w:r>
      <w:r>
        <w:t xml:space="preserve">is an</w:t>
      </w:r>
      <w:r>
        <w:t xml:space="preserve"> </w:t>
      </w:r>
      <w:r>
        <w:rPr>
          <w:b/>
          <w:bCs/>
        </w:rPr>
        <w:t xml:space="preserve">eigenvalue</w:t>
      </w:r>
      <w:r>
        <w:t xml:space="preserve"> </w:t>
      </w:r>
      <w:r>
        <w:t xml:space="preserve">of</w:t>
      </w:r>
      <w:r>
        <w:t xml:space="preserve"> </w:t>
      </w:r>
      <m:oMath>
        <m:r>
          <m:rPr>
            <m:sty m:val="bi"/>
          </m:rPr>
          <m:t>A</m:t>
        </m:r>
      </m:oMath>
      <w:r>
        <w:t xml:space="preserve"> </w:t>
      </w:r>
      <w:r>
        <w:t xml:space="preserve">if some real vector</w:t>
      </w:r>
      <w:r>
        <w:t xml:space="preserve"> </w:t>
      </w:r>
      <m:oMath>
        <m:acc>
          <m:accPr>
            <m:chr m:val="̃"/>
          </m:accPr>
          <m:e>
            <m:r>
              <m:t>v</m:t>
            </m:r>
          </m:e>
        </m:acc>
        <m:r>
          <m:rPr>
            <m:sty m:val="p"/>
          </m:rPr>
          <m:t>≠</m:t>
        </m:r>
        <m:acc>
          <m:accPr>
            <m:chr m:val="̃"/>
          </m:accPr>
          <m:e>
            <m:r>
              <m:t>0</m:t>
            </m:r>
          </m:e>
        </m:acc>
      </m:oMath>
      <w:r>
        <w:t xml:space="preserve"> </w:t>
      </w:r>
      <w:r>
        <w:t xml:space="preserve">of length</w:t>
      </w:r>
      <w:r>
        <w:t xml:space="preserve"> </w:t>
      </w:r>
      <m:oMath>
        <m:r>
          <m:t>p</m:t>
        </m:r>
      </m:oMath>
      <w:r>
        <w:t xml:space="preserve"> </w:t>
      </w:r>
      <w:r>
        <w:t xml:space="preserve">satisfies</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t> </m:t>
          </m:r>
          <m:limLow>
            <m:e>
              <m:limLow>
                <m:e>
                  <m:acc>
                    <m:accPr>
                      <m:chr m:val="̃"/>
                    </m:accPr>
                    <m:e>
                      <m:r>
                        <m:t>v</m:t>
                      </m:r>
                    </m:e>
                  </m:acc>
                </m:e>
                <m:lim>
                  <m:r>
                    <m:rPr>
                      <m:sty m:val="p"/>
                    </m:rPr>
                    <m:t>⏟</m:t>
                  </m:r>
                </m:lim>
              </m:limLow>
            </m:e>
            <m:lim>
              <m:r>
                <m:t>p</m:t>
              </m:r>
              <m:r>
                <m:rPr>
                  <m:sty m:val="p"/>
                </m:rPr>
                <m:t>×</m:t>
              </m:r>
              <m:r>
                <m:t>1</m:t>
              </m:r>
            </m:lim>
          </m:limLow>
          <m:r>
            <m:rPr>
              <m:sty m:val="p"/>
            </m:rPr>
            <m:t>=</m:t>
          </m:r>
          <m:r>
            <m:t>λ</m:t>
          </m:r>
          <m:r>
            <m:t> </m:t>
          </m:r>
          <m:limLow>
            <m:e>
              <m:limLow>
                <m:e>
                  <m:acc>
                    <m:accPr>
                      <m:chr m:val="̃"/>
                    </m:accPr>
                    <m:e>
                      <m:r>
                        <m:t>v</m:t>
                      </m:r>
                    </m:e>
                  </m:acc>
                </m:e>
                <m:lim>
                  <m:r>
                    <m:rPr>
                      <m:sty m:val="p"/>
                    </m:rPr>
                    <m:t>⏟</m:t>
                  </m:r>
                </m:lim>
              </m:limLow>
            </m:e>
            <m:lim>
              <m:r>
                <m:t>p</m:t>
              </m:r>
              <m:r>
                <m:rPr>
                  <m:sty m:val="p"/>
                </m:rPr>
                <m:t>×</m:t>
              </m:r>
              <m:r>
                <m:t>1</m:t>
              </m:r>
            </m:lim>
          </m:limLow>
        </m:oMath>
      </m:oMathPara>
    </w:p>
    <w:p>
      <w:pPr>
        <w:pStyle w:val="FirstParagraph"/>
      </w:pPr>
      <w:r>
        <w:t xml:space="preserve">Any such</w:t>
      </w:r>
      <w:r>
        <w:t xml:space="preserve"> </w:t>
      </w:r>
      <m:oMath>
        <m:acc>
          <m:accPr>
            <m:chr m:val="̃"/>
          </m:accPr>
          <m:e>
            <m:r>
              <m:t>v</m:t>
            </m:r>
          </m:e>
        </m:acc>
      </m:oMath>
      <w:r>
        <w:t xml:space="preserve"> </w:t>
      </w:r>
      <w:r>
        <w:t xml:space="preserve">is an</w:t>
      </w:r>
      <w:r>
        <w:t xml:space="preserve"> </w:t>
      </w:r>
      <w:r>
        <w:rPr>
          <w:b/>
          <w:bCs/>
        </w:rPr>
        <w:t xml:space="preserve">eigenvector</w:t>
      </w:r>
      <w:r>
        <w:t xml:space="preserve"> </w:t>
      </w:r>
      <w:r>
        <w:t xml:space="preserve">of</w:t>
      </w:r>
      <w:r>
        <w:t xml:space="preserve"> </w:t>
      </w:r>
      <m:oMath>
        <m:r>
          <m:rPr>
            <m:sty m:val="bi"/>
          </m:rPr>
          <m:t>A</m:t>
        </m:r>
      </m:oMath>
      <w:r>
        <w:t xml:space="preserve"> </w:t>
      </w:r>
      <w:r>
        <w:t xml:space="preserve">for</w:t>
      </w:r>
      <w:r>
        <w:t xml:space="preserve"> </w:t>
      </w:r>
      <m:oMath>
        <m:r>
          <m:t>λ</m:t>
        </m:r>
      </m:oMath>
      <w:r>
        <w:t xml:space="preserve">.</w:t>
      </w:r>
    </w:p>
    <w:bookmarkEnd w:id="434"/>
    <w:bookmarkStart w:id="435" w:name="exm-eigenvalue"/>
    <w:p>
      <w:pPr>
        <w:pStyle w:val="BodyText"/>
      </w:pPr>
      <w:r>
        <w:rPr>
          <w:b/>
          <w:bCs/>
        </w:rPr>
        <w:t xml:space="preserve">Example 137 (Eigenvectors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p>
    <w:p>
      <w:pPr>
        <w:pStyle w:val="BodyText"/>
      </w:pPr>
      <m:oMath>
        <m:r>
          <m:rPr>
            <m:sty m:val="p"/>
          </m:rPr>
          <m:t>(</m:t>
        </m:r>
        <m:r>
          <m:t>1</m:t>
        </m:r>
        <m:r>
          <m:rPr>
            <m:sty m:val="p"/>
          </m:rPr>
          <m:t>,</m:t>
        </m:r>
        <m:r>
          <m:t>1</m:t>
        </m:r>
        <m:r>
          <m:rPr>
            <m:sty m:val="p"/>
          </m:rPr>
          <m:t>)</m:t>
        </m:r>
      </m:oMath>
      <w:r>
        <w:t xml:space="preserve"> </w:t>
      </w:r>
      <w:r>
        <w:t xml:space="preserve">is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3</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3</m:t>
              </m:r>
              <m:r>
                <m:rPr>
                  <m:nor/>
                  <m:sty m:val="p"/>
                </m:rPr>
                <m:t>)</m:t>
              </m:r>
            </m:e>
          </m:eqArr>
        </m:oMath>
      </m:oMathPara>
    </w:p>
    <w:p>
      <w:pPr>
        <w:pStyle w:val="FirstParagraph"/>
      </w:pPr>
      <m:oMath>
        <m:r>
          <m:rPr>
            <m:sty m:val="p"/>
          </m:rPr>
          <m:t>(</m:t>
        </m:r>
        <m:r>
          <m:t>1</m:t>
        </m:r>
        <m:r>
          <m:rPr>
            <m:sty m:val="p"/>
          </m:rPr>
          <m:t>,</m:t>
        </m:r>
        <m:r>
          <m:rPr>
            <m:sty m:val="p"/>
          </m:rPr>
          <m:t>−</m:t>
        </m:r>
        <m:r>
          <m:t>1</m:t>
        </m:r>
        <m:r>
          <m:rPr>
            <m:sty m:val="p"/>
          </m:rPr>
          <m:t>)</m:t>
        </m:r>
      </m:oMath>
      <w:r>
        <w:t xml:space="preserve"> </w:t>
      </w:r>
      <w:r>
        <w:t xml:space="preserve">is an eigenvector for the eigenvalue</w:t>
      </w:r>
      <w:r>
        <w:t xml:space="preserve"> </w:t>
      </w:r>
      <m:oMath>
        <m:r>
          <m:t>1</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1</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1</m:t>
              </m:r>
              <m:r>
                <m:rPr>
                  <m:nor/>
                  <m:sty m:val="p"/>
                </m:rPr>
                <m:t>)</m:t>
              </m:r>
            </m:e>
          </m:eqArr>
        </m:oMath>
      </m:oMathPara>
    </w:p>
    <w:bookmarkEnd w:id="435"/>
    <w:bookmarkStart w:id="436" w:name="rem-eigenvector-multiples"/>
    <w:p>
      <w:pPr>
        <w:pStyle w:val="FirstParagraph"/>
      </w:pPr>
      <w:r>
        <w:rPr>
          <w:i/>
          <w:iCs/>
        </w:rPr>
        <w:t xml:space="preserve">Remark 28</w:t>
      </w:r>
      <w:r>
        <w:t xml:space="preserve"> (Multiples of an eigenvector). </w:t>
      </w:r>
      <w:r>
        <w:t xml:space="preserve">Multiplying by</w:t>
      </w:r>
      <w:r>
        <w:t xml:space="preserve"> </w:t>
      </w:r>
      <m:oMath>
        <m:r>
          <m:rPr>
            <m:sty m:val="bi"/>
          </m:rPr>
          <m:t>A</m:t>
        </m:r>
      </m:oMath>
      <w:r>
        <w:t xml:space="preserve"> </w:t>
      </w:r>
      <w:r>
        <w:t xml:space="preserve">rescales an eigenvector by</w:t>
      </w:r>
      <w:r>
        <w:t xml:space="preserve"> </w:t>
      </w:r>
      <m:oMath>
        <m:r>
          <m:t>λ</m:t>
        </m:r>
      </m:oMath>
      <w:r>
        <w:t xml:space="preserve"> </w:t>
      </w:r>
      <w:r>
        <w:t xml:space="preserve">and does not change the line it lies on.</w:t>
      </w:r>
      <w:r>
        <w:t xml:space="preserve"> </w:t>
      </w:r>
      <w:r>
        <w:t xml:space="preserve">Any nonzero multiple</w:t>
      </w:r>
      <w:r>
        <w:t xml:space="preserve"> </w:t>
      </w:r>
      <m:oMath>
        <m:r>
          <m:t>c</m:t>
        </m:r>
        <m:r>
          <m:t> </m:t>
        </m:r>
        <m:acc>
          <m:accPr>
            <m:chr m:val="̃"/>
          </m:accPr>
          <m:e>
            <m:r>
              <m:t>v</m:t>
            </m:r>
          </m:e>
        </m:acc>
      </m:oMath>
      <w:r>
        <w:t xml:space="preserve"> </w:t>
      </w:r>
      <w:r>
        <w:t xml:space="preserve">of an eigenvector</w:t>
      </w:r>
      <w:r>
        <w:t xml:space="preserve"> </w:t>
      </w:r>
      <w:r>
        <w:t xml:space="preserve">is also an eigenvector for the same</w:t>
      </w:r>
      <w:r>
        <w:t xml:space="preserve"> </w:t>
      </w:r>
      <m:oMath>
        <m:r>
          <m:t>λ</m:t>
        </m:r>
      </m:oMath>
      <w:r>
        <w:t xml:space="preserve">:</w:t>
      </w:r>
    </w:p>
    <w:p>
      <w:pPr>
        <w:pStyle w:val="BodyText"/>
      </w:pPr>
      <m:oMathPara>
        <m:oMathParaPr>
          <m:jc m:val="center"/>
        </m:oMathParaPr>
        <m:oMath>
          <m:eqArr>
            <m:e>
              <m:r>
                <m:rPr>
                  <m:sty m:val="bi"/>
                </m:rPr>
                <m:t>A</m:t>
              </m:r>
              <m:r>
                <m:rPr>
                  <m:sty m:val="p"/>
                </m:rPr>
                <m:t>(</m:t>
              </m:r>
              <m:r>
                <m:t>c</m:t>
              </m:r>
              <m:r>
                <m:t> </m:t>
              </m:r>
              <m:acc>
                <m:accPr>
                  <m:chr m:val="̃"/>
                </m:accPr>
                <m:e>
                  <m:r>
                    <m:t>v</m:t>
                  </m:r>
                </m:e>
              </m:acc>
              <m:r>
                <m:rPr>
                  <m:sty m:val="p"/>
                </m:rPr>
                <m:t>)</m:t>
              </m:r>
              <m:r>
                <m:t>&amp;</m:t>
              </m:r>
              <m:r>
                <m:rPr>
                  <m:sty m:val="p"/>
                </m:rPr>
                <m:t>=</m:t>
              </m:r>
              <m:r>
                <m:t>c</m:t>
              </m:r>
              <m:r>
                <m:t> </m:t>
              </m:r>
              <m:r>
                <m:rPr>
                  <m:sty m:val="bi"/>
                </m:rPr>
                <m:t>A</m:t>
              </m:r>
              <m:acc>
                <m:accPr>
                  <m:chr m:val="̃"/>
                </m:accPr>
                <m:e>
                  <m:r>
                    <m:t>v</m:t>
                  </m:r>
                </m:e>
              </m:acc>
              <m:r>
                <m:t>&amp;</m:t>
              </m:r>
              <m:r>
                <m:t>&amp;</m:t>
              </m:r>
              <m:r>
                <m:rPr>
                  <m:nor/>
                  <m:sty m:val="p"/>
                </m:rPr>
                <m:t>(move the scalar </m:t>
              </m:r>
              <m:r>
                <m:t>c</m:t>
              </m:r>
              <m:r>
                <m:rPr>
                  <m:nor/>
                  <m:sty m:val="p"/>
                </m:rPr>
                <m:t> to the front)</m:t>
              </m:r>
            </m:e>
            <m:e>
              <m:r>
                <m:t>&amp;</m:t>
              </m:r>
              <m:r>
                <m:rPr>
                  <m:sty m:val="p"/>
                </m:rPr>
                <m:t>=</m:t>
              </m:r>
              <m:r>
                <m:t>c</m:t>
              </m:r>
              <m:r>
                <m:t> </m:t>
              </m:r>
              <m:r>
                <m:t>λ</m:t>
              </m:r>
              <m:acc>
                <m:accPr>
                  <m:chr m:val="̃"/>
                </m:accPr>
                <m:e>
                  <m:r>
                    <m:t>v</m:t>
                  </m:r>
                </m:e>
              </m:acc>
              <m:r>
                <m:t>&amp;</m:t>
              </m:r>
              <m:r>
                <m:t>&amp;</m:t>
              </m:r>
              <m:r>
                <m:rPr>
                  <m:nor/>
                  <m:sty m:val="p"/>
                </m:rPr>
                <m:t>(</m:t>
              </m:r>
              <m:acc>
                <m:accPr>
                  <m:chr m:val="̃"/>
                </m:accPr>
                <m:e>
                  <m:r>
                    <m:t>v</m:t>
                  </m:r>
                </m:e>
              </m:acc>
              <m:r>
                <m:rPr>
                  <m:nor/>
                  <m:sty m:val="p"/>
                </m:rPr>
                <m:t> is an eigenvector for </m:t>
              </m:r>
              <m:r>
                <m:t>λ</m:t>
              </m:r>
              <m:r>
                <m:rPr>
                  <m:nor/>
                  <m:sty m:val="p"/>
                </m:rPr>
                <m:t>)</m:t>
              </m:r>
            </m:e>
            <m:e>
              <m:r>
                <m:t>&amp;</m:t>
              </m:r>
              <m:r>
                <m:rPr>
                  <m:sty m:val="p"/>
                </m:rPr>
                <m:t>=</m:t>
              </m:r>
              <m:r>
                <m:t>λ</m:t>
              </m:r>
              <m:r>
                <m:t> </m:t>
              </m:r>
              <m:r>
                <m:rPr>
                  <m:sty m:val="p"/>
                </m:rPr>
                <m:t>(</m:t>
              </m:r>
              <m:r>
                <m:t>c</m:t>
              </m:r>
              <m:r>
                <m:t> </m:t>
              </m:r>
              <m:acc>
                <m:accPr>
                  <m:chr m:val="̃"/>
                </m:accPr>
                <m:e>
                  <m:r>
                    <m:t>v</m:t>
                  </m:r>
                </m:e>
              </m:acc>
              <m:r>
                <m:rPr>
                  <m:sty m:val="p"/>
                </m:rPr>
                <m:t>)</m:t>
              </m:r>
              <m:r>
                <m:t>&amp;</m:t>
              </m:r>
              <m:r>
                <m:t>&amp;</m:t>
              </m:r>
              <m:r>
                <m:rPr>
                  <m:nor/>
                  <m:sty m:val="p"/>
                </m:rPr>
                <m:t>(multiplication of numbers is commutative)</m:t>
              </m:r>
            </m:e>
          </m:eqArr>
        </m:oMath>
      </m:oMathPara>
    </w:p>
    <w:p>
      <w:pPr>
        <w:pStyle w:val="FirstParagraph"/>
      </w:pPr>
      <w:r>
        <w:t xml:space="preserve">For example, in</w:t>
      </w:r>
      <w:r>
        <w:t xml:space="preserve"> </w:t>
      </w:r>
      <w:hyperlink w:anchor="exm-eigenvalue">
        <w:r>
          <w:rPr>
            <w:rStyle w:val="Hyperlink"/>
          </w:rPr>
          <w:t xml:space="preserve">Example 137</w:t>
        </w:r>
      </w:hyperlink>
      <w:r>
        <w:t xml:space="preserve">,</w:t>
      </w:r>
      <w:r>
        <w:t xml:space="preserve"> </w:t>
      </w:r>
      <m:oMath>
        <m:r>
          <m:t>2</m:t>
        </m:r>
        <m:r>
          <m:t> </m:t>
        </m:r>
        <m:r>
          <m:rPr>
            <m:sty m:val="p"/>
          </m:rPr>
          <m:t>(</m:t>
        </m:r>
        <m:r>
          <m:t>1</m:t>
        </m:r>
        <m:r>
          <m:rPr>
            <m:sty m:val="p"/>
          </m:rPr>
          <m:t>,</m:t>
        </m:r>
        <m:r>
          <m:t>1</m:t>
        </m:r>
        <m:r>
          <m:rPr>
            <m:sty m:val="p"/>
          </m:rPr>
          <m:t>)</m:t>
        </m:r>
        <m:r>
          <m:rPr>
            <m:sty m:val="p"/>
          </m:rPr>
          <m:t>=</m:t>
        </m:r>
        <m:r>
          <m:rPr>
            <m:sty m:val="p"/>
          </m:rPr>
          <m:t>(</m:t>
        </m:r>
        <m:r>
          <m:t>2</m:t>
        </m:r>
        <m:r>
          <m:rPr>
            <m:sty m:val="p"/>
          </m:rPr>
          <m:t>,</m:t>
        </m:r>
        <m:r>
          <m:t>2</m:t>
        </m:r>
        <m:r>
          <m:rPr>
            <m:sty m:val="p"/>
          </m:rPr>
          <m:t>)</m:t>
        </m:r>
      </m:oMath>
      <w:r>
        <w:t xml:space="preserve"> </w:t>
      </w:r>
      <w:r>
        <w:t xml:space="preserve">is also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2</m:t>
                        </m:r>
                      </m:e>
                    </m:mr>
                    <m:mr>
                      <m:e>
                        <m:r>
                          <m:t>2</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2</m:t>
                        </m:r>
                        <m:r>
                          <m:rPr>
                            <m:sty m:val="p"/>
                          </m:rPr>
                          <m:t>+</m:t>
                        </m:r>
                        <m:r>
                          <m:t>1</m:t>
                        </m:r>
                        <m:r>
                          <m:rPr>
                            <m:sty m:val="p"/>
                          </m:rPr>
                          <m:t>⋅</m:t>
                        </m:r>
                        <m:r>
                          <m:t>2</m:t>
                        </m:r>
                      </m:e>
                    </m:mr>
                    <m:mr>
                      <m:e>
                        <m:r>
                          <m:t>1</m:t>
                        </m:r>
                        <m:r>
                          <m:rPr>
                            <m:sty m:val="p"/>
                          </m:rPr>
                          <m:t>⋅</m:t>
                        </m:r>
                        <m:r>
                          <m:t>2</m:t>
                        </m:r>
                        <m:r>
                          <m:rPr>
                            <m:sty m:val="p"/>
                          </m:rPr>
                          <m:t>+</m:t>
                        </m:r>
                        <m:r>
                          <m:t>2</m:t>
                        </m:r>
                        <m:r>
                          <m:rPr>
                            <m:sty m:val="p"/>
                          </m:rPr>
                          <m:t>⋅</m:t>
                        </m:r>
                        <m:r>
                          <m:t>2</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4</m:t>
                        </m:r>
                        <m:r>
                          <m:rPr>
                            <m:sty m:val="p"/>
                          </m:rPr>
                          <m:t>+</m:t>
                        </m:r>
                        <m:r>
                          <m:t>2</m:t>
                        </m:r>
                      </m:e>
                    </m:mr>
                    <m:mr>
                      <m:e>
                        <m:r>
                          <m:t>2</m:t>
                        </m:r>
                        <m:r>
                          <m:rPr>
                            <m:sty m:val="p"/>
                          </m:rPr>
                          <m:t>+</m:t>
                        </m:r>
                        <m:r>
                          <m:t>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6</m:t>
                        </m:r>
                      </m:e>
                    </m:mr>
                    <m:mr>
                      <m:e>
                        <m:r>
                          <m:t>6</m:t>
                        </m:r>
                      </m:e>
                    </m:mr>
                  </m:m>
                </m:e>
              </m:d>
              <m:r>
                <m:t>&amp;</m:t>
              </m:r>
              <m:r>
                <m:t>&amp;</m:t>
              </m:r>
              <m:r>
                <m:rPr>
                  <m:nor/>
                  <m:sty m:val="p"/>
                </m:rPr>
                <m:t>(add)</m:t>
              </m:r>
            </m:e>
            <m:e>
              <m:r>
                <m:t>&amp;</m:t>
              </m:r>
              <m:r>
                <m:rPr>
                  <m:sty m:val="p"/>
                </m:rPr>
                <m:t>=</m:t>
              </m:r>
              <m:r>
                <m:t>3</m:t>
              </m:r>
              <m:d>
                <m:dPr>
                  <m:begChr m:val="["/>
                  <m:sepChr m:val=""/>
                  <m:endChr m:val="]"/>
                  <m:grow/>
                </m:dPr>
                <m:e>
                  <m:m>
                    <m:mPr>
                      <m:baseJc m:val="center"/>
                      <m:plcHide m:val="on"/>
                      <m:mcs>
                        <m:mc>
                          <m:mcPr>
                            <m:mcJc m:val="center"/>
                            <m:count m:val="1"/>
                          </m:mcPr>
                        </m:mc>
                      </m:mcs>
                    </m:mPr>
                    <m:mr>
                      <m:e>
                        <m:r>
                          <m:t>2</m:t>
                        </m:r>
                      </m:e>
                    </m:mr>
                    <m:mr>
                      <m:e>
                        <m:r>
                          <m:t>2</m:t>
                        </m:r>
                      </m:e>
                    </m:mr>
                  </m:m>
                </m:e>
              </m:d>
              <m:r>
                <m:t>&amp;</m:t>
              </m:r>
              <m:r>
                <m:t>&amp;</m:t>
              </m:r>
              <m:r>
                <m:rPr>
                  <m:nor/>
                  <m:sty m:val="p"/>
                </m:rPr>
                <m:t>(factor out </m:t>
              </m:r>
              <m:r>
                <m:t>3</m:t>
              </m:r>
              <m:r>
                <m:rPr>
                  <m:nor/>
                  <m:sty m:val="p"/>
                </m:rPr>
                <m:t>)</m:t>
              </m:r>
            </m:e>
          </m:eqArr>
        </m:oMath>
      </m:oMathPara>
    </w:p>
    <w:bookmarkEnd w:id="436"/>
    <w:bookmarkStart w:id="437" w:name="exm-not-eigenvector"/>
    <w:p>
      <w:pPr>
        <w:pStyle w:val="FirstParagraph"/>
      </w:pPr>
      <w:r>
        <w:rPr>
          <w:b/>
          <w:bCs/>
        </w:rPr>
        <w:t xml:space="preserve">Example 138 (A vector that is not an eigenvector)</w:t>
      </w:r>
      <w:r>
        <w:t xml:space="preserve"> </w:t>
      </w:r>
      <w:r>
        <w:t xml:space="preserve">For the same</w:t>
      </w:r>
      <w:r>
        <w:t xml:space="preserve"> </w:t>
      </w:r>
      <m:oMath>
        <m:r>
          <m:rPr>
            <m:sty m:val="bi"/>
          </m:rPr>
          <m:t>A</m:t>
        </m:r>
      </m:oMath>
      <w:r>
        <w:t xml:space="preserve">,</w:t>
      </w:r>
      <w:r>
        <w:t xml:space="preserve"> </w:t>
      </w:r>
      <m:oMath>
        <m:r>
          <m:rPr>
            <m:sty m:val="p"/>
          </m:rPr>
          <m:t>(</m:t>
        </m:r>
        <m:r>
          <m:t>1</m:t>
        </m:r>
        <m:r>
          <m:rPr>
            <m:sty m:val="p"/>
          </m:rPr>
          <m:t>,</m:t>
        </m:r>
        <m:r>
          <m:t>0</m:t>
        </m:r>
        <m:r>
          <m:rPr>
            <m:sty m:val="p"/>
          </m:rPr>
          <m:t>)</m:t>
        </m:r>
      </m:oMath>
      <w:r>
        <w:t xml:space="preserve"> </w:t>
      </w:r>
      <w:r>
        <w:t xml:space="preserve">is not an eigenvector:</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oMath>
      </m:oMathPara>
    </w:p>
    <w:p>
      <w:pPr>
        <w:pStyle w:val="FirstParagraph"/>
      </w:pPr>
      <w:r>
        <w:t xml:space="preserve">and no number</w:t>
      </w:r>
      <w:r>
        <w:t xml:space="preserve"> </w:t>
      </w:r>
      <m:oMath>
        <m:r>
          <m:t>λ</m:t>
        </m:r>
      </m:oMath>
      <w:r>
        <w:t xml:space="preserve"> </w:t>
      </w:r>
      <w:r>
        <w:t xml:space="preserve">gives</w:t>
      </w:r>
      <w:r>
        <w:t xml:space="preserve"> </w:t>
      </w:r>
      <m:oMath>
        <m:r>
          <m:rPr>
            <m:sty m:val="p"/>
          </m:rPr>
          <m:t>(</m:t>
        </m:r>
        <m:r>
          <m:t>2</m:t>
        </m:r>
        <m:r>
          <m:rPr>
            <m:sty m:val="p"/>
          </m:rPr>
          <m:t>,</m:t>
        </m:r>
        <m:r>
          <m:t>1</m:t>
        </m:r>
        <m:r>
          <m:rPr>
            <m:sty m:val="p"/>
          </m:rPr>
          <m:t>)</m:t>
        </m:r>
        <m:r>
          <m:rPr>
            <m:sty m:val="p"/>
          </m:rPr>
          <m:t>=</m:t>
        </m:r>
        <m:r>
          <m:t>λ</m:t>
        </m:r>
        <m:r>
          <m:t> </m:t>
        </m:r>
        <m:r>
          <m:rPr>
            <m:sty m:val="p"/>
          </m:rPr>
          <m:t>(</m:t>
        </m:r>
        <m:r>
          <m:t>1</m:t>
        </m:r>
        <m:r>
          <m:rPr>
            <m:sty m:val="p"/>
          </m:rPr>
          <m:t>,</m:t>
        </m:r>
        <m:r>
          <m:t>0</m:t>
        </m:r>
        <m:r>
          <m:rPr>
            <m:sty m:val="p"/>
          </m:rPr>
          <m:t>)</m:t>
        </m:r>
      </m:oMath>
      <w:r>
        <w:t xml:space="preserve">,</w:t>
      </w:r>
      <w:r>
        <w:t xml:space="preserve"> </w:t>
      </w:r>
      <w:r>
        <w:t xml:space="preserve">because the second entries would need</w:t>
      </w:r>
      <w:r>
        <w:t xml:space="preserve"> </w:t>
      </w:r>
      <m:oMath>
        <m:r>
          <m:t>1</m:t>
        </m:r>
        <m:r>
          <m:rPr>
            <m:sty m:val="p"/>
          </m:rPr>
          <m:t>=</m:t>
        </m:r>
        <m:r>
          <m:t>λ</m:t>
        </m:r>
        <m:r>
          <m:rPr>
            <m:sty m:val="p"/>
          </m:rPr>
          <m:t>⋅</m:t>
        </m:r>
        <m:r>
          <m:t>0</m:t>
        </m:r>
      </m:oMath>
      <w:r>
        <w:t xml:space="preserve">.</w:t>
      </w:r>
    </w:p>
    <w:bookmarkEnd w:id="437"/>
    <w:bookmarkStart w:id="439" w:name="rem-real-eigenvalues"/>
    <w:p>
      <w:pPr>
        <w:pStyle w:val="BodyText"/>
      </w:pPr>
      <w:r>
        <w:rPr>
          <w:i/>
          <w:iCs/>
        </w:rPr>
        <w:t xml:space="preserve">Remark 29</w:t>
      </w:r>
      <w:r>
        <w:t xml:space="preserve"> (Real and complex eigenvalues). </w:t>
      </w:r>
      <w:r>
        <w:t xml:space="preserve">These notes take</w:t>
      </w:r>
      <w:r>
        <w:t xml:space="preserve"> </w:t>
      </w:r>
      <m:oMath>
        <m:r>
          <m:t>λ</m:t>
        </m:r>
      </m:oMath>
      <w:r>
        <w:t xml:space="preserve"> </w:t>
      </w:r>
      <w:r>
        <w:t xml:space="preserve">and</w:t>
      </w:r>
      <w:r>
        <w:t xml:space="preserve"> </w:t>
      </w:r>
      <m:oMath>
        <m:acc>
          <m:accPr>
            <m:chr m:val="̃"/>
          </m:accPr>
          <m:e>
            <m:r>
              <m:t>v</m:t>
            </m:r>
          </m:e>
        </m:acc>
      </m:oMath>
      <w:r>
        <w:t xml:space="preserve"> </w:t>
      </w:r>
      <w:r>
        <w:t xml:space="preserve">to be real.</w:t>
      </w:r>
      <w:r>
        <w:t xml:space="preserve"> </w:t>
      </w:r>
      <w:r>
        <w:t xml:space="preserve">Banerjee and Roy (2014, chap. 11, Definition 11.1, pp. 312-313)</w:t>
      </w:r>
      <w:r>
        <w:t xml:space="preserve"> </w:t>
      </w:r>
      <w:r>
        <w:t xml:space="preserve">also allows</w:t>
      </w:r>
      <w:r>
        <w:t xml:space="preserve"> </w:t>
      </w:r>
      <w:hyperlink r:id="rId438">
        <w:r>
          <w:rPr>
            <w:rStyle w:val="Hyperlink"/>
          </w:rPr>
          <w:t xml:space="preserve">complex</w:t>
        </w:r>
      </w:hyperlink>
      <w:r>
        <w:t xml:space="preserve"> </w:t>
      </w:r>
      <w:r>
        <w:t xml:space="preserve">eigenvalues and eigenvectors,</w:t>
      </w:r>
      <w:r>
        <w:t xml:space="preserve"> </w:t>
      </w:r>
      <w:r>
        <w:t xml:space="preserve">because some real matrices, such as a rotation by</w:t>
      </w:r>
      <w:r>
        <w:t xml:space="preserve"> </w:t>
      </w:r>
      <m:oMath>
        <m:r>
          <m:t>90</m:t>
        </m:r>
      </m:oMath>
      <w:r>
        <w:t xml:space="preserve"> </w:t>
      </w:r>
      <w:r>
        <w:t xml:space="preserve">degrees,</w:t>
      </w:r>
      <w:r>
        <w:t xml:space="preserve"> </w:t>
      </w:r>
      <w:r>
        <w:t xml:space="preserve">have no real eigenvalues</w:t>
      </w:r>
      <w:r>
        <w:t xml:space="preserve"> </w:t>
      </w:r>
      <w:r>
        <w:t xml:space="preserve">(Banerjee and Roy 2014, chap. 11, Example 11.2, p. 312)</w:t>
      </w:r>
      <w:r>
        <w:t xml:space="preserve">.</w:t>
      </w:r>
    </w:p>
    <w:p>
      <w:pPr>
        <w:pStyle w:val="BodyText"/>
      </w:pPr>
      <w:r>
        <w:t xml:space="preserve">For example,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1</m:t>
                  </m:r>
                </m:e>
              </m:mr>
              <m:mr>
                <m:e>
                  <m:r>
                    <m:t>1</m:t>
                  </m:r>
                </m:e>
                <m:e>
                  <m:r>
                    <m:t>0</m:t>
                  </m:r>
                </m:e>
              </m:mr>
            </m:m>
          </m:e>
        </m:d>
      </m:oMath>
      <w:r>
        <w:t xml:space="preserve"> </w:t>
      </w:r>
      <w:r>
        <w:t xml:space="preserve">rotates each vector in the plane counterclockwise by</w:t>
      </w:r>
      <w:r>
        <w:t xml:space="preserve"> </w:t>
      </w:r>
      <m:oMath>
        <m:r>
          <m:t>90</m:t>
        </m:r>
      </m:oMath>
      <w:r>
        <w:t xml:space="preserve"> </w:t>
      </w:r>
      <w:r>
        <w:t xml:space="preserve">degrees:</w:t>
      </w:r>
      <w:r>
        <w:t xml:space="preserve"> </w:t>
      </w:r>
      <m:oMath>
        <m:r>
          <m:rPr>
            <m:sty m:val="bi"/>
          </m:rPr>
          <m:t>R</m:t>
        </m:r>
        <m:r>
          <m:t> </m:t>
        </m:r>
        <m:r>
          <m:rPr>
            <m:sty m:val="p"/>
          </m:rPr>
          <m:t>(</m:t>
        </m:r>
        <m:sSub>
          <m:e>
            <m:r>
              <m:t>v</m:t>
            </m:r>
          </m:e>
          <m:sub>
            <m:r>
              <m:t>1</m:t>
            </m:r>
          </m:sub>
        </m:sSub>
        <m:r>
          <m:rPr>
            <m:sty m:val="p"/>
          </m:rPr>
          <m:t>,</m:t>
        </m:r>
        <m:sSub>
          <m:e>
            <m:r>
              <m:t>v</m:t>
            </m:r>
          </m:e>
          <m:sub>
            <m:r>
              <m:t>2</m:t>
            </m:r>
          </m:sub>
        </m:sSub>
        <m:r>
          <m:rPr>
            <m:sty m:val="p"/>
          </m:rPr>
          <m:t>)</m:t>
        </m:r>
        <m:r>
          <m:rPr>
            <m:sty m:val="p"/>
          </m:rPr>
          <m:t>=</m:t>
        </m:r>
        <m:r>
          <m:rPr>
            <m:sty m:val="p"/>
          </m:rPr>
          <m:t>(</m:t>
        </m:r>
        <m:r>
          <m:rPr>
            <m:sty m:val="p"/>
          </m:rPr>
          <m:t>−</m:t>
        </m:r>
        <m:sSub>
          <m:e>
            <m:r>
              <m:t>v</m:t>
            </m:r>
          </m:e>
          <m:sub>
            <m:r>
              <m:t>2</m:t>
            </m:r>
          </m:sub>
        </m:sSub>
        <m:r>
          <m:rPr>
            <m:sty m:val="p"/>
          </m:rPr>
          <m:t>,</m:t>
        </m:r>
        <m:sSub>
          <m:e>
            <m:r>
              <m:t>v</m:t>
            </m:r>
          </m:e>
          <m:sub>
            <m:r>
              <m:t>1</m:t>
            </m:r>
          </m:sub>
        </m:sSub>
        <m:r>
          <m:rPr>
            <m:sty m:val="p"/>
          </m:rPr>
          <m:t>)</m:t>
        </m:r>
      </m:oMath>
      <w:r>
        <w:t xml:space="preserve">.</w:t>
      </w:r>
      <w:r>
        <w:t xml:space="preserve"> </w:t>
      </w:r>
      <w:r>
        <w:t xml:space="preserve">Suppose</w:t>
      </w:r>
      <w:r>
        <w:t xml:space="preserve"> </w:t>
      </w:r>
      <m:oMath>
        <m:r>
          <m:rPr>
            <m:sty m:val="bi"/>
          </m:rPr>
          <m:t>R</m:t>
        </m:r>
        <m:acc>
          <m:accPr>
            <m:chr m:val="̃"/>
          </m:accPr>
          <m:e>
            <m:r>
              <m:t>v</m:t>
            </m:r>
          </m:e>
        </m:acc>
        <m:r>
          <m:rPr>
            <m:sty m:val="p"/>
          </m:rPr>
          <m:t>=</m:t>
        </m:r>
        <m:r>
          <m:t>λ</m:t>
        </m:r>
        <m:acc>
          <m:accPr>
            <m:chr m:val="̃"/>
          </m:accPr>
          <m:e>
            <m:r>
              <m:t>v</m:t>
            </m:r>
          </m:e>
        </m:acc>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sSub>
          <m:e>
            <m:r>
              <m:t>v</m:t>
            </m:r>
          </m:e>
          <m:sub>
            <m:r>
              <m:t>1</m:t>
            </m:r>
          </m:sub>
        </m:sSub>
        <m:r>
          <m:rPr>
            <m:sty m:val="p"/>
          </m:rPr>
          <m:t>=</m:t>
        </m:r>
        <m:r>
          <m:t>λ</m:t>
        </m:r>
        <m:sSub>
          <m:e>
            <m:r>
              <m:t>v</m:t>
            </m:r>
          </m:e>
          <m:sub>
            <m:r>
              <m:t>2</m:t>
            </m:r>
          </m:sub>
        </m:sSub>
      </m:oMath>
      <w:r>
        <w:t xml:space="preserve">.</w:t>
      </w:r>
      <w:r>
        <w:t xml:space="preserve"> </w:t>
      </w:r>
      <w:r>
        <w:t xml:space="preserve">Substituting the second equation into the first gives</w:t>
      </w:r>
      <w:r>
        <w:t xml:space="preserve"> </w:t>
      </w:r>
      <m:oMath>
        <m:r>
          <m:rPr>
            <m:sty m:val="p"/>
          </m:rPr>
          <m:t>−</m:t>
        </m:r>
        <m:sSub>
          <m:e>
            <m:r>
              <m:t>v</m:t>
            </m:r>
          </m:e>
          <m:sub>
            <m:r>
              <m:t>2</m:t>
            </m:r>
          </m:sub>
        </m:sSub>
        <m:r>
          <m:rPr>
            <m:sty m:val="p"/>
          </m:rPr>
          <m:t>=</m:t>
        </m:r>
        <m:sSup>
          <m:e>
            <m:r>
              <m:t>λ</m:t>
            </m:r>
          </m:e>
          <m:sup>
            <m:r>
              <m:t>2</m:t>
            </m:r>
          </m:sup>
        </m:sSup>
        <m:sSub>
          <m:e>
            <m:r>
              <m:t>v</m:t>
            </m:r>
          </m:e>
          <m:sub>
            <m:r>
              <m:t>2</m:t>
            </m:r>
          </m:sub>
        </m:sSub>
      </m:oMath>
      <w:r>
        <w:t xml:space="preserve">,</w:t>
      </w:r>
      <w:r>
        <w:t xml:space="preserve"> </w:t>
      </w:r>
      <w:r>
        <w:t xml:space="preserve">so</w:t>
      </w:r>
      <w:r>
        <w:t xml:space="preserve"> </w:t>
      </w:r>
      <m:oMath>
        <m:r>
          <m:rPr>
            <m:sty m:val="p"/>
          </m:rPr>
          <m:t>(</m:t>
        </m:r>
        <m:r>
          <m:t>1</m:t>
        </m:r>
        <m:r>
          <m:rPr>
            <m:sty m:val="p"/>
          </m:rPr>
          <m:t>+</m:t>
        </m:r>
        <m:sSup>
          <m:e>
            <m:r>
              <m:t>λ</m:t>
            </m:r>
          </m:e>
          <m:sup>
            <m:r>
              <m:t>2</m:t>
            </m:r>
          </m:sup>
        </m:sSup>
        <m:r>
          <m:rPr>
            <m:sty m:val="p"/>
          </m:rPr>
          <m:t>)</m:t>
        </m:r>
        <m:r>
          <m:t> </m:t>
        </m:r>
        <m:sSub>
          <m:e>
            <m:r>
              <m:t>v</m:t>
            </m:r>
          </m:e>
          <m:sub>
            <m:r>
              <m:t>2</m:t>
            </m:r>
          </m:sub>
        </m:sSub>
        <m:r>
          <m:rPr>
            <m:sty m:val="p"/>
          </m:rPr>
          <m:t>=</m:t>
        </m:r>
        <m:r>
          <m:t>0</m:t>
        </m:r>
      </m:oMath>
      <w:r>
        <w:t xml:space="preserve">.</w:t>
      </w:r>
      <w:r>
        <w:t xml:space="preserve"> </w:t>
      </w:r>
      <w:r>
        <w:t xml:space="preserve">Since</w:t>
      </w:r>
      <w:r>
        <w:t xml:space="preserve"> </w:t>
      </w:r>
      <m:oMath>
        <m:r>
          <m:t>1</m:t>
        </m:r>
        <m:r>
          <m:rPr>
            <m:sty m:val="p"/>
          </m:rPr>
          <m:t>+</m:t>
        </m:r>
        <m:sSup>
          <m:e>
            <m:r>
              <m:t>λ</m:t>
            </m:r>
          </m:e>
          <m:sup>
            <m:r>
              <m:t>2</m:t>
            </m:r>
          </m:sup>
        </m:sSup>
        <m:r>
          <m:rPr>
            <m:sty m:val="p"/>
          </m:rPr>
          <m:t>&gt;</m:t>
        </m:r>
        <m:r>
          <m:t>0</m:t>
        </m:r>
      </m:oMath>
      <w:r>
        <w:t xml:space="preserve">,</w:t>
      </w:r>
      <w:r>
        <w:t xml:space="preserve"> </w:t>
      </w:r>
      <m:oMath>
        <m:sSub>
          <m:e>
            <m:r>
              <m:t>v</m:t>
            </m:r>
          </m:e>
          <m:sub>
            <m:r>
              <m:t>2</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1</m:t>
                  </m:r>
                </m:sub>
              </m:sSub>
              <m:r>
                <m:t>&amp;</m:t>
              </m:r>
              <m:r>
                <m:rPr>
                  <m:sty m:val="p"/>
                </m:rPr>
                <m:t>=</m:t>
              </m:r>
              <m:r>
                <m:t>λ</m:t>
              </m:r>
              <m:sSub>
                <m:e>
                  <m:r>
                    <m:t>v</m:t>
                  </m:r>
                </m:e>
                <m:sub>
                  <m:r>
                    <m:t>2</m:t>
                  </m:r>
                </m:sub>
              </m:sSub>
            </m:e>
            <m:e>
              <m:r>
                <m:t>&amp;</m:t>
              </m:r>
              <m:r>
                <m:rPr>
                  <m:sty m:val="p"/>
                </m:rPr>
                <m:t>=</m:t>
              </m:r>
              <m:r>
                <m:t>0</m:t>
              </m:r>
              <m:r>
                <m:rPr>
                  <m:sty m:val="p"/>
                </m:rPr>
                <m:t>.</m:t>
              </m:r>
            </m:e>
          </m:eqArr>
        </m:oMath>
      </m:oMathPara>
    </w:p>
    <w:p>
      <w:pPr>
        <w:pStyle w:val="FirstParagraph"/>
      </w:pPr>
      <w:r>
        <w:t xml:space="preserve">So the only solution is</w:t>
      </w:r>
      <w:r>
        <w:t xml:space="preserve"> </w:t>
      </w:r>
      <m:oMath>
        <m:acc>
          <m:accPr>
            <m:chr m:val="̃"/>
          </m:accPr>
          <m:e>
            <m:r>
              <m:t>v</m:t>
            </m:r>
          </m:e>
        </m:acc>
        <m:r>
          <m:rPr>
            <m:sty m:val="p"/>
          </m:rPr>
          <m:t>=</m:t>
        </m:r>
        <m:acc>
          <m:accPr>
            <m:chr m:val="̃"/>
          </m:accPr>
          <m:e>
            <m:r>
              <m:t>0</m:t>
            </m:r>
          </m:e>
        </m:acc>
      </m:oMath>
      <w:r>
        <w:t xml:space="preserve">,</w:t>
      </w:r>
      <w:r>
        <w:t xml:space="preserve"> </w:t>
      </w:r>
      <w:r>
        <w:t xml:space="preserve">and</w:t>
      </w:r>
      <w:r>
        <w:t xml:space="preserve"> </w:t>
      </w:r>
      <m:oMath>
        <m:r>
          <m:rPr>
            <m:sty m:val="bi"/>
          </m:rPr>
          <m:t>R</m:t>
        </m:r>
      </m:oMath>
      <w:r>
        <w:t xml:space="preserve"> </w:t>
      </w:r>
      <w:r>
        <w:t xml:space="preserve">has no real eigenvalue.</w:t>
      </w:r>
    </w:p>
    <w:bookmarkEnd w:id="439"/>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40" name="Picture"/>
                  <a:graphic>
                    <a:graphicData uri="http://schemas.openxmlformats.org/drawingml/2006/picture">
                      <pic:pic>
                        <pic:nvPicPr>
                          <pic:cNvPr descr="/opt/quarto/share/formats/docx/tip.png" id="441"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14 of the</w:t>
            </w:r>
            <w:r>
              <w:t xml:space="preserve"> </w:t>
            </w:r>
            <w:hyperlink r:id="rId141">
              <w:r>
                <w:rPr>
                  <w:rStyle w:val="Hyperlink"/>
                  <w:i/>
                  <w:iCs/>
                </w:rPr>
                <w:t xml:space="preserve">Essence of linear algebra</w:t>
              </w:r>
            </w:hyperlink>
            <w:r>
              <w:t xml:space="preserve"> </w:t>
            </w:r>
            <w:r>
              <w:t xml:space="preserve">series by 3Blue1Brown</w:t>
            </w:r>
            <w:r>
              <w:t xml:space="preserve"> </w:t>
            </w:r>
            <w:r>
              <w:t xml:space="preserve">shows the geometric meaning of eigenvectors and eigenvalues:</w:t>
            </w:r>
          </w:p>
          <w:p>
            <w:pPr>
              <w:pStyle w:val="Compact"/>
              <w:numPr>
                <w:ilvl w:val="0"/>
                <w:numId w:val="1072"/>
              </w:numPr>
            </w:pPr>
            <w:hyperlink r:id="rId442">
              <w:r>
                <w:rPr>
                  <w:rStyle w:val="Hyperlink"/>
                </w:rPr>
                <w:t xml:space="preserve">Eigenvectors and eigenvalues</w:t>
              </w:r>
            </w:hyperlink>
            <w:r>
              <w:t xml:space="preserve"> </w:t>
            </w:r>
            <w:r>
              <w:t xml:space="preserve">shows how certain vectors maintain their direction during a linear transformation and are merely stretched or squished by an eigenvalue factor (</w:t>
            </w:r>
            <w:hyperlink w:anchor="def-eigenvalue">
              <w:r>
                <w:rPr>
                  <w:rStyle w:val="Hyperlink"/>
                </w:rPr>
                <w:t xml:space="preserve">Definition 82</w:t>
              </w:r>
            </w:hyperlink>
            <w:r>
              <w:t xml:space="preserve">).</w:t>
            </w:r>
          </w:p>
          <w:p/>
        </w:tc>
      </w:tr>
    </w:tbl>
    <w:bookmarkStart w:id="443" w:name="thm-spectral"/>
    <w:p>
      <w:pPr>
        <w:pStyle w:val="FirstParagraph"/>
      </w:pPr>
      <w:r>
        <w:rPr>
          <w:b/>
          <w:bCs/>
        </w:rPr>
        <w:t xml:space="preserve">Theorem 72 (Spectral theorem for symmetric matrices)</w:t>
      </w:r>
      <w:r>
        <w:t xml:space="preserve"> </w:t>
      </w:r>
      <w:r>
        <w:t xml:space="preserve">If</w:t>
      </w:r>
      <w:r>
        <w:t xml:space="preserve"> </w:t>
      </w:r>
      <m:oMath>
        <m:r>
          <m:rPr>
            <m:sty m:val="bi"/>
          </m:rPr>
          <m:t>A</m:t>
        </m:r>
      </m:oMath>
      <w:r>
        <w:t xml:space="preserve"> </w:t>
      </w:r>
      <w:r>
        <w:t xml:space="preserve">is a</w:t>
      </w:r>
      <w:r>
        <w:t xml:space="preserve"> </w:t>
      </w:r>
      <m:oMath>
        <m:r>
          <m:t>p</m:t>
        </m:r>
        <m:r>
          <m:rPr>
            <m:sty m:val="p"/>
          </m:rPr>
          <m:t>×</m:t>
        </m:r>
        <m:r>
          <m:t>p</m:t>
        </m:r>
      </m:oMath>
      <w:r>
        <w:t xml:space="preserve"> </w:t>
      </w:r>
      <w:r>
        <w:t xml:space="preserve">symmetric matrix (</w:t>
      </w:r>
      <w:hyperlink w:anchor="def-symmetric-matrix">
        <w:r>
          <w:rPr>
            <w:rStyle w:val="Hyperlink"/>
          </w:rPr>
          <w:t xml:space="preserve">Definition 69</w:t>
        </w:r>
      </w:hyperlink>
      <w:r>
        <w:t xml:space="preserve">)</w:t>
      </w:r>
      <w:r>
        <w:t xml:space="preserve"> </w:t>
      </w:r>
      <w:r>
        <w:t xml:space="preserve">with real entries,</w:t>
      </w:r>
      <w:r>
        <w:t xml:space="preserve"> </w:t>
      </w:r>
      <w:r>
        <w:t xml:space="preserve">then there are a</w:t>
      </w:r>
      <w:r>
        <w:t xml:space="preserve"> </w:t>
      </w:r>
      <m:oMath>
        <m:r>
          <m:t>p</m:t>
        </m:r>
        <m:r>
          <m:rPr>
            <m:sty m:val="p"/>
          </m:rPr>
          <m:t>×</m:t>
        </m:r>
        <m:r>
          <m:t>p</m:t>
        </m:r>
      </m:oMath>
      <w:r>
        <w:t xml:space="preserve"> </w:t>
      </w:r>
      <w:r>
        <w:t xml:space="preserve">orthogonal matrix</w:t>
      </w:r>
      <w:r>
        <w:t xml:space="preserve"> </w:t>
      </w:r>
      <m:oMath>
        <m:r>
          <m:rPr>
            <m:sty m:val="bi"/>
          </m:rPr>
          <m:t>Q</m:t>
        </m:r>
      </m:oMath>
      <w:r>
        <w:t xml:space="preserve"> </w:t>
      </w:r>
      <w:r>
        <w:t xml:space="preserve">(</w:t>
      </w:r>
      <w:hyperlink w:anchor="def-orthogonal-matrix">
        <w:r>
          <w:rPr>
            <w:rStyle w:val="Hyperlink"/>
          </w:rPr>
          <w:t xml:space="preserve">Definition 76</w:t>
        </w:r>
      </w:hyperlink>
      <w:r>
        <w:t xml:space="preserve">)</w:t>
      </w:r>
      <w:r>
        <w:t xml:space="preserve"> </w:t>
      </w:r>
      <w:r>
        <w:t xml:space="preserve">and a</w:t>
      </w:r>
      <w:r>
        <w:t xml:space="preserve"> </w:t>
      </w:r>
      <m:oMath>
        <m:r>
          <m:t>p</m:t>
        </m:r>
        <m:r>
          <m:rPr>
            <m:sty m:val="p"/>
          </m:rPr>
          <m:t>×</m:t>
        </m:r>
        <m:r>
          <m:t>p</m:t>
        </m:r>
      </m:oMath>
      <w:r>
        <w:t xml:space="preserve"> </w:t>
      </w:r>
      <w:r>
        <w:t xml:space="preserve">diagonal matrix</w:t>
      </w:r>
      <w:r>
        <w:t xml:space="preserve"> </w:t>
      </w:r>
      <m:oMath>
        <m:r>
          <m:rPr>
            <m:sty m:val="b"/>
          </m:rPr>
          <m:t>Λ</m:t>
        </m:r>
      </m:oMath>
      <w:r>
        <w:t xml:space="preserve"> </w:t>
      </w:r>
      <w:r>
        <w:t xml:space="preserve">(</w:t>
      </w:r>
      <w:hyperlink w:anchor="def-diagonal-matrix">
        <w:r>
          <w:rPr>
            <w:rStyle w:val="Hyperlink"/>
          </w:rPr>
          <w:t xml:space="preserve">Definition 70</w:t>
        </w:r>
      </w:hyperlink>
      <w:r>
        <w:t xml:space="preserve">)</w:t>
      </w:r>
      <w:r>
        <w:t xml:space="preserve"> </w:t>
      </w:r>
      <w:r>
        <w:t xml:space="preserve">with real diagonal entries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rPr>
              <m:sty m:val="p"/>
            </m:rPr>
            <m:t>=</m:t>
          </m:r>
          <m:limLow>
            <m:e>
              <m:limLow>
                <m:e>
                  <m:r>
                    <m:rPr>
                      <m:sty m:val="bi"/>
                    </m:rPr>
                    <m:t>Q</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Q</m:t>
                      </m:r>
                    </m:e>
                    <m:sup>
                      <m:r>
                        <m:rPr>
                          <m:sty m:val="p"/>
                        </m:rPr>
                        <m:t>⊤</m:t>
                      </m:r>
                    </m:sup>
                  </m:sSup>
                </m:e>
                <m:lim>
                  <m:r>
                    <m:rPr>
                      <m:sty m:val="p"/>
                    </m:rPr>
                    <m:t>⏟</m:t>
                  </m:r>
                </m:lim>
              </m:limLow>
            </m:e>
            <m:lim>
              <m:r>
                <m:t>p</m:t>
              </m:r>
              <m:r>
                <m:rPr>
                  <m:sty m:val="p"/>
                </m:rPr>
                <m:t>×</m:t>
              </m:r>
              <m:r>
                <m:t>p</m:t>
              </m:r>
            </m:lim>
          </m:limLow>
        </m:oMath>
      </m:oMathPara>
    </w:p>
    <w:p>
      <w:pPr>
        <w:pStyle w:val="FirstParagraph"/>
      </w:pPr>
      <w:r>
        <w:t xml:space="preserve">Each</w:t>
      </w:r>
      <w:r>
        <w:t xml:space="preserve"> </w:t>
      </w:r>
      <m:oMath>
        <m:sSub>
          <m:e>
            <m:r>
              <m:t>λ</m:t>
            </m:r>
          </m:e>
          <m:sub>
            <m:r>
              <m:t>i</m:t>
            </m:r>
          </m:sub>
        </m:sSub>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82</w:t>
        </w:r>
      </w:hyperlink>
      <w:r>
        <w:t xml:space="preserve">),</w:t>
      </w:r>
      <w:r>
        <w:t xml:space="preserve"> </w:t>
      </w:r>
      <w:r>
        <w:t xml:space="preserve">and column</w:t>
      </w:r>
      <w:r>
        <w:t xml:space="preserve"> </w:t>
      </w:r>
      <m:oMath>
        <m:r>
          <m:t>i</m:t>
        </m:r>
      </m:oMath>
      <w:r>
        <w:t xml:space="preserve"> </w:t>
      </w:r>
      <w:r>
        <w:t xml:space="preserve">of</w:t>
      </w:r>
      <w:r>
        <w:t xml:space="preserve"> </w:t>
      </w:r>
      <m:oMath>
        <m:r>
          <m:rPr>
            <m:sty m:val="bi"/>
          </m:rPr>
          <m:t>Q</m:t>
        </m:r>
      </m:oMath>
      <w:r>
        <w:t xml:space="preserve"> </w:t>
      </w:r>
      <w:r>
        <w:t xml:space="preserve">is an eigenvector of</w:t>
      </w:r>
      <w:r>
        <w:t xml:space="preserve"> </w:t>
      </w:r>
      <m:oMath>
        <m:r>
          <m:rPr>
            <m:sty m:val="bi"/>
          </m:rPr>
          <m:t>A</m:t>
        </m:r>
      </m:oMath>
      <w:r>
        <w:t xml:space="preserve"> </w:t>
      </w:r>
      <w:r>
        <w:t xml:space="preserve">for</w:t>
      </w:r>
      <w:r>
        <w:t xml:space="preserve"> </w:t>
      </w:r>
      <m:oMath>
        <m:sSub>
          <m:e>
            <m:r>
              <m:t>λ</m:t>
            </m:r>
          </m:e>
          <m:sub>
            <m:r>
              <m:t>i</m:t>
            </m:r>
          </m:sub>
        </m:sSub>
      </m:oMath>
      <w:r>
        <w:t xml:space="preserve">.</w:t>
      </w:r>
    </w:p>
    <w:bookmarkEnd w:id="443"/>
    <w:bookmarkStart w:id="444" w:name="rem-spectral-equivalent-form"/>
    <w:p>
      <w:pPr>
        <w:pStyle w:val="BodyText"/>
      </w:pPr>
      <w:r>
        <w:rPr>
          <w:i/>
          <w:iCs/>
        </w:rPr>
        <w:t xml:space="preserve">Remark 30</w:t>
      </w:r>
      <w:r>
        <w:t xml:space="preserve"> (An equivalent form of the spectral theorem). </w:t>
      </w:r>
      <w:r>
        <w:t xml:space="preserve">The proof, by</w:t>
      </w:r>
      <w:r>
        <w:t xml:space="preserve"> </w:t>
      </w:r>
      <w:hyperlink r:id="rId133">
        <w:r>
          <w:rPr>
            <w:rStyle w:val="Hyperlink"/>
          </w:rPr>
          <w:t xml:space="preserve">induction</w:t>
        </w:r>
      </w:hyperlink>
      <w:r>
        <w:t xml:space="preserve"> </w:t>
      </w:r>
      <w:r>
        <w:t xml:space="preserve">on</w:t>
      </w:r>
      <w:r>
        <w:t xml:space="preserve"> </w:t>
      </w:r>
      <m:oMath>
        <m:r>
          <m:t>p</m:t>
        </m:r>
      </m:oMath>
      <w:r>
        <w:t xml:space="preserve">, is outside the scope of these notes;</w:t>
      </w:r>
      <w:r>
        <w:t xml:space="preserve"> </w:t>
      </w:r>
      <w:r>
        <w:t xml:space="preserve">see</w:t>
      </w:r>
      <w:r>
        <w:t xml:space="preserve"> </w:t>
      </w:r>
      <w:r>
        <w:t xml:space="preserve">Banerjee and Roy (2014, chap. 11, Theorem 11.27, p. 349)</w:t>
      </w:r>
      <w:r>
        <w:t xml:space="preserve">,</w:t>
      </w:r>
      <w:r>
        <w:t xml:space="preserve"> </w:t>
      </w:r>
      <w:r>
        <w:t xml:space="preserve">which states the result in the equivalent form</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w:t>
      </w:r>
      <w:r>
        <w:t xml:space="preserve"> </w:t>
      </w:r>
      <w:r>
        <w:t xml:space="preserve">The two forms are equivalent because</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r>
                <m:rPr>
                  <m:sty m:val="bi"/>
                </m:rPr>
                <m:t>Q</m:t>
              </m:r>
              <m:sSup>
                <m:e>
                  <m:r>
                    <m:rPr>
                      <m:sty m:val="bi"/>
                    </m:rPr>
                    <m:t>Q</m:t>
                  </m:r>
                </m:e>
                <m:sup>
                  <m:r>
                    <m:rPr>
                      <m:sty m:val="p"/>
                    </m:rPr>
                    <m:t>⊤</m:t>
                  </m:r>
                </m:sup>
              </m:sSup>
            </m:e>
            <m:e>
              <m:r>
                <m:t>&amp;</m:t>
              </m:r>
              <m:r>
                <m:rPr>
                  <m:sty m:val="p"/>
                </m:rPr>
                <m:t>=</m:t>
              </m:r>
              <m:sSub>
                <m:e>
                  <m:r>
                    <m:rPr>
                      <m:sty m:val="bi"/>
                    </m:rPr>
                    <m:t>I</m:t>
                  </m:r>
                </m:e>
                <m:sub>
                  <m:r>
                    <m:t>p</m:t>
                  </m:r>
                </m:sub>
              </m:sSub>
            </m:e>
          </m:eqArr>
        </m:oMath>
      </m:oMathPara>
    </w:p>
    <w:p>
      <w:pPr>
        <w:pStyle w:val="FirstParagraph"/>
      </w:pPr>
      <w:r>
        <w:t xml:space="preserve">(</w:t>
      </w:r>
      <w:hyperlink w:anchor="rem-orthogonal-matrix-columns">
        <w:r>
          <w:rPr>
            <w:rStyle w:val="Hyperlink"/>
          </w:rPr>
          <w:t xml:space="preserve">Remark 23</w:t>
        </w:r>
      </w:hyperlink>
      <w:r>
        <w:t xml:space="preserve">).</w:t>
      </w:r>
      <w:r>
        <w:t xml:space="preserve"> </w:t>
      </w:r>
      <w:r>
        <w:t xml:space="preserve">Multiplying</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by</w:t>
      </w:r>
      <w:r>
        <w:t xml:space="preserve"> </w:t>
      </w:r>
      <m:oMath>
        <m:sSup>
          <m:e>
            <m:r>
              <m:rPr>
                <m:sty m:val="bi"/>
              </m:rPr>
              <m:t>Q</m:t>
            </m:r>
          </m:e>
          <m:sup>
            <m:r>
              <m:rPr>
                <m:sty m:val="p"/>
              </m:rPr>
              <m:t>⊤</m:t>
            </m:r>
          </m:sup>
        </m:sSup>
      </m:oMath>
      <w:r>
        <w:t xml:space="preserve"> </w:t>
      </w:r>
      <w:r>
        <w:t xml:space="preserve">on the left and by</w:t>
      </w:r>
      <w:r>
        <w:t xml:space="preserve"> </w:t>
      </w:r>
      <m:oMath>
        <m:r>
          <m:rPr>
            <m:sty m:val="bi"/>
          </m:rPr>
          <m:t>Q</m:t>
        </m:r>
      </m:oMath>
      <w:r>
        <w:t xml:space="preserve"> </w:t>
      </w:r>
      <w:r>
        <w:t xml:space="preserve">on the right gives</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sSup>
                <m:e>
                  <m:r>
                    <m:rPr>
                      <m:sty m:val="bi"/>
                    </m:rPr>
                    <m:t>Q</m:t>
                  </m:r>
                </m:e>
                <m:sup>
                  <m:r>
                    <m:rPr>
                      <m:sty m:val="p"/>
                    </m:rPr>
                    <m:t>⊤</m:t>
                  </m:r>
                </m:sup>
              </m:sSup>
              <m:r>
                <m:t>​</m:t>
              </m:r>
              <m:d>
                <m:dPr>
                  <m:begChr m:val="("/>
                  <m:sepChr m:val=""/>
                  <m:endChr m:val=")"/>
                  <m:grow/>
                </m:dPr>
                <m:e>
                  <m:r>
                    <m:rPr>
                      <m:sty m:val="bi"/>
                    </m:rPr>
                    <m:t>Q</m:t>
                  </m:r>
                  <m:r>
                    <m:rPr>
                      <m:sty m:val="b"/>
                    </m:rPr>
                    <m:t>Λ</m:t>
                  </m:r>
                  <m:sSup>
                    <m:e>
                      <m:r>
                        <m:rPr>
                          <m:sty m:val="bi"/>
                        </m:rPr>
                        <m:t>Q</m:t>
                      </m:r>
                    </m:e>
                    <m:sup>
                      <m:r>
                        <m:rPr>
                          <m:sty m:val="p"/>
                        </m:rPr>
                        <m:t>⊤</m:t>
                      </m:r>
                    </m:sup>
                  </m:sSup>
                </m:e>
              </m:d>
              <m:r>
                <m:t>​</m:t>
              </m:r>
              <m:r>
                <m:rPr>
                  <m:sty m:val="bi"/>
                </m:rPr>
                <m:t>Q</m:t>
              </m:r>
              <m:r>
                <m:t>&amp;</m:t>
              </m:r>
              <m:r>
                <m:t>&amp;</m:t>
              </m:r>
              <m:r>
                <m:rPr>
                  <m:nor/>
                  <m:sty m:val="p"/>
                </m:rPr>
                <m:t>(substitute)</m:t>
              </m:r>
            </m:e>
            <m:e>
              <m:r>
                <m:t>&amp;</m:t>
              </m:r>
              <m:r>
                <m:rPr>
                  <m:sty m:val="p"/>
                </m:rPr>
                <m:t>=</m:t>
              </m:r>
              <m:r>
                <m:t>​</m:t>
              </m:r>
              <m:d>
                <m:dPr>
                  <m:begChr m:val="("/>
                  <m:sepChr m:val=""/>
                  <m:endChr m:val=")"/>
                  <m:grow/>
                </m:dPr>
                <m:e>
                  <m:sSup>
                    <m:e>
                      <m:r>
                        <m:rPr>
                          <m:sty m:val="bi"/>
                        </m:rPr>
                        <m:t>Q</m:t>
                      </m:r>
                    </m:e>
                    <m:sup>
                      <m:r>
                        <m:rPr>
                          <m:sty m:val="p"/>
                        </m:rPr>
                        <m:t>⊤</m:t>
                      </m:r>
                    </m:sup>
                  </m:sSup>
                  <m:r>
                    <m:rPr>
                      <m:sty m:val="bi"/>
                    </m:rPr>
                    <m:t>Q</m:t>
                  </m:r>
                </m:e>
              </m:d>
              <m:r>
                <m:t>​</m:t>
              </m:r>
              <m:r>
                <m:rPr>
                  <m:sty m:val="b"/>
                </m:rPr>
                <m:t>Λ</m:t>
              </m:r>
              <m:r>
                <m:t>​</m:t>
              </m:r>
              <m:d>
                <m:dPr>
                  <m:begChr m:val="("/>
                  <m:sepChr m:val=""/>
                  <m:endChr m:val=")"/>
                  <m:grow/>
                </m:dPr>
                <m:e>
                  <m:sSup>
                    <m:e>
                      <m:r>
                        <m:rPr>
                          <m:sty m:val="bi"/>
                        </m:rPr>
                        <m:t>Q</m:t>
                      </m:r>
                    </m:e>
                    <m:sup>
                      <m:r>
                        <m:rPr>
                          <m:sty m:val="p"/>
                        </m:rPr>
                        <m:t>⊤</m:t>
                      </m:r>
                    </m:sup>
                  </m:sSup>
                  <m:r>
                    <m:rPr>
                      <m:sty m:val="bi"/>
                    </m:rPr>
                    <m:t>Q</m:t>
                  </m:r>
                </m:e>
              </m:d>
              <m:r>
                <m:t>​</m:t>
              </m:r>
              <m:r>
                <m:t>&amp;</m:t>
              </m:r>
              <m:r>
                <m:t>&amp;</m:t>
              </m:r>
              <m:r>
                <m:rPr>
                  <m:nor/>
                  <m:sty m:val="p"/>
                </m:rPr>
                <m:t>(regroup; matrix multiplication is associative)</m:t>
              </m:r>
            </m:e>
            <m:e>
              <m:r>
                <m:t>&amp;</m:t>
              </m:r>
              <m:r>
                <m:rPr>
                  <m:sty m:val="p"/>
                </m:rPr>
                <m:t>=</m:t>
              </m:r>
              <m:sSub>
                <m:e>
                  <m:r>
                    <m:rPr>
                      <m:sty m:val="bi"/>
                    </m:rPr>
                    <m:t>I</m:t>
                  </m:r>
                </m:e>
                <m:sub>
                  <m:r>
                    <m:t>p</m:t>
                  </m:r>
                </m:sub>
              </m:sSub>
              <m:r>
                <m:rPr>
                  <m:sty m:val="b"/>
                </m:rPr>
                <m:t>Λ</m:t>
              </m:r>
              <m:sSub>
                <m:e>
                  <m:r>
                    <m:rPr>
                      <m:sty m:val="bi"/>
                    </m:rPr>
                    <m:t>I</m:t>
                  </m:r>
                </m:e>
                <m:sub>
                  <m:r>
                    <m:t>p</m:t>
                  </m:r>
                </m:sub>
              </m:sSub>
              <m:r>
                <m:t>&amp;</m:t>
              </m:r>
              <m:r>
                <m:t>&amp;</m:t>
              </m:r>
              <m:r>
                <m:rPr>
                  <m:nor/>
                  <m:sty m:val="p"/>
                </m:rPr>
                <m:t>(</m:t>
              </m:r>
              <m:r>
                <m:rPr>
                  <m:sty m:val="bi"/>
                </m:rPr>
                <m:t>Q</m:t>
              </m:r>
              <m:r>
                <m:rPr>
                  <m:nor/>
                  <m:sty m:val="p"/>
                </m:rPr>
                <m:t> is orthogonal)</m:t>
              </m:r>
            </m:e>
            <m:e>
              <m:r>
                <m:t>&amp;</m:t>
              </m:r>
              <m:r>
                <m:rPr>
                  <m:sty m:val="p"/>
                </m:rPr>
                <m:t>=</m:t>
              </m:r>
              <m:r>
                <m:rPr>
                  <m:sty m:val="b"/>
                </m:rPr>
                <m:t>Λ</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Multiplying</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 </w:t>
      </w:r>
      <w:r>
        <w:t xml:space="preserve">by</w:t>
      </w:r>
      <w:r>
        <w:t xml:space="preserve"> </w:t>
      </w:r>
      <m:oMath>
        <m:r>
          <m:rPr>
            <m:sty m:val="bi"/>
          </m:rPr>
          <m:t>Q</m:t>
        </m:r>
      </m:oMath>
      <w:r>
        <w:t xml:space="preserve"> </w:t>
      </w:r>
      <w:r>
        <w:t xml:space="preserve">on the left and by</w:t>
      </w:r>
      <w:r>
        <w:t xml:space="preserve"> </w:t>
      </w:r>
      <m:oMath>
        <m:sSup>
          <m:e>
            <m:r>
              <m:rPr>
                <m:sty m:val="bi"/>
              </m:rPr>
              <m:t>Q</m:t>
            </m:r>
          </m:e>
          <m:sup>
            <m:r>
              <m:rPr>
                <m:sty m:val="p"/>
              </m:rPr>
              <m:t>⊤</m:t>
            </m:r>
          </m:sup>
        </m:sSup>
      </m:oMath>
      <w:r>
        <w:t xml:space="preserve"> </w:t>
      </w:r>
      <w:r>
        <w:t xml:space="preserve">on the right</w:t>
      </w:r>
      <w:r>
        <w:t xml:space="preserve"> </w:t>
      </w:r>
      <w:r>
        <w:t xml:space="preserve">gives back the first form:</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r>
                <m:rPr>
                  <m:sty m:val="bi"/>
                </m:rPr>
                <m:t>Q</m:t>
              </m:r>
              <m:r>
                <m:t>​</m:t>
              </m:r>
              <m:d>
                <m:dPr>
                  <m:begChr m:val="("/>
                  <m:sepChr m:val=""/>
                  <m:endChr m:val=")"/>
                  <m:grow/>
                </m:dPr>
                <m:e>
                  <m:sSup>
                    <m:e>
                      <m:r>
                        <m:rPr>
                          <m:sty m:val="bi"/>
                        </m:rPr>
                        <m:t>Q</m:t>
                      </m:r>
                    </m:e>
                    <m:sup>
                      <m:r>
                        <m:rPr>
                          <m:sty m:val="p"/>
                        </m:rPr>
                        <m:t>⊤</m:t>
                      </m:r>
                    </m:sup>
                  </m:sSup>
                  <m:r>
                    <m:rPr>
                      <m:sty m:val="bi"/>
                    </m:rPr>
                    <m:t>A</m:t>
                  </m:r>
                  <m:r>
                    <m:rPr>
                      <m:sty m:val="bi"/>
                    </m:rPr>
                    <m:t>Q</m:t>
                  </m:r>
                </m:e>
              </m:d>
              <m:r>
                <m:t>​</m:t>
              </m:r>
              <m:sSup>
                <m:e>
                  <m:r>
                    <m:rPr>
                      <m:sty m:val="bi"/>
                    </m:rPr>
                    <m:t>Q</m:t>
                  </m:r>
                </m:e>
                <m:sup>
                  <m:r>
                    <m:rPr>
                      <m:sty m:val="p"/>
                    </m:rPr>
                    <m:t>⊤</m:t>
                  </m:r>
                </m:sup>
              </m:sSup>
              <m:r>
                <m:t>&amp;</m:t>
              </m:r>
              <m:r>
                <m:t>&amp;</m:t>
              </m:r>
              <m:r>
                <m:rPr>
                  <m:nor/>
                  <m:sty m:val="p"/>
                </m:rPr>
                <m:t>(substitute)</m:t>
              </m:r>
            </m:e>
            <m:e>
              <m:r>
                <m:t>&amp;</m:t>
              </m:r>
              <m:r>
                <m:rPr>
                  <m:sty m:val="p"/>
                </m:rPr>
                <m:t>=</m:t>
              </m:r>
              <m:r>
                <m:t>​</m:t>
              </m:r>
              <m:d>
                <m:dPr>
                  <m:begChr m:val="("/>
                  <m:sepChr m:val=""/>
                  <m:endChr m:val=")"/>
                  <m:grow/>
                </m:dPr>
                <m:e>
                  <m:r>
                    <m:rPr>
                      <m:sty m:val="bi"/>
                    </m:rPr>
                    <m:t>Q</m:t>
                  </m:r>
                  <m:sSup>
                    <m:e>
                      <m:r>
                        <m:rPr>
                          <m:sty m:val="bi"/>
                        </m:rPr>
                        <m:t>Q</m:t>
                      </m:r>
                    </m:e>
                    <m:sup>
                      <m:r>
                        <m:rPr>
                          <m:sty m:val="p"/>
                        </m:rPr>
                        <m:t>⊤</m:t>
                      </m:r>
                    </m:sup>
                  </m:sSup>
                </m:e>
              </m:d>
              <m:r>
                <m:t>​</m:t>
              </m:r>
              <m:r>
                <m:rPr>
                  <m:sty m:val="bi"/>
                </m:rPr>
                <m:t>A</m:t>
              </m:r>
              <m:r>
                <m:t>​</m:t>
              </m:r>
              <m:d>
                <m:dPr>
                  <m:begChr m:val="("/>
                  <m:sepChr m:val=""/>
                  <m:endChr m:val=")"/>
                  <m:grow/>
                </m:dPr>
                <m:e>
                  <m:r>
                    <m:rPr>
                      <m:sty m:val="bi"/>
                    </m:rPr>
                    <m:t>Q</m:t>
                  </m:r>
                  <m:sSup>
                    <m:e>
                      <m:r>
                        <m:rPr>
                          <m:sty m:val="bi"/>
                        </m:rPr>
                        <m:t>Q</m:t>
                      </m:r>
                    </m:e>
                    <m:sup>
                      <m:r>
                        <m:rPr>
                          <m:sty m:val="p"/>
                        </m:rPr>
                        <m:t>⊤</m:t>
                      </m:r>
                    </m:sup>
                  </m:sSup>
                </m:e>
              </m:d>
              <m:r>
                <m:t>​</m:t>
              </m:r>
              <m:r>
                <m:t>&amp;</m:t>
              </m:r>
              <m:r>
                <m:t>&amp;</m:t>
              </m:r>
              <m:r>
                <m:rPr>
                  <m:nor/>
                  <m:sty m:val="p"/>
                </m:rPr>
                <m:t>(regroup; matrix multiplication is associative)</m:t>
              </m:r>
            </m:e>
            <m:e>
              <m:r>
                <m:t>&amp;</m:t>
              </m:r>
              <m:r>
                <m:rPr>
                  <m:sty m:val="p"/>
                </m:rPr>
                <m:t>=</m:t>
              </m:r>
              <m:sSub>
                <m:e>
                  <m:r>
                    <m:rPr>
                      <m:sty m:val="bi"/>
                    </m:rPr>
                    <m:t>I</m:t>
                  </m:r>
                </m:e>
                <m:sub>
                  <m:r>
                    <m:t>p</m:t>
                  </m:r>
                </m:sub>
              </m:sSub>
              <m:r>
                <m:rPr>
                  <m:sty m:val="bi"/>
                </m:rPr>
                <m:t>A</m:t>
              </m:r>
              <m:sSub>
                <m:e>
                  <m:r>
                    <m:rPr>
                      <m:sty m:val="bi"/>
                    </m:rPr>
                    <m:t>I</m:t>
                  </m:r>
                </m:e>
                <m:sub>
                  <m:r>
                    <m:t>p</m:t>
                  </m:r>
                </m:sub>
              </m:sSub>
              <m:r>
                <m:t>&amp;</m:t>
              </m:r>
              <m:r>
                <m:t>&amp;</m:t>
              </m:r>
              <m:r>
                <m:rPr>
                  <m:nor/>
                  <m:sty m:val="p"/>
                </m:rPr>
                <m:t>(</m:t>
              </m:r>
              <m:r>
                <m:rPr>
                  <m:sty m:val="bi"/>
                </m:rPr>
                <m:t>Q</m:t>
              </m:r>
              <m:sSup>
                <m:e>
                  <m:r>
                    <m:rPr>
                      <m:sty m:val="bi"/>
                    </m:rPr>
                    <m:t>Q</m:t>
                  </m:r>
                </m:e>
                <m:sup>
                  <m:r>
                    <m:rPr>
                      <m:sty m:val="p"/>
                    </m:rPr>
                    <m:t>⊤</m:t>
                  </m:r>
                </m:sup>
              </m:sSup>
              <m:r>
                <m:rPr>
                  <m:sty m:val="p"/>
                </m:rPr>
                <m:t>=</m:t>
              </m:r>
              <m:sSub>
                <m:e>
                  <m:r>
                    <m:rPr>
                      <m:sty m:val="bi"/>
                    </m:rPr>
                    <m:t>I</m:t>
                  </m:r>
                </m:e>
                <m:sub>
                  <m:r>
                    <m:t>p</m:t>
                  </m:r>
                </m:sub>
              </m:sSub>
              <m:r>
                <m:rPr>
                  <m:nor/>
                  <m:sty m:val="p"/>
                </m:rPr>
                <m:t>)</m:t>
              </m:r>
            </m:e>
            <m:e>
              <m:r>
                <m:t>&amp;</m:t>
              </m:r>
              <m:r>
                <m:rPr>
                  <m:sty m:val="p"/>
                </m:rPr>
                <m:t>=</m:t>
              </m:r>
              <m:r>
                <m:rPr>
                  <m:sty m:val="bi"/>
                </m:rPr>
                <m:t>A</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For example, 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which is symmetric, so</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Then</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2</m:t>
                        </m:r>
                        <m:r>
                          <m:rPr>
                            <m:sty m:val="p"/>
                          </m:rPr>
                          <m:t>+</m:t>
                        </m:r>
                        <m:r>
                          <m:t>1</m:t>
                        </m:r>
                        <m:r>
                          <m:rPr>
                            <m:sty m:val="p"/>
                          </m:rPr>
                          <m:t>⋅</m:t>
                        </m:r>
                        <m:r>
                          <m:t>1</m:t>
                        </m:r>
                      </m:e>
                      <m:e>
                        <m:r>
                          <m:t>1</m:t>
                        </m:r>
                        <m:r>
                          <m:rPr>
                            <m:sty m:val="p"/>
                          </m:rPr>
                          <m:t>⋅</m:t>
                        </m:r>
                        <m:r>
                          <m:t>1</m:t>
                        </m:r>
                        <m:r>
                          <m:rPr>
                            <m:sty m:val="p"/>
                          </m:rPr>
                          <m:t>+</m:t>
                        </m:r>
                        <m:r>
                          <m:t>1</m:t>
                        </m:r>
                        <m:r>
                          <m:rPr>
                            <m:sty m:val="p"/>
                          </m:rPr>
                          <m:t>⋅</m:t>
                        </m:r>
                        <m:r>
                          <m:t>2</m:t>
                        </m:r>
                      </m:e>
                    </m:mr>
                    <m:mr>
                      <m:e>
                        <m:r>
                          <m:t>1</m:t>
                        </m:r>
                        <m:r>
                          <m:rPr>
                            <m:sty m:val="p"/>
                          </m:rPr>
                          <m:t>⋅</m:t>
                        </m:r>
                        <m:r>
                          <m:t>2</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e>
                      <m:e>
                        <m:r>
                          <m:t>1</m:t>
                        </m:r>
                        <m:r>
                          <m:rPr>
                            <m:sty m:val="p"/>
                          </m:rPr>
                          <m:t>+</m:t>
                        </m:r>
                        <m:r>
                          <m:t>2</m:t>
                        </m:r>
                      </m:e>
                    </m:mr>
                    <m:mr>
                      <m:e>
                        <m:r>
                          <m:t>2</m:t>
                        </m:r>
                        <m:r>
                          <m:rPr>
                            <m:sty m:val="p"/>
                          </m:rPr>
                          <m:t>−</m:t>
                        </m:r>
                        <m:r>
                          <m:t>1</m:t>
                        </m:r>
                      </m:e>
                      <m:e>
                        <m:r>
                          <m:t>1</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3</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3</m:t>
                        </m:r>
                        <m:r>
                          <m:rPr>
                            <m:sty m:val="p"/>
                          </m:rPr>
                          <m:t>⋅</m:t>
                        </m:r>
                        <m:r>
                          <m:t>1</m:t>
                        </m:r>
                      </m:e>
                      <m:e>
                        <m:r>
                          <m:t>3</m:t>
                        </m:r>
                        <m:r>
                          <m:rPr>
                            <m:sty m:val="p"/>
                          </m:rPr>
                          <m:t>⋅</m:t>
                        </m:r>
                        <m:r>
                          <m:t>1</m:t>
                        </m:r>
                        <m:r>
                          <m:rPr>
                            <m:sty m:val="p"/>
                          </m:rPr>
                          <m:t>+</m:t>
                        </m:r>
                        <m:r>
                          <m:t>3</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3</m:t>
                        </m:r>
                      </m:e>
                      <m:e>
                        <m:r>
                          <m:t>3</m:t>
                        </m:r>
                        <m:r>
                          <m:rPr>
                            <m:sty m:val="p"/>
                          </m:rPr>
                          <m:t>−</m:t>
                        </m:r>
                        <m:r>
                          <m:t>3</m:t>
                        </m:r>
                      </m:e>
                    </m:mr>
                    <m:mr>
                      <m:e>
                        <m:r>
                          <m:t>1</m:t>
                        </m:r>
                        <m:r>
                          <m:rPr>
                            <m:sty m:val="p"/>
                          </m:rPr>
                          <m:t>−</m:t>
                        </m:r>
                        <m:r>
                          <m:t>1</m:t>
                        </m:r>
                      </m:e>
                      <m:e>
                        <m:r>
                          <m:t>1</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a diagonal matrix with the eigenvalues</w:t>
      </w:r>
      <w:r>
        <w:t xml:space="preserve"> </w:t>
      </w:r>
      <m:oMath>
        <m:r>
          <m:t>3</m:t>
        </m:r>
      </m:oMath>
      <w:r>
        <w:t xml:space="preserve"> </w:t>
      </w:r>
      <w:r>
        <w:t xml:space="preserve">and</w:t>
      </w:r>
      <w:r>
        <w:t xml:space="preserve"> </w:t>
      </w:r>
      <m:oMath>
        <m:r>
          <m:t>1</m:t>
        </m:r>
      </m:oMath>
      <w:r>
        <w:t xml:space="preserve"> </w:t>
      </w:r>
      <w:r>
        <w:t xml:space="preserve">of</w:t>
      </w:r>
      <w:r>
        <w:t xml:space="preserve"> </w:t>
      </w:r>
      <m:oMath>
        <m:r>
          <m:rPr>
            <m:sty m:val="bi"/>
          </m:rPr>
          <m:t>A</m:t>
        </m:r>
      </m:oMath>
      <w:r>
        <w:t xml:space="preserve"> </w:t>
      </w:r>
      <w:r>
        <w:t xml:space="preserve">from</w:t>
      </w:r>
      <w:r>
        <w:t xml:space="preserve"> </w:t>
      </w:r>
      <w:hyperlink w:anchor="exm-eigenvalue">
        <w:r>
          <w:rPr>
            <w:rStyle w:val="Hyperlink"/>
          </w:rPr>
          <w:t xml:space="preserve">Example 137</w:t>
        </w:r>
      </w:hyperlink>
      <w:r>
        <w:t xml:space="preserve"> </w:t>
      </w:r>
      <w:r>
        <w:t xml:space="preserve">on its diagonal.</w:t>
      </w:r>
    </w:p>
    <w:bookmarkEnd w:id="444"/>
    <w:bookmarkStart w:id="445" w:name="def-eigendecomposition"/>
    <w:p>
      <w:pPr>
        <w:pStyle w:val="BodyText"/>
      </w:pPr>
      <w:r>
        <w:rPr>
          <w:b/>
          <w:bCs/>
        </w:rPr>
        <w:t xml:space="preserve">Definition 83 (Eigendecomposition (spectral decomposition))</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An</w:t>
      </w:r>
      <w:r>
        <w:t xml:space="preserve"> </w:t>
      </w:r>
      <w:r>
        <w:rPr>
          <w:b/>
          <w:bCs/>
        </w:rPr>
        <w:t xml:space="preserve">eigendecomposition</w:t>
      </w:r>
      <w:r>
        <w:t xml:space="preserve">, or</w:t>
      </w:r>
      <w:r>
        <w:t xml:space="preserve"> </w:t>
      </w:r>
      <w:r>
        <w:rPr>
          <w:b/>
          <w:bCs/>
        </w:rPr>
        <w:t xml:space="preserve">spectral decomposition</w:t>
      </w:r>
      <w:r>
        <w:t xml:space="preserve">, of</w:t>
      </w:r>
      <w:r>
        <w:t xml:space="preserve"> </w:t>
      </w:r>
      <m:oMath>
        <m:r>
          <m:rPr>
            <m:sty m:val="bi"/>
          </m:rPr>
          <m:t>A</m:t>
        </m:r>
      </m:oMath>
      <w:r>
        <w:t xml:space="preserve"> </w:t>
      </w:r>
      <w:r>
        <w:t xml:space="preserve">is a factorization</w:t>
      </w:r>
    </w:p>
    <w:p>
      <w:pPr>
        <w:pStyle w:val="BodyText"/>
      </w:pPr>
      <m:oMathPara>
        <m:oMathParaPr>
          <m:jc m:val="center"/>
        </m:oMathParaPr>
        <m:oMath>
          <m:r>
            <m:rPr>
              <m:sty m:val="bi"/>
            </m:rPr>
            <m:t>A</m:t>
          </m:r>
          <m:r>
            <m:rPr>
              <m:sty m:val="p"/>
            </m:rPr>
            <m:t>=</m:t>
          </m:r>
          <m:r>
            <m:rPr>
              <m:sty m:val="bi"/>
            </m:rPr>
            <m:t>Q</m:t>
          </m:r>
          <m:r>
            <m:rPr>
              <m:sty m:val="b"/>
            </m:rPr>
            <m:t>Λ</m:t>
          </m:r>
          <m:sSup>
            <m:e>
              <m:r>
                <m:rPr>
                  <m:sty m:val="bi"/>
                </m:rPr>
                <m:t>Q</m:t>
              </m:r>
            </m:e>
            <m:sup>
              <m:r>
                <m:rPr>
                  <m:sty m:val="p"/>
                </m:rPr>
                <m:t>⊤</m:t>
              </m:r>
            </m:sup>
          </m:sSup>
        </m:oMath>
      </m:oMathPara>
    </w:p>
    <w:p>
      <w:pPr>
        <w:pStyle w:val="FirstParagraph"/>
      </w:pPr>
      <w:r>
        <w:t xml:space="preserve">with</w:t>
      </w:r>
      <w:r>
        <w:t xml:space="preserve"> </w:t>
      </w:r>
      <m:oMath>
        <m:r>
          <m:rPr>
            <m:sty m:val="bi"/>
          </m:rPr>
          <m:t>Q</m:t>
        </m:r>
      </m:oMath>
      <w:r>
        <w:t xml:space="preserve"> </w:t>
      </w:r>
      <w:r>
        <w:t xml:space="preserve">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76</w:t>
        </w:r>
      </w:hyperlink>
      <w:r>
        <w:t xml:space="preserve">)</w:t>
      </w:r>
      <w:r>
        <w:t xml:space="preserve"> </w:t>
      </w:r>
      <w:r>
        <w:t xml:space="preserve">and</w:t>
      </w:r>
      <w:r>
        <w:t xml:space="preserve"> </w:t>
      </w:r>
      <m:oMath>
        <m:r>
          <m:rPr>
            <m:sty m:val="b"/>
          </m:rPr>
          <m:t>Λ</m:t>
        </m:r>
      </m:oMath>
      <w:r>
        <w:t xml:space="preserve"> </w:t>
      </w:r>
      <w:r>
        <w:t xml:space="preserve">a</w:t>
      </w:r>
      <w:r>
        <w:t xml:space="preserve"> </w:t>
      </w:r>
      <m:oMath>
        <m:r>
          <m:t>p</m:t>
        </m:r>
        <m:r>
          <m:rPr>
            <m:sty m:val="p"/>
          </m:rPr>
          <m:t>×</m:t>
        </m:r>
        <m:r>
          <m:t>p</m:t>
        </m:r>
      </m:oMath>
      <w:r>
        <w:t xml:space="preserve"> </w:t>
      </w:r>
      <w:r>
        <w:t xml:space="preserve">diagonal matrix (</w:t>
      </w:r>
      <w:hyperlink w:anchor="def-diagonal-matrix">
        <w:r>
          <w:rPr>
            <w:rStyle w:val="Hyperlink"/>
          </w:rPr>
          <w:t xml:space="preserve">Definition 70</w:t>
        </w:r>
      </w:hyperlink>
      <w:r>
        <w:t xml:space="preserve">).</w:t>
      </w:r>
    </w:p>
    <w:bookmarkEnd w:id="445"/>
    <w:bookmarkStart w:id="446" w:name="exm-spectral"/>
    <w:p>
      <w:pPr>
        <w:pStyle w:val="BodyText"/>
      </w:pPr>
      <w:r>
        <w:rPr>
          <w:b/>
          <w:bCs/>
        </w:rPr>
        <w:t xml:space="preserve">Example 139 (An eigendecomposition of a</w:t>
      </w:r>
      <w:r>
        <w:rPr>
          <w:b/>
          <w:bCs/>
        </w:rPr>
        <w:t xml:space="preserve"> </w:t>
      </w:r>
      <m:oMath>
        <m:r>
          <m:t>2</m:t>
        </m:r>
        <m:r>
          <m:rPr>
            <m:sty m:val="p"/>
          </m:rPr>
          <m:t>×</m:t>
        </m:r>
        <m:r>
          <m:t>2</m:t>
        </m:r>
      </m:oMath>
      <w:r>
        <w:rPr>
          <w:b/>
          <w:bCs/>
        </w:rPr>
        <w:t xml:space="preserve"> </w:t>
      </w:r>
      <w:r>
        <w:rPr>
          <w:b/>
          <w:bCs/>
        </w:rPr>
        <w:t xml:space="preserve">symmetric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eigenvalue">
        <w:r>
          <w:rPr>
            <w:rStyle w:val="Hyperlink"/>
          </w:rPr>
          <w:t xml:space="preserve">Example 137</w:t>
        </w:r>
      </w:hyperlink>
      <w:r>
        <w:t xml:space="preserve"> </w:t>
      </w:r>
      <w:r>
        <w:t xml:space="preserve">found 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w:t>
      </w:r>
      <w:r>
        <w:t xml:space="preserve"> </w:t>
      </w:r>
      <w:r>
        <w:t xml:space="preserve">They are orthogonal (</w:t>
      </w:r>
      <w:hyperlink w:anchor="def-orthogonal-vectors">
        <w:r>
          <w:rPr>
            <w:rStyle w:val="Hyperlink"/>
          </w:rPr>
          <w:t xml:space="preserve">Definition 13</w:t>
        </w:r>
      </w:hyperlink>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r>
                <m:t>1</m:t>
              </m:r>
              <m:r>
                <m:rPr>
                  <m:sty m:val="p"/>
                </m:rPr>
                <m:t>,</m:t>
              </m:r>
              <m:r>
                <m:rPr>
                  <m:sty m:val="p"/>
                </m:rPr>
                <m:t>−</m:t>
              </m:r>
              <m:r>
                <m:t>1</m:t>
              </m:r>
              <m:r>
                <m:rPr>
                  <m:sty m:val="p"/>
                </m:rPr>
                <m:t>)</m:t>
              </m:r>
              <m:r>
                <m:t>&amp;</m:t>
              </m:r>
              <m:r>
                <m:rPr>
                  <m:sty m:val="p"/>
                </m:rPr>
                <m:t>=</m:t>
              </m:r>
              <m:r>
                <m:t>1</m:t>
              </m:r>
              <m:r>
                <m:rPr>
                  <m:sty m:val="p"/>
                </m:rPr>
                <m:t>⋅</m:t>
              </m:r>
              <m:r>
                <m:t>1</m:t>
              </m:r>
              <m:r>
                <m:rPr>
                  <m:sty m:val="p"/>
                </m:rPr>
                <m:t>+</m:t>
              </m:r>
              <m:r>
                <m:t>1</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1</m:t>
              </m:r>
              <m:r>
                <m:rPr>
                  <m:sty m:val="p"/>
                </m:rPr>
                <m:t>−</m:t>
              </m:r>
              <m:r>
                <m:t>1</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Each has norm</w:t>
      </w:r>
      <w:r>
        <w:t xml:space="preserve"> </w:t>
      </w:r>
      <m:oMath>
        <m:rad>
          <m:radPr>
            <m:degHide m:val="on"/>
          </m:radPr>
          <m:deg/>
          <m:e>
            <m:sSup>
              <m:e>
                <m:r>
                  <m:t>1</m:t>
                </m:r>
              </m:e>
              <m:sup>
                <m:r>
                  <m:t>2</m:t>
                </m:r>
              </m:sup>
            </m:sSup>
            <m:r>
              <m:rPr>
                <m:sty m:val="p"/>
              </m:rPr>
              <m:t>+</m:t>
            </m:r>
            <m:sSup>
              <m:e>
                <m:r>
                  <m:t>1</m:t>
                </m:r>
              </m:e>
              <m:sup>
                <m:r>
                  <m:t>2</m:t>
                </m:r>
              </m:sup>
            </m:sSup>
          </m:e>
        </m:rad>
        <m:r>
          <m:rPr>
            <m:sty m:val="p"/>
          </m:rPr>
          <m:t>=</m:t>
        </m:r>
        <m:rad>
          <m:radPr>
            <m:degHide m:val="on"/>
          </m:radPr>
          <m:deg/>
          <m:e>
            <m:r>
              <m:t>2</m:t>
            </m:r>
          </m:e>
        </m:rad>
      </m:oMath>
      <w:r>
        <w:t xml:space="preserve"> </w:t>
      </w:r>
      <w:r>
        <w:t xml:space="preserve">(</w:t>
      </w:r>
      <w:hyperlink w:anchor="def-euclidean-norm">
        <w:r>
          <w:rPr>
            <w:rStyle w:val="Hyperlink"/>
          </w:rPr>
          <w:t xml:space="preserve">Definition 14</w:t>
        </w:r>
      </w:hyperlink>
      <w:r>
        <w:t xml:space="preserve">),</w:t>
      </w:r>
      <w:r>
        <w:t xml:space="preserve"> </w:t>
      </w:r>
      <w:r>
        <w:t xml:space="preserve">so dividing each by</w:t>
      </w:r>
      <w:r>
        <w:t xml:space="preserve"> </w:t>
      </w:r>
      <m:oMath>
        <m:rad>
          <m:radPr>
            <m:degHide m:val="on"/>
          </m:radPr>
          <m:deg/>
          <m:e>
            <m:r>
              <m:t>2</m:t>
            </m:r>
          </m:e>
        </m:rad>
      </m:oMath>
      <w:r>
        <w:t xml:space="preserve"> </w:t>
      </w:r>
      <w:r>
        <w:t xml:space="preserve">gives two orthonormal eigenvectors</w:t>
      </w:r>
      <w:r>
        <w:t xml:space="preserve"> </w:t>
      </w:r>
      <w:r>
        <w:t xml:space="preserve">(</w:t>
      </w:r>
      <w:hyperlink w:anchor="def-orthonormal-vectors">
        <w:r>
          <w:rPr>
            <w:rStyle w:val="Hyperlink"/>
          </w:rPr>
          <w:t xml:space="preserve">Definition 17</w:t>
        </w:r>
      </w:hyperlink>
      <w:r>
        <w:t xml:space="preserve">).</w:t>
      </w:r>
      <w:r>
        <w:t xml:space="preserve"> </w:t>
      </w:r>
      <w:r>
        <w:t xml:space="preserve">Put them in the columns of</w:t>
      </w:r>
      <w:r>
        <w:t xml:space="preserve"> </w:t>
      </w:r>
      <m:oMath>
        <m:r>
          <m:rPr>
            <m:sty m:val="bi"/>
          </m:rPr>
          <m:t>Q</m:t>
        </m:r>
      </m:oMath>
      <w:r>
        <w:t xml:space="preserve">,</w:t>
      </w:r>
      <w:r>
        <w:t xml:space="preserve"> </w:t>
      </w:r>
      <w:r>
        <w:t xml:space="preserve">and the matching eigenvalues on the diagonal of</w:t>
      </w:r>
      <w:r>
        <w:t xml:space="preserve"> </w:t>
      </w:r>
      <m:oMath>
        <m:r>
          <m:rPr>
            <m:sty m:val="b"/>
          </m:rPr>
          <m:t>Λ</m:t>
        </m:r>
      </m:oMath>
      <w:r>
        <w:t xml:space="preserve">:</w:t>
      </w:r>
    </w:p>
    <w:p>
      <w:pPr>
        <w:pStyle w:val="BodyText"/>
      </w:pPr>
      <m:oMathPara>
        <m:oMathParaPr>
          <m:jc m:val="center"/>
        </m:oMathParaP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  </m:t>
          </m:r>
          <m:r>
            <m:rPr>
              <m:sty m:val="b"/>
            </m:rPr>
            <m:t>Λ</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oMath>
      </m:oMathPara>
    </w:p>
    <w:p>
      <w:pPr>
        <w:pStyle w:val="FirstParagraph"/>
      </w:pPr>
      <w:r>
        <w:t xml:space="preserve">This</w:t>
      </w:r>
      <w:r>
        <w:t xml:space="preserve"> </w:t>
      </w:r>
      <m:oMath>
        <m:r>
          <m:rPr>
            <m:sty m:val="bi"/>
          </m:rPr>
          <m:t>Q</m:t>
        </m:r>
      </m:oMath>
      <w:r>
        <w:t xml:space="preserve"> </w:t>
      </w:r>
      <w:r>
        <w:t xml:space="preserve">is symmetric, so</w:t>
      </w:r>
      <w:r>
        <w:t xml:space="preserve"> </w:t>
      </w:r>
      <m:oMath>
        <m:sSup>
          <m:e>
            <m:r>
              <m:rPr>
                <m:sty m:val="bi"/>
              </m:rPr>
              <m:t>Q</m:t>
            </m:r>
          </m:e>
          <m:sup>
            <m:r>
              <m:rPr>
                <m:sty m:val="p"/>
              </m:rPr>
              <m:t>⊤</m:t>
            </m:r>
          </m:sup>
        </m:sSup>
        <m:r>
          <m:rPr>
            <m:sty m:val="p"/>
          </m:rPr>
          <m:t>=</m:t>
        </m:r>
        <m:r>
          <m:rPr>
            <m:sty m:val="bi"/>
          </m:rPr>
          <m:t>Q</m:t>
        </m:r>
      </m:oMath>
      <w:r>
        <w:t xml:space="preserve">. Then</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1</m:t>
                        </m:r>
                        <m:r>
                          <m:rPr>
                            <m:sty m:val="p"/>
                          </m:rPr>
                          <m:t>⋅</m:t>
                        </m:r>
                        <m:r>
                          <m:t>1</m:t>
                        </m:r>
                      </m:e>
                      <m:e>
                        <m:r>
                          <m:t>3</m:t>
                        </m:r>
                        <m:r>
                          <m:rPr>
                            <m:sty m:val="p"/>
                          </m:rPr>
                          <m:t>⋅</m:t>
                        </m:r>
                        <m:r>
                          <m:t>1</m:t>
                        </m:r>
                        <m:r>
                          <m:rPr>
                            <m:sty m:val="p"/>
                          </m:rPr>
                          <m:t>+</m:t>
                        </m:r>
                        <m:r>
                          <m:t>1</m:t>
                        </m:r>
                        <m:r>
                          <m:rPr>
                            <m:sty m:val="p"/>
                          </m:rPr>
                          <m:t>⋅</m:t>
                        </m:r>
                        <m:r>
                          <m:rPr>
                            <m:sty m:val="p"/>
                          </m:rPr>
                          <m:t>(</m:t>
                        </m:r>
                        <m:r>
                          <m:rPr>
                            <m:sty m:val="p"/>
                          </m:rPr>
                          <m:t>−</m:t>
                        </m:r>
                        <m:r>
                          <m:t>1</m:t>
                        </m:r>
                        <m:r>
                          <m:rPr>
                            <m:sty m:val="p"/>
                          </m:rPr>
                          <m:t>)</m:t>
                        </m:r>
                      </m:e>
                    </m:mr>
                    <m:mr>
                      <m:e>
                        <m:r>
                          <m:t>3</m:t>
                        </m:r>
                        <m:r>
                          <m:rPr>
                            <m:sty m:val="p"/>
                          </m:rPr>
                          <m:t>⋅</m:t>
                        </m:r>
                        <m:r>
                          <m:t>1</m:t>
                        </m:r>
                        <m:r>
                          <m:rPr>
                            <m:sty m:val="p"/>
                          </m:rPr>
                          <m:t>+</m:t>
                        </m:r>
                        <m:r>
                          <m:rPr>
                            <m:sty m:val="p"/>
                          </m:rPr>
                          <m:t>(</m:t>
                        </m:r>
                        <m:r>
                          <m:rPr>
                            <m:sty m:val="p"/>
                          </m:rPr>
                          <m:t>−</m:t>
                        </m:r>
                        <m:r>
                          <m:t>1</m:t>
                        </m:r>
                        <m:r>
                          <m:rPr>
                            <m:sty m:val="p"/>
                          </m:rPr>
                          <m:t>)</m:t>
                        </m:r>
                        <m:r>
                          <m:rPr>
                            <m:sty m:val="p"/>
                          </m:rPr>
                          <m:t>⋅</m:t>
                        </m:r>
                        <m:r>
                          <m:t>1</m:t>
                        </m:r>
                      </m:e>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which is</w:t>
      </w:r>
      <w:r>
        <w:t xml:space="preserve"> </w:t>
      </w:r>
      <m:oMath>
        <m:r>
          <m:rPr>
            <m:sty m:val="bi"/>
          </m:rPr>
          <m:t>A</m:t>
        </m:r>
      </m:oMath>
      <w:r>
        <w:t xml:space="preserve">.</w:t>
      </w:r>
    </w:p>
    <w:bookmarkEnd w:id="446"/>
    <w:bookmarkStart w:id="447" w:name="rem-eigendecomposition-not-unique"/>
    <w:p>
      <w:pPr>
        <w:pStyle w:val="BodyText"/>
      </w:pPr>
      <w:r>
        <w:rPr>
          <w:i/>
          <w:iCs/>
        </w:rPr>
        <w:t xml:space="preserve">Remark 31</w:t>
      </w:r>
      <w:r>
        <w:t xml:space="preserve"> (An eigendecomposition is not unique). </w:t>
      </w:r>
      <w:r>
        <w:t xml:space="preserve">A symmetric matrix can have more than one eigendecomposition.</w:t>
      </w:r>
      <w:r>
        <w:t xml:space="preserve"> </w:t>
      </w:r>
      <w:r>
        <w:t xml:space="preserve">Reordering the eigenvalues on the diagonal of</w:t>
      </w:r>
      <w:r>
        <w:t xml:space="preserve"> </w:t>
      </w:r>
      <m:oMath>
        <m:r>
          <m:rPr>
            <m:sty m:val="b"/>
          </m:rPr>
          <m:t>Λ</m:t>
        </m:r>
      </m:oMath>
      <w:r>
        <w:t xml:space="preserve">,</w:t>
      </w:r>
      <w:r>
        <w:t xml:space="preserve"> </w:t>
      </w:r>
      <w:r>
        <w:t xml:space="preserve">and the columns of</w:t>
      </w:r>
      <w:r>
        <w:t xml:space="preserve"> </w:t>
      </w:r>
      <m:oMath>
        <m:r>
          <m:rPr>
            <m:sty m:val="bi"/>
          </m:rPr>
          <m:t>Q</m:t>
        </m:r>
      </m:oMath>
      <w:r>
        <w:t xml:space="preserve"> </w:t>
      </w:r>
      <w:r>
        <w:t xml:space="preserve">with them, gives another one,</w:t>
      </w:r>
      <w:r>
        <w:t xml:space="preserve"> </w:t>
      </w:r>
      <w:r>
        <w:t xml:space="preserve">and so does multiplying a column of</w:t>
      </w:r>
      <w:r>
        <w:t xml:space="preserve"> </w:t>
      </w:r>
      <m:oMath>
        <m:r>
          <m:rPr>
            <m:sty m:val="bi"/>
          </m:rPr>
          <m:t>Q</m:t>
        </m:r>
      </m:oMath>
      <w:r>
        <w:t xml:space="preserve"> </w:t>
      </w:r>
      <w:r>
        <w:t xml:space="preserve">by</w:t>
      </w:r>
      <w:r>
        <w:t xml:space="preserve"> </w:t>
      </w:r>
      <m:oMath>
        <m:r>
          <m:rPr>
            <m:sty m:val="p"/>
          </m:rPr>
          <m:t>−</m:t>
        </m:r>
        <m:r>
          <m:t>1</m:t>
        </m:r>
      </m:oMath>
      <w:r>
        <w:t xml:space="preserve">.</w:t>
      </w:r>
    </w:p>
    <w:p>
      <w:pPr>
        <w:pStyle w:val="BodyText"/>
      </w:pPr>
      <w:r>
        <w:t xml:space="preserve">For example, take</w:t>
      </w:r>
      <w:r>
        <w:t xml:space="preserve"> </w:t>
      </w:r>
      <m:oMath>
        <m:r>
          <m:rPr>
            <m:sty m:val="bi"/>
          </m:rPr>
          <m:t>A</m:t>
        </m:r>
      </m:oMath>
      <w:r>
        <w:t xml:space="preserve"> </w:t>
      </w:r>
      <w:r>
        <w:t xml:space="preserve">from</w:t>
      </w:r>
      <w:r>
        <w:t xml:space="preserve"> </w:t>
      </w:r>
      <w:hyperlink w:anchor="exm-spectral">
        <w:r>
          <w:rPr>
            <w:rStyle w:val="Hyperlink"/>
          </w:rPr>
          <w:t xml:space="preserve">Example 139</w:t>
        </w:r>
      </w:hyperlink>
      <w:r>
        <w:t xml:space="preserve">.</w:t>
      </w:r>
      <w:r>
        <w:t xml:space="preserve"> </w:t>
      </w:r>
      <w:r>
        <w:t xml:space="preserve">Swapping the two eigenvalues and the two columns gives</w:t>
      </w:r>
    </w:p>
    <w:p>
      <w:pPr>
        <w:pStyle w:val="BodyText"/>
      </w:pPr>
      <m:oMathPara>
        <m:oMathParaPr>
          <m:jc m:val="center"/>
        </m:oMathParaPr>
        <m:oMath>
          <m:sSub>
            <m:e>
              <m:r>
                <m:rPr>
                  <m:sty m:val="bi"/>
                </m:rPr>
                <m:t>Q</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  </m:t>
          </m:r>
          <m:sSub>
            <m:e>
              <m:r>
                <m:rPr>
                  <m:sty m:val="b"/>
                </m:rPr>
                <m:t>Λ</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oMath>
      </m:oMathPara>
    </w:p>
    <w:p>
      <w:pPr>
        <w:pStyle w:val="FirstParagraph"/>
      </w:pPr>
      <w:r>
        <w:t xml:space="preserve">and multiplying the second column of</w:t>
      </w:r>
      <w:r>
        <w:t xml:space="preserve"> </w:t>
      </w:r>
      <m:oMath>
        <m:r>
          <m:rPr>
            <m:sty m:val="bi"/>
          </m:rPr>
          <m:t>Q</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eqArr>
            <m:e>
              <m:sSub>
                <m:e>
                  <m:r>
                    <m:rPr>
                      <m:sty m:val="bi"/>
                    </m:rPr>
                    <m:t>Q</m:t>
                  </m:r>
                </m:e>
                <m:sub>
                  <m:r>
                    <m:t>2</m:t>
                  </m:r>
                </m:sub>
              </m:sSub>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e>
              <m:sSub>
                <m:e>
                  <m:r>
                    <m:rPr>
                      <m:sty m:val="b"/>
                    </m:rPr>
                    <m:t>Λ</m:t>
                  </m:r>
                </m:e>
                <m:sub>
                  <m:r>
                    <m:t>2</m:t>
                  </m:r>
                </m:sub>
              </m:sSub>
              <m:r>
                <m:t>&amp;</m:t>
              </m:r>
              <m:r>
                <m:rPr>
                  <m:sty m:val="p"/>
                </m:rPr>
                <m:t>=</m:t>
              </m:r>
              <m:r>
                <m:rPr>
                  <m:sty m:val="b"/>
                </m:rPr>
                <m:t>Λ</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e>
          </m:eqArr>
        </m:oMath>
      </m:oMathPara>
    </w:p>
    <w:p>
      <w:pPr>
        <w:pStyle w:val="FirstParagraph"/>
      </w:pPr>
      <w:r>
        <w:t xml:space="preserve">The columns of</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the columns of</w:t>
      </w:r>
      <w:r>
        <w:t xml:space="preserve"> </w:t>
      </w:r>
      <m:oMath>
        <m:r>
          <m:rPr>
            <m:sty m:val="bi"/>
          </m:rPr>
          <m:t>Q</m:t>
        </m:r>
      </m:oMath>
      <w:r>
        <w:t xml:space="preserve">, reordered or multiplied by</w:t>
      </w:r>
      <w:r>
        <w:t xml:space="preserve"> </w:t>
      </w:r>
      <m:oMath>
        <m:r>
          <m:rPr>
            <m:sty m:val="p"/>
          </m:rPr>
          <m:t>−</m:t>
        </m:r>
        <m:r>
          <m:t>1</m:t>
        </m:r>
      </m:oMath>
      <w:r>
        <w:t xml:space="preserve">,</w:t>
      </w:r>
      <w:r>
        <w:t xml:space="preserve"> </w:t>
      </w:r>
      <w:r>
        <w:t xml:space="preserve">so they are still orthonormal,</w:t>
      </w:r>
      <w:r>
        <w:t xml:space="preserve"> </w:t>
      </w:r>
      <w:r>
        <w:t xml:space="preserve">and</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orthogonal.</w:t>
      </w:r>
      <w:r>
        <w:t xml:space="preserve"> </w:t>
      </w:r>
      <w:r>
        <w:t xml:space="preserve">Both products give back</w:t>
      </w:r>
      <w:r>
        <w:t xml:space="preserve"> </w:t>
      </w:r>
      <m:oMath>
        <m:r>
          <m:rPr>
            <m:sty m:val="bi"/>
          </m:rPr>
          <m:t>A</m:t>
        </m:r>
      </m:oMath>
      <w:r>
        <w:t xml:space="preserve">:</w:t>
      </w:r>
    </w:p>
    <w:p>
      <w:pPr>
        <w:pStyle w:val="BodyText"/>
      </w:pPr>
      <m:oMathPara>
        <m:oMathParaPr>
          <m:jc m:val="center"/>
        </m:oMathParaPr>
        <m:oMath>
          <m:eqArr>
            <m:e>
              <m:sSub>
                <m:e>
                  <m:r>
                    <m:rPr>
                      <m:sty m:val="bi"/>
                    </m:rPr>
                    <m:t>Q</m:t>
                  </m:r>
                </m:e>
                <m:sub>
                  <m:r>
                    <m:t>1</m:t>
                  </m:r>
                </m:sub>
              </m:sSub>
              <m:sSub>
                <m:e>
                  <m:r>
                    <m:rPr>
                      <m:sty m:val="b"/>
                    </m:rPr>
                    <m:t>Λ</m:t>
                  </m:r>
                </m:e>
                <m:sub>
                  <m:r>
                    <m:t>1</m:t>
                  </m:r>
                </m:sub>
              </m:sSub>
              <m:sSup>
                <m:e>
                  <m:sSub>
                    <m:e>
                      <m:r>
                        <m:rPr>
                          <m:sty m:val="bi"/>
                        </m:rPr>
                        <m:t>Q</m:t>
                      </m:r>
                    </m:e>
                    <m:sub>
                      <m:r>
                        <m:t>1</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0</m:t>
                        </m:r>
                        <m:r>
                          <m:rPr>
                            <m:sty m:val="p"/>
                          </m:rPr>
                          <m:t>+</m:t>
                        </m:r>
                        <m:r>
                          <m:t>1</m:t>
                        </m:r>
                        <m:r>
                          <m:rPr>
                            <m:sty m:val="p"/>
                          </m:rPr>
                          <m:t>⋅</m:t>
                        </m:r>
                        <m:r>
                          <m:t>3</m:t>
                        </m:r>
                      </m:e>
                    </m:mr>
                    <m:mr>
                      <m:e>
                        <m:r>
                          <m:rPr>
                            <m:sty m:val="p"/>
                          </m:rPr>
                          <m:t>−</m:t>
                        </m:r>
                        <m:r>
                          <m:t>1</m:t>
                        </m:r>
                        <m:r>
                          <m:rPr>
                            <m:sty m:val="p"/>
                          </m:rPr>
                          <m:t>⋅</m:t>
                        </m:r>
                        <m:r>
                          <m:t>1</m:t>
                        </m:r>
                        <m:r>
                          <m:rPr>
                            <m:sty m:val="p"/>
                          </m:rPr>
                          <m:t>+</m:t>
                        </m:r>
                        <m:r>
                          <m:t>1</m:t>
                        </m:r>
                        <m:r>
                          <m:rPr>
                            <m:sty m:val="p"/>
                          </m:rPr>
                          <m:t>⋅</m:t>
                        </m:r>
                        <m:r>
                          <m:t>0</m:t>
                        </m:r>
                      </m:e>
                      <m:e>
                        <m:r>
                          <m:rPr>
                            <m:sty m:val="p"/>
                          </m:rPr>
                          <m:t>−</m:t>
                        </m:r>
                        <m:r>
                          <m:t>1</m:t>
                        </m:r>
                        <m:r>
                          <m:rPr>
                            <m:sty m:val="p"/>
                          </m:rPr>
                          <m:t>⋅</m:t>
                        </m:r>
                        <m:r>
                          <m:t>0</m:t>
                        </m:r>
                        <m:r>
                          <m:rPr>
                            <m:sty m:val="p"/>
                          </m:rPr>
                          <m:t>+</m:t>
                        </m:r>
                        <m:r>
                          <m:t>1</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0</m:t>
                        </m:r>
                        <m:r>
                          <m:rPr>
                            <m:sty m:val="p"/>
                          </m:rPr>
                          <m:t>+</m:t>
                        </m:r>
                        <m:r>
                          <m:t>3</m:t>
                        </m:r>
                      </m:e>
                    </m:mr>
                    <m:mr>
                      <m:e>
                        <m:r>
                          <m:rPr>
                            <m:sty m:val="p"/>
                          </m:rPr>
                          <m:t>−</m:t>
                        </m:r>
                        <m:r>
                          <m:t>1</m:t>
                        </m:r>
                        <m:r>
                          <m:rPr>
                            <m:sty m:val="p"/>
                          </m:rPr>
                          <m:t>+</m:t>
                        </m:r>
                        <m:r>
                          <m:t>0</m:t>
                        </m:r>
                      </m:e>
                      <m:e>
                        <m:r>
                          <m:t>0</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1</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3</m:t>
                        </m:r>
                        <m:r>
                          <m:rPr>
                            <m:sty m:val="p"/>
                          </m:rPr>
                          <m:t>⋅</m:t>
                        </m:r>
                        <m:r>
                          <m:t>1</m:t>
                        </m:r>
                      </m:e>
                      <m:e>
                        <m:r>
                          <m:t>1</m:t>
                        </m:r>
                        <m:r>
                          <m:rPr>
                            <m:sty m:val="p"/>
                          </m:rPr>
                          <m:t>⋅</m:t>
                        </m:r>
                        <m:r>
                          <m:rPr>
                            <m:sty m:val="p"/>
                          </m:rPr>
                          <m:t>(</m:t>
                        </m:r>
                        <m:r>
                          <m:rPr>
                            <m:sty m:val="p"/>
                          </m:rPr>
                          <m:t>−</m:t>
                        </m:r>
                        <m:r>
                          <m:t>1</m:t>
                        </m:r>
                        <m:r>
                          <m:rPr>
                            <m:sty m:val="p"/>
                          </m:rPr>
                          <m:t>)</m:t>
                        </m:r>
                        <m:r>
                          <m:rPr>
                            <m:sty m:val="p"/>
                          </m:rPr>
                          <m:t>+</m:t>
                        </m:r>
                        <m:r>
                          <m:t>3</m:t>
                        </m:r>
                        <m:r>
                          <m:rPr>
                            <m:sty m:val="p"/>
                          </m:rPr>
                          <m:t>⋅</m:t>
                        </m:r>
                        <m:r>
                          <m:t>1</m:t>
                        </m:r>
                      </m:e>
                    </m:mr>
                    <m:mr>
                      <m:e>
                        <m:r>
                          <m:rPr>
                            <m:sty m:val="p"/>
                          </m:rPr>
                          <m:t>−</m:t>
                        </m:r>
                        <m:r>
                          <m:t>1</m:t>
                        </m:r>
                        <m:r>
                          <m:rPr>
                            <m:sty m:val="p"/>
                          </m:rPr>
                          <m:t>⋅</m:t>
                        </m:r>
                        <m:r>
                          <m:t>1</m:t>
                        </m:r>
                        <m:r>
                          <m:rPr>
                            <m:sty m:val="p"/>
                          </m:rPr>
                          <m:t>+</m:t>
                        </m:r>
                        <m:r>
                          <m:t>3</m:t>
                        </m:r>
                        <m:r>
                          <m:rPr>
                            <m:sty m:val="p"/>
                          </m:rPr>
                          <m:t>⋅</m:t>
                        </m:r>
                        <m:r>
                          <m:t>1</m:t>
                        </m:r>
                      </m:e>
                      <m:e>
                        <m:r>
                          <m:rPr>
                            <m:sty m:val="p"/>
                          </m:rPr>
                          <m:t>−</m:t>
                        </m:r>
                        <m:r>
                          <m:t>1</m:t>
                        </m:r>
                        <m:r>
                          <m:rPr>
                            <m:sty m:val="p"/>
                          </m:rPr>
                          <m:t>⋅</m:t>
                        </m:r>
                        <m:r>
                          <m:rPr>
                            <m:sty m:val="p"/>
                          </m:rPr>
                          <m:t>(</m:t>
                        </m:r>
                        <m:r>
                          <m:rPr>
                            <m:sty m:val="p"/>
                          </m:rPr>
                          <m:t>−</m:t>
                        </m:r>
                        <m:r>
                          <m:t>1</m:t>
                        </m:r>
                        <m:r>
                          <m:rPr>
                            <m:sty m:val="p"/>
                          </m:rPr>
                          <m:t>)</m:t>
                        </m:r>
                        <m:r>
                          <m:rPr>
                            <m:sty m:val="p"/>
                          </m:rPr>
                          <m:t>+</m:t>
                        </m:r>
                        <m:r>
                          <m:t>3</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rPr>
                            <m:sty m:val="p"/>
                          </m:rPr>
                          <m:t>−</m:t>
                        </m:r>
                        <m:r>
                          <m:t>1</m:t>
                        </m:r>
                        <m:r>
                          <m:rPr>
                            <m:sty m:val="p"/>
                          </m:rPr>
                          <m:t>+</m:t>
                        </m:r>
                        <m:r>
                          <m:t>3</m:t>
                        </m:r>
                      </m:e>
                    </m:mr>
                    <m:mr>
                      <m:e>
                        <m:r>
                          <m:rPr>
                            <m:sty m:val="p"/>
                          </m:rPr>
                          <m:t>−</m:t>
                        </m:r>
                        <m:r>
                          <m:t>1</m:t>
                        </m:r>
                        <m:r>
                          <m:rPr>
                            <m:sty m:val="p"/>
                          </m:rPr>
                          <m:t>+</m:t>
                        </m:r>
                        <m:r>
                          <m:t>3</m:t>
                        </m:r>
                      </m:e>
                      <m:e>
                        <m:r>
                          <m:t>1</m:t>
                        </m:r>
                        <m:r>
                          <m:rPr>
                            <m:sty m:val="p"/>
                          </m:rPr>
                          <m:t>+</m:t>
                        </m:r>
                        <m:r>
                          <m:t>3</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m:oMathPara>
        <m:oMathParaPr>
          <m:jc m:val="center"/>
        </m:oMathParaPr>
        <m:oMath>
          <m:eqArr>
            <m:e>
              <m:sSub>
                <m:e>
                  <m:r>
                    <m:rPr>
                      <m:sty m:val="bi"/>
                    </m:rPr>
                    <m:t>Q</m:t>
                  </m:r>
                </m:e>
                <m:sub>
                  <m:r>
                    <m:t>2</m:t>
                  </m:r>
                </m:sub>
              </m:sSub>
              <m:sSub>
                <m:e>
                  <m:r>
                    <m:rPr>
                      <m:sty m:val="b"/>
                    </m:rPr>
                    <m:t>Λ</m:t>
                  </m:r>
                </m:e>
                <m:sub>
                  <m:r>
                    <m:t>2</m:t>
                  </m:r>
                </m:sub>
              </m:sSub>
              <m:sSup>
                <m:e>
                  <m:sSub>
                    <m:e>
                      <m:r>
                        <m:rPr>
                          <m:sty m:val="bi"/>
                        </m:rPr>
                        <m:t>Q</m:t>
                      </m:r>
                    </m:e>
                    <m:sub>
                      <m:r>
                        <m:t>2</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1</m:t>
                        </m:r>
                      </m:e>
                    </m:mr>
                    <m:mr>
                      <m:e>
                        <m:r>
                          <m:t>3</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e>
                        <m:r>
                          <m:t>3</m:t>
                        </m:r>
                        <m:r>
                          <m:rPr>
                            <m:sty m:val="p"/>
                          </m:rPr>
                          <m:t>⋅</m:t>
                        </m:r>
                        <m:r>
                          <m:t>1</m:t>
                        </m:r>
                        <m:r>
                          <m:rPr>
                            <m:sty m:val="p"/>
                          </m:rPr>
                          <m:t>+</m:t>
                        </m:r>
                        <m:r>
                          <m:rPr>
                            <m:sty m:val="p"/>
                          </m:rPr>
                          <m:t>(</m:t>
                        </m:r>
                        <m:r>
                          <m:rPr>
                            <m:sty m:val="p"/>
                          </m:rPr>
                          <m:t>−</m:t>
                        </m:r>
                        <m:r>
                          <m:t>1</m:t>
                        </m:r>
                        <m:r>
                          <m:rPr>
                            <m:sty m:val="p"/>
                          </m:rPr>
                          <m:t>)</m:t>
                        </m:r>
                        <m:r>
                          <m:rPr>
                            <m:sty m:val="p"/>
                          </m:rPr>
                          <m:t>⋅</m:t>
                        </m:r>
                        <m:r>
                          <m:t>1</m:t>
                        </m:r>
                      </m:e>
                    </m:mr>
                    <m:mr>
                      <m:e>
                        <m:r>
                          <m:t>3</m:t>
                        </m:r>
                        <m:r>
                          <m:rPr>
                            <m:sty m:val="p"/>
                          </m:rPr>
                          <m:t>⋅</m:t>
                        </m:r>
                        <m:r>
                          <m:t>1</m:t>
                        </m:r>
                        <m:r>
                          <m:rPr>
                            <m:sty m:val="p"/>
                          </m:rPr>
                          <m:t>+</m:t>
                        </m:r>
                        <m:r>
                          <m:t>1</m:t>
                        </m:r>
                        <m:r>
                          <m:rPr>
                            <m:sty m:val="p"/>
                          </m:rPr>
                          <m:t>⋅</m:t>
                        </m:r>
                        <m:r>
                          <m:rPr>
                            <m:sty m:val="p"/>
                          </m:rPr>
                          <m:t>(</m:t>
                        </m:r>
                        <m:r>
                          <m:rPr>
                            <m:sty m:val="p"/>
                          </m:rPr>
                          <m:t>−</m:t>
                        </m:r>
                        <m:r>
                          <m:t>1</m:t>
                        </m:r>
                        <m:r>
                          <m:rPr>
                            <m:sty m:val="p"/>
                          </m:rPr>
                          <m:t>)</m:t>
                        </m:r>
                      </m:e>
                      <m:e>
                        <m:r>
                          <m:t>3</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bookmarkEnd w:id="447"/>
    <w:bookmarkStart w:id="448" w:name="thm-svd"/>
    <w:p>
      <w:pPr>
        <w:pStyle w:val="FirstParagraph"/>
      </w:pPr>
      <w:r>
        <w:rPr>
          <w:b/>
          <w:bCs/>
        </w:rPr>
        <w:t xml:space="preserve">Theorem 73 (Singular value decomposition)</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 </w:t>
      </w:r>
      <w:r>
        <w:t xml:space="preserve">(</w:t>
      </w:r>
      <w:hyperlink w:anchor="def-rank">
        <w:r>
          <w:rPr>
            <w:rStyle w:val="Hyperlink"/>
          </w:rPr>
          <w:t xml:space="preserve">Definition 38</w:t>
        </w:r>
      </w:hyperlink>
      <w:r>
        <w:t xml:space="preserve">).</w:t>
      </w:r>
      <w:r>
        <w:t xml:space="preserve"> </w:t>
      </w:r>
      <w:r>
        <w:t xml:space="preserve">Then there are</w:t>
      </w:r>
      <w:r>
        <w:t xml:space="preserve"> </w:t>
      </w:r>
      <w:r>
        <w:t xml:space="preserve">an</w:t>
      </w:r>
      <w:r>
        <w:t xml:space="preserve"> </w:t>
      </w:r>
      <m:oMath>
        <m:r>
          <m:t>n</m:t>
        </m:r>
        <m:r>
          <m:rPr>
            <m:sty m:val="p"/>
          </m:rPr>
          <m:t>×</m:t>
        </m:r>
        <m:r>
          <m:t>n</m:t>
        </m:r>
      </m:oMath>
      <w:r>
        <w:t xml:space="preserve"> </w:t>
      </w:r>
      <w:r>
        <w:t xml:space="preserve">orthogonal matrix</w:t>
      </w:r>
      <w:r>
        <w:t xml:space="preserve"> </w:t>
      </w:r>
      <m:oMath>
        <m:r>
          <m:rPr>
            <m:sty m:val="bi"/>
          </m:rPr>
          <m:t>U</m:t>
        </m:r>
      </m:oMath>
      <w:r>
        <w:t xml:space="preserve">,</w:t>
      </w:r>
      <w:r>
        <w:t xml:space="preserve"> </w:t>
      </w:r>
      <w:r>
        <w:t xml:space="preserve">a</w:t>
      </w:r>
      <w:r>
        <w:t xml:space="preserve"> </w:t>
      </w:r>
      <m:oMath>
        <m:r>
          <m:t>p</m:t>
        </m:r>
        <m:r>
          <m:rPr>
            <m:sty m:val="p"/>
          </m:rPr>
          <m:t>×</m:t>
        </m:r>
        <m:r>
          <m:t>p</m:t>
        </m:r>
      </m:oMath>
      <w:r>
        <w:t xml:space="preserve"> </w:t>
      </w:r>
      <w:r>
        <w:t xml:space="preserve">orthogonal matrix</w:t>
      </w:r>
      <w:r>
        <w:t xml:space="preserve"> </w:t>
      </w:r>
      <m:oMath>
        <m:r>
          <m:rPr>
            <m:sty m:val="bi"/>
          </m:rPr>
          <m:t>V</m:t>
        </m:r>
      </m:oMath>
      <w:r>
        <w:t xml:space="preserve"> </w:t>
      </w:r>
      <w:r>
        <w:t xml:space="preserve">(</w:t>
      </w:r>
      <w:hyperlink w:anchor="def-orthogonal-matrix">
        <w:r>
          <w:rPr>
            <w:rStyle w:val="Hyperlink"/>
          </w:rPr>
          <w:t xml:space="preserve">Definition 76</w:t>
        </w:r>
      </w:hyperlink>
      <w:r>
        <w:t xml:space="preserve">),</w:t>
      </w:r>
      <w:r>
        <w:t xml:space="preserve"> </w:t>
      </w:r>
      <w:r>
        <w:t xml:space="preserve">and numbers</w:t>
      </w:r>
      <w:r>
        <w:t xml:space="preserve"> </w:t>
      </w:r>
      <m:oMath>
        <m:sSub>
          <m:e>
            <m:r>
              <m:t>σ</m:t>
            </m:r>
          </m:e>
          <m:sub>
            <m:r>
              <m:t>1</m:t>
            </m:r>
          </m:sub>
        </m:sSub>
        <m:r>
          <m:rPr>
            <m:sty m:val="p"/>
          </m:rPr>
          <m:t>≥</m:t>
        </m:r>
        <m:sSub>
          <m:e>
            <m:r>
              <m:t>σ</m:t>
            </m:r>
          </m:e>
          <m:sub>
            <m:r>
              <m:t>2</m:t>
            </m:r>
          </m:sub>
        </m:sSub>
        <m:r>
          <m:rPr>
            <m:sty m:val="p"/>
          </m:rPr>
          <m:t>≥</m:t>
        </m:r>
        <m:r>
          <m:rPr>
            <m:sty m:val="p"/>
          </m:rPr>
          <m:t>⋯</m:t>
        </m:r>
        <m:r>
          <m:rPr>
            <m:sty m:val="p"/>
          </m:rPr>
          <m:t>≥</m:t>
        </m:r>
        <m:sSub>
          <m:e>
            <m:r>
              <m:t>σ</m:t>
            </m:r>
          </m:e>
          <m:sub>
            <m:r>
              <m:t>r</m:t>
            </m:r>
          </m:sub>
        </m:sSub>
        <m:r>
          <m:rPr>
            <m:sty m:val="p"/>
          </m:rPr>
          <m:t>&gt;</m:t>
        </m:r>
        <m:r>
          <m:t>0</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n</m:t>
              </m:r>
              <m:r>
                <m:rPr>
                  <m:sty m:val="p"/>
                </m:rPr>
                <m:t>×</m:t>
              </m:r>
              <m:r>
                <m:t>p</m:t>
              </m:r>
            </m:lim>
          </m:limLow>
          <m:r>
            <m:rPr>
              <m:sty m:val="p"/>
            </m:rPr>
            <m:t>=</m:t>
          </m:r>
          <m:limLow>
            <m:e>
              <m:limLow>
                <m:e>
                  <m:r>
                    <m:rPr>
                      <m:sty m:val="bi"/>
                    </m:rPr>
                    <m:t>U</m:t>
                  </m:r>
                </m:e>
                <m:lim>
                  <m:r>
                    <m:rPr>
                      <m:sty m:val="p"/>
                    </m:rPr>
                    <m:t>⏟</m:t>
                  </m:r>
                </m:lim>
              </m:limLow>
            </m:e>
            <m:lim>
              <m:r>
                <m:t>n</m:t>
              </m:r>
              <m:r>
                <m:rPr>
                  <m:sty m:val="p"/>
                </m:rPr>
                <m:t>×</m:t>
              </m:r>
              <m:r>
                <m:t>n</m:t>
              </m:r>
            </m:lim>
          </m:limLow>
          <m:r>
            <m:t> </m:t>
          </m:r>
          <m:limLow>
            <m:e>
              <m:limLow>
                <m:e>
                  <m:r>
                    <m:rPr>
                      <m:sty m:val="bi"/>
                    </m:rPr>
                    <m:t>D</m:t>
                  </m:r>
                </m:e>
                <m:lim>
                  <m:r>
                    <m:rPr>
                      <m:sty m:val="p"/>
                    </m:rPr>
                    <m:t>⏟</m:t>
                  </m:r>
                </m:lim>
              </m:limLow>
            </m:e>
            <m:lim>
              <m:r>
                <m:t>n</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i"/>
          </m:rPr>
          <m:t>D</m:t>
        </m:r>
      </m:oMath>
      <w:r>
        <w:t xml:space="preserve"> </w:t>
      </w:r>
      <w:r>
        <w:t xml:space="preserve">has entries</w:t>
      </w:r>
      <w:r>
        <w:t xml:space="preserve"> </w:t>
      </w:r>
      <m:oMath>
        <m:sSub>
          <m:e>
            <m:r>
              <m:t>d</m:t>
            </m:r>
          </m:e>
          <m:sub>
            <m:r>
              <m:t>i</m:t>
            </m:r>
            <m:r>
              <m:t>i</m:t>
            </m:r>
          </m:sub>
        </m:sSub>
        <m:r>
          <m:rPr>
            <m:sty m:val="p"/>
          </m:rPr>
          <m:t>=</m:t>
        </m:r>
        <m:sSub>
          <m:e>
            <m:r>
              <m:t>σ</m:t>
            </m:r>
          </m:e>
          <m:sub>
            <m:r>
              <m:t>i</m:t>
            </m:r>
          </m:sub>
        </m:sSub>
      </m:oMath>
      <w:r>
        <w:t xml:space="preserve"> </w:t>
      </w:r>
      <w:r>
        <w:t xml:space="preserve">for</w:t>
      </w:r>
      <w:r>
        <w:t xml:space="preserve"> </w:t>
      </w:r>
      <m:oMath>
        <m:r>
          <m:t>i</m:t>
        </m:r>
        <m:r>
          <m:rPr>
            <m:sty m:val="p"/>
          </m:rPr>
          <m:t>=</m:t>
        </m:r>
        <m:r>
          <m:t>1</m:t>
        </m:r>
        <m:r>
          <m:rPr>
            <m:sty m:val="p"/>
          </m:rPr>
          <m:t>,</m:t>
        </m:r>
        <m:r>
          <m:rPr>
            <m:sty m:val="p"/>
          </m:rPr>
          <m:t>…</m:t>
        </m:r>
        <m:r>
          <m:rPr>
            <m:sty m:val="p"/>
          </m:rPr>
          <m:t>,</m:t>
        </m:r>
        <m:r>
          <m:t>r</m:t>
        </m:r>
      </m:oMath>
      <w:r>
        <w:t xml:space="preserve"> </w:t>
      </w:r>
      <w:r>
        <w:t xml:space="preserve">and every other entry</w:t>
      </w:r>
      <w:r>
        <w:t xml:space="preserve"> </w:t>
      </w:r>
      <m:oMath>
        <m:r>
          <m:t>0</m:t>
        </m:r>
      </m:oMath>
      <w:r>
        <w:t xml:space="preserve">.</w:t>
      </w:r>
    </w:p>
    <w:bookmarkEnd w:id="448"/>
    <w:bookmarkStart w:id="449" w:name="rem-svd-any-matrix"/>
    <w:p>
      <w:pPr>
        <w:pStyle w:val="BodyText"/>
      </w:pPr>
      <w:r>
        <w:rPr>
          <w:i/>
          <w:iCs/>
        </w:rPr>
        <w:t xml:space="preserve">Remark 32</w:t>
      </w:r>
      <w:r>
        <w:t xml:space="preserve"> (The SVD applies to every real matrix). </w:t>
      </w:r>
      <w:r>
        <w:t xml:space="preserve">The proof is outside the scope of these notes;</w:t>
      </w:r>
      <w:r>
        <w:t xml:space="preserve"> </w:t>
      </w:r>
      <w:r>
        <w:t xml:space="preserve">see</w:t>
      </w:r>
      <w:r>
        <w:t xml:space="preserve"> </w:t>
      </w:r>
      <w:r>
        <w:t xml:space="preserve">Banerjee and Roy (2014, chap. 12, Theorem 12.1, p. 373)</w:t>
      </w:r>
      <w:r>
        <w:t xml:space="preserve">.</w:t>
      </w:r>
      <w:r>
        <w:t xml:space="preserve"> </w:t>
      </w:r>
      <w:r>
        <w:t xml:space="preserve">Unlike the spectral theorem (</w:t>
      </w:r>
      <w:hyperlink w:anchor="thm-spectral">
        <w:r>
          <w:rPr>
            <w:rStyle w:val="Hyperlink"/>
          </w:rPr>
          <w:t xml:space="preserve">Theorem 72</w:t>
        </w:r>
      </w:hyperlink>
      <w:r>
        <w:t xml:space="preserve">),</w:t>
      </w:r>
      <w:r>
        <w:t xml:space="preserve"> </w:t>
      </w:r>
      <w:hyperlink w:anchor="thm-svd">
        <w:r>
          <w:rPr>
            <w:rStyle w:val="Hyperlink"/>
          </w:rPr>
          <w:t xml:space="preserve">Theorem 73</w:t>
        </w:r>
      </w:hyperlink>
      <w:r>
        <w:t xml:space="preserve"> </w:t>
      </w:r>
      <w:r>
        <w:t xml:space="preserve">applies to every real matrix,</w:t>
      </w:r>
      <w:r>
        <w:t xml:space="preserve"> </w:t>
      </w:r>
      <w:r>
        <w:t xml:space="preserve">including one that is not square or not symmetric.</w:t>
      </w:r>
    </w:p>
    <w:p>
      <w:pPr>
        <w:pStyle w:val="BodyText"/>
      </w:pPr>
      <w:r>
        <w:t xml:space="preserve">For example, the</w:t>
      </w:r>
      <w:r>
        <w:t xml:space="preserve"> </w:t>
      </w:r>
      <m:oMath>
        <m:r>
          <m:t>1</m:t>
        </m:r>
        <m:r>
          <m:rPr>
            <m:sty m:val="p"/>
          </m:rPr>
          <m:t>×</m:t>
        </m:r>
        <m:r>
          <m:t>2</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is not square, so</w:t>
      </w:r>
      <w:r>
        <w:t xml:space="preserve"> </w:t>
      </w:r>
      <w:hyperlink w:anchor="thm-spectral">
        <w:r>
          <w:rPr>
            <w:rStyle w:val="Hyperlink"/>
          </w:rPr>
          <w:t xml:space="preserve">Theorem 72</w:t>
        </w:r>
      </w:hyperlink>
      <w:r>
        <w:t xml:space="preserve"> </w:t>
      </w:r>
      <w:r>
        <w:t xml:space="preserve">does not apply to it.</w:t>
      </w:r>
      <w:r>
        <w:t xml:space="preserve"> </w:t>
      </w:r>
      <w:r>
        <w:t xml:space="preserve">It has rank</w:t>
      </w:r>
      <w:r>
        <w:t xml:space="preserve"> </w:t>
      </w:r>
      <m:oMath>
        <m:r>
          <m:t>1</m:t>
        </m:r>
      </m:oMath>
      <w:r>
        <w:t xml:space="preserve">, and</w:t>
      </w:r>
      <w:r>
        <w:t xml:space="preserve"> </w:t>
      </w:r>
      <w:hyperlink w:anchor="thm-svd">
        <w:r>
          <w:rPr>
            <w:rStyle w:val="Hyperlink"/>
          </w:rPr>
          <w:t xml:space="preserve">Theorem 73</w:t>
        </w:r>
      </w:hyperlink>
      <w:r>
        <w:t xml:space="preserve"> </w:t>
      </w:r>
      <w:r>
        <w:t xml:space="preserve">holds with</w:t>
      </w:r>
      <w:r>
        <w:t xml:space="preserve"> </w:t>
      </w:r>
      <m:oMath>
        <m:r>
          <m:rPr>
            <m:sty m:val="bi"/>
          </m:rPr>
          <m:t>U</m:t>
        </m:r>
        <m:r>
          <m:rPr>
            <m:sty m:val="p"/>
          </m:rPr>
          <m:t>=</m:t>
        </m:r>
        <m:d>
          <m:dPr>
            <m:begChr m:val="["/>
            <m:sepChr m:val=""/>
            <m:endChr m:val="]"/>
            <m:grow/>
          </m:dPr>
          <m:e>
            <m:m>
              <m:mPr>
                <m:baseJc m:val="center"/>
                <m:plcHide m:val="on"/>
                <m:mcs>
                  <m:mc>
                    <m:mcPr>
                      <m:mcJc m:val="center"/>
                      <m:count m:val="1"/>
                    </m:mcPr>
                  </m:mc>
                </m:mcs>
              </m:mPr>
              <m:mr>
                <m:e>
                  <m:r>
                    <m:t>1</m:t>
                  </m:r>
                </m:e>
              </m:mr>
            </m:m>
          </m:e>
        </m:d>
      </m:oMath>
      <w:r>
        <w:t xml:space="preserve">,</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oMath>
      <w:r>
        <w:t xml:space="preserve">,</w:t>
      </w:r>
      <w:r>
        <w:t xml:space="preserve"> </w:t>
      </w:r>
      <w:r>
        <w:t xml:space="preserve">and</w:t>
      </w:r>
      <w:r>
        <w:t xml:space="preserve"> </w:t>
      </w:r>
      <m:oMath>
        <m:r>
          <m:rPr>
            <m:sty m:val="bi"/>
          </m:rPr>
          <m:t>V</m:t>
        </m:r>
      </m:oMath>
      <w:r>
        <w:t xml:space="preserve"> </w:t>
      </w:r>
      <w:r>
        <w:t xml:space="preserve">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139</w:t>
        </w:r>
      </w:hyperlink>
      <w:r>
        <w:t xml:space="preserve">,</w:t>
      </w:r>
      <w:r>
        <w:t xml:space="preserve"> </w:t>
      </w:r>
      <w:r>
        <w:t xml:space="preserve">which is symmetric, so</w:t>
      </w:r>
      <w:r>
        <w:t xml:space="preserve"> </w:t>
      </w:r>
      <m:oMath>
        <m:sSup>
          <m:e>
            <m:r>
              <m:rPr>
                <m:sty m:val="bi"/>
              </m:rPr>
              <m:t>V</m:t>
            </m:r>
          </m:e>
          <m:sup>
            <m:r>
              <m:rPr>
                <m:sty m:val="p"/>
              </m:rPr>
              <m:t>⊤</m:t>
            </m:r>
          </m:sup>
        </m:sSup>
        <m:r>
          <m:rPr>
            <m:sty m:val="p"/>
          </m:rPr>
          <m:t>=</m:t>
        </m:r>
        <m:r>
          <m:rPr>
            <m:sty m:val="bi"/>
          </m:rPr>
          <m:t>V</m:t>
        </m:r>
      </m:oMath>
      <w:r>
        <w:t xml:space="preserve">:</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(multiplying by the </m:t>
              </m:r>
              <m:r>
                <m:t>1</m:t>
              </m:r>
              <m:r>
                <m:rPr>
                  <m:sty m:val="p"/>
                </m:rPr>
                <m:t>×</m:t>
              </m:r>
              <m:r>
                <m:t>1</m:t>
              </m:r>
              <m:r>
                <m:rPr>
                  <m:nor/>
                  <m:sty m:val="p"/>
                </m:rPr>
                <m:t> identity changes nothing)</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1</m:t>
                        </m:r>
                        <m:r>
                          <m:rPr>
                            <m:sty m:val="p"/>
                          </m:rPr>
                          <m:t>+</m:t>
                        </m:r>
                        <m:r>
                          <m:t>0</m:t>
                        </m:r>
                        <m:r>
                          <m:rPr>
                            <m:sty m:val="p"/>
                          </m:rPr>
                          <m:t>⋅</m:t>
                        </m:r>
                        <m:r>
                          <m:t>1</m:t>
                        </m:r>
                      </m:e>
                      <m:e>
                        <m:rad>
                          <m:radPr>
                            <m:degHide m:val="on"/>
                          </m:radPr>
                          <m:deg/>
                          <m:e>
                            <m:r>
                              <m:t>2</m:t>
                            </m:r>
                          </m:e>
                        </m:rad>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0</m:t>
                        </m:r>
                      </m:e>
                      <m:e>
                        <m:rad>
                          <m:radPr>
                            <m:degHide m:val="on"/>
                          </m:radPr>
                          <m:deg/>
                          <m:e>
                            <m:r>
                              <m:t>2</m:t>
                            </m:r>
                          </m:e>
                        </m:rad>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r>
                <m:t>&amp;</m:t>
              </m:r>
              <m:r>
                <m:t>&amp;</m:t>
              </m:r>
              <m:r>
                <m:rPr>
                  <m:nor/>
                  <m:sty m:val="p"/>
                </m:rPr>
                <m:t>(divide by </m:t>
              </m:r>
              <m:rad>
                <m:radPr>
                  <m:degHide m:val="on"/>
                </m:radPr>
                <m:deg/>
                <m:e>
                  <m:r>
                    <m:t>2</m:t>
                  </m:r>
                </m:e>
              </m:rad>
              <m:r>
                <m:rPr>
                  <m:nor/>
                  <m:sty m:val="p"/>
                </m:rPr>
                <m:t>)</m:t>
              </m:r>
            </m:e>
          </m:eqArr>
        </m:oMath>
      </m:oMathPara>
    </w:p>
    <w:p>
      <w:pPr>
        <w:pStyle w:val="FirstParagraph"/>
      </w:pPr>
      <m:oMath>
        <m:r>
          <m:rPr>
            <m:sty m:val="bi"/>
          </m:rPr>
          <m:t>U</m:t>
        </m:r>
      </m:oMath>
      <w:r>
        <w:t xml:space="preserve"> </w:t>
      </w:r>
      <w:r>
        <w:t xml:space="preserve">is orthogonal because</w:t>
      </w:r>
    </w:p>
    <w:p>
      <w:pPr>
        <w:pStyle w:val="BodyText"/>
      </w:pPr>
      <m:oMathPara>
        <m:oMathParaPr>
          <m:jc m:val="center"/>
        </m:oMathParaPr>
        <m:oMath>
          <m:eqArr>
            <m:e>
              <m:sSup>
                <m:e>
                  <m:r>
                    <m:rPr>
                      <m:sty m:val="bi"/>
                    </m:rPr>
                    <m:t>U</m:t>
                  </m:r>
                </m:e>
                <m:sup>
                  <m:r>
                    <m:rPr>
                      <m:sty m:val="p"/>
                    </m:rPr>
                    <m:t>⊤</m:t>
                  </m:r>
                </m:sup>
              </m:sSup>
              <m:r>
                <m:rPr>
                  <m:sty m:val="bi"/>
                </m:rPr>
                <m:t>U</m:t>
              </m:r>
              <m:r>
                <m:t>&amp;</m:t>
              </m:r>
              <m:r>
                <m:rPr>
                  <m:sty m:val="p"/>
                </m:rPr>
                <m:t>=</m:t>
              </m:r>
              <m:d>
                <m:dPr>
                  <m:begChr m:val="["/>
                  <m:sepChr m:val=""/>
                  <m:endChr m:val="]"/>
                  <m:grow/>
                </m:dPr>
                <m:e>
                  <m:m>
                    <m:mPr>
                      <m:baseJc m:val="center"/>
                      <m:plcHide m:val="on"/>
                      <m:mcs>
                        <m:mc>
                          <m:mcPr>
                            <m:mcJc m:val="center"/>
                            <m:count m:val="1"/>
                          </m:mcPr>
                        </m:mc>
                      </m:mcs>
                    </m:mPr>
                    <m:mr>
                      <m:e>
                        <m:r>
                          <m:t>1</m:t>
                        </m:r>
                      </m:e>
                    </m:mr>
                  </m:m>
                </m:e>
              </m:d>
            </m:e>
            <m:e>
              <m:r>
                <m:t>&amp;</m:t>
              </m:r>
              <m:r>
                <m:rPr>
                  <m:sty m:val="p"/>
                </m:rPr>
                <m:t>=</m:t>
              </m:r>
              <m:sSub>
                <m:e>
                  <m:r>
                    <m:rPr>
                      <m:sty m:val="bi"/>
                    </m:rPr>
                    <m:t>I</m:t>
                  </m:r>
                </m:e>
                <m:sub>
                  <m:r>
                    <m:t>1</m:t>
                  </m:r>
                </m:sub>
              </m:sSub>
              <m:r>
                <m:rPr>
                  <m:sty m:val="p"/>
                </m:rPr>
                <m:t>,</m:t>
              </m:r>
            </m:e>
          </m:eqArr>
        </m:oMath>
      </m:oMathPara>
    </w:p>
    <w:p>
      <w:pPr>
        <w:pStyle w:val="FirstParagraph"/>
      </w:pPr>
      <w:r>
        <w:t xml:space="preserve">and the single singular value is</w:t>
      </w:r>
      <w:r>
        <w:t xml:space="preserve"> </w:t>
      </w:r>
      <m:oMath>
        <m:sSub>
          <m:e>
            <m:r>
              <m:t>σ</m:t>
            </m:r>
          </m:e>
          <m:sub>
            <m:r>
              <m:t>1</m:t>
            </m:r>
          </m:sub>
        </m:sSub>
        <m:r>
          <m:rPr>
            <m:sty m:val="p"/>
          </m:rPr>
          <m:t>=</m:t>
        </m:r>
        <m:rad>
          <m:radPr>
            <m:degHide m:val="on"/>
          </m:radPr>
          <m:deg/>
          <m:e>
            <m:r>
              <m:t>2</m:t>
            </m:r>
          </m:e>
        </m:rad>
      </m:oMath>
      <w:r>
        <w:t xml:space="preserve">.</w:t>
      </w:r>
    </w:p>
    <w:bookmarkEnd w:id="449"/>
    <w:bookmarkStart w:id="450" w:name="def-svd"/>
    <w:p>
      <w:pPr>
        <w:pStyle w:val="BodyText"/>
      </w:pPr>
      <w:r>
        <w:rPr>
          <w:b/>
          <w:bCs/>
        </w:rPr>
        <w:t xml:space="preserve">Definition 84 (Singular value decomposition and singular values)</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w:t>
      </w:r>
      <w:r>
        <w:t xml:space="preserve"> </w:t>
      </w:r>
      <w:r>
        <w:t xml:space="preserve">A</w:t>
      </w:r>
      <w:r>
        <w:t xml:space="preserve"> </w:t>
      </w:r>
      <w:r>
        <w:rPr>
          <w:b/>
          <w:bCs/>
        </w:rPr>
        <w:t xml:space="preserve">singular value decomposition</w:t>
      </w:r>
      <w:r>
        <w:t xml:space="preserve"> </w:t>
      </w:r>
      <w:r>
        <w:t xml:space="preserve">(SVD) of</w:t>
      </w:r>
      <w:r>
        <w:t xml:space="preserve"> </w:t>
      </w:r>
      <m:oMath>
        <m:r>
          <m:rPr>
            <m:sty m:val="bi"/>
          </m:rPr>
          <m:t>A</m:t>
        </m:r>
      </m:oMath>
      <w:r>
        <w:t xml:space="preserve"> </w:t>
      </w:r>
      <w:r>
        <w:t xml:space="preserve">is a factorization</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with</w:t>
      </w:r>
      <w:r>
        <w:t xml:space="preserve"> </w:t>
      </w:r>
      <m:oMath>
        <m:r>
          <m:rPr>
            <m:sty m:val="bi"/>
          </m:rPr>
          <m:t>U</m:t>
        </m:r>
      </m:oMath>
      <w:r>
        <w:t xml:space="preserve">,</w:t>
      </w:r>
      <w:r>
        <w:t xml:space="preserve"> </w:t>
      </w:r>
      <m:oMath>
        <m:r>
          <m:rPr>
            <m:sty m:val="bi"/>
          </m:rPr>
          <m:t>D</m:t>
        </m:r>
      </m:oMath>
      <w:r>
        <w:t xml:space="preserve"> </w:t>
      </w:r>
      <w:r>
        <w:t xml:space="preserve">and</w:t>
      </w:r>
      <w:r>
        <w:t xml:space="preserve"> </w:t>
      </w:r>
      <m:oMath>
        <m:r>
          <m:rPr>
            <m:sty m:val="bi"/>
          </m:rPr>
          <m:t>V</m:t>
        </m:r>
      </m:oMath>
      <w:r>
        <w:t xml:space="preserve"> </w:t>
      </w:r>
      <w:r>
        <w:t xml:space="preserve">as in</w:t>
      </w:r>
      <w:r>
        <w:t xml:space="preserve"> </w:t>
      </w:r>
      <w:hyperlink w:anchor="thm-svd">
        <w:r>
          <w:rPr>
            <w:rStyle w:val="Hyperlink"/>
          </w:rPr>
          <w:t xml:space="preserve">Theorem 73</w:t>
        </w:r>
      </w:hyperlink>
      <w:r>
        <w:t xml:space="preserve">.</w:t>
      </w:r>
      <w:r>
        <w:t xml:space="preserve"> </w:t>
      </w:r>
      <w:r>
        <w:t xml:space="preserve">The numbers</w:t>
      </w:r>
      <w:r>
        <w:t xml:space="preserve"> </w:t>
      </w:r>
      <m:oMath>
        <m:sSub>
          <m:e>
            <m:r>
              <m:t>σ</m:t>
            </m:r>
          </m:e>
          <m:sub>
            <m:r>
              <m:t>1</m:t>
            </m:r>
          </m:sub>
        </m:sSub>
        <m:r>
          <m:rPr>
            <m:sty m:val="p"/>
          </m:rPr>
          <m:t>≥</m:t>
        </m:r>
        <m:r>
          <m:rPr>
            <m:sty m:val="p"/>
          </m:rPr>
          <m:t>⋯</m:t>
        </m:r>
        <m:r>
          <m:rPr>
            <m:sty m:val="p"/>
          </m:rPr>
          <m:t>≥</m:t>
        </m:r>
        <m:sSub>
          <m:e>
            <m:r>
              <m:t>σ</m:t>
            </m:r>
          </m:e>
          <m:sub>
            <m:r>
              <m:t>r</m:t>
            </m:r>
          </m:sub>
        </m:sSub>
        <m:r>
          <m:rPr>
            <m:sty m:val="p"/>
          </m:rPr>
          <m:t>&gt;</m:t>
        </m:r>
        <m:r>
          <m:t>0</m:t>
        </m:r>
      </m:oMath>
      <w:r>
        <w:t xml:space="preserve"> </w:t>
      </w:r>
      <w:r>
        <w:t xml:space="preserve">on the diagonal of</w:t>
      </w:r>
      <w:r>
        <w:t xml:space="preserve"> </w:t>
      </w:r>
      <m:oMath>
        <m:r>
          <m:rPr>
            <m:sty m:val="bi"/>
          </m:rPr>
          <m:t>D</m:t>
        </m:r>
      </m:oMath>
      <w:r>
        <w:t xml:space="preserve"> </w:t>
      </w:r>
      <w:r>
        <w:t xml:space="preserve">are the</w:t>
      </w:r>
      <w:r>
        <w:t xml:space="preserve"> </w:t>
      </w:r>
      <w:r>
        <w:rPr>
          <w:b/>
          <w:bCs/>
        </w:rPr>
        <w:t xml:space="preserve">singular values</w:t>
      </w:r>
      <w:r>
        <w:t xml:space="preserve"> </w:t>
      </w:r>
      <w:r>
        <w:t xml:space="preserve">of</w:t>
      </w:r>
      <w:r>
        <w:t xml:space="preserve"> </w:t>
      </w:r>
      <m:oMath>
        <m:r>
          <m:rPr>
            <m:sty m:val="bi"/>
          </m:rPr>
          <m:t>A</m:t>
        </m:r>
      </m:oMath>
      <w:r>
        <w:t xml:space="preserve">.</w:t>
      </w:r>
    </w:p>
    <w:bookmarkEnd w:id="450"/>
    <w:bookmarkStart w:id="451" w:name="exm-svd"/>
    <w:p>
      <w:pPr>
        <w:pStyle w:val="BodyText"/>
      </w:pPr>
      <w:r>
        <w:rPr>
          <w:b/>
          <w:bCs/>
        </w:rPr>
        <w:t xml:space="preserve">Example 140 (An SVD of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  </m:t>
          </m:r>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r>
            <m:t>  </m:t>
          </m:r>
          <m:r>
            <m:rPr>
              <m:sty m:val="bi"/>
            </m:rPr>
            <m:t>V</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m:oMathPara>
    </w:p>
    <w:p>
      <w:pPr>
        <w:pStyle w:val="FirstParagraph"/>
      </w:pPr>
      <m:oMath>
        <m:r>
          <m:rPr>
            <m:sty m:val="bi"/>
          </m:rPr>
          <m:t>V</m:t>
        </m:r>
      </m:oMath>
      <w:r>
        <w:t xml:space="preserve"> </w:t>
      </w:r>
      <w:r>
        <w:t xml:space="preserve">is 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139</w:t>
        </w:r>
      </w:hyperlink>
      <w:r>
        <w:t xml:space="preserve">.</w:t>
      </w:r>
      <w:r>
        <w:t xml:space="preserve"> </w:t>
      </w:r>
      <m:oMath>
        <m:r>
          <m:rPr>
            <m:sty m:val="bi"/>
          </m:rPr>
          <m:t>U</m:t>
        </m:r>
      </m:oMath>
      <w:r>
        <w:t xml:space="preserve"> </w:t>
      </w:r>
      <w:r>
        <w:t xml:space="preserve">is orthogonal too.</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U</m:t>
            </m:r>
          </m:e>
          <m:sup>
            <m:r>
              <m:rPr>
                <m:sty m:val="p"/>
              </m:rPr>
              <m:t>⊤</m:t>
            </m:r>
          </m:sup>
        </m:sSup>
        <m:r>
          <m:rPr>
            <m:sty m:val="bi"/>
          </m:rPr>
          <m:t>U</m:t>
        </m:r>
      </m:oMath>
      <w:r>
        <w:t xml:space="preserve"> </w:t>
      </w:r>
      <w:r>
        <w:t xml:space="preserve">is the dot product of columns</w:t>
      </w:r>
      <w:r>
        <w:t xml:space="preserve"> </w:t>
      </w:r>
      <m:oMath>
        <m:r>
          <m:t>i</m:t>
        </m:r>
      </m:oMath>
      <w:r>
        <w:t xml:space="preserve"> </w:t>
      </w:r>
      <w:r>
        <w:t xml:space="preserve">and</w:t>
      </w:r>
      <w:r>
        <w:t xml:space="preserve"> </w:t>
      </w:r>
      <m:oMath>
        <m:r>
          <m:t>j</m:t>
        </m:r>
      </m:oMath>
      <w:r>
        <w:t xml:space="preserve"> </w:t>
      </w:r>
      <w:r>
        <w:t xml:space="preserve">of</w:t>
      </w:r>
      <w:r>
        <w:t xml:space="preserve"> </w:t>
      </w:r>
      <m:oMath>
        <m:r>
          <m:rPr>
            <m:sty m:val="bi"/>
          </m:rPr>
          <m:t>U</m:t>
        </m:r>
      </m:oMath>
      <w:r>
        <w:t xml:space="preserve">,</w:t>
      </w:r>
      <w:r>
        <w:t xml:space="preserve"> </w:t>
      </w:r>
      <w:r>
        <w:t xml:space="preserve">and those columns are</w:t>
      </w:r>
      <w:r>
        <w:t xml:space="preserve"> </w:t>
      </w:r>
      <m:oMath>
        <m:sSub>
          <m:e>
            <m:acc>
              <m:accPr>
                <m:chr m:val="̃"/>
              </m:accPr>
              <m:e>
                <m:r>
                  <m:t>u</m:t>
                </m:r>
              </m:e>
            </m:acc>
          </m:e>
          <m:sub>
            <m:r>
              <m:t>1</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f>
          <m:fPr>
            <m:type m:val="bar"/>
          </m:fPr>
          <m:num>
            <m:r>
              <m:t>1</m:t>
            </m:r>
          </m:num>
          <m:den>
            <m:rad>
              <m:radPr>
                <m:degHide m:val="on"/>
              </m:radPr>
              <m:deg/>
              <m:e>
                <m:r>
                  <m:t>2</m:t>
                </m:r>
              </m:e>
            </m:rad>
          </m:den>
        </m:f>
        <m:r>
          <m:rPr>
            <m:sty m:val="p"/>
          </m:rPr>
          <m:t>)</m:t>
        </m:r>
      </m:oMath>
      <w:r>
        <w:t xml:space="preserve">,</w:t>
      </w:r>
      <w:r>
        <w:t xml:space="preserve"> </w:t>
      </w:r>
      <m:oMath>
        <m:sSub>
          <m:e>
            <m:acc>
              <m:accPr>
                <m:chr m:val="̃"/>
              </m:accPr>
              <m:e>
                <m:r>
                  <m:t>u</m:t>
                </m:r>
              </m:e>
            </m:acc>
          </m:e>
          <m:sub>
            <m:r>
              <m:t>2</m:t>
            </m:r>
          </m:sub>
        </m:sSub>
        <m:r>
          <m:rPr>
            <m:sty m:val="p"/>
          </m:rPr>
          <m:t>=</m:t>
        </m:r>
        <m:r>
          <m:rPr>
            <m:sty m:val="p"/>
          </m:rPr>
          <m:t>(</m:t>
        </m:r>
        <m:r>
          <m:t>0</m:t>
        </m:r>
        <m:r>
          <m:rPr>
            <m:sty m:val="p"/>
          </m:rPr>
          <m:t>,</m:t>
        </m:r>
        <m:r>
          <m:t>1</m:t>
        </m:r>
        <m:r>
          <m:rPr>
            <m:sty m:val="p"/>
          </m:rPr>
          <m:t>,</m:t>
        </m:r>
        <m:r>
          <m:t>0</m:t>
        </m:r>
        <m:r>
          <m:rPr>
            <m:sty m:val="p"/>
          </m:rPr>
          <m:t>)</m:t>
        </m:r>
      </m:oMath>
      <w:r>
        <w:t xml:space="preserve"> </w:t>
      </w:r>
      <w:r>
        <w:t xml:space="preserve">and</w:t>
      </w:r>
      <w:r>
        <w:t xml:space="preserve"> </w:t>
      </w:r>
      <m:oMath>
        <m:sSub>
          <m:e>
            <m:acc>
              <m:accPr>
                <m:chr m:val="̃"/>
              </m:accPr>
              <m:e>
                <m:r>
                  <m:t>u</m:t>
                </m:r>
              </m:e>
            </m:acc>
          </m:e>
          <m:sub>
            <m:r>
              <m:t>3</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r>
          <m:rPr>
            <m:sty m:val="p"/>
          </m:rPr>
          <m:t>−</m:t>
        </m:r>
        <m:f>
          <m:fPr>
            <m:type m:val="bar"/>
          </m:fPr>
          <m:num>
            <m:r>
              <m:t>1</m:t>
            </m:r>
          </m:num>
          <m:den>
            <m:rad>
              <m:radPr>
                <m:degHide m:val="on"/>
              </m:radPr>
              <m:deg/>
              <m:e>
                <m:r>
                  <m:t>2</m:t>
                </m:r>
              </m:e>
            </m:rad>
          </m:den>
        </m:f>
        <m:r>
          <m:rPr>
            <m:sty m:val="p"/>
          </m:rPr>
          <m:t>)</m:t>
        </m:r>
      </m:oMath>
      <w:r>
        <w:t xml:space="preserve">:</w:t>
      </w:r>
    </w:p>
    <w:p>
      <w:pPr>
        <w:pStyle w:val="BodyText"/>
      </w:pPr>
      <m:oMathPara>
        <m:oMathParaPr>
          <m:jc m:val="center"/>
        </m:oMathParaPr>
        <m:oMath>
          <m:eqArr>
            <m:e>
              <m:sSub>
                <m:e>
                  <m:acc>
                    <m:accPr>
                      <m:chr m:val="̃"/>
                    </m:accPr>
                    <m:e>
                      <m:r>
                        <m:t>u</m:t>
                      </m:r>
                    </m:e>
                  </m:acc>
                </m:e>
                <m:sub>
                  <m:r>
                    <m:t>1</m:t>
                  </m:r>
                </m:sub>
              </m:sSub>
              <m:r>
                <m:rPr>
                  <m:sty m:val="p"/>
                </m:rPr>
                <m:t>⋅</m:t>
              </m:r>
              <m:sSub>
                <m:e>
                  <m:acc>
                    <m:accPr>
                      <m:chr m:val="̃"/>
                    </m:accPr>
                    <m:e>
                      <m:r>
                        <m:t>u</m:t>
                      </m:r>
                    </m:e>
                  </m:acc>
                </m:e>
                <m:sub>
                  <m:r>
                    <m:t>1</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2</m:t>
                  </m:r>
                </m:sub>
              </m:sSub>
              <m:r>
                <m:rPr>
                  <m:sty m:val="p"/>
                </m:rPr>
                <m:t>⋅</m:t>
              </m:r>
              <m:sSub>
                <m:e>
                  <m:acc>
                    <m:accPr>
                      <m:chr m:val="̃"/>
                    </m:accPr>
                    <m:e>
                      <m:r>
                        <m:t>u</m:t>
                      </m:r>
                    </m:e>
                  </m:acc>
                </m:e>
                <m:sub>
                  <m:r>
                    <m:t>2</m:t>
                  </m:r>
                </m:sub>
              </m:sSub>
              <m:r>
                <m:t>&amp;</m:t>
              </m:r>
              <m:r>
                <m:rPr>
                  <m:sty m:val="p"/>
                </m:rPr>
                <m:t>=</m:t>
              </m:r>
              <m:r>
                <m:t>0</m:t>
              </m:r>
              <m:r>
                <m:rPr>
                  <m:sty m:val="p"/>
                </m:rPr>
                <m:t>⋅</m:t>
              </m:r>
              <m:r>
                <m:t>0</m:t>
              </m:r>
              <m:r>
                <m:rPr>
                  <m:sty m:val="p"/>
                </m:rPr>
                <m:t>+</m:t>
              </m:r>
              <m:r>
                <m:t>1</m:t>
              </m:r>
              <m:r>
                <m:rPr>
                  <m:sty m:val="p"/>
                </m:rPr>
                <m:t>⋅</m:t>
              </m:r>
              <m:r>
                <m:t>1</m:t>
              </m:r>
              <m:r>
                <m:rPr>
                  <m:sty m:val="p"/>
                </m:rPr>
                <m:t>+</m:t>
              </m:r>
              <m:r>
                <m:t>0</m:t>
              </m:r>
              <m:r>
                <m:rPr>
                  <m:sty m:val="p"/>
                </m:rPr>
                <m:t>⋅</m:t>
              </m:r>
              <m:r>
                <m:t>0</m:t>
              </m:r>
              <m:r>
                <m:t>&amp;</m:t>
              </m:r>
              <m:r>
                <m:t>&amp;</m:t>
              </m:r>
              <m:r>
                <m:rPr>
                  <m:nor/>
                  <m:sty m:val="p"/>
                </m:rPr>
                <m:t>(definition of the dot product)</m:t>
              </m:r>
            </m:e>
            <m:e>
              <m:r>
                <m:t>&amp;</m:t>
              </m:r>
              <m:r>
                <m:rPr>
                  <m:sty m:val="p"/>
                </m:rPr>
                <m:t>=</m:t>
              </m:r>
              <m:r>
                <m:t>0</m:t>
              </m:r>
              <m:r>
                <m:rPr>
                  <m:sty m:val="p"/>
                </m:rPr>
                <m:t>+</m:t>
              </m:r>
              <m:r>
                <m:t>1</m:t>
              </m:r>
              <m:r>
                <m:rPr>
                  <m:sty m:val="p"/>
                </m:rPr>
                <m:t>+</m:t>
              </m:r>
              <m:r>
                <m:t>0</m:t>
              </m:r>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3</m:t>
                  </m:r>
                </m:sub>
              </m:sSub>
              <m:r>
                <m:rPr>
                  <m:sty m:val="p"/>
                </m:rPr>
                <m:t>⋅</m:t>
              </m:r>
              <m:sSub>
                <m:e>
                  <m:acc>
                    <m:accPr>
                      <m:chr m:val="̃"/>
                    </m:accPr>
                    <m:e>
                      <m:r>
                        <m:t>u</m:t>
                      </m:r>
                    </m:e>
                  </m:acc>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1</m:t>
                  </m:r>
                </m:sub>
              </m:sSub>
              <m:r>
                <m:rPr>
                  <m:sty m:val="p"/>
                </m:rPr>
                <m:t>⋅</m:t>
              </m:r>
              <m:sSub>
                <m:e>
                  <m:acc>
                    <m:accPr>
                      <m:chr m:val="̃"/>
                    </m:accPr>
                    <m:e>
                      <m:r>
                        <m:t>u</m:t>
                      </m:r>
                    </m:e>
                  </m:acc>
                </m:e>
                <m:sub>
                  <m:r>
                    <m:t>2</m:t>
                  </m:r>
                </m:sub>
              </m:sSub>
              <m:r>
                <m:t>&amp;</m:t>
              </m:r>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1</m:t>
              </m:r>
              <m:r>
                <m:rPr>
                  <m:sty m:val="p"/>
                </m:rPr>
                <m:t>+</m:t>
              </m:r>
              <m:f>
                <m:fPr>
                  <m:type m:val="lin"/>
                </m:fPr>
                <m:num>
                  <m:r>
                    <m:t>1</m:t>
                  </m:r>
                </m:num>
                <m:den>
                  <m:rad>
                    <m:radPr>
                      <m:degHide m:val="on"/>
                    </m:radPr>
                    <m:deg/>
                    <m:e>
                      <m:r>
                        <m:t>2</m:t>
                      </m:r>
                    </m:e>
                  </m:rad>
                </m:den>
              </m:f>
              <m:r>
                <m:rPr>
                  <m:sty m:val="p"/>
                </m:rPr>
                <m:t>⋅</m:t>
              </m:r>
              <m:r>
                <m:t>0</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1</m:t>
                  </m:r>
                </m:sub>
              </m:sSub>
              <m:r>
                <m:rPr>
                  <m:sty m:val="p"/>
                </m:rPr>
                <m:t>⋅</m:t>
              </m:r>
              <m:sSub>
                <m:e>
                  <m:acc>
                    <m:accPr>
                      <m:chr m:val="̃"/>
                    </m:accPr>
                    <m:e>
                      <m:r>
                        <m:t>u</m:t>
                      </m:r>
                    </m:e>
                  </m:acc>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2</m:t>
                  </m:r>
                </m:sub>
              </m:sSub>
              <m:r>
                <m:rPr>
                  <m:sty m:val="p"/>
                </m:rPr>
                <m:t>⋅</m:t>
              </m:r>
              <m:sSub>
                <m:e>
                  <m:acc>
                    <m:accPr>
                      <m:chr m:val="̃"/>
                    </m:accPr>
                    <m:e>
                      <m:r>
                        <m:t>u</m:t>
                      </m:r>
                    </m:e>
                  </m:acc>
                </m:e>
                <m:sub>
                  <m:r>
                    <m:t>3</m:t>
                  </m:r>
                </m:sub>
              </m:sSub>
              <m:r>
                <m:t>&amp;</m:t>
              </m:r>
              <m:r>
                <m:rPr>
                  <m:sty m:val="p"/>
                </m:rPr>
                <m:t>=</m:t>
              </m:r>
              <m:r>
                <m:t>0</m:t>
              </m:r>
              <m:r>
                <m:rPr>
                  <m:sty m:val="p"/>
                </m:rPr>
                <m:t>⋅</m:t>
              </m:r>
              <m:f>
                <m:fPr>
                  <m:type m:val="lin"/>
                </m:fPr>
                <m:num>
                  <m:r>
                    <m:t>1</m:t>
                  </m:r>
                </m:num>
                <m:den>
                  <m:rad>
                    <m:radPr>
                      <m:degHide m:val="on"/>
                    </m:radPr>
                    <m:deg/>
                    <m:e>
                      <m:r>
                        <m:t>2</m:t>
                      </m:r>
                    </m:e>
                  </m:rad>
                </m:den>
              </m:f>
              <m:r>
                <m:rPr>
                  <m:sty m:val="p"/>
                </m:rPr>
                <m:t>+</m:t>
              </m:r>
              <m:r>
                <m:t>1</m:t>
              </m:r>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The dot product is symmetric,</w:t>
      </w:r>
      <w:r>
        <w:t xml:space="preserve"> </w:t>
      </w:r>
      <w:r>
        <w:t xml:space="preserve">so these six values fill in all nine entries,</w:t>
      </w:r>
      <w:r>
        <w:t xml:space="preserve"> </w:t>
      </w:r>
      <w:r>
        <w:t xml:space="preserve">and</w:t>
      </w:r>
      <w:r>
        <w:t xml:space="preserve"> </w:t>
      </w:r>
      <m:oMath>
        <m:sSup>
          <m:e>
            <m:r>
              <m:rPr>
                <m:sty m:val="bi"/>
              </m:rPr>
              <m:t>U</m:t>
            </m:r>
          </m:e>
          <m:sup>
            <m:r>
              <m:rPr>
                <m:sty m:val="p"/>
              </m:rPr>
              <m:t>⊤</m:t>
            </m:r>
          </m:sup>
        </m:sSup>
        <m:r>
          <m:rPr>
            <m:sty m:val="bi"/>
          </m:rPr>
          <m:t>U</m:t>
        </m:r>
        <m:r>
          <m:rPr>
            <m:sty m:val="p"/>
          </m:rPr>
          <m:t>=</m:t>
        </m:r>
        <m:sSub>
          <m:e>
            <m:r>
              <m:rPr>
                <m:sty m:val="bi"/>
              </m:rPr>
              <m:t>I</m:t>
            </m:r>
          </m:e>
          <m:sub>
            <m:r>
              <m:t>3</m:t>
            </m:r>
          </m:sub>
        </m:sSub>
      </m:oMath>
      <w:r>
        <w:t xml:space="preserve">.</w:t>
      </w:r>
    </w:p>
    <w:p>
      <w:pPr>
        <w:pStyle w:val="BodyText"/>
      </w:pPr>
      <m:oMath>
        <m:r>
          <m:rPr>
            <m:sty m:val="bi"/>
          </m:rPr>
          <m:t>V</m:t>
        </m:r>
      </m:oMath>
      <w:r>
        <w:t xml:space="preserve"> </w:t>
      </w:r>
      <w:r>
        <w:t xml:space="preserve">is symmetric, so</w:t>
      </w:r>
      <w:r>
        <w:t xml:space="preserve"> </w:t>
      </w:r>
      <m:oMath>
        <m:sSup>
          <m:e>
            <m:r>
              <m:rPr>
                <m:sty m:val="bi"/>
              </m:rPr>
              <m:t>V</m:t>
            </m:r>
          </m:e>
          <m:sup>
            <m:r>
              <m:rPr>
                <m:sty m:val="p"/>
              </m:rPr>
              <m:t>⊤</m:t>
            </m:r>
          </m:sup>
        </m:sSup>
        <m:r>
          <m:rPr>
            <m:sty m:val="p"/>
          </m:rPr>
          <m:t>=</m:t>
        </m:r>
        <m:r>
          <m:rPr>
            <m:sty m:val="bi"/>
          </m:rPr>
          <m:t>V</m:t>
        </m:r>
      </m:oMath>
      <w:r>
        <w:t xml:space="preserve">. Then</w:t>
      </w:r>
    </w:p>
    <w:p>
      <w:pPr>
        <w:pStyle w:val="BodyText"/>
      </w:pPr>
      <m:oMathPara>
        <m:oMathParaPr>
          <m:jc m:val="center"/>
        </m:oMathParaPr>
        <m:oMath>
          <m:eqArr>
            <m:e>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0</m:t>
                        </m:r>
                        <m:r>
                          <m:rPr>
                            <m:sty m:val="p"/>
                          </m:rPr>
                          <m:t>⋅</m:t>
                        </m:r>
                        <m:r>
                          <m:t>1</m:t>
                        </m:r>
                      </m:e>
                      <m:e>
                        <m:r>
                          <m:t>2</m:t>
                        </m:r>
                        <m:r>
                          <m:rPr>
                            <m:sty m:val="p"/>
                          </m:rPr>
                          <m:t>⋅</m:t>
                        </m:r>
                        <m:r>
                          <m:t>1</m:t>
                        </m:r>
                        <m:r>
                          <m:rPr>
                            <m:sty m:val="p"/>
                          </m:rPr>
                          <m:t>+</m:t>
                        </m:r>
                        <m:r>
                          <m:t>0</m:t>
                        </m:r>
                        <m:r>
                          <m:rPr>
                            <m:sty m:val="p"/>
                          </m:rPr>
                          <m:t>⋅</m:t>
                        </m:r>
                        <m:r>
                          <m:rPr>
                            <m:sty m:val="p"/>
                          </m:rPr>
                          <m:t>(</m:t>
                        </m:r>
                        <m:r>
                          <m:rPr>
                            <m:sty m:val="p"/>
                          </m:rPr>
                          <m:t>−</m:t>
                        </m:r>
                        <m:r>
                          <m:t>1</m:t>
                        </m:r>
                        <m:r>
                          <m:rPr>
                            <m:sty m:val="p"/>
                          </m:rPr>
                          <m:t>)</m:t>
                        </m:r>
                      </m:e>
                    </m:mr>
                    <m:mr>
                      <m:e>
                        <m:r>
                          <m:t>0</m:t>
                        </m:r>
                        <m:r>
                          <m:rPr>
                            <m:sty m:val="p"/>
                          </m:rPr>
                          <m:t>⋅</m:t>
                        </m:r>
                        <m:r>
                          <m:t>1</m:t>
                        </m:r>
                        <m:r>
                          <m:rPr>
                            <m:sty m:val="p"/>
                          </m:rPr>
                          <m:t>+</m:t>
                        </m:r>
                        <m:rad>
                          <m:radPr>
                            <m:degHide m:val="on"/>
                          </m:radPr>
                          <m:deg/>
                          <m:e>
                            <m:r>
                              <m:t>2</m:t>
                            </m:r>
                          </m:e>
                        </m:rad>
                        <m:r>
                          <m:rPr>
                            <m:sty m:val="p"/>
                          </m:rPr>
                          <m:t>⋅</m:t>
                        </m:r>
                        <m:r>
                          <m:t>1</m:t>
                        </m:r>
                      </m:e>
                      <m:e>
                        <m:r>
                          <m:t>0</m:t>
                        </m:r>
                        <m:r>
                          <m:rPr>
                            <m:sty m:val="p"/>
                          </m:rPr>
                          <m:t>⋅</m:t>
                        </m:r>
                        <m:r>
                          <m:t>1</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t>1</m:t>
                        </m:r>
                        <m:r>
                          <m:rPr>
                            <m:sty m:val="p"/>
                          </m:rPr>
                          <m:t>+</m:t>
                        </m:r>
                        <m:r>
                          <m:t>0</m:t>
                        </m:r>
                        <m:r>
                          <m:rPr>
                            <m:sty m:val="p"/>
                          </m:rPr>
                          <m:t>⋅</m:t>
                        </m:r>
                        <m:r>
                          <m:t>1</m:t>
                        </m:r>
                      </m:e>
                      <m:e>
                        <m:r>
                          <m:t>0</m:t>
                        </m:r>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0</m:t>
                        </m:r>
                      </m:e>
                      <m:e>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ad>
                          <m:radPr>
                            <m:degHide m:val="on"/>
                          </m:radPr>
                          <m:deg/>
                          <m:e>
                            <m:r>
                              <m:t>2</m:t>
                            </m:r>
                          </m:e>
                        </m:rad>
                        <m:r>
                          <m:rPr>
                            <m:sty m:val="p"/>
                          </m:rPr>
                          <m:t>+</m:t>
                        </m:r>
                        <m:r>
                          <m:t>1</m:t>
                        </m:r>
                        <m:r>
                          <m:rPr>
                            <m:sty m:val="p"/>
                          </m:rPr>
                          <m:t>⋅</m:t>
                        </m:r>
                        <m:r>
                          <m:t>1</m:t>
                        </m:r>
                        <m:r>
                          <m:rPr>
                            <m:sty m:val="p"/>
                          </m:rPr>
                          <m:t>+</m:t>
                        </m:r>
                        <m:r>
                          <m:t>0</m:t>
                        </m:r>
                        <m:r>
                          <m:rPr>
                            <m:sty m:val="p"/>
                          </m:rPr>
                          <m:t>⋅</m:t>
                        </m:r>
                        <m:r>
                          <m:t>0</m:t>
                        </m:r>
                      </m:e>
                      <m:e>
                        <m:r>
                          <m:t>0</m:t>
                        </m:r>
                        <m:r>
                          <m:rPr>
                            <m:sty m:val="p"/>
                          </m:rPr>
                          <m:t>⋅</m:t>
                        </m:r>
                        <m:rad>
                          <m:radPr>
                            <m:degHide m:val="on"/>
                          </m:radPr>
                          <m:deg/>
                          <m:e>
                            <m:r>
                              <m:t>2</m:t>
                            </m:r>
                          </m:e>
                        </m:rad>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w:t>
      </w:r>
      <w:r>
        <w:t xml:space="preserve"> </w:t>
      </w:r>
      <m:oMath>
        <m:r>
          <m:rPr>
            <m:sty m:val="bi"/>
          </m:rPr>
          <m:t>A</m:t>
        </m:r>
      </m:oMath>
      <w:r>
        <w:t xml:space="preserve"> </w:t>
      </w:r>
      <w:r>
        <w:t xml:space="preserve">has rank</w:t>
      </w:r>
      <w:r>
        <w:t xml:space="preserve"> </w:t>
      </w:r>
      <m:oMath>
        <m:r>
          <m:t>2</m:t>
        </m:r>
      </m:oMath>
      <w:r>
        <w:t xml:space="preserve">, because its two columns are linearly independent,</w:t>
      </w:r>
      <w:r>
        <w:t xml:space="preserve"> </w:t>
      </w:r>
      <w:r>
        <w:t xml:space="preserve">and its singular values are</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51"/>
    <w:bookmarkStart w:id="452" w:name="rem-svd-not-unique"/>
    <w:p>
      <w:pPr>
        <w:pStyle w:val="BodyText"/>
      </w:pPr>
      <w:r>
        <w:rPr>
          <w:i/>
          <w:iCs/>
        </w:rPr>
        <w:t xml:space="preserve">Remark 33</w:t>
      </w:r>
      <w:r>
        <w:t xml:space="preserve"> (An SVD is not unique). </w:t>
      </w:r>
      <w:r>
        <w:t xml:space="preserve">An SVD is not unique</w:t>
      </w:r>
      <w:r>
        <w:t xml:space="preserve"> </w:t>
      </w:r>
      <w:r>
        <w:t xml:space="preserve">(Banerjee and Roy 2014, chap. 12, Examples 12.2 and 12.3, p. 378)</w:t>
      </w:r>
      <w:r>
        <w:t xml:space="preserve">.</w:t>
      </w:r>
      <w:r>
        <w:t xml:space="preserve"> </w:t>
      </w:r>
      <w:r>
        <w:t xml:space="preserve">For any</w:t>
      </w:r>
      <w:r>
        <w:t xml:space="preserve"> </w:t>
      </w:r>
      <m:oMath>
        <m:r>
          <m:t>i</m:t>
        </m:r>
        <m:r>
          <m:rPr>
            <m:sty m:val="p"/>
          </m:rPr>
          <m:t>≤</m:t>
        </m:r>
        <m:r>
          <m:t>r</m:t>
        </m:r>
      </m:oMath>
      <w:r>
        <w:t xml:space="preserve">,</w:t>
      </w:r>
      <w:r>
        <w:t xml:space="preserve"> </w:t>
      </w:r>
      <w:r>
        <w:t xml:space="preserve">multiplying column</w:t>
      </w:r>
      <w:r>
        <w:t xml:space="preserve"> </w:t>
      </w:r>
      <m:oMath>
        <m:r>
          <m:t>i</m:t>
        </m:r>
      </m:oMath>
      <w:r>
        <w:t xml:space="preserve"> </w:t>
      </w:r>
      <w:r>
        <w:t xml:space="preserve">of both</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 another one.</w:t>
      </w:r>
      <w:r>
        <w:t xml:space="preserve"> </w:t>
      </w:r>
      <w:r>
        <w:t xml:space="preserve">The singular values do not depend on which SVD is chosen</w:t>
      </w:r>
      <w:r>
        <w:t xml:space="preserve"> </w:t>
      </w:r>
      <w:r>
        <w:t xml:space="preserve">(Banerjee and Roy 2014, chap. 12, pp. 371 and 378)</w:t>
      </w:r>
      <w:r>
        <w:t xml:space="preserve">.</w:t>
      </w:r>
    </w:p>
    <w:p>
      <w:pPr>
        <w:pStyle w:val="BodyText"/>
      </w:pPr>
      <w:r>
        <w:t xml:space="preserve">For example, in</w:t>
      </w:r>
      <w:r>
        <w:t xml:space="preserve"> </w:t>
      </w:r>
      <w:hyperlink w:anchor="exm-svd">
        <w:r>
          <w:rPr>
            <w:rStyle w:val="Hyperlink"/>
          </w:rPr>
          <w:t xml:space="preserve">Example 140</w:t>
        </w:r>
      </w:hyperlink>
      <w:r>
        <w:t xml:space="preserve">,</w:t>
      </w:r>
      <w:r>
        <w:t xml:space="preserve"> </w:t>
      </w:r>
      <w:r>
        <w:t xml:space="preserve">multiplying the first columns of</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sSub>
            <m:e>
              <m:r>
                <m:rPr>
                  <m:sty m:val="bi"/>
                </m:rPr>
                <m:t>U</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sSub>
            <m:e>
              <m:r>
                <m:rPr>
                  <m:sty m:val="bi"/>
                </m:rPr>
                <m:t>V</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oMath>
      </m:oMathPara>
    </w:p>
    <w:p>
      <w:pPr>
        <w:pStyle w:val="FirstParagraph"/>
      </w:pPr>
      <w:r>
        <w:t xml:space="preserve">Their columns are the columns of</w:t>
      </w:r>
      <w:r>
        <w:t xml:space="preserve"> </w:t>
      </w:r>
      <m:oMath>
        <m:r>
          <m:rPr>
            <m:sty m:val="bi"/>
          </m:rPr>
          <m:t>U</m:t>
        </m:r>
      </m:oMath>
      <w:r>
        <w:t xml:space="preserve"> </w:t>
      </w:r>
      <w:r>
        <w:t xml:space="preserve">and</w:t>
      </w:r>
      <w:r>
        <w:t xml:space="preserve"> </w:t>
      </w:r>
      <m:oMath>
        <m:r>
          <m:rPr>
            <m:sty m:val="bi"/>
          </m:rPr>
          <m:t>V</m:t>
        </m:r>
      </m:oMath>
      <w:r>
        <w:t xml:space="preserve">,</w:t>
      </w:r>
      <w:r>
        <w:t xml:space="preserve"> </w:t>
      </w:r>
      <w:r>
        <w:t xml:space="preserve">some multiplied by</w:t>
      </w:r>
      <w:r>
        <w:t xml:space="preserve"> </w:t>
      </w:r>
      <m:oMath>
        <m:r>
          <m:rPr>
            <m:sty m:val="p"/>
          </m:rPr>
          <m:t>−</m:t>
        </m:r>
        <m:r>
          <m:t>1</m:t>
        </m:r>
      </m:oMath>
      <w:r>
        <w:t xml:space="preserve">,</w:t>
      </w:r>
      <w:r>
        <w:t xml:space="preserve"> </w:t>
      </w:r>
      <w:r>
        <w:t xml:space="preserve">so they are still orthonormal.</w:t>
      </w:r>
      <w:r>
        <w:t xml:space="preserve"> </w:t>
      </w:r>
      <w:r>
        <w:t xml:space="preserve">With the same</w:t>
      </w:r>
      <w:r>
        <w:t xml:space="preserve"> </w:t>
      </w:r>
      <m:oMath>
        <m:r>
          <m:rPr>
            <m:sty m:val="bi"/>
          </m:rPr>
          <m:t>D</m:t>
        </m:r>
      </m:oMath>
      <w:r>
        <w:t xml:space="preserve">:</w:t>
      </w:r>
    </w:p>
    <w:p>
      <w:pPr>
        <w:pStyle w:val="BodyText"/>
      </w:pPr>
      <m:oMathPara>
        <m:oMathParaPr>
          <m:jc m:val="center"/>
        </m:oMathParaPr>
        <m:oMath>
          <m:eqArr>
            <m:e>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e>
                  </m:d>
                  <m:r>
                    <m:t>​</m:t>
                  </m:r>
                </m:e>
                <m:sup>
                  <m:r>
                    <m:rPr>
                      <m:sty m:val="p"/>
                    </m:rPr>
                    <m:t>⊤</m:t>
                  </m:r>
                </m:sup>
              </m:sSup>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rPr>
                            <m:sty m:val="p"/>
                          </m:rPr>
                          <m:t>(</m:t>
                        </m:r>
                        <m:r>
                          <m:rPr>
                            <m:sty m:val="p"/>
                          </m:rPr>
                          <m:t>−</m:t>
                        </m:r>
                        <m:r>
                          <m:t>1</m:t>
                        </m:r>
                        <m:r>
                          <m:rPr>
                            <m:sty m:val="p"/>
                          </m:rPr>
                          <m:t>)</m:t>
                        </m:r>
                        <m:r>
                          <m:rPr>
                            <m:sty m:val="p"/>
                          </m:rPr>
                          <m:t>+</m:t>
                        </m:r>
                        <m:r>
                          <m:t>0</m:t>
                        </m:r>
                        <m:r>
                          <m:rPr>
                            <m:sty m:val="p"/>
                          </m:rPr>
                          <m:t>⋅</m:t>
                        </m:r>
                        <m:r>
                          <m:t>1</m:t>
                        </m:r>
                      </m:e>
                      <m:e>
                        <m:r>
                          <m:t>2</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t>1</m:t>
                        </m:r>
                      </m:e>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
                          <m:t>0</m:t>
                        </m:r>
                        <m:r>
                          <m:rPr>
                            <m:sty m:val="p"/>
                          </m:rPr>
                          <m:t>⋅</m:t>
                        </m:r>
                        <m:r>
                          <m:t>1</m:t>
                        </m:r>
                      </m:e>
                      <m:e>
                        <m:r>
                          <m:t>0</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r>
                          <m:rPr>
                            <m:sty m:val="p"/>
                          </m:rPr>
                          <m:t>+</m:t>
                        </m:r>
                        <m:r>
                          <m:t>0</m:t>
                        </m:r>
                      </m:e>
                      <m:e>
                        <m:r>
                          <m:rPr>
                            <m:sty m:val="p"/>
                          </m:rPr>
                          <m:t>−</m:t>
                        </m:r>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e>
                      <m:e>
                        <m:r>
                          <m:rPr>
                            <m:sty m:val="p"/>
                          </m:rPr>
                          <m:t>−</m:t>
                        </m:r>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sSub>
                <m:e>
                  <m:r>
                    <m:rPr>
                      <m:sty m:val="bi"/>
                    </m:rPr>
                    <m:t>U</m:t>
                  </m:r>
                </m:e>
                <m:sub>
                  <m:r>
                    <m:t>1</m:t>
                  </m:r>
                </m:sub>
              </m:sSub>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t>1</m:t>
                        </m:r>
                        <m:r>
                          <m:rPr>
                            <m:sty m:val="p"/>
                          </m:rPr>
                          <m:t>+</m:t>
                        </m:r>
                        <m:r>
                          <m:t>0</m:t>
                        </m:r>
                        <m:r>
                          <m:rPr>
                            <m:sty m:val="p"/>
                          </m:rPr>
                          <m:t>⋅</m:t>
                        </m:r>
                        <m:r>
                          <m:t>0</m:t>
                        </m:r>
                      </m:e>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 </w:t>
      </w:r>
      <w:r>
        <w:t xml:space="preserve">again.</w:t>
      </w:r>
      <w:r>
        <w:t xml:space="preserve"> </w:t>
      </w:r>
      <w:r>
        <w:t xml:space="preserve">Both SVDs have the singular values</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52"/>
    <w:bookmarkStart w:id="453" w:name="rem-svd-zero-singular-values"/>
    <w:p>
      <w:pPr>
        <w:pStyle w:val="BodyText"/>
      </w:pPr>
      <w:r>
        <w:rPr>
          <w:i/>
          <w:iCs/>
        </w:rPr>
        <w:t xml:space="preserve">Remark 34</w:t>
      </w:r>
      <w:r>
        <w:t xml:space="preserve"> (Counting zero singular values). </w:t>
      </w:r>
      <w:r>
        <w:t xml:space="preserve">Some texts, and R’s</w:t>
      </w:r>
      <w:r>
        <w:t xml:space="preserve"> </w:t>
      </w:r>
      <w:r>
        <w:rPr>
          <w:rStyle w:val="VerbatimChar"/>
        </w:rPr>
        <w:t xml:space="preserve">svd()</w:t>
      </w:r>
      <w:r>
        <w:t xml:space="preserve">,</w:t>
      </w:r>
      <w:r>
        <w:t xml:space="preserve"> </w:t>
      </w:r>
      <w:r>
        <w:t xml:space="preserve">also count</w:t>
      </w:r>
      <w:r>
        <w:t xml:space="preserve"> </w:t>
      </w:r>
      <m:oMath>
        <m:r>
          <m:rPr>
            <m:sty m:val="p"/>
          </m:rPr>
          <m:t>min</m:t>
        </m:r>
        <m:r>
          <m:rPr>
            <m:sty m:val="p"/>
          </m:rPr>
          <m:t>(</m:t>
        </m:r>
        <m:r>
          <m:t>n</m:t>
        </m:r>
        <m:r>
          <m:rPr>
            <m:sty m:val="p"/>
          </m:rPr>
          <m:t>,</m:t>
        </m:r>
        <m:r>
          <m:t>p</m:t>
        </m:r>
        <m:r>
          <m:rPr>
            <m:sty m:val="p"/>
          </m:rPr>
          <m:t>)</m:t>
        </m:r>
        <m:r>
          <m:rPr>
            <m:sty m:val="p"/>
          </m:rPr>
          <m:t>−</m:t>
        </m:r>
        <m:r>
          <m:t>r</m:t>
        </m:r>
      </m:oMath>
      <w:r>
        <w:t xml:space="preserve"> </w:t>
      </w:r>
      <w:r>
        <w:t xml:space="preserve">singular values equal to</w:t>
      </w:r>
      <w:r>
        <w:t xml:space="preserve"> </w:t>
      </w:r>
      <m:oMath>
        <m:r>
          <m:t>0</m:t>
        </m:r>
      </m:oMath>
      <w:r>
        <w:t xml:space="preserve">,</w:t>
      </w:r>
      <w:r>
        <w:t xml:space="preserve"> </w:t>
      </w:r>
      <w:r>
        <w:t xml:space="preserve">so that every</w:t>
      </w:r>
      <w:r>
        <w:t xml:space="preserve"> </w:t>
      </w:r>
      <m:oMath>
        <m:r>
          <m:t>n</m:t>
        </m:r>
        <m:r>
          <m:rPr>
            <m:sty m:val="p"/>
          </m:rPr>
          <m:t>×</m:t>
        </m:r>
        <m:r>
          <m:t>p</m:t>
        </m:r>
      </m:oMath>
      <w:r>
        <w:t xml:space="preserve"> </w:t>
      </w:r>
      <w:r>
        <w:t xml:space="preserve">matrix has</w:t>
      </w:r>
      <w:r>
        <w:t xml:space="preserve"> </w:t>
      </w:r>
      <m:oMath>
        <m:r>
          <m:rPr>
            <m:sty m:val="p"/>
          </m:rPr>
          <m:t>min</m:t>
        </m:r>
        <m:r>
          <m:rPr>
            <m:sty m:val="p"/>
          </m:rPr>
          <m:t>(</m:t>
        </m:r>
        <m:r>
          <m:t>n</m:t>
        </m:r>
        <m:r>
          <m:rPr>
            <m:sty m:val="p"/>
          </m:rPr>
          <m:t>,</m:t>
        </m:r>
        <m:r>
          <m:t>p</m:t>
        </m:r>
        <m:r>
          <m:rPr>
            <m:sty m:val="p"/>
          </m:rPr>
          <m:t>)</m:t>
        </m:r>
      </m:oMath>
      <w:r>
        <w:t xml:space="preserve"> </w:t>
      </w:r>
      <w:r>
        <w:t xml:space="preserve">singular values.</w:t>
      </w:r>
    </w:p>
    <w:p>
      <w:pPr>
        <w:pStyle w:val="BodyText"/>
      </w:pPr>
      <w:r>
        <w:t xml:space="preserve">For example,</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0</m:t>
                  </m:r>
                </m:e>
              </m:mr>
            </m:m>
          </m:e>
        </m:d>
      </m:oMath>
      <w:r>
        <w:t xml:space="preserve"> </w:t>
      </w:r>
      <w:r>
        <w:t xml:space="preserve">has rank</w:t>
      </w:r>
      <w:r>
        <w:t xml:space="preserve"> </w:t>
      </w:r>
      <m:oMath>
        <m:r>
          <m:t>r</m:t>
        </m:r>
        <m:r>
          <m:rPr>
            <m:sty m:val="p"/>
          </m:rPr>
          <m:t>=</m:t>
        </m:r>
        <m:r>
          <m:t>1</m:t>
        </m:r>
      </m:oMath>
      <w:r>
        <w:t xml:space="preserve">.</w:t>
      </w:r>
      <w:r>
        <w:t xml:space="preserve"> </w:t>
      </w:r>
      <w:r>
        <w:t xml:space="preserve">Taking</w:t>
      </w:r>
    </w:p>
    <w:p>
      <w:pPr>
        <w:pStyle w:val="BodyText"/>
      </w:pPr>
      <m:oMathPara>
        <m:oMathParaPr>
          <m:jc m:val="center"/>
        </m:oMathParaPr>
        <m:oMath>
          <m:eqArr>
            <m:e>
              <m:r>
                <m:rPr>
                  <m:sty m:val="bi"/>
                </m:rPr>
                <m:t>U</m:t>
              </m:r>
              <m:r>
                <m:t>&amp;</m:t>
              </m:r>
              <m:r>
                <m:rPr>
                  <m:sty m:val="p"/>
                </m:rPr>
                <m:t>=</m:t>
              </m:r>
              <m:r>
                <m:rPr>
                  <m:sty m:val="bi"/>
                </m:rPr>
                <m:t>V</m:t>
              </m:r>
            </m:e>
            <m:e>
              <m:r>
                <m:t>&amp;</m:t>
              </m:r>
              <m:r>
                <m:rPr>
                  <m:sty m:val="p"/>
                </m:rPr>
                <m:t>=</m:t>
              </m:r>
              <m:sSub>
                <m:e>
                  <m:r>
                    <m:rPr>
                      <m:sty m:val="bi"/>
                    </m:rPr>
                    <m:t>I</m:t>
                  </m:r>
                </m:e>
                <m:sub>
                  <m:r>
                    <m:t>2</m:t>
                  </m:r>
                </m:sub>
              </m:sSub>
            </m:e>
          </m:eqArr>
        </m:oMath>
      </m:oMathPara>
    </w:p>
    <w:p>
      <w:pPr>
        <w:pStyle w:val="FirstParagraph"/>
      </w:pPr>
      <w:r>
        <w:t xml:space="preserve">and</w:t>
      </w:r>
      <w:r>
        <w:t xml:space="preserve"> </w:t>
      </w:r>
      <m:oMath>
        <m:r>
          <m:rPr>
            <m:sty m:val="bi"/>
          </m:rPr>
          <m:t>D</m:t>
        </m:r>
        <m:r>
          <m:rPr>
            <m:sty m:val="p"/>
          </m:rPr>
          <m:t>=</m:t>
        </m:r>
        <m:r>
          <m:rPr>
            <m:sty m:val="bi"/>
          </m:rPr>
          <m:t>B</m:t>
        </m:r>
      </m:oMath>
      <w:r>
        <w:t xml:space="preserve"> </w:t>
      </w:r>
      <w:r>
        <w:t xml:space="preserve">gives an SVD</w:t>
      </w:r>
      <w:r>
        <w:t xml:space="preserve"> </w:t>
      </w:r>
      <m:oMath>
        <m:r>
          <m:rPr>
            <m:sty m:val="bi"/>
          </m:rPr>
          <m:t>B</m:t>
        </m:r>
        <m:r>
          <m:rPr>
            <m:sty m:val="p"/>
          </m:rPr>
          <m:t>=</m:t>
        </m:r>
        <m:sSub>
          <m:e>
            <m:r>
              <m:rPr>
                <m:sty m:val="bi"/>
              </m:rPr>
              <m:t>I</m:t>
            </m:r>
          </m:e>
          <m:sub>
            <m:r>
              <m:t>2</m:t>
            </m:r>
          </m:sub>
        </m:sSub>
        <m:r>
          <m:rPr>
            <m:sty m:val="bi"/>
          </m:rPr>
          <m:t>B</m:t>
        </m:r>
        <m:sSup>
          <m:e>
            <m:sSub>
              <m:e>
                <m:r>
                  <m:rPr>
                    <m:sty m:val="bi"/>
                  </m:rPr>
                  <m:t>I</m:t>
                </m:r>
              </m:e>
              <m:sub>
                <m:r>
                  <m:t>2</m:t>
                </m:r>
              </m:sub>
            </m:sSub>
          </m:e>
          <m:sup>
            <m:r>
              <m:rPr>
                <m:sty m:val="p"/>
              </m:rPr>
              <m:t>⊤</m:t>
            </m:r>
          </m:sup>
        </m:sSup>
      </m:oMath>
      <w:r>
        <w:t xml:space="preserve">,</w:t>
      </w:r>
      <w:r>
        <w:t xml:space="preserve"> </w:t>
      </w:r>
      <w:r>
        <w:t xml:space="preserve">so by</w:t>
      </w:r>
      <w:r>
        <w:t xml:space="preserve"> </w:t>
      </w:r>
      <w:hyperlink w:anchor="def-svd">
        <w:r>
          <w:rPr>
            <w:rStyle w:val="Hyperlink"/>
          </w:rPr>
          <w:t xml:space="preserve">Definition 84</w:t>
        </w:r>
      </w:hyperlink>
      <w:r>
        <w:t xml:space="preserve">,</w:t>
      </w:r>
      <w:r>
        <w:t xml:space="preserve"> </w:t>
      </w:r>
      <m:oMath>
        <m:r>
          <m:rPr>
            <m:sty m:val="bi"/>
          </m:rPr>
          <m:t>B</m:t>
        </m:r>
      </m:oMath>
      <w:r>
        <w:t xml:space="preserve"> </w:t>
      </w:r>
      <w:r>
        <w:t xml:space="preserve">has one singular value,</w:t>
      </w:r>
      <w:r>
        <w:t xml:space="preserve"> </w:t>
      </w:r>
      <m:oMath>
        <m:sSub>
          <m:e>
            <m:r>
              <m:t>σ</m:t>
            </m:r>
          </m:e>
          <m:sub>
            <m:r>
              <m:t>1</m:t>
            </m:r>
          </m:sub>
        </m:sSub>
        <m:r>
          <m:rPr>
            <m:sty m:val="p"/>
          </m:rPr>
          <m:t>=</m:t>
        </m:r>
        <m:r>
          <m:t>3</m:t>
        </m:r>
      </m:oMath>
      <w:r>
        <w:t xml:space="preserve">.</w:t>
      </w:r>
      <w:r>
        <w:t xml:space="preserve"> </w:t>
      </w:r>
      <w:r>
        <w:t xml:space="preserve">R’s</w:t>
      </w:r>
      <w:r>
        <w:t xml:space="preserve"> </w:t>
      </w:r>
      <w:r>
        <w:rPr>
          <w:rStyle w:val="VerbatimChar"/>
        </w:rPr>
        <w:t xml:space="preserve">svd()</w:t>
      </w:r>
      <w:r>
        <w:t xml:space="preserve"> </w:t>
      </w:r>
      <w:r>
        <w:t xml:space="preserve">reports</w:t>
      </w:r>
      <w:r>
        <w:t xml:space="preserve"> </w:t>
      </w:r>
      <m:oMath>
        <m:r>
          <m:rPr>
            <m:sty m:val="p"/>
          </m:rPr>
          <m:t>min</m:t>
        </m:r>
        <m:r>
          <m:rPr>
            <m:sty m:val="p"/>
          </m:rPr>
          <m:t>(</m:t>
        </m:r>
        <m:r>
          <m:t>2</m:t>
        </m:r>
        <m:r>
          <m:rPr>
            <m:sty m:val="p"/>
          </m:rPr>
          <m:t>,</m:t>
        </m:r>
        <m:r>
          <m:t>2</m:t>
        </m:r>
        <m:r>
          <m:rPr>
            <m:sty m:val="p"/>
          </m:rPr>
          <m:t>)</m:t>
        </m:r>
        <m:r>
          <m:rPr>
            <m:sty m:val="p"/>
          </m:rPr>
          <m:t>=</m:t>
        </m:r>
        <m:r>
          <m:t>2</m:t>
        </m:r>
      </m:oMath>
      <w:r>
        <w:t xml:space="preserve"> </w:t>
      </w:r>
      <w:r>
        <w:t xml:space="preserve">singular values for</w:t>
      </w:r>
      <w:r>
        <w:t xml:space="preserve"> </w:t>
      </w:r>
      <m:oMath>
        <m:r>
          <m:rPr>
            <m:sty m:val="bi"/>
          </m:rPr>
          <m:t>B</m:t>
        </m:r>
      </m:oMath>
      <w:r>
        <w:t xml:space="preserve">:</w:t>
      </w:r>
      <w:r>
        <w:t xml:space="preserve"> </w:t>
      </w:r>
      <m:oMath>
        <m:r>
          <m:t>3</m:t>
        </m:r>
      </m:oMath>
      <w:r>
        <w:t xml:space="preserve"> </w:t>
      </w:r>
      <w:r>
        <w:t xml:space="preserve">and</w:t>
      </w:r>
      <w:r>
        <w:t xml:space="preserve"> </w:t>
      </w:r>
      <m:oMath>
        <m:r>
          <m:t>0</m:t>
        </m:r>
      </m:oMath>
      <w:r>
        <w:t xml:space="preserve">.</w:t>
      </w:r>
    </w:p>
    <w:bookmarkEnd w:id="453"/>
    <w:bookmarkStart w:id="454" w:name="thm-svd-evd"/>
    <w:p>
      <w:pPr>
        <w:pStyle w:val="BodyText"/>
      </w:pPr>
      <w:r>
        <w:rPr>
          <w:b/>
          <w:bCs/>
        </w:rPr>
        <w:t xml:space="preserve">Theorem 74 (An SVD gives an eigendecomposition of</w:t>
      </w:r>
      <w:r>
        <w:rPr>
          <w:b/>
          <w:bCs/>
        </w:rPr>
        <w:t xml:space="preserve"> </w:t>
      </w:r>
      <m:oMath>
        <m:sSup>
          <m:e>
            <m:r>
              <m:rPr>
                <m:sty m:val="bi"/>
              </m:rPr>
              <m:t>A</m:t>
            </m:r>
          </m:e>
          <m:sup>
            <m:r>
              <m:rPr>
                <m:sty m:val="p"/>
              </m:rPr>
              <m:t>⊤</m:t>
            </m:r>
          </m:sup>
        </m:sSup>
        <m:r>
          <m:rPr>
            <m:sty m:val="bi"/>
          </m:rPr>
          <m:t>A</m:t>
        </m:r>
      </m:oMath>
      <w:r>
        <w:rPr>
          <w:b/>
          <w:bCs/>
        </w:rPr>
        <w:t xml:space="preserve">)</w:t>
      </w:r>
      <w:r>
        <w:t xml:space="preserve"> </w:t>
      </w:r>
      <w:r>
        <w:t xml:space="preserve">Let</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be a singular value decomposition (</w:t>
      </w:r>
      <w:hyperlink w:anchor="def-svd">
        <w:r>
          <w:rPr>
            <w:rStyle w:val="Hyperlink"/>
          </w:rPr>
          <w:t xml:space="preserve">Definition 84</w:t>
        </w:r>
      </w:hyperlink>
      <w:r>
        <w:t xml:space="preserve">) 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with singular values</w:t>
      </w:r>
      <w:r>
        <w:t xml:space="preserve"> </w:t>
      </w:r>
      <m:oMath>
        <m:sSub>
          <m:e>
            <m:r>
              <m:t>σ</m:t>
            </m:r>
          </m:e>
          <m:sub>
            <m:r>
              <m:t>1</m:t>
            </m:r>
          </m:sub>
        </m:sSub>
        <m:r>
          <m:rPr>
            <m:sty m:val="p"/>
          </m:rPr>
          <m:t>,</m:t>
        </m:r>
        <m:r>
          <m:rPr>
            <m:sty m:val="p"/>
          </m:rPr>
          <m:t>…</m:t>
        </m:r>
        <m:r>
          <m:rPr>
            <m:sty m:val="p"/>
          </m:rPr>
          <m:t>,</m:t>
        </m:r>
        <m:sSub>
          <m:e>
            <m:r>
              <m:t>σ</m:t>
            </m:r>
          </m:e>
          <m:sub>
            <m:r>
              <m:t>r</m:t>
            </m:r>
          </m:sub>
        </m:sSub>
      </m:oMath>
      <w:r>
        <w:t xml:space="preserve">.</w:t>
      </w:r>
      <w:r>
        <w:t xml:space="preserve"> </w:t>
      </w:r>
      <w:r>
        <w:t xml:space="preserve">Then</w:t>
      </w:r>
      <w:r>
        <w:t xml:space="preserve"> </w:t>
      </w:r>
      <m:oMath>
        <m:sSup>
          <m:e>
            <m:r>
              <m:rPr>
                <m:sty m:val="bi"/>
              </m:rPr>
              <m:t>A</m:t>
            </m:r>
          </m:e>
          <m:sup>
            <m:r>
              <m:rPr>
                <m:sty m:val="p"/>
              </m:rPr>
              <m:t>⊤</m:t>
            </m:r>
          </m:sup>
        </m:sSup>
        <m:r>
          <m:rPr>
            <m:sty m:val="bi"/>
          </m:rPr>
          <m:t>A</m:t>
        </m:r>
      </m:oMath>
      <w:r>
        <w:t xml:space="preserve"> </w:t>
      </w:r>
      <w:r>
        <w:t xml:space="preserve">is symmetric (</w:t>
      </w:r>
      <w:hyperlink w:anchor="def-symmetric-matrix">
        <w:r>
          <w:rPr>
            <w:rStyle w:val="Hyperlink"/>
          </w:rPr>
          <w:t xml:space="preserve">Definition 69</w:t>
        </w:r>
      </w:hyperlink>
      <w:r>
        <w:t xml:space="preserve">), and</w:t>
      </w:r>
    </w:p>
    <w:p>
      <w:pPr>
        <w:pStyle w:val="BodyText"/>
      </w:pPr>
      <m:oMathPara>
        <m:oMathParaPr>
          <m:jc m:val="center"/>
        </m:oMathParaPr>
        <m:oMath>
          <m:limLow>
            <m:e>
              <m:limLow>
                <m:e>
                  <m:sSup>
                    <m:e>
                      <m:r>
                        <m:rPr>
                          <m:sty m:val="bi"/>
                        </m:rPr>
                        <m:t>A</m:t>
                      </m:r>
                    </m:e>
                    <m:sup>
                      <m:r>
                        <m:rPr>
                          <m:sty m:val="p"/>
                        </m:rPr>
                        <m:t>⊤</m:t>
                      </m:r>
                    </m:sup>
                  </m:sSup>
                  <m:r>
                    <m:rPr>
                      <m:sty m:val="bi"/>
                    </m:rPr>
                    <m:t>A</m:t>
                  </m:r>
                </m:e>
                <m:lim>
                  <m:r>
                    <m:rPr>
                      <m:sty m:val="p"/>
                    </m:rPr>
                    <m:t>⏟</m:t>
                  </m:r>
                </m:lim>
              </m:limLow>
            </m:e>
            <m:lim>
              <m:r>
                <m:t>p</m:t>
              </m:r>
              <m:r>
                <m:rPr>
                  <m:sty m:val="p"/>
                </m:rPr>
                <m:t>×</m:t>
              </m:r>
              <m:r>
                <m:t>p</m:t>
              </m:r>
            </m:lim>
          </m:limLow>
          <m:r>
            <m:rPr>
              <m:sty m:val="p"/>
            </m:rPr>
            <m:t>=</m:t>
          </m:r>
          <m:limLow>
            <m:e>
              <m:limLow>
                <m:e>
                  <m:r>
                    <m:rPr>
                      <m:sty m:val="bi"/>
                    </m:rPr>
                    <m:t>V</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
          </m:rPr>
          <m:t>Λ</m:t>
        </m:r>
        <m:limUpp>
          <m:e>
            <m:r>
              <m:rPr>
                <m:sty m:val="p"/>
              </m:rPr>
              <m:t>=</m:t>
            </m:r>
          </m:e>
          <m:lim>
            <m:r>
              <m:rPr>
                <m:nor/>
                <m:sty m:val="p"/>
              </m:rPr>
              <m:t>def</m:t>
            </m:r>
          </m:lim>
        </m:limUpp>
        <m:sSup>
          <m:e>
            <m:r>
              <m:rPr>
                <m:sty m:val="bi"/>
              </m:rPr>
              <m:t>D</m:t>
            </m:r>
          </m:e>
          <m:sup>
            <m:r>
              <m:rPr>
                <m:sty m:val="p"/>
              </m:rPr>
              <m:t>⊤</m:t>
            </m:r>
          </m:sup>
        </m:sSup>
        <m:r>
          <m:rPr>
            <m:sty m:val="bi"/>
          </m:rPr>
          <m:t>D</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whose</w:t>
      </w:r>
      <w:r>
        <w:t xml:space="preserve"> </w:t>
      </w:r>
      <m:oMath>
        <m:r>
          <m:t>i</m:t>
        </m:r>
      </m:oMath>
      <w:r>
        <w:t xml:space="preserve">-th diagonal entry</w:t>
      </w:r>
      <w:r>
        <w:t xml:space="preserve"> </w:t>
      </w:r>
      <m:oMath>
        <m:sSub>
          <m:e>
            <m:r>
              <m:t>λ</m:t>
            </m:r>
          </m:e>
          <m:sub>
            <m:r>
              <m:t>i</m:t>
            </m:r>
          </m:sub>
        </m:sSub>
      </m:oMath>
      <w:r>
        <w:t xml:space="preserve"> </w:t>
      </w:r>
      <w:r>
        <w:t xml:space="preserve">is</w:t>
      </w:r>
      <w:r>
        <w:t xml:space="preserve"> </w:t>
      </w:r>
      <m:oMath>
        <m:sSubSup>
          <m:e>
            <m:r>
              <m:t>σ</m:t>
            </m:r>
          </m:e>
          <m:sub>
            <m:r>
              <m:t>i</m:t>
            </m:r>
          </m:sub>
          <m:sup>
            <m:r>
              <m:t>2</m:t>
            </m:r>
          </m:sup>
        </m:sSubSup>
      </m:oMath>
      <w:r>
        <w:t xml:space="preserve"> </w:t>
      </w:r>
      <w:r>
        <w:t xml:space="preserve">for</w:t>
      </w:r>
      <w:r>
        <w:t xml:space="preserve"> </w:t>
      </w:r>
      <m:oMath>
        <m:r>
          <m:t>i</m:t>
        </m:r>
        <m:r>
          <m:rPr>
            <m:sty m:val="p"/>
          </m:rPr>
          <m:t>≤</m:t>
        </m:r>
        <m:r>
          <m:t>r</m:t>
        </m:r>
      </m:oMath>
      <w:r>
        <w:t xml:space="preserve"> </w:t>
      </w:r>
      <w:r>
        <w:t xml:space="preserve">and</w:t>
      </w:r>
      <w:r>
        <w:t xml:space="preserve"> </w:t>
      </w:r>
      <m:oMath>
        <m:r>
          <m:t>0</m:t>
        </m:r>
      </m:oMath>
      <w:r>
        <w:t xml:space="preserve"> </w:t>
      </w:r>
      <w:r>
        <w:t xml:space="preserve">for</w:t>
      </w:r>
      <w:r>
        <w:t xml:space="preserve"> </w:t>
      </w:r>
      <m:oMath>
        <m:r>
          <m:t>i</m:t>
        </m:r>
        <m:r>
          <m:rPr>
            <m:sty m:val="p"/>
          </m:rPr>
          <m:t>&gt;</m:t>
        </m:r>
        <m:r>
          <m:t>r</m:t>
        </m:r>
      </m:oMath>
      <w:r>
        <w:t xml:space="preserve">.</w:t>
      </w:r>
      <w:r>
        <w:t xml:space="preserve"> </w:t>
      </w:r>
      <w:r>
        <w:t xml:space="preserve">So</w:t>
      </w:r>
      <w:r>
        <w:t xml:space="preserve"> </w:t>
      </w:r>
      <m:oMath>
        <m:r>
          <m:rPr>
            <m:sty m:val="bi"/>
          </m:rPr>
          <m:t>V</m:t>
        </m:r>
        <m:r>
          <m:rPr>
            <m:sty m:val="b"/>
          </m:rPr>
          <m:t>Λ</m:t>
        </m:r>
        <m:sSup>
          <m:e>
            <m:r>
              <m:rPr>
                <m:sty m:val="bi"/>
              </m:rPr>
              <m:t>V</m:t>
            </m:r>
          </m:e>
          <m:sup>
            <m:r>
              <m:rPr>
                <m:sty m:val="p"/>
              </m:rPr>
              <m:t>⊤</m:t>
            </m:r>
          </m:sup>
        </m:sSup>
      </m:oMath>
      <w:r>
        <w:t xml:space="preserve"> </w:t>
      </w:r>
      <w:r>
        <w:t xml:space="preserve">is an eigendecomposition</w:t>
      </w:r>
      <w:r>
        <w:t xml:space="preserve"> </w:t>
      </w:r>
      <w:r>
        <w:t xml:space="preserve">(</w:t>
      </w:r>
      <w:hyperlink w:anchor="def-eigendecomposition">
        <w:r>
          <w:rPr>
            <w:rStyle w:val="Hyperlink"/>
          </w:rPr>
          <w:t xml:space="preserve">Definition 83</w:t>
        </w:r>
      </w:hyperlink>
      <w:r>
        <w:t xml:space="preserve">) of</w:t>
      </w:r>
      <w:r>
        <w:t xml:space="preserve"> </w:t>
      </w:r>
      <m:oMath>
        <m:sSup>
          <m:e>
            <m:r>
              <m:rPr>
                <m:sty m:val="bi"/>
              </m:rPr>
              <m:t>A</m:t>
            </m:r>
          </m:e>
          <m:sup>
            <m:r>
              <m:rPr>
                <m:sty m:val="p"/>
              </m:rPr>
              <m:t>⊤</m:t>
            </m:r>
          </m:sup>
        </m:sSup>
        <m:r>
          <m:rPr>
            <m:sty m:val="bi"/>
          </m:rPr>
          <m:t>A</m:t>
        </m:r>
      </m:oMath>
      <w:r>
        <w:t xml:space="preserve">:</w:t>
      </w:r>
      <w:r>
        <w:t xml:space="preserve"> </w:t>
      </w:r>
      <w:r>
        <w:t xml:space="preserve">column</w:t>
      </w:r>
      <w:r>
        <w:t xml:space="preserve"> </w:t>
      </w:r>
      <m:oMath>
        <m:r>
          <m:t>i</m:t>
        </m:r>
      </m:oMath>
      <w:r>
        <w:t xml:space="preserve"> </w:t>
      </w:r>
      <w:r>
        <w:t xml:space="preserve">of</w:t>
      </w:r>
      <w:r>
        <w:t xml:space="preserve"> </w:t>
      </w:r>
      <m:oMath>
        <m:r>
          <m:rPr>
            <m:sty m:val="bi"/>
          </m:rPr>
          <m:t>V</m:t>
        </m:r>
      </m:oMath>
      <w:r>
        <w:t xml:space="preserve"> </w:t>
      </w:r>
      <w:r>
        <w:t xml:space="preserve">is an eigenvector of</w:t>
      </w:r>
      <w:r>
        <w:t xml:space="preserve"> </w:t>
      </w:r>
      <m:oMath>
        <m:sSup>
          <m:e>
            <m:r>
              <m:rPr>
                <m:sty m:val="bi"/>
              </m:rPr>
              <m:t>A</m:t>
            </m:r>
          </m:e>
          <m:sup>
            <m:r>
              <m:rPr>
                <m:sty m:val="p"/>
              </m:rPr>
              <m:t>⊤</m:t>
            </m:r>
          </m:sup>
        </m:sSup>
        <m:r>
          <m:rPr>
            <m:sty m:val="bi"/>
          </m:rPr>
          <m:t>A</m:t>
        </m:r>
      </m:oMath>
      <w:r>
        <w:t xml:space="preserve"> </w:t>
      </w:r>
      <w:r>
        <w:t xml:space="preserve">for the eigenvalue</w:t>
      </w:r>
      <w:r>
        <w:t xml:space="preserve"> </w:t>
      </w:r>
      <m:oMath>
        <m:sSub>
          <m:e>
            <m:r>
              <m:t>λ</m:t>
            </m:r>
          </m:e>
          <m:sub>
            <m:r>
              <m:t>i</m:t>
            </m:r>
          </m:sub>
        </m:sSub>
      </m:oMath>
      <w:r>
        <w:t xml:space="preserve">.</w:t>
      </w:r>
    </w:p>
    <w:bookmarkEnd w:id="454"/>
    <w:p>
      <w:pPr>
        <w:pStyle w:val="BodyText"/>
      </w:pPr>
      <w:r>
        <w:rPr>
          <w:i/>
          <w:iCs/>
        </w:rPr>
        <w:t xml:space="preserve">Proof</w:t>
      </w:r>
      <w:r>
        <w:t xml:space="preserve">. </w:t>
      </w:r>
      <w:r>
        <w:rPr>
          <w:b/>
          <w:bCs/>
        </w:rPr>
        <w:t xml:space="preserve">Symmetry.</w:t>
      </w:r>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r>
                        <m:rPr>
                          <m:sty m:val="bi"/>
                        </m:rPr>
                        <m:t>A</m:t>
                      </m:r>
                    </m:e>
                  </m:d>
                  <m:r>
                    <m:t>​</m:t>
                  </m:r>
                </m:e>
                <m:sup>
                  <m:r>
                    <m:rPr>
                      <m:sty m:val="p"/>
                    </m:rPr>
                    <m:t>⊤</m:t>
                  </m:r>
                </m:sup>
              </m:sSup>
              <m:r>
                <m:t>&amp;</m:t>
              </m:r>
              <m:r>
                <m:rPr>
                  <m:sty m:val="p"/>
                </m:rPr>
                <m:t>=</m:t>
              </m:r>
              <m:sSup>
                <m:e>
                  <m:r>
                    <m:rPr>
                      <m:sty m:val="bi"/>
                    </m:rPr>
                    <m:t>A</m:t>
                  </m:r>
                </m:e>
                <m:sup>
                  <m:r>
                    <m:rPr>
                      <m:sty m:val="p"/>
                    </m:rPr>
                    <m:t>⊤</m:t>
                  </m:r>
                </m:sup>
              </m:sSup>
              <m:r>
                <m:t> </m:t>
              </m:r>
              <m:sSup>
                <m:e>
                  <m:r>
                    <m:t>​</m:t>
                  </m:r>
                  <m:d>
                    <m:dPr>
                      <m:begChr m:val="("/>
                      <m:sepChr m:val=""/>
                      <m:endChr m:val=")"/>
                      <m:grow/>
                    </m:dPr>
                    <m:e>
                      <m:sSup>
                        <m:e>
                          <m:r>
                            <m:rPr>
                              <m:sty m:val="bi"/>
                            </m:rPr>
                            <m:t>A</m:t>
                          </m:r>
                        </m:e>
                        <m:sup>
                          <m:r>
                            <m:rPr>
                              <m:sty m:val="p"/>
                            </m:rPr>
                            <m:t>⊤</m:t>
                          </m:r>
                        </m:sup>
                      </m:sSup>
                    </m:e>
                  </m:d>
                  <m:r>
                    <m:t>​</m:t>
                  </m:r>
                </m:e>
                <m:sup>
                  <m:r>
                    <m:rPr>
                      <m:sty m:val="p"/>
                    </m:rPr>
                    <m:t>⊤</m:t>
                  </m:r>
                </m:sup>
              </m:sSup>
              <m:r>
                <m:t>&amp;</m:t>
              </m:r>
              <m:r>
                <m:t>&amp;</m:t>
              </m:r>
              <m:r>
                <m:rPr>
                  <m:nor/>
                  <m:sty m:val="p"/>
                </m:rPr>
                <m:t>(transpose of a product)</m:t>
              </m:r>
            </m:e>
            <m:e>
              <m:r>
                <m:t>&amp;</m:t>
              </m:r>
              <m:r>
                <m:rPr>
                  <m:sty m:val="p"/>
                </m:rPr>
                <m:t>=</m:t>
              </m:r>
              <m:sSup>
                <m:e>
                  <m:r>
                    <m:rPr>
                      <m:sty m:val="bi"/>
                    </m:rPr>
                    <m:t>A</m:t>
                  </m:r>
                </m:e>
                <m:sup>
                  <m:r>
                    <m:rPr>
                      <m:sty m:val="p"/>
                    </m:rPr>
                    <m:t>⊤</m:t>
                  </m:r>
                </m:sup>
              </m:sSup>
              <m:r>
                <m:rPr>
                  <m:sty m:val="bi"/>
                </m:rPr>
                <m:t>A</m:t>
              </m:r>
              <m:r>
                <m:t>&amp;</m:t>
              </m:r>
              <m:r>
                <m:t>&amp;</m:t>
              </m:r>
              <m:r>
                <m:rPr>
                  <m:nor/>
                  <m:sty m:val="p"/>
                </m:rPr>
                <m:t>(transposing twice changes nothing)</m:t>
              </m:r>
            </m:e>
          </m:eqArr>
        </m:oMath>
      </m:oMathPara>
    </w:p>
    <w:p>
      <w:pPr>
        <w:pStyle w:val="FirstParagraph"/>
      </w:pPr>
      <w:r>
        <w:t xml:space="preserve">The first step is</w:t>
      </w:r>
      <w:r>
        <w:t xml:space="preserve"> </w:t>
      </w:r>
      <w:hyperlink w:anchor="thm-transpose-product">
        <w:r>
          <w:rPr>
            <w:rStyle w:val="Hyperlink"/>
          </w:rPr>
          <w:t xml:space="preserve">Theorem 19</w:t>
        </w:r>
      </w:hyperlink>
      <w:r>
        <w:t xml:space="preserve">,</w:t>
      </w:r>
      <w:r>
        <w:t xml:space="preserve"> </w:t>
      </w:r>
      <w:r>
        <w:t xml:space="preserve">and the second follows from</w:t>
      </w:r>
      <w:r>
        <w:t xml:space="preserve"> </w:t>
      </w:r>
      <w:hyperlink w:anchor="def-matrix-transpose">
        <w:r>
          <w:rPr>
            <w:rStyle w:val="Hyperlink"/>
          </w:rPr>
          <w:t xml:space="preserve">Definition 20</w:t>
        </w:r>
      </w:hyperlink>
      <w:r>
        <w:t xml:space="preserve">,</w:t>
      </w:r>
      <w:r>
        <w:t xml:space="preserve"> </w:t>
      </w:r>
      <w:r>
        <w:t xml:space="preserve">which swaps rows and columns, so swapping them again restores</w:t>
      </w:r>
      <w:r>
        <w:t xml:space="preserve"> </w:t>
      </w:r>
      <m:oMath>
        <m:r>
          <m:rPr>
            <m:sty m:val="bi"/>
          </m:rPr>
          <m:t>A</m:t>
        </m:r>
      </m:oMath>
      <w:r>
        <w:t xml:space="preserve">.</w:t>
      </w:r>
    </w:p>
    <w:p>
      <w:pPr>
        <w:pStyle w:val="BodyText"/>
      </w:pPr>
      <w:r>
        <w:rPr>
          <w:b/>
          <w:bCs/>
        </w:rPr>
        <w:t xml:space="preserve">The factorization.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sSup>
                <m:e>
                  <m:r>
                    <m:t>​</m:t>
                  </m:r>
                  <m:d>
                    <m:dPr>
                      <m:begChr m:val="("/>
                      <m:sepChr m:val=""/>
                      <m:endChr m:val=")"/>
                      <m:grow/>
                    </m:dPr>
                    <m:e>
                      <m:r>
                        <m:rPr>
                          <m:sty m:val="bi"/>
                        </m:rPr>
                        <m:t>U</m:t>
                      </m:r>
                      <m:r>
                        <m:rPr>
                          <m:sty m:val="bi"/>
                        </m:rPr>
                        <m:t>D</m:t>
                      </m:r>
                      <m:sSup>
                        <m:e>
                          <m:r>
                            <m:rPr>
                              <m:sty m:val="bi"/>
                            </m:rPr>
                            <m:t>V</m:t>
                          </m:r>
                        </m:e>
                        <m:sup>
                          <m:r>
                            <m:rPr>
                              <m:sty m:val="p"/>
                            </m:rPr>
                            <m:t>⊤</m:t>
                          </m:r>
                        </m:sup>
                      </m:sSup>
                    </m:e>
                  </m:d>
                  <m:r>
                    <m:t>​</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(substitute the SVD)</m:t>
              </m:r>
            </m:e>
            <m:e>
              <m:r>
                <m:t>&amp;</m:t>
              </m:r>
              <m:r>
                <m:rPr>
                  <m:sty m:val="p"/>
                </m:rPr>
                <m:t>=</m:t>
              </m:r>
              <m:sSup>
                <m:e>
                  <m:r>
                    <m:t>​</m:t>
                  </m:r>
                  <m:d>
                    <m:dPr>
                      <m:begChr m:val="("/>
                      <m:sepChr m:val=""/>
                      <m:endChr m:val=")"/>
                      <m:grow/>
                    </m:dPr>
                    <m:e>
                      <m:r>
                        <m:rPr>
                          <m:sty m:val="bi"/>
                        </m:rPr>
                        <m:t>D</m:t>
                      </m:r>
                      <m:sSup>
                        <m:e>
                          <m:r>
                            <m:rPr>
                              <m:sty m:val="bi"/>
                            </m:rPr>
                            <m:t>V</m:t>
                          </m:r>
                        </m:e>
                        <m:sup>
                          <m:r>
                            <m:rPr>
                              <m:sty m:val="p"/>
                            </m:rPr>
                            <m:t>⊤</m:t>
                          </m:r>
                        </m:sup>
                      </m:sSup>
                    </m:e>
                  </m:d>
                  <m:r>
                    <m:t>​</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U</m:t>
              </m:r>
              <m:r>
                <m:rPr>
                  <m:nor/>
                  <m:sty m:val="p"/>
                </m:rPr>
                <m:t> and </m:t>
              </m:r>
              <m:r>
                <m:rPr>
                  <m:sty m:val="bi"/>
                </m:rPr>
                <m:t>D</m:t>
              </m:r>
              <m:sSup>
                <m:e>
                  <m:r>
                    <m:rPr>
                      <m:sty m:val="bi"/>
                    </m:rPr>
                    <m:t>V</m:t>
                  </m:r>
                </m:e>
                <m:sup>
                  <m:r>
                    <m:rPr>
                      <m:sty m:val="p"/>
                    </m:rPr>
                    <m:t>⊤</m:t>
                  </m:r>
                </m:sup>
              </m:sSup>
              <m:r>
                <m:rPr>
                  <m:nor/>
                  <m:sty m:val="p"/>
                </m:rPr>
                <m:t>)</m:t>
              </m:r>
            </m:e>
            <m:e>
              <m:r>
                <m:t>&amp;</m:t>
              </m:r>
              <m:r>
                <m:rPr>
                  <m:sty m:val="p"/>
                </m:rPr>
                <m:t>=</m:t>
              </m:r>
              <m:sSup>
                <m:e>
                  <m:r>
                    <m:t>​</m:t>
                  </m:r>
                  <m:d>
                    <m:dPr>
                      <m:begChr m:val="("/>
                      <m:sepChr m:val=""/>
                      <m:endChr m:val=")"/>
                      <m:grow/>
                    </m:dPr>
                    <m:e>
                      <m:sSup>
                        <m:e>
                          <m:r>
                            <m:rPr>
                              <m:sty m:val="bi"/>
                            </m:rPr>
                            <m:t>V</m:t>
                          </m:r>
                        </m:e>
                        <m:sup>
                          <m:r>
                            <m:rPr>
                              <m:sty m:val="p"/>
                            </m:rPr>
                            <m:t>⊤</m:t>
                          </m:r>
                        </m:sup>
                      </m:sSup>
                    </m:e>
                  </m:d>
                  <m:r>
                    <m:t>​</m:t>
                  </m:r>
                </m:e>
                <m:sup>
                  <m:r>
                    <m:rPr>
                      <m:sty m:val="p"/>
                    </m:rPr>
                    <m:t>⊤</m:t>
                  </m:r>
                </m:sup>
              </m:sSup>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D</m:t>
              </m:r>
              <m:r>
                <m:rPr>
                  <m:nor/>
                  <m:sty m:val="p"/>
                </m:rPr>
                <m:t> and </m:t>
              </m:r>
              <m:sSup>
                <m:e>
                  <m:r>
                    <m:rPr>
                      <m:sty m:val="bi"/>
                    </m:rPr>
                    <m:t>V</m:t>
                  </m:r>
                </m:e>
                <m:sup>
                  <m:r>
                    <m:rPr>
                      <m:sty m:val="p"/>
                    </m:rPr>
                    <m:t>⊤</m:t>
                  </m:r>
                </m:sup>
              </m:sSup>
              <m:r>
                <m:rPr>
                  <m:nor/>
                  <m:sty m:val="p"/>
                </m:rPr>
                <m:t>)</m:t>
              </m:r>
            </m:e>
            <m:e>
              <m:r>
                <m:t>&amp;</m:t>
              </m:r>
              <m:r>
                <m:rPr>
                  <m:sty m:val="p"/>
                </m:rPr>
                <m:t>=</m:t>
              </m:r>
              <m:r>
                <m:rPr>
                  <m:sty m:val="bi"/>
                </m:rPr>
                <m:t>V</m:t>
              </m:r>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(transposing twice changes nothing)</m:t>
              </m:r>
            </m:e>
            <m:e>
              <m:r>
                <m:t>&amp;</m:t>
              </m:r>
              <m:r>
                <m:rPr>
                  <m:sty m:val="p"/>
                </m:rPr>
                <m:t>=</m:t>
              </m:r>
              <m:r>
                <m:rPr>
                  <m:sty m:val="bi"/>
                </m:rPr>
                <m:t>V</m:t>
              </m:r>
              <m:r>
                <m:t> </m:t>
              </m:r>
              <m:sSup>
                <m:e>
                  <m:r>
                    <m:rPr>
                      <m:sty m:val="bi"/>
                    </m:rPr>
                    <m:t>D</m:t>
                  </m:r>
                </m:e>
                <m:sup>
                  <m:r>
                    <m:rPr>
                      <m:sty m:val="p"/>
                    </m:rPr>
                    <m:t>⊤</m:t>
                  </m:r>
                </m:sup>
              </m:sSup>
              <m:r>
                <m:t> </m:t>
              </m:r>
              <m:r>
                <m:t>​</m:t>
              </m:r>
              <m:d>
                <m:dPr>
                  <m:begChr m:val="("/>
                  <m:sepChr m:val=""/>
                  <m:endChr m:val=")"/>
                  <m:grow/>
                </m:dPr>
                <m:e>
                  <m:sSup>
                    <m:e>
                      <m:r>
                        <m:rPr>
                          <m:sty m:val="bi"/>
                        </m:rPr>
                        <m:t>U</m:t>
                      </m:r>
                    </m:e>
                    <m:sup>
                      <m:r>
                        <m:rPr>
                          <m:sty m:val="p"/>
                        </m:rPr>
                        <m:t>⊤</m:t>
                      </m:r>
                    </m:sup>
                  </m:sSup>
                  <m:r>
                    <m:rPr>
                      <m:sty m:val="bi"/>
                    </m:rPr>
                    <m:t>U</m:t>
                  </m:r>
                </m:e>
              </m:d>
              <m:r>
                <m:t>​</m:t>
              </m:r>
              <m:r>
                <m:t> </m:t>
              </m:r>
              <m:r>
                <m:rPr>
                  <m:sty m:val="bi"/>
                </m:rPr>
                <m:t>D</m:t>
              </m:r>
              <m:sSup>
                <m:e>
                  <m:r>
                    <m:rPr>
                      <m:sty m:val="bi"/>
                    </m:rPr>
                    <m:t>V</m:t>
                  </m:r>
                </m:e>
                <m:sup>
                  <m:r>
                    <m:rPr>
                      <m:sty m:val="p"/>
                    </m:rPr>
                    <m:t>⊤</m:t>
                  </m:r>
                </m:sup>
              </m:sSup>
              <m:r>
                <m:t>&amp;</m:t>
              </m:r>
              <m:r>
                <m:t>&amp;</m:t>
              </m:r>
              <m:r>
                <m:rPr>
                  <m:nor/>
                  <m:sty m:val="p"/>
                </m:rPr>
                <m:t>(regroup; matrix multiplication is associative)</m:t>
              </m:r>
            </m:e>
            <m:e>
              <m:r>
                <m:t>&amp;</m:t>
              </m:r>
              <m:r>
                <m:rPr>
                  <m:sty m:val="p"/>
                </m:rPr>
                <m:t>=</m:t>
              </m:r>
              <m:r>
                <m:rPr>
                  <m:sty m:val="bi"/>
                </m:rPr>
                <m:t>V</m:t>
              </m:r>
              <m:r>
                <m:t> </m:t>
              </m:r>
              <m:sSup>
                <m:e>
                  <m:r>
                    <m:rPr>
                      <m:sty m:val="bi"/>
                    </m:rPr>
                    <m:t>D</m:t>
                  </m:r>
                </m:e>
                <m:sup>
                  <m:r>
                    <m:rPr>
                      <m:sty m:val="p"/>
                    </m:rPr>
                    <m:t>⊤</m:t>
                  </m:r>
                </m:sup>
              </m:sSup>
              <m:r>
                <m:t> </m:t>
              </m:r>
              <m:sSub>
                <m:e>
                  <m:r>
                    <m:rPr>
                      <m:sty m:val="bi"/>
                    </m:rPr>
                    <m:t>I</m:t>
                  </m:r>
                </m:e>
                <m:sub>
                  <m:r>
                    <m:t>n</m:t>
                  </m:r>
                </m:sub>
              </m:sSub>
              <m:r>
                <m:t> </m:t>
              </m:r>
              <m:r>
                <m:rPr>
                  <m:sty m:val="bi"/>
                </m:rPr>
                <m:t>D</m:t>
              </m:r>
              <m:sSup>
                <m:e>
                  <m:r>
                    <m:rPr>
                      <m:sty m:val="bi"/>
                    </m:rPr>
                    <m:t>V</m:t>
                  </m:r>
                </m:e>
                <m:sup>
                  <m:r>
                    <m:rPr>
                      <m:sty m:val="p"/>
                    </m:rPr>
                    <m:t>⊤</m:t>
                  </m:r>
                </m:sup>
              </m:sSup>
              <m:r>
                <m:t>&amp;</m:t>
              </m:r>
              <m:r>
                <m:t>&amp;</m:t>
              </m:r>
              <m:r>
                <m:rPr>
                  <m:nor/>
                  <m:sty m:val="p"/>
                </m:rPr>
                <m:t>(</m:t>
              </m:r>
              <m:r>
                <m:rPr>
                  <m:sty m:val="bi"/>
                </m:rPr>
                <m:t>U</m:t>
              </m:r>
              <m:r>
                <m:rPr>
                  <m:nor/>
                  <m:sty m:val="p"/>
                </m:rPr>
                <m:t> is orthogonal)</m:t>
              </m:r>
            </m:e>
            <m:e>
              <m:r>
                <m:t>&amp;</m:t>
              </m:r>
              <m:r>
                <m:rPr>
                  <m:sty m:val="p"/>
                </m:rPr>
                <m:t>=</m:t>
              </m:r>
              <m:r>
                <m:rPr>
                  <m:sty m:val="bi"/>
                </m:rPr>
                <m:t>V</m:t>
              </m:r>
              <m:r>
                <m:t> </m:t>
              </m:r>
              <m:r>
                <m:t>​</m:t>
              </m:r>
              <m:d>
                <m:dPr>
                  <m:begChr m:val="("/>
                  <m:sepChr m:val=""/>
                  <m:endChr m:val=")"/>
                  <m:grow/>
                </m:dPr>
                <m:e>
                  <m:sSup>
                    <m:e>
                      <m:r>
                        <m:rPr>
                          <m:sty m:val="bi"/>
                        </m:rPr>
                        <m:t>D</m:t>
                      </m:r>
                    </m:e>
                    <m:sup>
                      <m:r>
                        <m:rPr>
                          <m:sty m:val="p"/>
                        </m:rPr>
                        <m:t>⊤</m:t>
                      </m:r>
                    </m:sup>
                  </m:sSup>
                  <m:r>
                    <m:rPr>
                      <m:sty m:val="bi"/>
                    </m:rPr>
                    <m:t>D</m:t>
                  </m:r>
                </m:e>
              </m:d>
              <m:r>
                <m:t>​</m:t>
              </m:r>
              <m:r>
                <m:t> </m:t>
              </m:r>
              <m:sSup>
                <m:e>
                  <m:r>
                    <m:rPr>
                      <m:sty m:val="bi"/>
                    </m:rPr>
                    <m:t>V</m:t>
                  </m:r>
                </m:e>
                <m:sup>
                  <m:r>
                    <m:rPr>
                      <m:sty m:val="p"/>
                    </m:rPr>
                    <m:t>⊤</m:t>
                  </m:r>
                </m:sup>
              </m:sSup>
              <m:r>
                <m:t>&amp;</m:t>
              </m:r>
              <m:r>
                <m:t>&amp;</m:t>
              </m:r>
              <m:r>
                <m:rPr>
                  <m:nor/>
                  <m:sty m:val="p"/>
                </m:rPr>
                <m:t>(identity matrix)</m:t>
              </m:r>
            </m:e>
            <m:e>
              <m:r>
                <m:t>&amp;</m:t>
              </m:r>
              <m:r>
                <m:rPr>
                  <m:sty m:val="p"/>
                </m:rPr>
                <m:t>=</m:t>
              </m:r>
              <m:r>
                <m:rPr>
                  <m:sty m:val="bi"/>
                </m:rPr>
                <m:t>V</m:t>
              </m:r>
              <m:r>
                <m:rPr>
                  <m:sty m:val="b"/>
                </m:rPr>
                <m:t>Λ</m:t>
              </m:r>
              <m:sSup>
                <m:e>
                  <m:r>
                    <m:rPr>
                      <m:sty m:val="bi"/>
                    </m:rPr>
                    <m:t>V</m:t>
                  </m:r>
                </m:e>
                <m:sup>
                  <m:r>
                    <m:rPr>
                      <m:sty m:val="p"/>
                    </m:rPr>
                    <m:t>⊤</m:t>
                  </m:r>
                </m:sup>
              </m:sSup>
              <m:r>
                <m:t>&amp;</m:t>
              </m:r>
              <m:r>
                <m:t>&amp;</m:t>
              </m:r>
              <m:r>
                <m:rPr>
                  <m:nor/>
                  <m:sty m:val="p"/>
                </m:rPr>
                <m:t>(definition of </m:t>
              </m:r>
              <m:r>
                <m:rPr>
                  <m:sty m:val="b"/>
                </m:rPr>
                <m:t>Λ</m:t>
              </m:r>
              <m:r>
                <m:rPr>
                  <m:nor/>
                  <m:sty m:val="p"/>
                </m:rPr>
                <m:t>)</m:t>
              </m:r>
            </m:e>
          </m:eqArr>
        </m:oMath>
      </m:oMathPara>
    </w:p>
    <w:p>
      <w:pPr>
        <w:pStyle w:val="FirstParagraph"/>
      </w:pPr>
      <w:r>
        <w:rPr>
          <w:b/>
          <w:bCs/>
        </w:rPr>
        <w:t xml:space="preserve">The entries of</w:t>
      </w:r>
      <w:r>
        <w:rPr>
          <w:b/>
          <w:bCs/>
        </w:rPr>
        <w:t xml:space="preserve"> </w:t>
      </w:r>
      <m:oMath>
        <m:r>
          <m:rPr>
            <m:sty m:val="b"/>
          </m:rPr>
          <m:t>Λ</m:t>
        </m:r>
      </m:oMath>
      <w:r>
        <w:rPr>
          <w:b/>
          <w:bCs/>
        </w:rPr>
        <w:t xml:space="preserve">.</w:t>
      </w:r>
      <w:r>
        <w:t xml:space="preserve"> </w:t>
      </w:r>
      <w:r>
        <w:t xml:space="preserve">Write</w:t>
      </w:r>
      <w:r>
        <w:t xml:space="preserve"> </w:t>
      </w:r>
      <m:oMath>
        <m:sSub>
          <m:e>
            <m:r>
              <m:t>λ</m:t>
            </m:r>
          </m:e>
          <m:sub>
            <m:r>
              <m:t>i</m:t>
            </m:r>
            <m:r>
              <m:t>j</m:t>
            </m:r>
          </m:sub>
        </m:sSub>
      </m:oMath>
      <w:r>
        <w:t xml:space="preserve"> </w:t>
      </w:r>
      <w:r>
        <w:t xml:space="preserve">for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
          </m:rPr>
          <m:t>Λ</m:t>
        </m:r>
      </m:oMath>
      <w:r>
        <w:t xml:space="preserve">,</w:t>
      </w:r>
      <w:r>
        <w:t xml:space="preserve"> </w:t>
      </w:r>
      <w:r>
        <w:t xml:space="preserve">so</w:t>
      </w:r>
      <w:r>
        <w:t xml:space="preserve"> </w:t>
      </w:r>
      <m:oMath>
        <m:sSub>
          <m:e>
            <m:r>
              <m:t>λ</m:t>
            </m:r>
          </m:e>
          <m:sub>
            <m:r>
              <m:t>i</m:t>
            </m:r>
          </m:sub>
        </m:sSub>
        <m:r>
          <m:rPr>
            <m:sty m:val="p"/>
          </m:rPr>
          <m:t>=</m:t>
        </m:r>
        <m:sSub>
          <m:e>
            <m:r>
              <m:t>λ</m:t>
            </m:r>
          </m:e>
          <m:sub>
            <m:r>
              <m:t>i</m:t>
            </m:r>
            <m:r>
              <m:t>i</m:t>
            </m:r>
          </m:sub>
        </m:sSub>
      </m:oMath>
      <w:r>
        <w:t xml:space="preserve">.</w:t>
      </w:r>
      <w:r>
        <w:t xml:space="preserve"> </w:t>
      </w:r>
      <w:r>
        <w:t xml:space="preserve">Only the entries</w:t>
      </w:r>
      <w:r>
        <w:t xml:space="preserve"> </w:t>
      </w:r>
      <m:oMath>
        <m:sSub>
          <m:e>
            <m:r>
              <m:t>d</m:t>
            </m:r>
          </m:e>
          <m:sub>
            <m:r>
              <m:t>k</m:t>
            </m:r>
            <m:r>
              <m:t>k</m:t>
            </m:r>
          </m:sub>
        </m:sSub>
      </m:oMath>
      <w:r>
        <w:t xml:space="preserve"> </w:t>
      </w:r>
      <w:r>
        <w:t xml:space="preserve">with</w:t>
      </w:r>
      <w:r>
        <w:t xml:space="preserve"> </w:t>
      </w:r>
      <m:oMath>
        <m:r>
          <m:t>k</m:t>
        </m:r>
        <m:r>
          <m:rPr>
            <m:sty m:val="p"/>
          </m:rPr>
          <m:t>≤</m:t>
        </m:r>
        <m:r>
          <m:t>r</m:t>
        </m:r>
      </m:oMath>
      <w:r>
        <w:t xml:space="preserve"> </w:t>
      </w:r>
      <w:r>
        <w:t xml:space="preserve">of</w:t>
      </w:r>
      <w:r>
        <w:t xml:space="preserve"> </w:t>
      </w:r>
      <m:oMath>
        <m:r>
          <m:rPr>
            <m:sty m:val="bi"/>
          </m:rPr>
          <m:t>D</m:t>
        </m:r>
      </m:oMath>
      <w:r>
        <w:t xml:space="preserve"> </w:t>
      </w:r>
      <w:r>
        <w:t xml:space="preserve">can be nonzero.</w:t>
      </w:r>
    </w:p>
    <w:p>
      <w:pPr>
        <w:pStyle w:val="BodyText"/>
      </w:pPr>
      <m:oMathPara>
        <m:oMathParaPr>
          <m:jc m:val="center"/>
        </m:oMathParaPr>
        <m:oMath>
          <m:eqArr>
            <m:e>
              <m:sSub>
                <m:e>
                  <m:r>
                    <m:t>λ</m:t>
                  </m:r>
                </m:e>
                <m:sub>
                  <m:r>
                    <m:t>i</m:t>
                  </m:r>
                  <m:r>
                    <m:t>j</m:t>
                  </m:r>
                </m:sub>
              </m:sSub>
              <m:r>
                <m:t>&amp;</m:t>
              </m:r>
              <m:r>
                <m:rPr>
                  <m:sty m:val="p"/>
                </m:rPr>
                <m:t>=</m:t>
              </m:r>
              <m:nary>
                <m:naryPr>
                  <m:chr m:val="∑"/>
                  <m:limLoc m:val="undOvr"/>
                  <m:subHide m:val="off"/>
                  <m:supHide m:val="off"/>
                </m:naryPr>
                <m:sub>
                  <m:r>
                    <m:t>k</m:t>
                  </m:r>
                  <m:r>
                    <m:rPr>
                      <m:sty m:val="p"/>
                    </m:rPr>
                    <m:t>=</m:t>
                  </m:r>
                  <m:r>
                    <m:t>1</m:t>
                  </m:r>
                </m:sub>
                <m:sup>
                  <m:r>
                    <m:t>n</m:t>
                  </m:r>
                </m:sup>
                <m:e>
                  <m:r>
                    <m:rPr>
                      <m:sty m:val="p"/>
                    </m:rPr>
                    <m:t>(</m:t>
                  </m:r>
                </m:e>
              </m:nary>
              <m:sSup>
                <m:e>
                  <m:r>
                    <m:rPr>
                      <m:sty m:val="bi"/>
                    </m:rPr>
                    <m:t>D</m:t>
                  </m:r>
                </m:e>
                <m:sup>
                  <m:r>
                    <m:rPr>
                      <m:sty m:val="p"/>
                    </m:rPr>
                    <m:t>⊤</m:t>
                  </m:r>
                </m:sup>
              </m:sSup>
              <m:sSub>
                <m:e>
                  <m:r>
                    <m:rPr>
                      <m:sty m:val="p"/>
                    </m:rPr>
                    <m:t>)</m:t>
                  </m:r>
                </m:e>
                <m:sub>
                  <m:r>
                    <m:t>i</m:t>
                  </m:r>
                  <m:r>
                    <m:t>k</m:t>
                  </m:r>
                </m:sub>
              </m:sSub>
              <m:r>
                <m:t> </m:t>
              </m:r>
              <m:sSub>
                <m:e>
                  <m:r>
                    <m:t>d</m:t>
                  </m:r>
                </m:e>
                <m:sub>
                  <m:r>
                    <m:t>k</m:t>
                  </m:r>
                  <m:r>
                    <m:t>j</m:t>
                  </m:r>
                </m:sub>
              </m:sSub>
              <m:r>
                <m:t>&amp;</m:t>
              </m:r>
              <m:r>
                <m:t>&amp;</m:t>
              </m:r>
              <m:r>
                <m:rPr>
                  <m:nor/>
                  <m:sty m:val="p"/>
                </m:rPr>
                <m:t>(definition of matrix multiplication)</m:t>
              </m:r>
            </m:e>
            <m:e>
              <m:r>
                <m:t>&amp;</m:t>
              </m:r>
              <m:r>
                <m:rPr>
                  <m:sty m:val="p"/>
                </m:rPr>
                <m:t>=</m:t>
              </m:r>
              <m:nary>
                <m:naryPr>
                  <m:chr m:val="∑"/>
                  <m:limLoc m:val="undOvr"/>
                  <m:subHide m:val="off"/>
                  <m:supHide m:val="off"/>
                </m:naryPr>
                <m:sub>
                  <m:r>
                    <m:t>k</m:t>
                  </m:r>
                  <m:r>
                    <m:rPr>
                      <m:sty m:val="p"/>
                    </m:rPr>
                    <m:t>=</m:t>
                  </m:r>
                  <m:r>
                    <m:t>1</m:t>
                  </m:r>
                </m:sub>
                <m:sup>
                  <m:r>
                    <m:t>n</m:t>
                  </m:r>
                </m:sup>
                <m:e>
                  <m:sSub>
                    <m:e>
                      <m:r>
                        <m:t>d</m:t>
                      </m:r>
                    </m:e>
                    <m:sub>
                      <m:r>
                        <m:t>k</m:t>
                      </m:r>
                      <m:r>
                        <m:t>i</m:t>
                      </m:r>
                    </m:sub>
                  </m:sSub>
                </m:e>
              </m:nary>
              <m:r>
                <m:t> </m:t>
              </m:r>
              <m:sSub>
                <m:e>
                  <m:r>
                    <m:t>d</m:t>
                  </m:r>
                </m:e>
                <m:sub>
                  <m:r>
                    <m:t>k</m:t>
                  </m:r>
                  <m:r>
                    <m:t>j</m:t>
                  </m:r>
                </m:sub>
              </m:sSub>
              <m:r>
                <m:t>&amp;</m:t>
              </m:r>
              <m:r>
                <m:t>&amp;</m:t>
              </m:r>
              <m:r>
                <m:rPr>
                  <m:nor/>
                  <m:sty m:val="p"/>
                </m:rPr>
                <m:t>(definition of the transpose)</m:t>
              </m:r>
            </m:e>
          </m:eqArr>
        </m:oMath>
      </m:oMathPara>
    </w:p>
    <w:p>
      <w:pPr>
        <w:pStyle w:val="FirstParagraph"/>
      </w:pPr>
      <w:r>
        <w:t xml:space="preserve">The term for</w:t>
      </w:r>
      <w:r>
        <w:t xml:space="preserve"> </w:t>
      </w:r>
      <m:oMath>
        <m:r>
          <m:t>k</m:t>
        </m:r>
      </m:oMath>
      <w:r>
        <w:t xml:space="preserve"> </w:t>
      </w:r>
      <w:r>
        <w:t xml:space="preserve">is nonzero only if</w:t>
      </w:r>
      <w:r>
        <w:t xml:space="preserve"> </w:t>
      </w:r>
      <m:oMath>
        <m:r>
          <m:t>k</m:t>
        </m:r>
        <m:r>
          <m:rPr>
            <m:sty m:val="p"/>
          </m:rPr>
          <m:t>=</m:t>
        </m:r>
        <m:r>
          <m:t>i</m:t>
        </m:r>
        <m:r>
          <m:rPr>
            <m:sty m:val="p"/>
          </m:rPr>
          <m:t>≤</m:t>
        </m:r>
        <m:r>
          <m:t>r</m:t>
        </m:r>
      </m:oMath>
      <w:r>
        <w:t xml:space="preserve"> </w:t>
      </w:r>
      <w:r>
        <w:t xml:space="preserve">and</w:t>
      </w:r>
      <w:r>
        <w:t xml:space="preserve"> </w:t>
      </w:r>
      <m:oMath>
        <m:r>
          <m:t>k</m:t>
        </m:r>
        <m:r>
          <m:rPr>
            <m:sty m:val="p"/>
          </m:rPr>
          <m:t>=</m:t>
        </m:r>
        <m:r>
          <m:t>j</m:t>
        </m:r>
      </m:oMath>
      <w:r>
        <w:t xml:space="preserve">.</w:t>
      </w:r>
      <w:r>
        <w:t xml:space="preserve"> </w:t>
      </w:r>
      <w:r>
        <w:t xml:space="preserve">So</w:t>
      </w:r>
      <w:r>
        <w:t xml:space="preserve"> </w:t>
      </w:r>
      <m:oMath>
        <m:sSub>
          <m:e>
            <m:r>
              <m:t>λ</m:t>
            </m:r>
          </m:e>
          <m:sub>
            <m:r>
              <m:t>i</m:t>
            </m:r>
            <m:r>
              <m:t>j</m:t>
            </m:r>
          </m:sub>
        </m:sSub>
        <m:r>
          <m:rPr>
            <m:sty m:val="p"/>
          </m:rPr>
          <m:t>=</m:t>
        </m:r>
        <m:r>
          <m:t>0</m:t>
        </m:r>
      </m:oMath>
      <w:r>
        <w:t xml:space="preserve"> </w:t>
      </w:r>
      <w:r>
        <w:t xml:space="preserve">when</w:t>
      </w:r>
      <w:r>
        <w:t xml:space="preserve"> </w:t>
      </w:r>
      <m:oMath>
        <m:r>
          <m:t>i</m:t>
        </m:r>
        <m:r>
          <m:rPr>
            <m:sty m:val="p"/>
          </m:rPr>
          <m:t>≠</m:t>
        </m:r>
        <m:r>
          <m:t>j</m:t>
        </m:r>
      </m:oMath>
      <w:r>
        <w:t xml:space="preserve">.</w:t>
      </w:r>
      <w:r>
        <w:t xml:space="preserve"> </w:t>
      </w:r>
      <w:r>
        <w:t xml:space="preserve">On the diagonal, only the term</w:t>
      </w:r>
      <w:r>
        <w:t xml:space="preserve"> </w:t>
      </w:r>
      <m:oMath>
        <m:r>
          <m:t>k</m:t>
        </m:r>
        <m:r>
          <m:rPr>
            <m:sty m:val="p"/>
          </m:rPr>
          <m:t>=</m:t>
        </m:r>
        <m:r>
          <m:t>i</m:t>
        </m:r>
      </m:oMath>
      <w:r>
        <w:t xml:space="preserve"> </w:t>
      </w:r>
      <w:r>
        <w:t xml:space="preserve">can be nonzero, and for</w:t>
      </w:r>
      <w:r>
        <w:t xml:space="preserve"> </w:t>
      </w:r>
      <m:oMath>
        <m:r>
          <m:t>i</m:t>
        </m:r>
        <m:r>
          <m:rPr>
            <m:sty m:val="p"/>
          </m:rPr>
          <m:t>≤</m:t>
        </m:r>
        <m:r>
          <m:t>r</m:t>
        </m:r>
      </m:oMath>
    </w:p>
    <w:p>
      <w:pPr>
        <w:pStyle w:val="BodyText"/>
      </w:pPr>
      <m:oMathPara>
        <m:oMathParaPr>
          <m:jc m:val="center"/>
        </m:oMathParaPr>
        <m:oMath>
          <m:eqArr>
            <m:e>
              <m:sSub>
                <m:e>
                  <m:r>
                    <m:t>λ</m:t>
                  </m:r>
                </m:e>
                <m:sub>
                  <m:r>
                    <m:t>i</m:t>
                  </m:r>
                </m:sub>
              </m:sSub>
              <m:r>
                <m:t>&amp;</m:t>
              </m:r>
              <m:r>
                <m:rPr>
                  <m:sty m:val="p"/>
                </m:rPr>
                <m:t>=</m:t>
              </m:r>
              <m:sSub>
                <m:e>
                  <m:r>
                    <m:t>λ</m:t>
                  </m:r>
                </m:e>
                <m:sub>
                  <m:r>
                    <m:t>i</m:t>
                  </m:r>
                  <m:r>
                    <m:t>i</m:t>
                  </m:r>
                </m:sub>
              </m:sSub>
              <m:r>
                <m:t>&amp;</m:t>
              </m:r>
              <m:r>
                <m:t>&amp;</m:t>
              </m:r>
              <m:r>
                <m:rPr>
                  <m:nor/>
                  <m:sty m:val="p"/>
                </m:rPr>
                <m:t>(notation)</m:t>
              </m:r>
            </m:e>
            <m:e>
              <m:r>
                <m:t>&amp;</m:t>
              </m:r>
              <m:r>
                <m:rPr>
                  <m:sty m:val="p"/>
                </m:rPr>
                <m:t>=</m:t>
              </m:r>
              <m:sSub>
                <m:e>
                  <m:r>
                    <m:t>d</m:t>
                  </m:r>
                </m:e>
                <m:sub>
                  <m:r>
                    <m:t>i</m:t>
                  </m:r>
                  <m:r>
                    <m:t>i</m:t>
                  </m:r>
                </m:sub>
              </m:sSub>
              <m:r>
                <m:t> </m:t>
              </m:r>
              <m:sSub>
                <m:e>
                  <m:r>
                    <m:t>d</m:t>
                  </m:r>
                </m:e>
                <m:sub>
                  <m:r>
                    <m:t>i</m:t>
                  </m:r>
                  <m:r>
                    <m:t>i</m:t>
                  </m:r>
                </m:sub>
              </m:sSub>
              <m:r>
                <m:t>&amp;</m:t>
              </m:r>
              <m:r>
                <m:t>&amp;</m:t>
              </m:r>
              <m:r>
                <m:rPr>
                  <m:nor/>
                  <m:sty m:val="p"/>
                </m:rPr>
                <m:t>(the only term that can be nonzero)</m:t>
              </m:r>
            </m:e>
            <m:e>
              <m:r>
                <m:t>&amp;</m:t>
              </m:r>
              <m:r>
                <m:rPr>
                  <m:sty m:val="p"/>
                </m:rPr>
                <m:t>=</m:t>
              </m:r>
              <m:sSub>
                <m:e>
                  <m:r>
                    <m:t>σ</m:t>
                  </m:r>
                </m:e>
                <m:sub>
                  <m:r>
                    <m:t>i</m:t>
                  </m:r>
                </m:sub>
              </m:sSub>
              <m:r>
                <m:rPr>
                  <m:sty m:val="p"/>
                </m:rPr>
                <m:t>⋅</m:t>
              </m:r>
              <m:sSub>
                <m:e>
                  <m:r>
                    <m:t>σ</m:t>
                  </m:r>
                </m:e>
                <m:sub>
                  <m:r>
                    <m:t>i</m:t>
                  </m:r>
                </m:sub>
              </m:sSub>
              <m:r>
                <m:t>&amp;</m:t>
              </m:r>
              <m:r>
                <m:t>&amp;</m:t>
              </m:r>
              <m:r>
                <m:rPr>
                  <m:nor/>
                  <m:sty m:val="p"/>
                </m:rPr>
                <m:t>(definition of </m:t>
              </m:r>
              <m:r>
                <m:rPr>
                  <m:sty m:val="bi"/>
                </m:rPr>
                <m:t>D</m:t>
              </m:r>
              <m:r>
                <m:rPr>
                  <m:nor/>
                  <m:sty m:val="p"/>
                </m:rPr>
                <m:t>)</m:t>
              </m:r>
            </m:e>
            <m:e>
              <m:r>
                <m:t>&amp;</m:t>
              </m:r>
              <m:r>
                <m:rPr>
                  <m:sty m:val="p"/>
                </m:rPr>
                <m:t>=</m:t>
              </m:r>
              <m:sSubSup>
                <m:e>
                  <m:r>
                    <m:t>σ</m:t>
                  </m:r>
                </m:e>
                <m:sub>
                  <m:r>
                    <m:t>i</m:t>
                  </m:r>
                </m:sub>
                <m:sup>
                  <m:r>
                    <m:t>2</m:t>
                  </m:r>
                </m:sup>
              </m:sSubSup>
              <m:r>
                <m:t>&amp;</m:t>
              </m:r>
              <m:r>
                <m:t>&amp;</m:t>
              </m:r>
              <m:r>
                <m:rPr>
                  <m:nor/>
                  <m:sty m:val="p"/>
                </m:rPr>
                <m:t>(notation for a square)</m:t>
              </m:r>
            </m:e>
          </m:eqArr>
        </m:oMath>
      </m:oMathPara>
    </w:p>
    <w:p>
      <w:pPr>
        <w:pStyle w:val="FirstParagraph"/>
      </w:pPr>
      <w:r>
        <w:t xml:space="preserve">For</w:t>
      </w:r>
      <w:r>
        <w:t xml:space="preserve"> </w:t>
      </w:r>
      <m:oMath>
        <m:r>
          <m:t>i</m:t>
        </m:r>
        <m:r>
          <m:rPr>
            <m:sty m:val="p"/>
          </m:rPr>
          <m:t>&gt;</m:t>
        </m:r>
        <m:r>
          <m:t>r</m:t>
        </m:r>
      </m:oMath>
      <w:r>
        <w:t xml:space="preserve">, every term is</w:t>
      </w:r>
      <w:r>
        <w:t xml:space="preserve"> </w:t>
      </w:r>
      <m:oMath>
        <m:r>
          <m:t>0</m:t>
        </m:r>
      </m:oMath>
      <w:r>
        <w:t xml:space="preserve">, so</w:t>
      </w:r>
      <w:r>
        <w:t xml:space="preserve"> </w:t>
      </w:r>
      <m:oMath>
        <m:sSub>
          <m:e>
            <m:r>
              <m:t>λ</m:t>
            </m:r>
          </m:e>
          <m:sub>
            <m:r>
              <m:t>i</m:t>
            </m:r>
          </m:sub>
        </m:sSub>
        <m:r>
          <m:rPr>
            <m:sty m:val="p"/>
          </m:rPr>
          <m:t>=</m:t>
        </m:r>
        <m:r>
          <m:t>0</m:t>
        </m:r>
      </m:oMath>
      <w:r>
        <w:t xml:space="preserve">.</w:t>
      </w:r>
    </w:p>
    <w:p>
      <w:pPr>
        <w:pStyle w:val="BodyText"/>
      </w:pPr>
      <w:r>
        <w:rPr>
          <w:b/>
          <w:bCs/>
        </w:rPr>
        <w:t xml:space="preserve">The eigenvectors.</w:t>
      </w:r>
      <w:r>
        <w:t xml:space="preserve"> </w:t>
      </w:r>
      <w:r>
        <w:t xml:space="preserve">Write</w:t>
      </w:r>
      <w:r>
        <w:t xml:space="preserve"> </w:t>
      </w:r>
      <m:oMath>
        <m:sSub>
          <m:e>
            <m:acc>
              <m:accPr>
                <m:chr m:val="̃"/>
              </m:accPr>
              <m:e>
                <m:r>
                  <m:t>v</m:t>
                </m:r>
              </m:e>
            </m:acc>
          </m:e>
          <m:sub>
            <m:r>
              <m:t>i</m:t>
            </m:r>
          </m:sub>
        </m:sSub>
      </m:oMath>
      <w:r>
        <w:t xml:space="preserve"> </w:t>
      </w:r>
      <w:r>
        <w:t xml:space="preserve">for column</w:t>
      </w:r>
      <w:r>
        <w:t xml:space="preserve"> </w:t>
      </w:r>
      <m:oMath>
        <m:r>
          <m:t>i</m:t>
        </m:r>
      </m:oMath>
      <w:r>
        <w:t xml:space="preserve"> </w:t>
      </w:r>
      <w:r>
        <w:t xml:space="preserve">of</w:t>
      </w:r>
      <w:r>
        <w:t xml:space="preserve"> </w:t>
      </w:r>
      <m:oMath>
        <m:r>
          <m:rPr>
            <m:sty m:val="bi"/>
          </m:rPr>
          <m:t>V</m:t>
        </m:r>
      </m:oMath>
      <w:r>
        <w:t xml:space="preserve">,</w:t>
      </w:r>
      <w:r>
        <w:t xml:space="preserve"> </w:t>
      </w:r>
      <w:r>
        <w:t xml:space="preserve">and</w:t>
      </w:r>
      <w:r>
        <w:t xml:space="preserve"> </w:t>
      </w:r>
      <m:oMath>
        <m:sSub>
          <m:e>
            <m:acc>
              <m:accPr>
                <m:chr m:val="̃"/>
              </m:accPr>
              <m:e>
                <m:r>
                  <m:t>e</m:t>
                </m:r>
              </m:e>
            </m:acc>
          </m:e>
          <m:sub>
            <m:r>
              <m:t>i</m:t>
            </m:r>
          </m:sub>
        </m:sSub>
      </m:oMath>
      <w:r>
        <w:t xml:space="preserve"> </w:t>
      </w:r>
      <w:r>
        <w:t xml:space="preserve">for the indicator vector (</w:t>
      </w:r>
      <w:hyperlink w:anchor="def-indicator-vector">
        <w:r>
          <w:rPr>
            <w:rStyle w:val="Hyperlink"/>
          </w:rPr>
          <w:t xml:space="preserve">Definition 12</w:t>
        </w:r>
      </w:hyperlink>
      <w:r>
        <w:t xml:space="preserve">) of length</w:t>
      </w:r>
      <w:r>
        <w:t xml:space="preserve"> </w:t>
      </w:r>
      <m:oMath>
        <m:r>
          <m:t>p</m:t>
        </m:r>
      </m:oMath>
      <w:r>
        <w:t xml:space="preserve">.</w:t>
      </w:r>
      <w:r>
        <w:t xml:space="preserve"> </w:t>
      </w:r>
      <w:r>
        <w:t xml:space="preserve">Column</w:t>
      </w:r>
      <w:r>
        <w:t xml:space="preserve"> </w:t>
      </w:r>
      <m:oMath>
        <m:r>
          <m:t>i</m:t>
        </m:r>
      </m:oMath>
      <w:r>
        <w:t xml:space="preserve"> </w:t>
      </w:r>
      <w:r>
        <w:t xml:space="preserve">of</w:t>
      </w:r>
      <w:r>
        <w:t xml:space="preserve"> </w:t>
      </w:r>
      <m:oMath>
        <m:sSup>
          <m:e>
            <m:r>
              <m:rPr>
                <m:sty m:val="bi"/>
              </m:rPr>
              <m:t>V</m:t>
            </m:r>
          </m:e>
          <m:sup>
            <m:r>
              <m:rPr>
                <m:sty m:val="p"/>
              </m:rPr>
              <m:t>⊤</m:t>
            </m:r>
          </m:sup>
        </m:sSup>
        <m:r>
          <m:rPr>
            <m:sty m:val="bi"/>
          </m:rPr>
          <m:t>V</m:t>
        </m:r>
        <m:r>
          <m:rPr>
            <m:sty m:val="p"/>
          </m:rPr>
          <m:t>=</m:t>
        </m:r>
        <m:sSub>
          <m:e>
            <m:r>
              <m:rPr>
                <m:sty m:val="bi"/>
              </m:rPr>
              <m:t>I</m:t>
            </m:r>
          </m:e>
          <m:sub>
            <m:r>
              <m:t>p</m:t>
            </m:r>
          </m:sub>
        </m:sSub>
      </m:oMath>
      <w:r>
        <w:t xml:space="preserve"> </w:t>
      </w:r>
      <w:r>
        <w:t xml:space="preserve">says</w:t>
      </w:r>
      <w:r>
        <w:t xml:space="preserve"> </w:t>
      </w:r>
      <m:oMath>
        <m:sSup>
          <m:e>
            <m:r>
              <m:rPr>
                <m:sty m:val="bi"/>
              </m:rPr>
              <m:t>V</m:t>
            </m:r>
          </m:e>
          <m:sup>
            <m:r>
              <m:rPr>
                <m:sty m:val="p"/>
              </m:rPr>
              <m:t>⊤</m:t>
            </m:r>
          </m:sup>
        </m:sSup>
        <m:sSub>
          <m:e>
            <m:acc>
              <m:accPr>
                <m:chr m:val="̃"/>
              </m:accPr>
              <m:e>
                <m:r>
                  <m:t>v</m:t>
                </m:r>
              </m:e>
            </m:acc>
          </m:e>
          <m:sub>
            <m:r>
              <m:t>i</m:t>
            </m:r>
          </m:sub>
        </m:sSub>
        <m:r>
          <m:rPr>
            <m:sty m:val="p"/>
          </m:rPr>
          <m:t>=</m:t>
        </m:r>
        <m:sSub>
          <m:e>
            <m:acc>
              <m:accPr>
                <m:chr m:val="̃"/>
              </m:accPr>
              <m:e>
                <m:r>
                  <m:t>e</m:t>
                </m:r>
              </m:e>
            </m:acc>
          </m:e>
          <m:sub>
            <m:r>
              <m:t>i</m:t>
            </m:r>
          </m:sub>
        </m:sSub>
      </m:oMath>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r>
                <m:t> </m:t>
              </m:r>
              <m:sSub>
                <m:e>
                  <m:acc>
                    <m:accPr>
                      <m:chr m:val="̃"/>
                    </m:accPr>
                    <m:e>
                      <m:r>
                        <m:t>v</m:t>
                      </m:r>
                    </m:e>
                  </m:acc>
                </m:e>
                <m:sub>
                  <m:r>
                    <m:t>i</m:t>
                  </m:r>
                </m:sub>
              </m:sSub>
              <m:r>
                <m:t>&amp;</m:t>
              </m:r>
              <m:r>
                <m:rPr>
                  <m:sty m:val="p"/>
                </m:rPr>
                <m:t>=</m:t>
              </m:r>
              <m:r>
                <m:rPr>
                  <m:sty m:val="bi"/>
                </m:rPr>
                <m:t>V</m:t>
              </m:r>
              <m:r>
                <m:rPr>
                  <m:sty m:val="b"/>
                </m:rPr>
                <m:t>Λ</m:t>
              </m:r>
              <m:r>
                <m:t> </m:t>
              </m:r>
              <m:sSup>
                <m:e>
                  <m:r>
                    <m:rPr>
                      <m:sty m:val="bi"/>
                    </m:rPr>
                    <m:t>V</m:t>
                  </m:r>
                </m:e>
                <m:sup>
                  <m:r>
                    <m:rPr>
                      <m:sty m:val="p"/>
                    </m:rPr>
                    <m:t>⊤</m:t>
                  </m:r>
                </m:sup>
              </m:sSup>
              <m:sSub>
                <m:e>
                  <m:acc>
                    <m:accPr>
                      <m:chr m:val="̃"/>
                    </m:accPr>
                    <m:e>
                      <m:r>
                        <m:t>v</m:t>
                      </m:r>
                    </m:e>
                  </m:acc>
                </m:e>
                <m:sub>
                  <m:r>
                    <m:t>i</m:t>
                  </m:r>
                </m:sub>
              </m:sSub>
              <m:r>
                <m:t>&amp;</m:t>
              </m:r>
              <m:r>
                <m:t>&amp;</m:t>
              </m:r>
              <m:r>
                <m:rPr>
                  <m:nor/>
                  <m:sty m:val="p"/>
                </m:rPr>
                <m:t>(the factorization)</m:t>
              </m:r>
            </m:e>
            <m:e>
              <m:r>
                <m:t>&amp;</m:t>
              </m:r>
              <m:r>
                <m:rPr>
                  <m:sty m:val="p"/>
                </m:rPr>
                <m:t>=</m:t>
              </m:r>
              <m:r>
                <m:rPr>
                  <m:sty m:val="bi"/>
                </m:rPr>
                <m:t>V</m:t>
              </m:r>
              <m:r>
                <m:rPr>
                  <m:sty m:val="b"/>
                </m:rPr>
                <m:t>Λ</m:t>
              </m:r>
              <m:r>
                <m:t> </m:t>
              </m:r>
              <m:sSub>
                <m:e>
                  <m:acc>
                    <m:accPr>
                      <m:chr m:val="̃"/>
                    </m:accPr>
                    <m:e>
                      <m:r>
                        <m:t>e</m:t>
                      </m:r>
                    </m:e>
                  </m:acc>
                </m:e>
                <m:sub>
                  <m:r>
                    <m:t>i</m:t>
                  </m:r>
                </m:sub>
              </m:sSub>
              <m:r>
                <m:t>&amp;</m:t>
              </m:r>
              <m:r>
                <m:t>&amp;</m:t>
              </m:r>
              <m:r>
                <m:rPr>
                  <m:nor/>
                  <m:sty m:val="p"/>
                </m:rPr>
                <m:t>(</m:t>
              </m:r>
              <m:sSup>
                <m:e>
                  <m:r>
                    <m:rPr>
                      <m:sty m:val="bi"/>
                    </m:rPr>
                    <m:t>V</m:t>
                  </m:r>
                </m:e>
                <m:sup>
                  <m:r>
                    <m:rPr>
                      <m:sty m:val="p"/>
                    </m:rPr>
                    <m:t>⊤</m:t>
                  </m:r>
                </m:sup>
              </m:sSup>
              <m:sSub>
                <m:e>
                  <m:acc>
                    <m:accPr>
                      <m:chr m:val="̃"/>
                    </m:accPr>
                    <m:e>
                      <m:r>
                        <m:t>v</m:t>
                      </m:r>
                    </m:e>
                  </m:acc>
                </m:e>
                <m:sub>
                  <m:r>
                    <m:t>i</m:t>
                  </m:r>
                </m:sub>
              </m:sSub>
              <m:r>
                <m:rPr>
                  <m:sty m:val="p"/>
                </m:rPr>
                <m:t>=</m:t>
              </m:r>
              <m:sSub>
                <m:e>
                  <m:acc>
                    <m:accPr>
                      <m:chr m:val="̃"/>
                    </m:accPr>
                    <m:e>
                      <m:r>
                        <m:t>e</m:t>
                      </m:r>
                    </m:e>
                  </m:acc>
                </m:e>
                <m:sub>
                  <m:r>
                    <m:t>i</m:t>
                  </m:r>
                </m:sub>
              </m:sSub>
              <m:r>
                <m:rPr>
                  <m:nor/>
                  <m:sty m:val="p"/>
                </m:rPr>
                <m:t>)</m:t>
              </m:r>
            </m:e>
            <m:e>
              <m:r>
                <m:t>&amp;</m:t>
              </m:r>
              <m:r>
                <m:rPr>
                  <m:sty m:val="p"/>
                </m:rPr>
                <m:t>=</m:t>
              </m:r>
              <m:r>
                <m:rPr>
                  <m:sty m:val="bi"/>
                </m:rPr>
                <m:t>V</m:t>
              </m:r>
              <m:r>
                <m:t> </m:t>
              </m:r>
              <m:r>
                <m:rPr>
                  <m:sty m:val="p"/>
                </m:rPr>
                <m:t>(</m:t>
              </m:r>
              <m:sSub>
                <m:e>
                  <m:r>
                    <m:t>λ</m:t>
                  </m:r>
                </m:e>
                <m:sub>
                  <m:r>
                    <m:t>i</m:t>
                  </m:r>
                </m:sub>
              </m:sSub>
              <m:r>
                <m:t> </m:t>
              </m:r>
              <m:sSub>
                <m:e>
                  <m:acc>
                    <m:accPr>
                      <m:chr m:val="̃"/>
                    </m:accPr>
                    <m:e>
                      <m:r>
                        <m:t>e</m:t>
                      </m:r>
                    </m:e>
                  </m:acc>
                </m:e>
                <m:sub>
                  <m:r>
                    <m:t>i</m:t>
                  </m:r>
                </m:sub>
              </m:sSub>
              <m:r>
                <m:rPr>
                  <m:sty m:val="p"/>
                </m:rPr>
                <m:t>)</m:t>
              </m:r>
              <m:r>
                <m:t>&amp;</m:t>
              </m:r>
              <m:r>
                <m:t>&amp;</m:t>
              </m:r>
              <m:r>
                <m:rPr>
                  <m:nor/>
                  <m:sty m:val="p"/>
                </m:rPr>
                <m:t>(column </m:t>
              </m:r>
              <m:r>
                <m:t>i</m:t>
              </m:r>
              <m:r>
                <m:rPr>
                  <m:nor/>
                  <m:sty m:val="p"/>
                </m:rPr>
                <m:t> of the diagonal matrix </m:t>
              </m:r>
              <m:r>
                <m:rPr>
                  <m:sty m:val="b"/>
                </m:rPr>
                <m:t>Λ</m:t>
              </m:r>
              <m:r>
                <m:rPr>
                  <m:nor/>
                  <m:sty m:val="p"/>
                </m:rPr>
                <m:t>)</m:t>
              </m:r>
            </m:e>
            <m:e>
              <m:r>
                <m:t>&amp;</m:t>
              </m:r>
              <m:r>
                <m:rPr>
                  <m:sty m:val="p"/>
                </m:rPr>
                <m:t>=</m:t>
              </m:r>
              <m:sSub>
                <m:e>
                  <m:r>
                    <m:t>λ</m:t>
                  </m:r>
                </m:e>
                <m:sub>
                  <m:r>
                    <m:t>i</m:t>
                  </m:r>
                </m:sub>
              </m:sSub>
              <m:r>
                <m:t> </m:t>
              </m:r>
              <m:r>
                <m:rPr>
                  <m:sty m:val="bi"/>
                </m:rPr>
                <m:t>V</m:t>
              </m:r>
              <m:sSub>
                <m:e>
                  <m:acc>
                    <m:accPr>
                      <m:chr m:val="̃"/>
                    </m:accPr>
                    <m:e>
                      <m:r>
                        <m:t>e</m:t>
                      </m:r>
                    </m:e>
                  </m:acc>
                </m:e>
                <m:sub>
                  <m:r>
                    <m:t>i</m:t>
                  </m:r>
                </m:sub>
              </m:sSub>
              <m:r>
                <m:t>&amp;</m:t>
              </m:r>
              <m:r>
                <m:t>&amp;</m:t>
              </m:r>
              <m:r>
                <m:rPr>
                  <m:nor/>
                  <m:sty m:val="p"/>
                </m:rPr>
                <m:t>(move the scalar </m:t>
              </m:r>
              <m:sSub>
                <m:e>
                  <m:r>
                    <m:t>λ</m:t>
                  </m:r>
                </m:e>
                <m:sub>
                  <m:r>
                    <m:t>i</m:t>
                  </m:r>
                </m:sub>
              </m:sSub>
              <m:r>
                <m:rPr>
                  <m:nor/>
                  <m:sty m:val="p"/>
                </m:rPr>
                <m:t> to the front)</m:t>
              </m:r>
            </m:e>
            <m:e>
              <m:r>
                <m:t>&amp;</m:t>
              </m:r>
              <m:r>
                <m:rPr>
                  <m:sty m:val="p"/>
                </m:rPr>
                <m:t>=</m:t>
              </m:r>
              <m:sSub>
                <m:e>
                  <m:r>
                    <m:t>λ</m:t>
                  </m:r>
                </m:e>
                <m:sub>
                  <m:r>
                    <m:t>i</m:t>
                  </m:r>
                </m:sub>
              </m:sSub>
              <m:r>
                <m:t> </m:t>
              </m:r>
              <m:sSub>
                <m:e>
                  <m:acc>
                    <m:accPr>
                      <m:chr m:val="̃"/>
                    </m:accPr>
                    <m:e>
                      <m:r>
                        <m:t>v</m:t>
                      </m:r>
                    </m:e>
                  </m:acc>
                </m:e>
                <m:sub>
                  <m:r>
                    <m:t>i</m:t>
                  </m:r>
                </m:sub>
              </m:sSub>
              <m:r>
                <m:t>&amp;</m:t>
              </m:r>
              <m:r>
                <m:t>&amp;</m:t>
              </m:r>
              <m:r>
                <m:rPr>
                  <m:nor/>
                  <m:sty m:val="p"/>
                </m:rPr>
                <m:t>(</m:t>
              </m:r>
              <m:r>
                <m:rPr>
                  <m:sty m:val="bi"/>
                </m:rPr>
                <m:t>V</m:t>
              </m:r>
              <m:sSub>
                <m:e>
                  <m:acc>
                    <m:accPr>
                      <m:chr m:val="̃"/>
                    </m:accPr>
                    <m:e>
                      <m:r>
                        <m:t>e</m:t>
                      </m:r>
                    </m:e>
                  </m:acc>
                </m:e>
                <m:sub>
                  <m:r>
                    <m:t>i</m:t>
                  </m:r>
                </m:sub>
              </m:sSub>
              <m:r>
                <m:rPr>
                  <m:nor/>
                  <m:sty m:val="p"/>
                </m:rPr>
                <m:t> is column </m:t>
              </m:r>
              <m:r>
                <m:t>i</m:t>
              </m:r>
              <m:r>
                <m:rPr>
                  <m:nor/>
                  <m:sty m:val="p"/>
                </m:rPr>
                <m:t> of </m:t>
              </m:r>
              <m:r>
                <m:rPr>
                  <m:sty m:val="bi"/>
                </m:rPr>
                <m:t>V</m:t>
              </m:r>
              <m:r>
                <m:rPr>
                  <m:nor/>
                  <m:sty m:val="p"/>
                </m:rPr>
                <m:t>)</m:t>
              </m:r>
            </m:e>
          </m:eqArr>
        </m:oMath>
      </m:oMathPara>
    </w:p>
    <w:p>
      <w:pPr>
        <w:pStyle w:val="FirstParagraph"/>
      </w:pPr>
      <w:r>
        <w:t xml:space="preserve">and</w:t>
      </w:r>
      <w:r>
        <w:t xml:space="preserve"> </w:t>
      </w:r>
      <m:oMath>
        <m:sSub>
          <m:e>
            <m:acc>
              <m:accPr>
                <m:chr m:val="̃"/>
              </m:accPr>
              <m:e>
                <m:r>
                  <m:t>v</m:t>
                </m:r>
              </m:e>
            </m:acc>
          </m:e>
          <m:sub>
            <m:r>
              <m:t>i</m:t>
            </m:r>
          </m:sub>
        </m:sSub>
        <m:r>
          <m:rPr>
            <m:sty m:val="p"/>
          </m:rPr>
          <m:t>≠</m:t>
        </m:r>
        <m:acc>
          <m:accPr>
            <m:chr m:val="̃"/>
          </m:accPr>
          <m:e>
            <m:r>
              <m:t>0</m:t>
            </m:r>
          </m:e>
        </m:acc>
      </m:oMath>
      <w:r>
        <w:t xml:space="preserve"> </w:t>
      </w:r>
      <w:r>
        <w:t xml:space="preserve">because it has norm</w:t>
      </w:r>
      <w:r>
        <w:t xml:space="preserve"> </w:t>
      </w:r>
      <m:oMath>
        <m:r>
          <m:t>1</m:t>
        </m:r>
      </m:oMath>
      <w:r>
        <w:t xml:space="preserve">.</w:t>
      </w:r>
    </w:p>
    <w:bookmarkStart w:id="455" w:name="exm-svd-evd"/>
    <w:p>
      <w:pPr>
        <w:pStyle w:val="BodyText"/>
      </w:pPr>
      <w:r>
        <w:rPr>
          <w:b/>
          <w:bCs/>
        </w:rPr>
        <w:t xml:space="preserve">Example 141 (</w:t>
      </w:r>
      <m:oMath>
        <m:sSup>
          <m:e>
            <m:r>
              <m:rPr>
                <m:sty m:val="bi"/>
              </m:rPr>
              <m:t>A</m:t>
            </m:r>
          </m:e>
          <m:sup>
            <m:r>
              <m:rPr>
                <m:sty m:val="p"/>
              </m:rPr>
              <m:t>⊤</m:t>
            </m:r>
          </m:sup>
        </m:sSup>
        <m:r>
          <m:rPr>
            <m:sty m:val="bi"/>
          </m:rPr>
          <m:t>A</m:t>
        </m:r>
      </m:oMath>
      <w:r>
        <w:rPr>
          <w:b/>
          <w:bCs/>
        </w:rPr>
        <w:t xml:space="preserve"> </w:t>
      </w:r>
      <w:r>
        <w:rPr>
          <w:b/>
          <w:bCs/>
        </w:rPr>
        <w:t xml:space="preserve">for the matrix of the SVD example)</w:t>
      </w:r>
      <w:r>
        <w:t xml:space="preserve"> </w:t>
      </w:r>
      <w:r>
        <w:t xml:space="preserve">For</w:t>
      </w:r>
      <w:r>
        <w:t xml:space="preserve"> </w:t>
      </w:r>
      <m:oMath>
        <m:r>
          <m:rPr>
            <m:sty m:val="bi"/>
          </m:rPr>
          <m:t>A</m:t>
        </m:r>
      </m:oMath>
      <w:r>
        <w:t xml:space="preserve"> </w:t>
      </w:r>
      <w:r>
        <w:t xml:space="preserve">in</w:t>
      </w:r>
      <w:r>
        <w:t xml:space="preserve"> </w:t>
      </w:r>
      <w:hyperlink w:anchor="exm-svd">
        <w:r>
          <w:rPr>
            <w:rStyle w:val="Hyperlink"/>
          </w:rPr>
          <w:t xml:space="preserve">Example 140</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1</m:t>
                        </m:r>
                      </m:e>
                    </m:mr>
                    <m:mr>
                      <m:e>
                        <m:r>
                          <m:t>1</m:t>
                        </m:r>
                      </m:e>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e>
                      <m:e>
                        <m:r>
                          <m:t>1</m:t>
                        </m:r>
                        <m:r>
                          <m:rPr>
                            <m:sty m:val="p"/>
                          </m:rPr>
                          <m:t>−</m:t>
                        </m:r>
                        <m:r>
                          <m:t>1</m:t>
                        </m:r>
                        <m:r>
                          <m:rPr>
                            <m:sty m:val="p"/>
                          </m:rPr>
                          <m:t>+</m:t>
                        </m:r>
                        <m:r>
                          <m:t>1</m:t>
                        </m:r>
                      </m:e>
                    </m:mr>
                    <m:mr>
                      <m:e>
                        <m:r>
                          <m:t>1</m:t>
                        </m:r>
                        <m:r>
                          <m:rPr>
                            <m:sty m:val="p"/>
                          </m:rPr>
                          <m:t>−</m:t>
                        </m:r>
                        <m:r>
                          <m:t>1</m:t>
                        </m:r>
                        <m:r>
                          <m:rPr>
                            <m:sty m:val="p"/>
                          </m:rPr>
                          <m:t>+</m:t>
                        </m:r>
                        <m:r>
                          <m:t>1</m:t>
                        </m:r>
                      </m:e>
                      <m:e>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r>
                <m:t>&amp;</m:t>
              </m:r>
              <m:r>
                <m:t>&amp;</m:t>
              </m:r>
              <m:r>
                <m:rPr>
                  <m:nor/>
                  <m:sty m:val="p"/>
                </m:rPr>
                <m:t>(add)</m:t>
              </m:r>
            </m:e>
          </m:eqArr>
        </m:oMath>
      </m:oMathPara>
    </w:p>
    <w:p>
      <w:pPr>
        <w:pStyle w:val="FirstParagraph"/>
      </w:pPr>
      <w:hyperlink w:anchor="thm-svd-evd">
        <w:r>
          <w:rPr>
            <w:rStyle w:val="Hyperlink"/>
          </w:rPr>
          <w:t xml:space="preserve">Theorem 74</w:t>
        </w:r>
      </w:hyperlink>
      <w:r>
        <w:t xml:space="preserve"> </w:t>
      </w:r>
      <w:r>
        <w:t xml:space="preserve">says its eigenvalues are</w:t>
      </w:r>
      <w:r>
        <w:t xml:space="preserve"> </w:t>
      </w:r>
      <m:oMath>
        <m:sSubSup>
          <m:e>
            <m:r>
              <m:t>σ</m:t>
            </m:r>
          </m:e>
          <m:sub>
            <m:r>
              <m:t>1</m:t>
            </m:r>
          </m:sub>
          <m:sup>
            <m:r>
              <m:t>2</m:t>
            </m:r>
          </m:sup>
        </m:sSubSup>
        <m:r>
          <m:rPr>
            <m:sty m:val="p"/>
          </m:rPr>
          <m:t>=</m:t>
        </m:r>
        <m:r>
          <m:t>4</m:t>
        </m:r>
      </m:oMath>
      <w:r>
        <w:t xml:space="preserve"> </w:t>
      </w:r>
      <w:r>
        <w:t xml:space="preserve">and</w:t>
      </w:r>
      <w:r>
        <w:t xml:space="preserve"> </w:t>
      </w:r>
      <m:oMath>
        <m:sSubSup>
          <m:e>
            <m:r>
              <m:t>σ</m:t>
            </m:r>
          </m:e>
          <m:sub>
            <m:r>
              <m:t>2</m:t>
            </m:r>
          </m:sub>
          <m:sup>
            <m:r>
              <m:t>2</m:t>
            </m:r>
          </m:sup>
        </m:sSubSup>
        <m:r>
          <m:rPr>
            <m:sty m:val="p"/>
          </m:rPr>
          <m:t>=</m:t>
        </m:r>
        <m:r>
          <m:t>2</m:t>
        </m:r>
      </m:oMath>
      <w:r>
        <w:t xml:space="preserve">,</w:t>
      </w:r>
      <w:r>
        <w:t xml:space="preserve"> </w:t>
      </w:r>
      <w:r>
        <w:t xml:space="preserve">with the columns of</w:t>
      </w:r>
      <w:r>
        <w:t xml:space="preserve"> </w:t>
      </w:r>
      <m:oMath>
        <m:r>
          <m:rPr>
            <m:sty m:val="bi"/>
          </m:rPr>
          <m:t>V</m:t>
        </m:r>
      </m:oMath>
      <w:r>
        <w:t xml:space="preserve"> </w:t>
      </w:r>
      <w:r>
        <w:t xml:space="preserve">as eigenvectors.</w:t>
      </w:r>
      <w:r>
        <w:t xml:space="preserve"> </w:t>
      </w:r>
      <w:r>
        <w:t xml:space="preserve">Checking the first column, up to its factor</w:t>
      </w:r>
      <w:r>
        <w:t xml:space="preserve"> </w:t>
      </w:r>
      <m:oMath>
        <m:f>
          <m:fPr>
            <m:type m:val="bar"/>
          </m:fPr>
          <m:num>
            <m:r>
              <m:t>1</m:t>
            </m:r>
          </m:num>
          <m:den>
            <m:rad>
              <m:radPr>
                <m:degHide m:val="on"/>
              </m:radPr>
              <m:deg/>
              <m:e>
                <m:r>
                  <m:t>2</m:t>
                </m:r>
              </m:e>
            </m:rad>
          </m:den>
        </m:f>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t>1</m:t>
                        </m:r>
                      </m:e>
                    </m:mr>
                    <m:mr>
                      <m:e>
                        <m:r>
                          <m:t>1</m:t>
                        </m:r>
                        <m:r>
                          <m:rPr>
                            <m:sty m:val="p"/>
                          </m:rPr>
                          <m:t>⋅</m:t>
                        </m:r>
                        <m:r>
                          <m:t>1</m:t>
                        </m:r>
                        <m:r>
                          <m:rPr>
                            <m:sty m:val="p"/>
                          </m:rPr>
                          <m:t>+</m:t>
                        </m:r>
                        <m:r>
                          <m:t>3</m:t>
                        </m:r>
                        <m:r>
                          <m:rPr>
                            <m:sty m:val="p"/>
                          </m:rPr>
                          <m:t>⋅</m:t>
                        </m:r>
                        <m:r>
                          <m:t>1</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4</m:t>
                        </m:r>
                      </m:e>
                    </m:mr>
                    <m:mr>
                      <m:e>
                        <m:r>
                          <m:t>4</m:t>
                        </m:r>
                      </m:e>
                    </m:mr>
                  </m:m>
                </m:e>
              </m:d>
              <m:r>
                <m:t>&amp;</m:t>
              </m:r>
              <m:r>
                <m:t>&amp;</m:t>
              </m:r>
              <m:r>
                <m:rPr>
                  <m:nor/>
                  <m:sty m:val="p"/>
                </m:rPr>
                <m:t>(add)</m:t>
              </m:r>
            </m:e>
            <m:e>
              <m:r>
                <m:t>&amp;</m:t>
              </m:r>
              <m:r>
                <m:rPr>
                  <m:sty m:val="p"/>
                </m:rPr>
                <m:t>=</m:t>
              </m:r>
              <m:r>
                <m:t>4</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4</m:t>
              </m:r>
              <m:r>
                <m:rPr>
                  <m:nor/>
                  <m:sty m:val="p"/>
                </m:rPr>
                <m:t>)</m:t>
              </m:r>
            </m:e>
          </m:eqArr>
        </m:oMath>
      </m:oMathPara>
    </w:p>
    <w:p>
      <w:pPr>
        <w:pStyle w:val="FirstParagraph"/>
      </w:pPr>
      <w:r>
        <w:t xml:space="preserve">and the second: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t>3</m:t>
                        </m:r>
                        <m:r>
                          <m:rPr>
                            <m:sty m:val="p"/>
                          </m:rPr>
                          <m:t>⋅</m:t>
                        </m:r>
                        <m:r>
                          <m:rPr>
                            <m:sty m:val="p"/>
                          </m:rPr>
                          <m:t>(</m:t>
                        </m:r>
                        <m:r>
                          <m:rPr>
                            <m:sty m:val="p"/>
                          </m:rPr>
                          <m:t>−</m:t>
                        </m:r>
                        <m:r>
                          <m:t>1</m:t>
                        </m:r>
                        <m:r>
                          <m:rPr>
                            <m:sty m:val="p"/>
                          </m:rPr>
                          <m:t>)</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2</m:t>
                        </m:r>
                      </m:e>
                    </m:mr>
                    <m:mr>
                      <m:e>
                        <m:r>
                          <m:rPr>
                            <m:sty m:val="p"/>
                          </m:rPr>
                          <m:t>−</m:t>
                        </m:r>
                        <m:r>
                          <m:t>2</m:t>
                        </m:r>
                      </m:e>
                    </m:mr>
                  </m:m>
                </m:e>
              </m:d>
              <m:r>
                <m:t>&amp;</m:t>
              </m:r>
              <m:r>
                <m:t>&amp;</m:t>
              </m:r>
              <m:r>
                <m:rPr>
                  <m:nor/>
                  <m:sty m:val="p"/>
                </m:rPr>
                <m:t>(add)</m:t>
              </m:r>
            </m:e>
            <m:e>
              <m:r>
                <m:t>&amp;</m:t>
              </m:r>
              <m:r>
                <m:rPr>
                  <m:sty m:val="p"/>
                </m:rPr>
                <m:t>=</m:t>
              </m:r>
              <m:r>
                <m:t>2</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2</m:t>
              </m:r>
              <m:r>
                <m:rPr>
                  <m:nor/>
                  <m:sty m:val="p"/>
                </m:rPr>
                <m:t>)</m:t>
              </m:r>
            </m:e>
          </m:eqArr>
        </m:oMath>
      </m:oMathPara>
    </w:p>
    <w:bookmarkEnd w:id="455"/>
    <w:bookmarkStart w:id="456" w:name="rem-svd-from-evd"/>
    <w:p>
      <w:pPr>
        <w:pStyle w:val="FirstParagraph"/>
      </w:pPr>
      <w:r>
        <w:rPr>
          <w:i/>
          <w:iCs/>
        </w:rPr>
        <w:t xml:space="preserve">Remark 35</w:t>
      </w:r>
      <w:r>
        <w:t xml:space="preserve"> (Building an SVD from an eigendecomposition). </w:t>
      </w:r>
      <w:hyperlink w:anchor="thm-svd-evd">
        <w:r>
          <w:rPr>
            <w:rStyle w:val="Hyperlink"/>
          </w:rPr>
          <w:t xml:space="preserve">Theorem 74</w:t>
        </w:r>
      </w:hyperlink>
      <w:r>
        <w:t xml:space="preserve"> </w:t>
      </w:r>
      <w:r>
        <w:t xml:space="preserve">matches</w:t>
      </w:r>
      <w:r>
        <w:t xml:space="preserve"> </w:t>
      </w:r>
      <w:r>
        <w:t xml:space="preserve">Banerjee and Roy (2014, chap. 12, pp. 372-373)</w:t>
      </w:r>
      <w:r>
        <w:t xml:space="preserve">,</w:t>
      </w:r>
      <w:r>
        <w:t xml:space="preserve"> </w:t>
      </w:r>
      <w:r>
        <w:t xml:space="preserve">which works in the other direction:</w:t>
      </w:r>
      <w:r>
        <w:t xml:space="preserve"> </w:t>
      </w:r>
      <w:r>
        <w:t xml:space="preserve">it constructs an SVD from a spectral decomposition of</w:t>
      </w:r>
      <w:r>
        <w:t xml:space="preserve"> </w:t>
      </w:r>
      <m:oMath>
        <m:sSup>
          <m:e>
            <m:r>
              <m:rPr>
                <m:sty m:val="bi"/>
              </m:rPr>
              <m:t>A</m:t>
            </m:r>
          </m:e>
          <m:sup>
            <m:r>
              <m:rPr>
                <m:sty m:val="p"/>
              </m:rPr>
              <m:t>⊤</m:t>
            </m:r>
          </m:sup>
        </m:sSup>
        <m:r>
          <m:rPr>
            <m:sty m:val="bi"/>
          </m:rPr>
          <m:t>A</m:t>
        </m:r>
      </m:oMath>
      <w:r>
        <w:t xml:space="preserve"> </w:t>
      </w:r>
      <w:r>
        <w:t xml:space="preserve">and sets</w:t>
      </w:r>
      <w:r>
        <w:t xml:space="preserve"> </w:t>
      </w:r>
      <m:oMath>
        <m:sSub>
          <m:e>
            <m:r>
              <m:t>σ</m:t>
            </m:r>
          </m:e>
          <m:sub>
            <m:r>
              <m:t>i</m:t>
            </m:r>
          </m:sub>
        </m:sSub>
        <m:r>
          <m:rPr>
            <m:sty m:val="p"/>
          </m:rPr>
          <m:t>=</m:t>
        </m:r>
        <m:rad>
          <m:radPr>
            <m:degHide m:val="on"/>
          </m:radPr>
          <m:deg/>
          <m:e>
            <m:sSub>
              <m:e>
                <m:r>
                  <m:t>λ</m:t>
                </m:r>
              </m:e>
              <m:sub>
                <m:r>
                  <m:t>i</m:t>
                </m:r>
              </m:sub>
            </m:sSub>
          </m:e>
        </m:rad>
      </m:oMath>
      <w:r>
        <w:t xml:space="preserve">.</w:t>
      </w:r>
    </w:p>
    <w:p>
      <w:pPr>
        <w:pStyle w:val="BodyText"/>
      </w:pPr>
      <w:r>
        <w:t xml:space="preserve">For example, in</w:t>
      </w:r>
      <w:r>
        <w:t xml:space="preserve"> </w:t>
      </w:r>
      <w:hyperlink w:anchor="exm-svd-evd">
        <w:r>
          <w:rPr>
            <w:rStyle w:val="Hyperlink"/>
          </w:rPr>
          <w:t xml:space="preserve">Example 141</w:t>
        </w:r>
      </w:hyperlink>
      <w:r>
        <w:t xml:space="preserve"> </w:t>
      </w:r>
      <w:r>
        <w:t xml:space="preserve">the eigenvalues of</w:t>
      </w:r>
      <w:r>
        <w:t xml:space="preserve"> </w:t>
      </w:r>
      <m:oMath>
        <m:sSup>
          <m:e>
            <m:r>
              <m:rPr>
                <m:sty m:val="bi"/>
              </m:rPr>
              <m:t>A</m:t>
            </m:r>
          </m:e>
          <m:sup>
            <m:r>
              <m:rPr>
                <m:sty m:val="p"/>
              </m:rPr>
              <m:t>⊤</m:t>
            </m:r>
          </m:sup>
        </m:sSup>
        <m:r>
          <m:rPr>
            <m:sty m:val="bi"/>
          </m:rPr>
          <m:t>A</m:t>
        </m:r>
      </m:oMath>
      <w:r>
        <w:t xml:space="preserve"> </w:t>
      </w:r>
      <w:r>
        <w:t xml:space="preserve">are</w:t>
      </w:r>
      <w:r>
        <w:t xml:space="preserve"> </w:t>
      </w:r>
      <m:oMath>
        <m:r>
          <m:t>4</m:t>
        </m:r>
      </m:oMath>
      <w:r>
        <w:t xml:space="preserve"> </w:t>
      </w:r>
      <w:r>
        <w:t xml:space="preserve">and</w:t>
      </w:r>
      <w:r>
        <w:t xml:space="preserve"> </w:t>
      </w:r>
      <m:oMath>
        <m:r>
          <m:t>2</m:t>
        </m:r>
      </m:oMath>
      <w:r>
        <w:t xml:space="preserve">,</w:t>
      </w:r>
      <w:r>
        <w:t xml:space="preserve"> </w:t>
      </w:r>
      <w:r>
        <w:t xml:space="preserve">and</w:t>
      </w:r>
      <w:r>
        <w:t xml:space="preserve"> </w:t>
      </w:r>
      <m:oMath>
        <m:rad>
          <m:radPr>
            <m:degHide m:val="on"/>
          </m:radPr>
          <m:deg/>
          <m:e>
            <m:r>
              <m:t>4</m:t>
            </m:r>
          </m:e>
        </m:rad>
        <m:r>
          <m:rPr>
            <m:sty m:val="p"/>
          </m:rPr>
          <m:t>=</m:t>
        </m:r>
        <m:r>
          <m:t>2</m:t>
        </m:r>
      </m:oMath>
      <w:r>
        <w:t xml:space="preserve"> </w:t>
      </w:r>
      <w:r>
        <w:t xml:space="preserve">and</w:t>
      </w:r>
      <w:r>
        <w:t xml:space="preserve"> </w:t>
      </w:r>
      <m:oMath>
        <m:rad>
          <m:radPr>
            <m:degHide m:val="on"/>
          </m:radPr>
          <m:deg/>
          <m:e>
            <m:r>
              <m:t>2</m:t>
            </m:r>
          </m:e>
        </m:rad>
      </m:oMath>
      <w:r>
        <w:t xml:space="preserve"> </w:t>
      </w:r>
      <w:r>
        <w:t xml:space="preserve">are the singular values</w:t>
      </w:r>
      <w:r>
        <w:t xml:space="preserve"> </w:t>
      </w:r>
      <m:oMath>
        <m:sSub>
          <m:e>
            <m:r>
              <m:t>σ</m:t>
            </m:r>
          </m:e>
          <m:sub>
            <m:r>
              <m:t>1</m:t>
            </m:r>
          </m:sub>
        </m:sSub>
      </m:oMath>
      <w:r>
        <w:t xml:space="preserve"> </w:t>
      </w:r>
      <w:r>
        <w:t xml:space="preserve">and</w:t>
      </w:r>
      <w:r>
        <w:t xml:space="preserve"> </w:t>
      </w:r>
      <m:oMath>
        <m:sSub>
          <m:e>
            <m:r>
              <m:t>σ</m:t>
            </m:r>
          </m:e>
          <m:sub>
            <m:r>
              <m:t>2</m:t>
            </m:r>
          </m:sub>
        </m:sSub>
      </m:oMath>
      <w:r>
        <w:t xml:space="preserve"> </w:t>
      </w:r>
      <w:r>
        <w:t xml:space="preserve">of</w:t>
      </w:r>
      <w:r>
        <w:t xml:space="preserve"> </w:t>
      </w:r>
      <m:oMath>
        <m:r>
          <m:rPr>
            <m:sty m:val="bi"/>
          </m:rPr>
          <m:t>A</m:t>
        </m:r>
      </m:oMath>
      <w:r>
        <w:t xml:space="preserve"> </w:t>
      </w:r>
      <w:r>
        <w:t xml:space="preserve">from</w:t>
      </w:r>
      <w:r>
        <w:t xml:space="preserve"> </w:t>
      </w:r>
      <w:hyperlink w:anchor="exm-svd">
        <w:r>
          <w:rPr>
            <w:rStyle w:val="Hyperlink"/>
          </w:rPr>
          <w:t xml:space="preserve">Example 140</w:t>
        </w:r>
      </w:hyperlink>
      <w:r>
        <w:t xml:space="preserve">.</w:t>
      </w:r>
    </w:p>
    <w:bookmarkEnd w:id="456"/>
    <w:bookmarkEnd w:id="457"/>
    <w:bookmarkStart w:id="473" w:name="definite-matrices"/>
    <w:p>
      <w:pPr>
        <w:pStyle w:val="Heading2"/>
      </w:pPr>
      <w:r>
        <w:t xml:space="preserve">18 Definite Matrices</w:t>
      </w:r>
    </w:p>
    <w:bookmarkStart w:id="458" w:name="def-positive-semidefinite"/>
    <w:p>
      <w:pPr>
        <w:pStyle w:val="FirstParagraph"/>
      </w:pPr>
      <w:r>
        <w:rPr>
          <w:b/>
          <w:bCs/>
        </w:rPr>
        <w:t xml:space="preserve">Definition 85 (Positive semidefinite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semidefinite</w:t>
      </w:r>
      <w:r>
        <w:t xml:space="preserve"> </w:t>
      </w:r>
      <w:r>
        <w:t xml:space="preserve">if it satisfies both conditions:</w:t>
      </w:r>
    </w:p>
    <w:p>
      <w:pPr>
        <w:pStyle w:val="Compact"/>
        <w:numPr>
          <w:ilvl w:val="0"/>
          <w:numId w:val="1073"/>
        </w:numPr>
      </w:pPr>
      <m:oMath>
        <m:r>
          <m:rPr>
            <m:sty m:val="bi"/>
          </m:rPr>
          <m:t>A</m:t>
        </m:r>
      </m:oMath>
      <w:r>
        <w:t xml:space="preserve"> </w:t>
      </w:r>
      <w:r>
        <w:t xml:space="preserve">is symmetric (</w:t>
      </w:r>
      <w:hyperlink w:anchor="def-symmetric-matrix">
        <w:r>
          <w:rPr>
            <w:rStyle w:val="Hyperlink"/>
          </w:rPr>
          <w:t xml:space="preserve">Definition 69</w:t>
        </w:r>
      </w:hyperlink>
      <w:r>
        <w:t xml:space="preserve">).</w:t>
      </w:r>
    </w:p>
    <w:p>
      <w:pPr>
        <w:pStyle w:val="Compact"/>
        <w:numPr>
          <w:ilvl w:val="0"/>
          <w:numId w:val="1073"/>
        </w:numPr>
      </w:pPr>
      <w:r>
        <w:t xml:space="preserve">Every quadratic form (</w:t>
      </w:r>
      <w:hyperlink w:anchor="def-quadratic-form">
        <w:r>
          <w:rPr>
            <w:rStyle w:val="Hyperlink"/>
          </w:rPr>
          <w:t xml:space="preserve">Definition 77</w:t>
        </w:r>
      </w:hyperlink>
      <w:r>
        <w:t xml:space="preserve">) in</w:t>
      </w:r>
      <w:r>
        <w:t xml:space="preserve"> </w:t>
      </w:r>
      <m:oMath>
        <m:r>
          <m:rPr>
            <m:sty m:val="bi"/>
          </m:rPr>
          <m:t>A</m:t>
        </m:r>
      </m:oMath>
      <w:r>
        <w:t xml:space="preserve"> </w:t>
      </w:r>
      <w:r>
        <w:t xml:space="preserve">is non-negative:</w:t>
      </w:r>
      <w:r>
        <w:t xml:space="preserve"> </w:t>
      </w:r>
      <m:oMath>
        <m:sSup>
          <m:e>
            <m:acc>
              <m:accPr>
                <m:chr m:val="̃"/>
              </m:accPr>
              <m:e>
                <m:r>
                  <m:t>x</m:t>
                </m:r>
              </m:e>
            </m:acc>
          </m:e>
          <m:sup>
            <m:r>
              <m:rPr>
                <m:sty m:val="p"/>
              </m:rPr>
              <m:t>⊤</m:t>
            </m:r>
          </m:sup>
        </m:sSup>
        <m:r>
          <m:rPr>
            <m:sty m:val="bi"/>
          </m:rPr>
          <m:t>A</m:t>
        </m:r>
        <m:acc>
          <m:accPr>
            <m:chr m:val="̃"/>
          </m:accPr>
          <m:e>
            <m:r>
              <m:t>x</m:t>
            </m:r>
          </m:e>
        </m:acc>
        <m:r>
          <m:rPr>
            <m:sty m:val="p"/>
          </m:rPr>
          <m:t>≥</m:t>
        </m:r>
        <m:r>
          <m:t>0</m:t>
        </m:r>
      </m:oMath>
      <w:r>
        <w:t xml:space="preserve"> </w:t>
      </w:r>
      <w:r>
        <w:t xml:space="preserve">for every vector</w:t>
      </w:r>
      <w:r>
        <w:t xml:space="preserve"> </w:t>
      </w:r>
      <m:oMath>
        <m:acc>
          <m:accPr>
            <m:chr m:val="̃"/>
          </m:accPr>
          <m:e>
            <m:r>
              <m:t>x</m:t>
            </m:r>
          </m:e>
        </m:acc>
      </m:oMath>
      <w:r>
        <w:t xml:space="preserve"> </w:t>
      </w:r>
      <w:r>
        <w:t xml:space="preserve">of length</w:t>
      </w:r>
      <w:r>
        <w:t xml:space="preserve"> </w:t>
      </w:r>
      <m:oMath>
        <m:r>
          <m:t>p</m:t>
        </m:r>
      </m:oMath>
      <w:r>
        <w:t xml:space="preserve">.</w:t>
      </w:r>
    </w:p>
    <w:bookmarkEnd w:id="458"/>
    <w:bookmarkStart w:id="459" w:name="exm-positive-semidefinite"/>
    <w:p>
      <w:pPr>
        <w:pStyle w:val="FirstParagraph"/>
      </w:pPr>
      <w:r>
        <w:rPr>
          <w:b/>
          <w:bCs/>
        </w:rPr>
        <w:t xml:space="preserve">Example 142 (A positive semidefinite matrix)</w:t>
      </w:r>
      <w:r>
        <w:t xml:space="preserve"> </w:t>
      </w:r>
      <w:r>
        <w:t xml:space="preserve">Let</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which is symmetric.</w:t>
      </w:r>
      <w:r>
        <w:t xml:space="preserve"> </w:t>
      </w:r>
      <w:r>
        <w:t xml:space="preserve">For any</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B</m:t>
              </m:r>
              <m:acc>
                <m:accPr>
                  <m:chr m:val="̃"/>
                </m:accPr>
                <m:e>
                  <m:r>
                    <m:t>x</m:t>
                  </m:r>
                </m:e>
              </m:acc>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(multiply out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t>&amp;</m:t>
              </m:r>
              <m:r>
                <m:t>&amp;</m:t>
              </m:r>
              <m:r>
                <m:rPr>
                  <m:nor/>
                  <m:sty m:val="p"/>
                </m:rPr>
                <m:t>(complete the square)</m:t>
              </m:r>
            </m:e>
            <m:e>
              <m:r>
                <m:t>&amp;</m:t>
              </m:r>
              <m:r>
                <m:rPr>
                  <m:sty m:val="p"/>
                </m:rPr>
                <m:t>≥</m:t>
              </m:r>
              <m:r>
                <m:t>0</m:t>
              </m:r>
              <m:r>
                <m:t>&amp;</m:t>
              </m:r>
              <m:r>
                <m:t>&amp;</m:t>
              </m:r>
              <m:r>
                <m:rPr>
                  <m:nor/>
                  <m:sty m:val="p"/>
                </m:rPr>
                <m:t>(a square is non-negative)</m:t>
              </m:r>
            </m:e>
          </m:eqArr>
        </m:oMath>
      </m:oMathPara>
    </w:p>
    <w:p>
      <w:pPr>
        <w:pStyle w:val="FirstParagraph"/>
      </w:pPr>
      <w:r>
        <w:t xml:space="preserve">So</w:t>
      </w:r>
      <w:r>
        <w:t xml:space="preserve"> </w:t>
      </w:r>
      <m:oMath>
        <m:r>
          <m:rPr>
            <m:sty m:val="bi"/>
          </m:rPr>
          <m:t>B</m:t>
        </m:r>
      </m:oMath>
      <w:r>
        <w:t xml:space="preserve"> </w:t>
      </w:r>
      <w:r>
        <w:t xml:space="preserve">is positive semidefinite.</w:t>
      </w:r>
    </w:p>
    <w:bookmarkEnd w:id="459"/>
    <w:bookmarkStart w:id="460" w:name="def-positive-definite"/>
    <w:p>
      <w:pPr>
        <w:pStyle w:val="BodyText"/>
      </w:pPr>
      <w:r>
        <w:rPr>
          <w:b/>
          <w:bCs/>
        </w:rPr>
        <w:t xml:space="preserve">Definition 86 (Positive 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definite</w:t>
      </w:r>
      <w:r>
        <w:t xml:space="preserve"> </w:t>
      </w:r>
      <w:r>
        <w:t xml:space="preserve">if it satisfies both conditions:</w:t>
      </w:r>
    </w:p>
    <w:p>
      <w:pPr>
        <w:pStyle w:val="Compact"/>
        <w:numPr>
          <w:ilvl w:val="0"/>
          <w:numId w:val="1074"/>
        </w:numPr>
      </w:pPr>
      <m:oMath>
        <m:r>
          <m:rPr>
            <m:sty m:val="bi"/>
          </m:rPr>
          <m:t>A</m:t>
        </m:r>
      </m:oMath>
      <w:r>
        <w:t xml:space="preserve"> </w:t>
      </w:r>
      <w:r>
        <w:t xml:space="preserve">is symmetric (</w:t>
      </w:r>
      <w:hyperlink w:anchor="def-symmetric-matrix">
        <w:r>
          <w:rPr>
            <w:rStyle w:val="Hyperlink"/>
          </w:rPr>
          <w:t xml:space="preserve">Definition 69</w:t>
        </w:r>
      </w:hyperlink>
      <w:r>
        <w:t xml:space="preserve">).</w:t>
      </w:r>
    </w:p>
    <w:p>
      <w:pPr>
        <w:pStyle w:val="Compact"/>
        <w:numPr>
          <w:ilvl w:val="0"/>
          <w:numId w:val="1074"/>
        </w:numPr>
      </w:pPr>
      <w:r>
        <w:t xml:space="preserve">Every quadratic form (</w:t>
      </w:r>
      <w:hyperlink w:anchor="def-quadratic-form">
        <w:r>
          <w:rPr>
            <w:rStyle w:val="Hyperlink"/>
          </w:rPr>
          <w:t xml:space="preserve">Definition 77</w:t>
        </w:r>
      </w:hyperlink>
      <w:r>
        <w:t xml:space="preserve">) in</w:t>
      </w:r>
      <w:r>
        <w:t xml:space="preserve"> </w:t>
      </w:r>
      <m:oMath>
        <m:r>
          <m:rPr>
            <m:sty m:val="bi"/>
          </m:rPr>
          <m:t>A</m:t>
        </m:r>
      </m:oMath>
      <w:r>
        <w:t xml:space="preserve"> </w:t>
      </w:r>
      <w:r>
        <w:t xml:space="preserve">at a nonzero vector is positive:</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every vector</w:t>
      </w:r>
      <w:r>
        <w:t xml:space="preserve"> </w:t>
      </w:r>
      <m:oMath>
        <m:acc>
          <m:accPr>
            <m:chr m:val="̃"/>
          </m:accPr>
          <m:e>
            <m:r>
              <m:t>x</m:t>
            </m:r>
          </m:e>
        </m:acc>
        <m:r>
          <m:rPr>
            <m:sty m:val="p"/>
          </m:rPr>
          <m:t>≠</m:t>
        </m:r>
        <m:acc>
          <m:accPr>
            <m:chr m:val="̃"/>
          </m:accPr>
          <m:e>
            <m:r>
              <m:t>0</m:t>
            </m:r>
          </m:e>
        </m:acc>
      </m:oMath>
      <w:r>
        <w:t xml:space="preserve"> </w:t>
      </w:r>
      <w:r>
        <w:t xml:space="preserve">of length</w:t>
      </w:r>
      <w:r>
        <w:t xml:space="preserve"> </w:t>
      </w:r>
      <m:oMath>
        <m:r>
          <m:t>p</m:t>
        </m:r>
      </m:oMath>
      <w:r>
        <w:t xml:space="preserve">.</w:t>
      </w:r>
    </w:p>
    <w:bookmarkEnd w:id="460"/>
    <w:bookmarkStart w:id="461" w:name="exm-positive-definite"/>
    <w:p>
      <w:pPr>
        <w:pStyle w:val="FirstParagraph"/>
      </w:pPr>
      <w:r>
        <w:rPr>
          <w:b/>
          <w:bCs/>
        </w:rPr>
        <w:t xml:space="preserve">Example 143 (Positive definite, semidefinite, and neither)</w:t>
      </w:r>
      <w:r>
        <w:t xml:space="preserve"> </w:t>
      </w:r>
      <w:r>
        <w:t xml:space="preserve"> </w:t>
      </w:r>
    </w:p>
    <w:p>
      <w:pPr>
        <w:numPr>
          <w:ilvl w:val="0"/>
          <w:numId w:val="1075"/>
        </w:numPr>
      </w:pPr>
      <w:r>
        <w:t xml:space="preserve">The identity matrix</w:t>
      </w:r>
      <w:r>
        <w:t xml:space="preserve"> </w:t>
      </w:r>
      <m:oMath>
        <m:sSub>
          <m:e>
            <m:r>
              <m:rPr>
                <m:sty m:val="bi"/>
              </m:rPr>
              <m:t>I</m:t>
            </m:r>
          </m:e>
          <m:sub>
            <m:r>
              <m:t>p</m:t>
            </m:r>
          </m:sub>
        </m:sSub>
      </m:oMath>
      <w:r>
        <w:t xml:space="preserve"> </w:t>
      </w:r>
      <w:r>
        <w:t xml:space="preserve">(</w:t>
      </w:r>
      <w:hyperlink w:anchor="def-identity-matrix">
        <w:r>
          <w:rPr>
            <w:rStyle w:val="Hyperlink"/>
          </w:rPr>
          <w:t xml:space="preserve">Definition 27</w:t>
        </w:r>
      </w:hyperlink>
      <w:r>
        <w:t xml:space="preserve">) is positive definite:</w:t>
      </w:r>
      <w:r>
        <w:t xml:space="preserve"> </w:t>
      </w:r>
      <m:oMath>
        <m:sSup>
          <m:e>
            <m:acc>
              <m:accPr>
                <m:chr m:val="̃"/>
              </m:accPr>
              <m:e>
                <m:r>
                  <m:t>x</m:t>
                </m:r>
              </m:e>
            </m:acc>
          </m:e>
          <m:sup>
            <m:r>
              <m:rPr>
                <m:sty m:val="p"/>
              </m:rPr>
              <m:t>⊤</m:t>
            </m:r>
          </m:sup>
        </m:sSup>
        <m:sSub>
          <m:e>
            <m:r>
              <m:rPr>
                <m:sty m:val="bi"/>
              </m:rPr>
              <m:t>I</m:t>
            </m:r>
          </m:e>
          <m:sub>
            <m:r>
              <m:t>p</m:t>
            </m:r>
          </m:sub>
        </m:sSub>
        <m:acc>
          <m:accPr>
            <m:chr m:val="̃"/>
          </m:accPr>
          <m:e>
            <m:r>
              <m:t>x</m:t>
            </m:r>
          </m:e>
        </m:acc>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w:t>
      </w:r>
      <w:r>
        <w:t xml:space="preserve"> </w:t>
      </w:r>
      <w:r>
        <w:t xml:space="preserve">which is positive unless every</w:t>
      </w:r>
      <w:r>
        <w:t xml:space="preserve"> </w:t>
      </w:r>
      <m:oMath>
        <m:sSub>
          <m:e>
            <m:r>
              <m:t>x</m:t>
            </m:r>
          </m:e>
          <m:sub>
            <m:r>
              <m:t>i</m:t>
            </m:r>
          </m:sub>
        </m:sSub>
      </m:oMath>
      <w:r>
        <w:t xml:space="preserve"> </w:t>
      </w:r>
      <w:r>
        <w:t xml:space="preserve">is</w:t>
      </w:r>
      <w:r>
        <w:t xml:space="preserve"> </w:t>
      </w:r>
      <m:oMath>
        <m:r>
          <m:t>0</m:t>
        </m:r>
      </m:oMath>
      <w:r>
        <w:t xml:space="preserve">.</w:t>
      </w:r>
    </w:p>
    <w:p>
      <w:pPr>
        <w:numPr>
          <w:ilvl w:val="0"/>
          <w:numId w:val="1075"/>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from</w:t>
      </w:r>
      <w:r>
        <w:t xml:space="preserve"> </w:t>
      </w:r>
      <w:hyperlink w:anchor="exm-positive-semidefinite">
        <w:r>
          <w:rPr>
            <w:rStyle w:val="Hyperlink"/>
          </w:rPr>
          <w:t xml:space="preserve">Example 142</w:t>
        </w:r>
      </w:hyperlink>
      <w:r>
        <w:t xml:space="preserve"> </w:t>
      </w:r>
      <w:r>
        <w:t xml:space="preserve">is positive semidefinite</w:t>
      </w:r>
      <w:r>
        <w:t xml:space="preserve"> </w:t>
      </w:r>
      <w:r>
        <w:t xml:space="preserve">but not positive definite:</w:t>
      </w:r>
      <w:r>
        <w:t xml:space="preserve"> </w:t>
      </w:r>
      <w:r>
        <w:t xml:space="preserve">at</w:t>
      </w:r>
      <w:r>
        <w:t xml:space="preserve"> </w:t>
      </w:r>
      <m:oMath>
        <m:acc>
          <m:accPr>
            <m:chr m:val="̃"/>
          </m:accPr>
          <m:e>
            <m:r>
              <m:t>x</m:t>
            </m:r>
          </m:e>
        </m:acc>
        <m:r>
          <m:rPr>
            <m:sty m:val="p"/>
          </m:rPr>
          <m:t>=</m:t>
        </m:r>
        <m:r>
          <m:rPr>
            <m:sty m:val="p"/>
          </m:rPr>
          <m:t>(</m:t>
        </m:r>
        <m:r>
          <m:t>1</m:t>
        </m:r>
        <m:r>
          <m:rPr>
            <m:sty m:val="p"/>
          </m:rPr>
          <m:t>,</m:t>
        </m:r>
        <m:r>
          <m:rPr>
            <m:sty m:val="p"/>
          </m:rPr>
          <m:t>−</m:t>
        </m:r>
        <m:r>
          <m:t>1</m:t>
        </m:r>
        <m:r>
          <m:rPr>
            <m:sty m:val="p"/>
          </m:rPr>
          <m:t>)</m:t>
        </m:r>
        <m:r>
          <m:rPr>
            <m:sty m:val="p"/>
          </m:rPr>
          <m:t>≠</m:t>
        </m:r>
        <m:acc>
          <m:accPr>
            <m:chr m:val="̃"/>
          </m:accPr>
          <m:e>
            <m:r>
              <m:t>0</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B</m:t>
              </m:r>
              <m:acc>
                <m:accPr>
                  <m:chr m:val="̃"/>
                </m:accPr>
                <m:e>
                  <m:r>
                    <m:t>x</m:t>
                  </m:r>
                </m:e>
              </m:acc>
              <m:r>
                <m:t>&amp;</m:t>
              </m:r>
              <m:r>
                <m:rPr>
                  <m:sty m:val="p"/>
                </m:rPr>
                <m:t>=</m:t>
              </m:r>
              <m:r>
                <m:rPr>
                  <m:sty m:val="p"/>
                </m:rPr>
                <m:t>(</m:t>
              </m:r>
              <m:r>
                <m:t>1</m:t>
              </m:r>
              <m:r>
                <m:rPr>
                  <m:sty m:val="p"/>
                </m:rPr>
                <m:t>−</m:t>
              </m:r>
              <m:r>
                <m:t>1</m:t>
              </m:r>
              <m:sSup>
                <m:e>
                  <m:r>
                    <m:rPr>
                      <m:sty m:val="p"/>
                    </m:rPr>
                    <m:t>)</m:t>
                  </m:r>
                </m:e>
                <m:sup>
                  <m:r>
                    <m:t>2</m:t>
                  </m:r>
                </m:sup>
              </m:sSup>
            </m:e>
            <m:e>
              <m:r>
                <m:t>&amp;</m:t>
              </m:r>
              <m:r>
                <m:rPr>
                  <m:sty m:val="p"/>
                </m:rPr>
                <m:t>=</m:t>
              </m:r>
              <m:r>
                <m:t>0</m:t>
              </m:r>
              <m:r>
                <m:rPr>
                  <m:sty m:val="p"/>
                </m:rPr>
                <m:t>.</m:t>
              </m:r>
            </m:e>
          </m:eqArr>
        </m:oMath>
      </m:oMathPara>
    </w:p>
    <w:p>
      <w:pPr>
        <w:numPr>
          <w:ilvl w:val="0"/>
          <w:numId w:val="1075"/>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is symmetric</w:t>
      </w:r>
      <w:r>
        <w:t xml:space="preserve"> </w:t>
      </w:r>
      <w:r>
        <w:t xml:space="preserve">but not positive semidefinite:</w:t>
      </w:r>
      <w:r>
        <w:t xml:space="preserve"> </w:t>
      </w:r>
      <w:r>
        <w:t xml:space="preserve">at</w:t>
      </w:r>
      <w:r>
        <w:t xml:space="preserve"> </w:t>
      </w:r>
      <m:oMath>
        <m:acc>
          <m:accPr>
            <m:chr m:val="̃"/>
          </m:accPr>
          <m:e>
            <m:r>
              <m:t>x</m:t>
            </m:r>
          </m:e>
        </m:acc>
        <m:r>
          <m:rPr>
            <m:sty m:val="p"/>
          </m:rPr>
          <m:t>=</m:t>
        </m:r>
        <m:r>
          <m:rPr>
            <m:sty m:val="p"/>
          </m:rPr>
          <m:t>(</m:t>
        </m:r>
        <m:r>
          <m:t>1</m:t>
        </m:r>
        <m:r>
          <m:rPr>
            <m:sty m:val="p"/>
          </m:rPr>
          <m:t>,</m:t>
        </m:r>
        <m:r>
          <m:rPr>
            <m:sty m:val="p"/>
          </m:rPr>
          <m:t>−</m:t>
        </m:r>
        <m:r>
          <m:t>1</m:t>
        </m:r>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D</m:t>
              </m:r>
              <m:acc>
                <m:accPr>
                  <m:chr m:val="̃"/>
                </m:accPr>
                <m:e>
                  <m:r>
                    <m:t>x</m:t>
                  </m:r>
                </m:e>
              </m:acc>
              <m:r>
                <m:t>&amp;</m:t>
              </m:r>
              <m:r>
                <m:rPr>
                  <m:sty m:val="p"/>
                </m:rPr>
                <m:t>=</m:t>
              </m:r>
              <m:r>
                <m:t>1</m:t>
              </m:r>
              <m:r>
                <m:rPr>
                  <m:sty m:val="p"/>
                </m:rPr>
                <m:t>−</m:t>
              </m:r>
              <m:r>
                <m:t>2</m:t>
              </m:r>
              <m:r>
                <m:rPr>
                  <m:sty m:val="p"/>
                </m:rPr>
                <m:t>−</m:t>
              </m:r>
              <m:r>
                <m:t>2</m:t>
              </m:r>
              <m:r>
                <m:rPr>
                  <m:sty m:val="p"/>
                </m:rPr>
                <m:t>+</m:t>
              </m:r>
              <m:r>
                <m:t>1</m:t>
              </m:r>
            </m:e>
            <m:e>
              <m:r>
                <m:t>&amp;</m:t>
              </m:r>
              <m:r>
                <m:rPr>
                  <m:sty m:val="p"/>
                </m:rPr>
                <m:t>=</m:t>
              </m:r>
              <m:r>
                <m:rPr>
                  <m:sty m:val="p"/>
                </m:rPr>
                <m:t>−</m:t>
              </m:r>
              <m:r>
                <m:t>2</m:t>
              </m:r>
            </m:e>
            <m:e>
              <m:r>
                <m:t>&amp;</m:t>
              </m:r>
              <m:r>
                <m:rPr>
                  <m:sty m:val="p"/>
                </m:rPr>
                <m:t>&lt;</m:t>
              </m:r>
              <m:r>
                <m:t>0</m:t>
              </m:r>
              <m:r>
                <m:rPr>
                  <m:sty m:val="p"/>
                </m:rPr>
                <m:t>.</m:t>
              </m:r>
            </m:e>
          </m:eqArr>
        </m:oMath>
      </m:oMathPara>
    </w:p>
    <w:bookmarkEnd w:id="461"/>
    <w:bookmarkStart w:id="462" w:name="rem-positive-definite-symmetry"/>
    <w:p>
      <w:pPr>
        <w:pStyle w:val="FirstParagraph"/>
      </w:pPr>
      <w:r>
        <w:rPr>
          <w:i/>
          <w:iCs/>
        </w:rPr>
        <w:t xml:space="preserve">Remark 36</w:t>
      </w:r>
      <w:r>
        <w:t xml:space="preserve"> (Why the definition requires symmetry). </w:t>
      </w:r>
      <w:r>
        <w:t xml:space="preserve">A positive definite matrix is positive semidefinite</w:t>
      </w:r>
      <w:r>
        <w:t xml:space="preserve"> </w:t>
      </w:r>
      <w:r>
        <w:t xml:space="preserve">(</w:t>
      </w:r>
      <w:hyperlink w:anchor="def-positive-semidefinite">
        <w:r>
          <w:rPr>
            <w:rStyle w:val="Hyperlink"/>
          </w:rPr>
          <w:t xml:space="preserve">Definition 85</w:t>
        </w:r>
      </w:hyperlink>
      <w:r>
        <w:t xml:space="preserve">):</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every</w:t>
      </w:r>
      <w:r>
        <w:t xml:space="preserve"> </w:t>
      </w:r>
      <m:oMath>
        <m:acc>
          <m:accPr>
            <m:chr m:val="̃"/>
          </m:accPr>
          <m:e>
            <m:r>
              <m:t>x</m:t>
            </m:r>
          </m:e>
        </m:acc>
        <m:r>
          <m:rPr>
            <m:sty m:val="p"/>
          </m:rPr>
          <m:t>≠</m:t>
        </m:r>
        <m:acc>
          <m:accPr>
            <m:chr m:val="̃"/>
          </m:accPr>
          <m:e>
            <m:r>
              <m:t>0</m:t>
            </m:r>
          </m:e>
        </m:acc>
      </m:oMath>
      <w:r>
        <w:t xml:space="preserve">,</w:t>
      </w:r>
      <w:r>
        <w:t xml:space="preserve"> </w:t>
      </w:r>
      <w:r>
        <w:t xml:space="preserve">and</w:t>
      </w:r>
      <w:r>
        <w:t xml:space="preserve"> </w:t>
      </w:r>
      <m:oMath>
        <m:sSup>
          <m:e>
            <m:acc>
              <m:accPr>
                <m:chr m:val="̃"/>
              </m:accPr>
              <m:e>
                <m:r>
                  <m:t>0</m:t>
                </m:r>
              </m:e>
            </m:acc>
          </m:e>
          <m:sup>
            <m:r>
              <m:rPr>
                <m:sty m:val="p"/>
              </m:rPr>
              <m:t>⊤</m:t>
            </m:r>
          </m:sup>
        </m:sSup>
        <m:r>
          <m:rPr>
            <m:sty m:val="bi"/>
          </m:rPr>
          <m:t>A</m:t>
        </m:r>
        <m:acc>
          <m:accPr>
            <m:chr m:val="̃"/>
          </m:accPr>
          <m:e>
            <m:r>
              <m:t>0</m:t>
            </m:r>
          </m:e>
        </m:acc>
        <m:r>
          <m:rPr>
            <m:sty m:val="p"/>
          </m:rPr>
          <m:t>=</m:t>
        </m:r>
        <m:r>
          <m:t>0</m:t>
        </m:r>
      </m:oMath>
      <w:r>
        <w:t xml:space="preserve">.</w:t>
      </w:r>
      <w:r>
        <w:t xml:space="preserve"> </w:t>
      </w:r>
      <w:r>
        <w:t xml:space="preserve">For example,</w:t>
      </w:r>
      <w:r>
        <w:t xml:space="preserve"> </w:t>
      </w:r>
      <m:oMath>
        <m:sSub>
          <m:e>
            <m:r>
              <m:rPr>
                <m:sty m:val="bi"/>
              </m:rPr>
              <m:t>I</m:t>
            </m:r>
          </m:e>
          <m:sub>
            <m:r>
              <m:t>p</m:t>
            </m:r>
          </m:sub>
        </m:sSub>
      </m:oMath>
      <w:r>
        <w:t xml:space="preserve"> </w:t>
      </w:r>
      <w:r>
        <w:t xml:space="preserve">in</w:t>
      </w:r>
      <w:r>
        <w:t xml:space="preserve"> </w:t>
      </w:r>
      <w:hyperlink w:anchor="exm-positive-definite">
        <w:r>
          <w:rPr>
            <w:rStyle w:val="Hyperlink"/>
          </w:rPr>
          <w:t xml:space="preserve">Example 143</w:t>
        </w:r>
      </w:hyperlink>
      <w:r>
        <w:t xml:space="preserve"> </w:t>
      </w:r>
      <w:r>
        <w:t xml:space="preserve">is both.</w:t>
      </w:r>
    </w:p>
    <w:p>
      <w:pPr>
        <w:pStyle w:val="BodyText"/>
      </w:pPr>
      <w:r>
        <w:t xml:space="preserve">Some sources drop the symmetry condition from both definitions.</w:t>
      </w:r>
      <w:r>
        <w:t xml:space="preserve"> </w:t>
      </w:r>
      <w:r>
        <w:t xml:space="preserve">These notes keep it,</w:t>
      </w:r>
      <w:r>
        <w:t xml:space="preserve"> </w:t>
      </w:r>
      <w:r>
        <w:t xml:space="preserve">because without it a matrix can pass the quadratic-form condition</w:t>
      </w:r>
      <w:r>
        <w:t xml:space="preserve"> </w:t>
      </w:r>
      <w:r>
        <w:t xml:space="preserve">and still have no real eigenvalues (</w:t>
      </w:r>
      <w:hyperlink w:anchor="def-eigenvalue">
        <w:r>
          <w:rPr>
            <w:rStyle w:val="Hyperlink"/>
          </w:rPr>
          <w:t xml:space="preserve">Definition 82</w:t>
        </w:r>
      </w:hyperlink>
      <w:r>
        <w:t xml:space="preserve">).</w:t>
      </w:r>
      <w:r>
        <w:t xml:space="preserve"> </w:t>
      </w:r>
      <w:r>
        <w:t xml:space="preserve">For example,</w:t>
      </w:r>
      <w:r>
        <w:t xml:space="preserve"> </w:t>
      </w:r>
      <m:oMath>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oMath>
      <w:r>
        <w:t xml:space="preserve"> </w:t>
      </w:r>
      <w:r>
        <w:t xml:space="preserve">is not symmetric, and for any</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C</m:t>
              </m:r>
              <m:acc>
                <m:accPr>
                  <m:chr m:val="̃"/>
                </m:accPr>
                <m:e>
                  <m:r>
                    <m:t>x</m:t>
                  </m:r>
                </m:e>
              </m:acc>
              <m:r>
                <m:t>&amp;</m:t>
              </m:r>
              <m:r>
                <m:rPr>
                  <m:sty m:val="p"/>
                </m:rPr>
                <m:t>=</m:t>
              </m:r>
              <m:sSub>
                <m:e>
                  <m:r>
                    <m:t>x</m:t>
                  </m:r>
                </m:e>
                <m:sub>
                  <m:r>
                    <m:t>1</m:t>
                  </m:r>
                </m:sub>
              </m:sSub>
              <m:r>
                <m:rPr>
                  <m:sty m:val="p"/>
                </m:rPr>
                <m:t>(</m:t>
              </m:r>
              <m:sSub>
                <m:e>
                  <m:r>
                    <m:t>x</m:t>
                  </m:r>
                </m:e>
                <m:sub>
                  <m:r>
                    <m:t>1</m:t>
                  </m:r>
                </m:sub>
              </m:sSub>
              <m:r>
                <m:rPr>
                  <m:sty m:val="p"/>
                </m:rPr>
                <m:t>+</m:t>
              </m:r>
              <m:sSub>
                <m:e>
                  <m:r>
                    <m:t>x</m:t>
                  </m:r>
                </m:e>
                <m:sub>
                  <m:r>
                    <m:t>2</m:t>
                  </m:r>
                </m:sub>
              </m:sSub>
              <m:r>
                <m:rPr>
                  <m:sty m:val="p"/>
                </m:rPr>
                <m:t>)</m:t>
              </m:r>
              <m:r>
                <m:rPr>
                  <m:sty m:val="p"/>
                </m:rPr>
                <m:t>+</m:t>
              </m:r>
              <m:sSub>
                <m:e>
                  <m:r>
                    <m:t>x</m:t>
                  </m:r>
                </m:e>
                <m:sub>
                  <m:r>
                    <m:t>2</m:t>
                  </m:r>
                </m:sub>
              </m:sSub>
              <m:r>
                <m:rPr>
                  <m:sty m:val="p"/>
                </m:rPr>
                <m:t>(</m:t>
              </m:r>
              <m:r>
                <m:rPr>
                  <m:sty m:val="p"/>
                </m:rPr>
                <m:t>−</m:t>
              </m:r>
              <m:sSub>
                <m:e>
                  <m:r>
                    <m:t>x</m:t>
                  </m:r>
                </m:e>
                <m:sub>
                  <m:r>
                    <m:t>1</m:t>
                  </m:r>
                </m:sub>
              </m:sSub>
              <m:r>
                <m:rPr>
                  <m:sty m:val="p"/>
                </m:rPr>
                <m:t>+</m:t>
              </m:r>
              <m:sSub>
                <m:e>
                  <m:r>
                    <m:t>x</m:t>
                  </m:r>
                </m:e>
                <m:sub>
                  <m:r>
                    <m:t>2</m:t>
                  </m:r>
                </m:sub>
              </m:sSub>
              <m:r>
                <m:rPr>
                  <m:sty m:val="p"/>
                </m:rPr>
                <m:t>)</m:t>
              </m:r>
              <m:r>
                <m:t>&amp;</m:t>
              </m:r>
              <m:r>
                <m:t>&amp;</m:t>
              </m:r>
              <m:r>
                <m:rPr>
                  <m:nor/>
                  <m:sty m:val="p"/>
                </m:rPr>
                <m:t>(multiply out the quadratic form)</m:t>
              </m:r>
            </m:e>
            <m:e>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(distribute)</m:t>
              </m:r>
            </m:e>
            <m:e>
              <m:r>
                <m:t>&amp;</m:t>
              </m:r>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(the middle terms cancel)</m:t>
              </m:r>
            </m:e>
          </m:eqArr>
        </m:oMath>
      </m:oMathPara>
    </w:p>
    <w:p>
      <w:pPr>
        <w:pStyle w:val="FirstParagraph"/>
      </w:pPr>
      <w:r>
        <w:t xml:space="preserve">which is positive for every</w:t>
      </w:r>
      <w:r>
        <w:t xml:space="preserve"> </w:t>
      </w:r>
      <m:oMath>
        <m:acc>
          <m:accPr>
            <m:chr m:val="̃"/>
          </m:accPr>
          <m:e>
            <m:r>
              <m:t>x</m:t>
            </m:r>
          </m:e>
        </m:acc>
        <m:r>
          <m:rPr>
            <m:sty m:val="p"/>
          </m:rPr>
          <m:t>≠</m:t>
        </m:r>
        <m:acc>
          <m:accPr>
            <m:chr m:val="̃"/>
          </m:accPr>
          <m:e>
            <m:r>
              <m:t>0</m:t>
            </m:r>
          </m:e>
        </m:acc>
      </m:oMath>
      <w:r>
        <w:t xml:space="preserve">.</w:t>
      </w:r>
      <w:r>
        <w:t xml:space="preserve"> </w:t>
      </w:r>
      <w:r>
        <w:t xml:space="preserve">But suppose</w:t>
      </w:r>
      <w:r>
        <w:t xml:space="preserve"> </w:t>
      </w:r>
      <m:oMath>
        <m:r>
          <m:rPr>
            <m:sty m:val="bi"/>
          </m:rPr>
          <m:t>C</m:t>
        </m:r>
        <m:acc>
          <m:accPr>
            <m:chr m:val="̃"/>
          </m:accPr>
          <m:e>
            <m:r>
              <m:t>v</m:t>
            </m:r>
          </m:e>
        </m:acc>
        <m:r>
          <m:rPr>
            <m:sty m:val="p"/>
          </m:rPr>
          <m:t>=</m:t>
        </m:r>
        <m:r>
          <m:t>λ</m:t>
        </m:r>
        <m:acc>
          <m:accPr>
            <m:chr m:val="̃"/>
          </m:accPr>
          <m:e>
            <m:r>
              <m:t>v</m:t>
            </m:r>
          </m:e>
        </m:acc>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sSub>
          <m:e>
            <m:r>
              <m:t>v</m:t>
            </m:r>
          </m:e>
          <m:sub>
            <m:r>
              <m:t>1</m:t>
            </m:r>
          </m:sub>
        </m:sSub>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r>
          <m:rPr>
            <m:sty m:val="p"/>
          </m:rPr>
          <m:t>−</m:t>
        </m:r>
        <m:sSub>
          <m:e>
            <m:r>
              <m:t>v</m:t>
            </m:r>
          </m:e>
          <m:sub>
            <m:r>
              <m:t>1</m:t>
            </m:r>
          </m:sub>
        </m:sSub>
        <m:r>
          <m:rPr>
            <m:sty m:val="p"/>
          </m:rPr>
          <m:t>+</m:t>
        </m:r>
        <m:sSub>
          <m:e>
            <m:r>
              <m:t>v</m:t>
            </m:r>
          </m:e>
          <m:sub>
            <m:r>
              <m:t>2</m:t>
            </m:r>
          </m:sub>
        </m:sSub>
        <m:r>
          <m:rPr>
            <m:sty m:val="p"/>
          </m:rPr>
          <m:t>=</m:t>
        </m:r>
        <m:r>
          <m:t>λ</m:t>
        </m:r>
        <m:sSub>
          <m:e>
            <m:r>
              <m:t>v</m:t>
            </m:r>
          </m:e>
          <m:sub>
            <m:r>
              <m:t>2</m:t>
            </m:r>
          </m:sub>
        </m:sSub>
      </m:oMath>
      <w:r>
        <w:t xml:space="preserve">,</w:t>
      </w:r>
      <w:r>
        <w:t xml:space="preserve"> </w:t>
      </w:r>
      <w:r>
        <w:t xml:space="preserve">so</w:t>
      </w:r>
      <w:r>
        <w:t xml:space="preserve"> </w:t>
      </w:r>
      <m:oMath>
        <m:sSub>
          <m:e>
            <m:r>
              <m:t>v</m:t>
            </m:r>
          </m:e>
          <m:sub>
            <m:r>
              <m:t>2</m:t>
            </m:r>
          </m:sub>
        </m:sSub>
        <m:r>
          <m:rPr>
            <m:sty m:val="p"/>
          </m:rPr>
          <m:t>=</m:t>
        </m:r>
        <m:r>
          <m:rPr>
            <m:sty m:val="p"/>
          </m:rPr>
          <m:t>(</m:t>
        </m:r>
        <m:r>
          <m:t>λ</m:t>
        </m:r>
        <m:r>
          <m:rPr>
            <m:sty m:val="p"/>
          </m:rPr>
          <m:t>−</m:t>
        </m:r>
        <m:r>
          <m:t>1</m:t>
        </m:r>
        <m:r>
          <m:rPr>
            <m:sty m:val="p"/>
          </m:rPr>
          <m:t>)</m:t>
        </m:r>
        <m:r>
          <m:t> </m:t>
        </m:r>
        <m:sSub>
          <m:e>
            <m:r>
              <m:t>v</m:t>
            </m:r>
          </m:e>
          <m:sub>
            <m:r>
              <m:t>1</m:t>
            </m:r>
          </m:sub>
        </m:sSub>
      </m:oMath>
      <w:r>
        <w:t xml:space="preserve"> </w:t>
      </w:r>
      <w:r>
        <w:t xml:space="preserve">and</w:t>
      </w:r>
      <w:r>
        <w:t xml:space="preserve"> </w:t>
      </w:r>
      <m:oMath>
        <m:r>
          <m:rPr>
            <m:sty m:val="p"/>
          </m:rPr>
          <m:t>−</m:t>
        </m:r>
        <m:sSub>
          <m:e>
            <m:r>
              <m:t>v</m:t>
            </m:r>
          </m:e>
          <m:sub>
            <m:r>
              <m:t>1</m:t>
            </m:r>
          </m:sub>
        </m:sSub>
        <m:r>
          <m:rPr>
            <m:sty m:val="p"/>
          </m:rPr>
          <m:t>=</m:t>
        </m:r>
        <m:r>
          <m:rPr>
            <m:sty m:val="p"/>
          </m:rPr>
          <m:t>(</m:t>
        </m:r>
        <m:r>
          <m:t>λ</m:t>
        </m:r>
        <m:r>
          <m:rPr>
            <m:sty m:val="p"/>
          </m:rPr>
          <m:t>−</m:t>
        </m:r>
        <m:r>
          <m:t>1</m:t>
        </m:r>
        <m:r>
          <m:rPr>
            <m:sty m:val="p"/>
          </m:rPr>
          <m:t>)</m:t>
        </m:r>
        <m:r>
          <m:t> </m:t>
        </m:r>
        <m:sSub>
          <m:e>
            <m:r>
              <m:t>v</m:t>
            </m:r>
          </m:e>
          <m:sub>
            <m:r>
              <m:t>2</m:t>
            </m:r>
          </m:sub>
        </m:sSub>
      </m:oMath>
      <w:r>
        <w:t xml:space="preserve">.</w:t>
      </w:r>
      <w:r>
        <w:t xml:space="preserve"> </w:t>
      </w:r>
      <w:r>
        <w:t xml:space="preserve">Substituting the first into the second gives</w:t>
      </w:r>
      <w:r>
        <w:t xml:space="preserve"> </w:t>
      </w:r>
      <m:oMath>
        <m:r>
          <m:rPr>
            <m:sty m:val="p"/>
          </m:rPr>
          <m:t>−</m:t>
        </m:r>
        <m:sSub>
          <m:e>
            <m:r>
              <m:t>v</m:t>
            </m:r>
          </m:e>
          <m:sub>
            <m:r>
              <m:t>1</m:t>
            </m:r>
          </m:sub>
        </m:sSub>
        <m:r>
          <m:rPr>
            <m:sty m:val="p"/>
          </m:rPr>
          <m:t>=</m:t>
        </m:r>
        <m:r>
          <m:rPr>
            <m:sty m:val="p"/>
          </m:rPr>
          <m:t>(</m:t>
        </m:r>
        <m:r>
          <m:t>λ</m:t>
        </m:r>
        <m:r>
          <m:rPr>
            <m:sty m:val="p"/>
          </m:rPr>
          <m:t>−</m:t>
        </m:r>
        <m:r>
          <m:t>1</m:t>
        </m:r>
        <m:sSup>
          <m:e>
            <m:r>
              <m:rPr>
                <m:sty m:val="p"/>
              </m:rPr>
              <m:t>)</m:t>
            </m:r>
          </m:e>
          <m:sup>
            <m:r>
              <m:t>2</m:t>
            </m:r>
          </m:sup>
        </m:sSup>
        <m:sSub>
          <m:e>
            <m:r>
              <m:t>v</m:t>
            </m:r>
          </m:e>
          <m:sub>
            <m:r>
              <m:t>1</m:t>
            </m:r>
          </m:sub>
        </m:sSub>
      </m:oMath>
      <w:r>
        <w:t xml:space="preserve">,</w:t>
      </w:r>
      <w:r>
        <w:t xml:space="preserve"> </w:t>
      </w:r>
      <w:r>
        <w:t xml:space="preserve">so</w:t>
      </w:r>
      <w:r>
        <w:t xml:space="preserve"> </w:t>
      </w:r>
      <m:oMath>
        <m:r>
          <m:t>​</m:t>
        </m:r>
        <m:d>
          <m:dPr>
            <m:begChr m:val="("/>
            <m:sepChr m:val=""/>
            <m:endChr m:val=")"/>
            <m:grow/>
          </m:dPr>
          <m:e>
            <m:r>
              <m:t>1</m:t>
            </m:r>
            <m:r>
              <m:rPr>
                <m:sty m:val="p"/>
              </m:rPr>
              <m:t>+</m:t>
            </m:r>
            <m:r>
              <m:rPr>
                <m:sty m:val="p"/>
              </m:rPr>
              <m:t>(</m:t>
            </m:r>
            <m:r>
              <m:t>λ</m:t>
            </m:r>
            <m:r>
              <m:rPr>
                <m:sty m:val="p"/>
              </m:rPr>
              <m:t>−</m:t>
            </m:r>
            <m:r>
              <m:t>1</m:t>
            </m:r>
            <m:sSup>
              <m:e>
                <m:r>
                  <m:rPr>
                    <m:sty m:val="p"/>
                  </m:rPr>
                  <m:t>)</m:t>
                </m:r>
              </m:e>
              <m:sup>
                <m:r>
                  <m:t>2</m:t>
                </m:r>
              </m:sup>
            </m:sSup>
          </m:e>
        </m:d>
        <m:r>
          <m:t>​</m:t>
        </m:r>
        <m:sSub>
          <m:e>
            <m:r>
              <m:t>v</m:t>
            </m:r>
          </m:e>
          <m:sub>
            <m:r>
              <m:t>1</m:t>
            </m:r>
          </m:sub>
        </m:sSub>
        <m:r>
          <m:rPr>
            <m:sty m:val="p"/>
          </m:rPr>
          <m:t>=</m:t>
        </m:r>
        <m:r>
          <m:t>0</m:t>
        </m:r>
      </m:oMath>
      <w:r>
        <w:t xml:space="preserve">.</w:t>
      </w:r>
      <w:r>
        <w:t xml:space="preserve"> </w:t>
      </w:r>
      <w:r>
        <w:t xml:space="preserve">Since</w:t>
      </w:r>
      <w:r>
        <w:t xml:space="preserve"> </w:t>
      </w:r>
      <m:oMath>
        <m:r>
          <m:t>1</m:t>
        </m:r>
        <m:r>
          <m:rPr>
            <m:sty m:val="p"/>
          </m:rPr>
          <m:t>+</m:t>
        </m:r>
        <m:r>
          <m:rPr>
            <m:sty m:val="p"/>
          </m:rPr>
          <m:t>(</m:t>
        </m:r>
        <m:r>
          <m:t>λ</m:t>
        </m:r>
        <m:r>
          <m:rPr>
            <m:sty m:val="p"/>
          </m:rPr>
          <m:t>−</m:t>
        </m:r>
        <m:r>
          <m:t>1</m:t>
        </m:r>
        <m:sSup>
          <m:e>
            <m:r>
              <m:rPr>
                <m:sty m:val="p"/>
              </m:rPr>
              <m:t>)</m:t>
            </m:r>
          </m:e>
          <m:sup>
            <m:r>
              <m:t>2</m:t>
            </m:r>
          </m:sup>
        </m:sSup>
        <m:r>
          <m:rPr>
            <m:sty m:val="p"/>
          </m:rPr>
          <m:t>&gt;</m:t>
        </m:r>
        <m:r>
          <m:t>0</m:t>
        </m:r>
      </m:oMath>
      <w:r>
        <w:t xml:space="preserve">,</w:t>
      </w:r>
      <w:r>
        <w:t xml:space="preserve"> </w:t>
      </w:r>
      <m:oMath>
        <m:sSub>
          <m:e>
            <m:r>
              <m:t>v</m:t>
            </m:r>
          </m:e>
          <m:sub>
            <m:r>
              <m:t>1</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2</m:t>
                  </m:r>
                </m:sub>
              </m:sSub>
              <m:r>
                <m:t>&amp;</m:t>
              </m:r>
              <m:r>
                <m:rPr>
                  <m:sty m:val="p"/>
                </m:rPr>
                <m:t>=</m:t>
              </m:r>
              <m:r>
                <m:rPr>
                  <m:sty m:val="p"/>
                </m:rPr>
                <m:t>(</m:t>
              </m:r>
              <m:r>
                <m:t>λ</m:t>
              </m:r>
              <m:r>
                <m:rPr>
                  <m:sty m:val="p"/>
                </m:rPr>
                <m:t>−</m:t>
              </m:r>
              <m:r>
                <m:t>1</m:t>
              </m:r>
              <m:r>
                <m:rPr>
                  <m:sty m:val="p"/>
                </m:rPr>
                <m:t>)</m:t>
              </m:r>
              <m:r>
                <m:t> </m:t>
              </m:r>
              <m:sSub>
                <m:e>
                  <m:r>
                    <m:t>v</m:t>
                  </m:r>
                </m:e>
                <m:sub>
                  <m:r>
                    <m:t>1</m:t>
                  </m:r>
                </m:sub>
              </m:sSub>
            </m:e>
            <m:e>
              <m:r>
                <m:t>&amp;</m:t>
              </m:r>
              <m:r>
                <m:rPr>
                  <m:sty m:val="p"/>
                </m:rPr>
                <m:t>=</m:t>
              </m:r>
              <m:r>
                <m:t>0</m:t>
              </m:r>
              <m:r>
                <m:rPr>
                  <m:sty m:val="p"/>
                </m:rPr>
                <m:t>.</m:t>
              </m:r>
            </m:e>
          </m:eqArr>
        </m:oMath>
      </m:oMathPara>
    </w:p>
    <w:p>
      <w:pPr>
        <w:pStyle w:val="FirstParagraph"/>
      </w:pPr>
      <w:r>
        <w:t xml:space="preserve">So no real</w:t>
      </w:r>
      <w:r>
        <w:t xml:space="preserve"> </w:t>
      </w:r>
      <m:oMath>
        <m:r>
          <m:t>λ</m:t>
        </m:r>
      </m:oMath>
      <w:r>
        <w:t xml:space="preserve"> </w:t>
      </w:r>
      <w:r>
        <w:t xml:space="preserve">has an eigenvector</w:t>
      </w:r>
      <w:r>
        <w:t xml:space="preserve"> </w:t>
      </w:r>
      <m:oMath>
        <m:acc>
          <m:accPr>
            <m:chr m:val="̃"/>
          </m:accPr>
          <m:e>
            <m:r>
              <m:t>v</m:t>
            </m:r>
          </m:e>
        </m:acc>
        <m:r>
          <m:rPr>
            <m:sty m:val="p"/>
          </m:rPr>
          <m:t>≠</m:t>
        </m:r>
        <m:acc>
          <m:accPr>
            <m:chr m:val="̃"/>
          </m:accPr>
          <m:e>
            <m:r>
              <m:t>0</m:t>
            </m:r>
          </m:e>
        </m:acc>
      </m:oMath>
      <w:r>
        <w:t xml:space="preserve">.</w:t>
      </w:r>
    </w:p>
    <w:bookmarkEnd w:id="462"/>
    <w:p>
      <w:pPr>
        <w:pStyle w:val="BodyText"/>
      </w:pPr>
      <w:r>
        <w:t xml:space="preserve">See also</w:t>
      </w:r>
      <w:r>
        <w:t xml:space="preserve"> </w:t>
      </w:r>
      <w:hyperlink r:id="rId463">
        <w:r>
          <w:rPr>
            <w:rStyle w:val="Hyperlink"/>
          </w:rPr>
          <w:t xml:space="preserve">https://en.wikipedia.org/wiki/Definite_matrix</w:t>
        </w:r>
      </w:hyperlink>
      <w:r>
        <w:t xml:space="preserve">.</w:t>
      </w:r>
    </w:p>
    <w:bookmarkStart w:id="464" w:name="thm-definite-eigenvalues"/>
    <w:p>
      <w:pPr>
        <w:pStyle w:val="BodyText"/>
      </w:pPr>
      <w:r>
        <w:rPr>
          <w:b/>
          <w:bCs/>
        </w:rPr>
        <w:t xml:space="preserve">Theorem 75 (Definiteness and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83</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Compact"/>
        <w:numPr>
          <w:ilvl w:val="0"/>
          <w:numId w:val="1076"/>
        </w:numPr>
      </w:pPr>
      <m:oMath>
        <m:r>
          <m:rPr>
            <m:sty m:val="bi"/>
          </m:rPr>
          <m:t>A</m:t>
        </m:r>
      </m:oMath>
      <w:r>
        <w:t xml:space="preserve"> </w:t>
      </w:r>
      <w:r>
        <w:t xml:space="preserve">is positive semidefinite (</w:t>
      </w:r>
      <w:hyperlink w:anchor="def-positive-semidefinite">
        <w:r>
          <w:rPr>
            <w:rStyle w:val="Hyperlink"/>
          </w:rPr>
          <w:t xml:space="preserve">Definition 85</w:t>
        </w:r>
      </w:hyperlink>
      <w:r>
        <w:t xml:space="preserve">)</w:t>
      </w:r>
      <w:r>
        <w:t xml:space="preserve"> </w:t>
      </w:r>
      <w:r>
        <w:t xml:space="preserve">if and only if every</w:t>
      </w:r>
      <w:r>
        <w:t xml:space="preserve"> </w:t>
      </w:r>
      <m:oMath>
        <m:sSub>
          <m:e>
            <m:r>
              <m:t>λ</m:t>
            </m:r>
          </m:e>
          <m:sub>
            <m:r>
              <m:t>i</m:t>
            </m:r>
          </m:sub>
        </m:sSub>
        <m:r>
          <m:rPr>
            <m:sty m:val="p"/>
          </m:rPr>
          <m:t>≥</m:t>
        </m:r>
        <m:r>
          <m:t>0</m:t>
        </m:r>
      </m:oMath>
      <w:r>
        <w:t xml:space="preserve">.</w:t>
      </w:r>
    </w:p>
    <w:p>
      <w:pPr>
        <w:pStyle w:val="Compact"/>
        <w:numPr>
          <w:ilvl w:val="0"/>
          <w:numId w:val="1076"/>
        </w:numPr>
      </w:pPr>
      <m:oMath>
        <m:r>
          <m:rPr>
            <m:sty m:val="bi"/>
          </m:rPr>
          <m:t>A</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if and only if every</w:t>
      </w:r>
      <w:r>
        <w:t xml:space="preserve"> </w:t>
      </w:r>
      <m:oMath>
        <m:sSub>
          <m:e>
            <m:r>
              <m:t>λ</m:t>
            </m:r>
          </m:e>
          <m:sub>
            <m:r>
              <m:t>i</m:t>
            </m:r>
          </m:sub>
        </m:sSub>
        <m:r>
          <m:rPr>
            <m:sty m:val="p"/>
          </m:rPr>
          <m:t>&gt;</m:t>
        </m:r>
        <m:r>
          <m:t>0</m:t>
        </m:r>
      </m:oMath>
      <w:r>
        <w:t xml:space="preserve">.</w:t>
      </w:r>
    </w:p>
    <w:bookmarkEnd w:id="464"/>
    <w:p>
      <w:pPr>
        <w:pStyle w:val="FirstParagraph"/>
      </w:pPr>
      <w:r>
        <w:rPr>
          <w:i/>
          <w:iCs/>
        </w:rPr>
        <w:t xml:space="preserve">Proof</w:t>
      </w:r>
      <w:r>
        <w:t xml:space="preserve">. </w:t>
      </w:r>
      <w:r>
        <w:t xml:space="preserve">For any vector</w:t>
      </w:r>
      <w:r>
        <w:t xml:space="preserve"> </w:t>
      </w:r>
      <m:oMath>
        <m:acc>
          <m:accPr>
            <m:chr m:val="̃"/>
          </m:accPr>
          <m:e>
            <m:r>
              <m:t>x</m:t>
            </m:r>
          </m:e>
        </m:acc>
      </m:oMath>
      <w:r>
        <w:t xml:space="preserve"> </w:t>
      </w:r>
      <w:r>
        <w:t xml:space="preserve">of length</w:t>
      </w:r>
      <w:r>
        <w:t xml:space="preserve"> </w:t>
      </w:r>
      <m:oMath>
        <m:r>
          <m:t>p</m:t>
        </m:r>
      </m:oMath>
      <w:r>
        <w:t xml:space="preserve">, let</w:t>
      </w:r>
      <w:r>
        <w:t xml:space="preserve"> </w:t>
      </w:r>
      <m:oMath>
        <m:acc>
          <m:accPr>
            <m:chr m:val="̃"/>
          </m:accPr>
          <m:e>
            <m:r>
              <m:t>y</m:t>
            </m:r>
          </m:e>
        </m:acc>
        <m:r>
          <m:rPr>
            <m:sty m:val="p"/>
          </m:rPr>
          <m:t>=</m:t>
        </m:r>
        <m:sSup>
          <m:e>
            <m:r>
              <m:rPr>
                <m:sty m:val="bi"/>
              </m:rPr>
              <m:t>Q</m:t>
            </m:r>
          </m:e>
          <m:sup>
            <m:r>
              <m:rPr>
                <m:sty m:val="p"/>
              </m:rPr>
              <m:t>⊤</m:t>
            </m:r>
          </m:sup>
        </m:sSup>
        <m:acc>
          <m:accPr>
            <m:chr m:val="̃"/>
          </m:accPr>
          <m:e>
            <m:r>
              <m:t>x</m:t>
            </m:r>
          </m:e>
        </m:acc>
      </m:oMath>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sSup>
                <m:e>
                  <m:acc>
                    <m:accPr>
                      <m:chr m:val="̃"/>
                    </m:accPr>
                    <m:e>
                      <m:r>
                        <m:t>x</m:t>
                      </m:r>
                    </m:e>
                  </m:acc>
                </m:e>
                <m:sup>
                  <m:r>
                    <m:rPr>
                      <m:sty m:val="p"/>
                    </m:rPr>
                    <m:t>⊤</m:t>
                  </m:r>
                </m:sup>
              </m:sSup>
              <m:r>
                <m:rPr>
                  <m:sty m:val="bi"/>
                </m:rPr>
                <m:t>Q</m:t>
              </m:r>
              <m:r>
                <m:rPr>
                  <m:sty m:val="b"/>
                </m:rPr>
                <m:t>Λ</m:t>
              </m:r>
              <m:sSup>
                <m:e>
                  <m:r>
                    <m:rPr>
                      <m:sty m:val="bi"/>
                    </m:rPr>
                    <m:t>Q</m:t>
                  </m:r>
                </m:e>
                <m:sup>
                  <m:r>
                    <m:rPr>
                      <m:sty m:val="p"/>
                    </m:rPr>
                    <m:t>⊤</m:t>
                  </m:r>
                </m:sup>
              </m:sSup>
              <m:acc>
                <m:accPr>
                  <m:chr m:val="̃"/>
                </m:accPr>
                <m:e>
                  <m:r>
                    <m:t>x</m:t>
                  </m:r>
                </m:e>
              </m:acc>
              <m:r>
                <m:t>&amp;</m:t>
              </m:r>
              <m:r>
                <m:t>&amp;</m:t>
              </m:r>
              <m:r>
                <m:rPr>
                  <m:nor/>
                  <m:sty m:val="p"/>
                </m:rPr>
                <m:t>(substitute the eigendecomposition)</m:t>
              </m:r>
            </m:e>
            <m:e>
              <m:r>
                <m:t>&amp;</m:t>
              </m:r>
              <m:r>
                <m:rPr>
                  <m:sty m:val="p"/>
                </m:rPr>
                <m:t>=</m:t>
              </m:r>
              <m:sSup>
                <m:e>
                  <m:r>
                    <m:t>​</m:t>
                  </m:r>
                  <m:d>
                    <m:dPr>
                      <m:begChr m:val="("/>
                      <m:sepChr m:val=""/>
                      <m:endChr m:val=")"/>
                      <m:grow/>
                    </m:dPr>
                    <m:e>
                      <m:sSup>
                        <m:e>
                          <m:r>
                            <m:rPr>
                              <m:sty m:val="bi"/>
                            </m:rPr>
                            <m:t>Q</m:t>
                          </m:r>
                        </m:e>
                        <m:sup>
                          <m:r>
                            <m:rPr>
                              <m:sty m:val="p"/>
                            </m:rPr>
                            <m:t>⊤</m:t>
                          </m:r>
                        </m:sup>
                      </m:sSup>
                      <m:acc>
                        <m:accPr>
                          <m:chr m:val="̃"/>
                        </m:accPr>
                        <m:e>
                          <m:r>
                            <m:t>x</m:t>
                          </m:r>
                        </m:e>
                      </m:acc>
                    </m:e>
                  </m:d>
                  <m:r>
                    <m:t>​</m:t>
                  </m:r>
                </m:e>
                <m:sup>
                  <m:r>
                    <m:rPr>
                      <m:sty m:val="p"/>
                    </m:rPr>
                    <m:t>⊤</m:t>
                  </m:r>
                </m:sup>
              </m:sSup>
              <m:r>
                <m:rPr>
                  <m:sty m:val="b"/>
                </m:rPr>
                <m:t>Λ</m:t>
              </m:r>
              <m:r>
                <m:t>​</m:t>
              </m:r>
              <m:d>
                <m:dPr>
                  <m:begChr m:val="("/>
                  <m:sepChr m:val=""/>
                  <m:endChr m:val=")"/>
                  <m:grow/>
                </m:dPr>
                <m:e>
                  <m:sSup>
                    <m:e>
                      <m:r>
                        <m:rPr>
                          <m:sty m:val="bi"/>
                        </m:rPr>
                        <m:t>Q</m:t>
                      </m:r>
                    </m:e>
                    <m:sup>
                      <m:r>
                        <m:rPr>
                          <m:sty m:val="p"/>
                        </m:rPr>
                        <m:t>⊤</m:t>
                      </m:r>
                    </m:sup>
                  </m:sSup>
                  <m:acc>
                    <m:accPr>
                      <m:chr m:val="̃"/>
                    </m:accPr>
                    <m:e>
                      <m:r>
                        <m:t>x</m:t>
                      </m:r>
                    </m:e>
                  </m:acc>
                </m:e>
              </m:d>
              <m:r>
                <m:t>​</m:t>
              </m:r>
              <m:r>
                <m:t>&amp;</m:t>
              </m:r>
              <m:r>
                <m:t>&amp;</m:t>
              </m:r>
              <m:r>
                <m:rPr>
                  <m:nor/>
                  <m:sty m:val="p"/>
                </m:rPr>
                <m:t>(transpose of a product)</m:t>
              </m:r>
            </m:e>
            <m:e>
              <m:r>
                <m:t>&amp;</m:t>
              </m:r>
              <m:r>
                <m:rPr>
                  <m:sty m:val="p"/>
                </m:rPr>
                <m:t>=</m:t>
              </m:r>
              <m:sSup>
                <m:e>
                  <m:acc>
                    <m:accPr>
                      <m:chr m:val="̃"/>
                    </m:accPr>
                    <m:e>
                      <m:r>
                        <m:t>y</m:t>
                      </m:r>
                    </m:e>
                  </m:acc>
                </m:e>
                <m:sup>
                  <m:r>
                    <m:rPr>
                      <m:sty m:val="p"/>
                    </m:rPr>
                    <m:t>⊤</m:t>
                  </m:r>
                </m:sup>
              </m:sSup>
              <m:r>
                <m:rPr>
                  <m:sty m:val="b"/>
                </m:rPr>
                <m:t>Λ</m:t>
              </m:r>
              <m:acc>
                <m:accPr>
                  <m:chr m:val="̃"/>
                </m:accPr>
                <m:e>
                  <m:r>
                    <m:t>y</m:t>
                  </m:r>
                </m:e>
              </m:acc>
              <m:r>
                <m:t>&amp;</m:t>
              </m:r>
              <m:r>
                <m:t>&amp;</m:t>
              </m:r>
              <m:r>
                <m:rPr>
                  <m:nor/>
                  <m:sty m:val="p"/>
                </m:rPr>
                <m:t>(definition of </m:t>
              </m:r>
              <m:acc>
                <m:accPr>
                  <m:chr m:val="̃"/>
                </m:accPr>
                <m:e>
                  <m:r>
                    <m:t>y</m:t>
                  </m:r>
                </m:e>
              </m:acc>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sSubSup>
                <m:e>
                  <m:r>
                    <m:t>y</m:t>
                  </m:r>
                </m:e>
                <m:sub>
                  <m:r>
                    <m:t>i</m:t>
                  </m:r>
                </m:sub>
                <m:sup>
                  <m:r>
                    <m:t>2</m:t>
                  </m:r>
                </m:sup>
              </m:sSubSup>
              <m:r>
                <m:t>&amp;</m:t>
              </m:r>
              <m:r>
                <m:t>&amp;</m:t>
              </m:r>
              <m:r>
                <m:rPr>
                  <m:nor/>
                  <m:sty m:val="p"/>
                </m:rPr>
                <m:t>(</m:t>
              </m:r>
              <m:r>
                <m:rPr>
                  <m:sty m:val="b"/>
                </m:rPr>
                <m:t>Λ</m:t>
              </m:r>
              <m:r>
                <m:rPr>
                  <m:nor/>
                  <m:sty m:val="p"/>
                </m:rPr>
                <m:t> is diagonal)</m:t>
              </m:r>
            </m:e>
          </m:eqArr>
        </m:oMath>
      </m:oMathPara>
    </w:p>
    <w:p>
      <w:pPr>
        <w:pStyle w:val="FirstParagraph"/>
      </w:pPr>
      <w:r>
        <w:t xml:space="preserve">The second step is</w:t>
      </w:r>
      <w:r>
        <w:t xml:space="preserve"> </w:t>
      </w:r>
      <w:hyperlink w:anchor="thm-transpose-product">
        <w:r>
          <w:rPr>
            <w:rStyle w:val="Hyperlink"/>
          </w:rPr>
          <w:t xml:space="preserve">Theorem 19</w:t>
        </w:r>
      </w:hyperlink>
      <w:r>
        <w:t xml:space="preserve">.</w:t>
      </w:r>
      <w:r>
        <w:t xml:space="preserve"> </w:t>
      </w:r>
      <w:r>
        <w:t xml:space="preserve">Also,</w:t>
      </w:r>
      <w:r>
        <w:t xml:space="preserve"> </w:t>
      </w:r>
      <m:oMath>
        <m:acc>
          <m:accPr>
            <m:chr m:val="̃"/>
          </m:accPr>
          <m:e>
            <m:r>
              <m:t>x</m:t>
            </m:r>
          </m:e>
        </m:acc>
        <m:r>
          <m:rPr>
            <m:sty m:val="p"/>
          </m:rPr>
          <m:t>=</m:t>
        </m:r>
        <m:acc>
          <m:accPr>
            <m:chr m:val="̃"/>
          </m:accPr>
          <m:e>
            <m:r>
              <m:t>0</m:t>
            </m:r>
          </m:e>
        </m:acc>
      </m:oMath>
      <w:r>
        <w:t xml:space="preserve"> </w:t>
      </w:r>
      <w:r>
        <w:t xml:space="preserve">exactly when</w:t>
      </w:r>
      <w:r>
        <w:t xml:space="preserve"> </w:t>
      </w:r>
      <m:oMath>
        <m:acc>
          <m:accPr>
            <m:chr m:val="̃"/>
          </m:accPr>
          <m:e>
            <m:r>
              <m:t>y</m:t>
            </m:r>
          </m:e>
        </m:acc>
        <m:r>
          <m:rPr>
            <m:sty m:val="p"/>
          </m:rPr>
          <m:t>=</m:t>
        </m:r>
        <m:acc>
          <m:accPr>
            <m:chr m:val="̃"/>
          </m:accPr>
          <m:e>
            <m:r>
              <m:t>0</m:t>
            </m:r>
          </m:e>
        </m:acc>
      </m:oMath>
      <w:r>
        <w:t xml:space="preserve">:</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for an orthogonal matrix</w:t>
      </w:r>
      <w:r>
        <w:t xml:space="preserve"> </w:t>
      </w:r>
      <w:r>
        <w:t xml:space="preserve">(</w:t>
      </w:r>
      <w:hyperlink w:anchor="def-orthogonal-matrix">
        <w:r>
          <w:rPr>
            <w:rStyle w:val="Hyperlink"/>
          </w:rPr>
          <w:t xml:space="preserve">Definition 76</w:t>
        </w:r>
      </w:hyperlink>
      <w:r>
        <w:t xml:space="preserve">),</w:t>
      </w:r>
      <w:r>
        <w:t xml:space="preserve"> </w:t>
      </w:r>
      <w:r>
        <w:t xml:space="preserve">so</w:t>
      </w:r>
      <w:r>
        <w:t xml:space="preserve"> </w:t>
      </w:r>
      <m:oMath>
        <m:acc>
          <m:accPr>
            <m:chr m:val="̃"/>
          </m:accPr>
          <m:e>
            <m:r>
              <m:t>x</m:t>
            </m:r>
          </m:e>
        </m:acc>
        <m:r>
          <m:rPr>
            <m:sty m:val="p"/>
          </m:rPr>
          <m:t>=</m:t>
        </m:r>
        <m:r>
          <m:rPr>
            <m:sty m:val="bi"/>
          </m:rPr>
          <m:t>Q</m:t>
        </m:r>
        <m:acc>
          <m:accPr>
            <m:chr m:val="̃"/>
          </m:accPr>
          <m:e>
            <m:r>
              <m:t>y</m:t>
            </m:r>
          </m:e>
        </m:acc>
      </m:oMath>
      <w:r>
        <w:t xml:space="preserve">.</w:t>
      </w:r>
    </w:p>
    <w:p>
      <w:pPr>
        <w:pStyle w:val="BodyText"/>
      </w:pPr>
      <w:r>
        <w:rPr>
          <w:i/>
          <w:iCs/>
        </w:rPr>
        <w:t xml:space="preserve">If every</w:t>
      </w:r>
      <w:r>
        <w:rPr>
          <w:i/>
          <w:iCs/>
        </w:rPr>
        <w:t xml:space="preserve"> </w:t>
      </w:r>
      <m:oMath>
        <m:sSub>
          <m:e>
            <m:r>
              <m:t>λ</m:t>
            </m:r>
          </m:e>
          <m:sub>
            <m:r>
              <m:t>i</m:t>
            </m:r>
          </m:sub>
        </m:sSub>
        <m:r>
          <m:rPr>
            <m:sty m:val="p"/>
          </m:rPr>
          <m:t>≥</m:t>
        </m:r>
        <m:r>
          <m:t>0</m:t>
        </m:r>
      </m:oMath>
      <w:r>
        <w:t xml:space="preserve">, then every term</w:t>
      </w:r>
      <w:r>
        <w:t xml:space="preserve"> </w:t>
      </w:r>
      <m:oMath>
        <m:sSub>
          <m:e>
            <m:r>
              <m:t>λ</m:t>
            </m:r>
          </m:e>
          <m:sub>
            <m:r>
              <m:t>i</m:t>
            </m:r>
          </m:sub>
        </m:sSub>
        <m:sSubSup>
          <m:e>
            <m:r>
              <m:t>y</m:t>
            </m:r>
          </m:e>
          <m:sub>
            <m:r>
              <m:t>i</m:t>
            </m:r>
          </m:sub>
          <m:sup>
            <m:r>
              <m:t>2</m:t>
            </m:r>
          </m:sup>
        </m:sSubSup>
        <m:r>
          <m:rPr>
            <m:sty m:val="p"/>
          </m:rPr>
          <m:t>≥</m:t>
        </m:r>
        <m:r>
          <m:t>0</m:t>
        </m:r>
      </m:oMath>
      <w:r>
        <w:t xml:space="preserve">,</w:t>
      </w:r>
      <w:r>
        <w:t xml:space="preserve"> </w:t>
      </w:r>
      <w:r>
        <w:t xml:space="preserve">so</w:t>
      </w:r>
      <w:r>
        <w:t xml:space="preserve"> </w:t>
      </w:r>
      <m:oMath>
        <m:sSup>
          <m:e>
            <m:acc>
              <m:accPr>
                <m:chr m:val="̃"/>
              </m:accPr>
              <m:e>
                <m:r>
                  <m:t>x</m:t>
                </m:r>
              </m:e>
            </m:acc>
          </m:e>
          <m:sup>
            <m:r>
              <m:rPr>
                <m:sty m:val="p"/>
              </m:rPr>
              <m:t>⊤</m:t>
            </m:r>
          </m:sup>
        </m:sSup>
        <m:r>
          <m:rPr>
            <m:sty m:val="bi"/>
          </m:rPr>
          <m:t>A</m:t>
        </m:r>
        <m:acc>
          <m:accPr>
            <m:chr m:val="̃"/>
          </m:accPr>
          <m:e>
            <m:r>
              <m:t>x</m:t>
            </m:r>
          </m:e>
        </m:acc>
        <m:r>
          <m:rPr>
            <m:sty m:val="p"/>
          </m:rPr>
          <m:t>≥</m:t>
        </m:r>
        <m:r>
          <m:t>0</m:t>
        </m:r>
      </m:oMath>
      <w:r>
        <w:t xml:space="preserve">.</w:t>
      </w:r>
      <w:r>
        <w:t xml:space="preserve"> </w:t>
      </w:r>
      <w:r>
        <w:rPr>
          <w:i/>
          <w:iCs/>
        </w:rPr>
        <w:t xml:space="preserve">If every</w:t>
      </w:r>
      <w:r>
        <w:rPr>
          <w:i/>
          <w:iCs/>
        </w:rPr>
        <w:t xml:space="preserve"> </w:t>
      </w:r>
      <m:oMath>
        <m:sSub>
          <m:e>
            <m:r>
              <m:t>λ</m:t>
            </m:r>
          </m:e>
          <m:sub>
            <m:r>
              <m:t>i</m:t>
            </m:r>
          </m:sub>
        </m:sSub>
        <m:r>
          <m:rPr>
            <m:sty m:val="p"/>
          </m:rPr>
          <m:t>&gt;</m:t>
        </m:r>
        <m:r>
          <m:t>0</m:t>
        </m:r>
      </m:oMath>
      <w:r>
        <w:t xml:space="preserve"> </w:t>
      </w:r>
      <w:r>
        <w:t xml:space="preserve">and</w:t>
      </w:r>
      <w:r>
        <w:t xml:space="preserve"> </w:t>
      </w:r>
      <m:oMath>
        <m:acc>
          <m:accPr>
            <m:chr m:val="̃"/>
          </m:accPr>
          <m:e>
            <m:r>
              <m:t>x</m:t>
            </m:r>
          </m:e>
        </m:acc>
        <m:r>
          <m:rPr>
            <m:sty m:val="p"/>
          </m:rPr>
          <m:t>≠</m:t>
        </m:r>
        <m:acc>
          <m:accPr>
            <m:chr m:val="̃"/>
          </m:accPr>
          <m:e>
            <m:r>
              <m:t>0</m:t>
            </m:r>
          </m:e>
        </m:acc>
      </m:oMath>
      <w:r>
        <w:t xml:space="preserve">,</w:t>
      </w:r>
      <w:r>
        <w:t xml:space="preserve"> </w:t>
      </w:r>
      <w:r>
        <w:t xml:space="preserve">then some</w:t>
      </w:r>
      <w:r>
        <w:t xml:space="preserve"> </w:t>
      </w:r>
      <m:oMath>
        <m:sSub>
          <m:e>
            <m:r>
              <m:t>y</m:t>
            </m:r>
          </m:e>
          <m:sub>
            <m:r>
              <m:t>i</m:t>
            </m:r>
          </m:sub>
        </m:sSub>
        <m:r>
          <m:rPr>
            <m:sty m:val="p"/>
          </m:rPr>
          <m:t>≠</m:t>
        </m:r>
        <m:r>
          <m:t>0</m:t>
        </m:r>
      </m:oMath>
      <w:r>
        <w:t xml:space="preserve">,</w:t>
      </w:r>
      <w:r>
        <w:t xml:space="preserve"> </w:t>
      </w:r>
      <w:r>
        <w:t xml:space="preserve">so at least one term is positive and the rest are non-negative,</w:t>
      </w:r>
      <w:r>
        <w:t xml:space="preserve"> </w:t>
      </w:r>
      <w:r>
        <w:t xml:space="preserve">and</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w:t>
      </w:r>
    </w:p>
    <w:p>
      <w:pPr>
        <w:pStyle w:val="BodyText"/>
      </w:pPr>
      <w:r>
        <w:rPr>
          <w:i/>
          <w:iCs/>
        </w:rPr>
        <w:t xml:space="preserve">Conversely</w:t>
      </w:r>
      <w:r>
        <w:t xml:space="preserve">, take</w:t>
      </w:r>
      <w:r>
        <w:t xml:space="preserve"> </w:t>
      </w:r>
      <m:oMath>
        <m:acc>
          <m:accPr>
            <m:chr m:val="̃"/>
          </m:accPr>
          <m:e>
            <m:r>
              <m:t>x</m:t>
            </m:r>
          </m:e>
        </m:acc>
        <m:r>
          <m:rPr>
            <m:sty m:val="p"/>
          </m:rPr>
          <m:t>=</m:t>
        </m:r>
        <m:sSub>
          <m:e>
            <m:acc>
              <m:accPr>
                <m:chr m:val="̃"/>
              </m:accPr>
              <m:e>
                <m:r>
                  <m:t>q</m:t>
                </m:r>
              </m:e>
            </m:acc>
          </m:e>
          <m:sub>
            <m:r>
              <m:t>i</m:t>
            </m:r>
          </m:sub>
        </m:sSub>
      </m:oMath>
      <w:r>
        <w:t xml:space="preserve">, column</w:t>
      </w:r>
      <w:r>
        <w:t xml:space="preserve"> </w:t>
      </w:r>
      <m:oMath>
        <m:r>
          <m:t>i</m:t>
        </m:r>
      </m:oMath>
      <w:r>
        <w:t xml:space="preserve"> </w:t>
      </w:r>
      <w:r>
        <w:t xml:space="preserve">of</w:t>
      </w:r>
      <w:r>
        <w:t xml:space="preserve"> </w:t>
      </w:r>
      <m:oMath>
        <m:r>
          <m:rPr>
            <m:sty m:val="bi"/>
          </m:rPr>
          <m:t>Q</m:t>
        </m:r>
      </m:oMath>
      <w:r>
        <w:t xml:space="preserve">,</w:t>
      </w:r>
      <w:r>
        <w:t xml:space="preserve"> </w:t>
      </w:r>
      <w:r>
        <w:t xml:space="preserve">which is not</w:t>
      </w:r>
      <w:r>
        <w:t xml:space="preserve"> </w:t>
      </w:r>
      <m:oMath>
        <m:acc>
          <m:accPr>
            <m:chr m:val="̃"/>
          </m:accPr>
          <m:e>
            <m:r>
              <m:t>0</m:t>
            </m:r>
          </m:e>
        </m:acc>
      </m:oMath>
      <w:r>
        <w:t xml:space="preserve"> </w:t>
      </w:r>
      <w:r>
        <w:t xml:space="preserve">because it has norm 1.</w:t>
      </w:r>
      <w:r>
        <w:t xml:space="preserve"> </w:t>
      </w:r>
      <w:r>
        <w:t xml:space="preserve">Then</w:t>
      </w:r>
      <w:r>
        <w:t xml:space="preserve"> </w:t>
      </w:r>
      <m:oMath>
        <m:acc>
          <m:accPr>
            <m:chr m:val="̃"/>
          </m:accPr>
          <m:e>
            <m:r>
              <m:t>y</m:t>
            </m:r>
          </m:e>
        </m:acc>
        <m:r>
          <m:rPr>
            <m:sty m:val="p"/>
          </m:rPr>
          <m:t>=</m:t>
        </m:r>
        <m:sSup>
          <m:e>
            <m:r>
              <m:rPr>
                <m:sty m:val="bi"/>
              </m:rPr>
              <m:t>Q</m:t>
            </m:r>
          </m:e>
          <m:sup>
            <m:r>
              <m:rPr>
                <m:sty m:val="p"/>
              </m:rPr>
              <m:t>⊤</m:t>
            </m:r>
          </m:sup>
        </m:sSup>
        <m:sSub>
          <m:e>
            <m:acc>
              <m:accPr>
                <m:chr m:val="̃"/>
              </m:accPr>
              <m:e>
                <m:r>
                  <m:t>q</m:t>
                </m:r>
              </m:e>
            </m:acc>
          </m:e>
          <m:sub>
            <m:r>
              <m:t>i</m:t>
            </m:r>
          </m:sub>
        </m:sSub>
      </m:oMath>
      <w:r>
        <w:t xml:space="preserve"> </w:t>
      </w:r>
      <w:r>
        <w:t xml:space="preserve">is column</w:t>
      </w:r>
      <w:r>
        <w:t xml:space="preserve"> </w:t>
      </w:r>
      <m:oMath>
        <m:r>
          <m:t>i</m:t>
        </m:r>
      </m:oMath>
      <w:r>
        <w:t xml:space="preserve"> </w:t>
      </w:r>
      <w:r>
        <w:t xml:space="preserve">of</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w:t>
      </w:r>
      <w:r>
        <w:t xml:space="preserve"> </w:t>
      </w:r>
      <w:r>
        <w:t xml:space="preserve">so</w:t>
      </w:r>
      <w:r>
        <w:t xml:space="preserve"> </w:t>
      </w:r>
      <m:oMath>
        <m:sSub>
          <m:e>
            <m:r>
              <m:t>y</m:t>
            </m:r>
          </m:e>
          <m:sub>
            <m:r>
              <m:t>i</m:t>
            </m:r>
          </m:sub>
        </m:sSub>
        <m:r>
          <m:rPr>
            <m:sty m:val="p"/>
          </m:rPr>
          <m:t>=</m:t>
        </m:r>
        <m:r>
          <m:t>1</m:t>
        </m:r>
      </m:oMath>
      <w:r>
        <w:t xml:space="preserve"> </w:t>
      </w:r>
      <w:r>
        <w:t xml:space="preserve">and every other entry of</w:t>
      </w:r>
      <w:r>
        <w:t xml:space="preserve"> </w:t>
      </w:r>
      <m:oMath>
        <m:acc>
          <m:accPr>
            <m:chr m:val="̃"/>
          </m:accPr>
          <m:e>
            <m:r>
              <m:t>y</m:t>
            </m:r>
          </m:e>
        </m:acc>
      </m:oMath>
      <w:r>
        <w:t xml:space="preserve"> </w:t>
      </w:r>
      <w:r>
        <w:t xml:space="preserve">is</w:t>
      </w:r>
      <w:r>
        <w:t xml:space="preserve"> </w:t>
      </w:r>
      <m:oMath>
        <m:r>
          <m:t>0</m:t>
        </m:r>
      </m:oMath>
      <w:r>
        <w:t xml:space="preserve">,</w:t>
      </w:r>
      <w:r>
        <w:t xml:space="preserve"> </w:t>
      </w:r>
      <w:r>
        <w:t xml:space="preserve">and the display gives</w:t>
      </w:r>
      <w:r>
        <w:t xml:space="preserve"> </w:t>
      </w:r>
      <m:oMath>
        <m:sSup>
          <m:e>
            <m:sSub>
              <m:e>
                <m:acc>
                  <m:accPr>
                    <m:chr m:val="̃"/>
                  </m:accPr>
                  <m:e>
                    <m:r>
                      <m:t>q</m:t>
                    </m:r>
                  </m:e>
                </m:acc>
              </m:e>
              <m:sub>
                <m:r>
                  <m:t>i</m:t>
                </m:r>
              </m:sub>
            </m:sSub>
          </m:e>
          <m:sup>
            <m:r>
              <m:rPr>
                <m:sty m:val="p"/>
              </m:rPr>
              <m:t>⊤</m:t>
            </m:r>
          </m:sup>
        </m:sSup>
        <m:r>
          <m:rPr>
            <m:sty m:val="bi"/>
          </m:rPr>
          <m:t>A</m:t>
        </m:r>
        <m:sSub>
          <m:e>
            <m:acc>
              <m:accPr>
                <m:chr m:val="̃"/>
              </m:accPr>
              <m:e>
                <m:r>
                  <m:t>q</m:t>
                </m:r>
              </m:e>
            </m:acc>
          </m:e>
          <m:sub>
            <m:r>
              <m:t>i</m:t>
            </m:r>
          </m:sub>
        </m:sSub>
        <m:r>
          <m:rPr>
            <m:sty m:val="p"/>
          </m:rPr>
          <m:t>=</m:t>
        </m:r>
        <m:sSub>
          <m:e>
            <m:r>
              <m:t>λ</m:t>
            </m:r>
          </m:e>
          <m:sub>
            <m:r>
              <m:t>i</m:t>
            </m:r>
          </m:sub>
        </m:sSub>
      </m:oMath>
      <w:r>
        <w:t xml:space="preserve">.</w:t>
      </w:r>
      <w:r>
        <w:t xml:space="preserve"> </w:t>
      </w:r>
      <w:r>
        <w:t xml:space="preserve">So if</w:t>
      </w:r>
      <w:r>
        <w:t xml:space="preserve"> </w:t>
      </w:r>
      <m:oMath>
        <m:r>
          <m:rPr>
            <m:sty m:val="bi"/>
          </m:rPr>
          <m:t>A</m:t>
        </m:r>
      </m:oMath>
      <w:r>
        <w:t xml:space="preserve"> </w:t>
      </w:r>
      <w:r>
        <w:t xml:space="preserve">is positive semidefinite,</w:t>
      </w:r>
      <w:r>
        <w:t xml:space="preserve"> </w:t>
      </w:r>
      <m:oMath>
        <m:sSub>
          <m:e>
            <m:r>
              <m:t>λ</m:t>
            </m:r>
          </m:e>
          <m:sub>
            <m:r>
              <m:t>i</m:t>
            </m:r>
          </m:sub>
        </m:sSub>
        <m:r>
          <m:rPr>
            <m:sty m:val="p"/>
          </m:rPr>
          <m:t>≥</m:t>
        </m:r>
        <m:r>
          <m:t>0</m:t>
        </m:r>
      </m:oMath>
      <w:r>
        <w:t xml:space="preserve">,</w:t>
      </w:r>
      <w:r>
        <w:t xml:space="preserve"> </w:t>
      </w:r>
      <w:r>
        <w:t xml:space="preserve">and if</w:t>
      </w:r>
      <w:r>
        <w:t xml:space="preserve"> </w:t>
      </w:r>
      <m:oMath>
        <m:r>
          <m:rPr>
            <m:sty m:val="bi"/>
          </m:rPr>
          <m:t>A</m:t>
        </m:r>
      </m:oMath>
      <w:r>
        <w:t xml:space="preserve"> </w:t>
      </w:r>
      <w:r>
        <w:t xml:space="preserve">is positive definite,</w:t>
      </w:r>
      <w:r>
        <w:t xml:space="preserve"> </w:t>
      </w:r>
      <m:oMath>
        <m:sSub>
          <m:e>
            <m:r>
              <m:t>λ</m:t>
            </m:r>
          </m:e>
          <m:sub>
            <m:r>
              <m:t>i</m:t>
            </m:r>
          </m:sub>
        </m:sSub>
        <m:r>
          <m:rPr>
            <m:sty m:val="p"/>
          </m:rPr>
          <m:t>&gt;</m:t>
        </m:r>
        <m:r>
          <m:t>0</m:t>
        </m:r>
      </m:oMath>
      <w:r>
        <w:t xml:space="preserve">.</w:t>
      </w:r>
    </w:p>
    <w:bookmarkStart w:id="465" w:name="exm-definite-eigenvalues"/>
    <w:p>
      <w:pPr>
        <w:pStyle w:val="BodyText"/>
      </w:pPr>
      <w:r>
        <w:rPr>
          <w:b/>
          <w:bCs/>
        </w:rPr>
        <w:t xml:space="preserve">Example 144 (Reading definiteness off the eigenvalues)</w:t>
      </w:r>
      <w:r>
        <w:t xml:space="preserve"> </w:t>
      </w:r>
      <w:r>
        <w:t xml:space="preserve"> </w:t>
      </w:r>
    </w:p>
    <w:p>
      <w:pPr>
        <w:pStyle w:val="Compact"/>
        <w:numPr>
          <w:ilvl w:val="0"/>
          <w:numId w:val="1077"/>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137</w:t>
        </w:r>
      </w:hyperlink>
      <w:r>
        <w:t xml:space="preserve">),</w:t>
      </w:r>
      <w:r>
        <w:t xml:space="preserve"> </w:t>
      </w:r>
      <w:r>
        <w:t xml:space="preserve">both positive, so it is positive definite.</w:t>
      </w:r>
    </w:p>
    <w:p>
      <w:pPr>
        <w:pStyle w:val="Compact"/>
        <w:numPr>
          <w:ilvl w:val="0"/>
          <w:numId w:val="1077"/>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eigenvalues</w:t>
      </w:r>
      <w:r>
        <w:t xml:space="preserve"> </w:t>
      </w:r>
      <m:oMath>
        <m:r>
          <m:t>2</m:t>
        </m:r>
      </m:oMath>
      <w:r>
        <w:t xml:space="preserve">, for the eigenvector</w:t>
      </w:r>
      <w:r>
        <w:t xml:space="preserve"> </w:t>
      </w:r>
      <m:oMath>
        <m:r>
          <m:rPr>
            <m:sty m:val="p"/>
          </m:rPr>
          <m:t>(</m:t>
        </m:r>
        <m:r>
          <m:t>1</m:t>
        </m:r>
        <m:r>
          <m:rPr>
            <m:sty m:val="p"/>
          </m:rPr>
          <m:t>,</m:t>
        </m:r>
        <m:r>
          <m:t>1</m:t>
        </m:r>
        <m:r>
          <m:rPr>
            <m:sty m:val="p"/>
          </m:rPr>
          <m:t>)</m:t>
        </m:r>
      </m:oMath>
      <w:r>
        <w:t xml:space="preserve">,</w:t>
      </w:r>
      <w:r>
        <w:t xml:space="preserve"> </w:t>
      </w:r>
      <w:r>
        <w:t xml:space="preserve">and</w:t>
      </w:r>
      <w:r>
        <w:t xml:space="preserve"> </w:t>
      </w:r>
      <m:oMath>
        <m:r>
          <m:t>0</m:t>
        </m:r>
      </m:oMath>
      <w:r>
        <w:t xml:space="preserve">, for the eigenvector</w:t>
      </w:r>
      <w:r>
        <w:t xml:space="preserve"> </w:t>
      </w:r>
      <m:oMath>
        <m:r>
          <m:rPr>
            <m:sty m:val="p"/>
          </m:rPr>
          <m:t>(</m:t>
        </m:r>
        <m:r>
          <m:t>1</m:t>
        </m:r>
        <m:r>
          <m:rPr>
            <m:sty m:val="p"/>
          </m:rPr>
          <m:t>,</m:t>
        </m:r>
        <m:r>
          <m:rPr>
            <m:sty m:val="p"/>
          </m:rPr>
          <m:t>−</m:t>
        </m:r>
        <m:r>
          <m:t>1</m:t>
        </m:r>
        <m:r>
          <m:rPr>
            <m:sty m:val="p"/>
          </m:rPr>
          <m:t>)</m:t>
        </m:r>
      </m:oMath>
      <w:r>
        <w:t xml:space="preserve">,</w:t>
      </w:r>
      <w:r>
        <w:t xml:space="preserve"> </w:t>
      </w:r>
      <w:r>
        <w:t xml:space="preserve">so it is positive semidefinite but not positive definite,</w:t>
      </w:r>
      <w:r>
        <w:t xml:space="preserve"> </w:t>
      </w:r>
      <w:r>
        <w:t xml:space="preserve">as</w:t>
      </w:r>
      <w:r>
        <w:t xml:space="preserve"> </w:t>
      </w:r>
      <w:hyperlink w:anchor="exm-positive-definite">
        <w:r>
          <w:rPr>
            <w:rStyle w:val="Hyperlink"/>
          </w:rPr>
          <w:t xml:space="preserve">Example 143</w:t>
        </w:r>
      </w:hyperlink>
      <w:r>
        <w:t xml:space="preserve"> </w:t>
      </w:r>
      <w:r>
        <w:t xml:space="preserve">found directly.</w:t>
      </w:r>
    </w:p>
    <w:bookmarkEnd w:id="465"/>
    <w:bookmarkStart w:id="466" w:name="thm-pd-inverse"/>
    <w:p>
      <w:pPr>
        <w:pStyle w:val="FirstParagraph"/>
      </w:pPr>
      <w:r>
        <w:rPr>
          <w:b/>
          <w:bCs/>
        </w:rPr>
        <w:t xml:space="preserve">Theorem 76 (A positive definite matrix has a positive definite inverse)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positive definite matrix</w:t>
      </w:r>
      <w:r>
        <w:t xml:space="preserve"> </w:t>
      </w:r>
      <w:r>
        <w:t xml:space="preserve">(</w:t>
      </w:r>
      <w:hyperlink w:anchor="def-positive-definite">
        <w:r>
          <w:rPr>
            <w:rStyle w:val="Hyperlink"/>
          </w:rPr>
          <w:t xml:space="preserve">Definition 86</w:t>
        </w:r>
      </w:hyperlink>
      <w:r>
        <w:t xml:space="preserve">)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83</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w:t>
      </w:r>
      <w:r>
        <w:t xml:space="preserve"> </w:t>
      </w:r>
      <w:r>
        <w:t xml:space="preserve">Then</w:t>
      </w:r>
      <w:r>
        <w:t xml:space="preserve"> </w:t>
      </w:r>
      <m:oMath>
        <m:r>
          <m:rPr>
            <m:sty m:val="bi"/>
          </m:rPr>
          <m:t>A</m:t>
        </m:r>
      </m:oMath>
      <w:r>
        <w:t xml:space="preserve"> </w:t>
      </w:r>
      <w:r>
        <w:t xml:space="preserve">is invertible (</w:t>
      </w:r>
      <w:hyperlink w:anchor="def-invertible-matrix">
        <w:r>
          <w:rPr>
            <w:rStyle w:val="Hyperlink"/>
          </w:rPr>
          <w:t xml:space="preserve">Definition 72</w:t>
        </w:r>
      </w:hyperlink>
      <w:r>
        <w:t xml:space="preserve">),</w:t>
      </w:r>
    </w:p>
    <w:p>
      <w:pPr>
        <w:pStyle w:val="BodyText"/>
      </w:pPr>
      <m:oMathPara>
        <m:oMathParaPr>
          <m:jc m:val="center"/>
        </m:oMathParaPr>
        <m:oMath>
          <m:sSup>
            <m:e>
              <m:r>
                <m:rPr>
                  <m:sty m:val="bi"/>
                </m:rPr>
                <m:t>A</m:t>
              </m:r>
            </m:e>
            <m:sup>
              <m:r>
                <m:rPr>
                  <m:sty m:val="p"/>
                </m:rPr>
                <m:t>−</m:t>
              </m:r>
              <m:r>
                <m:t>1</m:t>
              </m:r>
            </m:sup>
          </m:sSup>
          <m:r>
            <m:rPr>
              <m:sty m:val="p"/>
            </m:rPr>
            <m:t>=</m:t>
          </m:r>
          <m:r>
            <m:rPr>
              <m:sty m:val="bi"/>
            </m:rPr>
            <m:t>Q</m:t>
          </m:r>
          <m:r>
            <m:t> </m:t>
          </m:r>
          <m:sSup>
            <m:e>
              <m:r>
                <m:rPr>
                  <m:sty m:val="b"/>
                </m:rPr>
                <m:t>Λ</m:t>
              </m:r>
            </m:e>
            <m:sup>
              <m:r>
                <m:rPr>
                  <m:sty m:val="p"/>
                </m:rPr>
                <m:t>−</m:t>
              </m:r>
              <m:r>
                <m:t>1</m:t>
              </m:r>
            </m:sup>
          </m:sSup>
          <m:r>
            <m:t> </m:t>
          </m:r>
          <m:sSup>
            <m:e>
              <m:r>
                <m:rPr>
                  <m:sty m:val="bi"/>
                </m:rPr>
                <m:t>Q</m:t>
              </m:r>
            </m:e>
            <m:sup>
              <m:r>
                <m:rPr>
                  <m:sty m:val="p"/>
                </m:rPr>
                <m:t>⊤</m:t>
              </m:r>
            </m:sup>
          </m:sSup>
          <m:r>
            <m:rPr>
              <m:sty m:val="p"/>
            </m:rPr>
            <m:t>,</m:t>
          </m:r>
          <m:r>
            <m:t>  </m:t>
          </m:r>
          <m:sSup>
            <m:e>
              <m:r>
                <m:rPr>
                  <m:sty m:val="b"/>
                </m:rPr>
                <m:t>Λ</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sSub>
                      <m:e>
                        <m:r>
                          <m:t>λ</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r>
                      <m:t>1</m:t>
                    </m:r>
                    <m:r>
                      <m:rPr>
                        <m:sty m:val="p"/>
                      </m:rPr>
                      <m:t>/</m:t>
                    </m:r>
                    <m:sSub>
                      <m:e>
                        <m:r>
                          <m:t>λ</m:t>
                        </m:r>
                      </m:e>
                      <m:sub>
                        <m:r>
                          <m:t>p</m:t>
                        </m:r>
                      </m:sub>
                    </m:sSub>
                  </m:e>
                </m:mr>
              </m:m>
            </m:e>
          </m:d>
          <m:r>
            <m:rPr>
              <m:sty m:val="p"/>
            </m:rPr>
            <m:t>,</m:t>
          </m:r>
        </m:oMath>
      </m:oMathPara>
    </w:p>
    <w:p>
      <w:pPr>
        <w:pStyle w:val="FirstParagraph"/>
      </w:pPr>
      <w:r>
        <w:t xml:space="preserve">and</w:t>
      </w:r>
      <w:r>
        <w:t xml:space="preserve"> </w:t>
      </w:r>
      <m:oMath>
        <m:sSup>
          <m:e>
            <m:r>
              <m:rPr>
                <m:sty m:val="bi"/>
              </m:rPr>
              <m:t>A</m:t>
            </m:r>
          </m:e>
          <m:sup>
            <m:r>
              <m:rPr>
                <m:sty m:val="p"/>
              </m:rPr>
              <m:t>−</m:t>
            </m:r>
            <m:r>
              <m:t>1</m:t>
            </m:r>
          </m:sup>
        </m:sSup>
      </m:oMath>
      <w:r>
        <w:t xml:space="preserve"> </w:t>
      </w:r>
      <w:r>
        <w:t xml:space="preserve">is positive definite.</w:t>
      </w:r>
    </w:p>
    <w:bookmarkEnd w:id="466"/>
    <w:p>
      <w:pPr>
        <w:pStyle w:val="BodyText"/>
      </w:pPr>
      <w:r>
        <w:rPr>
          <w:i/>
          <w:iCs/>
        </w:rPr>
        <w:t xml:space="preserve">Proof</w:t>
      </w:r>
      <w:r>
        <w:t xml:space="preserve">. </w:t>
      </w:r>
      <w:r>
        <w:t xml:space="preserve">By</w:t>
      </w:r>
      <w:r>
        <w:t xml:space="preserve"> </w:t>
      </w:r>
      <w:hyperlink w:anchor="thm-definite-eigenvalues">
        <w:r>
          <w:rPr>
            <w:rStyle w:val="Hyperlink"/>
          </w:rPr>
          <w:t xml:space="preserve">Theorem 75</w:t>
        </w:r>
      </w:hyperlink>
      <w:r>
        <w:t xml:space="preserve">, every</w:t>
      </w:r>
      <w:r>
        <w:t xml:space="preserve"> </w:t>
      </w:r>
      <m:oMath>
        <m:sSub>
          <m:e>
            <m:r>
              <m:t>λ</m:t>
            </m:r>
          </m:e>
          <m:sub>
            <m:r>
              <m:t>i</m:t>
            </m:r>
          </m:sub>
        </m:sSub>
        <m:r>
          <m:rPr>
            <m:sty m:val="p"/>
          </m:rPr>
          <m:t>&gt;</m:t>
        </m:r>
        <m:r>
          <m:t>0</m:t>
        </m:r>
      </m:oMath>
      <w:r>
        <w:t xml:space="preserve">,</w:t>
      </w:r>
      <w:r>
        <w:t xml:space="preserve"> </w:t>
      </w:r>
      <w:r>
        <w:t xml:space="preserve">so</w:t>
      </w:r>
      <w:r>
        <w:t xml:space="preserve"> </w:t>
      </w:r>
      <m:oMath>
        <m:sSup>
          <m:e>
            <m:r>
              <m:rPr>
                <m:sty m:val="b"/>
              </m:rPr>
              <m:t>Λ</m:t>
            </m:r>
          </m:e>
          <m:sup>
            <m:r>
              <m:rPr>
                <m:sty m:val="p"/>
              </m:rPr>
              <m:t>−</m:t>
            </m:r>
            <m:r>
              <m:t>1</m:t>
            </m:r>
          </m:sup>
        </m:sSup>
      </m:oMath>
      <w:r>
        <w:t xml:space="preserve"> </w:t>
      </w:r>
      <w:r>
        <w:t xml:space="preserve">is well defined,</w:t>
      </w:r>
      <w:r>
        <w:t xml:space="preserve"> </w:t>
      </w:r>
      <w:r>
        <w:t xml:space="preserve">and multiplying the two diagonal matrices entry by entry</w:t>
      </w:r>
      <w:r>
        <w:t xml:space="preserve"> </w:t>
      </w:r>
      <w:r>
        <w:t xml:space="preserve">gives</w:t>
      </w:r>
    </w:p>
    <w:p>
      <w:pPr>
        <w:pStyle w:val="BodyText"/>
      </w:pPr>
      <m:oMathPara>
        <m:oMathParaPr>
          <m:jc m:val="center"/>
        </m:oMathParaPr>
        <m:oMath>
          <m:eqArr>
            <m:e>
              <m:r>
                <m:rPr>
                  <m:sty m:val="b"/>
                </m:rPr>
                <m:t>Λ</m:t>
              </m:r>
              <m:sSup>
                <m:e>
                  <m:r>
                    <m:rPr>
                      <m:sty m:val="b"/>
                    </m:rPr>
                    <m:t>Λ</m:t>
                  </m:r>
                </m:e>
                <m:sup>
                  <m:r>
                    <m:rPr>
                      <m:sty m:val="p"/>
                    </m:rPr>
                    <m:t>−</m:t>
                  </m:r>
                  <m:r>
                    <m:t>1</m:t>
                  </m:r>
                </m:sup>
              </m:sSup>
              <m:r>
                <m:t>&amp;</m:t>
              </m:r>
              <m:r>
                <m:rPr>
                  <m:sty m:val="p"/>
                </m:rPr>
                <m:t>=</m:t>
              </m:r>
              <m:sSup>
                <m:e>
                  <m:r>
                    <m:rPr>
                      <m:sty m:val="b"/>
                    </m:rPr>
                    <m:t>Λ</m:t>
                  </m:r>
                </m:e>
                <m:sup>
                  <m:r>
                    <m:rPr>
                      <m:sty m:val="p"/>
                    </m:rPr>
                    <m:t>−</m:t>
                  </m:r>
                  <m:r>
                    <m:t>1</m:t>
                  </m:r>
                </m:sup>
              </m:sSup>
              <m:r>
                <m:rPr>
                  <m:sty m:val="b"/>
                </m:rPr>
                <m:t>Λ</m:t>
              </m:r>
            </m:e>
            <m:e>
              <m:r>
                <m:t>&amp;</m:t>
              </m:r>
              <m:r>
                <m:rPr>
                  <m:sty m:val="p"/>
                </m:rPr>
                <m:t>=</m:t>
              </m:r>
              <m:sSub>
                <m:e>
                  <m:r>
                    <m:rPr>
                      <m:sty m:val="bi"/>
                    </m:rPr>
                    <m:t>I</m:t>
                  </m:r>
                </m:e>
                <m:sub>
                  <m:r>
                    <m:t>p</m:t>
                  </m:r>
                </m:sub>
              </m:sSub>
              <m:r>
                <m:rPr>
                  <m:sty m:val="p"/>
                </m:rPr>
                <m:t>.</m:t>
              </m:r>
            </m:e>
          </m:eqArr>
        </m:oMath>
      </m:oMathPara>
    </w:p>
    <w:p>
      <w:pPr>
        <w:pStyle w:val="FirstParagraph"/>
      </w:pPr>
      <w:r>
        <w:t xml:space="preserve">Write</w:t>
      </w:r>
      <w:r>
        <w:t xml:space="preserve"> </w:t>
      </w:r>
      <m:oMath>
        <m:r>
          <m:rPr>
            <m:sty m:val="bi"/>
          </m:rPr>
          <m:t>B</m:t>
        </m:r>
        <m:r>
          <m:rPr>
            <m:sty m:val="p"/>
          </m:rPr>
          <m:t>=</m:t>
        </m:r>
        <m:r>
          <m:rPr>
            <m:sty m:val="bi"/>
          </m:rPr>
          <m:t>Q</m:t>
        </m:r>
        <m:sSup>
          <m:e>
            <m:r>
              <m:rPr>
                <m:sty m:val="b"/>
              </m:rPr>
              <m:t>Λ</m:t>
            </m:r>
          </m:e>
          <m:sup>
            <m:r>
              <m:rPr>
                <m:sty m:val="p"/>
              </m:rPr>
              <m:t>−</m:t>
            </m:r>
            <m:r>
              <m:t>1</m:t>
            </m:r>
          </m:sup>
        </m:sSup>
        <m:sSup>
          <m:e>
            <m:r>
              <m:rPr>
                <m:sty m:val="bi"/>
              </m:rPr>
              <m:t>Q</m:t>
            </m:r>
          </m:e>
          <m:sup>
            <m:r>
              <m:rPr>
                <m:sty m:val="p"/>
              </m:rPr>
              <m:t>⊤</m:t>
            </m:r>
          </m:sup>
        </m:sSup>
      </m:oMath>
      <w:r>
        <w:t xml:space="preserve">. Then:</w:t>
      </w:r>
    </w:p>
    <w:p>
      <w:pPr>
        <w:pStyle w:val="BodyText"/>
      </w:pPr>
      <m:oMathPara>
        <m:oMathParaPr>
          <m:jc m:val="center"/>
        </m:oMathParaPr>
        <m:oMath>
          <m:eqArr>
            <m:e>
              <m:r>
                <m:rPr>
                  <m:sty m:val="bi"/>
                </m:rPr>
                <m:t>A</m:t>
              </m:r>
              <m:r>
                <m:rPr>
                  <m:sty m:val="bi"/>
                </m:rPr>
                <m:t>B</m:t>
              </m:r>
              <m:r>
                <m:t>&amp;</m:t>
              </m:r>
              <m:r>
                <m:rPr>
                  <m:sty m:val="p"/>
                </m:rPr>
                <m:t>=</m:t>
              </m:r>
              <m:r>
                <m:rPr>
                  <m:sty m:val="bi"/>
                </m:rPr>
                <m:t>Q</m:t>
              </m:r>
              <m:r>
                <m:rPr>
                  <m:sty m:val="b"/>
                </m:rPr>
                <m:t>Λ</m:t>
              </m:r>
              <m:sSup>
                <m:e>
                  <m:r>
                    <m:rPr>
                      <m:sty m:val="bi"/>
                    </m:rPr>
                    <m:t>Q</m:t>
                  </m:r>
                </m:e>
                <m:sup>
                  <m:r>
                    <m:rPr>
                      <m:sty m:val="p"/>
                    </m:rPr>
                    <m:t>⊤</m:t>
                  </m:r>
                </m:sup>
              </m:sSup>
              <m:r>
                <m:rPr>
                  <m:sty m:val="bi"/>
                </m:rPr>
                <m:t>Q</m:t>
              </m:r>
              <m:sSup>
                <m:e>
                  <m:r>
                    <m:rPr>
                      <m:sty m:val="b"/>
                    </m:rPr>
                    <m:t>Λ</m:t>
                  </m:r>
                </m:e>
                <m:sup>
                  <m:r>
                    <m:rPr>
                      <m:sty m:val="p"/>
                    </m:rPr>
                    <m:t>−</m:t>
                  </m:r>
                  <m:r>
                    <m:t>1</m:t>
                  </m:r>
                </m:sup>
              </m:sSup>
              <m:sSup>
                <m:e>
                  <m:r>
                    <m:rPr>
                      <m:sty m:val="bi"/>
                    </m:rPr>
                    <m:t>Q</m:t>
                  </m:r>
                </m:e>
                <m:sup>
                  <m:r>
                    <m:rPr>
                      <m:sty m:val="p"/>
                    </m:rPr>
                    <m:t>⊤</m:t>
                  </m:r>
                </m:sup>
              </m:sSup>
              <m:r>
                <m:t>&amp;</m:t>
              </m:r>
              <m:r>
                <m:t>&amp;</m:t>
              </m:r>
              <m:r>
                <m:rPr>
                  <m:nor/>
                  <m:sty m:val="p"/>
                </m:rPr>
                <m:t>(substitute)</m:t>
              </m:r>
            </m:e>
            <m:e>
              <m:r>
                <m:t>&amp;</m:t>
              </m:r>
              <m:r>
                <m:rPr>
                  <m:sty m:val="p"/>
                </m:rPr>
                <m:t>=</m:t>
              </m:r>
              <m:r>
                <m:rPr>
                  <m:sty m:val="bi"/>
                </m:rPr>
                <m:t>Q</m:t>
              </m:r>
              <m:r>
                <m:rPr>
                  <m:sty m:val="b"/>
                </m:rPr>
                <m:t>Λ</m:t>
              </m:r>
              <m:sSub>
                <m:e>
                  <m:r>
                    <m:rPr>
                      <m:sty m:val="bi"/>
                    </m:rPr>
                    <m:t>I</m:t>
                  </m:r>
                </m:e>
                <m:sub>
                  <m:r>
                    <m:t>p</m:t>
                  </m:r>
                </m:sub>
              </m:sSub>
              <m:sSup>
                <m:e>
                  <m:r>
                    <m:rPr>
                      <m:sty m:val="b"/>
                    </m:rPr>
                    <m:t>Λ</m:t>
                  </m:r>
                </m:e>
                <m:sup>
                  <m:r>
                    <m:rPr>
                      <m:sty m:val="p"/>
                    </m:rPr>
                    <m:t>−</m:t>
                  </m:r>
                  <m:r>
                    <m:t>1</m:t>
                  </m:r>
                </m:sup>
              </m:sSup>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p</m:t>
                  </m:r>
                </m:sub>
              </m:sSub>
              <m:r>
                <m:rPr>
                  <m:nor/>
                  <m:sty m:val="p"/>
                </m:rPr>
                <m:t>)</m:t>
              </m:r>
            </m:e>
            <m:e>
              <m:r>
                <m:t>&amp;</m:t>
              </m:r>
              <m:r>
                <m:rPr>
                  <m:sty m:val="p"/>
                </m:rPr>
                <m:t>=</m:t>
              </m:r>
              <m:r>
                <m:rPr>
                  <m:sty m:val="bi"/>
                </m:rPr>
                <m:t>Q</m:t>
              </m:r>
              <m:r>
                <m:rPr>
                  <m:sty m:val="b"/>
                </m:rPr>
                <m:t>Λ</m:t>
              </m:r>
              <m:sSup>
                <m:e>
                  <m:r>
                    <m:rPr>
                      <m:sty m:val="b"/>
                    </m:rPr>
                    <m:t>Λ</m:t>
                  </m:r>
                </m:e>
                <m:sup>
                  <m:r>
                    <m:rPr>
                      <m:sty m:val="p"/>
                    </m:rPr>
                    <m:t>−</m:t>
                  </m:r>
                  <m:r>
                    <m:t>1</m:t>
                  </m:r>
                </m:sup>
              </m:sSup>
              <m:sSup>
                <m:e>
                  <m:r>
                    <m:rPr>
                      <m:sty m:val="bi"/>
                    </m:rPr>
                    <m:t>Q</m:t>
                  </m:r>
                </m:e>
                <m:sup>
                  <m:r>
                    <m:rPr>
                      <m:sty m:val="p"/>
                    </m:rPr>
                    <m:t>⊤</m:t>
                  </m:r>
                </m:sup>
              </m:sSup>
              <m:r>
                <m:t>&amp;</m:t>
              </m:r>
              <m:r>
                <m:t>&amp;</m:t>
              </m:r>
              <m:r>
                <m:rPr>
                  <m:nor/>
                  <m:sty m:val="p"/>
                </m:rPr>
                <m:t>(identity matrix)</m:t>
              </m:r>
            </m:e>
            <m:e>
              <m:r>
                <m:t>&amp;</m:t>
              </m:r>
              <m:r>
                <m:rPr>
                  <m:sty m:val="p"/>
                </m:rPr>
                <m:t>=</m:t>
              </m:r>
              <m:r>
                <m:rPr>
                  <m:sty m:val="bi"/>
                </m:rPr>
                <m:t>Q</m:t>
              </m:r>
              <m:sSup>
                <m:e>
                  <m:r>
                    <m:rPr>
                      <m:sty m:val="bi"/>
                    </m:rPr>
                    <m:t>Q</m:t>
                  </m:r>
                </m:e>
                <m:sup>
                  <m:r>
                    <m:rPr>
                      <m:sty m:val="p"/>
                    </m:rPr>
                    <m:t>⊤</m:t>
                  </m:r>
                </m:sup>
              </m:sSup>
              <m:r>
                <m:t>&amp;</m:t>
              </m:r>
              <m:r>
                <m:t>&amp;</m:t>
              </m:r>
              <m:r>
                <m:rPr>
                  <m:nor/>
                  <m:sty m:val="p"/>
                </m:rPr>
                <m:t>(</m:t>
              </m:r>
              <m:r>
                <m:rPr>
                  <m:sty m:val="b"/>
                </m:rPr>
                <m:t>Λ</m:t>
              </m:r>
              <m:sSup>
                <m:e>
                  <m:r>
                    <m:rPr>
                      <m:sty m:val="b"/>
                    </m:rPr>
                    <m:t>Λ</m:t>
                  </m:r>
                </m:e>
                <m:sup>
                  <m:r>
                    <m:rPr>
                      <m:sty m:val="p"/>
                    </m:rPr>
                    <m:t>−</m:t>
                  </m:r>
                  <m:r>
                    <m:t>1</m:t>
                  </m:r>
                </m:sup>
              </m:sSup>
              <m:r>
                <m:rPr>
                  <m:sty m:val="p"/>
                </m:rPr>
                <m:t>=</m:t>
              </m:r>
              <m:sSub>
                <m:e>
                  <m:r>
                    <m:rPr>
                      <m:sty m:val="bi"/>
                    </m:rPr>
                    <m:t>I</m:t>
                  </m:r>
                </m:e>
                <m:sub>
                  <m:r>
                    <m:t>p</m:t>
                  </m:r>
                </m:sub>
              </m:sSub>
              <m:r>
                <m:rPr>
                  <m:nor/>
                  <m:sty m:val="p"/>
                </m:rPr>
                <m:t>)</m:t>
              </m:r>
            </m:e>
            <m:e>
              <m:r>
                <m:t>&amp;</m:t>
              </m:r>
              <m:r>
                <m:rPr>
                  <m:sty m:val="p"/>
                </m:rPr>
                <m:t>=</m:t>
              </m:r>
              <m:sSub>
                <m:e>
                  <m:r>
                    <m:rPr>
                      <m:sty m:val="bi"/>
                    </m:rPr>
                    <m:t>I</m:t>
                  </m:r>
                </m:e>
                <m:sub>
                  <m:r>
                    <m:t>p</m:t>
                  </m:r>
                </m:sub>
              </m:sSub>
              <m:r>
                <m:t>&amp;</m:t>
              </m:r>
              <m:r>
                <m:t>&amp;</m:t>
              </m:r>
              <m:r>
                <m:rPr>
                  <m:nor/>
                  <m:sty m:val="p"/>
                </m:rPr>
                <m:t>(</m:t>
              </m:r>
              <m:r>
                <m:rPr>
                  <m:sty m:val="bi"/>
                </m:rPr>
                <m:t>Q</m:t>
              </m:r>
              <m:r>
                <m:rPr>
                  <m:nor/>
                  <m:sty m:val="p"/>
                </m:rPr>
                <m:t> is orthogonal)</m:t>
              </m:r>
            </m:e>
          </m:eqArr>
        </m:oMath>
      </m:oMathPara>
    </w:p>
    <w:p>
      <w:pPr>
        <w:pStyle w:val="FirstParagraph"/>
      </w:pPr>
      <w:r>
        <w:t xml:space="preserve">The same steps, with</w:t>
      </w:r>
      <w:r>
        <w:t xml:space="preserve"> </w:t>
      </w:r>
      <m:oMath>
        <m:sSup>
          <m:e>
            <m:r>
              <m:rPr>
                <m:sty m:val="b"/>
              </m:rPr>
              <m:t>Λ</m:t>
            </m:r>
          </m:e>
          <m:sup>
            <m:r>
              <m:rPr>
                <m:sty m:val="p"/>
              </m:rPr>
              <m:t>−</m:t>
            </m:r>
            <m:r>
              <m:t>1</m:t>
            </m:r>
          </m:sup>
        </m:sSup>
      </m:oMath>
      <w:r>
        <w:t xml:space="preserve"> </w:t>
      </w:r>
      <w:r>
        <w:t xml:space="preserve">and</w:t>
      </w:r>
      <w:r>
        <w:t xml:space="preserve"> </w:t>
      </w:r>
      <m:oMath>
        <m:r>
          <m:rPr>
            <m:sty m:val="b"/>
          </m:rPr>
          <m:t>Λ</m:t>
        </m:r>
      </m:oMath>
      <w:r>
        <w:t xml:space="preserve"> </w:t>
      </w:r>
      <w:r>
        <w:t xml:space="preserve">swapped,</w:t>
      </w:r>
      <w:r>
        <w:t xml:space="preserve"> </w:t>
      </w:r>
      <w:r>
        <w:t xml:space="preserve">give</w:t>
      </w:r>
      <w:r>
        <w:t xml:space="preserve"> </w:t>
      </w:r>
      <m:oMath>
        <m:r>
          <m:rPr>
            <m:sty m:val="bi"/>
          </m:rPr>
          <m:t>B</m:t>
        </m:r>
        <m:r>
          <m:rPr>
            <m:sty m:val="bi"/>
          </m:rPr>
          <m:t>A</m:t>
        </m:r>
        <m:r>
          <m:rPr>
            <m:sty m:val="p"/>
          </m:rPr>
          <m:t>=</m:t>
        </m:r>
        <m:sSub>
          <m:e>
            <m:r>
              <m:rPr>
                <m:sty m:val="bi"/>
              </m:rPr>
              <m:t>I</m:t>
            </m:r>
          </m:e>
          <m:sub>
            <m:r>
              <m:t>p</m:t>
            </m:r>
          </m:sub>
        </m:sSub>
      </m:oMath>
      <w:r>
        <w:t xml:space="preserve">,</w:t>
      </w:r>
      <w:r>
        <w:t xml:space="preserve"> </w:t>
      </w:r>
      <w:r>
        <w:t xml:space="preserve">so</w:t>
      </w:r>
      <w:r>
        <w:t xml:space="preserve"> </w:t>
      </w:r>
      <m:oMath>
        <m:r>
          <m:rPr>
            <m:sty m:val="bi"/>
          </m:rPr>
          <m:t>B</m:t>
        </m:r>
        <m:r>
          <m:rPr>
            <m:sty m:val="p"/>
          </m:rPr>
          <m:t>=</m:t>
        </m:r>
        <m:sSup>
          <m:e>
            <m:r>
              <m:rPr>
                <m:sty m:val="bi"/>
              </m:rPr>
              <m:t>A</m:t>
            </m:r>
          </m:e>
          <m:sup>
            <m:r>
              <m:rPr>
                <m:sty m:val="p"/>
              </m:rPr>
              <m:t>−</m:t>
            </m:r>
            <m:r>
              <m:t>1</m:t>
            </m:r>
          </m:sup>
        </m:sSup>
      </m:oMath>
      <w:r>
        <w:t xml:space="preserve"> </w:t>
      </w:r>
      <w:r>
        <w:t xml:space="preserve">(5).</w:t>
      </w:r>
      <w:r>
        <w:t xml:space="preserve"> </w:t>
      </w:r>
      <w:r>
        <w:t xml:space="preserve">The steps with</w:t>
      </w:r>
      <w:r>
        <w:t xml:space="preserve"> </w:t>
      </w:r>
      <m:oMath>
        <m:r>
          <m:rPr>
            <m:sty m:val="bi"/>
          </m:rPr>
          <m:t>Q</m:t>
        </m:r>
      </m:oMath>
      <w:r>
        <w:t xml:space="preserve"> </w:t>
      </w:r>
      <w:r>
        <w:t xml:space="preserve">use</w:t>
      </w:r>
      <w:r>
        <w:t xml:space="preserve"> </w:t>
      </w:r>
      <w:hyperlink w:anchor="def-orthogonal-matrix">
        <w:r>
          <w:rPr>
            <w:rStyle w:val="Hyperlink"/>
          </w:rPr>
          <w:t xml:space="preserve">Definition 76</w:t>
        </w:r>
      </w:hyperlink>
      <w:r>
        <w:t xml:space="preserve">,</w:t>
      </w:r>
      <w:r>
        <w:t xml:space="preserve"> </w:t>
      </w:r>
      <w:r>
        <w:t xml:space="preserve">whose remark records that</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too,</w:t>
      </w:r>
      <w:r>
        <w:t xml:space="preserve"> </w:t>
      </w:r>
      <w:r>
        <w:t xml:space="preserve">and the identity step uses</w:t>
      </w:r>
      <w:r>
        <w:t xml:space="preserve"> </w:t>
      </w:r>
      <w:hyperlink w:anchor="thm-identity">
        <w:r>
          <w:rPr>
            <w:rStyle w:val="Hyperlink"/>
          </w:rPr>
          <w:t xml:space="preserve">Theorem 10</w:t>
        </w:r>
      </w:hyperlink>
      <w:r>
        <w:t xml:space="preserve">.</w:t>
      </w:r>
    </w:p>
    <w:p>
      <w:pPr>
        <w:pStyle w:val="BodyText"/>
      </w:pPr>
      <m:oMath>
        <m:sSup>
          <m:e>
            <m:r>
              <m:rPr>
                <m:sty m:val="bi"/>
              </m:rPr>
              <m:t>A</m:t>
            </m:r>
          </m:e>
          <m:sup>
            <m:r>
              <m:rPr>
                <m:sty m:val="p"/>
              </m:rPr>
              <m:t>−</m:t>
            </m:r>
            <m:r>
              <m:t>1</m:t>
            </m:r>
          </m:sup>
        </m:sSup>
      </m:oMath>
      <w:r>
        <w:t xml:space="preserve"> </w:t>
      </w:r>
      <w:r>
        <w:t xml:space="preserve">is symmetric by</w:t>
      </w:r>
      <w:r>
        <w:t xml:space="preserve"> </w:t>
      </w:r>
      <w:hyperlink w:anchor="cor-inverse-symmetric">
        <w:r>
          <w:rPr>
            <w:rStyle w:val="Hyperlink"/>
          </w:rPr>
          <w:t xml:space="preserve">Corollary 6</w:t>
        </w:r>
      </w:hyperlink>
      <w:r>
        <w:t xml:space="preserve">.</w:t>
      </w:r>
      <w:r>
        <w:t xml:space="preserve"> </w:t>
      </w:r>
      <w:r>
        <w:t xml:space="preserve">For</w:t>
      </w:r>
      <w:r>
        <w:t xml:space="preserve"> </w:t>
      </w:r>
      <m:oMath>
        <m:acc>
          <m:accPr>
            <m:chr m:val="̃"/>
          </m:accPr>
          <m:e>
            <m:r>
              <m:t>x</m:t>
            </m:r>
          </m:e>
        </m:acc>
        <m:r>
          <m:rPr>
            <m:sty m:val="p"/>
          </m:rPr>
          <m:t>≠</m:t>
        </m:r>
        <m:acc>
          <m:accPr>
            <m:chr m:val="̃"/>
          </m:accPr>
          <m:e>
            <m:r>
              <m:t>0</m:t>
            </m:r>
          </m:e>
        </m:acc>
      </m:oMath>
      <w:r>
        <w:t xml:space="preserve">, let</w:t>
      </w:r>
      <w:r>
        <w:t xml:space="preserve"> </w:t>
      </w:r>
      <m:oMath>
        <m:acc>
          <m:accPr>
            <m:chr m:val="̃"/>
          </m:accPr>
          <m:e>
            <m:r>
              <m:t>y</m:t>
            </m:r>
          </m:e>
        </m:acc>
        <m:r>
          <m:rPr>
            <m:sty m:val="p"/>
          </m:rPr>
          <m:t>=</m:t>
        </m:r>
        <m:sSup>
          <m:e>
            <m:r>
              <m:rPr>
                <m:sty m:val="bi"/>
              </m:rPr>
              <m:t>Q</m:t>
            </m:r>
          </m:e>
          <m:sup>
            <m:r>
              <m:rPr>
                <m:sty m:val="p"/>
              </m:rPr>
              <m:t>⊤</m:t>
            </m:r>
          </m:sup>
        </m:sSup>
        <m:acc>
          <m:accPr>
            <m:chr m:val="̃"/>
          </m:accPr>
          <m:e>
            <m:r>
              <m:t>x</m:t>
            </m:r>
          </m:e>
        </m:acc>
      </m:oMath>
      <w:r>
        <w:t xml:space="preserve">,</w:t>
      </w:r>
      <w:r>
        <w:t xml:space="preserve"> </w:t>
      </w:r>
      <w:r>
        <w:t xml:space="preserve">which is not</w:t>
      </w:r>
      <w:r>
        <w:t xml:space="preserve"> </w:t>
      </w:r>
      <m:oMath>
        <m:acc>
          <m:accPr>
            <m:chr m:val="̃"/>
          </m:accPr>
          <m:e>
            <m:r>
              <m:t>0</m:t>
            </m:r>
          </m:e>
        </m:acc>
      </m:oMath>
      <w:r>
        <w:t xml:space="preserve"> </w:t>
      </w:r>
      <w:r>
        <w:t xml:space="preserve">because</w:t>
      </w:r>
      <w:r>
        <w:t xml:space="preserve"> </w:t>
      </w:r>
      <m:oMath>
        <m:acc>
          <m:accPr>
            <m:chr m:val="̃"/>
          </m:accPr>
          <m:e>
            <m:r>
              <m:t>x</m:t>
            </m:r>
          </m:e>
        </m:acc>
        <m:r>
          <m:rPr>
            <m:sty m:val="p"/>
          </m:rPr>
          <m:t>=</m:t>
        </m:r>
        <m:r>
          <m:rPr>
            <m:sty m:val="bi"/>
          </m:rPr>
          <m:t>Q</m:t>
        </m:r>
        <m:acc>
          <m:accPr>
            <m:chr m:val="̃"/>
          </m:accPr>
          <m:e>
            <m:r>
              <m:t>y</m:t>
            </m:r>
          </m:e>
        </m:acc>
      </m:oMath>
      <w:r>
        <w:t xml:space="preserve">.</w:t>
      </w:r>
      <w:r>
        <w:t xml:space="preserve"> </w:t>
      </w:r>
      <w:r>
        <w:t xml:space="preserve">As in the proof of</w:t>
      </w:r>
      <w:r>
        <w:t xml:space="preserve"> </w:t>
      </w:r>
      <w:hyperlink w:anchor="thm-definite-eigenvalues">
        <w:r>
          <w:rPr>
            <w:rStyle w:val="Hyperlink"/>
          </w:rPr>
          <w:t xml:space="preserve">Theorem 75</w:t>
        </w:r>
      </w:hyperlink>
      <w:r>
        <w:t xml:space="preserve">:</w:t>
      </w:r>
    </w:p>
    <w:p>
      <w:pPr>
        <w:pStyle w:val="BodyText"/>
      </w:pPr>
      <m:oMathPara>
        <m:oMathParaPr>
          <m:jc m:val="center"/>
        </m:oMathParaPr>
        <m:oMath>
          <m:eqArr>
            <m:e>
              <m:sSup>
                <m:e>
                  <m:acc>
                    <m:accPr>
                      <m:chr m:val="̃"/>
                    </m:accPr>
                    <m:e>
                      <m:r>
                        <m:t>x</m:t>
                      </m:r>
                    </m:e>
                  </m:acc>
                </m:e>
                <m:sup>
                  <m:r>
                    <m:rPr>
                      <m:sty m:val="p"/>
                    </m:rPr>
                    <m:t>⊤</m:t>
                  </m:r>
                </m:sup>
              </m:sSup>
              <m:sSup>
                <m:e>
                  <m:r>
                    <m:rPr>
                      <m:sty m:val="bi"/>
                    </m:rPr>
                    <m:t>A</m:t>
                  </m:r>
                </m:e>
                <m:sup>
                  <m:r>
                    <m:rPr>
                      <m:sty m:val="p"/>
                    </m:rPr>
                    <m:t>−</m:t>
                  </m:r>
                  <m:r>
                    <m:t>1</m:t>
                  </m:r>
                </m:sup>
              </m:sSup>
              <m:acc>
                <m:accPr>
                  <m:chr m:val="̃"/>
                </m:accPr>
                <m:e>
                  <m:r>
                    <m:t>x</m:t>
                  </m:r>
                </m:e>
              </m:acc>
              <m:r>
                <m:t>&amp;</m:t>
              </m:r>
              <m:r>
                <m:rPr>
                  <m:sty m:val="p"/>
                </m:rPr>
                <m:t>=</m:t>
              </m:r>
              <m:sSup>
                <m:e>
                  <m:acc>
                    <m:accPr>
                      <m:chr m:val="̃"/>
                    </m:accPr>
                    <m:e>
                      <m:r>
                        <m:t>y</m:t>
                      </m:r>
                    </m:e>
                  </m:acc>
                </m:e>
                <m:sup>
                  <m:r>
                    <m:rPr>
                      <m:sty m:val="p"/>
                    </m:rPr>
                    <m:t>⊤</m:t>
                  </m:r>
                </m:sup>
              </m:sSup>
              <m:sSup>
                <m:e>
                  <m:r>
                    <m:rPr>
                      <m:sty m:val="b"/>
                    </m:rPr>
                    <m:t>Λ</m:t>
                  </m:r>
                </m:e>
                <m:sup>
                  <m:r>
                    <m:rPr>
                      <m:sty m:val="p"/>
                    </m:rPr>
                    <m:t>−</m:t>
                  </m:r>
                  <m:r>
                    <m:t>1</m:t>
                  </m:r>
                </m:sup>
              </m:sSup>
              <m:acc>
                <m:accPr>
                  <m:chr m:val="̃"/>
                </m:accPr>
                <m:e>
                  <m:r>
                    <m:t>y</m:t>
                  </m:r>
                </m:e>
              </m:acc>
              <m:r>
                <m:t>&amp;</m:t>
              </m:r>
              <m:r>
                <m:t>&amp;</m:t>
              </m:r>
              <m:r>
                <m:rPr>
                  <m:nor/>
                  <m:sty m:val="p"/>
                </m:rPr>
                <m:t>(substitute </m:t>
              </m:r>
              <m:sSup>
                <m:e>
                  <m:r>
                    <m:rPr>
                      <m:sty m:val="bi"/>
                    </m:rPr>
                    <m:t>A</m:t>
                  </m:r>
                </m:e>
                <m:sup>
                  <m:r>
                    <m:rPr>
                      <m:sty m:val="p"/>
                    </m:rPr>
                    <m:t>−</m:t>
                  </m:r>
                  <m:r>
                    <m:t>1</m:t>
                  </m:r>
                </m:sup>
              </m:sSup>
              <m:r>
                <m:rPr>
                  <m:sty m:val="p"/>
                </m:rPr>
                <m:t>=</m:t>
              </m:r>
              <m:r>
                <m:rPr>
                  <m:sty m:val="bi"/>
                </m:rPr>
                <m:t>Q</m:t>
              </m:r>
              <m:sSup>
                <m:e>
                  <m:r>
                    <m:rPr>
                      <m:sty m:val="b"/>
                    </m:rPr>
                    <m:t>Λ</m:t>
                  </m:r>
                </m:e>
                <m:sup>
                  <m:r>
                    <m:rPr>
                      <m:sty m:val="p"/>
                    </m:rPr>
                    <m:t>−</m:t>
                  </m:r>
                  <m:r>
                    <m:t>1</m:t>
                  </m:r>
                </m:sup>
              </m:sSup>
              <m:sSup>
                <m:e>
                  <m:r>
                    <m:rPr>
                      <m:sty m:val="bi"/>
                    </m:rPr>
                    <m:t>Q</m:t>
                  </m:r>
                </m:e>
                <m:sup>
                  <m:r>
                    <m:rPr>
                      <m:sty m:val="p"/>
                    </m:rPr>
                    <m:t>⊤</m:t>
                  </m:r>
                </m:sup>
              </m:sSup>
              <m:r>
                <m:rPr>
                  <m:nor/>
                  <m:sty m:val="p"/>
                </m:rPr>
                <m:t>)</m:t>
              </m:r>
            </m:e>
            <m:e>
              <m:r>
                <m:t>&amp;</m:t>
              </m:r>
              <m:r>
                <m:rPr>
                  <m:sty m:val="p"/>
                </m:rPr>
                <m:t>=</m:t>
              </m:r>
              <m:nary>
                <m:naryPr>
                  <m:chr m:val="∑"/>
                  <m:limLoc m:val="undOvr"/>
                  <m:subHide m:val="off"/>
                  <m:supHide m:val="off"/>
                </m:naryPr>
                <m:sub>
                  <m:r>
                    <m:t>i</m:t>
                  </m:r>
                  <m:r>
                    <m:rPr>
                      <m:sty m:val="p"/>
                    </m:rPr>
                    <m:t>=</m:t>
                  </m:r>
                  <m:r>
                    <m:t>1</m:t>
                  </m:r>
                </m:sub>
                <m:sup>
                  <m:r>
                    <m:t>p</m:t>
                  </m:r>
                </m:sup>
                <m:e>
                  <m:f>
                    <m:fPr>
                      <m:type m:val="bar"/>
                    </m:fPr>
                    <m:num>
                      <m:sSubSup>
                        <m:e>
                          <m:r>
                            <m:t>y</m:t>
                          </m:r>
                        </m:e>
                        <m:sub>
                          <m:r>
                            <m:t>i</m:t>
                          </m:r>
                        </m:sub>
                        <m:sup>
                          <m:r>
                            <m:t>2</m:t>
                          </m:r>
                        </m:sup>
                      </m:sSubSup>
                    </m:num>
                    <m:den>
                      <m:sSub>
                        <m:e>
                          <m:r>
                            <m:t>λ</m:t>
                          </m:r>
                        </m:e>
                        <m:sub>
                          <m:r>
                            <m:t>i</m:t>
                          </m:r>
                        </m:sub>
                      </m:sSub>
                    </m:den>
                  </m:f>
                </m:e>
              </m:nary>
              <m:r>
                <m:t>&amp;</m:t>
              </m:r>
              <m:r>
                <m:t>&amp;</m:t>
              </m:r>
              <m:r>
                <m:rPr>
                  <m:nor/>
                  <m:sty m:val="p"/>
                </m:rPr>
                <m:t>(</m:t>
              </m:r>
              <m:sSup>
                <m:e>
                  <m:r>
                    <m:rPr>
                      <m:sty m:val="b"/>
                    </m:rPr>
                    <m:t>Λ</m:t>
                  </m:r>
                </m:e>
                <m:sup>
                  <m:r>
                    <m:rPr>
                      <m:sty m:val="p"/>
                    </m:rPr>
                    <m:t>−</m:t>
                  </m:r>
                  <m:r>
                    <m:t>1</m:t>
                  </m:r>
                </m:sup>
              </m:sSup>
              <m:r>
                <m:rPr>
                  <m:nor/>
                  <m:sty m:val="p"/>
                </m:rPr>
                <m:t> is diagonal)</m:t>
              </m:r>
            </m:e>
            <m:e>
              <m:r>
                <m:t>&amp;</m:t>
              </m:r>
              <m:r>
                <m:rPr>
                  <m:sty m:val="p"/>
                </m:rPr>
                <m:t>&gt;</m:t>
              </m:r>
              <m:r>
                <m:t>0</m:t>
              </m:r>
              <m:r>
                <m:t>&amp;</m:t>
              </m:r>
              <m:r>
                <m:t>&amp;</m:t>
              </m:r>
              <m:r>
                <m:rPr>
                  <m:nor/>
                  <m:sty m:val="p"/>
                </m:rPr>
                <m:t>(each </m:t>
              </m:r>
              <m:sSub>
                <m:e>
                  <m:r>
                    <m:t>λ</m:t>
                  </m:r>
                </m:e>
                <m:sub>
                  <m:r>
                    <m:t>i</m:t>
                  </m:r>
                </m:sub>
              </m:sSub>
              <m:r>
                <m:rPr>
                  <m:sty m:val="p"/>
                </m:rPr>
                <m:t>&gt;</m:t>
              </m:r>
              <m:r>
                <m:t>0</m:t>
              </m:r>
              <m:r>
                <m:rPr>
                  <m:nor/>
                  <m:sty m:val="p"/>
                </m:rPr>
                <m:t>, and some </m:t>
              </m:r>
              <m:sSub>
                <m:e>
                  <m:r>
                    <m:t>y</m:t>
                  </m:r>
                </m:e>
                <m:sub>
                  <m:r>
                    <m:t>i</m:t>
                  </m:r>
                </m:sub>
              </m:sSub>
              <m:r>
                <m:rPr>
                  <m:sty m:val="p"/>
                </m:rPr>
                <m:t>≠</m:t>
              </m:r>
              <m:r>
                <m:t>0</m:t>
              </m:r>
              <m:r>
                <m:rPr>
                  <m:nor/>
                  <m:sty m:val="p"/>
                </m:rPr>
                <m:t>)</m:t>
              </m:r>
            </m:e>
          </m:eqArr>
        </m:oMath>
      </m:oMathPara>
    </w:p>
    <w:p>
      <w:pPr>
        <w:pStyle w:val="FirstParagraph"/>
      </w:pPr>
      <w:r>
        <w:t xml:space="preserve">So</w:t>
      </w:r>
      <w:r>
        <w:t xml:space="preserve"> </w:t>
      </w:r>
      <m:oMath>
        <m:sSup>
          <m:e>
            <m:r>
              <m:rPr>
                <m:sty m:val="bi"/>
              </m:rPr>
              <m:t>A</m:t>
            </m:r>
          </m:e>
          <m:sup>
            <m:r>
              <m:rPr>
                <m:sty m:val="p"/>
              </m:rPr>
              <m:t>−</m:t>
            </m:r>
            <m:r>
              <m:t>1</m:t>
            </m:r>
          </m:sup>
        </m:sSup>
      </m:oMath>
      <w:r>
        <w:t xml:space="preserve"> </w:t>
      </w:r>
      <w:r>
        <w:t xml:space="preserve">is positive definite.</w:t>
      </w:r>
    </w:p>
    <w:bookmarkStart w:id="467" w:name="exm-pd-inverse"/>
    <w:p>
      <w:pPr>
        <w:pStyle w:val="BodyText"/>
      </w:pPr>
      <w:r>
        <w:rPr>
          <w:b/>
          <w:bCs/>
        </w:rPr>
        <w:t xml:space="preserve">Example 145 (Inverting a positive definite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spectral">
        <w:r>
          <w:rPr>
            <w:rStyle w:val="Hyperlink"/>
          </w:rPr>
          <w:t xml:space="preserve">Example 139</w:t>
        </w:r>
      </w:hyperlink>
      <w:r>
        <w:t xml:space="preserve"> </w:t>
      </w:r>
      <w:r>
        <w:t xml:space="preserve">gives</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 eigenvalues</w:t>
      </w:r>
      <w:r>
        <w:t xml:space="preserve"> </w:t>
      </w:r>
      <m:oMath>
        <m:r>
          <m:t>3</m:t>
        </m:r>
      </m:oMath>
      <w:r>
        <w:t xml:space="preserve"> </w:t>
      </w:r>
      <w:r>
        <w:t xml:space="preserve">and</w:t>
      </w:r>
      <w:r>
        <w:t xml:space="preserve"> </w:t>
      </w:r>
      <m:oMath>
        <m:r>
          <m:t>1</m:t>
        </m:r>
      </m:oMath>
      <w:r>
        <w:t xml:space="preserve">, so:</w:t>
      </w:r>
    </w:p>
    <w:p>
      <w:pPr>
        <w:pStyle w:val="BodyText"/>
      </w:pPr>
      <m:oMathPara>
        <m:oMathParaPr>
          <m:jc m:val="center"/>
        </m:oMathParaPr>
        <m:oMath>
          <m:eqArr>
            <m:e>
              <m:sSup>
                <m:e>
                  <m:r>
                    <m:rPr>
                      <m:sty m:val="bi"/>
                    </m:rPr>
                    <m:t>A</m:t>
                  </m:r>
                </m:e>
                <m:sup>
                  <m:r>
                    <m:rPr>
                      <m:sty m:val="p"/>
                    </m:rPr>
                    <m:t>−</m:t>
                  </m:r>
                  <m:r>
                    <m:t>1</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 </m:t>
              </m:r>
              <m:r>
                <m:rPr>
                  <m:sty m:val="bi"/>
                </m:rPr>
                <m:t>Q</m:t>
              </m:r>
              <m:r>
                <m:rPr>
                  <m:nor/>
                  <m:sty m:val="p"/>
                </m:rPr>
                <m:t> is symmetric)</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e>
                    </m:mr>
                    <m:mr>
                      <m:e>
                        <m:r>
                          <m:t>1</m:t>
                        </m:r>
                        <m:r>
                          <m:rPr>
                            <m:sty m:val="p"/>
                          </m:rPr>
                          <m:t>/</m:t>
                        </m:r>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r>
                          <m:rPr>
                            <m:sty m:val="p"/>
                          </m:rPr>
                          <m:t>/</m:t>
                        </m:r>
                        <m:r>
                          <m:t>3</m:t>
                        </m:r>
                      </m:e>
                      <m:e>
                        <m:r>
                          <m:rPr>
                            <m:sty m:val="p"/>
                          </m:rPr>
                          <m:t>−</m:t>
                        </m:r>
                        <m:r>
                          <m:t>2</m:t>
                        </m:r>
                        <m:r>
                          <m:rPr>
                            <m:sty m:val="p"/>
                          </m:rPr>
                          <m:t>/</m:t>
                        </m:r>
                        <m:r>
                          <m:t>3</m:t>
                        </m:r>
                      </m:e>
                    </m:mr>
                    <m:mr>
                      <m:e>
                        <m:r>
                          <m:rPr>
                            <m:sty m:val="p"/>
                          </m:rPr>
                          <m:t>−</m:t>
                        </m:r>
                        <m:r>
                          <m:t>2</m:t>
                        </m:r>
                        <m:r>
                          <m:rPr>
                            <m:sty m:val="p"/>
                          </m:rPr>
                          <m:t>/</m:t>
                        </m:r>
                        <m:r>
                          <m:t>3</m:t>
                        </m:r>
                      </m:e>
                      <m:e>
                        <m:r>
                          <m:t>4</m:t>
                        </m:r>
                        <m:r>
                          <m:rPr>
                            <m:sty m:val="p"/>
                          </m:rPr>
                          <m:t>/</m:t>
                        </m:r>
                        <m:r>
                          <m:t>3</m:t>
                        </m:r>
                      </m:e>
                    </m:mr>
                  </m:m>
                </m:e>
              </m:d>
              <m:r>
                <m:t>&amp;</m:t>
              </m:r>
              <m:r>
                <m:t>&amp;</m:t>
              </m:r>
              <m:r>
                <m:rPr>
                  <m:nor/>
                  <m:sty m:val="p"/>
                </m:rPr>
                <m:t>(multiply)</m:t>
              </m:r>
            </m:e>
            <m:e>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t>&amp;</m:t>
              </m:r>
              <m:r>
                <m:rPr>
                  <m:nor/>
                  <m:sty m:val="p"/>
                </m:rPr>
                <m:t>(simplify)</m:t>
              </m:r>
            </m:e>
          </m:eqArr>
        </m:oMath>
      </m:oMathPara>
    </w:p>
    <w:p>
      <w:pPr>
        <w:pStyle w:val="FirstParagraph"/>
      </w:pPr>
      <w:r>
        <w:t xml:space="preserve">Multiplying out,</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3</m:t>
                        </m:r>
                      </m:e>
                    </m:mr>
                  </m:m>
                </m:e>
              </m:d>
            </m:e>
            <m:e>
              <m:r>
                <m:t>&amp;</m:t>
              </m:r>
              <m:r>
                <m:rPr>
                  <m:sty m:val="p"/>
                </m:rPr>
                <m:t>=</m:t>
              </m:r>
              <m:sSub>
                <m:e>
                  <m:r>
                    <m:rPr>
                      <m:sty m:val="bi"/>
                    </m:rPr>
                    <m:t>I</m:t>
                  </m:r>
                </m:e>
                <m:sub>
                  <m:r>
                    <m:t>2</m:t>
                  </m:r>
                </m:sub>
              </m:sSub>
              <m:r>
                <m:rPr>
                  <m:sty m:val="p"/>
                </m:rPr>
                <m:t>.</m:t>
              </m:r>
            </m:e>
          </m:eqArr>
        </m:oMath>
      </m:oMathPara>
    </w:p>
    <w:bookmarkEnd w:id="467"/>
    <w:bookmarkStart w:id="468" w:name="def-matrix-induced-inner-product"/>
    <w:p>
      <w:pPr>
        <w:pStyle w:val="FirstParagraph"/>
      </w:pPr>
      <w:r>
        <w:rPr>
          <w:b/>
          <w:bCs/>
        </w:rPr>
        <w:t xml:space="preserve">Definition 87 (Matrix-induced inner product (</w:t>
      </w:r>
      <m:oMath>
        <m:r>
          <m:rPr>
            <m:sty m:val="bi"/>
          </m:rPr>
          <m:t>A</m:t>
        </m:r>
      </m:oMath>
      <w:r>
        <w:rPr>
          <w:b/>
          <w:bCs/>
        </w:rPr>
        <w:t xml:space="preserve">-inner product))</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 (</w:t>
      </w:r>
      <w:hyperlink w:anchor="def-positive-definite">
        <w:r>
          <w:rPr>
            <w:rStyle w:val="Hyperlink"/>
          </w:rPr>
          <w:t xml:space="preserve">Definition 86</w:t>
        </w:r>
      </w:hyperlink>
      <w:r>
        <w:t xml:space="preserve">)</w:t>
      </w:r>
      <w:r>
        <w:t xml:space="preserve"> </w:t>
      </w:r>
      <w:r>
        <w:t xml:space="preserve">(</w:t>
      </w:r>
      <m:oMath>
        <m:r>
          <m:rPr>
            <m:sty m:val="bi"/>
          </m:rPr>
          <m:t>A</m:t>
        </m:r>
        <m:r>
          <m:rPr>
            <m:sty m:val="p"/>
          </m:rPr>
          <m:t>=</m:t>
        </m:r>
        <m:sSup>
          <m:e>
            <m:r>
              <m:rPr>
                <m:sty m:val="bi"/>
              </m:rPr>
              <m:t>A</m:t>
            </m:r>
          </m:e>
          <m:sup>
            <m:r>
              <m:rPr>
                <m:sty m:val="p"/>
              </m:rPr>
              <m:t>⊤</m:t>
            </m:r>
          </m:sup>
        </m:sSup>
      </m:oMath>
      <w:r>
        <w:t xml:space="preserve"> </w:t>
      </w:r>
      <w:r>
        <w:t xml:space="preserve">and</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all nonzero</w:t>
      </w:r>
      <w:r>
        <w:t xml:space="preserve"> </w:t>
      </w:r>
      <m:oMath>
        <m:acc>
          <m:accPr>
            <m:chr m:val="̃"/>
          </m:accPr>
          <m:e>
            <m:r>
              <m:t>x</m:t>
            </m:r>
          </m:e>
        </m:acc>
        <m:r>
          <m:rPr>
            <m:sty m:val="p"/>
          </m:rPr>
          <m:t>∈</m:t>
        </m:r>
        <m:sSup>
          <m:e>
            <m:r>
              <m:rPr>
                <m:scr m:val="double-struck"/>
                <m:sty m:val="p"/>
              </m:rPr>
              <m:t>R</m:t>
            </m:r>
          </m:e>
          <m:sup>
            <m:r>
              <m:t>p</m:t>
            </m:r>
          </m:sup>
        </m:sSup>
      </m:oMath>
      <w:r>
        <w:t xml:space="preserve">).</w:t>
      </w:r>
      <w:r>
        <w:t xml:space="preserve"> </w:t>
      </w:r>
      <w:r>
        <w:t xml:space="preserve">The</w:t>
      </w:r>
      <w:r>
        <w:t xml:space="preserve"> </w:t>
      </w:r>
      <w:r>
        <w:rPr>
          <w:b/>
          <w:bCs/>
        </w:rPr>
        <w:t xml:space="preserve">matrix-induced inner product</w:t>
      </w:r>
      <w:r>
        <w:t xml:space="preserve"> </w:t>
      </w:r>
      <w:r>
        <w:t xml:space="preserve">(or</w:t>
      </w:r>
      <w:r>
        <w:t xml:space="preserve"> </w:t>
      </w:r>
      <m:oMath>
        <m:r>
          <m:rPr>
            <m:sty m:val="bi"/>
          </m:rPr>
          <m:t>A</m:t>
        </m:r>
      </m:oMath>
      <w:r>
        <w:rPr>
          <w:b/>
          <w:bCs/>
        </w:rPr>
        <w:t xml:space="preserve">-inner product</w:t>
      </w:r>
      <w:r>
        <w:t xml:space="preserve">)</w:t>
      </w:r>
      <w:r>
        <w:t xml:space="preserve"> </w:t>
      </w:r>
      <w:r>
        <w:t xml:space="preserve">on</w:t>
      </w:r>
      <w:r>
        <w:t xml:space="preserve"> </w:t>
      </w:r>
      <m:oMath>
        <m:sSup>
          <m:e>
            <m:r>
              <m:rPr>
                <m:scr m:val="double-struck"/>
                <m:sty m:val="p"/>
              </m:rPr>
              <m:t>R</m:t>
            </m:r>
          </m:e>
          <m:sup>
            <m:r>
              <m:t>p</m:t>
            </m:r>
          </m:sup>
        </m:sSup>
      </m:oMath>
      <w:r>
        <w:t xml:space="preserve"> </w:t>
      </w:r>
      <w:r>
        <w:t xml:space="preserve">is defined for all</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by</w:t>
      </w:r>
    </w:p>
    <w:p>
      <w:pPr>
        <w:pStyle w:val="BodyText"/>
      </w:pPr>
      <m:oMathPara>
        <m:oMathParaPr>
          <m:jc m:val="center"/>
        </m:oMathParaPr>
        <m:oMath>
          <m:sSub>
            <m:e>
              <m:d>
                <m:dPr>
                  <m:begChr m:val="⟨"/>
                  <m:sepChr m:val=""/>
                  <m:endChr m:val="⟩"/>
                  <m:grow/>
                </m:dPr>
                <m:e>
                  <m:acc>
                    <m:accPr>
                      <m:chr m:val="̃"/>
                    </m:accPr>
                    <m:e>
                      <m:r>
                        <m:t>x</m:t>
                      </m:r>
                    </m:e>
                  </m:acc>
                  <m:r>
                    <m:rPr>
                      <m:sty m:val="p"/>
                    </m:rPr>
                    <m:t>,</m:t>
                  </m:r>
                  <m:acc>
                    <m:accPr>
                      <m:chr m:val="̃"/>
                    </m:accPr>
                    <m:e>
                      <m:r>
                        <m:t>y</m:t>
                      </m:r>
                    </m:e>
                  </m:acc>
                </m:e>
              </m:d>
            </m:e>
            <m:sub>
              <m:r>
                <m:rPr>
                  <m:sty m:val="bi"/>
                </m:rPr>
                <m:t>A</m:t>
              </m:r>
            </m:sub>
          </m:sSub>
          <m:limUpp>
            <m:e>
              <m:r>
                <m:rPr>
                  <m:sty m:val="p"/>
                </m:rPr>
                <m:t>=</m:t>
              </m:r>
            </m:e>
            <m:lim>
              <m:r>
                <m:rPr>
                  <m:nor/>
                  <m:sty m:val="p"/>
                </m:rPr>
                <m:t>def</m:t>
              </m:r>
            </m:lim>
          </m:limUpp>
          <m:sSup>
            <m:e>
              <m:acc>
                <m:accPr>
                  <m:chr m:val="̃"/>
                </m:accPr>
                <m:e>
                  <m:r>
                    <m:t>x</m:t>
                  </m:r>
                </m:e>
              </m:acc>
            </m:e>
            <m:sup>
              <m:r>
                <m:rPr>
                  <m:sty m:val="p"/>
                </m:rPr>
                <m:t>⊤</m:t>
              </m:r>
            </m:sup>
          </m:sSup>
          <m:r>
            <m:rPr>
              <m:sty m:val="bi"/>
            </m:rPr>
            <m:t>A</m:t>
          </m:r>
          <m:acc>
            <m:accPr>
              <m:chr m:val="̃"/>
            </m:accPr>
            <m:e>
              <m:r>
                <m:t>y</m:t>
              </m:r>
            </m:e>
          </m:acc>
          <m:r>
            <m:rPr>
              <m:sty m:val="p"/>
            </m:rPr>
            <m:t>.</m:t>
          </m:r>
        </m:oMath>
      </m:oMathPara>
    </w:p>
    <w:bookmarkEnd w:id="468"/>
    <w:bookmarkStart w:id="469" w:name="exm-matrix-induced-inner-product"/>
    <w:p>
      <w:pPr>
        <w:pStyle w:val="FirstParagraph"/>
      </w:pPr>
      <w:r>
        <w:rPr>
          <w:b/>
          <w:bCs/>
        </w:rPr>
        <w:t xml:space="preserve">Example 146 (A matrix-induced inner product calculation)</w:t>
      </w:r>
      <w:r>
        <w:t xml:space="preserve"> </w:t>
      </w:r>
      <w:r>
        <w:t xml:space="preserve">Consider the symmetric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oMath>
      </m:oMathPara>
    </w:p>
    <w:p>
      <w:pPr>
        <w:pStyle w:val="FirstParagraph"/>
      </w:pPr>
      <w:r>
        <w:t xml:space="preserve">For any nonzero vector</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r>
                <m:t>2</m:t>
              </m:r>
              <m:sSubSup>
                <m:e>
                  <m:r>
                    <m:t>x</m:t>
                  </m:r>
                </m:e>
                <m:sub>
                  <m:r>
                    <m:t>1</m:t>
                  </m:r>
                </m:sub>
                <m:sup>
                  <m:r>
                    <m:t>2</m:t>
                  </m:r>
                </m:sup>
              </m:sSubSup>
              <m:r>
                <m:rPr>
                  <m:sty m:val="p"/>
                </m:rPr>
                <m:t>+</m:t>
              </m:r>
              <m:r>
                <m:t>2</m:t>
              </m:r>
              <m:sSub>
                <m:e>
                  <m:r>
                    <m:t>x</m:t>
                  </m:r>
                </m:e>
                <m:sub>
                  <m:r>
                    <m:t>1</m:t>
                  </m:r>
                </m:sub>
              </m:sSub>
              <m:sSub>
                <m:e>
                  <m:r>
                    <m:t>x</m:t>
                  </m:r>
                </m:e>
                <m:sub>
                  <m:r>
                    <m:t>2</m:t>
                  </m:r>
                </m:sub>
              </m:sSub>
              <m:r>
                <m:rPr>
                  <m:sty m:val="p"/>
                </m:rPr>
                <m:t>+</m:t>
              </m:r>
              <m:r>
                <m:t>2</m:t>
              </m:r>
              <m:sSubSup>
                <m:e>
                  <m:r>
                    <m:t>x</m:t>
                  </m:r>
                </m:e>
                <m:sub>
                  <m:r>
                    <m:t>2</m:t>
                  </m:r>
                </m:sub>
                <m:sup>
                  <m:r>
                    <m:t>2</m:t>
                  </m:r>
                </m:sup>
              </m:sSubSup>
              <m:r>
                <m:t>&amp;</m:t>
              </m:r>
              <m:r>
                <m:t>&amp;</m:t>
              </m:r>
              <m:r>
                <m:rPr>
                  <m:nor/>
                  <m:sty m:val="p"/>
                </m:rPr>
                <m:t>(expand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(complete the square)</m:t>
              </m:r>
            </m:e>
          </m:eqArr>
        </m:oMath>
      </m:oMathPara>
    </w:p>
    <w:p>
      <w:pPr>
        <w:pStyle w:val="FirstParagraph"/>
      </w:pPr>
      <w:r>
        <w:t xml:space="preserve">which is strictly positive because</w:t>
      </w:r>
      <w:r>
        <w:t xml:space="preserve"> </w:t>
      </w:r>
      <m:oMath>
        <m:sSubSup>
          <m:e>
            <m:r>
              <m:t>x</m:t>
            </m:r>
          </m:e>
          <m:sub>
            <m:r>
              <m:t>1</m:t>
            </m:r>
          </m:sub>
          <m:sup>
            <m:r>
              <m:t>2</m:t>
            </m:r>
          </m:sup>
        </m:sSubSup>
        <m:r>
          <m:rPr>
            <m:sty m:val="p"/>
          </m:rPr>
          <m:t>+</m:t>
        </m:r>
        <m:sSubSup>
          <m:e>
            <m:r>
              <m:t>x</m:t>
            </m:r>
          </m:e>
          <m:sub>
            <m:r>
              <m:t>2</m:t>
            </m:r>
          </m:sub>
          <m:sup>
            <m:r>
              <m:t>2</m:t>
            </m:r>
          </m:sup>
        </m:sSubSup>
        <m:r>
          <m:rPr>
            <m:sty m:val="p"/>
          </m:rPr>
          <m:t>&gt;</m:t>
        </m:r>
        <m:r>
          <m:t>0</m:t>
        </m:r>
      </m:oMath>
      <w:r>
        <w:t xml:space="preserve"> </w:t>
      </w:r>
      <w:r>
        <w:t xml:space="preserve">when</w:t>
      </w:r>
      <w:r>
        <w:t xml:space="preserve"> </w:t>
      </w:r>
      <m:oMath>
        <m:acc>
          <m:accPr>
            <m:chr m:val="̃"/>
          </m:accPr>
          <m:e>
            <m:r>
              <m:t>x</m:t>
            </m:r>
          </m:e>
        </m:acc>
        <m:r>
          <m:rPr>
            <m:sty m:val="p"/>
          </m:rPr>
          <m:t>≠</m:t>
        </m:r>
        <m:acc>
          <m:accPr>
            <m:chr m:val="̃"/>
          </m:accPr>
          <m:e>
            <m:r>
              <m:t>0</m:t>
            </m:r>
          </m:e>
        </m:acc>
      </m:oMath>
      <w:r>
        <w:t xml:space="preserve">.</w:t>
      </w:r>
      <w:r>
        <w:t xml:space="preserve"> </w:t>
      </w:r>
      <w:r>
        <w:t xml:space="preserve">Thus</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p>
    <w:p>
      <w:pPr>
        <w:pStyle w:val="BodyText"/>
      </w:pPr>
      <w:r>
        <w:t xml:space="preserve">For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3</m:t>
        </m:r>
        <m:r>
          <m:rPr>
            <m:sty m:val="p"/>
          </m:rPr>
          <m:t>,</m:t>
        </m:r>
        <m:r>
          <m:rPr>
            <m:sty m:val="p"/>
          </m:rPr>
          <m:t>−</m:t>
        </m:r>
        <m:r>
          <m:t>1</m:t>
        </m:r>
        <m:r>
          <m:rPr>
            <m:sty m:val="p"/>
          </m:rPr>
          <m:t>)</m:t>
        </m:r>
      </m:oMath>
      <w:r>
        <w:t xml:space="preserve">,</w:t>
      </w:r>
      <w:r>
        <w:t xml:space="preserve"> </w:t>
      </w:r>
      <w:r>
        <w:t xml:space="preserve">their inner product induced by</w:t>
      </w:r>
      <w:r>
        <w:t xml:space="preserve"> </w:t>
      </w:r>
      <m:oMath>
        <m:r>
          <m:rPr>
            <m:sty m:val="bi"/>
          </m:rPr>
          <m:t>A</m:t>
        </m:r>
      </m:oMath>
      <w:r>
        <w:t xml:space="preserve"> </w:t>
      </w:r>
      <w:r>
        <w:t xml:space="preserve">is:</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r>
                    <m:rPr>
                      <m:sty m:val="bi"/>
                    </m:rPr>
                    <m:t>A</m:t>
                  </m:r>
                </m:sub>
              </m:sSub>
              <m:r>
                <m:t>&amp;</m:t>
              </m:r>
              <m:r>
                <m:rPr>
                  <m:sty m:val="p"/>
                </m:rPr>
                <m:t>=</m:t>
              </m:r>
              <m:sSup>
                <m:e>
                  <m:acc>
                    <m:accPr>
                      <m:chr m:val="̃"/>
                    </m:accPr>
                    <m:e>
                      <m:r>
                        <m:t>x</m:t>
                      </m:r>
                    </m:e>
                  </m:acc>
                </m:e>
                <m:sup>
                  <m:r>
                    <m:rPr>
                      <m:sty m:val="p"/>
                    </m:rPr>
                    <m:t>⊤</m:t>
                  </m:r>
                </m:sup>
              </m:sSup>
              <m:r>
                <m:rPr>
                  <m:sty m:val="bi"/>
                </m:rPr>
                <m:t>A</m:t>
              </m:r>
              <m:acc>
                <m:accPr>
                  <m:chr m:val="̃"/>
                </m:accPr>
                <m:e>
                  <m:r>
                    <m:t>y</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3</m:t>
                        </m:r>
                      </m:e>
                    </m:mr>
                    <m:mr>
                      <m:e>
                        <m:r>
                          <m:rPr>
                            <m:sty m:val="p"/>
                          </m:rPr>
                          <m:t>−</m:t>
                        </m:r>
                        <m:r>
                          <m:t>1</m:t>
                        </m:r>
                      </m:e>
                    </m:mr>
                  </m:m>
                </m:e>
              </m:d>
              <m:r>
                <m:t>&amp;</m:t>
              </m:r>
              <m:r>
                <m:t>&amp;</m:t>
              </m:r>
              <m:r>
                <m:rPr>
                  <m:nor/>
                  <m:sty m:val="p"/>
                </m:rPr>
                <m:t>(substitute vectors and matrix)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2</m:t>
                        </m:r>
                        <m:r>
                          <m:rPr>
                            <m:sty m:val="p"/>
                          </m:rPr>
                          <m:t>⋅</m:t>
                        </m:r>
                        <m:r>
                          <m:t>3</m:t>
                        </m:r>
                        <m:r>
                          <m:rPr>
                            <m:sty m:val="p"/>
                          </m:rPr>
                          <m:t>+</m:t>
                        </m:r>
                        <m:r>
                          <m:t>1</m:t>
                        </m:r>
                        <m:r>
                          <m:rPr>
                            <m:sty m:val="p"/>
                          </m:rPr>
                          <m:t>⋅</m:t>
                        </m:r>
                        <m:r>
                          <m:rPr>
                            <m:sty m:val="p"/>
                          </m:rPr>
                          <m:t>(</m:t>
                        </m:r>
                        <m:r>
                          <m:rPr>
                            <m:sty m:val="p"/>
                          </m:rPr>
                          <m:t>−</m:t>
                        </m:r>
                        <m:r>
                          <m:t>1</m:t>
                        </m:r>
                        <m:r>
                          <m:rPr>
                            <m:sty m:val="p"/>
                          </m:rPr>
                          <m:t>)</m:t>
                        </m:r>
                      </m:e>
                    </m:mr>
                    <m:mr>
                      <m:e>
                        <m:r>
                          <m:t>1</m:t>
                        </m:r>
                        <m:r>
                          <m:rPr>
                            <m:sty m:val="p"/>
                          </m:rPr>
                          <m:t>⋅</m:t>
                        </m:r>
                        <m:r>
                          <m:t>3</m:t>
                        </m:r>
                        <m:r>
                          <m:rPr>
                            <m:sty m:val="p"/>
                          </m:rPr>
                          <m:t>+</m:t>
                        </m:r>
                        <m:r>
                          <m:t>2</m:t>
                        </m:r>
                        <m:r>
                          <m:rPr>
                            <m:sty m:val="p"/>
                          </m:rPr>
                          <m:t>⋅</m:t>
                        </m:r>
                        <m:r>
                          <m:rPr>
                            <m:sty m:val="p"/>
                          </m:rPr>
                          <m:t>(</m:t>
                        </m:r>
                        <m:r>
                          <m:rPr>
                            <m:sty m:val="p"/>
                          </m:rPr>
                          <m:t>−</m:t>
                        </m:r>
                        <m:r>
                          <m:t>1</m:t>
                        </m:r>
                        <m:r>
                          <m:rPr>
                            <m:sty m:val="p"/>
                          </m:rPr>
                          <m:t>)</m:t>
                        </m:r>
                      </m:e>
                    </m:mr>
                  </m:m>
                </m:e>
              </m:d>
              <m:r>
                <m:t>&amp;</m:t>
              </m:r>
              <m:r>
                <m:t>&amp;</m:t>
              </m:r>
              <m:r>
                <m:rPr>
                  <m:nor/>
                  <m:sty m:val="p"/>
                </m:rPr>
                <m:t>(</m:t>
              </m:r>
              <m:r>
                <m:rPr>
                  <m:nor/>
                  <m:sty m:val="p"/>
                </m:rPr>
                <m:t>Definition 28</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5</m:t>
                        </m:r>
                      </m:e>
                    </m:mr>
                    <m:mr>
                      <m:e>
                        <m:r>
                          <m:t>1</m:t>
                        </m:r>
                      </m:e>
                    </m:mr>
                  </m:m>
                </m:e>
              </m:d>
              <m:r>
                <m:t>&amp;</m:t>
              </m:r>
              <m:r>
                <m:t>&amp;</m:t>
              </m:r>
              <m:r>
                <m:rPr>
                  <m:nor/>
                  <m:sty m:val="p"/>
                </m:rPr>
                <m:t>(multiply and add)</m:t>
              </m:r>
            </m:e>
            <m:e>
              <m:r>
                <m:t>&amp;</m:t>
              </m:r>
              <m:r>
                <m:rPr>
                  <m:sty m:val="p"/>
                </m:rPr>
                <m:t>=</m:t>
              </m:r>
              <m:r>
                <m:t>1</m:t>
              </m:r>
              <m:r>
                <m:rPr>
                  <m:sty m:val="p"/>
                </m:rPr>
                <m:t>⋅</m:t>
              </m:r>
              <m:r>
                <m:t>5</m:t>
              </m:r>
              <m:r>
                <m:rPr>
                  <m:sty m:val="p"/>
                </m:rPr>
                <m:t>+</m:t>
              </m:r>
              <m:r>
                <m:t>2</m:t>
              </m:r>
              <m:r>
                <m:rPr>
                  <m:sty m:val="p"/>
                </m:rPr>
                <m:t>⋅</m:t>
              </m:r>
              <m:r>
                <m:t>1</m:t>
              </m:r>
              <m:r>
                <m:t>&amp;</m:t>
              </m:r>
              <m:r>
                <m:t>&amp;</m:t>
              </m:r>
              <m:r>
                <m:rPr>
                  <m:nor/>
                  <m:sty m:val="p"/>
                </m:rPr>
                <m:t>(</m:t>
              </m:r>
              <m:r>
                <m:rPr>
                  <m:nor/>
                  <m:sty m:val="p"/>
                </m:rPr>
                <m:t>Definition 28</m:t>
              </m:r>
              <m:r>
                <m:rPr>
                  <m:nor/>
                  <m:sty m:val="p"/>
                </m:rPr>
                <m:t>)</m:t>
              </m:r>
            </m:e>
            <m:e>
              <m:r>
                <m:t>&amp;</m:t>
              </m:r>
              <m:r>
                <m:rPr>
                  <m:sty m:val="p"/>
                </m:rPr>
                <m:t>=</m:t>
              </m:r>
              <m:r>
                <m:t>7</m:t>
              </m:r>
              <m:r>
                <m:rPr>
                  <m:sty m:val="p"/>
                </m:rPr>
                <m:t>.</m:t>
              </m:r>
              <m:r>
                <m:t>&amp;</m:t>
              </m:r>
              <m:r>
                <m:t>&amp;</m:t>
              </m:r>
              <m:r>
                <m:rPr>
                  <m:nor/>
                  <m:sty m:val="p"/>
                </m:rPr>
                <m:t>(multiply and add)</m:t>
              </m:r>
            </m:e>
          </m:eqArr>
        </m:oMath>
      </m:oMathPara>
    </w:p>
    <w:p>
      <w:pPr>
        <w:pStyle w:val="FirstParagraph"/>
      </w:pPr>
      <w:r>
        <w:t xml:space="preserve">In contrast, the standard dot product yields:</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3</m:t>
              </m:r>
              <m:r>
                <m:rPr>
                  <m:sty m:val="p"/>
                </m:rPr>
                <m:t>+</m:t>
              </m:r>
              <m:r>
                <m:t>2</m:t>
              </m:r>
              <m:r>
                <m:rPr>
                  <m:sty m:val="p"/>
                </m:rPr>
                <m:t>⋅</m:t>
              </m:r>
              <m:r>
                <m:rPr>
                  <m:sty m:val="p"/>
                </m:rPr>
                <m:t>(</m:t>
              </m:r>
              <m:r>
                <m:rPr>
                  <m:sty m:val="p"/>
                </m:rPr>
                <m:t>−</m:t>
              </m:r>
              <m:r>
                <m:t>1</m:t>
              </m:r>
              <m:r>
                <m:rPr>
                  <m:sty m:val="p"/>
                </m:rPr>
                <m:t>)</m:t>
              </m:r>
            </m:e>
            <m:e>
              <m:r>
                <m:t>&amp;</m:t>
              </m:r>
              <m:r>
                <m:rPr>
                  <m:sty m:val="p"/>
                </m:rPr>
                <m:t>=</m:t>
              </m:r>
              <m:r>
                <m:t>1</m:t>
              </m:r>
              <m:r>
                <m:rPr>
                  <m:sty m:val="p"/>
                </m:rPr>
                <m:t>.</m:t>
              </m:r>
            </m:e>
          </m:eqArr>
        </m:oMath>
      </m:oMathPara>
    </w:p>
    <w:p>
      <w:pPr>
        <w:pStyle w:val="FirstParagraph"/>
      </w:pPr>
      <w:r>
        <w:t xml:space="preserve">The off-diagonal entries</w:t>
      </w:r>
    </w:p>
    <w:p>
      <w:pPr>
        <w:pStyle w:val="BodyText"/>
      </w:pPr>
      <m:oMathPara>
        <m:oMathParaPr>
          <m:jc m:val="center"/>
        </m:oMathParaPr>
        <m:oMath>
          <m:eqArr>
            <m:e>
              <m:sSub>
                <m:e>
                  <m:r>
                    <m:t>A</m:t>
                  </m:r>
                </m:e>
                <m:sub>
                  <m:r>
                    <m:t>12</m:t>
                  </m:r>
                </m:sub>
              </m:sSub>
              <m:r>
                <m:t>&amp;</m:t>
              </m:r>
              <m:r>
                <m:rPr>
                  <m:sty m:val="p"/>
                </m:rPr>
                <m:t>=</m:t>
              </m:r>
              <m:sSub>
                <m:e>
                  <m:r>
                    <m:t>A</m:t>
                  </m:r>
                </m:e>
                <m:sub>
                  <m:r>
                    <m:t>21</m:t>
                  </m:r>
                </m:sub>
              </m:sSub>
            </m:e>
            <m:e>
              <m:r>
                <m:t>&amp;</m:t>
              </m:r>
              <m:r>
                <m:rPr>
                  <m:sty m:val="p"/>
                </m:rPr>
                <m:t>=</m:t>
              </m:r>
              <m:r>
                <m:t>1</m:t>
              </m:r>
            </m:e>
          </m:eqArr>
        </m:oMath>
      </m:oMathPara>
    </w:p>
    <w:p>
      <w:pPr>
        <w:pStyle w:val="FirstParagraph"/>
      </w:pPr>
      <w:r>
        <w:t xml:space="preserve">couple the coordinate directions,</w:t>
      </w:r>
      <w:r>
        <w:t xml:space="preserve"> </w:t>
      </w:r>
      <w:r>
        <w:t xml:space="preserve">altering lengths and angles from their Euclidean values.</w:t>
      </w:r>
      <w:r>
        <w:t xml:space="preserve"> </w:t>
      </w:r>
      <w:r>
        <w:t xml:space="preserve">When</w:t>
      </w:r>
      <w:r>
        <w:t xml:space="preserve"> </w:t>
      </w:r>
      <m:oMath>
        <m:r>
          <m:rPr>
            <m:sty m:val="bi"/>
          </m:rPr>
          <m:t>A</m:t>
        </m:r>
        <m:r>
          <m:rPr>
            <m:sty m:val="p"/>
          </m:rPr>
          <m:t>=</m:t>
        </m:r>
        <m:sSub>
          <m:e>
            <m:r>
              <m:rPr>
                <m:sty m:val="bi"/>
              </m:rPr>
              <m:t>I</m:t>
            </m:r>
          </m:e>
          <m:sub>
            <m:r>
              <m:t>p</m:t>
            </m:r>
          </m:sub>
        </m:sSub>
      </m:oMath>
      <w:r>
        <w:t xml:space="preserve">, the matrix-induced inner product recovers the standard dot product</w:t>
      </w:r>
      <w:r>
        <w:t xml:space="preserve"> </w:t>
      </w:r>
      <m:oMath>
        <m:sSub>
          <m:e>
            <m:d>
              <m:dPr>
                <m:begChr m:val="⟨"/>
                <m:sepChr m:val=""/>
                <m:endChr m:val="⟩"/>
                <m:grow/>
              </m:dPr>
              <m:e>
                <m:acc>
                  <m:accPr>
                    <m:chr m:val="̃"/>
                  </m:accPr>
                  <m:e>
                    <m:r>
                      <m:t>x</m:t>
                    </m:r>
                  </m:e>
                </m:acc>
                <m:r>
                  <m:rPr>
                    <m:sty m:val="p"/>
                  </m:rPr>
                  <m:t>,</m:t>
                </m:r>
                <m:acc>
                  <m:accPr>
                    <m:chr m:val="̃"/>
                  </m:accPr>
                  <m:e>
                    <m:r>
                      <m:t>y</m:t>
                    </m:r>
                  </m:e>
                </m:acc>
              </m:e>
            </m:d>
          </m:e>
          <m:sub>
            <m:sSub>
              <m:e>
                <m:r>
                  <m:rPr>
                    <m:sty m:val="bi"/>
                  </m:rPr>
                  <m:t>I</m:t>
                </m:r>
              </m:e>
              <m:sub>
                <m:r>
                  <m:t>p</m:t>
                </m:r>
              </m:sub>
            </m:sSub>
          </m:sub>
        </m:sSub>
        <m:r>
          <m:rPr>
            <m:sty m:val="p"/>
          </m:rPr>
          <m:t>=</m:t>
        </m:r>
        <m:acc>
          <m:accPr>
            <m:chr m:val="̃"/>
          </m:accPr>
          <m:e>
            <m:r>
              <m:t>x</m:t>
            </m:r>
          </m:e>
        </m:acc>
        <m:r>
          <m:rPr>
            <m:sty m:val="p"/>
          </m:rPr>
          <m:t>⋅</m:t>
        </m:r>
        <m:acc>
          <m:accPr>
            <m:chr m:val="̃"/>
          </m:accPr>
          <m:e>
            <m:r>
              <m:t>y</m:t>
            </m:r>
          </m:e>
        </m:acc>
      </m:oMath>
      <w:r>
        <w:t xml:space="preserve">.</w:t>
      </w:r>
    </w:p>
    <w:bookmarkEnd w:id="469"/>
    <w:bookmarkStart w:id="470" w:name="thm-matrix-induced-inner-product"/>
    <w:p>
      <w:pPr>
        <w:pStyle w:val="BodyText"/>
      </w:pPr>
      <w:r>
        <w:rPr>
          <w:b/>
          <w:bCs/>
        </w:rPr>
        <w:t xml:space="preserve">Theorem 77 (Properties of the matrix-induced inner product)</w:t>
      </w:r>
      <w:r>
        <w:t xml:space="preserve"> </w:t>
      </w:r>
      <w:r>
        <w:t xml:space="preserve">For every</w:t>
      </w:r>
      <w:r>
        <w:t xml:space="preserve"> </w:t>
      </w:r>
      <m:oMath>
        <m:r>
          <m:t>p</m:t>
        </m:r>
        <m:r>
          <m:rPr>
            <m:sty m:val="p"/>
          </m:rPr>
          <m:t>×</m:t>
        </m:r>
        <m:r>
          <m:t>p</m:t>
        </m:r>
      </m:oMath>
      <w:r>
        <w:t xml:space="preserve"> </w:t>
      </w:r>
      <w:r>
        <w:t xml:space="preserve">symmetric positive definite matrix</w:t>
      </w:r>
      <w:r>
        <w:t xml:space="preserve"> </w:t>
      </w:r>
      <m:oMath>
        <m:r>
          <m:rPr>
            <m:sty m:val="bi"/>
          </m:rPr>
          <m:t>A</m:t>
        </m:r>
      </m:oMath>
      <w:r>
        <w:t xml:space="preserve">,</w:t>
      </w:r>
      <w:r>
        <w:t xml:space="preserve"> </w:t>
      </w:r>
      <w:r>
        <w:t xml:space="preserve">the function</w:t>
      </w:r>
      <w:r>
        <w:t xml:space="preserve"> </w:t>
      </w:r>
      <m:oMath>
        <m:sSub>
          <m:e>
            <m:d>
              <m:dPr>
                <m:begChr m:val="⟨"/>
                <m:sepChr m:val=""/>
                <m:endChr m:val="⟩"/>
                <m:grow/>
              </m:dPr>
              <m:e>
                <m:acc>
                  <m:accPr>
                    <m:chr m:val="̃"/>
                  </m:accPr>
                  <m:e>
                    <m:r>
                      <m:t>x</m:t>
                    </m:r>
                  </m:e>
                </m:acc>
                <m:r>
                  <m:rPr>
                    <m:sty m:val="p"/>
                  </m:rPr>
                  <m:t>,</m:t>
                </m:r>
                <m:acc>
                  <m:accPr>
                    <m:chr m:val="̃"/>
                  </m:accPr>
                  <m:e>
                    <m:r>
                      <m:t>y</m:t>
                    </m:r>
                  </m:e>
                </m:acc>
              </m:e>
            </m:d>
          </m:e>
          <m:sub>
            <m:r>
              <m:rPr>
                <m:sty m:val="bi"/>
              </m:rPr>
              <m:t>A</m:t>
            </m:r>
          </m:sub>
        </m:sSub>
        <m:r>
          <m:rPr>
            <m:sty m:val="p"/>
          </m:rPr>
          <m:t>=</m:t>
        </m:r>
        <m:sSup>
          <m:e>
            <m:acc>
              <m:accPr>
                <m:chr m:val="̃"/>
              </m:accPr>
              <m:e>
                <m:r>
                  <m:t>x</m:t>
                </m:r>
              </m:e>
            </m:acc>
          </m:e>
          <m:sup>
            <m:r>
              <m:rPr>
                <m:sty m:val="p"/>
              </m:rPr>
              <m:t>⊤</m:t>
            </m:r>
          </m:sup>
        </m:sSup>
        <m:r>
          <m:rPr>
            <m:sty m:val="bi"/>
          </m:rPr>
          <m:t>A</m:t>
        </m:r>
        <m:acc>
          <m:accPr>
            <m:chr m:val="̃"/>
          </m:accPr>
          <m:e>
            <m:r>
              <m:t>y</m:t>
            </m:r>
          </m:e>
        </m:acc>
      </m:oMath>
      <w:r>
        <w:t xml:space="preserve"> </w:t>
      </w:r>
      <w:r>
        <w:t xml:space="preserve">satisfies the four inner product axioms (</w:t>
      </w:r>
      <w:hyperlink w:anchor="def-inner-product">
        <w:r>
          <w:rPr>
            <w:rStyle w:val="Hyperlink"/>
          </w:rPr>
          <w:t xml:space="preserve">Definition 56</w:t>
        </w:r>
      </w:hyperlink>
      <w:r>
        <w:t xml:space="preserve">):</w:t>
      </w:r>
      <w:r>
        <w:t xml:space="preserve"> </w:t>
      </w:r>
      <w:r>
        <w:t xml:space="preserve">positivity, definiteness, linearity in the first slot, and symmetry.</w:t>
      </w:r>
      <w:r>
        <w:t xml:space="preserve"> </w:t>
      </w:r>
      <w:r>
        <w:t xml:space="preserve">Thus</w:t>
      </w:r>
      <w:r>
        <w:t xml:space="preserve"> </w:t>
      </w:r>
      <m:oMath>
        <m:r>
          <m:rPr>
            <m:sty m:val="p"/>
          </m:rPr>
          <m:t>(</m:t>
        </m:r>
        <m:sSup>
          <m:e>
            <m:r>
              <m:rPr>
                <m:scr m:val="double-struck"/>
                <m:sty m:val="p"/>
              </m:rPr>
              <m:t>R</m:t>
            </m:r>
          </m:e>
          <m:sup>
            <m:r>
              <m:t>p</m:t>
            </m:r>
          </m:sup>
        </m:sSup>
        <m:r>
          <m:rPr>
            <m:sty m:val="p"/>
          </m:rPr>
          <m:t>,</m:t>
        </m:r>
        <m:sSub>
          <m:e>
            <m:d>
              <m:dPr>
                <m:begChr m:val="⟨"/>
                <m:sepChr m:val=""/>
                <m:endChr m:val="⟩"/>
                <m:grow/>
              </m:dPr>
              <m:e>
                <m:r>
                  <m:rPr>
                    <m:sty m:val="p"/>
                  </m:rPr>
                  <m:t>⋅</m:t>
                </m:r>
                <m:r>
                  <m:rPr>
                    <m:sty m:val="p"/>
                  </m:rPr>
                  <m:t>,</m:t>
                </m:r>
                <m:r>
                  <m:rPr>
                    <m:sty m:val="p"/>
                  </m:rPr>
                  <m:t>⋅</m:t>
                </m:r>
              </m:e>
            </m:d>
          </m:e>
          <m:sub>
            <m:r>
              <m:rPr>
                <m:sty m:val="bi"/>
              </m:rPr>
              <m:t>A</m:t>
            </m:r>
          </m:sub>
        </m:sSub>
        <m:r>
          <m:rPr>
            <m:sty m:val="p"/>
          </m:rPr>
          <m:t>)</m:t>
        </m:r>
      </m:oMath>
      <w:r>
        <w:t xml:space="preserve"> </w:t>
      </w:r>
      <w:r>
        <w:t xml:space="preserve">is an inner product space (</w:t>
      </w:r>
      <w:hyperlink w:anchor="def-inner-product-space">
        <w:r>
          <w:rPr>
            <w:rStyle w:val="Hyperlink"/>
          </w:rPr>
          <w:t xml:space="preserve">Definition 57</w:t>
        </w:r>
      </w:hyperlink>
      <w:r>
        <w:t xml:space="preserve">).</w:t>
      </w:r>
    </w:p>
    <w:p>
      <w:pPr>
        <w:pStyle w:val="BodyText"/>
      </w:pPr>
      <w:r>
        <w:t xml:space="preserve">Taking</w:t>
      </w:r>
      <w:r>
        <w:t xml:space="preserve"> </w:t>
      </w:r>
      <m:oMath>
        <m:r>
          <m:rPr>
            <m:sty m:val="bi"/>
          </m:rPr>
          <m:t>A</m:t>
        </m:r>
        <m:r>
          <m:rPr>
            <m:sty m:val="p"/>
          </m:rPr>
          <m:t>=</m:t>
        </m:r>
        <m:sSub>
          <m:e>
            <m:r>
              <m:rPr>
                <m:sty m:val="bi"/>
              </m:rPr>
              <m:t>I</m:t>
            </m:r>
          </m:e>
          <m:sub>
            <m:r>
              <m:t>p</m:t>
            </m:r>
          </m:sub>
        </m:sSub>
      </m:oMath>
      <w:r>
        <w:t xml:space="preserve"> </w:t>
      </w:r>
      <w:r>
        <w:t xml:space="preserve">recovers the standard dot product (</w:t>
      </w:r>
      <w:hyperlink w:anchor="exm-dot-product-inner-product">
        <w:r>
          <w:rPr>
            <w:rStyle w:val="Hyperlink"/>
          </w:rPr>
          <w:t xml:space="preserve">Example 91</w:t>
        </w:r>
      </w:hyperlink>
      <w:r>
        <w:t xml:space="preserve">),</w:t>
      </w:r>
      <w:r>
        <w:t xml:space="preserve"> </w:t>
      </w:r>
      <w:r>
        <w:t xml:space="preserve">while taking</w:t>
      </w:r>
      <w:r>
        <w:t xml:space="preserve"> </w:t>
      </w:r>
      <m:oMath>
        <m:r>
          <m:rPr>
            <m:sty m:val="bi"/>
          </m:rPr>
          <m:t>A</m:t>
        </m:r>
        <m:r>
          <m:rPr>
            <m:sty m:val="p"/>
          </m:rPr>
          <m:t>=</m:t>
        </m:r>
        <m:r>
          <m:rPr>
            <m:sty m:val="p"/>
          </m:rPr>
          <m:t>diag</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recovers the weighted inner product (</w:t>
      </w:r>
      <w:hyperlink w:anchor="exm-weighted-inner-product">
        <w:r>
          <w:rPr>
            <w:rStyle w:val="Hyperlink"/>
          </w:rPr>
          <w:t xml:space="preserve">Example 93</w:t>
        </w:r>
      </w:hyperlink>
      <w:r>
        <w:t xml:space="preserve">).</w:t>
      </w:r>
    </w:p>
    <w:p>
      <w:pPr>
        <w:pStyle w:val="BodyText"/>
      </w:pPr>
      <w:r>
        <w:t xml:space="preserve">Conversely, every inner product on</w:t>
      </w:r>
      <w:r>
        <w:t xml:space="preserve"> </w:t>
      </w:r>
      <m:oMath>
        <m:sSup>
          <m:e>
            <m:r>
              <m:rPr>
                <m:scr m:val="double-struck"/>
                <m:sty m:val="p"/>
              </m:rPr>
              <m:t>R</m:t>
            </m:r>
          </m:e>
          <m:sup>
            <m:r>
              <m:t>p</m:t>
            </m:r>
          </m:sup>
        </m:sSup>
      </m:oMath>
      <w:r>
        <w:t xml:space="preserve"> </w:t>
      </w:r>
      <w:r>
        <w:t xml:space="preserve">has this form for a unique symmetric positive definite matrix</w:t>
      </w:r>
      <w:r>
        <w:t xml:space="preserve"> </w:t>
      </w:r>
      <m:oMath>
        <m:r>
          <m:rPr>
            <m:sty m:val="bi"/>
          </m:rPr>
          <m:t>A</m:t>
        </m:r>
      </m:oMath>
      <w:r>
        <w:t xml:space="preserve">, whose</w:t>
      </w:r>
      <w:r>
        <w:t xml:space="preserve"> </w:t>
      </w:r>
      <m:oMath>
        <m:r>
          <m:rPr>
            <m:sty m:val="p"/>
          </m:rPr>
          <m:t>(</m:t>
        </m:r>
        <m:r>
          <m:t>i</m:t>
        </m:r>
        <m:r>
          <m:rPr>
            <m:sty m:val="p"/>
          </m:rPr>
          <m:t>,</m:t>
        </m:r>
        <m:r>
          <m:t>j</m:t>
        </m:r>
        <m:r>
          <m:rPr>
            <m:sty m:val="p"/>
          </m:rPr>
          <m:t>)</m:t>
        </m:r>
      </m:oMath>
      <w:r>
        <w:t xml:space="preserve"> </w:t>
      </w:r>
      <w:r>
        <w:t xml:space="preserve">entry is</w:t>
      </w:r>
      <w:r>
        <w:t xml:space="preserve"> </w:t>
      </w:r>
      <m:oMath>
        <m:sSub>
          <m:e>
            <m:r>
              <m:t>A</m:t>
            </m:r>
          </m:e>
          <m:sub>
            <m:r>
              <m:t>i</m:t>
            </m:r>
            <m:r>
              <m:t>j</m:t>
            </m:r>
          </m:sub>
        </m:sSub>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oMath>
      <w:r>
        <w:t xml:space="preserve">, where</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are the standard basis vectors (</w:t>
      </w:r>
      <w:hyperlink w:anchor="def-indicator-vector">
        <w:r>
          <w:rPr>
            <w:rStyle w:val="Hyperlink"/>
          </w:rPr>
          <w:t xml:space="preserve">Definition 12</w:t>
        </w:r>
      </w:hyperlink>
      <w:r>
        <w:t xml:space="preserve">).</w:t>
      </w:r>
    </w:p>
    <w:bookmarkEnd w:id="470"/>
    <w:p>
      <w:pPr>
        <w:pStyle w:val="BodyText"/>
      </w:pPr>
      <w:r>
        <w:rPr>
          <w:i/>
          <w:iCs/>
        </w:rPr>
        <w:t xml:space="preserve">Proof</w:t>
      </w:r>
      <w:r>
        <w:t xml:space="preserve">. </w:t>
      </w:r>
    </w:p>
    <w:p>
      <w:pPr>
        <w:pStyle w:val="Compact"/>
        <w:numPr>
          <w:ilvl w:val="0"/>
          <w:numId w:val="1078"/>
        </w:numPr>
      </w:pPr>
      <w:r>
        <w:rPr>
          <w:b/>
          <w:bCs/>
        </w:rPr>
        <w:t xml:space="preserve">positivity</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r>
              <m:rPr>
                <m:sty m:val="bi"/>
              </m:rPr>
              <m:t>A</m:t>
            </m:r>
          </m:sub>
        </m:sSub>
        <m:r>
          <m:rPr>
            <m:sty m:val="p"/>
          </m:rPr>
          <m:t>=</m:t>
        </m:r>
        <m:sSup>
          <m:e>
            <m:acc>
              <m:accPr>
                <m:chr m:val="̃"/>
              </m:accPr>
              <m:e>
                <m:r>
                  <m:t>x</m:t>
                </m:r>
              </m:e>
            </m:acc>
          </m:e>
          <m:sup>
            <m:r>
              <m:rPr>
                <m:sty m:val="p"/>
              </m:rPr>
              <m:t>⊤</m:t>
            </m:r>
          </m:sup>
        </m:sSup>
        <m:r>
          <m:rPr>
            <m:sty m:val="bi"/>
          </m:rPr>
          <m:t>A</m:t>
        </m:r>
        <m:acc>
          <m:accPr>
            <m:chr m:val="̃"/>
          </m:accPr>
          <m:e>
            <m:r>
              <m:t>x</m:t>
            </m:r>
          </m:e>
        </m:acc>
        <m:r>
          <m:rPr>
            <m:sty m:val="p"/>
          </m:rPr>
          <m:t>≥</m:t>
        </m:r>
        <m:r>
          <m:t>0</m:t>
        </m:r>
      </m:oMath>
      <w:r>
        <w:t xml:space="preserve"> </w:t>
      </w:r>
      <w:r>
        <w:t xml:space="preserve">for all</w:t>
      </w:r>
      <w:r>
        <w:t xml:space="preserve"> </w:t>
      </w:r>
      <m:oMath>
        <m:acc>
          <m:accPr>
            <m:chr m:val="̃"/>
          </m:accPr>
          <m:e>
            <m:r>
              <m:t>x</m:t>
            </m:r>
          </m:e>
        </m:acc>
        <m:r>
          <m:rPr>
            <m:sty m:val="p"/>
          </m:rPr>
          <m:t>∈</m:t>
        </m:r>
        <m:sSup>
          <m:e>
            <m:r>
              <m:rPr>
                <m:scr m:val="double-struck"/>
                <m:sty m:val="p"/>
              </m:rPr>
              <m:t>R</m:t>
            </m:r>
          </m:e>
          <m:sup>
            <m:r>
              <m:t>p</m:t>
            </m:r>
          </m:sup>
        </m:sSup>
      </m:oMath>
      <w:r>
        <w:t xml:space="preserve">,</w:t>
      </w:r>
      <w:r>
        <w:t xml:space="preserve"> </w:t>
      </w:r>
      <w:r>
        <w:t xml:space="preserve">because</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p>
    <w:p>
      <w:pPr>
        <w:pStyle w:val="Compact"/>
        <w:numPr>
          <w:ilvl w:val="0"/>
          <w:numId w:val="1078"/>
        </w:numPr>
      </w:pPr>
      <w:r>
        <w:rPr>
          <w:b/>
          <w:bCs/>
        </w:rPr>
        <w:t xml:space="preserve">definiteness</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r>
              <m:rPr>
                <m:sty m:val="bi"/>
              </m:rPr>
              <m:t>A</m:t>
            </m:r>
          </m:sub>
        </m:sSub>
        <m:r>
          <m:rPr>
            <m:sty m:val="p"/>
          </m:rPr>
          <m:t>=</m:t>
        </m:r>
        <m:r>
          <m:t>0</m:t>
        </m:r>
      </m:oMath>
      <w:r>
        <w:t xml:space="preserve"> </w:t>
      </w:r>
      <w:r>
        <w:t xml:space="preserve">if and only if</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r>
        <w:t xml:space="preserve"> </w:t>
      </w:r>
      <w:r>
        <w:t xml:space="preserve">by definition of a positive definite matrix (</w:t>
      </w:r>
      <w:hyperlink w:anchor="def-positive-definite">
        <w:r>
          <w:rPr>
            <w:rStyle w:val="Hyperlink"/>
          </w:rPr>
          <w:t xml:space="preserve">Definition 86</w:t>
        </w:r>
      </w:hyperlink>
      <w:r>
        <w:t xml:space="preserve">);</w:t>
      </w:r>
    </w:p>
    <w:p>
      <w:pPr>
        <w:pStyle w:val="Compact"/>
        <w:numPr>
          <w:ilvl w:val="0"/>
          <w:numId w:val="1078"/>
        </w:numPr>
      </w:pPr>
      <w:r>
        <w:rPr>
          <w:b/>
          <w:bCs/>
        </w:rPr>
        <w:t xml:space="preserve">linearity in the first slot</w:t>
      </w:r>
      <w:r>
        <w:t xml:space="preserve">: for all</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Compact"/>
      </w:pPr>
      <m:oMathPara>
        <m:oMathParaPr>
          <m:jc m:val="center"/>
        </m:oMathParaPr>
        <m:oMath>
          <m:eqArr>
            <m:e>
              <m:sSub>
                <m:e>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e>
                <m:sub>
                  <m:r>
                    <m:rPr>
                      <m:sty m:val="bi"/>
                    </m:rPr>
                    <m:t>A</m:t>
                  </m:r>
                </m:sub>
              </m:sSub>
              <m:r>
                <m:t>&amp;</m:t>
              </m:r>
              <m:r>
                <m:rPr>
                  <m:sty m:val="p"/>
                </m:rPr>
                <m:t>=</m:t>
              </m:r>
              <m:sSup>
                <m:e>
                  <m:r>
                    <m:rPr>
                      <m:sty m:val="p"/>
                    </m:rPr>
                    <m:t>(</m:t>
                  </m:r>
                  <m:r>
                    <m:t>a</m:t>
                  </m:r>
                  <m:r>
                    <m:t> </m:t>
                  </m:r>
                  <m:acc>
                    <m:accPr>
                      <m:chr m:val="̃"/>
                    </m:accPr>
                    <m:e>
                      <m:r>
                        <m:t>x</m:t>
                      </m:r>
                    </m:e>
                  </m:acc>
                  <m:r>
                    <m:rPr>
                      <m:sty m:val="p"/>
                    </m:rPr>
                    <m:t>+</m:t>
                  </m:r>
                  <m:r>
                    <m:t>b</m:t>
                  </m:r>
                  <m:r>
                    <m:t> </m:t>
                  </m:r>
                  <m:acc>
                    <m:accPr>
                      <m:chr m:val="̃"/>
                    </m:accPr>
                    <m:e>
                      <m:r>
                        <m:t>y</m:t>
                      </m:r>
                    </m:e>
                  </m:acc>
                  <m:r>
                    <m:rPr>
                      <m:sty m:val="p"/>
                    </m:rPr>
                    <m:t>)</m:t>
                  </m:r>
                </m:e>
                <m:sup>
                  <m:r>
                    <m:rPr>
                      <m:sty m:val="p"/>
                    </m:rPr>
                    <m:t>⊤</m:t>
                  </m:r>
                </m:sup>
              </m:sSup>
              <m:r>
                <m:t> </m:t>
              </m:r>
              <m:r>
                <m:rPr>
                  <m:sty m:val="bi"/>
                </m:rPr>
                <m:t>A</m:t>
              </m:r>
              <m:acc>
                <m:accPr>
                  <m:chr m:val="̃"/>
                </m:accPr>
                <m:e>
                  <m:r>
                    <m:t>z</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r>
                <m:rPr>
                  <m:sty m:val="p"/>
                </m:rPr>
                <m:t>(</m:t>
              </m:r>
              <m:r>
                <m:t>a</m:t>
              </m:r>
              <m:r>
                <m:t> </m:t>
              </m:r>
              <m:sSup>
                <m:e>
                  <m:acc>
                    <m:accPr>
                      <m:chr m:val="̃"/>
                    </m:accPr>
                    <m:e>
                      <m:r>
                        <m:t>x</m:t>
                      </m:r>
                    </m:e>
                  </m:acc>
                </m:e>
                <m:sup>
                  <m:r>
                    <m:rPr>
                      <m:sty m:val="p"/>
                    </m:rPr>
                    <m:t>⊤</m:t>
                  </m:r>
                </m:sup>
              </m:sSup>
              <m:r>
                <m:rPr>
                  <m:sty m:val="p"/>
                </m:rPr>
                <m:t>+</m:t>
              </m:r>
              <m:r>
                <m:t>b</m:t>
              </m:r>
              <m:r>
                <m:t> </m:t>
              </m:r>
              <m:sSup>
                <m:e>
                  <m:acc>
                    <m:accPr>
                      <m:chr m:val="̃"/>
                    </m:accPr>
                    <m:e>
                      <m:r>
                        <m:t>y</m:t>
                      </m:r>
                    </m:e>
                  </m:acc>
                </m:e>
                <m:sup>
                  <m:r>
                    <m:rPr>
                      <m:sty m:val="p"/>
                    </m:rPr>
                    <m:t>⊤</m:t>
                  </m:r>
                </m:sup>
              </m:sSup>
              <m:r>
                <m:rPr>
                  <m:sty m:val="p"/>
                </m:rPr>
                <m:t>)</m:t>
              </m:r>
              <m:r>
                <m:t> </m:t>
              </m:r>
              <m:r>
                <m:rPr>
                  <m:sty m:val="bi"/>
                </m:rPr>
                <m:t>A</m:t>
              </m:r>
              <m:acc>
                <m:accPr>
                  <m:chr m:val="̃"/>
                </m:accPr>
                <m:e>
                  <m:r>
                    <m:t>z</m:t>
                  </m:r>
                </m:e>
              </m:acc>
              <m:r>
                <m:t>&amp;</m:t>
              </m:r>
              <m:r>
                <m:t>&amp;</m:t>
              </m:r>
              <m:r>
                <m:rPr>
                  <m:nor/>
                  <m:sty m:val="p"/>
                </m:rPr>
                <m:t>(</m:t>
              </m:r>
              <m:r>
                <m:rPr>
                  <m:nor/>
                  <m:sty m:val="p"/>
                </m:rPr>
                <m:t>Theorem 18</m:t>
              </m:r>
              <m:r>
                <m:rPr>
                  <m:nor/>
                  <m:sty m:val="p"/>
                </m:rPr>
                <m:t>, </m:t>
              </m:r>
              <m:r>
                <m:rPr>
                  <m:nor/>
                  <m:sty m:val="p"/>
                </m:rPr>
                <m:t>Definition 23</m:t>
              </m:r>
              <m:r>
                <m:rPr>
                  <m:nor/>
                  <m:sty m:val="p"/>
                </m:rPr>
                <m:t>, </m:t>
              </m:r>
              <m:r>
                <m:rPr>
                  <m:nor/>
                  <m:sty m:val="p"/>
                </m:rPr>
                <m:t>Definition 20</m:t>
              </m:r>
              <m:r>
                <m:rPr>
                  <m:nor/>
                  <m:sty m:val="p"/>
                </m:rPr>
                <m:t>)</m:t>
              </m:r>
            </m:e>
            <m:e>
              <m:r>
                <m:t>&amp;</m:t>
              </m:r>
              <m:r>
                <m:rPr>
                  <m:sty m:val="p"/>
                </m:rPr>
                <m:t>=</m:t>
              </m:r>
              <m:r>
                <m:t>a</m:t>
              </m:r>
              <m:r>
                <m:t> </m:t>
              </m:r>
              <m:sSup>
                <m:e>
                  <m:acc>
                    <m:accPr>
                      <m:chr m:val="̃"/>
                    </m:accPr>
                    <m:e>
                      <m:r>
                        <m:t>x</m:t>
                      </m:r>
                    </m:e>
                  </m:acc>
                </m:e>
                <m:sup>
                  <m:r>
                    <m:rPr>
                      <m:sty m:val="p"/>
                    </m:rPr>
                    <m:t>⊤</m:t>
                  </m:r>
                </m:sup>
              </m:sSup>
              <m:r>
                <m:rPr>
                  <m:sty m:val="bi"/>
                </m:rPr>
                <m:t>A</m:t>
              </m:r>
              <m:acc>
                <m:accPr>
                  <m:chr m:val="̃"/>
                </m:accPr>
                <m:e>
                  <m:r>
                    <m:t>z</m:t>
                  </m:r>
                </m:e>
              </m:acc>
              <m:r>
                <m:rPr>
                  <m:sty m:val="p"/>
                </m:rPr>
                <m:t>+</m:t>
              </m:r>
              <m:r>
                <m:t>b</m:t>
              </m:r>
              <m:r>
                <m:t> </m:t>
              </m:r>
              <m:sSup>
                <m:e>
                  <m:acc>
                    <m:accPr>
                      <m:chr m:val="̃"/>
                    </m:accPr>
                    <m:e>
                      <m:r>
                        <m:t>y</m:t>
                      </m:r>
                    </m:e>
                  </m:acc>
                </m:e>
                <m:sup>
                  <m:r>
                    <m:rPr>
                      <m:sty m:val="p"/>
                    </m:rPr>
                    <m:t>⊤</m:t>
                  </m:r>
                </m:sup>
              </m:sSup>
              <m:r>
                <m:rPr>
                  <m:sty m:val="bi"/>
                </m:rPr>
                <m:t>A</m:t>
              </m:r>
              <m:acc>
                <m:accPr>
                  <m:chr m:val="̃"/>
                </m:accPr>
                <m:e>
                  <m:r>
                    <m:t>z</m:t>
                  </m:r>
                </m:e>
              </m:acc>
              <m:r>
                <m:t>&amp;</m:t>
              </m:r>
              <m:r>
                <m:t>&amp;</m:t>
              </m:r>
              <m:r>
                <m:rPr>
                  <m:nor/>
                  <m:sty m:val="p"/>
                </m:rPr>
                <m:t>(</m:t>
              </m:r>
              <m:r>
                <m:rPr>
                  <m:nor/>
                  <m:sty m:val="p"/>
                </m:rPr>
                <m:t>Theorem 9</m:t>
              </m:r>
              <m:r>
                <m:rPr>
                  <m:nor/>
                  <m:sty m:val="p"/>
                </m:rPr>
                <m:t>)</m:t>
              </m:r>
            </m:e>
            <m:e>
              <m:r>
                <m:t>&amp;</m:t>
              </m:r>
              <m:r>
                <m:rPr>
                  <m:sty m:val="p"/>
                </m:rPr>
                <m:t>=</m:t>
              </m:r>
              <m:r>
                <m:t>a</m:t>
              </m:r>
              <m:r>
                <m:t> </m:t>
              </m:r>
              <m:sSub>
                <m:e>
                  <m:d>
                    <m:dPr>
                      <m:begChr m:val="⟨"/>
                      <m:sepChr m:val=""/>
                      <m:endChr m:val="⟩"/>
                      <m:grow/>
                    </m:dPr>
                    <m:e>
                      <m:acc>
                        <m:accPr>
                          <m:chr m:val="̃"/>
                        </m:accPr>
                        <m:e>
                          <m:r>
                            <m:t>x</m:t>
                          </m:r>
                        </m:e>
                      </m:acc>
                      <m:r>
                        <m:rPr>
                          <m:sty m:val="p"/>
                        </m:rPr>
                        <m:t>,</m:t>
                      </m:r>
                      <m:acc>
                        <m:accPr>
                          <m:chr m:val="̃"/>
                        </m:accPr>
                        <m:e>
                          <m:r>
                            <m:t>z</m:t>
                          </m:r>
                        </m:e>
                      </m:acc>
                    </m:e>
                  </m:d>
                </m:e>
                <m:sub>
                  <m:r>
                    <m:rPr>
                      <m:sty m:val="bi"/>
                    </m:rPr>
                    <m:t>A</m:t>
                  </m:r>
                </m:sub>
              </m:sSub>
              <m:r>
                <m:rPr>
                  <m:sty m:val="p"/>
                </m:rPr>
                <m:t>+</m:t>
              </m:r>
              <m:r>
                <m:t>b</m:t>
              </m:r>
              <m:r>
                <m:t> </m:t>
              </m:r>
              <m:sSub>
                <m:e>
                  <m:d>
                    <m:dPr>
                      <m:begChr m:val="⟨"/>
                      <m:sepChr m:val=""/>
                      <m:endChr m:val="⟩"/>
                      <m:grow/>
                    </m:dPr>
                    <m:e>
                      <m:acc>
                        <m:accPr>
                          <m:chr m:val="̃"/>
                        </m:accPr>
                        <m:e>
                          <m:r>
                            <m:t>y</m:t>
                          </m:r>
                        </m:e>
                      </m:acc>
                      <m:r>
                        <m:rPr>
                          <m:sty m:val="p"/>
                        </m:rPr>
                        <m:t>,</m:t>
                      </m:r>
                      <m:acc>
                        <m:accPr>
                          <m:chr m:val="̃"/>
                        </m:accPr>
                        <m:e>
                          <m:r>
                            <m:t>z</m:t>
                          </m:r>
                        </m:e>
                      </m:acc>
                    </m:e>
                  </m:d>
                </m:e>
                <m:sub>
                  <m:r>
                    <m:rPr>
                      <m:sty m:val="bi"/>
                    </m:rPr>
                    <m:t>A</m:t>
                  </m:r>
                </m:sub>
              </m:sSub>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qArr>
        </m:oMath>
      </m:oMathPara>
    </w:p>
    <w:p>
      <w:pPr>
        <w:pStyle w:val="Compact"/>
        <w:numPr>
          <w:ilvl w:val="0"/>
          <w:numId w:val="1078"/>
        </w:numPr>
      </w:pPr>
      <w:r>
        <w:rPr>
          <w:b/>
          <w:bCs/>
        </w:rPr>
        <w:t xml:space="preserve">symmetry</w:t>
      </w:r>
      <w:r>
        <w:t xml:space="preserve">: because</w:t>
      </w:r>
      <w:r>
        <w:t xml:space="preserve"> </w:t>
      </w:r>
      <m:oMath>
        <m:sSup>
          <m:e>
            <m:acc>
              <m:accPr>
                <m:chr m:val="̃"/>
              </m:accPr>
              <m:e>
                <m:r>
                  <m:t>y</m:t>
                </m:r>
              </m:e>
            </m:acc>
          </m:e>
          <m:sup>
            <m:r>
              <m:rPr>
                <m:sty m:val="p"/>
              </m:rPr>
              <m:t>⊤</m:t>
            </m:r>
          </m:sup>
        </m:sSup>
        <m:r>
          <m:rPr>
            <m:sty m:val="bi"/>
          </m:rPr>
          <m:t>A</m:t>
        </m:r>
        <m:acc>
          <m:accPr>
            <m:chr m:val="̃"/>
          </m:accPr>
          <m:e>
            <m:r>
              <m:t>x</m:t>
            </m:r>
          </m:e>
        </m:acc>
      </m:oMath>
      <w:r>
        <w:t xml:space="preserve"> </w:t>
      </w:r>
      <w:r>
        <w:t xml:space="preserve">is a</w:t>
      </w:r>
      <w:r>
        <w:t xml:space="preserve"> </w:t>
      </w:r>
      <m:oMath>
        <m:r>
          <m:t>1</m:t>
        </m:r>
        <m:r>
          <m:rPr>
            <m:sty m:val="p"/>
          </m:rPr>
          <m:t>×</m:t>
        </m:r>
        <m:r>
          <m:t>1</m:t>
        </m:r>
      </m:oMath>
      <w:r>
        <w:t xml:space="preserve"> </w:t>
      </w:r>
      <w:r>
        <w:t xml:space="preserve">scalar and</w:t>
      </w:r>
      <w:r>
        <w:t xml:space="preserve"> </w:t>
      </w:r>
      <m:oMath>
        <m:r>
          <m:rPr>
            <m:sty m:val="bi"/>
          </m:rPr>
          <m:t>A</m:t>
        </m:r>
      </m:oMath>
      <w:r>
        <w:t xml:space="preserve"> </w:t>
      </w:r>
      <w:r>
        <w:t xml:space="preserve">is symmetric (</w:t>
      </w:r>
      <m:oMath>
        <m:sSup>
          <m:e>
            <m:r>
              <m:rPr>
                <m:sty m:val="bi"/>
              </m:rPr>
              <m:t>A</m:t>
            </m:r>
          </m:e>
          <m:sup>
            <m:r>
              <m:rPr>
                <m:sty m:val="p"/>
              </m:rPr>
              <m:t>⊤</m:t>
            </m:r>
          </m:sup>
        </m:sSup>
        <m:r>
          <m:rPr>
            <m:sty m:val="p"/>
          </m:rPr>
          <m:t>=</m:t>
        </m:r>
        <m:r>
          <m:rPr>
            <m:sty m:val="bi"/>
          </m:rPr>
          <m:t>A</m:t>
        </m:r>
      </m:oMath>
      <w:r>
        <w:t xml:space="preserve">),</w:t>
      </w:r>
    </w:p>
    <w:p>
      <w:pPr>
        <w:pStyle w:val="Compact"/>
      </w:pPr>
      <m:oMathPara>
        <m:oMathParaPr>
          <m:jc m:val="center"/>
        </m:oMathParaPr>
        <m:oMath>
          <m:eqArr>
            <m:e>
              <m:sSub>
                <m:e>
                  <m:d>
                    <m:dPr>
                      <m:begChr m:val="⟨"/>
                      <m:sepChr m:val=""/>
                      <m:endChr m:val="⟩"/>
                      <m:grow/>
                    </m:dPr>
                    <m:e>
                      <m:acc>
                        <m:accPr>
                          <m:chr m:val="̃"/>
                        </m:accPr>
                        <m:e>
                          <m:r>
                            <m:t>y</m:t>
                          </m:r>
                        </m:e>
                      </m:acc>
                      <m:r>
                        <m:rPr>
                          <m:sty m:val="p"/>
                        </m:rPr>
                        <m:t>,</m:t>
                      </m:r>
                      <m:acc>
                        <m:accPr>
                          <m:chr m:val="̃"/>
                        </m:accPr>
                        <m:e>
                          <m:r>
                            <m:t>x</m:t>
                          </m:r>
                        </m:e>
                      </m:acc>
                    </m:e>
                  </m:d>
                </m:e>
                <m:sub>
                  <m:r>
                    <m:rPr>
                      <m:sty m:val="bi"/>
                    </m:rPr>
                    <m:t>A</m:t>
                  </m:r>
                </m:sub>
              </m:sSub>
              <m:r>
                <m:t>&amp;</m:t>
              </m:r>
              <m:r>
                <m:rPr>
                  <m:sty m:val="p"/>
                </m:rPr>
                <m:t>=</m:t>
              </m:r>
              <m:sSup>
                <m:e>
                  <m:acc>
                    <m:accPr>
                      <m:chr m:val="̃"/>
                    </m:accPr>
                    <m:e>
                      <m:r>
                        <m:t>y</m:t>
                      </m:r>
                    </m:e>
                  </m:acc>
                </m:e>
                <m:sup>
                  <m:r>
                    <m:rPr>
                      <m:sty m:val="p"/>
                    </m:rPr>
                    <m:t>⊤</m:t>
                  </m:r>
                </m:sup>
              </m:sSup>
              <m:r>
                <m:rPr>
                  <m:sty m:val="bi"/>
                </m:rPr>
                <m:t>A</m:t>
              </m:r>
              <m:acc>
                <m:accPr>
                  <m:chr m:val="̃"/>
                </m:accPr>
                <m:e>
                  <m:r>
                    <m:t>x</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sSup>
                <m:e>
                  <m:r>
                    <m:t>​</m:t>
                  </m:r>
                  <m:d>
                    <m:dPr>
                      <m:begChr m:val="("/>
                      <m:sepChr m:val=""/>
                      <m:endChr m:val=")"/>
                      <m:grow/>
                    </m:dPr>
                    <m:e>
                      <m:sSup>
                        <m:e>
                          <m:acc>
                            <m:accPr>
                              <m:chr m:val="̃"/>
                            </m:accPr>
                            <m:e>
                              <m:r>
                                <m:t>y</m:t>
                              </m:r>
                            </m:e>
                          </m:acc>
                        </m:e>
                        <m:sup>
                          <m:r>
                            <m:rPr>
                              <m:sty m:val="p"/>
                            </m:rPr>
                            <m:t>⊤</m:t>
                          </m:r>
                        </m:sup>
                      </m:sSup>
                      <m:r>
                        <m:rPr>
                          <m:sty m:val="bi"/>
                        </m:rPr>
                        <m:t>A</m:t>
                      </m:r>
                      <m:acc>
                        <m:accPr>
                          <m:chr m:val="̃"/>
                        </m:accPr>
                        <m:e>
                          <m:r>
                            <m:t>x</m:t>
                          </m:r>
                        </m:e>
                      </m:acc>
                    </m:e>
                  </m:d>
                  <m:r>
                    <m:t>​</m:t>
                  </m:r>
                </m:e>
                <m:sup>
                  <m:r>
                    <m:rPr>
                      <m:sty m:val="p"/>
                    </m:rPr>
                    <m:t>⊤</m:t>
                  </m:r>
                </m:sup>
              </m:sSup>
              <m:r>
                <m:t>&amp;</m:t>
              </m:r>
              <m:r>
                <m:t>&amp;</m:t>
              </m:r>
              <m:r>
                <m:rPr>
                  <m:nor/>
                  <m:sty m:val="p"/>
                </m:rPr>
                <m:t>(a scalar equals its transpose)</m:t>
              </m:r>
            </m:e>
            <m:e>
              <m:r>
                <m:t>&amp;</m:t>
              </m:r>
              <m:r>
                <m:rPr>
                  <m:sty m:val="p"/>
                </m:rPr>
                <m:t>=</m:t>
              </m:r>
              <m:sSup>
                <m:e>
                  <m:acc>
                    <m:accPr>
                      <m:chr m:val="̃"/>
                    </m:accPr>
                    <m:e>
                      <m:r>
                        <m:t>x</m:t>
                      </m:r>
                    </m:e>
                  </m:acc>
                </m:e>
                <m:sup>
                  <m:r>
                    <m:rPr>
                      <m:sty m:val="p"/>
                    </m:rPr>
                    <m:t>⊤</m:t>
                  </m:r>
                </m:sup>
              </m:sSup>
              <m:sSup>
                <m:e>
                  <m:r>
                    <m:rPr>
                      <m:sty m:val="bi"/>
                    </m:rPr>
                    <m:t>A</m:t>
                  </m:r>
                </m:e>
                <m:sup>
                  <m:r>
                    <m:rPr>
                      <m:sty m:val="p"/>
                    </m:rPr>
                    <m:t>⊤</m:t>
                  </m:r>
                </m:sup>
              </m:sSup>
              <m:acc>
                <m:accPr>
                  <m:chr m:val="̃"/>
                </m:accPr>
                <m:e>
                  <m:r>
                    <m:t>y</m:t>
                  </m:r>
                </m:e>
              </m:acc>
              <m:r>
                <m:t>&amp;</m:t>
              </m:r>
              <m:r>
                <m:t>&amp;</m:t>
              </m:r>
              <m:r>
                <m:rPr>
                  <m:nor/>
                  <m:sty m:val="p"/>
                </m:rPr>
                <m:t>(</m:t>
              </m:r>
              <m:r>
                <m:rPr>
                  <m:nor/>
                  <m:sty m:val="p"/>
                </m:rPr>
                <m:t>Theorem 19</m:t>
              </m:r>
              <m:r>
                <m:rPr>
                  <m:nor/>
                  <m:sty m:val="p"/>
                </m:rPr>
                <m:t>, twice)</m:t>
              </m:r>
            </m:e>
            <m:e>
              <m:r>
                <m:t>&amp;</m:t>
              </m:r>
              <m:r>
                <m:rPr>
                  <m:sty m:val="p"/>
                </m:rPr>
                <m:t>=</m:t>
              </m:r>
              <m:sSup>
                <m:e>
                  <m:acc>
                    <m:accPr>
                      <m:chr m:val="̃"/>
                    </m:accPr>
                    <m:e>
                      <m:r>
                        <m:t>x</m:t>
                      </m:r>
                    </m:e>
                  </m:acc>
                </m:e>
                <m:sup>
                  <m:r>
                    <m:rPr>
                      <m:sty m:val="p"/>
                    </m:rPr>
                    <m:t>⊤</m:t>
                  </m:r>
                </m:sup>
              </m:sSup>
              <m:r>
                <m:rPr>
                  <m:sty m:val="bi"/>
                </m:rPr>
                <m:t>A</m:t>
              </m:r>
              <m:acc>
                <m:accPr>
                  <m:chr m:val="̃"/>
                </m:accPr>
                <m:e>
                  <m:r>
                    <m:t>y</m:t>
                  </m:r>
                </m:e>
              </m:acc>
              <m:r>
                <m:t>&amp;</m:t>
              </m:r>
              <m:r>
                <m:t>&amp;</m:t>
              </m:r>
              <m:r>
                <m:rPr>
                  <m:nor/>
                  <m:sty m:val="p"/>
                </m:rPr>
                <m:t>(</m:t>
              </m:r>
              <m:r>
                <m:rPr>
                  <m:sty m:val="bi"/>
                </m:rPr>
                <m:t>A</m:t>
              </m:r>
              <m:r>
                <m:rPr>
                  <m:nor/>
                  <m:sty m:val="p"/>
                </m:rPr>
                <m:t> is symmetric)</m:t>
              </m:r>
            </m:e>
            <m:e>
              <m:r>
                <m:t>&amp;</m:t>
              </m:r>
              <m:r>
                <m:rPr>
                  <m:sty m:val="p"/>
                </m:rPr>
                <m:t>=</m:t>
              </m:r>
              <m:sSub>
                <m:e>
                  <m:d>
                    <m:dPr>
                      <m:begChr m:val="⟨"/>
                      <m:sepChr m:val=""/>
                      <m:endChr m:val="⟩"/>
                      <m:grow/>
                    </m:dPr>
                    <m:e>
                      <m:acc>
                        <m:accPr>
                          <m:chr m:val="̃"/>
                        </m:accPr>
                        <m:e>
                          <m:r>
                            <m:t>x</m:t>
                          </m:r>
                        </m:e>
                      </m:acc>
                      <m:r>
                        <m:rPr>
                          <m:sty m:val="p"/>
                        </m:rPr>
                        <m:t>,</m:t>
                      </m:r>
                      <m:acc>
                        <m:accPr>
                          <m:chr m:val="̃"/>
                        </m:accPr>
                        <m:e>
                          <m:r>
                            <m:t>y</m:t>
                          </m:r>
                        </m:e>
                      </m:acc>
                    </m:e>
                  </m:d>
                </m:e>
                <m:sub>
                  <m:r>
                    <m:rPr>
                      <m:sty m:val="bi"/>
                    </m:rPr>
                    <m:t>A</m:t>
                  </m:r>
                </m:sub>
              </m:sSub>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qArr>
        </m:oMath>
      </m:oMathPara>
    </w:p>
    <w:p>
      <w:pPr>
        <w:pStyle w:val="FirstParagraph"/>
      </w:pPr>
      <w:r>
        <w:t xml:space="preserve">For the converse, let</w:t>
      </w:r>
      <w:r>
        <w:t xml:space="preserve"> </w:t>
      </w:r>
      <m:oMath>
        <m:d>
          <m:dPr>
            <m:begChr m:val="⟨"/>
            <m:sepChr m:val=""/>
            <m:endChr m:val="⟩"/>
            <m:grow/>
          </m:dPr>
          <m:e>
            <m:r>
              <m:rPr>
                <m:sty m:val="p"/>
              </m:rPr>
              <m:t>⋅</m:t>
            </m:r>
            <m:r>
              <m:rPr>
                <m:sty m:val="p"/>
              </m:rPr>
              <m:t>,</m:t>
            </m:r>
            <m:r>
              <m:rPr>
                <m:sty m:val="p"/>
              </m:rPr>
              <m:t>⋅</m:t>
            </m:r>
          </m:e>
        </m:d>
      </m:oMath>
      <w:r>
        <w:t xml:space="preserve"> </w:t>
      </w:r>
      <w:r>
        <w:t xml:space="preserve">be any inner product on</w:t>
      </w:r>
      <w:r>
        <w:t xml:space="preserve"> </w:t>
      </w:r>
      <m:oMath>
        <m:sSup>
          <m:e>
            <m:r>
              <m:rPr>
                <m:scr m:val="double-struck"/>
                <m:sty m:val="p"/>
              </m:rPr>
              <m:t>R</m:t>
            </m:r>
          </m:e>
          <m:sup>
            <m:r>
              <m:t>p</m:t>
            </m:r>
          </m:sup>
        </m:sSup>
      </m:oMath>
      <w:r>
        <w:t xml:space="preserve">.</w:t>
      </w:r>
      <w:r>
        <w:t xml:space="preserve"> </w:t>
      </w:r>
      <w:r>
        <w:t xml:space="preserve">Any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can be written in the standard basis as</w:t>
      </w:r>
      <w:r>
        <w:t xml:space="preserve"> </w:t>
      </w:r>
      <m:oMath>
        <m:acc>
          <m:accPr>
            <m:chr m:val="̃"/>
          </m:accPr>
          <m:e>
            <m:r>
              <m:t>x</m:t>
            </m:r>
          </m:e>
        </m:acc>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sSub>
          <m:e>
            <m:acc>
              <m:accPr>
                <m:chr m:val="̃"/>
              </m:accPr>
              <m:e>
                <m:r>
                  <m:t>e</m:t>
                </m:r>
              </m:e>
            </m:acc>
          </m:e>
          <m:sub>
            <m:r>
              <m:t>i</m:t>
            </m:r>
          </m:sub>
        </m:sSub>
      </m:oMath>
      <w:r>
        <w:t xml:space="preserve"> </w:t>
      </w:r>
      <w:r>
        <w:t xml:space="preserve">and</w:t>
      </w:r>
      <w:r>
        <w:t xml:space="preserve"> </w:t>
      </w:r>
      <m:oMath>
        <m:acc>
          <m:accPr>
            <m:chr m:val="̃"/>
          </m:accPr>
          <m:e>
            <m:r>
              <m:t>y</m:t>
            </m:r>
          </m:e>
        </m:acc>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acc>
              <m:accPr>
                <m:chr m:val="̃"/>
              </m:accPr>
              <m:e>
                <m:r>
                  <m:t>e</m:t>
                </m:r>
              </m:e>
            </m:acc>
          </m:e>
          <m:sub>
            <m:r>
              <m:t>j</m:t>
            </m:r>
          </m:sub>
        </m:sSub>
      </m:oMath>
      <w:r>
        <w:t xml:space="preserve"> </w:t>
      </w:r>
      <w:r>
        <w:t xml:space="preserve">(</w:t>
      </w:r>
      <w:hyperlink w:anchor="def-basis">
        <w:r>
          <w:rPr>
            <w:rStyle w:val="Hyperlink"/>
          </w:rPr>
          <w:t xml:space="preserve">Definition 42</w:t>
        </w:r>
      </w:hyperlink>
      <w:r>
        <w:t xml:space="preserve">,</w:t>
      </w:r>
      <w:r>
        <w:t xml:space="preserve"> </w:t>
      </w:r>
      <w:hyperlink w:anchor="def-indicator-vector">
        <w:r>
          <w:rPr>
            <w:rStyle w:val="Hyperlink"/>
          </w:rPr>
          <w:t xml:space="preserve">Definition 12</w:t>
        </w:r>
      </w:hyperlink>
      <w:r>
        <w:t xml:space="preserve">).</w:t>
      </w:r>
      <w:r>
        <w:t xml:space="preserve"> </w:t>
      </w:r>
      <w:r>
        <w:t xml:space="preserve">By linearity in both slots (</w:t>
      </w:r>
      <w:hyperlink w:anchor="rem-inner-product-other-sources">
        <w:r>
          <w:rPr>
            <w:rStyle w:val="Hyperlink"/>
          </w:rPr>
          <w:t xml:space="preserve">Remark 15</w:t>
        </w:r>
      </w:hyperlink>
      <w:r>
        <w:t xml:space="preserve">):</w:t>
      </w:r>
    </w:p>
    <w:p>
      <w:pPr>
        <w:pStyle w:val="BodyText"/>
      </w:pPr>
      <m:oMathPara>
        <m:oMathParaPr>
          <m:jc m:val="center"/>
        </m:oMathParaPr>
        <m:oMath>
          <m:eqArr>
            <m:e>
              <m:d>
                <m:dPr>
                  <m:begChr m:val="⟨"/>
                  <m:sepChr m:val=""/>
                  <m:endChr m:val="⟩"/>
                  <m:grow/>
                </m:dPr>
                <m:e>
                  <m:acc>
                    <m:accPr>
                      <m:chr m:val="̃"/>
                    </m:accPr>
                    <m:e>
                      <m:r>
                        <m:t>x</m:t>
                      </m:r>
                    </m:e>
                  </m:acc>
                  <m:r>
                    <m:rPr>
                      <m:sty m:val="p"/>
                    </m:rPr>
                    <m:t>,</m:t>
                  </m:r>
                  <m:acc>
                    <m:accPr>
                      <m:chr m:val="̃"/>
                    </m:accPr>
                    <m:e>
                      <m:r>
                        <m:t>y</m:t>
                      </m:r>
                    </m:e>
                  </m:acc>
                </m:e>
              </m:d>
              <m:r>
                <m:t>&amp;</m:t>
              </m:r>
              <m:r>
                <m:rPr>
                  <m:sty m:val="p"/>
                </m:rPr>
                <m:t>=</m:t>
              </m:r>
              <m:d>
                <m:dPr>
                  <m:begChr m:val="⟨"/>
                  <m:sepChr m:val=""/>
                  <m:endChr m:val="⟩"/>
                  <m:grow/>
                </m:dPr>
                <m:e>
                  <m:nary>
                    <m:naryPr>
                      <m:chr m:val="∑"/>
                      <m:limLoc m:val="undOvr"/>
                      <m:subHide m:val="off"/>
                      <m:supHide m:val="off"/>
                    </m:naryPr>
                    <m:sub>
                      <m:r>
                        <m:t>i</m:t>
                      </m:r>
                      <m:r>
                        <m:rPr>
                          <m:sty m:val="p"/>
                        </m:rPr>
                        <m:t>=</m:t>
                      </m:r>
                      <m:r>
                        <m:t>1</m:t>
                      </m:r>
                    </m:sub>
                    <m:sup>
                      <m:r>
                        <m:t>p</m:t>
                      </m:r>
                    </m:sup>
                    <m:e>
                      <m:sSub>
                        <m:e>
                          <m:r>
                            <m:t>x</m:t>
                          </m:r>
                        </m:e>
                        <m:sub>
                          <m:r>
                            <m:t>i</m:t>
                          </m:r>
                        </m:sub>
                      </m:sSub>
                    </m:e>
                  </m:nary>
                  <m:r>
                    <m:t> </m:t>
                  </m:r>
                  <m:sSub>
                    <m:e>
                      <m:acc>
                        <m:accPr>
                          <m:chr m:val="̃"/>
                        </m:accPr>
                        <m:e>
                          <m:r>
                            <m:t>e</m:t>
                          </m:r>
                        </m:e>
                      </m:acc>
                    </m:e>
                    <m:sub>
                      <m:r>
                        <m:t>i</m:t>
                      </m:r>
                    </m:sub>
                  </m:sSub>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acc>
                        <m:accPr>
                          <m:chr m:val="̃"/>
                        </m:accPr>
                        <m:e>
                          <m:r>
                            <m:t>e</m:t>
                          </m:r>
                        </m:e>
                      </m:acc>
                    </m:e>
                    <m:sub>
                      <m:r>
                        <m:t>j</m:t>
                      </m:r>
                    </m:sub>
                  </m:sSub>
                </m:e>
              </m:d>
              <m:r>
                <m:t>&amp;</m:t>
              </m:r>
              <m:r>
                <m:t>&amp;</m:t>
              </m:r>
              <m:r>
                <m:rPr>
                  <m:nor/>
                  <m:sty m:val="p"/>
                </m:rPr>
                <m:t>(expand in the standard basis)</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x</m:t>
                          </m:r>
                        </m:e>
                        <m:sub>
                          <m:r>
                            <m:t>i</m:t>
                          </m:r>
                        </m:sub>
                      </m:sSub>
                    </m:e>
                  </m:nary>
                </m:e>
              </m:nary>
              <m:sSub>
                <m:e>
                  <m:r>
                    <m:t>y</m:t>
                  </m:r>
                </m:e>
                <m:sub>
                  <m:r>
                    <m:t>j</m:t>
                  </m:r>
                </m:sub>
              </m:sSub>
              <m:r>
                <m:t> </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t>&amp;</m:t>
              </m:r>
              <m:r>
                <m:t>&amp;</m:t>
              </m:r>
              <m:r>
                <m:rPr>
                  <m:nor/>
                  <m:sty m:val="p"/>
                </m:rPr>
                <m:t>(linearity in both slots)</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(define </m:t>
              </m:r>
              <m:sSub>
                <m:e>
                  <m:r>
                    <m:t>A</m:t>
                  </m:r>
                </m:e>
                <m:sub>
                  <m:r>
                    <m:t>i</m:t>
                  </m:r>
                  <m:r>
                    <m:t>j</m:t>
                  </m:r>
                </m:sub>
              </m:sSub>
              <m:limUpp>
                <m:e>
                  <m:r>
                    <m:rPr>
                      <m:sty m:val="p"/>
                    </m:rPr>
                    <m:t>=</m:t>
                  </m:r>
                </m:e>
                <m:lim>
                  <m:r>
                    <m:rPr>
                      <m:nor/>
                      <m:sty m:val="p"/>
                    </m:rPr>
                    <m:t>def</m:t>
                  </m:r>
                </m:lim>
              </m:limUpp>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rPr>
                  <m:nor/>
                  <m:sty m:val="p"/>
                </m:rPr>
                <m:t>)</m:t>
              </m:r>
            </m:e>
            <m:e>
              <m:r>
                <m:t>&amp;</m:t>
              </m:r>
              <m:r>
                <m:rPr>
                  <m:sty m:val="p"/>
                </m:rPr>
                <m:t>=</m:t>
              </m:r>
              <m:sSup>
                <m:e>
                  <m:acc>
                    <m:accPr>
                      <m:chr m:val="̃"/>
                    </m:accPr>
                    <m:e>
                      <m:r>
                        <m:t>x</m:t>
                      </m:r>
                    </m:e>
                  </m:acc>
                </m:e>
                <m:sup>
                  <m:r>
                    <m:rPr>
                      <m:sty m:val="p"/>
                    </m:rPr>
                    <m:t>⊤</m:t>
                  </m:r>
                </m:sup>
              </m:sSup>
              <m:r>
                <m:rPr>
                  <m:sty m:val="bi"/>
                </m:rPr>
                <m:t>A</m:t>
              </m:r>
              <m:acc>
                <m:accPr>
                  <m:chr m:val="̃"/>
                </m:accPr>
                <m:e>
                  <m:r>
                    <m:t>y</m:t>
                  </m:r>
                </m:e>
              </m:acc>
              <m:r>
                <m:rPr>
                  <m:sty m:val="p"/>
                </m:rPr>
                <m:t>.</m:t>
              </m:r>
              <m:r>
                <m:t>&amp;</m:t>
              </m:r>
              <m:r>
                <m:t>&amp;</m:t>
              </m:r>
              <m:r>
                <m:rPr>
                  <m:nor/>
                  <m:sty m:val="p"/>
                </m:rPr>
                <m:t>(</m:t>
              </m:r>
              <m:r>
                <m:rPr>
                  <m:nor/>
                  <m:sty m:val="p"/>
                </m:rPr>
                <m:t>Definition 28</m:t>
              </m:r>
              <m:r>
                <m:rPr>
                  <m:nor/>
                  <m:sty m:val="p"/>
                </m:rPr>
                <m:t>)</m:t>
              </m:r>
            </m:e>
          </m:eqArr>
        </m:oMath>
      </m:oMathPara>
    </w:p>
    <w:p>
      <w:pPr>
        <w:pStyle w:val="FirstParagraph"/>
      </w:pPr>
      <w:r>
        <w:t xml:space="preserve">Symmetry of</w:t>
      </w:r>
      <w:r>
        <w:t xml:space="preserve"> </w:t>
      </w:r>
      <m:oMath>
        <m:d>
          <m:dPr>
            <m:begChr m:val="⟨"/>
            <m:sepChr m:val=""/>
            <m:endChr m:val="⟩"/>
            <m:grow/>
          </m:dPr>
          <m:e>
            <m:r>
              <m:rPr>
                <m:sty m:val="p"/>
              </m:rPr>
              <m:t>⋅</m:t>
            </m:r>
            <m:r>
              <m:rPr>
                <m:sty m:val="p"/>
              </m:rPr>
              <m:t>,</m:t>
            </m:r>
            <m:r>
              <m:rPr>
                <m:sty m:val="p"/>
              </m:rPr>
              <m:t>⋅</m:t>
            </m:r>
          </m:e>
        </m:d>
      </m:oMath>
      <w:r>
        <w:t xml:space="preserve"> </w:t>
      </w:r>
      <w:r>
        <w:t xml:space="preserve">ensures</w:t>
      </w:r>
    </w:p>
    <w:p>
      <w:pPr>
        <w:pStyle w:val="BodyText"/>
      </w:pPr>
      <m:oMathPara>
        <m:oMathParaPr>
          <m:jc m:val="center"/>
        </m:oMathParaPr>
        <m:oMath>
          <m:eqArr>
            <m:e>
              <m:sSub>
                <m:e>
                  <m:r>
                    <m:t>A</m:t>
                  </m:r>
                </m:e>
                <m:sub>
                  <m:r>
                    <m:t>j</m:t>
                  </m:r>
                  <m:r>
                    <m:t>i</m:t>
                  </m:r>
                </m:sub>
              </m:sSub>
              <m:r>
                <m:t>&amp;</m:t>
              </m:r>
              <m:r>
                <m:rPr>
                  <m:sty m:val="p"/>
                </m:rPr>
                <m:t>=</m:t>
              </m:r>
              <m:d>
                <m:dPr>
                  <m:begChr m:val="⟨"/>
                  <m:sepChr m:val=""/>
                  <m:endChr m:val="⟩"/>
                  <m:grow/>
                </m:dPr>
                <m:e>
                  <m:sSub>
                    <m:e>
                      <m:acc>
                        <m:accPr>
                          <m:chr m:val="̃"/>
                        </m:accPr>
                        <m:e>
                          <m:r>
                            <m:t>e</m:t>
                          </m:r>
                        </m:e>
                      </m:acc>
                    </m:e>
                    <m:sub>
                      <m:r>
                        <m:t>j</m:t>
                      </m:r>
                    </m:sub>
                  </m:sSub>
                  <m:r>
                    <m:rPr>
                      <m:sty m:val="p"/>
                    </m:rPr>
                    <m:t>,</m:t>
                  </m:r>
                  <m:sSub>
                    <m:e>
                      <m:acc>
                        <m:accPr>
                          <m:chr m:val="̃"/>
                        </m:accPr>
                        <m:e>
                          <m:r>
                            <m:t>e</m:t>
                          </m:r>
                        </m:e>
                      </m:acc>
                    </m:e>
                    <m:sub>
                      <m:r>
                        <m:t>i</m:t>
                      </m:r>
                    </m:sub>
                  </m:sSub>
                </m:e>
              </m:d>
            </m:e>
            <m:e>
              <m:r>
                <m:t>&amp;</m:t>
              </m:r>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e>
              <m:r>
                <m:t>&amp;</m:t>
              </m:r>
              <m:r>
                <m:rPr>
                  <m:sty m:val="p"/>
                </m:rPr>
                <m:t>=</m:t>
              </m:r>
              <m:sSub>
                <m:e>
                  <m:r>
                    <m:t>A</m:t>
                  </m:r>
                </m:e>
                <m:sub>
                  <m:r>
                    <m:t>i</m:t>
                  </m:r>
                  <m:r>
                    <m:t>j</m:t>
                  </m:r>
                </m:sub>
              </m:sSub>
              <m:r>
                <m:rPr>
                  <m:sty m:val="p"/>
                </m:rPr>
                <m:t>,</m:t>
              </m:r>
            </m:e>
          </m:eqArr>
        </m:oMath>
      </m:oMathPara>
    </w:p>
    <w:p>
      <w:pPr>
        <w:pStyle w:val="FirstParagraph"/>
      </w:pPr>
      <w:r>
        <w:t xml:space="preserve">so</w:t>
      </w:r>
      <w:r>
        <w:t xml:space="preserve"> </w:t>
      </w:r>
      <m:oMath>
        <m:r>
          <m:rPr>
            <m:sty m:val="bi"/>
          </m:rPr>
          <m:t>A</m:t>
        </m:r>
      </m:oMath>
      <w:r>
        <w:t xml:space="preserve"> </w:t>
      </w:r>
      <w:r>
        <w:t xml:space="preserve">is symmetric (</w:t>
      </w:r>
      <w:hyperlink w:anchor="def-symmetric-matrix">
        <w:r>
          <w:rPr>
            <w:rStyle w:val="Hyperlink"/>
          </w:rPr>
          <w:t xml:space="preserve">Definition 69</w:t>
        </w:r>
      </w:hyperlink>
      <w:r>
        <w:t xml:space="preserve">).</w:t>
      </w:r>
      <w:r>
        <w:t xml:space="preserve"> </w:t>
      </w:r>
      <w:r>
        <w:t xml:space="preserve">For any</w:t>
      </w:r>
      <w:r>
        <w:t xml:space="preserve"> </w:t>
      </w:r>
      <m:oMath>
        <m:acc>
          <m:accPr>
            <m:chr m:val="̃"/>
          </m:accPr>
          <m:e>
            <m:r>
              <m:t>x</m:t>
            </m:r>
          </m:e>
        </m:acc>
        <m:r>
          <m:rPr>
            <m:sty m:val="p"/>
          </m:rPr>
          <m:t>≠</m:t>
        </m:r>
        <m:acc>
          <m:accPr>
            <m:chr m:val="̃"/>
          </m:accPr>
          <m:e>
            <m:r>
              <m:t>0</m:t>
            </m:r>
          </m:e>
        </m:acc>
      </m:oMath>
      <w:r>
        <w:t xml:space="preserve">,</w:t>
      </w:r>
      <w:r>
        <w:t xml:space="preserve"> </w:t>
      </w:r>
      <m:oMath>
        <m:sSup>
          <m:e>
            <m:acc>
              <m:accPr>
                <m:chr m:val="̃"/>
              </m:accPr>
              <m:e>
                <m:r>
                  <m:t>x</m:t>
                </m:r>
              </m:e>
            </m:acc>
          </m:e>
          <m:sup>
            <m:r>
              <m:rPr>
                <m:sty m:val="p"/>
              </m:rPr>
              <m:t>⊤</m:t>
            </m:r>
          </m:sup>
        </m:sSup>
        <m:r>
          <m:rPr>
            <m:sty m:val="bi"/>
          </m:rPr>
          <m:t>A</m:t>
        </m:r>
        <m:acc>
          <m:accPr>
            <m:chr m:val="̃"/>
          </m:accPr>
          <m:e>
            <m:r>
              <m:t>x</m:t>
            </m:r>
          </m:e>
        </m:acc>
        <m:r>
          <m:rPr>
            <m:sty m:val="p"/>
          </m:rPr>
          <m:t>=</m:t>
        </m:r>
        <m:d>
          <m:dPr>
            <m:begChr m:val="⟨"/>
            <m:sepChr m:val=""/>
            <m:endChr m:val="⟩"/>
            <m:grow/>
          </m:dPr>
          <m:e>
            <m:acc>
              <m:accPr>
                <m:chr m:val="̃"/>
              </m:accPr>
              <m:e>
                <m:r>
                  <m:t>x</m:t>
                </m:r>
              </m:e>
            </m:acc>
            <m:r>
              <m:rPr>
                <m:sty m:val="p"/>
              </m:rPr>
              <m:t>,</m:t>
            </m:r>
            <m:acc>
              <m:accPr>
                <m:chr m:val="̃"/>
              </m:accPr>
              <m:e>
                <m:r>
                  <m:t>x</m:t>
                </m:r>
              </m:e>
            </m:acc>
          </m:e>
        </m:d>
        <m:r>
          <m:rPr>
            <m:sty m:val="p"/>
          </m:rPr>
          <m:t>&gt;</m:t>
        </m:r>
        <m:r>
          <m:t>0</m:t>
        </m:r>
      </m:oMath>
      <w:r>
        <w:t xml:space="preserve"> </w:t>
      </w:r>
      <w:r>
        <w:t xml:space="preserve">by positivity and definiteness of the inner product,</w:t>
      </w:r>
      <w:r>
        <w:t xml:space="preserve"> </w:t>
      </w:r>
      <w:r>
        <w:t xml:space="preserve">so</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p>
    <w:p>
      <w:pPr>
        <w:pStyle w:val="BodyText"/>
      </w:pPr>
      <w:r>
        <w:t xml:space="preserve">For uniqueness, if another matrix</w:t>
      </w:r>
      <w:r>
        <w:t xml:space="preserve"> </w:t>
      </w:r>
      <m:oMath>
        <m:r>
          <m:rPr>
            <m:sty m:val="bi"/>
          </m:rPr>
          <m:t>B</m:t>
        </m:r>
      </m:oMath>
      <w:r>
        <w:t xml:space="preserve"> </w:t>
      </w:r>
      <w:r>
        <w:t xml:space="preserve">satisfies</w:t>
      </w:r>
      <w:r>
        <w:t xml:space="preserve"> </w:t>
      </w:r>
      <m:oMath>
        <m:d>
          <m:dPr>
            <m:begChr m:val="⟨"/>
            <m:sepChr m:val=""/>
            <m:endChr m:val="⟩"/>
            <m:grow/>
          </m:dPr>
          <m:e>
            <m:acc>
              <m:accPr>
                <m:chr m:val="̃"/>
              </m:accPr>
              <m:e>
                <m:r>
                  <m:t>x</m:t>
                </m:r>
              </m:e>
            </m:acc>
            <m:r>
              <m:rPr>
                <m:sty m:val="p"/>
              </m:rPr>
              <m:t>,</m:t>
            </m:r>
            <m:acc>
              <m:accPr>
                <m:chr m:val="̃"/>
              </m:accPr>
              <m:e>
                <m:r>
                  <m:t>y</m:t>
                </m:r>
              </m:e>
            </m:acc>
          </m:e>
        </m:d>
        <m:r>
          <m:rPr>
            <m:sty m:val="p"/>
          </m:rPr>
          <m:t>=</m:t>
        </m:r>
        <m:sSup>
          <m:e>
            <m:acc>
              <m:accPr>
                <m:chr m:val="̃"/>
              </m:accPr>
              <m:e>
                <m:r>
                  <m:t>x</m:t>
                </m:r>
              </m:e>
            </m:acc>
          </m:e>
          <m:sup>
            <m:r>
              <m:rPr>
                <m:sty m:val="p"/>
              </m:rPr>
              <m:t>⊤</m:t>
            </m:r>
          </m:sup>
        </m:sSup>
        <m:r>
          <m:rPr>
            <m:sty m:val="bi"/>
          </m:rPr>
          <m:t>B</m:t>
        </m:r>
        <m:acc>
          <m:accPr>
            <m:chr m:val="̃"/>
          </m:accPr>
          <m:e>
            <m:r>
              <m:t>y</m:t>
            </m:r>
          </m:e>
        </m:acc>
      </m:oMath>
      <w:r>
        <w:t xml:space="preserve"> </w:t>
      </w:r>
      <w:r>
        <w:t xml:space="preserve">for all</w:t>
      </w:r>
      <w:r>
        <w:t xml:space="preserve"> </w:t>
      </w:r>
      <m:oMath>
        <m:acc>
          <m:accPr>
            <m:chr m:val="̃"/>
          </m:accPr>
          <m:e>
            <m:r>
              <m:t>x</m:t>
            </m:r>
          </m:e>
        </m:acc>
        <m:r>
          <m:rPr>
            <m:sty m:val="p"/>
          </m:rPr>
          <m:t>,</m:t>
        </m:r>
        <m:acc>
          <m:accPr>
            <m:chr m:val="̃"/>
          </m:accPr>
          <m:e>
            <m:r>
              <m:t>y</m:t>
            </m:r>
          </m:e>
        </m:acc>
      </m:oMath>
      <w:r>
        <w:t xml:space="preserve">,</w:t>
      </w:r>
      <w:r>
        <w:t xml:space="preserve"> </w:t>
      </w:r>
      <w:r>
        <w:t xml:space="preserve">evaluating at</w:t>
      </w:r>
      <w:r>
        <w:t xml:space="preserve"> </w:t>
      </w:r>
      <m:oMath>
        <m:acc>
          <m:accPr>
            <m:chr m:val="̃"/>
          </m:accPr>
          <m:e>
            <m:r>
              <m:t>x</m:t>
            </m:r>
          </m:e>
        </m:acc>
        <m:r>
          <m:rPr>
            <m:sty m:val="p"/>
          </m:rPr>
          <m:t>=</m:t>
        </m:r>
        <m:sSub>
          <m:e>
            <m:acc>
              <m:accPr>
                <m:chr m:val="̃"/>
              </m:accPr>
              <m:e>
                <m:r>
                  <m:t>e</m:t>
                </m:r>
              </m:e>
            </m:acc>
          </m:e>
          <m:sub>
            <m:r>
              <m:t>i</m:t>
            </m:r>
          </m:sub>
        </m:sSub>
      </m:oMath>
      <w:r>
        <w:t xml:space="preserve"> </w:t>
      </w:r>
      <w:r>
        <w:t xml:space="preserve">and</w:t>
      </w:r>
      <w:r>
        <w:t xml:space="preserve"> </w:t>
      </w:r>
      <m:oMath>
        <m:acc>
          <m:accPr>
            <m:chr m:val="̃"/>
          </m:accPr>
          <m:e>
            <m:r>
              <m:t>y</m:t>
            </m:r>
          </m:e>
        </m:acc>
        <m:r>
          <m:rPr>
            <m:sty m:val="p"/>
          </m:rPr>
          <m:t>=</m:t>
        </m:r>
        <m:sSub>
          <m:e>
            <m:acc>
              <m:accPr>
                <m:chr m:val="̃"/>
              </m:accPr>
              <m:e>
                <m:r>
                  <m:t>e</m:t>
                </m:r>
              </m:e>
            </m:acc>
          </m:e>
          <m:sub>
            <m:r>
              <m:t>j</m:t>
            </m:r>
          </m:sub>
        </m:sSub>
      </m:oMath>
      <w:r>
        <w:t xml:space="preserve"> </w:t>
      </w:r>
      <w:r>
        <w:t xml:space="preserve">gives</w:t>
      </w:r>
    </w:p>
    <w:p>
      <w:pPr>
        <w:pStyle w:val="BodyText"/>
      </w:pPr>
      <m:oMathPara>
        <m:oMathParaPr>
          <m:jc m:val="center"/>
        </m:oMathParaPr>
        <m:oMath>
          <m:eqArr>
            <m:e>
              <m:sSub>
                <m:e>
                  <m:r>
                    <m:t>B</m:t>
                  </m:r>
                </m:e>
                <m:sub>
                  <m:r>
                    <m:t>i</m:t>
                  </m:r>
                  <m:r>
                    <m:t>j</m:t>
                  </m:r>
                </m:sub>
              </m:sSub>
              <m:r>
                <m:t>&amp;</m:t>
              </m:r>
              <m:r>
                <m:rPr>
                  <m:sty m:val="p"/>
                </m:rPr>
                <m:t>=</m:t>
              </m:r>
              <m:sSup>
                <m:e>
                  <m:sSub>
                    <m:e>
                      <m:acc>
                        <m:accPr>
                          <m:chr m:val="̃"/>
                        </m:accPr>
                        <m:e>
                          <m:r>
                            <m:t>e</m:t>
                          </m:r>
                        </m:e>
                      </m:acc>
                    </m:e>
                    <m:sub>
                      <m:r>
                        <m:t>i</m:t>
                      </m:r>
                    </m:sub>
                  </m:sSub>
                </m:e>
                <m:sup>
                  <m:r>
                    <m:rPr>
                      <m:sty m:val="p"/>
                    </m:rPr>
                    <m:t>⊤</m:t>
                  </m:r>
                </m:sup>
              </m:sSup>
              <m:r>
                <m:rPr>
                  <m:sty m:val="bi"/>
                </m:rPr>
                <m:t>B</m:t>
              </m:r>
              <m:sSub>
                <m:e>
                  <m:acc>
                    <m:accPr>
                      <m:chr m:val="̃"/>
                    </m:accPr>
                    <m:e>
                      <m:r>
                        <m:t>e</m:t>
                      </m:r>
                    </m:e>
                  </m:acc>
                </m:e>
                <m:sub>
                  <m:r>
                    <m:t>j</m:t>
                  </m:r>
                </m:sub>
              </m:sSub>
            </m:e>
            <m:e>
              <m:r>
                <m:t>&amp;</m:t>
              </m:r>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e>
              <m:r>
                <m:t>&amp;</m:t>
              </m:r>
              <m:r>
                <m:rPr>
                  <m:sty m:val="p"/>
                </m:rPr>
                <m:t>=</m:t>
              </m:r>
              <m:sSub>
                <m:e>
                  <m:r>
                    <m:t>A</m:t>
                  </m:r>
                </m:e>
                <m:sub>
                  <m:r>
                    <m:t>i</m:t>
                  </m:r>
                  <m:r>
                    <m:t>j</m:t>
                  </m:r>
                </m:sub>
              </m:sSub>
              <m:r>
                <m:rPr>
                  <m:sty m:val="p"/>
                </m:rPr>
                <m:t>,</m:t>
              </m:r>
            </m:e>
          </m:eqArr>
        </m:oMath>
      </m:oMathPara>
    </w:p>
    <w:p>
      <w:pPr>
        <w:pStyle w:val="FirstParagraph"/>
      </w:pPr>
      <w:r>
        <w:t xml:space="preserve">so</w:t>
      </w:r>
      <w:r>
        <w:t xml:space="preserve"> </w:t>
      </w:r>
      <m:oMath>
        <m:r>
          <m:rPr>
            <m:sty m:val="bi"/>
          </m:rPr>
          <m:t>B</m:t>
        </m:r>
        <m:r>
          <m:rPr>
            <m:sty m:val="p"/>
          </m:rPr>
          <m:t>=</m:t>
        </m:r>
        <m:r>
          <m:rPr>
            <m:sty m:val="bi"/>
          </m:rPr>
          <m:t>A</m:t>
        </m:r>
      </m:oMath>
      <w:r>
        <w:t xml:space="preserve">.</w:t>
      </w:r>
    </w:p>
    <w:bookmarkStart w:id="471" w:name="exm-matrix-induced-inner-product-axioms"/>
    <w:p>
      <w:pPr>
        <w:pStyle w:val="BodyText"/>
      </w:pPr>
      <w:r>
        <w:rPr>
          <w:b/>
          <w:bCs/>
        </w:rPr>
        <w:t xml:space="preserve">Example 147 (Checking the inner product axioms, and recovering the matrix from the inner product)</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from</w:t>
      </w:r>
      <w:r>
        <w:t xml:space="preserve"> </w:t>
      </w:r>
      <w:hyperlink w:anchor="exm-matrix-induced-inner-product">
        <w:r>
          <w:rPr>
            <w:rStyle w:val="Hyperlink"/>
          </w:rPr>
          <w:t xml:space="preserve">Example 146</w:t>
        </w:r>
      </w:hyperlink>
      <w:r>
        <w:t xml:space="preserve">,</w:t>
      </w:r>
      <w:r>
        <w:t xml:space="preserve"> </w:t>
      </w:r>
      <w:r>
        <w:t xml:space="preserve">the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r>
        <w:t xml:space="preserve"> </w:t>
      </w:r>
      <m:oMath>
        <m:acc>
          <m:accPr>
            <m:chr m:val="̃"/>
          </m:accPr>
          <m:e>
            <m:r>
              <m:t>y</m:t>
            </m:r>
          </m:e>
        </m:acc>
        <m:r>
          <m:rPr>
            <m:sty m:val="p"/>
          </m:rPr>
          <m:t>=</m:t>
        </m:r>
        <m:r>
          <m:rPr>
            <m:sty m:val="p"/>
          </m:rPr>
          <m:t>(</m:t>
        </m:r>
        <m:r>
          <m:t>3</m:t>
        </m:r>
        <m:r>
          <m:rPr>
            <m:sty m:val="p"/>
          </m:rPr>
          <m:t>,</m:t>
        </m:r>
        <m:r>
          <m:rPr>
            <m:sty m:val="p"/>
          </m:rPr>
          <m:t>−</m:t>
        </m:r>
        <m:r>
          <m:t>1</m:t>
        </m:r>
        <m:r>
          <m:rPr>
            <m:sty m:val="p"/>
          </m:rPr>
          <m:t>)</m:t>
        </m:r>
      </m:oMath>
      <w:r>
        <w:t xml:space="preserve"> </w:t>
      </w:r>
      <w:r>
        <w:t xml:space="preserve">and</w:t>
      </w:r>
      <w:r>
        <w:t xml:space="preserve"> </w:t>
      </w:r>
      <m:oMath>
        <m:acc>
          <m:accPr>
            <m:chr m:val="̃"/>
          </m:accPr>
          <m:e>
            <m:r>
              <m:t>z</m:t>
            </m:r>
          </m:e>
        </m:acc>
        <m:r>
          <m:rPr>
            <m:sty m:val="p"/>
          </m:rPr>
          <m:t>=</m:t>
        </m:r>
        <m:r>
          <m:rPr>
            <m:sty m:val="p"/>
          </m:rPr>
          <m:t>(</m:t>
        </m:r>
        <m:r>
          <m:t>0</m:t>
        </m:r>
        <m:r>
          <m:rPr>
            <m:sty m:val="p"/>
          </m:rPr>
          <m:t>,</m:t>
        </m:r>
        <m:r>
          <m:t>4</m:t>
        </m:r>
        <m:r>
          <m:rPr>
            <m:sty m:val="p"/>
          </m:rPr>
          <m:t>)</m:t>
        </m:r>
      </m:oMath>
      <w:r>
        <w:t xml:space="preserve">,</w:t>
      </w:r>
      <w:r>
        <w:t xml:space="preserve"> </w:t>
      </w:r>
      <w:r>
        <w:t xml:space="preserve">and the numbers</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3</m:t>
        </m:r>
      </m:oMath>
      <w:r>
        <w:t xml:space="preserve">.</w:t>
      </w:r>
      <w:r>
        <w:t xml:space="preserve"> </w:t>
      </w:r>
      <w:r>
        <w:t xml:space="preserve">The code computes both sides of each axiom in</w:t>
      </w:r>
      <w:r>
        <w:t xml:space="preserve"> </w:t>
      </w:r>
      <w:hyperlink w:anchor="thm-matrix-induced-inner-product">
        <w:r>
          <w:rPr>
            <w:rStyle w:val="Hyperlink"/>
          </w:rPr>
          <w:t xml:space="preserve">Theorem 77</w:t>
        </w:r>
      </w:hyperlink>
      <w:r>
        <w:t xml:space="preserve">,</w:t>
      </w:r>
      <w:r>
        <w:t xml:space="preserve"> </w:t>
      </w:r>
      <w:r>
        <w:t xml:space="preserve">and then the numbers</w:t>
      </w:r>
      <w:r>
        <w:t xml:space="preserve"> </w:t>
      </w:r>
      <m:oMath>
        <m:sSub>
          <m:e>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sub>
            <m:r>
              <m:rPr>
                <m:sty m:val="bi"/>
              </m:rPr>
              <m:t>A</m:t>
            </m:r>
          </m:sub>
        </m:sSub>
      </m:oMath>
      <w:r>
        <w:t xml:space="preserve"> </w:t>
      </w:r>
      <w:r>
        <w:t xml:space="preserve">for the standard basis vectors.</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matrix</w:t>
      </w:r>
      <w:r>
        <w:rPr>
          <w:rStyle w:val="NormalTok"/>
        </w:rPr>
        <w:t xml:space="preserve">(</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AttributeTok"/>
        </w:rPr>
        <w:t xml:space="preserve">nrow =</w:t>
      </w:r>
      <w:r>
        <w:rPr>
          <w:rStyle w:val="NormalTok"/>
        </w:rPr>
        <w:t xml:space="preserve"> </w:t>
      </w:r>
      <w:r>
        <w:rPr>
          <w:rStyle w:val="DecValTok"/>
        </w:rPr>
        <w:t xml:space="preserve">2</w:t>
      </w:r>
      <w:r>
        <w:rPr>
          <w:rStyle w:val="NormalTok"/>
        </w:rPr>
        <w:t xml:space="preserve">)</w:t>
      </w:r>
      <w:r>
        <w:br/>
      </w:r>
      <w:r>
        <w:rPr>
          <w:rStyle w:val="NormalTok"/>
        </w:rPr>
        <w:t xml:space="preserve">ip </w:t>
      </w:r>
      <w:r>
        <w:rPr>
          <w:rStyle w:val="OtherTok"/>
        </w:rPr>
        <w:t xml:space="preserve">&lt;-</w:t>
      </w:r>
      <w:r>
        <w:rPr>
          <w:rStyle w:val="NormalTok"/>
        </w:rPr>
        <w:t xml:space="preserve"> </w:t>
      </w:r>
      <w:r>
        <w:rPr>
          <w:rStyle w:val="ControlFlowTok"/>
        </w:rPr>
        <w:t xml:space="preserve">function</w:t>
      </w:r>
      <w:r>
        <w:rPr>
          <w:rStyle w:val="NormalTok"/>
        </w:rPr>
        <w:t xml:space="preserve">(x, y) </w:t>
      </w:r>
      <w:r>
        <w:rPr>
          <w:rStyle w:val="FunctionTok"/>
        </w:rPr>
        <w:t xml:space="preserve">drop</w:t>
      </w:r>
      <w:r>
        <w:rPr>
          <w:rStyle w:val="NormalTok"/>
        </w:rPr>
        <w:t xml:space="preserve">(</w:t>
      </w:r>
      <w:r>
        <w:rPr>
          <w:rStyle w:val="FunctionTok"/>
        </w:rPr>
        <w:t xml:space="preserve">t</w:t>
      </w:r>
      <w:r>
        <w:rPr>
          <w:rStyle w:val="NormalTok"/>
        </w:rPr>
        <w:t xml:space="preserve">(x) </w:t>
      </w:r>
      <w:r>
        <w:rPr>
          <w:rStyle w:val="SpecialCharTok"/>
        </w:rPr>
        <w:t xml:space="preserve">%*%</w:t>
      </w:r>
      <w:r>
        <w:rPr>
          <w:rStyle w:val="NormalTok"/>
        </w:rPr>
        <w:t xml:space="preserve"> A </w:t>
      </w:r>
      <w:r>
        <w:rPr>
          <w:rStyle w:val="SpecialCharTok"/>
        </w:rPr>
        <w:t xml:space="preserve">%*%</w:t>
      </w:r>
      <w:r>
        <w:rPr>
          <w:rStyle w:val="NormalTok"/>
        </w:rPr>
        <w:t xml:space="preserve"> y)</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z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w:t>
      </w:r>
      <w:r>
        <w:br/>
      </w:r>
      <w:r>
        <w:rPr>
          <w:rStyle w:val="NormalTok"/>
        </w:rPr>
        <w:t xml:space="preserve">a </w:t>
      </w:r>
      <w:r>
        <w:rPr>
          <w:rStyle w:val="OtherTok"/>
        </w:rPr>
        <w:t xml:space="preserve">&lt;-</w:t>
      </w:r>
      <w:r>
        <w:rPr>
          <w:rStyle w:val="NormalTok"/>
        </w:rPr>
        <w:t xml:space="preserve"> </w:t>
      </w:r>
      <w:r>
        <w:rPr>
          <w:rStyle w:val="DecValTok"/>
        </w:rPr>
        <w:t xml:space="preserve">2</w:t>
      </w:r>
      <w:r>
        <w:br/>
      </w:r>
      <w:r>
        <w:rPr>
          <w:rStyle w:val="NormalTok"/>
        </w:rPr>
        <w:t xml:space="preserve">b </w:t>
      </w:r>
      <w:r>
        <w:rPr>
          <w:rStyle w:val="OtherTok"/>
        </w:rPr>
        <w:t xml:space="preserve">&lt;-</w:t>
      </w:r>
      <w:r>
        <w:rPr>
          <w:rStyle w:val="NormalTok"/>
        </w:rPr>
        <w:t xml:space="preserve"> </w:t>
      </w:r>
      <w:r>
        <w:rPr>
          <w:rStyle w:val="SpecialCharTok"/>
        </w:rPr>
        <w:t xml:space="preserve">-</w:t>
      </w:r>
      <w:r>
        <w:rPr>
          <w:rStyle w:val="DecValTok"/>
        </w:rPr>
        <w:t xml:space="preserve">3</w:t>
      </w:r>
      <w:r>
        <w:br/>
      </w:r>
      <w:r>
        <w:br/>
      </w:r>
      <w:r>
        <w:rPr>
          <w:rStyle w:val="FunctionTok"/>
        </w:rPr>
        <w:t xml:space="preserve">c</w:t>
      </w:r>
      <w:r>
        <w:rPr>
          <w:rStyle w:val="NormalTok"/>
        </w:rPr>
        <w:t xml:space="preserve">(</w:t>
      </w:r>
      <w:r>
        <w:br/>
      </w:r>
      <w:r>
        <w:rPr>
          <w:rStyle w:val="NormalTok"/>
        </w:rPr>
        <w:t xml:space="preserve">  </w:t>
      </w:r>
      <w:r>
        <w:rPr>
          <w:rStyle w:val="AttributeTok"/>
        </w:rPr>
        <w:t xml:space="preserve">positivity =</w:t>
      </w:r>
      <w:r>
        <w:rPr>
          <w:rStyle w:val="NormalTok"/>
        </w:rPr>
        <w:t xml:space="preserve"> </w:t>
      </w:r>
      <w:r>
        <w:rPr>
          <w:rStyle w:val="FunctionTok"/>
        </w:rPr>
        <w:t xml:space="preserve">ip</w:t>
      </w:r>
      <w:r>
        <w:rPr>
          <w:rStyle w:val="NormalTok"/>
        </w:rPr>
        <w:t xml:space="preserve">(x, x),</w:t>
      </w:r>
      <w:r>
        <w:br/>
      </w:r>
      <w:r>
        <w:rPr>
          <w:rStyle w:val="NormalTok"/>
        </w:rPr>
        <w:t xml:space="preserve">  </w:t>
      </w:r>
      <w:r>
        <w:rPr>
          <w:rStyle w:val="AttributeTok"/>
        </w:rPr>
        <w:t xml:space="preserve">symmetry_xy =</w:t>
      </w:r>
      <w:r>
        <w:rPr>
          <w:rStyle w:val="NormalTok"/>
        </w:rPr>
        <w:t xml:space="preserve"> </w:t>
      </w:r>
      <w:r>
        <w:rPr>
          <w:rStyle w:val="FunctionTok"/>
        </w:rPr>
        <w:t xml:space="preserve">ip</w:t>
      </w:r>
      <w:r>
        <w:rPr>
          <w:rStyle w:val="NormalTok"/>
        </w:rPr>
        <w:t xml:space="preserve">(x, y),</w:t>
      </w:r>
      <w:r>
        <w:br/>
      </w:r>
      <w:r>
        <w:rPr>
          <w:rStyle w:val="NormalTok"/>
        </w:rPr>
        <w:t xml:space="preserve">  </w:t>
      </w:r>
      <w:r>
        <w:rPr>
          <w:rStyle w:val="AttributeTok"/>
        </w:rPr>
        <w:t xml:space="preserve">symmetry_yx =</w:t>
      </w:r>
      <w:r>
        <w:rPr>
          <w:rStyle w:val="NormalTok"/>
        </w:rPr>
        <w:t xml:space="preserve"> </w:t>
      </w:r>
      <w:r>
        <w:rPr>
          <w:rStyle w:val="FunctionTok"/>
        </w:rPr>
        <w:t xml:space="preserve">ip</w:t>
      </w:r>
      <w:r>
        <w:rPr>
          <w:rStyle w:val="NormalTok"/>
        </w:rPr>
        <w:t xml:space="preserve">(y, x),</w:t>
      </w:r>
      <w:r>
        <w:br/>
      </w:r>
      <w:r>
        <w:rPr>
          <w:rStyle w:val="NormalTok"/>
        </w:rPr>
        <w:t xml:space="preserve">  </w:t>
      </w:r>
      <w:r>
        <w:rPr>
          <w:rStyle w:val="AttributeTok"/>
        </w:rPr>
        <w:t xml:space="preserve">linearity_left =</w:t>
      </w:r>
      <w:r>
        <w:rPr>
          <w:rStyle w:val="NormalTok"/>
        </w:rPr>
        <w:t xml:space="preserve"> </w:t>
      </w:r>
      <w:r>
        <w:rPr>
          <w:rStyle w:val="FunctionTok"/>
        </w:rPr>
        <w:t xml:space="preserve">ip</w:t>
      </w:r>
      <w:r>
        <w:rPr>
          <w:rStyle w:val="NormalTok"/>
        </w:rPr>
        <w:t xml:space="preserve">(a </w:t>
      </w:r>
      <w:r>
        <w:rPr>
          <w:rStyle w:val="SpecialCharTok"/>
        </w:rPr>
        <w:t xml:space="preserve">*</w:t>
      </w:r>
      <w:r>
        <w:rPr>
          <w:rStyle w:val="NormalTok"/>
        </w:rPr>
        <w:t xml:space="preserve"> x </w:t>
      </w:r>
      <w:r>
        <w:rPr>
          <w:rStyle w:val="SpecialCharTok"/>
        </w:rPr>
        <w:t xml:space="preserve">+</w:t>
      </w:r>
      <w:r>
        <w:rPr>
          <w:rStyle w:val="NormalTok"/>
        </w:rPr>
        <w:t xml:space="preserve"> b </w:t>
      </w:r>
      <w:r>
        <w:rPr>
          <w:rStyle w:val="SpecialCharTok"/>
        </w:rPr>
        <w:t xml:space="preserve">*</w:t>
      </w:r>
      <w:r>
        <w:rPr>
          <w:rStyle w:val="NormalTok"/>
        </w:rPr>
        <w:t xml:space="preserve"> y, z),</w:t>
      </w:r>
      <w:r>
        <w:br/>
      </w:r>
      <w:r>
        <w:rPr>
          <w:rStyle w:val="NormalTok"/>
        </w:rPr>
        <w:t xml:space="preserve">  </w:t>
      </w:r>
      <w:r>
        <w:rPr>
          <w:rStyle w:val="AttributeTok"/>
        </w:rPr>
        <w:t xml:space="preserve">linearity_right =</w:t>
      </w:r>
      <w:r>
        <w:rPr>
          <w:rStyle w:val="NormalTok"/>
        </w:rPr>
        <w:t xml:space="preserve"> a </w:t>
      </w:r>
      <w:r>
        <w:rPr>
          <w:rStyle w:val="SpecialCharTok"/>
        </w:rPr>
        <w:t xml:space="preserve">*</w:t>
      </w:r>
      <w:r>
        <w:rPr>
          <w:rStyle w:val="NormalTok"/>
        </w:rPr>
        <w:t xml:space="preserve"> </w:t>
      </w:r>
      <w:r>
        <w:rPr>
          <w:rStyle w:val="FunctionTok"/>
        </w:rPr>
        <w:t xml:space="preserve">ip</w:t>
      </w:r>
      <w:r>
        <w:rPr>
          <w:rStyle w:val="NormalTok"/>
        </w:rPr>
        <w:t xml:space="preserve">(x, z) </w:t>
      </w:r>
      <w:r>
        <w:rPr>
          <w:rStyle w:val="SpecialCharTok"/>
        </w:rPr>
        <w:t xml:space="preserve">+</w:t>
      </w:r>
      <w:r>
        <w:rPr>
          <w:rStyle w:val="NormalTok"/>
        </w:rPr>
        <w:t xml:space="preserve"> b </w:t>
      </w:r>
      <w:r>
        <w:rPr>
          <w:rStyle w:val="SpecialCharTok"/>
        </w:rPr>
        <w:t xml:space="preserve">*</w:t>
      </w:r>
      <w:r>
        <w:rPr>
          <w:rStyle w:val="NormalTok"/>
        </w:rPr>
        <w:t xml:space="preserve"> </w:t>
      </w:r>
      <w:r>
        <w:rPr>
          <w:rStyle w:val="FunctionTok"/>
        </w:rPr>
        <w:t xml:space="preserve">ip</w:t>
      </w:r>
      <w:r>
        <w:rPr>
          <w:rStyle w:val="NormalTok"/>
        </w:rPr>
        <w:t xml:space="preserve">(y, z)</w:t>
      </w:r>
      <w:r>
        <w:br/>
      </w:r>
      <w:r>
        <w:rPr>
          <w:rStyle w:val="NormalTok"/>
        </w:rPr>
        <w:t xml:space="preserve">)</w:t>
      </w:r>
      <w:r>
        <w:br/>
      </w:r>
      <w:r>
        <w:rPr>
          <w:rStyle w:val="CommentTok"/>
        </w:rPr>
        <w:t xml:space="preserve">#&gt;      positivity     symmetry_xy     symmetry_yx  linearity_left linearity_right </w:t>
      </w:r>
      <w:r>
        <w:br/>
      </w:r>
      <w:r>
        <w:rPr>
          <w:rStyle w:val="CommentTok"/>
        </w:rPr>
        <w:t xml:space="preserve">#&gt;              14               7               7              28              28</w:t>
      </w:r>
      <w:r>
        <w:br/>
      </w:r>
      <w:r>
        <w:br/>
      </w:r>
      <w:r>
        <w:rPr>
          <w:rStyle w:val="NormalTok"/>
        </w:rPr>
        <w:t xml:space="preserve">e </w:t>
      </w:r>
      <w:r>
        <w:rPr>
          <w:rStyle w:val="OtherTok"/>
        </w:rPr>
        <w:t xml:space="preserve">&lt;-</w:t>
      </w:r>
      <w:r>
        <w:rPr>
          <w:rStyle w:val="NormalTok"/>
        </w:rPr>
        <w:t xml:space="preserve"> </w:t>
      </w:r>
      <w:r>
        <w:rPr>
          <w:rStyle w:val="FunctionTok"/>
        </w:rPr>
        <w:t xml:space="preserve">diag</w:t>
      </w:r>
      <w:r>
        <w:rPr>
          <w:rStyle w:val="NormalTok"/>
        </w:rPr>
        <w:t xml:space="preserve">(</w:t>
      </w:r>
      <w:r>
        <w:rPr>
          <w:rStyle w:val="DecValTok"/>
        </w:rPr>
        <w:t xml:space="preserve">2</w:t>
      </w:r>
      <w:r>
        <w:rPr>
          <w:rStyle w:val="NormalTok"/>
        </w:rPr>
        <w:t xml:space="preserve">)</w:t>
      </w:r>
      <w:r>
        <w:br/>
      </w:r>
      <w:r>
        <w:rPr>
          <w:rStyle w:val="NormalTok"/>
        </w:rPr>
        <w:t xml:space="preserve">recovered </w:t>
      </w:r>
      <w:r>
        <w:rPr>
          <w:rStyle w:val="OtherTok"/>
        </w:rPr>
        <w:t xml:space="preserve">&lt;-</w:t>
      </w:r>
      <w:r>
        <w:rPr>
          <w:rStyle w:val="NormalTok"/>
        </w:rPr>
        <w:t xml:space="preserve"> </w:t>
      </w:r>
      <w:r>
        <w:rPr>
          <w:rStyle w:val="FunctionTok"/>
        </w:rPr>
        <w:t xml:space="preserve">outer</w:t>
      </w:r>
      <w:r>
        <w:rPr>
          <w:rStyle w:val="NormalTok"/>
        </w:rPr>
        <w:t xml:space="preserve">(</w:t>
      </w:r>
      <w:r>
        <w:rPr>
          <w:rStyle w:val="DecValTok"/>
        </w:rPr>
        <w:t xml:space="preserve">1</w:t>
      </w:r>
      <w:r>
        <w:rPr>
          <w:rStyle w:val="SpecialCharTok"/>
        </w:rPr>
        <w:t xml:space="preserve">:</w:t>
      </w:r>
      <w:r>
        <w:rPr>
          <w:rStyle w:val="DecValTok"/>
        </w:rPr>
        <w:t xml:space="preserve">2</w:t>
      </w:r>
      <w:r>
        <w:rPr>
          <w:rStyle w:val="NormalTok"/>
        </w:rPr>
        <w:t xml:space="preserve">, </w:t>
      </w:r>
      <w:r>
        <w:rPr>
          <w:rStyle w:val="DecValTok"/>
        </w:rPr>
        <w:t xml:space="preserve">1</w:t>
      </w:r>
      <w:r>
        <w:rPr>
          <w:rStyle w:val="SpecialCharTok"/>
        </w:rPr>
        <w:t xml:space="preserve">:</w:t>
      </w:r>
      <w:r>
        <w:rPr>
          <w:rStyle w:val="DecValTok"/>
        </w:rPr>
        <w:t xml:space="preserve">2</w:t>
      </w:r>
      <w:r>
        <w:rPr>
          <w:rStyle w:val="NormalTok"/>
        </w:rPr>
        <w:t xml:space="preserve">, </w:t>
      </w:r>
      <w:r>
        <w:rPr>
          <w:rStyle w:val="FunctionTok"/>
        </w:rPr>
        <w:t xml:space="preserve">Vectorize</w:t>
      </w:r>
      <w:r>
        <w:rPr>
          <w:rStyle w:val="NormalTok"/>
        </w:rPr>
        <w:t xml:space="preserve">(</w:t>
      </w:r>
      <w:r>
        <w:rPr>
          <w:rStyle w:val="ControlFlowTok"/>
        </w:rPr>
        <w:t xml:space="preserve">function</w:t>
      </w:r>
      <w:r>
        <w:rPr>
          <w:rStyle w:val="NormalTok"/>
        </w:rPr>
        <w:t xml:space="preserve">(i, j) </w:t>
      </w:r>
      <w:r>
        <w:rPr>
          <w:rStyle w:val="FunctionTok"/>
        </w:rPr>
        <w:t xml:space="preserve">ip</w:t>
      </w:r>
      <w:r>
        <w:rPr>
          <w:rStyle w:val="NormalTok"/>
        </w:rPr>
        <w:t xml:space="preserve">(e[, i], e[, j])))</w:t>
      </w:r>
      <w:r>
        <w:br/>
      </w:r>
      <w:r>
        <w:rPr>
          <w:rStyle w:val="NormalTok"/>
        </w:rPr>
        <w:t xml:space="preserve">recovered</w:t>
      </w:r>
      <w:r>
        <w:br/>
      </w:r>
      <w:r>
        <w:rPr>
          <w:rStyle w:val="CommentTok"/>
        </w:rPr>
        <w:t xml:space="preserve">#&gt;      [,1] [,2]</w:t>
      </w:r>
      <w:r>
        <w:br/>
      </w:r>
      <w:r>
        <w:rPr>
          <w:rStyle w:val="CommentTok"/>
        </w:rPr>
        <w:t xml:space="preserve">#&gt; [1,]    2    1</w:t>
      </w:r>
      <w:r>
        <w:br/>
      </w:r>
      <w:r>
        <w:rPr>
          <w:rStyle w:val="CommentTok"/>
        </w:rPr>
        <w:t xml:space="preserve">#&gt; [2,]    1    2</w:t>
      </w:r>
    </w:p>
    <w:p>
      <w:pPr>
        <w:pStyle w:val="FirstParagraph"/>
      </w:pPr>
      <w:r>
        <w:t xml:space="preserve">The inner product of</w:t>
      </w:r>
      <w:r>
        <w:t xml:space="preserve"> </w:t>
      </w:r>
      <m:oMath>
        <m:acc>
          <m:accPr>
            <m:chr m:val="̃"/>
          </m:accPr>
          <m:e>
            <m:r>
              <m:t>x</m:t>
            </m:r>
          </m:e>
        </m:acc>
      </m:oMath>
      <w:r>
        <w:t xml:space="preserve"> </w:t>
      </w:r>
      <w:r>
        <w:t xml:space="preserve">with itself is 14, which is positive.</w:t>
      </w:r>
      <w:r>
        <w:t xml:space="preserve"> </w:t>
      </w:r>
      <w:r>
        <w:t xml:space="preserve">The two orders give the same number, 7 and 7.</w:t>
      </w:r>
      <w:r>
        <w:t xml:space="preserve"> </w:t>
      </w:r>
      <w:r>
        <w:t xml:space="preserve">Both sides of the linearity axiom equal 28.</w:t>
      </w:r>
      <w:r>
        <w:t xml:space="preserve"> </w:t>
      </w:r>
      <w:r>
        <w:t xml:space="preserve">The matrix of numbers</w:t>
      </w:r>
      <w:r>
        <w:t xml:space="preserve"> </w:t>
      </w:r>
      <m:oMath>
        <m:sSub>
          <m:e>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sub>
            <m:r>
              <m:rPr>
                <m:sty m:val="bi"/>
              </m:rPr>
              <m:t>A</m:t>
            </m:r>
          </m:sub>
        </m:sSub>
      </m:oMath>
      <w:r>
        <w:t xml:space="preserve"> </w:t>
      </w:r>
      <w:r>
        <w:t xml:space="preserve">is</w:t>
      </w:r>
      <w:r>
        <w:t xml:space="preserve"> </w:t>
      </w:r>
      <w:r>
        <w:t xml:space="preserve">equal to</w:t>
      </w:r>
      <w:r>
        <w:t xml:space="preserve"> </w:t>
      </w:r>
      <m:oMath>
        <m:r>
          <m:rPr>
            <m:sty m:val="bi"/>
          </m:rPr>
          <m:t>A</m:t>
        </m:r>
      </m:oMath>
      <w:r>
        <w:t xml:space="preserve">,</w:t>
      </w:r>
      <w:r>
        <w:t xml:space="preserve"> </w:t>
      </w:r>
      <w:r>
        <w:t xml:space="preserve">as the converse in</w:t>
      </w:r>
      <w:r>
        <w:t xml:space="preserve"> </w:t>
      </w:r>
      <w:hyperlink w:anchor="thm-matrix-induced-inner-product">
        <w:r>
          <w:rPr>
            <w:rStyle w:val="Hyperlink"/>
          </w:rPr>
          <w:t xml:space="preserve">Theorem 77</w:t>
        </w:r>
      </w:hyperlink>
      <w:r>
        <w:t xml:space="preserve"> </w:t>
      </w:r>
      <w:r>
        <w:t xml:space="preserve">says.</w:t>
      </w:r>
    </w:p>
    <w:bookmarkEnd w:id="471"/>
    <w:bookmarkStart w:id="472" w:name="rem-inner-products-machine-learning"/>
    <w:p>
      <w:pPr>
        <w:pStyle w:val="BodyText"/>
      </w:pPr>
      <w:r>
        <w:rPr>
          <w:i/>
          <w:iCs/>
        </w:rPr>
        <w:t xml:space="preserve">Remark 37</w:t>
      </w:r>
      <w:r>
        <w:t xml:space="preserve"> (Inner product spaces in machine learning). </w:t>
      </w:r>
      <w:r>
        <w:t xml:space="preserve">In machine learning and statistics, choosing or learning an inner product space</w:t>
      </w:r>
      <w:r>
        <w:t xml:space="preserve"> </w:t>
      </w:r>
      <w:r>
        <w:t xml:space="preserve">tailors geometric notions of distance, angle, and projection to the structure of the data:</w:t>
      </w:r>
    </w:p>
    <w:p>
      <w:pPr>
        <w:numPr>
          <w:ilvl w:val="0"/>
          <w:numId w:val="1079"/>
        </w:numPr>
      </w:pPr>
      <w:r>
        <w:rPr>
          <w:b/>
          <w:bCs/>
        </w:rPr>
        <w:t xml:space="preserve">Mahalanobis metric and whitening</w:t>
      </w:r>
      <w:r>
        <w:t xml:space="preserve">:</w:t>
      </w:r>
      <w:r>
        <w:t xml:space="preserve"> </w:t>
      </w:r>
      <w:r>
        <w:t xml:space="preserve">Standard Euclidean distance treats all coordinate axes identically, ignoring feature correlations and variance differences.</w:t>
      </w:r>
      <w:r>
        <w:t xml:space="preserve"> </w:t>
      </w:r>
      <w:r>
        <w:t xml:space="preserve">If data features have a symmetric positive definite covariance matrix</w:t>
      </w:r>
      <w:r>
        <w:t xml:space="preserve"> </w:t>
      </w:r>
      <m:oMath>
        <m:r>
          <m:rPr>
            <m:sty m:val="b"/>
          </m:rPr>
          <m:t>Σ</m:t>
        </m:r>
      </m:oMath>
      <w:r>
        <w:t xml:space="preserve"> </w:t>
      </w:r>
      <w:r>
        <w:t xml:space="preserve">(</w:t>
      </w:r>
      <w:hyperlink w:anchor="def-positive-definite">
        <w:r>
          <w:rPr>
            <w:rStyle w:val="Hyperlink"/>
          </w:rPr>
          <w:t xml:space="preserve">Definition 86</w:t>
        </w:r>
      </w:hyperlink>
      <w:r>
        <w:t xml:space="preserve">),</w:t>
      </w:r>
      <w:r>
        <w:t xml:space="preserve"> </w:t>
      </w:r>
      <w:r>
        <w:t xml:space="preserve">the precision matrix</w:t>
      </w:r>
      <w:r>
        <w:t xml:space="preserve"> </w:t>
      </w:r>
      <m:oMath>
        <m:r>
          <m:rPr>
            <m:sty m:val="bi"/>
          </m:rPr>
          <m:t>A</m:t>
        </m:r>
        <m:r>
          <m:rPr>
            <m:sty m:val="p"/>
          </m:rPr>
          <m:t>=</m:t>
        </m:r>
        <m:sSup>
          <m:e>
            <m:r>
              <m:rPr>
                <m:sty m:val="b"/>
              </m:rPr>
              <m:t>Σ</m:t>
            </m:r>
          </m:e>
          <m:sup>
            <m:r>
              <m:rPr>
                <m:sty m:val="p"/>
              </m:rPr>
              <m:t>−</m:t>
            </m:r>
            <m:r>
              <m:t>1</m:t>
            </m:r>
          </m:sup>
        </m:sSup>
      </m:oMath>
      <w:r>
        <w:t xml:space="preserve"> </w:t>
      </w:r>
      <w:r>
        <w:t xml:space="preserve">(</w:t>
      </w:r>
      <w:hyperlink w:anchor="thm-pd-inverse">
        <w:r>
          <w:rPr>
            <w:rStyle w:val="Hyperlink"/>
          </w:rPr>
          <w:t xml:space="preserve">Theorem 76</w:t>
        </w:r>
      </w:hyperlink>
      <w:r>
        <w:t xml:space="preserve">) defines the Mahalanobis inner product</w:t>
      </w:r>
      <w:r>
        <w:t xml:space="preserve"> </w:t>
      </w:r>
      <m:oMath>
        <m:sSub>
          <m:e>
            <m:d>
              <m:dPr>
                <m:begChr m:val="⟨"/>
                <m:sepChr m:val=""/>
                <m:endChr m:val="⟩"/>
                <m:grow/>
              </m:dPr>
              <m:e>
                <m:acc>
                  <m:accPr>
                    <m:chr m:val="̃"/>
                  </m:accPr>
                  <m:e>
                    <m:r>
                      <m:t>x</m:t>
                    </m:r>
                  </m:e>
                </m:acc>
                <m:r>
                  <m:rPr>
                    <m:sty m:val="p"/>
                  </m:rPr>
                  <m:t>,</m:t>
                </m:r>
                <m:acc>
                  <m:accPr>
                    <m:chr m:val="̃"/>
                  </m:accPr>
                  <m:e>
                    <m:r>
                      <m:t>y</m:t>
                    </m:r>
                  </m:e>
                </m:acc>
              </m:e>
            </m:d>
          </m:e>
          <m:sub>
            <m:sSup>
              <m:e>
                <m:r>
                  <m:rPr>
                    <m:sty m:val="b"/>
                  </m:rPr>
                  <m:t>Σ</m:t>
                </m:r>
              </m:e>
              <m:sup>
                <m:r>
                  <m:rPr>
                    <m:sty m:val="p"/>
                  </m:rPr>
                  <m:t>−</m:t>
                </m:r>
                <m:r>
                  <m:t>1</m:t>
                </m:r>
              </m:sup>
            </m:sSup>
          </m:sub>
        </m:sSub>
        <m:r>
          <m:rPr>
            <m:sty m:val="p"/>
          </m:rPr>
          <m:t>=</m:t>
        </m:r>
        <m:sSup>
          <m:e>
            <m:acc>
              <m:accPr>
                <m:chr m:val="̃"/>
              </m:accPr>
              <m:e>
                <m:r>
                  <m:t>x</m:t>
                </m:r>
              </m:e>
            </m:acc>
          </m:e>
          <m:sup>
            <m:r>
              <m:rPr>
                <m:sty m:val="p"/>
              </m:rPr>
              <m:t>⊤</m:t>
            </m:r>
          </m:sup>
        </m:sSup>
        <m:sSup>
          <m:e>
            <m:r>
              <m:rPr>
                <m:sty m:val="b"/>
              </m:rPr>
              <m:t>Σ</m:t>
            </m:r>
          </m:e>
          <m:sup>
            <m:r>
              <m:rPr>
                <m:sty m:val="p"/>
              </m:rPr>
              <m:t>−</m:t>
            </m:r>
            <m:r>
              <m:t>1</m:t>
            </m:r>
          </m:sup>
        </m:sSup>
        <m:acc>
          <m:accPr>
            <m:chr m:val="̃"/>
          </m:accPr>
          <m:e>
            <m:r>
              <m:t>y</m:t>
            </m:r>
          </m:e>
        </m:acc>
      </m:oMath>
      <w:r>
        <w:t xml:space="preserve">.</w:t>
      </w:r>
      <w:r>
        <w:t xml:space="preserve"> </w:t>
      </w:r>
      <w:r>
        <w:t xml:space="preserve">The induced distance</w:t>
      </w:r>
      <w:r>
        <w:t xml:space="preserve"> </w:t>
      </w:r>
      <m:oMath>
        <m:sSub>
          <m:e>
            <m:r>
              <m:t>d</m:t>
            </m:r>
          </m:e>
          <m:sub>
            <m:sSup>
              <m:e>
                <m:r>
                  <m:rPr>
                    <m:sty m:val="b"/>
                  </m:rPr>
                  <m:t>Σ</m:t>
                </m:r>
              </m:e>
              <m:sup>
                <m:r>
                  <m:rPr>
                    <m:sty m:val="p"/>
                  </m:rPr>
                  <m:t>−</m:t>
                </m:r>
                <m:r>
                  <m:t>1</m:t>
                </m:r>
              </m:sup>
            </m:sSup>
          </m:sub>
        </m:sSub>
        <m:r>
          <m:rPr>
            <m:sty m:val="p"/>
          </m:rPr>
          <m:t>(</m:t>
        </m:r>
        <m:acc>
          <m:accPr>
            <m:chr m:val="̃"/>
          </m:accPr>
          <m:e>
            <m:r>
              <m:t>x</m:t>
            </m:r>
          </m:e>
        </m:acc>
        <m:r>
          <m:rPr>
            <m:sty m:val="p"/>
          </m:rPr>
          <m:t>,</m:t>
        </m:r>
        <m:acc>
          <m:accPr>
            <m:chr m:val="̃"/>
          </m:accPr>
          <m:e>
            <m:r>
              <m:t>y</m:t>
            </m:r>
          </m:e>
        </m:acc>
        <m:r>
          <m:rPr>
            <m:sty m:val="p"/>
          </m:rPr>
          <m:t>)</m:t>
        </m:r>
        <m:r>
          <m:rPr>
            <m:sty m:val="p"/>
          </m:rPr>
          <m:t>=</m:t>
        </m:r>
        <m:rad>
          <m:radPr>
            <m:degHide m:val="on"/>
          </m:radPr>
          <m:deg/>
          <m:e>
            <m:sSup>
              <m:e>
                <m:r>
                  <m:rPr>
                    <m:sty m:val="p"/>
                  </m:rPr>
                  <m:t>(</m:t>
                </m:r>
                <m:acc>
                  <m:accPr>
                    <m:chr m:val="̃"/>
                  </m:accPr>
                  <m:e>
                    <m:r>
                      <m:t>x</m:t>
                    </m:r>
                  </m:e>
                </m:acc>
                <m:r>
                  <m:rPr>
                    <m:sty m:val="p"/>
                  </m:rPr>
                  <m:t>−</m:t>
                </m:r>
                <m:acc>
                  <m:accPr>
                    <m:chr m:val="̃"/>
                  </m:accPr>
                  <m:e>
                    <m:r>
                      <m:t>y</m:t>
                    </m:r>
                  </m:e>
                </m:acc>
                <m:r>
                  <m:rPr>
                    <m:sty m:val="p"/>
                  </m:rPr>
                  <m:t>)</m:t>
                </m:r>
              </m:e>
              <m:sup>
                <m:r>
                  <m:rPr>
                    <m:sty m:val="p"/>
                  </m:rPr>
                  <m:t>⊤</m:t>
                </m:r>
              </m:sup>
            </m:sSup>
            <m:sSup>
              <m:e>
                <m:r>
                  <m:rPr>
                    <m:sty m:val="b"/>
                  </m:rPr>
                  <m:t>Σ</m:t>
                </m:r>
              </m:e>
              <m:sup>
                <m:r>
                  <m:rPr>
                    <m:sty m:val="p"/>
                  </m:rPr>
                  <m:t>−</m:t>
                </m:r>
                <m:r>
                  <m:t>1</m:t>
                </m:r>
              </m:sup>
            </m:sSup>
            <m:r>
              <m:rPr>
                <m:sty m:val="p"/>
              </m:rPr>
              <m:t>(</m:t>
            </m:r>
            <m:acc>
              <m:accPr>
                <m:chr m:val="̃"/>
              </m:accPr>
              <m:e>
                <m:r>
                  <m:t>x</m:t>
                </m:r>
              </m:e>
            </m:acc>
            <m:r>
              <m:rPr>
                <m:sty m:val="p"/>
              </m:rPr>
              <m:t>−</m:t>
            </m:r>
            <m:acc>
              <m:accPr>
                <m:chr m:val="̃"/>
              </m:accPr>
              <m:e>
                <m:r>
                  <m:t>y</m:t>
                </m:r>
              </m:e>
            </m:acc>
            <m:r>
              <m:rPr>
                <m:sty m:val="p"/>
              </m:rPr>
              <m:t>)</m:t>
            </m:r>
          </m:e>
        </m:rad>
      </m:oMath>
      <w:r>
        <w:t xml:space="preserve"> </w:t>
      </w:r>
      <w:r>
        <w:t xml:space="preserve">measures statistical distance normalized by variance along each principal direction.</w:t>
      </w:r>
      <w:r>
        <w:t xml:space="preserve"> </w:t>
      </w:r>
      <w:r>
        <w:t xml:space="preserve">Factoring</w:t>
      </w:r>
      <w:r>
        <w:t xml:space="preserve"> </w:t>
      </w:r>
      <m:oMath>
        <m:sSup>
          <m:e>
            <m:r>
              <m:rPr>
                <m:sty m:val="b"/>
              </m:rPr>
              <m:t>Σ</m:t>
            </m:r>
          </m:e>
          <m:sup>
            <m:r>
              <m:rPr>
                <m:sty m:val="p"/>
              </m:rPr>
              <m:t>−</m:t>
            </m:r>
            <m:r>
              <m:t>1</m:t>
            </m:r>
          </m:sup>
        </m:sSup>
        <m:r>
          <m:rPr>
            <m:sty m:val="p"/>
          </m:rPr>
          <m:t>=</m:t>
        </m:r>
        <m:sSup>
          <m:e>
            <m:r>
              <m:rPr>
                <m:sty m:val="bi"/>
              </m:rPr>
              <m:t>W</m:t>
            </m:r>
          </m:e>
          <m:sup>
            <m:r>
              <m:rPr>
                <m:sty m:val="p"/>
              </m:rPr>
              <m:t>⊤</m:t>
            </m:r>
          </m:sup>
        </m:sSup>
        <m:r>
          <m:rPr>
            <m:sty m:val="bi"/>
          </m:rPr>
          <m:t>W</m:t>
        </m:r>
      </m:oMath>
      <w:r>
        <w:t xml:space="preserve"> </w:t>
      </w:r>
      <w:r>
        <w:t xml:space="preserve">(via Cholesky or spectral decomposition),</w:t>
      </w:r>
      <w:r>
        <w:t xml:space="preserve"> </w:t>
      </w:r>
      <w:r>
        <w:t xml:space="preserve">this inner product corresponds to the Euclidean dot product of whitened coordinates</w:t>
      </w:r>
      <w:r>
        <w:t xml:space="preserve"> </w:t>
      </w:r>
      <m:oMath>
        <m:acc>
          <m:accPr>
            <m:chr m:val="̃"/>
          </m:accPr>
          <m:e>
            <m:r>
              <m:t>z</m:t>
            </m:r>
          </m:e>
        </m:acc>
        <m:r>
          <m:rPr>
            <m:sty m:val="p"/>
          </m:rPr>
          <m:t>=</m:t>
        </m:r>
        <m:r>
          <m:rPr>
            <m:sty m:val="bi"/>
          </m:rPr>
          <m:t>W</m:t>
        </m:r>
        <m:acc>
          <m:accPr>
            <m:chr m:val="̃"/>
          </m:accPr>
          <m:e>
            <m:r>
              <m:t>x</m:t>
            </m:r>
          </m:e>
        </m:acc>
      </m:oMath>
      <w:r>
        <w:t xml:space="preserve">:</w:t>
      </w:r>
      <w:r>
        <w:t xml:space="preserve"> </w:t>
      </w:r>
      <m:oMath>
        <m:sSub>
          <m:e>
            <m:d>
              <m:dPr>
                <m:begChr m:val="⟨"/>
                <m:sepChr m:val=""/>
                <m:endChr m:val="⟩"/>
                <m:grow/>
              </m:dPr>
              <m:e>
                <m:acc>
                  <m:accPr>
                    <m:chr m:val="̃"/>
                  </m:accPr>
                  <m:e>
                    <m:r>
                      <m:t>x</m:t>
                    </m:r>
                  </m:e>
                </m:acc>
                <m:r>
                  <m:rPr>
                    <m:sty m:val="p"/>
                  </m:rPr>
                  <m:t>,</m:t>
                </m:r>
                <m:acc>
                  <m:accPr>
                    <m:chr m:val="̃"/>
                  </m:accPr>
                  <m:e>
                    <m:r>
                      <m:t>y</m:t>
                    </m:r>
                  </m:e>
                </m:acc>
              </m:e>
            </m:d>
          </m:e>
          <m:sub>
            <m:sSup>
              <m:e>
                <m:r>
                  <m:rPr>
                    <m:sty m:val="b"/>
                  </m:rPr>
                  <m:t>Σ</m:t>
                </m:r>
              </m:e>
              <m:sup>
                <m:r>
                  <m:rPr>
                    <m:sty m:val="p"/>
                  </m:rPr>
                  <m:t>−</m:t>
                </m:r>
                <m:r>
                  <m:t>1</m:t>
                </m:r>
              </m:sup>
            </m:sSup>
          </m:sub>
        </m:sSub>
        <m:r>
          <m:rPr>
            <m:sty m:val="p"/>
          </m:rPr>
          <m:t>=</m:t>
        </m:r>
        <m:r>
          <m:rPr>
            <m:sty m:val="p"/>
          </m:rPr>
          <m:t>(</m:t>
        </m:r>
        <m:r>
          <m:rPr>
            <m:sty m:val="bi"/>
          </m:rPr>
          <m:t>W</m:t>
        </m:r>
        <m:acc>
          <m:accPr>
            <m:chr m:val="̃"/>
          </m:accPr>
          <m:e>
            <m:r>
              <m:t>x</m:t>
            </m:r>
          </m:e>
        </m:acc>
        <m:r>
          <m:rPr>
            <m:sty m:val="p"/>
          </m:rPr>
          <m:t>)</m:t>
        </m:r>
        <m:r>
          <m:rPr>
            <m:sty m:val="p"/>
          </m:rPr>
          <m:t>⋅</m:t>
        </m:r>
        <m:r>
          <m:rPr>
            <m:sty m:val="p"/>
          </m:rPr>
          <m:t>(</m:t>
        </m:r>
        <m:r>
          <m:rPr>
            <m:sty m:val="bi"/>
          </m:rPr>
          <m:t>W</m:t>
        </m:r>
        <m:acc>
          <m:accPr>
            <m:chr m:val="̃"/>
          </m:accPr>
          <m:e>
            <m:r>
              <m:t>y</m:t>
            </m:r>
          </m:e>
        </m:acc>
        <m:r>
          <m:rPr>
            <m:sty m:val="p"/>
          </m:rPr>
          <m:t>)</m:t>
        </m:r>
      </m:oMath>
      <w:r>
        <w:t xml:space="preserve">.</w:t>
      </w:r>
    </w:p>
    <w:p>
      <w:pPr>
        <w:numPr>
          <w:ilvl w:val="0"/>
          <w:numId w:val="1079"/>
        </w:numPr>
      </w:pPr>
      <w:r>
        <w:rPr>
          <w:b/>
          <w:bCs/>
        </w:rPr>
        <w:t xml:space="preserve">The kernel trick and reproducing kernel Hilbert spaces (RKHS)</w:t>
      </w:r>
      <w:r>
        <w:t xml:space="preserve">:</w:t>
      </w:r>
      <w:r>
        <w:t xml:space="preserve"> </w:t>
      </w:r>
      <w:r>
        <w:t xml:space="preserve">Algorithms such as support vector machines (SVMs), kernel ridge regression, and Gaussian processes depend on training vectors solely through pairwise inner products</w:t>
      </w:r>
      <w:r>
        <w:t xml:space="preserve"> </w:t>
      </w:r>
      <m:oMath>
        <m:d>
          <m:dPr>
            <m:begChr m:val="⟨"/>
            <m:sepChr m:val=""/>
            <m:endChr m:val="⟩"/>
            <m:grow/>
          </m:dPr>
          <m:e>
            <m:sSub>
              <m:e>
                <m:acc>
                  <m:accPr>
                    <m:chr m:val="̃"/>
                  </m:accPr>
                  <m:e>
                    <m:r>
                      <m:t>x</m:t>
                    </m:r>
                  </m:e>
                </m:acc>
              </m:e>
              <m:sub>
                <m:r>
                  <m:t>i</m:t>
                </m:r>
              </m:sub>
            </m:sSub>
            <m:r>
              <m:rPr>
                <m:sty m:val="p"/>
              </m:rPr>
              <m:t>,</m:t>
            </m:r>
            <m:sSub>
              <m:e>
                <m:acc>
                  <m:accPr>
                    <m:chr m:val="̃"/>
                  </m:accPr>
                  <m:e>
                    <m:r>
                      <m:t>x</m:t>
                    </m:r>
                  </m:e>
                </m:acc>
              </m:e>
              <m:sub>
                <m:r>
                  <m:t>j</m:t>
                </m:r>
              </m:sub>
            </m:sSub>
          </m:e>
        </m:d>
      </m:oMath>
      <w:r>
        <w:t xml:space="preserve">.</w:t>
      </w:r>
      <w:r>
        <w:t xml:space="preserve"> </w:t>
      </w:r>
      <w:r>
        <w:t xml:space="preserve">By mapping data into a higher- or infinite-dimensional inner product space via a feature map</w:t>
      </w:r>
      <w:r>
        <w:t xml:space="preserve"> </w:t>
      </w:r>
      <m:oMath>
        <m:r>
          <m:t>ϕ</m:t>
        </m:r>
        <m:r>
          <m:rPr>
            <m:sty m:val="p"/>
          </m:rPr>
          <m:t>:</m:t>
        </m:r>
        <m:sSup>
          <m:e>
            <m:r>
              <m:rPr>
                <m:scr m:val="double-struck"/>
                <m:sty m:val="p"/>
              </m:rPr>
              <m:t>R</m:t>
            </m:r>
          </m:e>
          <m:sup>
            <m:r>
              <m:t>p</m:t>
            </m:r>
          </m:sup>
        </m:sSup>
        <m:r>
          <m:rPr>
            <m:sty m:val="p"/>
          </m:rPr>
          <m:t>→</m:t>
        </m:r>
        <m:r>
          <m:rPr>
            <m:scr m:val="script"/>
            <m:sty m:val="p"/>
          </m:rPr>
          <m:t>H</m:t>
        </m:r>
      </m:oMath>
      <w:r>
        <w:t xml:space="preserve">,</w:t>
      </w:r>
      <w:r>
        <w:t xml:space="preserve"> </w:t>
      </w:r>
      <w:r>
        <w:t xml:space="preserve">the kernel trick replaces the computation of</w:t>
      </w:r>
      <w:r>
        <w:t xml:space="preserve"> </w:t>
      </w:r>
      <m:oMath>
        <m:r>
          <m:t>ϕ</m:t>
        </m:r>
        <m:r>
          <m:rPr>
            <m:sty m:val="p"/>
          </m:rPr>
          <m:t>(</m:t>
        </m:r>
        <m:sSub>
          <m:e>
            <m:acc>
              <m:accPr>
                <m:chr m:val="̃"/>
              </m:accPr>
              <m:e>
                <m:r>
                  <m:t>x</m:t>
                </m:r>
              </m:e>
            </m:acc>
          </m:e>
          <m:sub>
            <m:r>
              <m:t>i</m:t>
            </m:r>
          </m:sub>
        </m:sSub>
        <m:r>
          <m:rPr>
            <m:sty m:val="p"/>
          </m:rPr>
          <m:t>)</m:t>
        </m:r>
      </m:oMath>
      <w:r>
        <w:t xml:space="preserve"> </w:t>
      </w:r>
      <w:r>
        <w:t xml:space="preserve">with an evaluation of a positive definite kernel function:</w:t>
      </w:r>
    </w:p>
    <w:p>
      <w:pPr>
        <w:pStyle w:val="BodyText"/>
      </w:pPr>
      <m:oMathPara>
        <m:oMathParaPr>
          <m:jc m:val="center"/>
        </m:oMathParaPr>
        <m:oMath>
          <m:r>
            <m:t>k</m:t>
          </m:r>
          <m:r>
            <m:rPr>
              <m:sty m:val="p"/>
            </m:rPr>
            <m:t>(</m:t>
          </m:r>
          <m:sSub>
            <m:e>
              <m:acc>
                <m:accPr>
                  <m:chr m:val="̃"/>
                </m:accPr>
                <m:e>
                  <m:r>
                    <m:t>x</m:t>
                  </m:r>
                </m:e>
              </m:acc>
            </m:e>
            <m:sub>
              <m:r>
                <m:t>i</m:t>
              </m:r>
            </m:sub>
          </m:sSub>
          <m:r>
            <m:rPr>
              <m:sty m:val="p"/>
            </m:rPr>
            <m:t>,</m:t>
          </m:r>
          <m:sSub>
            <m:e>
              <m:acc>
                <m:accPr>
                  <m:chr m:val="̃"/>
                </m:accPr>
                <m:e>
                  <m:r>
                    <m:t>x</m:t>
                  </m:r>
                </m:e>
              </m:acc>
            </m:e>
            <m:sub>
              <m:r>
                <m:t>j</m:t>
              </m:r>
            </m:sub>
          </m:sSub>
          <m:r>
            <m:rPr>
              <m:sty m:val="p"/>
            </m:rPr>
            <m:t>)</m:t>
          </m:r>
          <m:limUpp>
            <m:e>
              <m:r>
                <m:rPr>
                  <m:sty m:val="p"/>
                </m:rPr>
                <m:t>=</m:t>
              </m:r>
            </m:e>
            <m:lim>
              <m:r>
                <m:rPr>
                  <m:nor/>
                  <m:sty m:val="p"/>
                </m:rPr>
                <m:t>def</m:t>
              </m:r>
            </m:lim>
          </m:limUpp>
          <m:sSub>
            <m:e>
              <m:d>
                <m:dPr>
                  <m:begChr m:val="⟨"/>
                  <m:sepChr m:val=""/>
                  <m:endChr m:val="⟩"/>
                  <m:grow/>
                </m:dPr>
                <m:e>
                  <m:r>
                    <m:t>ϕ</m:t>
                  </m:r>
                  <m:r>
                    <m:rPr>
                      <m:sty m:val="p"/>
                    </m:rPr>
                    <m:t>(</m:t>
                  </m:r>
                  <m:sSub>
                    <m:e>
                      <m:acc>
                        <m:accPr>
                          <m:chr m:val="̃"/>
                        </m:accPr>
                        <m:e>
                          <m:r>
                            <m:t>x</m:t>
                          </m:r>
                        </m:e>
                      </m:acc>
                    </m:e>
                    <m:sub>
                      <m:r>
                        <m:t>i</m:t>
                      </m:r>
                    </m:sub>
                  </m:sSub>
                  <m:r>
                    <m:rPr>
                      <m:sty m:val="p"/>
                    </m:rPr>
                    <m:t>)</m:t>
                  </m:r>
                  <m:r>
                    <m:rPr>
                      <m:sty m:val="p"/>
                    </m:rPr>
                    <m:t>,</m:t>
                  </m:r>
                  <m:r>
                    <m:t>ϕ</m:t>
                  </m:r>
                  <m:r>
                    <m:rPr>
                      <m:sty m:val="p"/>
                    </m:rPr>
                    <m:t>(</m:t>
                  </m:r>
                  <m:sSub>
                    <m:e>
                      <m:acc>
                        <m:accPr>
                          <m:chr m:val="̃"/>
                        </m:accPr>
                        <m:e>
                          <m:r>
                            <m:t>x</m:t>
                          </m:r>
                        </m:e>
                      </m:acc>
                    </m:e>
                    <m:sub>
                      <m:r>
                        <m:t>j</m:t>
                      </m:r>
                    </m:sub>
                  </m:sSub>
                  <m:r>
                    <m:rPr>
                      <m:sty m:val="p"/>
                    </m:rPr>
                    <m:t>)</m:t>
                  </m:r>
                </m:e>
              </m:d>
            </m:e>
            <m:sub>
              <m:r>
                <m:rPr>
                  <m:scr m:val="script"/>
                  <m:sty m:val="p"/>
                </m:rPr>
                <m:t>H</m:t>
              </m:r>
            </m:sub>
          </m:sSub>
          <m:r>
            <m:rPr>
              <m:sty m:val="p"/>
            </m:rPr>
            <m:t>.</m:t>
          </m:r>
        </m:oMath>
      </m:oMathPara>
    </w:p>
    <w:p>
      <w:pPr>
        <w:numPr>
          <w:ilvl w:val="0"/>
          <w:numId w:val="1000"/>
        </w:numPr>
      </w:pPr>
      <w:r>
        <w:t xml:space="preserve">Mercer’s theorem guarantees that every symmetric positive definite kernel function implicitly defines a valid inner product space</w:t>
      </w:r>
      <w:r>
        <w:t xml:space="preserve"> </w:t>
      </w:r>
      <m:oMath>
        <m:r>
          <m:rPr>
            <m:scr m:val="script"/>
            <m:sty m:val="p"/>
          </m:rPr>
          <m:t>H</m:t>
        </m:r>
      </m:oMath>
      <w:r>
        <w:t xml:space="preserve"> </w:t>
      </w:r>
      <w:r>
        <w:t xml:space="preserve">(a reproducing kernel Hilbert space) without requiring explicit coordinate representations.</w:t>
      </w:r>
    </w:p>
    <w:p>
      <w:pPr>
        <w:numPr>
          <w:ilvl w:val="0"/>
          <w:numId w:val="1079"/>
        </w:numPr>
      </w:pPr>
      <w:r>
        <w:rPr>
          <w:b/>
          <w:bCs/>
        </w:rPr>
        <w:t xml:space="preserve">Embeddings and cosine similarity</w:t>
      </w:r>
      <w:r>
        <w:t xml:space="preserve">:</w:t>
      </w:r>
      <w:r>
        <w:t xml:space="preserve"> </w:t>
      </w:r>
      <w:r>
        <w:t xml:space="preserve">In natural language processing and recommendation systems, data items are embedded as vectors in high-dimensional representations.</w:t>
      </w:r>
      <w:r>
        <w:t xml:space="preserve"> </w:t>
      </w:r>
      <w:r>
        <w:t xml:space="preserve">The angle between embeddings captures semantic similarity through cosine similarity (</w:t>
      </w:r>
      <w:hyperlink w:anchor="def-cosine-similarity">
        <w:r>
          <w:rPr>
            <w:rStyle w:val="Hyperlink"/>
          </w:rPr>
          <w:t xml:space="preserve">Definition 63</w:t>
        </w:r>
      </w:hyperlink>
      <w:r>
        <w:t xml:space="preserve">):</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f>
            <m:fPr>
              <m:type m:val="bar"/>
            </m:fPr>
            <m:num>
              <m:d>
                <m:dPr>
                  <m:begChr m:val="⟨"/>
                  <m:sepChr m:val=""/>
                  <m:endChr m:val="⟩"/>
                  <m:grow/>
                </m:dPr>
                <m:e>
                  <m:acc>
                    <m:accPr>
                      <m:chr m:val="̃"/>
                    </m:accPr>
                    <m:e>
                      <m:r>
                        <m:t>x</m:t>
                      </m:r>
                    </m:e>
                  </m:acc>
                  <m:r>
                    <m:rPr>
                      <m:sty m:val="p"/>
                    </m:rPr>
                    <m:t>,</m:t>
                  </m:r>
                  <m:acc>
                    <m:accPr>
                      <m:chr m:val="̃"/>
                    </m:accPr>
                    <m:e>
                      <m:r>
                        <m:t>y</m:t>
                      </m:r>
                    </m:e>
                  </m:acc>
                </m:e>
              </m:d>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p>
      <w:pPr>
        <w:numPr>
          <w:ilvl w:val="0"/>
          <w:numId w:val="1000"/>
        </w:numPr>
      </w:pPr>
      <w:r>
        <w:t xml:space="preserve">When embedding vectors are normalized to unit Euclidean norm (</w:t>
      </w:r>
      <m:oMath>
        <m:r>
          <m:t>​</m:t>
        </m:r>
        <m:d>
          <m:dPr>
            <m:begChr m:val="∥"/>
            <m:sepChr m:val=""/>
            <m:endChr m:val="∥"/>
            <m:grow/>
          </m:dPr>
          <m:e>
            <m:acc>
              <m:accPr>
                <m:chr m:val="̃"/>
              </m:accPr>
              <m:e>
                <m:r>
                  <m:t>x</m:t>
                </m:r>
              </m:e>
            </m:acc>
          </m:e>
        </m:d>
        <m:r>
          <m:t>​</m:t>
        </m:r>
        <m:r>
          <m:rPr>
            <m:sty m:val="p"/>
          </m:rPr>
          <m:t>=</m:t>
        </m:r>
        <m:r>
          <m:t>1</m:t>
        </m:r>
      </m:oMath>
      <w:r>
        <w:t xml:space="preserve"> </w:t>
      </w:r>
      <w:r>
        <w:t xml:space="preserve">and</w:t>
      </w:r>
      <w:r>
        <w:t xml:space="preserve"> </w:t>
      </w:r>
      <m:oMath>
        <m:r>
          <m:t>​</m:t>
        </m:r>
        <m:d>
          <m:dPr>
            <m:begChr m:val="∥"/>
            <m:sepChr m:val=""/>
            <m:endChr m:val="∥"/>
            <m:grow/>
          </m:dPr>
          <m:e>
            <m:acc>
              <m:accPr>
                <m:chr m:val="̃"/>
              </m:accPr>
              <m:e>
                <m:r>
                  <m:t>y</m:t>
                </m:r>
              </m:e>
            </m:acc>
          </m:e>
        </m:d>
        <m:r>
          <m:t>​</m:t>
        </m:r>
        <m:r>
          <m:rPr>
            <m:sty m:val="p"/>
          </m:rPr>
          <m:t>=</m:t>
        </m:r>
        <m:r>
          <m:t>1</m:t>
        </m:r>
      </m:oMath>
      <w:r>
        <w:t xml:space="preserve">),</w:t>
      </w:r>
      <w:r>
        <w:t xml:space="preserve"> </w:t>
      </w:r>
      <w:r>
        <w:t xml:space="preserve">cosine similarity equals the inner product</w:t>
      </w:r>
      <w:r>
        <w:t xml:space="preserve"> </w:t>
      </w:r>
      <m:oMath>
        <m:d>
          <m:dPr>
            <m:begChr m:val="⟨"/>
            <m:sepChr m:val=""/>
            <m:endChr m:val="⟩"/>
            <m:grow/>
          </m:dPr>
          <m:e>
            <m:acc>
              <m:accPr>
                <m:chr m:val="̃"/>
              </m:accPr>
              <m:e>
                <m:r>
                  <m:t>x</m:t>
                </m:r>
              </m:e>
            </m:acc>
            <m:r>
              <m:rPr>
                <m:sty m:val="p"/>
              </m:rPr>
              <m:t>,</m:t>
            </m:r>
            <m:acc>
              <m:accPr>
                <m:chr m:val="̃"/>
              </m:accPr>
              <m:e>
                <m:r>
                  <m:t>y</m:t>
                </m:r>
              </m:e>
            </m:acc>
          </m:e>
        </m:d>
      </m:oMath>
      <w:r>
        <w:t xml:space="preserve">.</w:t>
      </w:r>
      <w:r>
        <w:t xml:space="preserve"> </w:t>
      </w:r>
      <w:r>
        <w:t xml:space="preserve">Similarly, the self-attention mechanism in Transformers computes query-key alignment scores through scaled inner products</w:t>
      </w:r>
      <w:r>
        <w:t xml:space="preserve"> </w:t>
      </w:r>
      <m:oMath>
        <m:acc>
          <m:accPr>
            <m:chr m:val="̃"/>
          </m:accPr>
          <m:e>
            <m:r>
              <m:t>q</m:t>
            </m:r>
          </m:e>
        </m:acc>
        <m:r>
          <m:rPr>
            <m:sty m:val="p"/>
          </m:rPr>
          <m:t>⋅</m:t>
        </m:r>
        <m:acc>
          <m:accPr>
            <m:chr m:val="̃"/>
          </m:accPr>
          <m:e>
            <m:r>
              <m:t>k</m:t>
            </m:r>
          </m:e>
        </m:acc>
        <m:r>
          <m:rPr>
            <m:sty m:val="p"/>
          </m:rPr>
          <m:t>/</m:t>
        </m:r>
        <m:rad>
          <m:radPr>
            <m:degHide m:val="on"/>
          </m:radPr>
          <m:deg/>
          <m:e>
            <m:sSub>
              <m:e>
                <m:r>
                  <m:t>d</m:t>
                </m:r>
              </m:e>
              <m:sub>
                <m:r>
                  <m:t>k</m:t>
                </m:r>
              </m:sub>
            </m:sSub>
          </m:e>
        </m:rad>
      </m:oMath>
      <w:r>
        <w:t xml:space="preserve">.</w:t>
      </w:r>
    </w:p>
    <w:p>
      <w:pPr>
        <w:numPr>
          <w:ilvl w:val="0"/>
          <w:numId w:val="1079"/>
        </w:numPr>
      </w:pPr>
      <w:r>
        <w:rPr>
          <w:b/>
          <w:bCs/>
        </w:rPr>
        <w:t xml:space="preserve">Weighted and generalized least squares</w:t>
      </w:r>
      <w:r>
        <w:t xml:space="preserve">:</w:t>
      </w:r>
      <w:r>
        <w:t xml:space="preserve"> </w:t>
      </w:r>
      <w:r>
        <w:t xml:space="preserve">In linear regression</w:t>
      </w:r>
      <w:r>
        <w:t xml:space="preserve"> </w:t>
      </w:r>
      <m:oMath>
        <m:acc>
          <m:accPr>
            <m:chr m:val="̃"/>
          </m:accPr>
          <m:e>
            <m:r>
              <m:t>y</m:t>
            </m:r>
          </m:e>
        </m:acc>
        <m:r>
          <m:rPr>
            <m:sty m:val="p"/>
          </m:rPr>
          <m:t>≈</m:t>
        </m:r>
        <m:r>
          <m:rPr>
            <m:sty m:val="bi"/>
          </m:rPr>
          <m:t>X</m:t>
        </m:r>
        <m:acc>
          <m:accPr>
            <m:chr m:val="̃"/>
          </m:accPr>
          <m:e>
            <m:r>
              <m:t>β</m:t>
            </m:r>
          </m:e>
        </m:acc>
      </m:oMath>
      <w:r>
        <w:t xml:space="preserve">, when observation errors have unequal variances or known correlations with positive definite covariance matrix</w:t>
      </w:r>
      <w:r>
        <w:t xml:space="preserve"> </w:t>
      </w:r>
      <m:oMath>
        <m:r>
          <m:rPr>
            <m:sty m:val="b"/>
          </m:rPr>
          <m:t>Ω</m:t>
        </m:r>
      </m:oMath>
      <w:r>
        <w:t xml:space="preserve">,</w:t>
      </w:r>
      <w:r>
        <w:t xml:space="preserve"> </w:t>
      </w:r>
      <w:r>
        <w:t xml:space="preserve">ordinary least squares is inefficient.</w:t>
      </w:r>
      <w:r>
        <w:t xml:space="preserve"> </w:t>
      </w:r>
      <w:r>
        <w:t xml:space="preserve">Generalized least squares minimizes the residual norm in the inner product space induced by</w:t>
      </w:r>
      <w:r>
        <w:t xml:space="preserve"> </w:t>
      </w:r>
      <m:oMath>
        <m:r>
          <m:rPr>
            <m:sty m:val="bi"/>
          </m:rPr>
          <m:t>W</m:t>
        </m:r>
        <m:r>
          <m:rPr>
            <m:sty m:val="p"/>
          </m:rPr>
          <m:t>=</m:t>
        </m:r>
        <m:sSup>
          <m:e>
            <m:r>
              <m:rPr>
                <m:sty m:val="b"/>
              </m:rPr>
              <m:t>Ω</m:t>
            </m:r>
          </m:e>
          <m:sup>
            <m:r>
              <m:rPr>
                <m:sty m:val="p"/>
              </m:rPr>
              <m:t>−</m:t>
            </m:r>
            <m:r>
              <m:t>1</m:t>
            </m:r>
          </m:sup>
        </m:sSup>
      </m:oMath>
      <w:r>
        <w:t xml:space="preserve">:</w:t>
      </w:r>
    </w:p>
    <w:p>
      <w:pPr>
        <w:pStyle w:val="BodyText"/>
      </w:pPr>
      <m:oMathPara>
        <m:oMathParaPr>
          <m:jc m:val="center"/>
        </m:oMathParaPr>
        <m:oMath>
          <m:limLow>
            <m:e>
              <m:r>
                <m:rPr>
                  <m:sty m:val="p"/>
                </m:rPr>
                <m:t>min</m:t>
              </m:r>
            </m:e>
            <m:lim>
              <m:acc>
                <m:accPr>
                  <m:chr m:val="̃"/>
                </m:accPr>
                <m:e>
                  <m:r>
                    <m:t>β</m:t>
                  </m:r>
                </m:e>
              </m:acc>
            </m:lim>
          </m:limLow>
          <m:r>
            <m:t>​</m:t>
          </m:r>
          <m:d>
            <m:dPr>
              <m:begChr m:val="∥"/>
              <m:sepChr m:val=""/>
              <m:endChr m:val="∥"/>
              <m:grow/>
            </m:dPr>
            <m:e>
              <m:acc>
                <m:accPr>
                  <m:chr m:val="̃"/>
                </m:accPr>
                <m:e>
                  <m:r>
                    <m:t>y</m:t>
                  </m:r>
                </m:e>
              </m:acc>
              <m:r>
                <m:rPr>
                  <m:sty m:val="p"/>
                </m:rPr>
                <m:t>−</m:t>
              </m:r>
              <m:r>
                <m:rPr>
                  <m:sty m:val="bi"/>
                </m:rPr>
                <m:t>X</m:t>
              </m:r>
              <m:acc>
                <m:accPr>
                  <m:chr m:val="̃"/>
                </m:accPr>
                <m:e>
                  <m:r>
                    <m:t>β</m:t>
                  </m:r>
                </m:e>
              </m:acc>
            </m:e>
          </m:d>
          <m:sSubSup>
            <m:e>
              <m:r>
                <m:t>​</m:t>
              </m:r>
            </m:e>
            <m:sub>
              <m:r>
                <m:rPr>
                  <m:sty m:val="bi"/>
                </m:rPr>
                <m:t>W</m:t>
              </m:r>
            </m:sub>
            <m:sup>
              <m:r>
                <m:t>2</m:t>
              </m:r>
            </m:sup>
          </m:sSubSup>
          <m:r>
            <m:rPr>
              <m:sty m:val="p"/>
            </m:rPr>
            <m:t>=</m:t>
          </m:r>
          <m:limLow>
            <m:e>
              <m:r>
                <m:rPr>
                  <m:sty m:val="p"/>
                </m:rPr>
                <m:t>min</m:t>
              </m:r>
            </m:e>
            <m:lim>
              <m:acc>
                <m:accPr>
                  <m:chr m:val="̃"/>
                </m:accPr>
                <m:e>
                  <m:r>
                    <m:t>β</m:t>
                  </m:r>
                </m:e>
              </m:acc>
            </m:lim>
          </m:limLow>
          <m:sSub>
            <m:e>
              <m:d>
                <m:dPr>
                  <m:begChr m:val="⟨"/>
                  <m:sepChr m:val=""/>
                  <m:endChr m:val="⟩"/>
                  <m:grow/>
                </m:dPr>
                <m:e>
                  <m:acc>
                    <m:accPr>
                      <m:chr m:val="̃"/>
                    </m:accPr>
                    <m:e>
                      <m:r>
                        <m:t>y</m:t>
                      </m:r>
                    </m:e>
                  </m:acc>
                  <m:r>
                    <m:rPr>
                      <m:sty m:val="p"/>
                    </m:rPr>
                    <m:t>−</m:t>
                  </m:r>
                  <m:r>
                    <m:rPr>
                      <m:sty m:val="bi"/>
                    </m:rPr>
                    <m:t>X</m:t>
                  </m:r>
                  <m:acc>
                    <m:accPr>
                      <m:chr m:val="̃"/>
                    </m:accPr>
                    <m:e>
                      <m:r>
                        <m:t>β</m:t>
                      </m:r>
                    </m:e>
                  </m:acc>
                  <m:r>
                    <m:rPr>
                      <m:sty m:val="p"/>
                    </m:rPr>
                    <m:t>,</m:t>
                  </m:r>
                  <m:acc>
                    <m:accPr>
                      <m:chr m:val="̃"/>
                    </m:accPr>
                    <m:e>
                      <m:r>
                        <m:t>y</m:t>
                      </m:r>
                    </m:e>
                  </m:acc>
                  <m:r>
                    <m:rPr>
                      <m:sty m:val="p"/>
                    </m:rPr>
                    <m:t>−</m:t>
                  </m:r>
                  <m:r>
                    <m:rPr>
                      <m:sty m:val="bi"/>
                    </m:rPr>
                    <m:t>X</m:t>
                  </m:r>
                  <m:acc>
                    <m:accPr>
                      <m:chr m:val="̃"/>
                    </m:accPr>
                    <m:e>
                      <m:r>
                        <m:t>β</m:t>
                      </m:r>
                    </m:e>
                  </m:acc>
                </m:e>
              </m:d>
            </m:e>
            <m:sub>
              <m:r>
                <m:rPr>
                  <m:sty m:val="bi"/>
                </m:rPr>
                <m:t>W</m:t>
              </m:r>
            </m:sub>
          </m:sSub>
          <m:r>
            <m:rPr>
              <m:sty m:val="p"/>
            </m:rPr>
            <m:t>.</m:t>
          </m:r>
        </m:oMath>
      </m:oMathPara>
    </w:p>
    <w:bookmarkEnd w:id="472"/>
    <w:bookmarkEnd w:id="473"/>
    <w:bookmarkStart w:id="489" w:name="determinants"/>
    <w:p>
      <w:pPr>
        <w:pStyle w:val="Heading2"/>
      </w:pPr>
      <w:r>
        <w:t xml:space="preserve">19 Determinants</w:t>
      </w:r>
    </w:p>
    <w:bookmarkStart w:id="474" w:name="def-determinant"/>
    <w:p>
      <w:pPr>
        <w:pStyle w:val="FirstParagraph"/>
      </w:pPr>
      <w:r>
        <w:rPr>
          <w:b/>
          <w:bCs/>
        </w:rPr>
        <w:t xml:space="preserve">Definition 88 (Determinant)</w:t>
      </w:r>
      <w:r>
        <w:t xml:space="preserve"> </w:t>
      </w:r>
      <w:r>
        <w:t xml:space="preserve">The</w:t>
      </w:r>
      <w:r>
        <w:t xml:space="preserve"> </w:t>
      </w:r>
      <w:r>
        <w:rPr>
          <w:b/>
          <w:bCs/>
        </w:rPr>
        <w:t xml:space="preserve">determinant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with entries</w:t>
      </w:r>
      <w:r>
        <w:t xml:space="preserve"> </w:t>
      </w:r>
      <m:oMath>
        <m:sSub>
          <m:e>
            <m:r>
              <m:t>a</m:t>
            </m:r>
          </m:e>
          <m:sub>
            <m:r>
              <m:t>i</m:t>
            </m:r>
            <m:r>
              <m:t>j</m:t>
            </m:r>
          </m:sub>
        </m:sSub>
      </m:oMath>
      <w:r>
        <w:t xml:space="preserve">,</w:t>
      </w:r>
      <w:r>
        <w:t xml:space="preserve"> </w:t>
      </w:r>
      <w:r>
        <w:t xml:space="preserve">written</w:t>
      </w:r>
      <w:r>
        <w:t xml:space="preserve"> </w:t>
      </w:r>
      <m:oMath>
        <m:r>
          <m:rPr>
            <m:sty m:val="p"/>
          </m:rPr>
          <m:t>det</m:t>
        </m:r>
        <m:r>
          <m:rPr>
            <m:sty m:val="p"/>
          </m:rPr>
          <m:t>(</m:t>
        </m:r>
        <m:r>
          <m:rPr>
            <m:sty m:val="bi"/>
          </m:rPr>
          <m:t>A</m:t>
        </m:r>
        <m:r>
          <m:rPr>
            <m:sty m:val="p"/>
          </m:rPr>
          <m:t>)</m:t>
        </m:r>
      </m:oMath>
      <w:r>
        <w:t xml:space="preserve"> </w:t>
      </w:r>
      <w:r>
        <w:t xml:space="preserve">or</w:t>
      </w:r>
      <w:r>
        <w:t xml:space="preserve"> </w:t>
      </w:r>
      <m:oMath>
        <m:r>
          <m:t>​</m:t>
        </m:r>
        <m:d>
          <m:dPr>
            <m:begChr m:val="|"/>
            <m:sepChr m:val=""/>
            <m:endChr m:val="|"/>
            <m:grow/>
          </m:dPr>
          <m:e>
            <m:r>
              <m:rPr>
                <m:sty m:val="bi"/>
              </m:rPr>
              <m:t>A</m:t>
            </m:r>
          </m:e>
        </m:d>
        <m:r>
          <m:t>​</m:t>
        </m:r>
      </m:oMath>
      <w:r>
        <w:t xml:space="preserve">,</w:t>
      </w:r>
      <w:r>
        <w:t xml:space="preserve"> </w:t>
      </w:r>
      <w:r>
        <w:t xml:space="preserve">is the number defined recursively in</w:t>
      </w:r>
      <w:r>
        <w:t xml:space="preserve"> </w:t>
      </w:r>
      <m:oMath>
        <m:r>
          <m:t>p</m:t>
        </m:r>
      </m:oMath>
      <w:r>
        <w:t xml:space="preserve">:</w:t>
      </w:r>
    </w:p>
    <w:p>
      <w:pPr>
        <w:pStyle w:val="Compact"/>
        <w:numPr>
          <w:ilvl w:val="0"/>
          <w:numId w:val="1080"/>
        </w:numPr>
      </w:pPr>
      <w:r>
        <w:t xml:space="preserve">For</w:t>
      </w:r>
      <w:r>
        <w:t xml:space="preserve"> </w:t>
      </w:r>
      <m:oMath>
        <m:r>
          <m:t>p</m:t>
        </m:r>
        <m:r>
          <m:rPr>
            <m:sty m:val="p"/>
          </m:rPr>
          <m:t>=</m:t>
        </m:r>
        <m:r>
          <m:t>1</m:t>
        </m:r>
      </m:oMath>
      <w:r>
        <w:t xml:space="preserve">,</w:t>
      </w:r>
      <w:r>
        <w:t xml:space="preserve"> </w:t>
      </w:r>
      <m:oMath>
        <m:r>
          <m:rPr>
            <m:sty m:val="p"/>
          </m:rPr>
          <m:t>det</m:t>
        </m:r>
        <m:r>
          <m:rPr>
            <m:sty m:val="p"/>
          </m:rPr>
          <m:t>(</m:t>
        </m:r>
        <m:r>
          <m:rPr>
            <m:sty m:val="bi"/>
          </m:rPr>
          <m:t>A</m:t>
        </m:r>
        <m:r>
          <m:rPr>
            <m:sty m:val="p"/>
          </m:rPr>
          <m:t>)</m:t>
        </m:r>
        <m:r>
          <m:rPr>
            <m:sty m:val="p"/>
          </m:rPr>
          <m:t>=</m:t>
        </m:r>
        <m:sSub>
          <m:e>
            <m:r>
              <m:t>a</m:t>
            </m:r>
          </m:e>
          <m:sub>
            <m:r>
              <m:t>11</m:t>
            </m:r>
          </m:sub>
        </m:sSub>
      </m:oMath>
      <w:r>
        <w:t xml:space="preserve">.</w:t>
      </w:r>
    </w:p>
    <w:p>
      <w:pPr>
        <w:pStyle w:val="Compact"/>
        <w:numPr>
          <w:ilvl w:val="0"/>
          <w:numId w:val="1080"/>
        </w:numPr>
      </w:pPr>
      <w:r>
        <w:t xml:space="preserve">For</w:t>
      </w:r>
      <w:r>
        <w:t xml:space="preserve"> </w:t>
      </w:r>
      <m:oMath>
        <m:r>
          <m:t>p</m:t>
        </m:r>
        <m:r>
          <m:rPr>
            <m:sty m:val="p"/>
          </m:rPr>
          <m:t>≥</m:t>
        </m:r>
        <m:r>
          <m:t>2</m:t>
        </m:r>
      </m:oMath>
      <w:r>
        <w:t xml:space="preserve">,</w:t>
      </w:r>
    </w:p>
    <w:p>
      <w:pPr>
        <w:pStyle w:val="Compac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j</m:t>
              </m:r>
              <m:r>
                <m:rPr>
                  <m:sty m:val="p"/>
                </m:rPr>
                <m:t>=</m:t>
              </m:r>
              <m:r>
                <m:t>1</m:t>
              </m:r>
            </m:sub>
            <m:sup>
              <m:r>
                <m:t>p</m:t>
              </m:r>
            </m:sup>
            <m:e>
              <m:r>
                <m:rPr>
                  <m:sty m:val="p"/>
                </m:rPr>
                <m:t>(</m:t>
              </m:r>
            </m:e>
          </m:nary>
          <m:r>
            <m:rPr>
              <m:sty m:val="p"/>
            </m:rPr>
            <m:t>−</m:t>
          </m:r>
          <m:r>
            <m:t>1</m:t>
          </m:r>
          <m:sSup>
            <m:e>
              <m:r>
                <m:rPr>
                  <m:sty m:val="p"/>
                </m:rPr>
                <m:t>)</m:t>
              </m:r>
            </m:e>
            <m:sup>
              <m:r>
                <m:t>1</m:t>
              </m:r>
              <m:r>
                <m:rPr>
                  <m:sty m:val="p"/>
                </m:rPr>
                <m:t>+</m:t>
              </m:r>
              <m:r>
                <m:t>j</m:t>
              </m:r>
            </m:sup>
          </m:sSup>
          <m:r>
            <m:t> </m:t>
          </m:r>
          <m:sSub>
            <m:e>
              <m:r>
                <m:t>a</m:t>
              </m:r>
            </m:e>
            <m:sub>
              <m:r>
                <m:t>1</m:t>
              </m:r>
              <m:r>
                <m:t>j</m:t>
              </m:r>
            </m:sub>
          </m:sSub>
          <m:r>
            <m:rPr>
              <m:sty m:val="p"/>
            </m:rPr>
            <m:t>det</m:t>
          </m:r>
          <m:r>
            <m:t>​</m:t>
          </m:r>
          <m:d>
            <m:dPr>
              <m:begChr m:val="("/>
              <m:sepChr m:val=""/>
              <m:endChr m:val=")"/>
              <m:grow/>
            </m:dPr>
            <m:e>
              <m:sSub>
                <m:e>
                  <m:r>
                    <m:rPr>
                      <m:sty m:val="bi"/>
                    </m:rPr>
                    <m:t>A</m:t>
                  </m:r>
                </m:e>
                <m:sub>
                  <m:r>
                    <m:rPr>
                      <m:sty m:val="p"/>
                    </m:rPr>
                    <m:t>(</m:t>
                  </m:r>
                  <m:r>
                    <m:t>1</m:t>
                  </m:r>
                  <m:r>
                    <m:t>j</m:t>
                  </m:r>
                  <m:r>
                    <m:rPr>
                      <m:sty m:val="p"/>
                    </m:rPr>
                    <m:t>)</m:t>
                  </m:r>
                </m:sub>
              </m:sSub>
            </m:e>
          </m:d>
          <m:r>
            <m:t>​</m:t>
          </m:r>
          <m:r>
            <m:rPr>
              <m:sty m:val="p"/>
            </m:rPr>
            <m:t>,</m:t>
          </m:r>
        </m:oMath>
      </m:oMathPara>
    </w:p>
    <w:p>
      <w:pPr>
        <w:pStyle w:val="Compact"/>
        <w:numPr>
          <w:ilvl w:val="0"/>
          <w:numId w:val="1000"/>
        </w:numPr>
      </w:pPr>
      <w:r>
        <w:t xml:space="preserve">where</w:t>
      </w:r>
      <w:r>
        <w:t xml:space="preserve"> </w:t>
      </w:r>
      <m:oMath>
        <m:sSub>
          <m:e>
            <m:r>
              <m:rPr>
                <m:sty m:val="bi"/>
              </m:rPr>
              <m:t>A</m:t>
            </m:r>
          </m:e>
          <m:sub>
            <m:r>
              <m:rPr>
                <m:sty m:val="p"/>
              </m:rPr>
              <m:t>(</m:t>
            </m:r>
            <m:r>
              <m:t>1</m:t>
            </m:r>
            <m:r>
              <m:t>j</m:t>
            </m:r>
            <m:r>
              <m:rPr>
                <m:sty m:val="p"/>
              </m:rPr>
              <m:t>)</m:t>
            </m:r>
          </m:sub>
        </m:sSub>
      </m:oMath>
      <w:r>
        <w:t xml:space="preserve"> </w:t>
      </w:r>
      <w:r>
        <w:t xml:space="preserve">is the</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matrix</w:t>
      </w:r>
      <w:r>
        <w:t xml:space="preserve"> </w:t>
      </w:r>
      <w:r>
        <w:t xml:space="preserve">left after deleting row</w:t>
      </w:r>
      <w:r>
        <w:t xml:space="preserve"> </w:t>
      </w:r>
      <m:oMath>
        <m:r>
          <m:t>1</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w:t>
      </w:r>
    </w:p>
    <w:bookmarkEnd w:id="474"/>
    <w:bookmarkStart w:id="475" w:name="exm-determinant"/>
    <w:p>
      <w:pPr>
        <w:pStyle w:val="FirstParagraph"/>
      </w:pPr>
      <w:r>
        <w:rPr>
          <w:b/>
          <w:bCs/>
        </w:rPr>
        <w:t xml:space="preserve">Example 148 (Determinant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c</m:t>
                  </m:r>
                </m:e>
                <m:e>
                  <m:r>
                    <m:t>d</m:t>
                  </m:r>
                </m:e>
              </m:mr>
            </m:m>
          </m:e>
        </m:d>
      </m:oMath>
      <w:r>
        <w:t xml:space="preserve">,</w:t>
      </w:r>
      <w:r>
        <w:t xml:space="preserve"> </w:t>
      </w:r>
      <w:r>
        <w:t xml:space="preserve">deleting row 1 and column 1 leaves</w:t>
      </w:r>
      <w:r>
        <w:t xml:space="preserve"> </w:t>
      </w:r>
      <m:oMath>
        <m:d>
          <m:dPr>
            <m:begChr m:val="["/>
            <m:sepChr m:val=""/>
            <m:endChr m:val="]"/>
            <m:grow/>
          </m:dPr>
          <m:e>
            <m:m>
              <m:mPr>
                <m:baseJc m:val="center"/>
                <m:plcHide m:val="on"/>
                <m:mcs>
                  <m:mc>
                    <m:mcPr>
                      <m:mcJc m:val="center"/>
                      <m:count m:val="1"/>
                    </m:mcPr>
                  </m:mc>
                </m:mcs>
              </m:mPr>
              <m:mr>
                <m:e>
                  <m:r>
                    <m:t>d</m:t>
                  </m:r>
                </m:e>
              </m:mr>
            </m:m>
          </m:e>
        </m:d>
      </m:oMath>
      <w:r>
        <w:t xml:space="preserve">,</w:t>
      </w:r>
      <w:r>
        <w:t xml:space="preserve"> </w:t>
      </w:r>
      <w:r>
        <w:t xml:space="preserve">and deleting row 1 and column 2 leaves</w:t>
      </w:r>
      <w:r>
        <w:t xml:space="preserve"> </w:t>
      </w:r>
      <m:oMath>
        <m:d>
          <m:dPr>
            <m:begChr m:val="["/>
            <m:sepChr m:val=""/>
            <m:endChr m:val="]"/>
            <m:grow/>
          </m:dPr>
          <m:e>
            <m:m>
              <m:mPr>
                <m:baseJc m:val="center"/>
                <m:plcHide m:val="on"/>
                <m:mcs>
                  <m:mc>
                    <m:mcPr>
                      <m:mcJc m:val="center"/>
                      <m:count m:val="1"/>
                    </m:mcPr>
                  </m:mc>
                </m:mcs>
              </m:mPr>
              <m:mr>
                <m:e>
                  <m:r>
                    <m:t>c</m:t>
                  </m:r>
                </m:e>
              </m:mr>
            </m:m>
          </m:e>
        </m:d>
      </m:oMath>
      <w:r>
        <w:t xml:space="preserve">.</w:t>
      </w:r>
      <w:r>
        <w:t xml:space="preserve"> </w:t>
      </w:r>
      <w:r>
        <w:t xml:space="preserve">So:</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r>
                <m:t>a</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d</m:t>
                            </m:r>
                          </m:e>
                        </m:mr>
                      </m:m>
                    </m:e>
                  </m:d>
                </m:e>
              </m:d>
              <m:r>
                <m:t>​</m:t>
              </m:r>
              <m:r>
                <m:rPr>
                  <m:sty m:val="p"/>
                </m:rPr>
                <m:t>+</m:t>
              </m:r>
              <m:r>
                <m:rPr>
                  <m:sty m:val="p"/>
                </m:rPr>
                <m:t>(</m:t>
              </m:r>
              <m:r>
                <m:rPr>
                  <m:sty m:val="p"/>
                </m:rPr>
                <m:t>−</m:t>
              </m:r>
              <m:r>
                <m:t>1</m:t>
              </m:r>
              <m:sSup>
                <m:e>
                  <m:r>
                    <m:rPr>
                      <m:sty m:val="p"/>
                    </m:rPr>
                    <m:t>)</m:t>
                  </m:r>
                </m:e>
                <m:sup>
                  <m:r>
                    <m:t>1</m:t>
                  </m:r>
                  <m:r>
                    <m:rPr>
                      <m:sty m:val="p"/>
                    </m:rPr>
                    <m:t>+</m:t>
                  </m:r>
                  <m:r>
                    <m:t>2</m:t>
                  </m:r>
                </m:sup>
              </m:sSup>
              <m:r>
                <m:t> </m:t>
              </m:r>
              <m:r>
                <m:t>b</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c</m:t>
                            </m:r>
                          </m:e>
                        </m:mr>
                      </m:m>
                    </m:e>
                  </m:d>
                </m:e>
              </m:d>
              <m:r>
                <m:t>​</m:t>
              </m:r>
              <m:r>
                <m:t>&amp;</m:t>
              </m:r>
              <m:r>
                <m:t>&amp;</m:t>
              </m:r>
              <m:r>
                <m:rPr>
                  <m:nor/>
                  <m:sty m:val="p"/>
                </m:rPr>
                <m:t>(definition, </m:t>
              </m:r>
              <m:r>
                <m:t>p</m:t>
              </m:r>
              <m:r>
                <m:rPr>
                  <m:sty m:val="p"/>
                </m:rPr>
                <m:t>=</m:t>
              </m:r>
              <m:r>
                <m:t>2</m:t>
              </m:r>
              <m:r>
                <m:rPr>
                  <m:nor/>
                  <m:sty m:val="p"/>
                </m:rPr>
                <m:t>)</m:t>
              </m:r>
            </m:e>
            <m:e>
              <m:r>
                <m:t>&amp;</m:t>
              </m:r>
              <m:r>
                <m:rPr>
                  <m:sty m:val="p"/>
                </m:rPr>
                <m:t>=</m:t>
              </m:r>
              <m:r>
                <m:t>a</m:t>
              </m:r>
              <m:r>
                <m:t>d</m:t>
              </m:r>
              <m:r>
                <m:rPr>
                  <m:sty m:val="p"/>
                </m:rPr>
                <m:t>−</m:t>
              </m:r>
              <m:r>
                <m:t>b</m:t>
              </m:r>
              <m:r>
                <m:t>c</m:t>
              </m:r>
              <m:r>
                <m:t>&amp;</m:t>
              </m:r>
              <m:r>
                <m:t>&amp;</m:t>
              </m:r>
              <m:r>
                <m:rPr>
                  <m:nor/>
                  <m:sty m:val="p"/>
                </m:rPr>
                <m:t>(definition, </m:t>
              </m:r>
              <m:r>
                <m:t>p</m:t>
              </m:r>
              <m:r>
                <m:rPr>
                  <m:sty m:val="p"/>
                </m:rPr>
                <m:t>=</m:t>
              </m:r>
              <m:r>
                <m:t>1</m:t>
              </m:r>
              <m:r>
                <m:rPr>
                  <m:nor/>
                  <m:sty m:val="p"/>
                </m:rPr>
                <m:t>)</m:t>
              </m:r>
            </m:e>
          </m:eqArr>
        </m:oMath>
      </m:oMathPara>
    </w:p>
    <w:p>
      <w:pPr>
        <w:pStyle w:val="FirstParagraph"/>
      </w:pPr>
      <w:r>
        <w:t xml:space="preserve">For example,</w:t>
      </w:r>
    </w:p>
    <w:p>
      <w:pPr>
        <w:pStyle w:val="BodyText"/>
      </w:pPr>
      <m:oMathPara>
        <m:oMathParaPr>
          <m:jc m:val="center"/>
        </m:oMathParaPr>
        <m:oMath>
          <m:eqArr>
            <m:e>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e>
              </m:d>
              <m:r>
                <m:t>​</m:t>
              </m:r>
              <m:r>
                <m:t>&amp;</m:t>
              </m:r>
              <m:r>
                <m:rPr>
                  <m:sty m:val="p"/>
                </m:rPr>
                <m:t>=</m:t>
              </m:r>
              <m:r>
                <m:t>2</m:t>
              </m:r>
              <m:r>
                <m:rPr>
                  <m:sty m:val="p"/>
                </m:rPr>
                <m:t>⋅</m:t>
              </m:r>
              <m:r>
                <m:t>2</m:t>
              </m:r>
              <m:r>
                <m:rPr>
                  <m:sty m:val="p"/>
                </m:rPr>
                <m:t>−</m:t>
              </m:r>
              <m:r>
                <m:t>1</m:t>
              </m:r>
              <m:r>
                <m:rPr>
                  <m:sty m:val="p"/>
                </m:rPr>
                <m:t>⋅</m:t>
              </m:r>
              <m:r>
                <m:t>1</m:t>
              </m:r>
            </m:e>
            <m:e>
              <m:r>
                <m:t>&amp;</m:t>
              </m:r>
              <m:r>
                <m:rPr>
                  <m:sty m:val="p"/>
                </m:rPr>
                <m:t>=</m:t>
              </m:r>
              <m:r>
                <m:t>3</m:t>
              </m:r>
              <m:r>
                <m:rPr>
                  <m:sty m:val="p"/>
                </m:rPr>
                <m:t>.</m:t>
              </m:r>
            </m:e>
          </m:eqArr>
        </m:oMath>
      </m:oMathPara>
    </w:p>
    <w:bookmarkEnd w:id="475"/>
    <w:bookmarkStart w:id="476" w:name="rem-determinant-cofactor-expansion"/>
    <w:p>
      <w:pPr>
        <w:pStyle w:val="FirstParagraph"/>
      </w:pPr>
      <w:r>
        <w:rPr>
          <w:i/>
          <w:iCs/>
        </w:rPr>
        <w:t xml:space="preserve">Remark 38</w:t>
      </w:r>
      <w:r>
        <w:t xml:space="preserve"> (Cofactor expansion). </w:t>
      </w:r>
      <w:r>
        <w:t xml:space="preserve">The recursive formula in</w:t>
      </w:r>
      <w:r>
        <w:t xml:space="preserve"> </w:t>
      </w:r>
      <w:hyperlink w:anchor="def-determinant">
        <w:r>
          <w:rPr>
            <w:rStyle w:val="Hyperlink"/>
          </w:rPr>
          <w:t xml:space="preserve">Definition 88</w:t>
        </w:r>
      </w:hyperlink>
      <w:r>
        <w:t xml:space="preserve"> </w:t>
      </w:r>
      <w:r>
        <w:t xml:space="preserve">is the</w:t>
      </w:r>
      <w:r>
        <w:t xml:space="preserve"> </w:t>
      </w:r>
      <w:r>
        <w:rPr>
          <w:i/>
          <w:iCs/>
        </w:rPr>
        <w:t xml:space="preserve">cofactor expansion</w:t>
      </w:r>
      <w:r>
        <w:t xml:space="preserve"> </w:t>
      </w:r>
      <w:r>
        <w:t xml:space="preserve">along the first row.</w:t>
      </w:r>
      <w:r>
        <w:t xml:space="preserve"> </w:t>
      </w:r>
      <w:r>
        <w:t xml:space="preserve">Other sources define the determinant</w:t>
      </w:r>
      <w:r>
        <w:t xml:space="preserve"> </w:t>
      </w:r>
      <w:r>
        <w:t xml:space="preserve">as a sum over all orderings of the columns</w:t>
      </w:r>
      <w:r>
        <w:t xml:space="preserve"> </w:t>
      </w:r>
      <w:r>
        <w:t xml:space="preserve">and derive this expansion from it;</w:t>
      </w:r>
      <w:r>
        <w:t xml:space="preserve"> </w:t>
      </w:r>
      <w:r>
        <w:t xml:space="preserve">the two definitions agree</w:t>
      </w:r>
      <w:r>
        <w:t xml:space="preserve"> </w:t>
      </w:r>
      <w:r>
        <w:t xml:space="preserve">(Banerjee and Roy 2014)</w:t>
      </w:r>
      <w:r>
        <w:t xml:space="preserve">.</w:t>
      </w:r>
    </w:p>
    <w:p>
      <w:pPr>
        <w:pStyle w:val="BodyText"/>
      </w:pPr>
      <w:r>
        <w:t xml:space="preserve">Each ordering picks one entry from each row,</w:t>
      </w:r>
      <w:r>
        <w:t xml:space="preserve"> </w:t>
      </w:r>
      <w:r>
        <w:t xml:space="preserve">from the column that the ordering assigns to that row,</w:t>
      </w:r>
      <w:r>
        <w:t xml:space="preserve"> </w:t>
      </w:r>
      <w:r>
        <w:t xml:space="preserve">and multiplies them.</w:t>
      </w:r>
      <w:r>
        <w:t xml:space="preserve"> </w:t>
      </w:r>
      <w:r>
        <w:t xml:space="preserve">Its sign is</w:t>
      </w:r>
      <w:r>
        <w:t xml:space="preserve"> </w:t>
      </w:r>
      <m:oMath>
        <m:r>
          <m:rPr>
            <m:sty m:val="p"/>
          </m:rPr>
          <m:t>+</m:t>
        </m:r>
        <m:r>
          <m:t>1</m:t>
        </m:r>
      </m:oMath>
      <w:r>
        <w:t xml:space="preserve"> </w:t>
      </w:r>
      <w:r>
        <w:t xml:space="preserve">if the ordering takes an even number of swaps of two columns</w:t>
      </w:r>
      <w:r>
        <w:t xml:space="preserve"> </w:t>
      </w:r>
      <w:r>
        <w:t xml:space="preserve">to reach from</w:t>
      </w:r>
      <w:r>
        <w:t xml:space="preserve"> </w:t>
      </w:r>
      <m:oMath>
        <m:r>
          <m:rPr>
            <m:sty m:val="p"/>
          </m:rPr>
          <m:t>(</m:t>
        </m:r>
        <m:r>
          <m:t>1</m:t>
        </m:r>
        <m:r>
          <m:rPr>
            <m:sty m:val="p"/>
          </m:rPr>
          <m:t>,</m:t>
        </m:r>
        <m:r>
          <m:t>2</m:t>
        </m:r>
        <m:r>
          <m:rPr>
            <m:sty m:val="p"/>
          </m:rPr>
          <m:t>,</m:t>
        </m:r>
        <m:r>
          <m:rPr>
            <m:sty m:val="p"/>
          </m:rPr>
          <m:t>…</m:t>
        </m:r>
        <m:r>
          <m:rPr>
            <m:sty m:val="p"/>
          </m:rPr>
          <m:t>,</m:t>
        </m:r>
        <m:r>
          <m:t>p</m:t>
        </m:r>
        <m:r>
          <m:rPr>
            <m:sty m:val="p"/>
          </m:rPr>
          <m:t>)</m:t>
        </m:r>
      </m:oMath>
      <w:r>
        <w:t xml:space="preserve">,</w:t>
      </w:r>
      <w:r>
        <w:t xml:space="preserve"> </w:t>
      </w:r>
      <w:r>
        <w:t xml:space="preserve">and</w:t>
      </w:r>
      <w:r>
        <w:t xml:space="preserve"> </w:t>
      </w:r>
      <m:oMath>
        <m:r>
          <m:rPr>
            <m:sty m:val="p"/>
          </m:rPr>
          <m:t>−</m:t>
        </m:r>
        <m:r>
          <m:t>1</m:t>
        </m:r>
      </m:oMath>
      <w:r>
        <w:t xml:space="preserve"> </w:t>
      </w:r>
      <w:r>
        <w:t xml:space="preserve">if it takes an odd number.</w:t>
      </w:r>
    </w:p>
    <w:p>
      <w:pPr>
        <w:pStyle w:val="BodyText"/>
      </w:pPr>
      <w:r>
        <w:t xml:space="preserve">For</w:t>
      </w:r>
      <w:r>
        <w:t xml:space="preserve"> </w:t>
      </w:r>
      <m:oMath>
        <m:r>
          <m:t>p</m:t>
        </m:r>
        <m:r>
          <m:rPr>
            <m:sty m:val="p"/>
          </m:rPr>
          <m:t>=</m:t>
        </m:r>
        <m:r>
          <m:t>2</m:t>
        </m:r>
      </m:oMath>
      <w:r>
        <w:t xml:space="preserve">, the columns have two orderings.</w:t>
      </w:r>
      <w:r>
        <w:t xml:space="preserve"> </w:t>
      </w:r>
      <w:r>
        <w:t xml:space="preserve">The ordering</w:t>
      </w:r>
      <w:r>
        <w:t xml:space="preserve"> </w:t>
      </w:r>
      <m:oMath>
        <m:r>
          <m:rPr>
            <m:sty m:val="p"/>
          </m:rPr>
          <m:t>(</m:t>
        </m:r>
        <m:r>
          <m:t>1</m:t>
        </m:r>
        <m:r>
          <m:rPr>
            <m:sty m:val="p"/>
          </m:rPr>
          <m:t>,</m:t>
        </m:r>
        <m:r>
          <m:t>2</m:t>
        </m:r>
        <m:r>
          <m:rPr>
            <m:sty m:val="p"/>
          </m:rPr>
          <m:t>)</m:t>
        </m:r>
      </m:oMath>
      <w:r>
        <w:t xml:space="preserve"> </w:t>
      </w:r>
      <w:r>
        <w:t xml:space="preserve">keeps each column in place,</w:t>
      </w:r>
      <w:r>
        <w:t xml:space="preserve"> </w:t>
      </w:r>
      <w:r>
        <w:t xml:space="preserve">picks the entries</w:t>
      </w:r>
      <w:r>
        <w:t xml:space="preserve"> </w:t>
      </w:r>
      <m:oMath>
        <m:sSub>
          <m:e>
            <m:r>
              <m:t>a</m:t>
            </m:r>
          </m:e>
          <m:sub>
            <m:r>
              <m:t>11</m:t>
            </m:r>
          </m:sub>
        </m:sSub>
      </m:oMath>
      <w:r>
        <w:t xml:space="preserve"> </w:t>
      </w:r>
      <w:r>
        <w:t xml:space="preserve">and</w:t>
      </w:r>
      <w:r>
        <w:t xml:space="preserve"> </w:t>
      </w:r>
      <m:oMath>
        <m:sSub>
          <m:e>
            <m:r>
              <m:t>a</m:t>
            </m:r>
          </m:e>
          <m:sub>
            <m:r>
              <m:t>22</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ordering</w:t>
      </w:r>
      <w:r>
        <w:t xml:space="preserve"> </w:t>
      </w:r>
      <m:oMath>
        <m:r>
          <m:rPr>
            <m:sty m:val="p"/>
          </m:rPr>
          <m:t>(</m:t>
        </m:r>
        <m:r>
          <m:t>2</m:t>
        </m:r>
        <m:r>
          <m:rPr>
            <m:sty m:val="p"/>
          </m:rPr>
          <m:t>,</m:t>
        </m:r>
        <m:r>
          <m:t>1</m:t>
        </m:r>
        <m:r>
          <m:rPr>
            <m:sty m:val="p"/>
          </m:rPr>
          <m:t>)</m:t>
        </m:r>
      </m:oMath>
      <w:r>
        <w:t xml:space="preserve"> </w:t>
      </w:r>
      <w:r>
        <w:t xml:space="preserve">swaps the two columns,</w:t>
      </w:r>
      <w:r>
        <w:t xml:space="preserve"> </w:t>
      </w:r>
      <w:r>
        <w:t xml:space="preserve">picks the entries</w:t>
      </w:r>
      <w:r>
        <w:t xml:space="preserve"> </w:t>
      </w:r>
      <m:oMath>
        <m:sSub>
          <m:e>
            <m:r>
              <m:t>a</m:t>
            </m:r>
          </m:e>
          <m:sub>
            <m:r>
              <m:t>12</m:t>
            </m:r>
          </m:sub>
        </m:sSub>
      </m:oMath>
      <w:r>
        <w:t xml:space="preserve"> </w:t>
      </w:r>
      <w:r>
        <w:t xml:space="preserve">and</w:t>
      </w:r>
      <w:r>
        <w:t xml:space="preserve"> </w:t>
      </w:r>
      <m:oMath>
        <m:sSub>
          <m:e>
            <m:r>
              <m:t>a</m:t>
            </m:r>
          </m:e>
          <m:sub>
            <m:r>
              <m:t>21</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sum</w:t>
      </w:r>
      <w:r>
        <w:t xml:space="preserve"> </w:t>
      </w:r>
      <m:oMath>
        <m:sSub>
          <m:e>
            <m:r>
              <m:t>a</m:t>
            </m:r>
          </m:e>
          <m:sub>
            <m:r>
              <m:t>11</m:t>
            </m:r>
          </m:sub>
        </m:sSub>
        <m:sSub>
          <m:e>
            <m:r>
              <m:t>a</m:t>
            </m:r>
          </m:e>
          <m:sub>
            <m:r>
              <m:t>22</m:t>
            </m:r>
          </m:sub>
        </m:sSub>
        <m:r>
          <m:rPr>
            <m:sty m:val="p"/>
          </m:rPr>
          <m:t>−</m:t>
        </m:r>
        <m:sSub>
          <m:e>
            <m:r>
              <m:t>a</m:t>
            </m:r>
          </m:e>
          <m:sub>
            <m:r>
              <m:t>12</m:t>
            </m:r>
          </m:sub>
        </m:sSub>
        <m:sSub>
          <m:e>
            <m:r>
              <m:t>a</m:t>
            </m:r>
          </m:e>
          <m:sub>
            <m:r>
              <m:t>21</m:t>
            </m:r>
          </m:sub>
        </m:sSub>
      </m:oMath>
      <w:r>
        <w:t xml:space="preserve"> </w:t>
      </w:r>
      <w:r>
        <w:t xml:space="preserve">is the value</w:t>
      </w:r>
      <w:r>
        <w:t xml:space="preserve"> </w:t>
      </w:r>
      <m:oMath>
        <m:r>
          <m:t>a</m:t>
        </m:r>
        <m:r>
          <m:t>d</m:t>
        </m:r>
        <m:r>
          <m:rPr>
            <m:sty m:val="p"/>
          </m:rPr>
          <m:t>−</m:t>
        </m:r>
        <m:r>
          <m:t>b</m:t>
        </m:r>
        <m:r>
          <m:t>c</m:t>
        </m:r>
      </m:oMath>
      <w:r>
        <w:t xml:space="preserve"> </w:t>
      </w:r>
      <w:r>
        <w:t xml:space="preserve">from</w:t>
      </w:r>
      <w:r>
        <w:t xml:space="preserve"> </w:t>
      </w:r>
      <w:hyperlink w:anchor="exm-determinant">
        <w:r>
          <w:rPr>
            <w:rStyle w:val="Hyperlink"/>
          </w:rPr>
          <w:t xml:space="preserve">Example 148</w:t>
        </w:r>
      </w:hyperlink>
      <w:r>
        <w:t xml:space="preserve">.</w:t>
      </w:r>
    </w:p>
    <w:bookmarkEnd w:id="476"/>
    <w:p>
      <w:pPr>
        <w:pStyle w:val="BodyText"/>
      </w:pPr>
      <w:r>
        <w:t xml:space="preserve">See also</w:t>
      </w:r>
      <w:r>
        <w:t xml:space="preserve"> </w:t>
      </w:r>
      <w:hyperlink r:id="rId477">
        <w:r>
          <w:rPr>
            <w:rStyle w:val="Hyperlink"/>
          </w:rPr>
          <w:t xml:space="preserve">https://en.wikipedia.org/wiki/Determinant</w:t>
        </w:r>
      </w:hyperlink>
      <w:r>
        <w:t xml:space="preserv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78" name="Picture"/>
                  <a:graphic>
                    <a:graphicData uri="http://schemas.openxmlformats.org/drawingml/2006/picture">
                      <pic:pic>
                        <pic:nvPicPr>
                          <pic:cNvPr descr="/opt/quarto/share/formats/docx/tip.png" id="479"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6 of the</w:t>
            </w:r>
            <w:r>
              <w:t xml:space="preserve"> </w:t>
            </w:r>
            <w:hyperlink r:id="rId141">
              <w:r>
                <w:rPr>
                  <w:rStyle w:val="Hyperlink"/>
                  <w:i/>
                  <w:iCs/>
                </w:rPr>
                <w:t xml:space="preserve">Essence of linear algebra</w:t>
              </w:r>
            </w:hyperlink>
            <w:r>
              <w:t xml:space="preserve"> </w:t>
            </w:r>
            <w:r>
              <w:t xml:space="preserve">series by 3Blue1Brown</w:t>
            </w:r>
            <w:r>
              <w:t xml:space="preserve"> </w:t>
            </w:r>
            <w:r>
              <w:t xml:space="preserve">shows the geometric meaning of the determinant:</w:t>
            </w:r>
          </w:p>
          <w:p>
            <w:pPr>
              <w:pStyle w:val="Compact"/>
              <w:numPr>
                <w:ilvl w:val="0"/>
                <w:numId w:val="1081"/>
              </w:numPr>
            </w:pPr>
            <w:hyperlink r:id="rId480">
              <w:r>
                <w:rPr>
                  <w:rStyle w:val="Hyperlink"/>
                </w:rPr>
                <w:t xml:space="preserve">The determinant</w:t>
              </w:r>
            </w:hyperlink>
            <w:r>
              <w:t xml:space="preserve"> </w:t>
            </w:r>
            <w:r>
              <w:t xml:space="preserve">shows how the determinant measures the factor by which a linear transformation scales areas and volumes, and why a zero determinant corresponds to compressing space into a lower dimension.</w:t>
            </w:r>
          </w:p>
          <w:p/>
        </w:tc>
      </w:tr>
    </w:tbl>
    <w:bookmarkStart w:id="481" w:name="thm-det-diagonal"/>
    <w:p>
      <w:pPr>
        <w:pStyle w:val="FirstParagraph"/>
      </w:pPr>
      <w:r>
        <w:rPr>
          <w:b/>
          <w:bCs/>
        </w:rPr>
        <w:t xml:space="preserve">Theorem 78 (Determinant of a diagonal matrix)</w:t>
      </w:r>
      <w:r>
        <w:t xml:space="preserve"> </w:t>
      </w:r>
      <w:r>
        <w:t xml:space="preserve">The determinant (</w:t>
      </w:r>
      <w:hyperlink w:anchor="def-determinant">
        <w:r>
          <w:rPr>
            <w:rStyle w:val="Hyperlink"/>
          </w:rPr>
          <w:t xml:space="preserve">Definition 88</w:t>
        </w:r>
      </w:hyperlink>
      <w:r>
        <w:t xml:space="preserve">) of a</w:t>
      </w:r>
      <w:r>
        <w:t xml:space="preserve"> </w:t>
      </w:r>
      <m:oMath>
        <m:r>
          <m:t>p</m:t>
        </m:r>
        <m:r>
          <m:rPr>
            <m:sty m:val="p"/>
          </m:rPr>
          <m:t>×</m:t>
        </m:r>
        <m:r>
          <m:t>p</m:t>
        </m:r>
      </m:oMath>
      <w:r>
        <w:t xml:space="preserve"> </w:t>
      </w:r>
      <w:r>
        <w:t xml:space="preserve">diagonal matrix</w:t>
      </w:r>
      <w:r>
        <w:t xml:space="preserve"> </w:t>
      </w:r>
      <w:r>
        <w:t xml:space="preserve">(</w:t>
      </w:r>
      <w:hyperlink w:anchor="def-diagonal-matrix">
        <w:r>
          <w:rPr>
            <w:rStyle w:val="Hyperlink"/>
          </w:rPr>
          <w:t xml:space="preserve">Definition 70</w:t>
        </w:r>
      </w:hyperlink>
      <w:r>
        <w:t xml:space="preserve">)</w:t>
      </w:r>
      <w:r>
        <w:t xml:space="preserve"> </w:t>
      </w:r>
      <w:r>
        <w:t xml:space="preserve">is the product of its diagonal entries:</w:t>
      </w:r>
    </w:p>
    <w:p>
      <w:pPr>
        <w:pStyle w:val="BodyText"/>
      </w:pPr>
      <m:oMathPara>
        <m:oMathParaPr>
          <m:jc m:val="center"/>
        </m:oMathParaPr>
        <m:oMath>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
                          <m:mcPr>
                            <m:mcJc m:val="center"/>
                            <m:count m:val="1"/>
                          </m:mcPr>
                        </m:mc>
                      </m:mcs>
                    </m:mPr>
                    <m:mr>
                      <m:e>
                        <m:sSub>
                          <m:e>
                            <m:r>
                              <m:t>d</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sSub>
                          <m:e>
                            <m:r>
                              <m:t>d</m:t>
                            </m:r>
                          </m:e>
                          <m:sub>
                            <m:r>
                              <m:t>p</m:t>
                            </m:r>
                          </m:sub>
                        </m:sSub>
                      </m:e>
                    </m:mr>
                  </m:m>
                </m:e>
              </m:d>
            </m:e>
          </m:d>
          <m:r>
            <m:t>​</m:t>
          </m:r>
          <m:r>
            <m:rPr>
              <m:sty m:val="p"/>
            </m:rPr>
            <m:t>=</m:t>
          </m:r>
          <m:nary>
            <m:naryPr>
              <m:chr m:val="∏"/>
              <m:limLoc m:val="undOvr"/>
              <m:subHide m:val="off"/>
              <m:supHide m:val="off"/>
            </m:naryPr>
            <m:sub>
              <m:r>
                <m:t>i</m:t>
              </m:r>
              <m:r>
                <m:rPr>
                  <m:sty m:val="p"/>
                </m:rPr>
                <m:t>=</m:t>
              </m:r>
              <m:r>
                <m:t>1</m:t>
              </m:r>
            </m:sub>
            <m:sup>
              <m:r>
                <m:t>p</m:t>
              </m:r>
            </m:sup>
            <m:e>
              <m:sSub>
                <m:e>
                  <m:r>
                    <m:t>d</m:t>
                  </m:r>
                </m:e>
                <m:sub>
                  <m:r>
                    <m:t>i</m:t>
                  </m:r>
                </m:sub>
              </m:sSub>
            </m:e>
          </m:nary>
        </m:oMath>
      </m:oMathPara>
    </w:p>
    <w:bookmarkEnd w:id="481"/>
    <w:p>
      <w:pPr>
        <w:pStyle w:val="FirstParagraph"/>
      </w:pPr>
      <w:r>
        <w:rPr>
          <w:i/>
          <w:iCs/>
        </w:rPr>
        <w:t xml:space="preserve">Proof</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p</m:t>
        </m:r>
      </m:oMath>
      <w:r>
        <w:t xml:space="preserve">.</w:t>
      </w:r>
      <w:r>
        <w:t xml:space="preserve"> </w:t>
      </w:r>
      <w:r>
        <w:t xml:space="preserve">For</w:t>
      </w:r>
      <w:r>
        <w:t xml:space="preserve"> </w:t>
      </w:r>
      <m:oMath>
        <m:r>
          <m:t>p</m:t>
        </m:r>
        <m:r>
          <m:rPr>
            <m:sty m:val="p"/>
          </m:rPr>
          <m:t>=</m:t>
        </m:r>
        <m:r>
          <m:t>1</m:t>
        </m:r>
      </m:oMath>
      <w:r>
        <w:t xml:space="preserve">, the matrix is</w:t>
      </w:r>
      <w:r>
        <w:t xml:space="preserve"> </w:t>
      </w:r>
      <m:oMath>
        <m:d>
          <m:dPr>
            <m:begChr m:val="["/>
            <m:sepChr m:val=""/>
            <m:endChr m:val="]"/>
            <m:grow/>
          </m:dPr>
          <m:e>
            <m:m>
              <m:mPr>
                <m:baseJc m:val="center"/>
                <m:plcHide m:val="on"/>
                <m:mcs>
                  <m:mc>
                    <m:mcPr>
                      <m:mcJc m:val="center"/>
                      <m:count m:val="1"/>
                    </m:mcPr>
                  </m:mc>
                </m:mcs>
              </m:mPr>
              <m:mr>
                <m:e>
                  <m:sSub>
                    <m:e>
                      <m:r>
                        <m:t>d</m:t>
                      </m:r>
                    </m:e>
                    <m:sub>
                      <m:r>
                        <m:t>1</m:t>
                      </m:r>
                    </m:sub>
                  </m:sSub>
                </m:e>
              </m:mr>
            </m:m>
          </m:e>
        </m:d>
      </m:oMath>
      <w:r>
        <w:t xml:space="preserve">,</w:t>
      </w:r>
      <w:r>
        <w:t xml:space="preserve"> </w:t>
      </w:r>
      <w:r>
        <w:t xml:space="preserve">and its determinant is</w:t>
      </w:r>
      <w:r>
        <w:t xml:space="preserve"> </w:t>
      </w:r>
      <m:oMath>
        <m:sSub>
          <m:e>
            <m:r>
              <m:t>d</m:t>
            </m:r>
          </m:e>
          <m:sub>
            <m:r>
              <m:t>1</m:t>
            </m:r>
          </m:sub>
        </m:sSub>
      </m:oMath>
      <w:r>
        <w:t xml:space="preserve"> </w:t>
      </w:r>
      <w:r>
        <w:t xml:space="preserve">by definition.</w:t>
      </w:r>
    </w:p>
    <w:p>
      <w:pPr>
        <w:pStyle w:val="BodyText"/>
      </w:pPr>
      <w:r>
        <w:t xml:space="preserve">For</w:t>
      </w:r>
      <w:r>
        <w:t xml:space="preserve"> </w:t>
      </w:r>
      <m:oMath>
        <m:r>
          <m:t>p</m:t>
        </m:r>
        <m:r>
          <m:rPr>
            <m:sty m:val="p"/>
          </m:rPr>
          <m:t>≥</m:t>
        </m:r>
        <m:r>
          <m:t>2</m:t>
        </m:r>
      </m:oMath>
      <w:r>
        <w:t xml:space="preserve">, suppose the result holds for</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diagonal matrices,</w:t>
      </w:r>
      <w:r>
        <w:t xml:space="preserve"> </w:t>
      </w:r>
      <w:r>
        <w:t xml:space="preserve">and let</w:t>
      </w:r>
      <w:r>
        <w:t xml:space="preserve"> </w:t>
      </w:r>
      <m:oMath>
        <m:r>
          <m:rPr>
            <m:sty m:val="bi"/>
          </m:rPr>
          <m:t>D</m:t>
        </m:r>
      </m:oMath>
      <w:r>
        <w:t xml:space="preserve"> </w:t>
      </w:r>
      <w:r>
        <w:t xml:space="preserve">be</w:t>
      </w:r>
      <w:r>
        <w:t xml:space="preserve"> </w:t>
      </w:r>
      <m:oMath>
        <m:r>
          <m:t>p</m:t>
        </m:r>
        <m:r>
          <m:rPr>
            <m:sty m:val="p"/>
          </m:rPr>
          <m:t>×</m:t>
        </m:r>
        <m:r>
          <m:t>p</m:t>
        </m:r>
      </m:oMath>
      <w:r>
        <w:t xml:space="preserve"> </w:t>
      </w:r>
      <w:r>
        <w:t xml:space="preserve">and diagonal.</w:t>
      </w:r>
      <w:r>
        <w:t xml:space="preserve"> </w:t>
      </w:r>
      <w:r>
        <w:t xml:space="preserve">Row 1 of</w:t>
      </w:r>
      <w:r>
        <w:t xml:space="preserve"> </w:t>
      </w:r>
      <m:oMath>
        <m:r>
          <m:rPr>
            <m:sty m:val="bi"/>
          </m:rPr>
          <m:t>D</m:t>
        </m:r>
      </m:oMath>
      <w:r>
        <w:t xml:space="preserve"> </w:t>
      </w:r>
      <w:r>
        <w:t xml:space="preserve">is</w:t>
      </w:r>
      <w:r>
        <w:t xml:space="preserve"> </w:t>
      </w:r>
      <m:oMath>
        <m:r>
          <m:rPr>
            <m:sty m:val="p"/>
          </m:rPr>
          <m:t>(</m:t>
        </m:r>
        <m:sSub>
          <m:e>
            <m:r>
              <m:t>d</m:t>
            </m:r>
          </m:e>
          <m:sub>
            <m:r>
              <m:t>1</m:t>
            </m:r>
          </m:sub>
        </m:sSub>
        <m:r>
          <m:rPr>
            <m:sty m:val="p"/>
          </m:rPr>
          <m:t>,</m:t>
        </m:r>
        <m:r>
          <m:t>0</m:t>
        </m:r>
        <m:r>
          <m:rPr>
            <m:sty m:val="p"/>
          </m:rPr>
          <m:t>,</m:t>
        </m:r>
        <m:r>
          <m:rPr>
            <m:sty m:val="p"/>
          </m:rPr>
          <m:t>…</m:t>
        </m:r>
        <m:r>
          <m:rPr>
            <m:sty m:val="p"/>
          </m:rPr>
          <m:t>,</m:t>
        </m:r>
        <m:r>
          <m:t>0</m:t>
        </m:r>
        <m:r>
          <m:rPr>
            <m:sty m:val="p"/>
          </m:rPr>
          <m:t>)</m:t>
        </m:r>
      </m:oMath>
      <w:r>
        <w:t xml:space="preserve">,</w:t>
      </w:r>
      <w:r>
        <w:t xml:space="preserve"> </w:t>
      </w:r>
      <w:r>
        <w:t xml:space="preserve">so only the</w:t>
      </w:r>
      <w:r>
        <w:t xml:space="preserve"> </w:t>
      </w:r>
      <m:oMath>
        <m:r>
          <m:t>j</m:t>
        </m:r>
        <m:r>
          <m:rPr>
            <m:sty m:val="p"/>
          </m:rPr>
          <m:t>=</m:t>
        </m:r>
        <m:r>
          <m:t>1</m:t>
        </m:r>
      </m:oMath>
      <w:r>
        <w:t xml:space="preserve"> </w:t>
      </w:r>
      <w:r>
        <w:t xml:space="preserve">term of the definition can be nonzero,</w:t>
      </w:r>
      <w:r>
        <w:t xml:space="preserve"> </w:t>
      </w:r>
      <w:r>
        <w:t xml:space="preserve">and deleting row 1 and column 1 of</w:t>
      </w:r>
      <w:r>
        <w:t xml:space="preserve"> </w:t>
      </w:r>
      <m:oMath>
        <m:r>
          <m:rPr>
            <m:sty m:val="bi"/>
          </m:rPr>
          <m:t>D</m:t>
        </m:r>
      </m:oMath>
      <w:r>
        <w:t xml:space="preserve"> </w:t>
      </w:r>
      <w:r>
        <w:t xml:space="preserve">leaves the diagonal matrix with diagonal entries</w:t>
      </w:r>
      <w:r>
        <w:t xml:space="preserve"> </w:t>
      </w:r>
      <m:oMath>
        <m:sSub>
          <m:e>
            <m:r>
              <m:t>d</m:t>
            </m:r>
          </m:e>
          <m:sub>
            <m:r>
              <m:t>2</m:t>
            </m:r>
          </m:sub>
        </m:sSub>
        <m:r>
          <m:rPr>
            <m:sty m:val="p"/>
          </m:rPr>
          <m:t>,</m:t>
        </m:r>
        <m:r>
          <m:rPr>
            <m:sty m:val="p"/>
          </m:rPr>
          <m:t>…</m:t>
        </m:r>
        <m:r>
          <m:rPr>
            <m:sty m:val="p"/>
          </m:rPr>
          <m:t>,</m:t>
        </m:r>
        <m:sSub>
          <m:e>
            <m:r>
              <m:t>d</m:t>
            </m:r>
          </m:e>
          <m:sub>
            <m:r>
              <m:t>p</m:t>
            </m:r>
          </m:sub>
        </m:sSub>
      </m:oMath>
      <w:r>
        <w:t xml:space="preserve">:</w:t>
      </w:r>
    </w:p>
    <w:p>
      <w:pPr>
        <w:pStyle w:val="BodyText"/>
      </w:pPr>
      <m:oMathPara>
        <m:oMathParaPr>
          <m:jc m:val="center"/>
        </m:oMathParaPr>
        <m:oMath>
          <m:eqArr>
            <m:e>
              <m:r>
                <m:rPr>
                  <m:sty m:val="p"/>
                </m:rPr>
                <m:t>det</m:t>
              </m:r>
              <m:r>
                <m:rPr>
                  <m:sty m:val="p"/>
                </m:rPr>
                <m:t>(</m:t>
              </m:r>
              <m:r>
                <m:rPr>
                  <m:sty m:val="bi"/>
                </m:rPr>
                <m:t>D</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rPr>
                  <m:sty m:val="p"/>
                </m:rPr>
                <m:t>+</m:t>
              </m:r>
              <m:nary>
                <m:naryPr>
                  <m:chr m:val="∑"/>
                  <m:limLoc m:val="undOvr"/>
                  <m:subHide m:val="off"/>
                  <m:supHide m:val="off"/>
                </m:naryPr>
                <m:sub>
                  <m:r>
                    <m:t>j</m:t>
                  </m:r>
                  <m:r>
                    <m:rPr>
                      <m:sty m:val="p"/>
                    </m:rPr>
                    <m:t>=</m:t>
                  </m:r>
                  <m:r>
                    <m:t>2</m:t>
                  </m:r>
                </m:sub>
                <m:sup>
                  <m:r>
                    <m:t>p</m:t>
                  </m:r>
                </m:sup>
                <m:e>
                  <m:r>
                    <m:rPr>
                      <m:sty m:val="p"/>
                    </m:rPr>
                    <m:t>(</m:t>
                  </m:r>
                </m:e>
              </m:nary>
              <m:r>
                <m:rPr>
                  <m:sty m:val="p"/>
                </m:rPr>
                <m:t>−</m:t>
              </m:r>
              <m:r>
                <m:t>1</m:t>
              </m:r>
              <m:sSup>
                <m:e>
                  <m:r>
                    <m:rPr>
                      <m:sty m:val="p"/>
                    </m:rPr>
                    <m:t>)</m:t>
                  </m:r>
                </m:e>
                <m:sup>
                  <m:r>
                    <m:t>1</m:t>
                  </m:r>
                  <m:r>
                    <m:rPr>
                      <m:sty m:val="p"/>
                    </m:rPr>
                    <m:t>+</m:t>
                  </m:r>
                  <m:r>
                    <m:t>j</m:t>
                  </m:r>
                </m:sup>
              </m:sSup>
              <m:r>
                <m:rPr>
                  <m:sty m:val="p"/>
                </m:rPr>
                <m:t>⋅</m:t>
              </m:r>
              <m:r>
                <m:t>0</m:t>
              </m:r>
              <m:r>
                <m:rPr>
                  <m:sty m:val="p"/>
                </m:rPr>
                <m:t>⋅</m:t>
              </m:r>
              <m:r>
                <m:rPr>
                  <m:sty m:val="p"/>
                </m:rPr>
                <m:t>det</m:t>
              </m:r>
              <m:r>
                <m:t>​</m:t>
              </m:r>
              <m:d>
                <m:dPr>
                  <m:begChr m:val="("/>
                  <m:sepChr m:val=""/>
                  <m:endChr m:val=")"/>
                  <m:grow/>
                </m:dPr>
                <m:e>
                  <m:sSub>
                    <m:e>
                      <m:r>
                        <m:rPr>
                          <m:sty m:val="bi"/>
                        </m:rPr>
                        <m:t>D</m:t>
                      </m:r>
                    </m:e>
                    <m:sub>
                      <m:r>
                        <m:rPr>
                          <m:sty m:val="p"/>
                        </m:rPr>
                        <m:t>(</m:t>
                      </m:r>
                      <m:r>
                        <m:t>1</m:t>
                      </m:r>
                      <m:r>
                        <m:t>j</m:t>
                      </m:r>
                      <m:r>
                        <m:rPr>
                          <m:sty m:val="p"/>
                        </m:rPr>
                        <m:t>)</m:t>
                      </m:r>
                    </m:sub>
                  </m:sSub>
                </m:e>
              </m:d>
              <m:r>
                <m:t>​</m:t>
              </m:r>
              <m:r>
                <m:t>&amp;</m:t>
              </m:r>
              <m:r>
                <m:t>&amp;</m:t>
              </m:r>
              <m:r>
                <m:rPr>
                  <m:nor/>
                  <m:sty m:val="p"/>
                </m:rPr>
                <m:t>(definition)</m:t>
              </m:r>
            </m:e>
            <m:e>
              <m:r>
                <m:t>&amp;</m:t>
              </m:r>
              <m:r>
                <m:rPr>
                  <m:sty m:val="p"/>
                </m:rPr>
                <m:t>=</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t>&amp;</m:t>
              </m:r>
              <m:r>
                <m:t>&amp;</m:t>
              </m:r>
              <m:r>
                <m:rPr>
                  <m:nor/>
                  <m:sty m:val="p"/>
                </m:rPr>
                <m:t>(drop the zero terms)</m:t>
              </m:r>
            </m:e>
            <m:e>
              <m:r>
                <m:t>&amp;</m:t>
              </m:r>
              <m:r>
                <m:rPr>
                  <m:sty m:val="p"/>
                </m:rPr>
                <m:t>=</m:t>
              </m:r>
              <m:sSub>
                <m:e>
                  <m:r>
                    <m:t>d</m:t>
                  </m:r>
                </m:e>
                <m:sub>
                  <m:r>
                    <m:t>1</m:t>
                  </m:r>
                </m:sub>
              </m:sSub>
              <m:nary>
                <m:naryPr>
                  <m:chr m:val="∏"/>
                  <m:limLoc m:val="undOvr"/>
                  <m:subHide m:val="off"/>
                  <m:supHide m:val="off"/>
                </m:naryPr>
                <m:sub>
                  <m:r>
                    <m:t>i</m:t>
                  </m:r>
                  <m:r>
                    <m:rPr>
                      <m:sty m:val="p"/>
                    </m:rPr>
                    <m:t>=</m:t>
                  </m:r>
                  <m:r>
                    <m:t>2</m:t>
                  </m:r>
                </m:sub>
                <m:sup>
                  <m:r>
                    <m:t>p</m:t>
                  </m:r>
                </m:sup>
                <m:e>
                  <m:sSub>
                    <m:e>
                      <m:r>
                        <m:t>d</m:t>
                      </m:r>
                    </m:e>
                    <m:sub>
                      <m:r>
                        <m:t>i</m:t>
                      </m:r>
                    </m:sub>
                  </m:sSub>
                </m:e>
              </m:nary>
              <m:r>
                <m:t>&amp;</m:t>
              </m:r>
              <m:r>
                <m:t>&amp;</m:t>
              </m:r>
              <m:r>
                <m:rPr>
                  <m:nor/>
                  <m:sty m:val="p"/>
                </m:rPr>
                <m:t>(induction hypothesis)</m:t>
              </m:r>
            </m:e>
            <m:e>
              <m:r>
                <m:t>&amp;</m:t>
              </m:r>
              <m:r>
                <m:rPr>
                  <m:sty m:val="p"/>
                </m:rPr>
                <m:t>=</m:t>
              </m:r>
              <m:nary>
                <m:naryPr>
                  <m:chr m:val="∏"/>
                  <m:limLoc m:val="undOvr"/>
                  <m:subHide m:val="off"/>
                  <m:supHide m:val="off"/>
                </m:naryPr>
                <m:sub>
                  <m:r>
                    <m:t>i</m:t>
                  </m:r>
                  <m:r>
                    <m:rPr>
                      <m:sty m:val="p"/>
                    </m:rPr>
                    <m:t>=</m:t>
                  </m:r>
                  <m:r>
                    <m:t>1</m:t>
                  </m:r>
                </m:sub>
                <m:sup>
                  <m:r>
                    <m:t>p</m:t>
                  </m:r>
                </m:sup>
                <m:e>
                  <m:sSub>
                    <m:e>
                      <m:r>
                        <m:t>d</m:t>
                      </m:r>
                    </m:e>
                    <m:sub>
                      <m:r>
                        <m:t>i</m:t>
                      </m:r>
                    </m:sub>
                  </m:sSub>
                </m:e>
              </m:nary>
              <m:r>
                <m:t>&amp;</m:t>
              </m:r>
              <m:r>
                <m:t>&amp;</m:t>
              </m:r>
              <m:r>
                <m:rPr>
                  <m:nor/>
                  <m:sty m:val="p"/>
                </m:rPr>
                <m:t>(combine)</m:t>
              </m:r>
            </m:e>
          </m:eqArr>
        </m:oMath>
      </m:oMathPara>
    </w:p>
    <w:bookmarkStart w:id="482" w:name="exm-det-diagonal"/>
    <w:p>
      <w:pPr>
        <w:pStyle w:val="FirstParagraph"/>
      </w:pPr>
      <w:r>
        <w:rPr>
          <w:b/>
          <w:bCs/>
        </w:rPr>
        <w:t xml:space="preserve">Example 149 (Determinant of a scaled identity matrix)</w:t>
      </w:r>
      <w:r>
        <w:t xml:space="preserve"> </w:t>
      </w:r>
      <w:r>
        <w:t xml:space="preserve">For a number</w:t>
      </w:r>
      <w:r>
        <w:t xml:space="preserve"> </w:t>
      </w:r>
      <m:oMath>
        <m:r>
          <m:t>c</m:t>
        </m:r>
      </m:oMath>
      <w:r>
        <w:t xml:space="preserve">,</w:t>
      </w:r>
      <w:r>
        <w:t xml:space="preserve"> </w:t>
      </w:r>
      <m:oMath>
        <m:r>
          <m:t>c</m:t>
        </m:r>
        <m:r>
          <m:t> </m:t>
        </m:r>
        <m:sSub>
          <m:e>
            <m:r>
              <m:rPr>
                <m:sty m:val="bi"/>
              </m:rPr>
              <m:t>I</m:t>
            </m:r>
          </m:e>
          <m:sub>
            <m:r>
              <m:t>p</m:t>
            </m:r>
          </m:sub>
        </m:sSub>
      </m:oMath>
      <w:r>
        <w:t xml:space="preserve"> </w:t>
      </w:r>
      <w:r>
        <w:t xml:space="preserve">is diagonal with every diagonal entry equal to</w:t>
      </w:r>
      <w:r>
        <w:t xml:space="preserve"> </w:t>
      </w:r>
      <m:oMath>
        <m:r>
          <m:t>c</m:t>
        </m:r>
      </m:oMath>
      <w:r>
        <w:t xml:space="preserve">,</w:t>
      </w:r>
      <w:r>
        <w:t xml:space="preserve"> </w:t>
      </w:r>
      <w:r>
        <w:t xml:space="preserve">so</w:t>
      </w:r>
      <w:r>
        <w:t xml:space="preserve"> </w:t>
      </w:r>
      <m:oMath>
        <m:r>
          <m:rPr>
            <m:sty m:val="p"/>
          </m:rPr>
          <m:t>det</m:t>
        </m:r>
        <m:r>
          <m:rPr>
            <m:sty m:val="p"/>
          </m:rPr>
          <m:t>(</m:t>
        </m:r>
        <m:r>
          <m:t>c</m:t>
        </m:r>
        <m:r>
          <m:t> </m:t>
        </m:r>
        <m:sSub>
          <m:e>
            <m:r>
              <m:rPr>
                <m:sty m:val="bi"/>
              </m:rPr>
              <m:t>I</m:t>
            </m:r>
          </m:e>
          <m:sub>
            <m:r>
              <m:t>p</m:t>
            </m:r>
          </m:sub>
        </m:sSub>
        <m:r>
          <m:rPr>
            <m:sty m:val="p"/>
          </m:rPr>
          <m:t>)</m:t>
        </m:r>
        <m:r>
          <m:rPr>
            <m:sty m:val="p"/>
          </m:rPr>
          <m:t>=</m:t>
        </m:r>
        <m:sSup>
          <m:e>
            <m:r>
              <m:t>c</m:t>
            </m:r>
          </m:e>
          <m:sup>
            <m:r>
              <m:t>p</m:t>
            </m:r>
          </m:sup>
        </m:sSup>
      </m:oMath>
      <w:r>
        <w:t xml:space="preserve">.</w:t>
      </w:r>
      <w:r>
        <w:t xml:space="preserve"> </w:t>
      </w:r>
      <w:r>
        <w:t xml:space="preserve">In particular,</w:t>
      </w:r>
      <w:r>
        <w:t xml:space="preserve"> </w:t>
      </w:r>
      <m:oMath>
        <m:r>
          <m:rPr>
            <m:sty m:val="p"/>
          </m:rPr>
          <m:t>det</m:t>
        </m:r>
        <m:r>
          <m:rPr>
            <m:sty m:val="p"/>
          </m:rPr>
          <m:t>(</m:t>
        </m:r>
        <m:sSub>
          <m:e>
            <m:r>
              <m:rPr>
                <m:sty m:val="bi"/>
              </m:rPr>
              <m:t>I</m:t>
            </m:r>
          </m:e>
          <m:sub>
            <m:r>
              <m:t>p</m:t>
            </m:r>
          </m:sub>
        </m:sSub>
        <m:r>
          <m:rPr>
            <m:sty m:val="p"/>
          </m:rPr>
          <m:t>)</m:t>
        </m:r>
        <m:r>
          <m:rPr>
            <m:sty m:val="p"/>
          </m:rPr>
          <m:t>=</m:t>
        </m:r>
        <m:r>
          <m:t>1</m:t>
        </m:r>
      </m:oMath>
      <w:r>
        <w:t xml:space="preserve">.</w:t>
      </w:r>
    </w:p>
    <w:bookmarkEnd w:id="482"/>
    <w:bookmarkStart w:id="483" w:name="thm-det-product"/>
    <w:p>
      <w:pPr>
        <w:pStyle w:val="BodyText"/>
      </w:pPr>
      <w:r>
        <w:rPr>
          <w:b/>
          <w:bCs/>
        </w:rPr>
        <w:t xml:space="preserve">Theorem 79 (Determinant of a product)</w:t>
      </w:r>
      <w:r>
        <w:t xml:space="preserve"> </w:t>
      </w:r>
      <w:r>
        <w:t xml:space="preserve">For</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det</m:t>
          </m:r>
          <m:r>
            <m:rPr>
              <m:sty m:val="p"/>
            </m:rPr>
            <m:t>(</m:t>
          </m:r>
          <m:r>
            <m:rPr>
              <m:sty m:val="bi"/>
            </m:rPr>
            <m:t>A</m:t>
          </m:r>
          <m:r>
            <m:rPr>
              <m:sty m:val="bi"/>
            </m:rPr>
            <m:t>B</m:t>
          </m:r>
          <m:r>
            <m:rPr>
              <m:sty m:val="p"/>
            </m:rPr>
            <m:t>)</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oMath>
      </m:oMathPara>
    </w:p>
    <w:bookmarkEnd w:id="483"/>
    <w:bookmarkStart w:id="484" w:name="exm-det-product"/>
    <w:p>
      <w:pPr>
        <w:pStyle w:val="FirstParagraph"/>
      </w:pPr>
      <w:r>
        <w:rPr>
          <w:b/>
          <w:bCs/>
        </w:rPr>
        <w:t xml:space="preserve">Example 150 (Checking the product rule)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3</m:t>
                  </m:r>
                </m:e>
                <m:e>
                  <m:r>
                    <m:t>1</m:t>
                  </m:r>
                </m:e>
              </m:mr>
            </m:m>
          </m:e>
        </m:d>
      </m:oMath>
      <w:r>
        <w:t xml:space="preserve">,</w:t>
      </w:r>
      <w:r>
        <w:t xml:space="preserve"> </w:t>
      </w:r>
      <w:hyperlink w:anchor="exm-determinant">
        <w:r>
          <w:rPr>
            <w:rStyle w:val="Hyperlink"/>
          </w:rPr>
          <w:t xml:space="preserve">Example 148</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2</m:t>
              </m:r>
              <m:r>
                <m:rPr>
                  <m:sty m:val="p"/>
                </m:rPr>
                <m:t>⋅</m:t>
              </m:r>
              <m:r>
                <m:t>1</m:t>
              </m:r>
              <m:r>
                <m:rPr>
                  <m:sty m:val="p"/>
                </m:rPr>
                <m:t>−</m:t>
              </m:r>
              <m:r>
                <m:t>1</m:t>
              </m:r>
              <m:r>
                <m:rPr>
                  <m:sty m:val="p"/>
                </m:rPr>
                <m:t>⋅</m:t>
              </m:r>
              <m:r>
                <m:t>0</m:t>
              </m:r>
            </m:e>
            <m:e>
              <m:r>
                <m:t>&amp;</m:t>
              </m:r>
              <m:r>
                <m:rPr>
                  <m:sty m:val="p"/>
                </m:rPr>
                <m:t>=</m:t>
              </m:r>
              <m:r>
                <m:t>2</m:t>
              </m:r>
            </m:e>
          </m:eqArr>
        </m:oMath>
      </m:oMathPara>
    </w:p>
    <w:p>
      <w:pPr>
        <w:pStyle w:val="FirstParagraph"/>
      </w:pPr>
      <w:r>
        <w:t xml:space="preserve">and</w:t>
      </w:r>
    </w:p>
    <w:p>
      <w:pPr>
        <w:pStyle w:val="BodyText"/>
      </w:pPr>
      <m:oMathPara>
        <m:oMathParaPr>
          <m:jc m:val="center"/>
        </m:oMathParaPr>
        <m:oMath>
          <m:eqArr>
            <m:e>
              <m:r>
                <m:rPr>
                  <m:sty m:val="p"/>
                </m:rPr>
                <m:t>det</m:t>
              </m:r>
              <m:r>
                <m:rPr>
                  <m:sty m:val="p"/>
                </m:rPr>
                <m:t>(</m:t>
              </m:r>
              <m:r>
                <m:rPr>
                  <m:sty m:val="bi"/>
                </m:rPr>
                <m:t>B</m:t>
              </m:r>
              <m:r>
                <m:rPr>
                  <m:sty m:val="p"/>
                </m:rPr>
                <m:t>)</m:t>
              </m:r>
              <m:r>
                <m:t>&amp;</m:t>
              </m:r>
              <m:r>
                <m:rPr>
                  <m:sty m:val="p"/>
                </m:rPr>
                <m:t>=</m:t>
              </m:r>
              <m:r>
                <m:t>1</m:t>
              </m:r>
              <m:r>
                <m:rPr>
                  <m:sty m:val="p"/>
                </m:rPr>
                <m:t>⋅</m:t>
              </m:r>
              <m:r>
                <m:t>1</m:t>
              </m:r>
              <m:r>
                <m:rPr>
                  <m:sty m:val="p"/>
                </m:rPr>
                <m:t>−</m:t>
              </m:r>
              <m:r>
                <m:t>0</m:t>
              </m:r>
              <m:r>
                <m:rPr>
                  <m:sty m:val="p"/>
                </m:rPr>
                <m:t>⋅</m:t>
              </m:r>
              <m:r>
                <m:t>3</m:t>
              </m:r>
            </m:e>
            <m:e>
              <m:r>
                <m:t>&amp;</m:t>
              </m:r>
              <m:r>
                <m:rPr>
                  <m:sty m:val="p"/>
                </m:rPr>
                <m:t>=</m:t>
              </m:r>
              <m:r>
                <m:t>1</m:t>
              </m:r>
              <m:r>
                <m:rPr>
                  <m:sty m:val="p"/>
                </m:rPr>
                <m:t>.</m:t>
              </m:r>
            </m:e>
          </m:eqArr>
        </m:oMath>
      </m:oMathPara>
    </w:p>
    <w:p>
      <w:pPr>
        <w:pStyle w:val="FirstParagraph"/>
      </w:pPr>
      <w:r>
        <w:t xml:space="preserve">The product is</w:t>
      </w:r>
    </w:p>
    <w:p>
      <w:pPr>
        <w:pStyle w:val="BodyText"/>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1</m:t>
                        </m:r>
                        <m:r>
                          <m:rPr>
                            <m:sty m:val="p"/>
                          </m:rPr>
                          <m:t>⋅</m:t>
                        </m:r>
                        <m:r>
                          <m:t>3</m:t>
                        </m:r>
                      </m:e>
                      <m:e>
                        <m:r>
                          <m:t>2</m:t>
                        </m:r>
                        <m:r>
                          <m:rPr>
                            <m:sty m:val="p"/>
                          </m:rPr>
                          <m:t>⋅</m:t>
                        </m:r>
                        <m:r>
                          <m:t>0</m:t>
                        </m:r>
                        <m:r>
                          <m:rPr>
                            <m:sty m:val="p"/>
                          </m:rPr>
                          <m:t>+</m:t>
                        </m:r>
                        <m:r>
                          <m:t>1</m:t>
                        </m:r>
                        <m:r>
                          <m:rPr>
                            <m:sty m:val="p"/>
                          </m:rPr>
                          <m:t>⋅</m:t>
                        </m:r>
                        <m:r>
                          <m:t>1</m:t>
                        </m:r>
                      </m:e>
                    </m:mr>
                    <m:mr>
                      <m:e>
                        <m:r>
                          <m:t>0</m:t>
                        </m:r>
                        <m:r>
                          <m:rPr>
                            <m:sty m:val="p"/>
                          </m:rPr>
                          <m:t>⋅</m:t>
                        </m:r>
                        <m:r>
                          <m:t>1</m:t>
                        </m:r>
                        <m:r>
                          <m:rPr>
                            <m:sty m:val="p"/>
                          </m:rPr>
                          <m:t>+</m:t>
                        </m:r>
                        <m:r>
                          <m:t>1</m:t>
                        </m:r>
                        <m:r>
                          <m:rPr>
                            <m:sty m:val="p"/>
                          </m:rPr>
                          <m:t>⋅</m:t>
                        </m:r>
                        <m:r>
                          <m:t>3</m:t>
                        </m:r>
                      </m:e>
                      <m:e>
                        <m:r>
                          <m:t>0</m:t>
                        </m:r>
                        <m:r>
                          <m:rPr>
                            <m:sty m:val="p"/>
                          </m:rPr>
                          <m:t>⋅</m:t>
                        </m:r>
                        <m:r>
                          <m:t>0</m:t>
                        </m:r>
                        <m:r>
                          <m:rPr>
                            <m:sty m:val="p"/>
                          </m:rPr>
                          <m:t>+</m:t>
                        </m:r>
                        <m:r>
                          <m:t>1</m:t>
                        </m:r>
                        <m:r>
                          <m:rPr>
                            <m:sty m:val="p"/>
                          </m:rPr>
                          <m:t>⋅</m:t>
                        </m:r>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1</m:t>
                        </m:r>
                      </m:e>
                    </m:mr>
                    <m:mr>
                      <m:e>
                        <m:r>
                          <m:t>3</m:t>
                        </m:r>
                      </m:e>
                      <m:e>
                        <m:r>
                          <m:t>1</m:t>
                        </m:r>
                      </m:e>
                    </m:mr>
                  </m:m>
                </m:e>
              </m:d>
              <m:r>
                <m:rPr>
                  <m:sty m:val="p"/>
                </m:rPr>
                <m:t>,</m:t>
              </m:r>
            </m:e>
          </m:eqArr>
        </m:oMath>
      </m:oMathPara>
    </w:p>
    <w:p>
      <w:pPr>
        <w:pStyle w:val="FirstParagraph"/>
      </w:pPr>
      <w:r>
        <w:t xml:space="preserve">with</w:t>
      </w:r>
    </w:p>
    <w:p>
      <w:pPr>
        <w:pStyle w:val="BodyText"/>
      </w:pPr>
      <m:oMathPara>
        <m:oMathParaPr>
          <m:jc m:val="center"/>
        </m:oMathParaPr>
        <m:oMath>
          <m:eqArr>
            <m:e>
              <m:r>
                <m:rPr>
                  <m:sty m:val="p"/>
                </m:rPr>
                <m:t>det</m:t>
              </m:r>
              <m:r>
                <m:rPr>
                  <m:sty m:val="p"/>
                </m:rPr>
                <m:t>(</m:t>
              </m:r>
              <m:r>
                <m:rPr>
                  <m:sty m:val="bi"/>
                </m:rPr>
                <m:t>A</m:t>
              </m:r>
              <m:r>
                <m:rPr>
                  <m:sty m:val="bi"/>
                </m:rPr>
                <m:t>B</m:t>
              </m:r>
              <m:r>
                <m:rPr>
                  <m:sty m:val="p"/>
                </m:rPr>
                <m:t>)</m:t>
              </m:r>
              <m:r>
                <m:t>&amp;</m:t>
              </m:r>
              <m:r>
                <m:rPr>
                  <m:sty m:val="p"/>
                </m:rPr>
                <m:t>=</m:t>
              </m:r>
              <m:r>
                <m:t>5</m:t>
              </m:r>
              <m:r>
                <m:rPr>
                  <m:sty m:val="p"/>
                </m:rPr>
                <m:t>⋅</m:t>
              </m:r>
              <m:r>
                <m:t>1</m:t>
              </m:r>
              <m:r>
                <m:rPr>
                  <m:sty m:val="p"/>
                </m:rPr>
                <m:t>−</m:t>
              </m:r>
              <m:r>
                <m:t>1</m:t>
              </m:r>
              <m:r>
                <m:rPr>
                  <m:sty m:val="p"/>
                </m:rPr>
                <m:t>⋅</m:t>
              </m:r>
              <m:r>
                <m:t>3</m:t>
              </m:r>
            </m:e>
            <m:e>
              <m:r>
                <m:t>&amp;</m:t>
              </m:r>
              <m:r>
                <m:rPr>
                  <m:sty m:val="p"/>
                </m:rPr>
                <m:t>=</m:t>
              </m:r>
              <m:r>
                <m:t>2</m:t>
              </m:r>
            </m:e>
            <m:e>
              <m:r>
                <m:t>&amp;</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e>
          </m:eqArr>
        </m:oMath>
      </m:oMathPara>
    </w:p>
    <w:bookmarkEnd w:id="484"/>
    <w:bookmarkStart w:id="485" w:name="rem-det-product-proof"/>
    <w:p>
      <w:pPr>
        <w:pStyle w:val="FirstParagraph"/>
      </w:pPr>
      <w:r>
        <w:rPr>
          <w:i/>
          <w:iCs/>
        </w:rPr>
        <w:t xml:space="preserve">Remark 39</w:t>
      </w:r>
      <w:r>
        <w:t xml:space="preserve"> (An example is not a proof). </w:t>
      </w:r>
      <w:hyperlink w:anchor="exm-det-product">
        <w:r>
          <w:rPr>
            <w:rStyle w:val="Hyperlink"/>
          </w:rPr>
          <w:t xml:space="preserve">Example 150</w:t>
        </w:r>
      </w:hyperlink>
      <w:r>
        <w:t xml:space="preserve"> </w:t>
      </w:r>
      <w:r>
        <w:t xml:space="preserve">checks</w:t>
      </w:r>
      <w:r>
        <w:t xml:space="preserve"> </w:t>
      </w:r>
      <w:hyperlink w:anchor="thm-det-product">
        <w:r>
          <w:rPr>
            <w:rStyle w:val="Hyperlink"/>
          </w:rPr>
          <w:t xml:space="preserve">Theorem 79</w:t>
        </w:r>
      </w:hyperlink>
      <w:r>
        <w:t xml:space="preserve"> </w:t>
      </w:r>
      <w:r>
        <w:t xml:space="preserve">for one pair of</w:t>
      </w:r>
      <w:r>
        <w:t xml:space="preserve"> </w:t>
      </w:r>
      <m:oMath>
        <m:r>
          <m:t>2</m:t>
        </m:r>
        <m:r>
          <m:rPr>
            <m:sty m:val="p"/>
          </m:rPr>
          <m:t>×</m:t>
        </m:r>
        <m:r>
          <m:t>2</m:t>
        </m:r>
      </m:oMath>
      <w:r>
        <w:t xml:space="preserve"> </w:t>
      </w:r>
      <w:r>
        <w:t xml:space="preserve">matrices,</w:t>
      </w:r>
      <w:r>
        <w:t xml:space="preserve"> </w:t>
      </w:r>
      <w:r>
        <w:t xml:space="preserve">which shows the theorem holds there</w:t>
      </w:r>
      <w:r>
        <w:t xml:space="preserve"> </w:t>
      </w:r>
      <w:r>
        <w:t xml:space="preserve">but does not prove it for every pair.</w:t>
      </w:r>
      <w:r>
        <w:t xml:space="preserve"> </w:t>
      </w:r>
      <w:r>
        <w:t xml:space="preserve">The proof needs properties of the determinant</w:t>
      </w:r>
      <w:r>
        <w:t xml:space="preserve"> </w:t>
      </w:r>
      <w:r>
        <w:t xml:space="preserve">that these notes don’t develop;</w:t>
      </w:r>
      <w:r>
        <w:t xml:space="preserve"> </w:t>
      </w:r>
      <w:r>
        <w:t xml:space="preserve">see</w:t>
      </w:r>
      <w:r>
        <w:t xml:space="preserve"> </w:t>
      </w:r>
      <w:r>
        <w:t xml:space="preserve">Banerjee and Roy (2014)</w:t>
      </w:r>
      <w:r>
        <w:t xml:space="preserve">.</w:t>
      </w:r>
    </w:p>
    <w:bookmarkEnd w:id="485"/>
    <w:p>
      <w:pPr>
        <w:pStyle w:val="BodyText"/>
      </w:pPr>
      <w:r>
        <w:t xml:space="preserve">See also</w:t>
      </w:r>
      <w:r>
        <w:t xml:space="preserve"> </w:t>
      </w:r>
      <w:hyperlink r:id="rId477">
        <w:r>
          <w:rPr>
            <w:rStyle w:val="Hyperlink"/>
          </w:rPr>
          <w:t xml:space="preserve">https://en.wikipedia.org/wiki/Determinant</w:t>
        </w:r>
      </w:hyperlink>
      <w:r>
        <w:t xml:space="preserve">.</w:t>
      </w:r>
    </w:p>
    <w:bookmarkStart w:id="486" w:name="thm-det-eigenvalues"/>
    <w:p>
      <w:pPr>
        <w:pStyle w:val="BodyText"/>
      </w:pPr>
      <w:r>
        <w:rPr>
          <w:b/>
          <w:bCs/>
        </w:rPr>
        <w:t xml:space="preserve">Theorem 80 (The determinant of a symmetric matrix is the product of its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83</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BodyTex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rPr>
              <m:sty m:val="p"/>
            </m:rPr>
            <m:t>.</m:t>
          </m:r>
        </m:oMath>
      </m:oMathPara>
    </w:p>
    <w:bookmarkEnd w:id="486"/>
    <w:p>
      <w:pPr>
        <w:pStyle w:val="FirstParagraph"/>
      </w:pPr>
      <w:r>
        <w:rPr>
          <w:i/>
          <w:iCs/>
        </w:rPr>
        <w:t xml:space="preserve">Proof</w:t>
      </w:r>
      <w:r>
        <w:t xml:space="preserve">. </w:t>
      </w:r>
      <w:r>
        <w:t xml:space="preserve">First,</w:t>
      </w:r>
      <w:r>
        <w:t xml:space="preserve"> </w:t>
      </w:r>
      <m:oMath>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rPr>
            <m:sty m:val="p"/>
          </m:rPr>
          <m:t>=</m:t>
        </m:r>
        <m:r>
          <m:t>1</m:t>
        </m:r>
      </m:oMath>
      <w:r>
        <w:t xml:space="preserve">:</w:t>
      </w:r>
    </w:p>
    <w:p>
      <w:pPr>
        <w:pStyle w:val="BodyText"/>
      </w:pPr>
      <m:oMathPara>
        <m:oMathParaPr>
          <m:jc m:val="center"/>
        </m:oMathParaPr>
        <m:oMath>
          <m:eqArr>
            <m:e>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rPr>
                  <m:sty m:val="p"/>
                </m:rPr>
                <m:t>=</m:t>
              </m:r>
              <m:r>
                <m:rPr>
                  <m:sty m:val="p"/>
                </m:rPr>
                <m:t>det</m:t>
              </m:r>
              <m:r>
                <m:rPr>
                  <m:sty m:val="p"/>
                </m:rPr>
                <m:t>(</m:t>
              </m:r>
              <m:sSup>
                <m:e>
                  <m:r>
                    <m:rPr>
                      <m:sty m:val="bi"/>
                    </m:rPr>
                    <m:t>Q</m:t>
                  </m:r>
                </m:e>
                <m:sup>
                  <m:r>
                    <m:rPr>
                      <m:sty m:val="p"/>
                    </m:rPr>
                    <m:t>⊤</m:t>
                  </m:r>
                </m:sup>
              </m:sSup>
              <m:r>
                <m:rPr>
                  <m:sty m:val="bi"/>
                </m:rPr>
                <m:t>Q</m:t>
              </m:r>
              <m:r>
                <m:rPr>
                  <m:sty m:val="p"/>
                </m:rPr>
                <m:t>)</m:t>
              </m:r>
              <m:r>
                <m:t>&amp;</m:t>
              </m:r>
              <m:r>
                <m:t>&amp;</m:t>
              </m:r>
              <m:r>
                <m:rPr>
                  <m:nor/>
                  <m:sty m:val="p"/>
                </m:rPr>
                <m:t>(determinant of a product)</m:t>
              </m:r>
            </m:e>
            <m:e>
              <m:r>
                <m:t>&amp;</m:t>
              </m:r>
              <m:r>
                <m:rPr>
                  <m:sty m:val="p"/>
                </m:rPr>
                <m:t>=</m:t>
              </m:r>
              <m:r>
                <m:rPr>
                  <m:sty m:val="p"/>
                </m:rPr>
                <m:t>det</m:t>
              </m:r>
              <m:r>
                <m:rPr>
                  <m:sty m:val="p"/>
                </m:rPr>
                <m:t>(</m:t>
              </m:r>
              <m:sSub>
                <m:e>
                  <m:r>
                    <m:rPr>
                      <m:sty m:val="bi"/>
                    </m:rPr>
                    <m:t>I</m:t>
                  </m:r>
                </m:e>
                <m:sub>
                  <m:r>
                    <m:t>p</m:t>
                  </m:r>
                </m:sub>
              </m:sSub>
              <m:r>
                <m:rPr>
                  <m:sty m:val="p"/>
                </m:rPr>
                <m:t>)</m:t>
              </m:r>
              <m:r>
                <m:t>&amp;</m:t>
              </m:r>
              <m:r>
                <m:t>&amp;</m:t>
              </m:r>
              <m:r>
                <m:rPr>
                  <m:nor/>
                  <m:sty m:val="p"/>
                </m:rPr>
                <m:t>(</m:t>
              </m:r>
              <m:r>
                <m:rPr>
                  <m:sty m:val="bi"/>
                </m:rPr>
                <m:t>Q</m:t>
              </m:r>
              <m:r>
                <m:rPr>
                  <m:nor/>
                  <m:sty m:val="p"/>
                </m:rPr>
                <m:t> is orthogonal)</m:t>
              </m:r>
            </m:e>
            <m:e>
              <m:r>
                <m:t>&amp;</m:t>
              </m:r>
              <m:r>
                <m:rPr>
                  <m:sty m:val="p"/>
                </m:rPr>
                <m:t>=</m:t>
              </m:r>
              <m:r>
                <m:t>1</m:t>
              </m:r>
              <m:r>
                <m:t>&amp;</m:t>
              </m:r>
              <m:r>
                <m:t>&amp;</m:t>
              </m:r>
              <m:r>
                <m:rPr>
                  <m:nor/>
                  <m:sty m:val="p"/>
                </m:rPr>
                <m:t>(determinant of the identity)</m:t>
              </m:r>
            </m:e>
          </m:eqArr>
        </m:oMath>
      </m:oMathPara>
    </w:p>
    <w:p>
      <w:pPr>
        <w:pStyle w:val="FirstParagraph"/>
      </w:pPr>
      <w:r>
        <w:t xml:space="preserve">Then:</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det</m:t>
              </m:r>
              <m:r>
                <m:rPr>
                  <m:sty m:val="p"/>
                </m:rPr>
                <m:t>(</m:t>
              </m:r>
              <m:r>
                <m:rPr>
                  <m:sty m:val="bi"/>
                </m:rPr>
                <m:t>Q</m:t>
              </m:r>
              <m:r>
                <m:rPr>
                  <m:sty m:val="b"/>
                </m:rPr>
                <m:t>Λ</m:t>
              </m:r>
              <m:sSup>
                <m:e>
                  <m:r>
                    <m:rPr>
                      <m:sty m:val="bi"/>
                    </m:rPr>
                    <m:t>Q</m:t>
                  </m:r>
                </m:e>
                <m:sup>
                  <m:r>
                    <m:rPr>
                      <m:sty m:val="p"/>
                    </m:rPr>
                    <m:t>⊤</m:t>
                  </m:r>
                </m:sup>
              </m:sSup>
              <m:r>
                <m:rPr>
                  <m:sty m:val="p"/>
                </m:rPr>
                <m:t>)</m:t>
              </m:r>
              <m:r>
                <m:t>&amp;</m:t>
              </m:r>
              <m:r>
                <m:t>&amp;</m:t>
              </m:r>
              <m:r>
                <m:rPr>
                  <m:nor/>
                  <m:sty m:val="p"/>
                </m:rPr>
                <m:t>(substitute the eigendecomposition)</m:t>
              </m:r>
            </m:e>
            <m:e>
              <m:r>
                <m:t>&amp;</m:t>
              </m:r>
              <m:r>
                <m:rPr>
                  <m:sty m:val="p"/>
                </m:rPr>
                <m:t>=</m:t>
              </m:r>
              <m:r>
                <m:rPr>
                  <m:sty m:val="p"/>
                </m:rPr>
                <m:t>det</m:t>
              </m:r>
              <m:r>
                <m:rPr>
                  <m:sty m:val="p"/>
                </m:rPr>
                <m:t>(</m:t>
              </m:r>
              <m:r>
                <m:rPr>
                  <m:sty m:val="bi"/>
                </m:rPr>
                <m:t>Q</m:t>
              </m:r>
              <m:r>
                <m:rPr>
                  <m:sty m:val="p"/>
                </m:rPr>
                <m:t>)</m:t>
              </m:r>
              <m:r>
                <m:rPr>
                  <m:sty m:val="p"/>
                </m:rPr>
                <m:t>det</m:t>
              </m:r>
              <m:r>
                <m:rPr>
                  <m:sty m:val="p"/>
                </m:rPr>
                <m:t>(</m:t>
              </m:r>
              <m:r>
                <m:rPr>
                  <m:sty m:val="b"/>
                </m:rPr>
                <m:t>Λ</m:t>
              </m:r>
              <m:r>
                <m:rPr>
                  <m:sty m:val="p"/>
                </m:rPr>
                <m:t>)</m:t>
              </m:r>
              <m:r>
                <m:rPr>
                  <m:sty m:val="p"/>
                </m:rPr>
                <m:t>det</m:t>
              </m:r>
              <m:r>
                <m:rPr>
                  <m:sty m:val="p"/>
                </m:rPr>
                <m:t>(</m:t>
              </m:r>
              <m:sSup>
                <m:e>
                  <m:r>
                    <m:rPr>
                      <m:sty m:val="bi"/>
                    </m:rPr>
                    <m:t>Q</m:t>
                  </m:r>
                </m:e>
                <m:sup>
                  <m:r>
                    <m:rPr>
                      <m:sty m:val="p"/>
                    </m:rPr>
                    <m:t>⊤</m:t>
                  </m:r>
                </m:sup>
              </m:sSup>
              <m:r>
                <m:rPr>
                  <m:sty m:val="p"/>
                </m:rPr>
                <m:t>)</m:t>
              </m:r>
              <m:r>
                <m:t>&amp;</m:t>
              </m:r>
              <m:r>
                <m:t>&amp;</m:t>
              </m:r>
              <m:r>
                <m:rPr>
                  <m:nor/>
                  <m:sty m:val="p"/>
                </m:rPr>
                <m:t>(determinant of a product, twice)</m:t>
              </m:r>
            </m:e>
            <m:e>
              <m:r>
                <m:t>&amp;</m:t>
              </m:r>
              <m:r>
                <m:rPr>
                  <m:sty m:val="p"/>
                </m:rPr>
                <m:t>=</m:t>
              </m:r>
              <m:r>
                <m:rPr>
                  <m:sty m:val="p"/>
                </m:rPr>
                <m:t>det</m:t>
              </m:r>
              <m:r>
                <m:rPr>
                  <m:sty m:val="p"/>
                </m:rPr>
                <m:t>(</m:t>
              </m:r>
              <m:r>
                <m:rPr>
                  <m:sty m:val="b"/>
                </m:rPr>
                <m:t>Λ</m:t>
              </m:r>
              <m:r>
                <m:rPr>
                  <m:sty m:val="p"/>
                </m:rPr>
                <m:t>)</m:t>
              </m:r>
              <m:r>
                <m:rPr>
                  <m:sty m:val="p"/>
                </m:rPr>
                <m:t>⋅</m:t>
              </m:r>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t>&amp;</m:t>
              </m:r>
              <m:r>
                <m:rPr>
                  <m:nor/>
                  <m:sty m:val="p"/>
                </m:rPr>
                <m:t>(reorder the three numbers)</m:t>
              </m:r>
            </m:e>
            <m:e>
              <m:r>
                <m:t>&amp;</m:t>
              </m:r>
              <m:r>
                <m:rPr>
                  <m:sty m:val="p"/>
                </m:rPr>
                <m:t>=</m:t>
              </m:r>
              <m:r>
                <m:rPr>
                  <m:sty m:val="p"/>
                </m:rPr>
                <m:t>det</m:t>
              </m:r>
              <m:r>
                <m:rPr>
                  <m:sty m:val="p"/>
                </m:rPr>
                <m:t>(</m:t>
              </m:r>
              <m:r>
                <m:rPr>
                  <m:sty m:val="b"/>
                </m:rPr>
                <m:t>Λ</m:t>
              </m:r>
              <m:r>
                <m:rPr>
                  <m:sty m:val="p"/>
                </m:rPr>
                <m:t>)</m:t>
              </m:r>
              <m:r>
                <m:t>&amp;</m:t>
              </m:r>
              <m:r>
                <m:t>&amp;</m:t>
              </m:r>
              <m:r>
                <m:rPr>
                  <m:nor/>
                  <m:sty m:val="p"/>
                </m:rPr>
                <m:t>(the first display)</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t>&amp;</m:t>
              </m:r>
              <m:r>
                <m:t>&amp;</m:t>
              </m:r>
              <m:r>
                <m:rPr>
                  <m:nor/>
                  <m:sty m:val="p"/>
                </m:rPr>
                <m:t>(determinant of a diagonal matrix)</m:t>
              </m:r>
            </m:e>
          </m:eqArr>
        </m:oMath>
      </m:oMathPara>
    </w:p>
    <w:p>
      <w:pPr>
        <w:pStyle w:val="FirstParagraph"/>
      </w:pPr>
      <w:r>
        <w:t xml:space="preserve">The product steps are</w:t>
      </w:r>
      <w:r>
        <w:t xml:space="preserve"> </w:t>
      </w:r>
      <w:hyperlink w:anchor="thm-det-product">
        <w:r>
          <w:rPr>
            <w:rStyle w:val="Hyperlink"/>
          </w:rPr>
          <w:t xml:space="preserve">Theorem 79</w:t>
        </w:r>
      </w:hyperlink>
      <w:r>
        <w:t xml:space="preserve">,</w:t>
      </w:r>
      <w:r>
        <w:t xml:space="preserve"> </w:t>
      </w:r>
      <w:r>
        <w:t xml:space="preserve">the orthogonality step is</w:t>
      </w:r>
      <w:r>
        <w:t xml:space="preserve"> </w:t>
      </w:r>
      <w:hyperlink w:anchor="def-orthogonal-matrix">
        <w:r>
          <w:rPr>
            <w:rStyle w:val="Hyperlink"/>
          </w:rPr>
          <w:t xml:space="preserve">Definition 76</w:t>
        </w:r>
      </w:hyperlink>
      <w:r>
        <w:t xml:space="preserve">,</w:t>
      </w:r>
      <w:r>
        <w:t xml:space="preserve"> </w:t>
      </w:r>
      <w:r>
        <w:t xml:space="preserve">and the identity and diagonal steps are</w:t>
      </w:r>
      <w:r>
        <w:t xml:space="preserve"> </w:t>
      </w:r>
      <w:hyperlink w:anchor="thm-det-diagonal">
        <w:r>
          <w:rPr>
            <w:rStyle w:val="Hyperlink"/>
          </w:rPr>
          <w:t xml:space="preserve">Theorem 78</w:t>
        </w:r>
      </w:hyperlink>
      <w:r>
        <w:t xml:space="preserve"> </w:t>
      </w:r>
      <w:r>
        <w:t xml:space="preserve">and</w:t>
      </w:r>
      <w:r>
        <w:t xml:space="preserve"> </w:t>
      </w:r>
      <w:hyperlink w:anchor="exm-det-diagonal">
        <w:r>
          <w:rPr>
            <w:rStyle w:val="Hyperlink"/>
          </w:rPr>
          <w:t xml:space="preserve">Example 149</w:t>
        </w:r>
      </w:hyperlink>
      <w:r>
        <w:t xml:space="preserve">.</w:t>
      </w:r>
    </w:p>
    <w:bookmarkStart w:id="487" w:name="cor-det-pd"/>
    <w:p>
      <w:pPr>
        <w:pStyle w:val="BodyText"/>
      </w:pPr>
      <w:r>
        <w:rPr>
          <w:b/>
          <w:bCs/>
        </w:rPr>
        <w:t xml:space="preserve">Corollary 7 (A positive definite matrix has a positive determinant)</w:t>
      </w:r>
      <w:r>
        <w:t xml:space="preserve"> </w:t>
      </w:r>
      <w:r>
        <w:t xml:space="preserve">If</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then</w:t>
      </w:r>
      <w:r>
        <w:t xml:space="preserve"> </w:t>
      </w:r>
      <m:oMath>
        <m:r>
          <m:rPr>
            <m:sty m:val="p"/>
          </m:rPr>
          <m:t>det</m:t>
        </m:r>
        <m:r>
          <m:rPr>
            <m:sty m:val="p"/>
          </m:rPr>
          <m:t>(</m:t>
        </m:r>
        <m:r>
          <m:rPr>
            <m:sty m:val="bi"/>
          </m:rPr>
          <m:t>A</m:t>
        </m:r>
        <m:r>
          <m:rPr>
            <m:sty m:val="p"/>
          </m:rPr>
          <m:t>)</m:t>
        </m:r>
        <m:r>
          <m:rPr>
            <m:sty m:val="p"/>
          </m:rPr>
          <m:t>&gt;</m:t>
        </m:r>
        <m:r>
          <m:t>0</m:t>
        </m:r>
      </m:oMath>
      <w:r>
        <w:t xml:space="preserve">.</w:t>
      </w:r>
    </w:p>
    <w:bookmarkEnd w:id="487"/>
    <w:p>
      <w:pPr>
        <w:pStyle w:val="BodyText"/>
      </w:pPr>
      <w:r>
        <w:rPr>
          <w:i/>
          <w:iCs/>
        </w:rPr>
        <w:t xml:space="preserve">Proof</w:t>
      </w:r>
      <w:r>
        <w:t xml:space="preserve">. </w:t>
      </w:r>
      <w:r>
        <w:t xml:space="preserve">By</w:t>
      </w:r>
      <w:r>
        <w:t xml:space="preserve"> </w:t>
      </w:r>
      <w:hyperlink w:anchor="thm-definite-eigenvalues">
        <w:r>
          <w:rPr>
            <w:rStyle w:val="Hyperlink"/>
          </w:rPr>
          <w:t xml:space="preserve">Theorem 75</w:t>
        </w:r>
      </w:hyperlink>
      <w:r>
        <w:t xml:space="preserve">, every eigenvalue of</w:t>
      </w:r>
      <w:r>
        <w:t xml:space="preserve"> </w:t>
      </w:r>
      <m:oMath>
        <m:r>
          <m:rPr>
            <m:sty m:val="bi"/>
          </m:rPr>
          <m:t>A</m:t>
        </m:r>
      </m:oMath>
      <w:r>
        <w:t xml:space="preserve"> </w:t>
      </w:r>
      <w:r>
        <w:t xml:space="preserve">is positive,</w:t>
      </w:r>
      <w:r>
        <w:t xml:space="preserve"> </w:t>
      </w:r>
      <w:r>
        <w:t xml:space="preserve">so their product, which is</w:t>
      </w:r>
      <w:r>
        <w:t xml:space="preserve"> </w:t>
      </w:r>
      <m:oMath>
        <m:r>
          <m:rPr>
            <m:sty m:val="p"/>
          </m:rPr>
          <m:t>det</m:t>
        </m:r>
        <m:r>
          <m:rPr>
            <m:sty m:val="p"/>
          </m:rPr>
          <m:t>(</m:t>
        </m:r>
        <m:r>
          <m:rPr>
            <m:sty m:val="bi"/>
          </m:rPr>
          <m:t>A</m:t>
        </m:r>
        <m:r>
          <m:rPr>
            <m:sty m:val="p"/>
          </m:rPr>
          <m:t>)</m:t>
        </m:r>
      </m:oMath>
      <w:r>
        <w:t xml:space="preserve"> </w:t>
      </w:r>
      <w:r>
        <w:t xml:space="preserve">by</w:t>
      </w:r>
      <w:r>
        <w:t xml:space="preserve"> </w:t>
      </w:r>
      <w:hyperlink w:anchor="thm-det-eigenvalues">
        <w:r>
          <w:rPr>
            <w:rStyle w:val="Hyperlink"/>
          </w:rPr>
          <w:t xml:space="preserve">Theorem 80</w:t>
        </w:r>
      </w:hyperlink>
      <w:r>
        <w:t xml:space="preserve">,</w:t>
      </w:r>
      <w:r>
        <w:t xml:space="preserve"> </w:t>
      </w:r>
      <w:r>
        <w:t xml:space="preserve">is positive.</w:t>
      </w:r>
    </w:p>
    <w:bookmarkStart w:id="488" w:name="exm-det-eigenvalues"/>
    <w:p>
      <w:pPr>
        <w:pStyle w:val="BodyText"/>
      </w:pPr>
      <w:r>
        <w:rPr>
          <w:b/>
          <w:bCs/>
        </w:rPr>
        <w:t xml:space="preserve">Example 151 (Two ways to the same determinant)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137</w:t>
        </w:r>
      </w:hyperlink>
      <w:r>
        <w:t xml:space="preserve">),</w:t>
      </w:r>
      <w:r>
        <w:t xml:space="preserve"> </w:t>
      </w:r>
      <w:r>
        <w:t xml:space="preserve">so</w:t>
      </w:r>
      <w:r>
        <w:t xml:space="preserve"> </w:t>
      </w:r>
      <w:hyperlink w:anchor="thm-det-eigenvalues">
        <w:r>
          <w:rPr>
            <w:rStyle w:val="Hyperlink"/>
          </w:rPr>
          <w:t xml:space="preserve">Theorem 80</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3</m:t>
              </m:r>
              <m:r>
                <m:rPr>
                  <m:sty m:val="p"/>
                </m:rPr>
                <m:t>⋅</m:t>
              </m:r>
              <m:r>
                <m:t>1</m:t>
              </m:r>
            </m:e>
            <m:e>
              <m:r>
                <m:t>&amp;</m:t>
              </m:r>
              <m:r>
                <m:rPr>
                  <m:sty m:val="p"/>
                </m:rPr>
                <m:t>=</m:t>
              </m:r>
              <m:r>
                <m:t>3</m:t>
              </m:r>
              <m:r>
                <m:rPr>
                  <m:sty m:val="p"/>
                </m:rPr>
                <m:t>,</m:t>
              </m:r>
            </m:e>
          </m:eqArr>
        </m:oMath>
      </m:oMathPara>
    </w:p>
    <w:p>
      <w:pPr>
        <w:pStyle w:val="FirstParagraph"/>
      </w:pPr>
      <w:r>
        <w:t xml:space="preserve">matching</w:t>
      </w:r>
      <w:r>
        <w:t xml:space="preserve"> </w:t>
      </w:r>
      <m:oMath>
        <m:r>
          <m:t>2</m:t>
        </m:r>
        <m:r>
          <m:rPr>
            <m:sty m:val="p"/>
          </m:rPr>
          <m:t>⋅</m:t>
        </m:r>
        <m:r>
          <m:t>2</m:t>
        </m:r>
        <m:r>
          <m:rPr>
            <m:sty m:val="p"/>
          </m:rPr>
          <m:t>−</m:t>
        </m:r>
        <m:r>
          <m:t>1</m:t>
        </m:r>
        <m:r>
          <m:rPr>
            <m:sty m:val="p"/>
          </m:rPr>
          <m:t>⋅</m:t>
        </m:r>
        <m:r>
          <m:t>1</m:t>
        </m:r>
        <m:r>
          <m:rPr>
            <m:sty m:val="p"/>
          </m:rPr>
          <m:t>=</m:t>
        </m:r>
        <m:r>
          <m:t>3</m:t>
        </m:r>
      </m:oMath>
      <w:r>
        <w:t xml:space="preserve"> </w:t>
      </w:r>
      <w:r>
        <w:t xml:space="preserve">from</w:t>
      </w:r>
      <w:r>
        <w:t xml:space="preserve"> </w:t>
      </w:r>
      <w:hyperlink w:anchor="exm-determinant">
        <w:r>
          <w:rPr>
            <w:rStyle w:val="Hyperlink"/>
          </w:rPr>
          <w:t xml:space="preserve">Example 148</w:t>
        </w:r>
      </w:hyperlink>
      <w:r>
        <w:t xml:space="preserve">.</w:t>
      </w:r>
    </w:p>
    <w:bookmarkEnd w:id="488"/>
    <w:bookmarkEnd w:id="489"/>
    <w:bookmarkStart w:id="563" w:name="design-matrix"/>
    <w:p>
      <w:pPr>
        <w:pStyle w:val="Heading2"/>
      </w:pPr>
      <w:r>
        <w:t xml:space="preserve">20 Design Matrix</w:t>
      </w:r>
    </w:p>
    <w:bookmarkStart w:id="490" w:name="def-design-matrix"/>
    <w:p>
      <w:pPr>
        <w:pStyle w:val="FirstParagraph"/>
      </w:pPr>
      <w:r>
        <w:rPr>
          <w:b/>
          <w:bCs/>
        </w:rPr>
        <w:t xml:space="preserve">Definition 89 (Design matrix (model matrix))</w:t>
      </w:r>
      <w:r>
        <w:t xml:space="preserve"> </w:t>
      </w:r>
      <w:r>
        <w:t xml:space="preserve">In a regression model with</w:t>
      </w:r>
      <w:r>
        <w:t xml:space="preserve"> </w:t>
      </w:r>
      <m:oMath>
        <m:r>
          <m:t>n</m:t>
        </m:r>
      </m:oMath>
      <w:r>
        <w:t xml:space="preserve"> </w:t>
      </w:r>
      <w:r>
        <w:t xml:space="preserve">observations and</w:t>
      </w:r>
      <w:r>
        <w:t xml:space="preserve"> </w:t>
      </w:r>
      <m:oMath>
        <m:r>
          <m:t>p</m:t>
        </m:r>
      </m:oMath>
      <w:r>
        <w:t xml:space="preserve"> </w:t>
      </w:r>
      <w:r>
        <w:t xml:space="preserve">predictors,</w:t>
      </w:r>
      <w:r>
        <w:t xml:space="preserve"> </w:t>
      </w:r>
      <w:r>
        <w:t xml:space="preserve">the</w:t>
      </w:r>
      <w:r>
        <w:t xml:space="preserve"> </w:t>
      </w:r>
      <w:r>
        <w:rPr>
          <w:b/>
          <w:bCs/>
        </w:rPr>
        <w:t xml:space="preserve">design matrix</w:t>
      </w:r>
      <w:r>
        <w:t xml:space="preserve"> </w:t>
      </w:r>
      <w:r>
        <w:t xml:space="preserve">(or</w:t>
      </w:r>
      <w:r>
        <w:t xml:space="preserve"> </w:t>
      </w:r>
      <w:r>
        <w:rPr>
          <w:b/>
          <w:bCs/>
        </w:rPr>
        <w:t xml:space="preserve">model matrix</w:t>
      </w:r>
      <w:r>
        <w:t xml:space="preserve">)</w:t>
      </w:r>
      <w:r>
        <w:t xml:space="preserve"> </w:t>
      </w:r>
      <m:oMath>
        <m:r>
          <m:rPr>
            <m:sty m:val="bi"/>
          </m:rPr>
          <m:t>X</m:t>
        </m:r>
      </m:oMath>
      <w:r>
        <w:t xml:space="preserve"> </w:t>
      </w:r>
      <w:r>
        <w:t xml:space="preserve">is the</w:t>
      </w:r>
      <w:r>
        <w:t xml:space="preserve"> </w:t>
      </w:r>
      <m:oMath>
        <m:r>
          <m:t>n</m:t>
        </m:r>
        <m:r>
          <m:rPr>
            <m:sty m:val="p"/>
          </m:rPr>
          <m:t>×</m:t>
        </m:r>
        <m:r>
          <m:t>p</m:t>
        </m:r>
      </m:oMath>
      <w:r>
        <w:t xml:space="preserve"> </w:t>
      </w:r>
      <w:r>
        <w:t xml:space="preserve">matrix whose</w:t>
      </w:r>
      <w:r>
        <w:t xml:space="preserve"> </w:t>
      </w:r>
      <m:oMath>
        <m:r>
          <m:t>i</m:t>
        </m:r>
      </m:oMath>
      <w:r>
        <w:t xml:space="preserve">-th row is the covariate vector</w:t>
      </w:r>
      <w:r>
        <w:t xml:space="preserve"> </w:t>
      </w:r>
      <m:oMath>
        <m:sSup>
          <m:e>
            <m:sSub>
              <m:e>
                <m:acc>
                  <m:accPr>
                    <m:chr m:val="̃"/>
                  </m:accPr>
                  <m:e>
                    <m:r>
                      <m:t>x</m:t>
                    </m:r>
                  </m:e>
                </m:acc>
              </m:e>
              <m:sub>
                <m:r>
                  <m:t>i</m:t>
                </m:r>
              </m:sub>
            </m:sSub>
          </m:e>
          <m:sup>
            <m:r>
              <m:rPr>
                <m:sty m:val="p"/>
              </m:rPr>
              <m:t>⊤</m:t>
            </m:r>
          </m:sup>
        </m:sSup>
      </m:oMath>
      <w:r>
        <w:t xml:space="preserve"> </w:t>
      </w:r>
      <w:r>
        <w:t xml:space="preserve">for observation</w:t>
      </w:r>
      <w:r>
        <w:t xml:space="preserve"> </w:t>
      </w:r>
      <m:oMath>
        <m:r>
          <m:t>i</m:t>
        </m:r>
      </m:oMath>
      <w:r>
        <w:t xml:space="preserve">:</w:t>
      </w:r>
    </w:p>
    <w:p>
      <w:pPr>
        <w:pStyle w:val="BodyText"/>
      </w:pPr>
      <m:oMathPara>
        <m:oMathParaPr>
          <m:jc m:val="center"/>
        </m:oMathParaPr>
        <m:oMath>
          <m:eqArr>
            <m:e>
              <m:r>
                <m:rPr>
                  <m:sty m:val="bi"/>
                </m:rPr>
                <m:t>X</m:t>
              </m:r>
              <m:r>
                <m:t>&amp;</m:t>
              </m:r>
              <m:r>
                <m:rPr>
                  <m:sty m:val="p"/>
                </m:rPr>
                <m:t>=</m:t>
              </m:r>
              <m:d>
                <m:dPr>
                  <m:begChr m:val="["/>
                  <m:sepChr m:val=""/>
                  <m:endChr m:val="]"/>
                  <m:grow/>
                </m:dPr>
                <m:e>
                  <m:m>
                    <m:mPr>
                      <m:baseJc m:val="center"/>
                      <m:plcHide m:val="on"/>
                      <m:mcs>
                        <m:mc>
                          <m:mcPr>
                            <m:mcJc m:val="center"/>
                            <m:count m:val="1"/>
                          </m:mcPr>
                        </m:mc>
                      </m:mcs>
                    </m:mPr>
                    <m:mr>
                      <m:e>
                        <m:sSup>
                          <m:e>
                            <m:sSub>
                              <m:e>
                                <m:acc>
                                  <m:accPr>
                                    <m:chr m:val="̃"/>
                                  </m:accPr>
                                  <m:e>
                                    <m:r>
                                      <m:t>x</m:t>
                                    </m:r>
                                  </m:e>
                                </m:acc>
                              </m:e>
                              <m:sub>
                                <m:r>
                                  <m:t>1</m:t>
                                </m:r>
                              </m:sub>
                            </m:sSub>
                          </m:e>
                          <m:sup>
                            <m:r>
                              <m:rPr>
                                <m:sty m:val="p"/>
                              </m:rPr>
                              <m:t>⊤</m:t>
                            </m:r>
                          </m:sup>
                        </m:sSup>
                      </m:e>
                    </m:mr>
                    <m:mr>
                      <m:e>
                        <m:sSup>
                          <m:e>
                            <m:sSub>
                              <m:e>
                                <m:acc>
                                  <m:accPr>
                                    <m:chr m:val="̃"/>
                                  </m:accPr>
                                  <m:e>
                                    <m:r>
                                      <m:t>x</m:t>
                                    </m:r>
                                  </m:e>
                                </m:acc>
                              </m:e>
                              <m:sub>
                                <m:r>
                                  <m:t>2</m:t>
                                </m:r>
                              </m:sub>
                            </m:sSub>
                          </m:e>
                          <m:sup>
                            <m:r>
                              <m:rPr>
                                <m:sty m:val="p"/>
                              </m:rPr>
                              <m:t>⊤</m:t>
                            </m:r>
                          </m:sup>
                        </m:sSup>
                      </m:e>
                    </m:mr>
                    <m:mr>
                      <m:e>
                        <m:r>
                          <m:rPr>
                            <m:sty m:val="p"/>
                          </m:rPr>
                          <m:t>⋮</m:t>
                        </m:r>
                      </m:e>
                    </m:mr>
                    <m:mr>
                      <m:e>
                        <m:sSup>
                          <m:e>
                            <m:sSub>
                              <m:e>
                                <m:acc>
                                  <m:accPr>
                                    <m:chr m:val="̃"/>
                                  </m:accPr>
                                  <m:e>
                                    <m:r>
                                      <m:t>x</m:t>
                                    </m:r>
                                  </m:e>
                                </m:acc>
                              </m:e>
                              <m:sub>
                                <m:r>
                                  <m:t>n</m:t>
                                </m:r>
                              </m:sub>
                            </m:sSub>
                          </m:e>
                          <m:sup>
                            <m:r>
                              <m:rPr>
                                <m:sty m:val="p"/>
                              </m:rPr>
                              <m:t>⊤</m:t>
                            </m:r>
                          </m:sup>
                        </m:sSup>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x</m:t>
                            </m:r>
                          </m:e>
                          <m:sub>
                            <m:r>
                              <m:t>11</m:t>
                            </m:r>
                          </m:sub>
                        </m:sSub>
                      </m:e>
                      <m:e>
                        <m:sSub>
                          <m:e>
                            <m:r>
                              <m:t>x</m:t>
                            </m:r>
                          </m:e>
                          <m:sub>
                            <m:r>
                              <m:t>12</m:t>
                            </m:r>
                          </m:sub>
                        </m:sSub>
                      </m:e>
                      <m:e>
                        <m:r>
                          <m:rPr>
                            <m:sty m:val="p"/>
                          </m:rPr>
                          <m:t>⋯</m:t>
                        </m:r>
                      </m:e>
                      <m:e>
                        <m:sSub>
                          <m:e>
                            <m:r>
                              <m:t>x</m:t>
                            </m:r>
                          </m:e>
                          <m:sub>
                            <m:r>
                              <m:t>1</m:t>
                            </m:r>
                            <m:r>
                              <m:t>p</m:t>
                            </m:r>
                          </m:sub>
                        </m:sSub>
                      </m:e>
                    </m:mr>
                    <m:mr>
                      <m:e>
                        <m:sSub>
                          <m:e>
                            <m:r>
                              <m:t>x</m:t>
                            </m:r>
                          </m:e>
                          <m:sub>
                            <m:r>
                              <m:t>21</m:t>
                            </m:r>
                          </m:sub>
                        </m:sSub>
                      </m:e>
                      <m:e>
                        <m:sSub>
                          <m:e>
                            <m:r>
                              <m:t>x</m:t>
                            </m:r>
                          </m:e>
                          <m:sub>
                            <m:r>
                              <m:t>22</m:t>
                            </m:r>
                          </m:sub>
                        </m:sSub>
                      </m:e>
                      <m:e>
                        <m:r>
                          <m:rPr>
                            <m:sty m:val="p"/>
                          </m:rPr>
                          <m:t>⋯</m:t>
                        </m:r>
                      </m:e>
                      <m:e>
                        <m:sSub>
                          <m:e>
                            <m:r>
                              <m:t>x</m:t>
                            </m:r>
                          </m:e>
                          <m:sub>
                            <m:r>
                              <m:t>2</m:t>
                            </m:r>
                            <m:r>
                              <m:t>p</m:t>
                            </m:r>
                          </m:sub>
                        </m:sSub>
                      </m:e>
                    </m:mr>
                    <m:mr>
                      <m:e>
                        <m:r>
                          <m:rPr>
                            <m:sty m:val="p"/>
                          </m:rPr>
                          <m:t>⋮</m:t>
                        </m:r>
                      </m:e>
                      <m:e>
                        <m:r>
                          <m:rPr>
                            <m:sty m:val="p"/>
                          </m:rPr>
                          <m:t>⋮</m:t>
                        </m:r>
                      </m:e>
                      <m:e>
                        <m:r>
                          <m:rPr>
                            <m:sty m:val="p"/>
                          </m:rPr>
                          <m:t>⋱</m:t>
                        </m:r>
                      </m:e>
                      <m:e>
                        <m:r>
                          <m:rPr>
                            <m:sty m:val="p"/>
                          </m:rPr>
                          <m:t>⋮</m:t>
                        </m:r>
                      </m:e>
                    </m:mr>
                    <m:mr>
                      <m:e>
                        <m:sSub>
                          <m:e>
                            <m:r>
                              <m:t>x</m:t>
                            </m:r>
                          </m:e>
                          <m:sub>
                            <m:r>
                              <m:t>n</m:t>
                            </m:r>
                            <m:r>
                              <m:t>1</m:t>
                            </m:r>
                          </m:sub>
                        </m:sSub>
                      </m:e>
                      <m:e>
                        <m:sSub>
                          <m:e>
                            <m:r>
                              <m:t>x</m:t>
                            </m:r>
                          </m:e>
                          <m:sub>
                            <m:r>
                              <m:t>n</m:t>
                            </m:r>
                            <m:r>
                              <m:t>2</m:t>
                            </m:r>
                          </m:sub>
                        </m:sSub>
                      </m:e>
                      <m:e>
                        <m:r>
                          <m:rPr>
                            <m:sty m:val="p"/>
                          </m:rPr>
                          <m:t>⋯</m:t>
                        </m:r>
                      </m:e>
                      <m:e>
                        <m:sSub>
                          <m:e>
                            <m:r>
                              <m:t>x</m:t>
                            </m:r>
                          </m:e>
                          <m:sub>
                            <m:r>
                              <m:t>n</m:t>
                            </m:r>
                            <m:r>
                              <m:t>p</m:t>
                            </m:r>
                          </m:sub>
                        </m:sSub>
                      </m:e>
                    </m:mr>
                  </m:m>
                </m:e>
              </m:d>
            </m:e>
          </m:eqArr>
        </m:oMath>
      </m:oMathPara>
    </w:p>
    <w:bookmarkEnd w:id="490"/>
    <w:bookmarkStart w:id="491" w:name="rem-design-matrix-products"/>
    <w:p>
      <w:pPr>
        <w:pStyle w:val="FirstParagraph"/>
      </w:pPr>
      <w:r>
        <w:rPr>
          <w:i/>
          <w:iCs/>
        </w:rPr>
        <w:t xml:space="preserve">Remark 40</w:t>
      </w:r>
      <w:r>
        <w:t xml:space="preserve"> (Products with the design matrix). </w:t>
      </w:r>
      <w:r>
        <w:t xml:space="preserve">The product</w:t>
      </w:r>
      <w:r>
        <w:t xml:space="preserve"> </w:t>
      </w:r>
      <m:oMath>
        <m:r>
          <m:rPr>
            <m:sty m:val="bi"/>
          </m:rPr>
          <m:t>X</m:t>
        </m:r>
        <m:acc>
          <m:accPr>
            <m:chr m:val="̃"/>
          </m:accPr>
          <m:e>
            <m:r>
              <m:t>β</m:t>
            </m:r>
          </m:e>
        </m:acc>
      </m:oMath>
      <w:r>
        <w:t xml:space="preserve"> </w:t>
      </w:r>
      <w:r>
        <w:t xml:space="preserve">collects the values</w:t>
      </w:r>
      <w:r>
        <w:t xml:space="preserve"> </w:t>
      </w:r>
      <m:oMath>
        <m:sSup>
          <m:e>
            <m:sSub>
              <m:e>
                <m:acc>
                  <m:accPr>
                    <m:chr m:val="̃"/>
                  </m:accPr>
                  <m:e>
                    <m:r>
                      <m:t>x</m:t>
                    </m:r>
                  </m:e>
                </m:acc>
              </m:e>
              <m:sub>
                <m:r>
                  <m:t>i</m:t>
                </m:r>
              </m:sub>
            </m:sSub>
          </m:e>
          <m:sup>
            <m:r>
              <m:rPr>
                <m:sty m:val="p"/>
              </m:rPr>
              <m:t>⊤</m:t>
            </m:r>
          </m:sup>
        </m:sSup>
        <m:acc>
          <m:accPr>
            <m:chr m:val="̃"/>
          </m:accPr>
          <m:e>
            <m:r>
              <m:t>β</m:t>
            </m:r>
          </m:e>
        </m:acc>
      </m:oMath>
      <w:r>
        <w:t xml:space="preserve"> </w:t>
      </w:r>
      <w:r>
        <w:t xml:space="preserve">for all</w:t>
      </w:r>
      <w:r>
        <w:t xml:space="preserve"> </w:t>
      </w:r>
      <m:oMath>
        <m:r>
          <m:t>n</m:t>
        </m:r>
      </m:oMath>
      <w:r>
        <w:t xml:space="preserve"> </w:t>
      </w:r>
      <w:r>
        <w:t xml:space="preserve">observations into a single</w:t>
      </w:r>
      <w:r>
        <w:t xml:space="preserve"> </w:t>
      </w:r>
      <m:oMath>
        <m:r>
          <m:t>n</m:t>
        </m:r>
        <m:r>
          <m:rPr>
            <m:sty m:val="p"/>
          </m:rPr>
          <m:t>×</m:t>
        </m:r>
        <m:r>
          <m:t>1</m:t>
        </m:r>
      </m:oMath>
      <w:r>
        <w:t xml:space="preserve"> </w:t>
      </w:r>
      <w:r>
        <w:t xml:space="preserve">vector:</w:t>
      </w:r>
    </w:p>
    <w:p>
      <w:pPr>
        <w:pStyle w:val="BodyText"/>
      </w:pPr>
      <m:oMathPara>
        <m:oMathParaPr>
          <m:jc m:val="center"/>
        </m:oMathParaPr>
        <m:oMath>
          <m:r>
            <m:rPr>
              <m:sty m:val="bi"/>
            </m:rPr>
            <m:t>X</m:t>
          </m:r>
          <m:acc>
            <m:accPr>
              <m:chr m:val="̃"/>
            </m:accPr>
            <m:e>
              <m:r>
                <m:t>β</m:t>
              </m:r>
            </m:e>
          </m:acc>
          <m:r>
            <m:rPr>
              <m:sty m:val="p"/>
            </m:rPr>
            <m:t>=</m:t>
          </m:r>
          <m:d>
            <m:dPr>
              <m:begChr m:val="["/>
              <m:sepChr m:val=""/>
              <m:endChr m:val="]"/>
              <m:grow/>
            </m:dPr>
            <m:e>
              <m:m>
                <m:mPr>
                  <m:baseJc m:val="center"/>
                  <m:plcHide m:val="on"/>
                  <m:mcs>
                    <m:mc>
                      <m:mcPr>
                        <m:mcJc m:val="center"/>
                        <m:count m:val="1"/>
                      </m:mcPr>
                    </m:mc>
                  </m:mcs>
                </m:mPr>
                <m:mr>
                  <m:e>
                    <m:sSup>
                      <m:e>
                        <m:sSub>
                          <m:e>
                            <m:acc>
                              <m:accPr>
                                <m:chr m:val="̃"/>
                              </m:accPr>
                              <m:e>
                                <m:r>
                                  <m:t>x</m:t>
                                </m:r>
                              </m:e>
                            </m:acc>
                          </m:e>
                          <m:sub>
                            <m:r>
                              <m:t>1</m:t>
                            </m:r>
                          </m:sub>
                        </m:sSub>
                      </m:e>
                      <m:sup>
                        <m:r>
                          <m:rPr>
                            <m:sty m:val="p"/>
                          </m:rPr>
                          <m:t>⊤</m:t>
                        </m:r>
                      </m:sup>
                    </m:sSup>
                    <m:acc>
                      <m:accPr>
                        <m:chr m:val="̃"/>
                      </m:accPr>
                      <m:e>
                        <m:r>
                          <m:t>β</m:t>
                        </m:r>
                      </m:e>
                    </m:acc>
                  </m:e>
                </m:mr>
                <m:mr>
                  <m:e>
                    <m:r>
                      <m:rPr>
                        <m:sty m:val="p"/>
                      </m:rPr>
                      <m:t>⋮</m:t>
                    </m:r>
                  </m:e>
                </m:mr>
                <m:mr>
                  <m:e>
                    <m:sSup>
                      <m:e>
                        <m:sSub>
                          <m:e>
                            <m:acc>
                              <m:accPr>
                                <m:chr m:val="̃"/>
                              </m:accPr>
                              <m:e>
                                <m:r>
                                  <m:t>x</m:t>
                                </m:r>
                              </m:e>
                            </m:acc>
                          </m:e>
                          <m:sub>
                            <m:r>
                              <m:t>n</m:t>
                            </m:r>
                          </m:sub>
                        </m:sSub>
                      </m:e>
                      <m:sup>
                        <m:r>
                          <m:rPr>
                            <m:sty m:val="p"/>
                          </m:rPr>
                          <m:t>⊤</m:t>
                        </m:r>
                      </m:sup>
                    </m:sSup>
                    <m:acc>
                      <m:accPr>
                        <m:chr m:val="̃"/>
                      </m:accPr>
                      <m:e>
                        <m:r>
                          <m:t>β</m:t>
                        </m:r>
                      </m:e>
                    </m:acc>
                  </m:e>
                </m:mr>
              </m:m>
            </m:e>
          </m:d>
        </m:oMath>
      </m:oMathPara>
    </w:p>
    <w:p>
      <w:pPr>
        <w:pStyle w:val="FirstParagraph"/>
      </w:pPr>
      <w:r>
        <w:t xml:space="preserve">For example, take the rank-</w:t>
      </w:r>
      <m:oMath>
        <m:r>
          <m:t>2</m:t>
        </m:r>
      </m:oMath>
      <w:r>
        <w:t xml:space="preserve"> </w:t>
      </w:r>
      <w:r>
        <w:t xml:space="preserve">matrix from</w:t>
      </w:r>
      <w:r>
        <w:t xml:space="preserve"> </w:t>
      </w:r>
      <w:hyperlink w:anchor="exm-rank">
        <w:r>
          <w:rPr>
            <w:rStyle w:val="Hyperlink"/>
          </w:rPr>
          <w:t xml:space="preserve">Example 33</w:t>
        </w:r>
      </w:hyperlink>
      <w:r>
        <w:t xml:space="preserve"> </w:t>
      </w:r>
      <w:r>
        <w:t xml:space="preserve">as</w:t>
      </w:r>
      <w:r>
        <w:t xml:space="preserve"> </w:t>
      </w:r>
      <m:oMath>
        <m:r>
          <m:rPr>
            <m:sty m:val="bi"/>
          </m:rPr>
          <m:t>X</m:t>
        </m:r>
      </m:oMath>
      <w:r>
        <w:t xml:space="preserve">,</w:t>
      </w:r>
      <w:r>
        <w:t xml:space="preserve"> </w:t>
      </w:r>
      <w:r>
        <w:t xml:space="preserve">with</w:t>
      </w:r>
      <w:r>
        <w:t xml:space="preserve"> </w:t>
      </w:r>
      <m:oMath>
        <m:r>
          <m:t>n</m:t>
        </m:r>
        <m:r>
          <m:rPr>
            <m:sty m:val="p"/>
          </m:rPr>
          <m:t>=</m:t>
        </m:r>
        <m:r>
          <m:t>3</m:t>
        </m:r>
      </m:oMath>
      <w:r>
        <w:t xml:space="preserve"> </w:t>
      </w:r>
      <w:r>
        <w:t xml:space="preserve">observations and</w:t>
      </w:r>
      <w:r>
        <w:t xml:space="preserve"> </w:t>
      </w:r>
      <m:oMath>
        <m:r>
          <m:t>p</m:t>
        </m:r>
        <m:r>
          <m:rPr>
            <m:sty m:val="p"/>
          </m:rPr>
          <m:t>=</m:t>
        </m:r>
        <m:r>
          <m:t>2</m:t>
        </m:r>
      </m:oMath>
      <w:r>
        <w:t xml:space="preserve"> </w:t>
      </w:r>
      <w:r>
        <w:t xml:space="preserve">columns:</w:t>
      </w:r>
      <w:r>
        <w:t xml:space="preserve"> </w:t>
      </w:r>
      <w:r>
        <w:t xml:space="preserve">an intercept column and one covariate.</w:t>
      </w:r>
      <w:r>
        <w:t xml:space="preserve"> </w:t>
      </w:r>
      <w:r>
        <w:t xml:space="preserve">With</w:t>
      </w:r>
      <w:r>
        <w:t xml:space="preserve"> </w:t>
      </w:r>
      <m:oMath>
        <m:acc>
          <m:accPr>
            <m:chr m:val="̃"/>
          </m:accPr>
          <m:e>
            <m:r>
              <m:t>β</m:t>
            </m:r>
          </m:e>
        </m:acc>
        <m:r>
          <m:rPr>
            <m:sty m:val="p"/>
          </m:rPr>
          <m:t>=</m:t>
        </m:r>
        <m:r>
          <m:rPr>
            <m:sty m:val="p"/>
          </m:rPr>
          <m:t>(</m:t>
        </m:r>
        <m:r>
          <m:t>1</m:t>
        </m:r>
        <m:r>
          <m:rPr>
            <m:sty m:val="p"/>
          </m:rPr>
          <m:t>,</m:t>
        </m:r>
        <m:r>
          <m:t>2</m:t>
        </m:r>
        <m:r>
          <m:rPr>
            <m:sty m:val="p"/>
          </m:rPr>
          <m:t>)</m:t>
        </m:r>
      </m:oMath>
      <w:r>
        <w:t xml:space="preserve">,</w:t>
      </w:r>
    </w:p>
    <w:p>
      <w:pPr>
        <w:pStyle w:val="BodyText"/>
      </w:pPr>
      <m:oMathPara>
        <m:oMathParaPr>
          <m:jc m:val="center"/>
        </m:oMathParaPr>
        <m:oMath>
          <m:eqArr>
            <m:e>
              <m:r>
                <m:rPr>
                  <m:sty m:val="bi"/>
                </m:rPr>
                <m:t>X</m:t>
              </m:r>
              <m:acc>
                <m:accPr>
                  <m:chr m:val="̃"/>
                </m:accPr>
                <m:e>
                  <m:r>
                    <m:t>β</m:t>
                  </m:r>
                </m:e>
              </m:acc>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d>
                <m:dPr>
                  <m:begChr m:val="["/>
                  <m:sepChr m:val=""/>
                  <m:endChr m:val="]"/>
                  <m:grow/>
                </m:dPr>
                <m:e>
                  <m:m>
                    <m:mPr>
                      <m:baseJc m:val="center"/>
                      <m:plcHide m:val="on"/>
                      <m:mcs>
                        <m:mc>
                          <m:mcPr>
                            <m:mcJc m:val="center"/>
                            <m:count m:val="1"/>
                          </m:mcPr>
                        </m:mc>
                      </m:mcs>
                    </m:mPr>
                    <m:mr>
                      <m:e>
                        <m:r>
                          <m:t>1</m:t>
                        </m:r>
                      </m:e>
                    </m:mr>
                    <m:mr>
                      <m:e>
                        <m:r>
                          <m:t>2</m:t>
                        </m:r>
                      </m:e>
                    </m:mr>
                  </m:m>
                </m:e>
              </m:d>
            </m:e>
            <m:e>
              <m:r>
                <m:t>&amp;</m:t>
              </m:r>
              <m:r>
                <m:rPr>
                  <m:sty m:val="p"/>
                </m:rPr>
                <m:t>=</m:t>
              </m:r>
              <m:d>
                <m:dPr>
                  <m:begChr m:val="["/>
                  <m:sepChr m:val=""/>
                  <m:endChr m:val="]"/>
                  <m:grow/>
                </m:dPr>
                <m:e>
                  <m:m>
                    <m:mPr>
                      <m:baseJc m:val="center"/>
                      <m:plcHide m:val="on"/>
                      <m:mcs>
                        <m:mc>
                          <m:mcPr>
                            <m:mcJc m:val="center"/>
                            <m:count m:val="1"/>
                          </m:mcPr>
                        </m:mc>
                      </m:mcs>
                    </m:mPr>
                    <m:mr>
                      <m:e>
                        <m:r>
                          <m:t>3</m:t>
                        </m:r>
                      </m:e>
                    </m:mr>
                    <m:mr>
                      <m:e>
                        <m:r>
                          <m:t>5</m:t>
                        </m:r>
                      </m:e>
                    </m:mr>
                    <m:mr>
                      <m:e>
                        <m:r>
                          <m:t>7</m:t>
                        </m:r>
                      </m:e>
                    </m:mr>
                  </m:m>
                </m:e>
              </m:d>
              <m:r>
                <m:rPr>
                  <m:sty m:val="p"/>
                </m:rPr>
                <m:t>.</m:t>
              </m:r>
            </m:e>
          </m:eqArr>
        </m:oMath>
      </m:oMathPara>
    </w:p>
    <w:p>
      <w:pPr>
        <w:pStyle w:val="FirstParagraph"/>
      </w:pPr>
      <w:r>
        <w:t xml:space="preserve">The matrix</w:t>
      </w:r>
      <w:r>
        <w:t xml:space="preserve"> </w:t>
      </w:r>
      <m:oMath>
        <m:sSup>
          <m:e>
            <m:r>
              <m:rPr>
                <m:sty m:val="bi"/>
              </m:rPr>
              <m:t>X</m:t>
            </m:r>
          </m:e>
          <m:sup>
            <m:r>
              <m:rPr>
                <m:sty m:val="p"/>
              </m:rPr>
              <m:t>⊤</m:t>
            </m:r>
          </m:sup>
        </m:sSup>
        <m:r>
          <m:rPr>
            <m:sty m:val="bi"/>
          </m:rPr>
          <m:t>X</m:t>
        </m:r>
      </m:oMath>
      <w:r>
        <w:t xml:space="preserve"> </w:t>
      </w:r>
      <w:r>
        <w:t xml:space="preserve">is</w:t>
      </w:r>
      <w:r>
        <w:t xml:space="preserve"> </w:t>
      </w:r>
      <m:oMath>
        <m:r>
          <m:t>p</m:t>
        </m:r>
        <m:r>
          <m:rPr>
            <m:sty m:val="p"/>
          </m:rPr>
          <m:t>×</m:t>
        </m:r>
        <m:r>
          <m:t>p</m:t>
        </m:r>
      </m:oMath>
      <w:r>
        <w:t xml:space="preserve"> </w:t>
      </w:r>
      <w:r>
        <w:t xml:space="preserve">and symmetric,</w:t>
      </w:r>
      <w:r>
        <w:t xml:space="preserve"> </w:t>
      </w:r>
      <w:r>
        <w:t xml:space="preserve">since</w:t>
      </w:r>
    </w:p>
    <w:p>
      <w:pPr>
        <w:pStyle w:val="BodyText"/>
      </w:pPr>
      <m:oMathPara>
        <m:oMathParaPr>
          <m:jc m:val="center"/>
        </m:oMathParaPr>
        <m:oMath>
          <m:eqArr>
            <m:e>
              <m:sSup>
                <m:e>
                  <m:r>
                    <m:rPr>
                      <m:sty m:val="p"/>
                    </m:rPr>
                    <m:t>(</m:t>
                  </m:r>
                  <m:sSup>
                    <m:e>
                      <m:r>
                        <m:rPr>
                          <m:sty m:val="bi"/>
                        </m:rPr>
                        <m:t>X</m:t>
                      </m:r>
                    </m:e>
                    <m:sup>
                      <m:r>
                        <m:rPr>
                          <m:sty m:val="p"/>
                        </m:rPr>
                        <m:t>⊤</m:t>
                      </m:r>
                    </m:sup>
                  </m:sSup>
                  <m:r>
                    <m:rPr>
                      <m:sty m:val="bi"/>
                    </m:rPr>
                    <m:t>X</m:t>
                  </m:r>
                  <m:r>
                    <m:rPr>
                      <m:sty m:val="p"/>
                    </m:rPr>
                    <m:t>)</m:t>
                  </m:r>
                </m:e>
                <m:sup>
                  <m:r>
                    <m:rPr>
                      <m:sty m:val="p"/>
                    </m:rPr>
                    <m:t>⊤</m:t>
                  </m:r>
                </m:sup>
              </m:sSup>
              <m:r>
                <m:t>&amp;</m:t>
              </m:r>
              <m:r>
                <m:rPr>
                  <m:sty m:val="p"/>
                </m:rPr>
                <m:t>=</m:t>
              </m:r>
              <m:sSup>
                <m:e>
                  <m:r>
                    <m:rPr>
                      <m:sty m:val="bi"/>
                    </m:rPr>
                    <m:t>X</m:t>
                  </m:r>
                </m:e>
                <m:sup>
                  <m:r>
                    <m:rPr>
                      <m:sty m:val="p"/>
                    </m:rPr>
                    <m:t>⊤</m:t>
                  </m:r>
                </m:sup>
              </m:sSup>
              <m:r>
                <m:t> </m:t>
              </m:r>
              <m:sSup>
                <m:e>
                  <m:r>
                    <m:rPr>
                      <m:sty m:val="p"/>
                    </m:rPr>
                    <m:t>(</m:t>
                  </m:r>
                  <m:sSup>
                    <m:e>
                      <m:r>
                        <m:rPr>
                          <m:sty m:val="bi"/>
                        </m:rPr>
                        <m:t>X</m:t>
                      </m:r>
                    </m:e>
                    <m:sup>
                      <m:r>
                        <m:rPr>
                          <m:sty m:val="p"/>
                        </m:rPr>
                        <m:t>⊤</m:t>
                      </m:r>
                    </m:sup>
                  </m:sSup>
                  <m:r>
                    <m:rPr>
                      <m:sty m:val="p"/>
                    </m:rP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r>
        <w:t xml:space="preserve">When</w:t>
      </w:r>
      <w:r>
        <w:t xml:space="preserve"> </w:t>
      </w:r>
      <m:oMath>
        <m:sSup>
          <m:e>
            <m:r>
              <m:rPr>
                <m:sty m:val="bi"/>
              </m:rPr>
              <m:t>X</m:t>
            </m:r>
          </m:e>
          <m:sup>
            <m:r>
              <m:rPr>
                <m:sty m:val="p"/>
              </m:rPr>
              <m:t>⊤</m:t>
            </m:r>
          </m:sup>
        </m:sSup>
        <m:r>
          <m:rPr>
            <m:sty m:val="bi"/>
          </m:rPr>
          <m:t>X</m:t>
        </m:r>
      </m:oMath>
      <w:r>
        <w:t xml:space="preserve"> </w:t>
      </w:r>
      <w:r>
        <w:t xml:space="preserve">is invertible,</w:t>
      </w:r>
      <w:r>
        <w:t xml:space="preserve"> </w:t>
      </w:r>
      <w:r>
        <w:t xml:space="preserve">it appears in the OLS estimator</w:t>
      </w:r>
      <w:r>
        <w:t xml:space="preserve"> </w:t>
      </w:r>
      <m:oMath>
        <m:acc>
          <m:accPr>
            <m:chr m:val="̂"/>
          </m:accPr>
          <m:e>
            <m:acc>
              <m:accPr>
                <m:chr m:val="̃"/>
              </m:accPr>
              <m:e>
                <m:r>
                  <m:t>β</m:t>
                </m:r>
              </m:e>
            </m:acc>
          </m:e>
        </m:acc>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y</m:t>
            </m:r>
          </m:e>
        </m:acc>
      </m:oMath>
      <w:r>
        <w:t xml:space="preserve">.</w:t>
      </w:r>
    </w:p>
    <w:bookmarkEnd w:id="491"/>
    <w:bookmarkStart w:id="492" w:name="thm-gram-invertible"/>
    <w:p>
      <w:pPr>
        <w:pStyle w:val="BodyText"/>
      </w:pPr>
      <w:r>
        <w:rPr>
          <w:b/>
          <w:bCs/>
        </w:rPr>
        <w:t xml:space="preserve">Theorem 81 (</w:t>
      </w:r>
      <m:oMath>
        <m:sSup>
          <m:e>
            <m:r>
              <m:rPr>
                <m:sty m:val="bi"/>
              </m:rPr>
              <m:t>X</m:t>
            </m:r>
          </m:e>
          <m:sup>
            <m:r>
              <m:rPr>
                <m:sty m:val="p"/>
              </m:rPr>
              <m:t>⊤</m:t>
            </m:r>
          </m:sup>
        </m:sSup>
        <m:r>
          <m:rPr>
            <m:sty m:val="bi"/>
          </m:rPr>
          <m:t>X</m:t>
        </m:r>
      </m:oMath>
      <w:r>
        <w:rPr>
          <w:b/>
          <w:bCs/>
        </w:rPr>
        <w:t xml:space="preserve"> </w:t>
      </w:r>
      <w:r>
        <w:rPr>
          <w:b/>
          <w:bCs/>
        </w:rPr>
        <w:t xml:space="preserve">is invertible when</w:t>
      </w:r>
      <w:r>
        <w:rPr>
          <w:b/>
          <w:bCs/>
        </w:rPr>
        <w:t xml:space="preserve"> </w:t>
      </w:r>
      <m:oMath>
        <m:r>
          <m:rPr>
            <m:sty m:val="bi"/>
          </m:rPr>
          <m:t>X</m:t>
        </m:r>
      </m:oMath>
      <w:r>
        <w:rPr>
          <w:b/>
          <w:bCs/>
        </w:rPr>
        <w:t xml:space="preserve"> </w:t>
      </w:r>
      <w:r>
        <w:rPr>
          <w:b/>
          <w:bCs/>
        </w:rPr>
        <w:t xml:space="preserve">has full column rank)</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matrix with</w:t>
      </w:r>
      <w:r>
        <w:t xml:space="preserve"> </w:t>
      </w:r>
      <m:oMath>
        <m:r>
          <m:rPr>
            <m:sty m:val="p"/>
          </m:rPr>
          <m:t>rank</m:t>
        </m:r>
        <m:r>
          <m:rPr>
            <m:sty m:val="p"/>
          </m:rPr>
          <m:t>(</m:t>
        </m:r>
        <m:r>
          <m:rPr>
            <m:sty m:val="bi"/>
          </m:rPr>
          <m:t>X</m:t>
        </m:r>
        <m:r>
          <m:rPr>
            <m:sty m:val="p"/>
          </m:rPr>
          <m:t>)</m:t>
        </m:r>
        <m:r>
          <m:rPr>
            <m:sty m:val="p"/>
          </m:rPr>
          <m:t>=</m:t>
        </m:r>
        <m:r>
          <m:t>p</m:t>
        </m:r>
      </m:oMath>
      <w:r>
        <w:t xml:space="preserve"> </w:t>
      </w:r>
      <w:r>
        <w:t xml:space="preserve">(</w:t>
      </w:r>
      <w:hyperlink w:anchor="def-rank">
        <w:r>
          <w:rPr>
            <w:rStyle w:val="Hyperlink"/>
          </w:rPr>
          <w:t xml:space="preserve">Definition 38</w:t>
        </w:r>
      </w:hyperlink>
      <w:r>
        <w:t xml:space="preserve">),</w:t>
      </w:r>
      <w:r>
        <w:t xml:space="preserve"> </w:t>
      </w:r>
      <w:r>
        <w:t xml:space="preserve">then the</w:t>
      </w:r>
      <w:r>
        <w:t xml:space="preserve"> </w:t>
      </w:r>
      <m:oMath>
        <m:r>
          <m:t>p</m:t>
        </m:r>
        <m:r>
          <m:rPr>
            <m:sty m:val="p"/>
          </m:rPr>
          <m:t>×</m:t>
        </m:r>
        <m:r>
          <m:t>p</m:t>
        </m:r>
      </m:oMath>
      <w:r>
        <w:t xml:space="preserve"> </w:t>
      </w:r>
      <w:r>
        <w:t xml:space="preserve">matrix</w:t>
      </w:r>
      <w:r>
        <w:t xml:space="preserve"> </w:t>
      </w:r>
      <m:oMath>
        <m:sSup>
          <m:e>
            <m:r>
              <m:rPr>
                <m:sty m:val="bi"/>
              </m:rPr>
              <m:t>X</m:t>
            </m:r>
          </m:e>
          <m:sup>
            <m:r>
              <m:rPr>
                <m:sty m:val="p"/>
              </m:rPr>
              <m:t>⊤</m:t>
            </m:r>
          </m:sup>
        </m:sSup>
        <m:r>
          <m:rPr>
            <m:sty m:val="bi"/>
          </m:rPr>
          <m:t>X</m:t>
        </m:r>
      </m:oMath>
      <w:r>
        <w:t xml:space="preserve"> </w:t>
      </w:r>
      <w:r>
        <w:t xml:space="preserve">is invertible.</w:t>
      </w:r>
    </w:p>
    <w:bookmarkEnd w:id="492"/>
    <w:p>
      <w:pPr>
        <w:pStyle w:val="BodyText"/>
      </w:pPr>
      <w:r>
        <w:rPr>
          <w:i/>
          <w:iCs/>
        </w:rPr>
        <w:t xml:space="preserve">Proof</w:t>
      </w:r>
      <w:r>
        <w:t xml:space="preserve">. </w:t>
      </w:r>
      <w:r>
        <w:t xml:space="preserve">Let</w:t>
      </w:r>
      <w:r>
        <w:t xml:space="preserve"> </w:t>
      </w:r>
      <m:oMath>
        <m:acc>
          <m:accPr>
            <m:chr m:val="̃"/>
          </m:accPr>
          <m:e>
            <m:r>
              <m:t>c</m:t>
            </m:r>
          </m:e>
        </m:acc>
      </m:oMath>
      <w:r>
        <w:t xml:space="preserve"> </w:t>
      </w:r>
      <w:r>
        <w:t xml:space="preserve">be a vector of length</w:t>
      </w:r>
      <w:r>
        <w:t xml:space="preserve"> </w:t>
      </w:r>
      <m:oMath>
        <m:r>
          <m:t>p</m:t>
        </m:r>
      </m:oMath>
      <w:r>
        <w:t xml:space="preserve"> </w:t>
      </w:r>
      <w:r>
        <w:t xml:space="preserve">with</w:t>
      </w:r>
      <w:r>
        <w:t xml:space="preserve"> </w:t>
      </w:r>
      <m:oMath>
        <m:sSup>
          <m:e>
            <m:r>
              <m:rPr>
                <m:sty m:val="bi"/>
              </m:rPr>
              <m:t>X</m:t>
            </m:r>
          </m:e>
          <m:sup>
            <m:r>
              <m:rPr>
                <m:sty m:val="p"/>
              </m:rPr>
              <m:t>⊤</m:t>
            </m:r>
          </m:sup>
        </m:sSup>
        <m:r>
          <m:rPr>
            <m:sty m:val="bi"/>
          </m:rPr>
          <m:t>X</m:t>
        </m:r>
        <m:acc>
          <m:accPr>
            <m:chr m:val="̃"/>
          </m:accPr>
          <m:e>
            <m:r>
              <m:t>c</m:t>
            </m:r>
          </m:e>
        </m:acc>
        <m:r>
          <m:rPr>
            <m:sty m:val="p"/>
          </m:rPr>
          <m:t>=</m:t>
        </m:r>
        <m:acc>
          <m:accPr>
            <m:chr m:val="̃"/>
          </m:accPr>
          <m:e>
            <m:r>
              <m:t>0</m:t>
            </m:r>
          </m:e>
        </m:acc>
      </m:oMath>
      <w:r>
        <w:t xml:space="preserve">.</w:t>
      </w:r>
      <w:r>
        <w:t xml:space="preserve"> </w:t>
      </w:r>
      <w:r>
        <w:t xml:space="preserve">Then</w:t>
      </w:r>
    </w:p>
    <w:p>
      <w:pPr>
        <w:pStyle w:val="BodyText"/>
      </w:pPr>
      <m:oMathPara>
        <m:oMathParaPr>
          <m:jc m:val="center"/>
        </m:oMathParaPr>
        <m:oMath>
          <m:eqArr>
            <m:e>
              <m:r>
                <m:t>0</m:t>
              </m:r>
              <m:r>
                <m:t>&amp;</m:t>
              </m:r>
              <m:r>
                <m:rPr>
                  <m:sty m:val="p"/>
                </m:rPr>
                <m:t>=</m:t>
              </m:r>
              <m:sSup>
                <m:e>
                  <m:acc>
                    <m:accPr>
                      <m:chr m:val="̃"/>
                    </m:accPr>
                    <m:e>
                      <m:r>
                        <m:t>c</m:t>
                      </m:r>
                    </m:e>
                  </m:acc>
                </m:e>
                <m:sup>
                  <m:r>
                    <m:rPr>
                      <m:sty m:val="p"/>
                    </m:rPr>
                    <m:t>⊤</m:t>
                  </m:r>
                </m:sup>
              </m:sSup>
              <m:r>
                <m:t> </m:t>
              </m:r>
              <m:sSup>
                <m:e>
                  <m:r>
                    <m:rPr>
                      <m:sty m:val="bi"/>
                    </m:rPr>
                    <m:t>X</m:t>
                  </m:r>
                </m:e>
                <m:sup>
                  <m:r>
                    <m:rPr>
                      <m:sty m:val="p"/>
                    </m:rPr>
                    <m:t>⊤</m:t>
                  </m:r>
                </m:sup>
              </m:sSup>
              <m:r>
                <m:rPr>
                  <m:sty m:val="bi"/>
                </m:rPr>
                <m:t>X</m:t>
              </m:r>
              <m:acc>
                <m:accPr>
                  <m:chr m:val="̃"/>
                </m:accPr>
                <m:e>
                  <m:r>
                    <m:t>c</m:t>
                  </m:r>
                </m:e>
              </m:acc>
              <m:r>
                <m:t>&amp;</m:t>
              </m:r>
              <m:r>
                <m:t>&amp;</m:t>
              </m:r>
              <m:r>
                <m:rPr>
                  <m:nor/>
                  <m:sty m:val="p"/>
                </m:rPr>
                <m:t>(multiply </m:t>
              </m:r>
              <m:sSup>
                <m:e>
                  <m:r>
                    <m:rPr>
                      <m:sty m:val="bi"/>
                    </m:rPr>
                    <m:t>X</m:t>
                  </m:r>
                </m:e>
                <m:sup>
                  <m:r>
                    <m:rPr>
                      <m:sty m:val="p"/>
                    </m:rPr>
                    <m:t>⊤</m:t>
                  </m:r>
                </m:sup>
              </m:sSup>
              <m:r>
                <m:rPr>
                  <m:sty m:val="bi"/>
                </m:rPr>
                <m:t>X</m:t>
              </m:r>
              <m:acc>
                <m:accPr>
                  <m:chr m:val="̃"/>
                </m:accPr>
                <m:e>
                  <m:r>
                    <m:t>c</m:t>
                  </m:r>
                </m:e>
              </m:acc>
              <m:r>
                <m:rPr>
                  <m:sty m:val="p"/>
                </m:rPr>
                <m:t>=</m:t>
              </m:r>
              <m:acc>
                <m:accPr>
                  <m:chr m:val="̃"/>
                </m:accPr>
                <m:e>
                  <m:r>
                    <m:t>0</m:t>
                  </m:r>
                </m:e>
              </m:acc>
              <m:r>
                <m:rPr>
                  <m:nor/>
                  <m:sty m:val="p"/>
                </m:rPr>
                <m:t> on the left by </m:t>
              </m:r>
              <m:sSup>
                <m:e>
                  <m:acc>
                    <m:accPr>
                      <m:chr m:val="̃"/>
                    </m:accPr>
                    <m:e>
                      <m:r>
                        <m:t>c</m:t>
                      </m:r>
                    </m:e>
                  </m:acc>
                </m:e>
                <m:sup>
                  <m:r>
                    <m:rPr>
                      <m:sty m:val="p"/>
                    </m:rPr>
                    <m:t>⊤</m:t>
                  </m:r>
                </m:sup>
              </m:sSup>
              <m:r>
                <m:rPr>
                  <m:nor/>
                  <m:sty m:val="p"/>
                </m:rPr>
                <m:t>)</m:t>
              </m:r>
            </m:e>
            <m:e>
              <m:r>
                <m:t>&amp;</m:t>
              </m:r>
              <m:r>
                <m:rPr>
                  <m:sty m:val="p"/>
                </m:rPr>
                <m:t>=</m:t>
              </m:r>
              <m:sSup>
                <m:e>
                  <m:r>
                    <m:t>​</m:t>
                  </m:r>
                  <m:d>
                    <m:dPr>
                      <m:begChr m:val="("/>
                      <m:sepChr m:val=""/>
                      <m:endChr m:val=")"/>
                      <m:grow/>
                    </m:dPr>
                    <m:e>
                      <m:r>
                        <m:rPr>
                          <m:sty m:val="bi"/>
                        </m:rPr>
                        <m:t>X</m:t>
                      </m:r>
                      <m:acc>
                        <m:accPr>
                          <m:chr m:val="̃"/>
                        </m:accPr>
                        <m:e>
                          <m:r>
                            <m:t>c</m:t>
                          </m:r>
                        </m:e>
                      </m:acc>
                    </m:e>
                  </m:d>
                  <m:r>
                    <m:t>​</m:t>
                  </m:r>
                </m:e>
                <m:sup>
                  <m:r>
                    <m:rPr>
                      <m:sty m:val="p"/>
                    </m:rPr>
                    <m:t>⊤</m:t>
                  </m:r>
                </m:sup>
              </m:sSup>
              <m:r>
                <m:t>​</m:t>
              </m:r>
              <m:d>
                <m:dPr>
                  <m:begChr m:val="("/>
                  <m:sepChr m:val=""/>
                  <m:endChr m:val=")"/>
                  <m:grow/>
                </m:dPr>
                <m:e>
                  <m:r>
                    <m:rPr>
                      <m:sty m:val="bi"/>
                    </m:rPr>
                    <m:t>X</m:t>
                  </m:r>
                  <m:acc>
                    <m:accPr>
                      <m:chr m:val="̃"/>
                    </m:accPr>
                    <m:e>
                      <m:r>
                        <m:t>c</m:t>
                      </m:r>
                    </m:e>
                  </m:acc>
                </m:e>
              </m:d>
              <m:r>
                <m:t>​</m:t>
              </m:r>
              <m:r>
                <m:t>&amp;</m:t>
              </m:r>
              <m:r>
                <m:t>&amp;</m:t>
              </m:r>
              <m:r>
                <m:rPr>
                  <m:nor/>
                  <m:sty m:val="p"/>
                </m:rPr>
                <m:t>(transpose of a product)</m:t>
              </m:r>
            </m:e>
            <m:e>
              <m:r>
                <m:t>&amp;</m:t>
              </m:r>
              <m:r>
                <m:rPr>
                  <m:sty m:val="p"/>
                </m:rPr>
                <m:t>=</m:t>
              </m:r>
              <m:r>
                <m:t>​</m:t>
              </m:r>
              <m:d>
                <m:dPr>
                  <m:begChr m:val="∥"/>
                  <m:sepChr m:val=""/>
                  <m:endChr m:val="∥"/>
                  <m:grow/>
                </m:dPr>
                <m:e>
                  <m:r>
                    <m:rPr>
                      <m:sty m:val="bi"/>
                    </m:rPr>
                    <m:t>X</m:t>
                  </m:r>
                  <m:acc>
                    <m:accPr>
                      <m:chr m:val="̃"/>
                    </m:accPr>
                    <m:e>
                      <m:r>
                        <m:t>c</m:t>
                      </m:r>
                    </m:e>
                  </m:acc>
                </m:e>
              </m:d>
              <m:sSup>
                <m:e>
                  <m:r>
                    <m:t>​</m:t>
                  </m:r>
                </m:e>
                <m:sup>
                  <m:r>
                    <m:t>2</m:t>
                  </m:r>
                </m:sup>
              </m:sSup>
              <m:r>
                <m:t>&amp;</m:t>
              </m:r>
              <m:r>
                <m:t>&amp;</m:t>
              </m:r>
              <m:r>
                <m:rPr>
                  <m:nor/>
                  <m:sty m:val="p"/>
                </m:rPr>
                <m:t>(definition of the Euclidean norm)</m:t>
              </m:r>
            </m:e>
          </m:eqArr>
        </m:oMath>
      </m:oMathPara>
    </w:p>
    <w:p>
      <w:pPr>
        <w:pStyle w:val="FirstParagraph"/>
      </w:pPr>
      <w:r>
        <w:t xml:space="preserve">so</w:t>
      </w:r>
      <w:r>
        <w:t xml:space="preserve"> </w:t>
      </w:r>
      <m:oMath>
        <m:r>
          <m:rPr>
            <m:sty m:val="bi"/>
          </m:rPr>
          <m:t>X</m:t>
        </m:r>
        <m:acc>
          <m:accPr>
            <m:chr m:val="̃"/>
          </m:accPr>
          <m:e>
            <m:r>
              <m:t>c</m:t>
            </m:r>
          </m:e>
        </m:acc>
        <m:r>
          <m:rPr>
            <m:sty m:val="p"/>
          </m:rPr>
          <m:t>=</m:t>
        </m:r>
        <m:acc>
          <m:accPr>
            <m:chr m:val="̃"/>
          </m:accPr>
          <m:e>
            <m:r>
              <m:t>0</m:t>
            </m:r>
          </m:e>
        </m:acc>
      </m:oMath>
      <w:r>
        <w:t xml:space="preserve">.</w:t>
      </w:r>
      <w:r>
        <w:t xml:space="preserve"> </w:t>
      </w:r>
      <w:r>
        <w:t xml:space="preserve">Because</w:t>
      </w:r>
      <w:r>
        <w:t xml:space="preserve"> </w:t>
      </w:r>
      <m:oMath>
        <m:r>
          <m:rPr>
            <m:sty m:val="bi"/>
          </m:rPr>
          <m:t>X</m:t>
        </m:r>
        <m:acc>
          <m:accPr>
            <m:chr m:val="̃"/>
          </m:accPr>
          <m:e>
            <m:r>
              <m:t>c</m:t>
            </m:r>
          </m:e>
        </m:acc>
        <m:r>
          <m:rPr>
            <m:sty m:val="p"/>
          </m:rPr>
          <m:t>=</m:t>
        </m:r>
        <m:sSub>
          <m:e>
            <m:r>
              <m:t>c</m:t>
            </m:r>
          </m:e>
          <m:sub>
            <m:r>
              <m:t>1</m:t>
            </m:r>
          </m:sub>
        </m:sSub>
        <m:r>
          <m:rPr>
            <m:sty m:val="p"/>
          </m:rPr>
          <m:t>(</m:t>
        </m:r>
        <m:r>
          <m:rPr>
            <m:nor/>
            <m:sty m:val="p"/>
          </m:rPr>
          <m:t>column </m:t>
        </m:r>
        <m:r>
          <m:t>1</m:t>
        </m:r>
        <m:r>
          <m:rPr>
            <m:sty m:val="p"/>
          </m:rPr>
          <m:t>)</m:t>
        </m:r>
        <m:r>
          <m:rPr>
            <m:sty m:val="p"/>
          </m:rPr>
          <m:t>+</m:t>
        </m:r>
        <m:r>
          <m:rPr>
            <m:sty m:val="p"/>
          </m:rPr>
          <m:t>⋯</m:t>
        </m:r>
        <m:r>
          <m:rPr>
            <m:sty m:val="p"/>
          </m:rPr>
          <m:t>+</m:t>
        </m:r>
        <m:sSub>
          <m:e>
            <m:r>
              <m:t>c</m:t>
            </m:r>
          </m:e>
          <m:sub>
            <m:r>
              <m:t>p</m:t>
            </m:r>
          </m:sub>
        </m:sSub>
        <m:r>
          <m:rPr>
            <m:sty m:val="p"/>
          </m:rPr>
          <m:t>(</m:t>
        </m:r>
        <m:r>
          <m:rPr>
            <m:nor/>
            <m:sty m:val="p"/>
          </m:rPr>
          <m:t>column </m:t>
        </m:r>
        <m:r>
          <m:t>p</m:t>
        </m:r>
        <m:r>
          <m:rPr>
            <m:sty m:val="p"/>
          </m:rPr>
          <m:t>)</m:t>
        </m:r>
      </m:oMath>
      <w:r>
        <w:t xml:space="preserve"> </w:t>
      </w:r>
      <w:r>
        <w:t xml:space="preserve">and the columns of</w:t>
      </w:r>
      <w:r>
        <w:t xml:space="preserve"> </w:t>
      </w:r>
      <m:oMath>
        <m:r>
          <m:rPr>
            <m:sty m:val="bi"/>
          </m:rPr>
          <m:t>X</m:t>
        </m:r>
      </m:oMath>
      <w:r>
        <w:t xml:space="preserve"> </w:t>
      </w:r>
      <w:r>
        <w:t xml:space="preserve">are linearly independent,</w:t>
      </w:r>
      <w:r>
        <w:t xml:space="preserve"> </w:t>
      </w:r>
      <m:oMath>
        <m:acc>
          <m:accPr>
            <m:chr m:val="̃"/>
          </m:accPr>
          <m:e>
            <m:r>
              <m:t>c</m:t>
            </m:r>
          </m:e>
        </m:acc>
        <m:r>
          <m:rPr>
            <m:sty m:val="p"/>
          </m:rPr>
          <m:t>=</m:t>
        </m:r>
        <m:acc>
          <m:accPr>
            <m:chr m:val="̃"/>
          </m:accPr>
          <m:e>
            <m:r>
              <m:t>0</m:t>
            </m:r>
          </m:e>
        </m:acc>
      </m:oMath>
      <w:r>
        <w:t xml:space="preserve">.</w:t>
      </w:r>
      <w:r>
        <w:t xml:space="preserve"> </w:t>
      </w:r>
      <w:r>
        <w:t xml:space="preserve">So the only solution of</w:t>
      </w:r>
      <w:r>
        <w:t xml:space="preserve"> </w:t>
      </w:r>
      <m:oMath>
        <m:sSup>
          <m:e>
            <m:r>
              <m:rPr>
                <m:sty m:val="bi"/>
              </m:rPr>
              <m:t>X</m:t>
            </m:r>
          </m:e>
          <m:sup>
            <m:r>
              <m:rPr>
                <m:sty m:val="p"/>
              </m:rPr>
              <m:t>⊤</m:t>
            </m:r>
          </m:sup>
        </m:sSup>
        <m:r>
          <m:rPr>
            <m:sty m:val="bi"/>
          </m:rPr>
          <m:t>X</m:t>
        </m:r>
        <m:acc>
          <m:accPr>
            <m:chr m:val="̃"/>
          </m:accPr>
          <m:e>
            <m:r>
              <m:t>c</m:t>
            </m:r>
          </m:e>
        </m:acc>
        <m:r>
          <m:rPr>
            <m:sty m:val="p"/>
          </m:rPr>
          <m:t>=</m:t>
        </m:r>
        <m:acc>
          <m:accPr>
            <m:chr m:val="̃"/>
          </m:accPr>
          <m:e>
            <m:r>
              <m:t>0</m:t>
            </m:r>
          </m:e>
        </m:acc>
      </m:oMath>
      <w:r>
        <w:t xml:space="preserve"> </w:t>
      </w:r>
      <w:r>
        <w:t xml:space="preserve">is</w:t>
      </w:r>
      <w:r>
        <w:t xml:space="preserve"> </w:t>
      </w:r>
      <m:oMath>
        <m:acc>
          <m:accPr>
            <m:chr m:val="̃"/>
          </m:accPr>
          <m:e>
            <m:r>
              <m:t>c</m:t>
            </m:r>
          </m:e>
        </m:acc>
        <m:r>
          <m:rPr>
            <m:sty m:val="p"/>
          </m:rPr>
          <m:t>=</m:t>
        </m:r>
        <m:acc>
          <m:accPr>
            <m:chr m:val="̃"/>
          </m:accPr>
          <m:e>
            <m:r>
              <m:t>0</m:t>
            </m:r>
          </m:e>
        </m:acc>
      </m:oMath>
      <w:r>
        <w:t xml:space="preserve">,</w:t>
      </w:r>
      <w:r>
        <w:t xml:space="preserve"> </w:t>
      </w:r>
      <w:r>
        <w:t xml:space="preserve">which says that the columns of the square matrix</w:t>
      </w:r>
      <w:r>
        <w:t xml:space="preserve"> </w:t>
      </w:r>
      <m:oMath>
        <m:sSup>
          <m:e>
            <m:r>
              <m:rPr>
                <m:sty m:val="bi"/>
              </m:rPr>
              <m:t>X</m:t>
            </m:r>
          </m:e>
          <m:sup>
            <m:r>
              <m:rPr>
                <m:sty m:val="p"/>
              </m:rPr>
              <m:t>⊤</m:t>
            </m:r>
          </m:sup>
        </m:sSup>
        <m:r>
          <m:rPr>
            <m:sty m:val="bi"/>
          </m:rPr>
          <m:t>X</m:t>
        </m:r>
      </m:oMath>
      <w:r>
        <w:t xml:space="preserve"> </w:t>
      </w:r>
      <w:r>
        <w:t xml:space="preserve">are linearly independent,</w:t>
      </w:r>
      <w:r>
        <w:t xml:space="preserve"> </w:t>
      </w:r>
      <w:r>
        <w:t xml:space="preserve">and a square matrix with linearly independent columns is invertible</w:t>
      </w:r>
      <w:r>
        <w:t xml:space="preserve"> </w:t>
      </w:r>
      <w:r>
        <w:t xml:space="preserve">(Banerjee and Roy 2014, Corollary 5.7, p. 143)</w:t>
      </w:r>
      <w:r>
        <w:t xml:space="preserve">.</w:t>
      </w:r>
    </w:p>
    <w:bookmarkStart w:id="493" w:name="exm-gram-invertible"/>
    <w:p>
      <w:pPr>
        <w:pStyle w:val="BodyText"/>
      </w:pPr>
      <w:r>
        <w:rPr>
          <w:b/>
          <w:bCs/>
        </w:rPr>
        <w:t xml:space="preserve">Example 152 (Inverting</w:t>
      </w:r>
      <w:r>
        <w:rPr>
          <w:b/>
          <w:bCs/>
        </w:rPr>
        <w:t xml:space="preserve"> </w:t>
      </w:r>
      <m:oMath>
        <m:sSup>
          <m:e>
            <m:r>
              <m:rPr>
                <m:sty m:val="bi"/>
              </m:rPr>
              <m:t>X</m:t>
            </m:r>
          </m:e>
          <m:sup>
            <m:r>
              <m:rPr>
                <m:sty m:val="p"/>
              </m:rPr>
              <m:t>⊤</m:t>
            </m:r>
          </m:sup>
        </m:sSup>
        <m:r>
          <m:rPr>
            <m:sty m:val="bi"/>
          </m:rPr>
          <m:t>X</m:t>
        </m:r>
      </m:oMath>
      <w:r>
        <w:rPr>
          <w:b/>
          <w:bCs/>
        </w:rPr>
        <w:t xml:space="preserve">)</w:t>
      </w:r>
      <w:r>
        <w:t xml:space="preserve"> </w:t>
      </w:r>
      <w:r>
        <w:t xml:space="preserve">For the rank-</w:t>
      </w:r>
      <m:oMath>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from</w:t>
      </w:r>
      <w:r>
        <w:t xml:space="preserve"> </w:t>
      </w:r>
      <w:hyperlink w:anchor="exm-rank">
        <w:r>
          <w:rPr>
            <w:rStyle w:val="Hyperlink"/>
          </w:rPr>
          <w:t xml:space="preserve">Example 33</w:t>
        </w:r>
      </w:hyperlink>
      <w:r>
        <w:t xml:space="preserve">:</w:t>
      </w:r>
    </w:p>
    <w:p>
      <w:pPr>
        <w:pStyle w:val="BodyText"/>
      </w:pPr>
      <m:oMathPara>
        <m:oMathParaPr>
          <m:jc m:val="center"/>
        </m:oMathParaP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r>
            <m:rPr>
              <m:sty m:val="p"/>
            </m:rPr>
            <m:t>,</m:t>
          </m:r>
          <m:r>
            <m:t>  </m:t>
          </m:r>
          <m:r>
            <m:t>​</m:t>
          </m:r>
          <m:sSup>
            <m:e>
              <m:d>
                <m:dPr>
                  <m:begChr m:val="("/>
                  <m:sepChr m:val=""/>
                  <m:endChr m:val=")"/>
                  <m:grow/>
                </m:dPr>
                <m:e>
                  <m:sSup>
                    <m:e>
                      <m:r>
                        <m:rPr>
                          <m:sty m:val="bi"/>
                        </m:rPr>
                        <m:t>X</m:t>
                      </m:r>
                    </m:e>
                    <m:sup>
                      <m:r>
                        <m:rPr>
                          <m:sty m:val="p"/>
                        </m:rPr>
                        <m:t>⊤</m:t>
                      </m:r>
                    </m:sup>
                  </m:sSup>
                  <m:r>
                    <m:rPr>
                      <m:sty m:val="bi"/>
                    </m:rPr>
                    <m:t>X</m:t>
                  </m:r>
                </m:e>
              </m:d>
            </m:e>
            <m:sup>
              <m:r>
                <m:rPr>
                  <m:sty m:val="p"/>
                </m:rPr>
                <m:t>−</m:t>
              </m:r>
              <m:r>
                <m:t>1</m:t>
              </m:r>
            </m:sup>
          </m:sSup>
          <m:r>
            <m:t>​</m:t>
          </m:r>
          <m:r>
            <m:rPr>
              <m:sty m:val="p"/>
            </m:rPr>
            <m:t>=</m:t>
          </m:r>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r>
            <m:rPr>
              <m:sty m:val="p"/>
            </m:rPr>
            <m:t>,</m:t>
          </m:r>
        </m:oMath>
      </m:oMathPara>
    </w:p>
    <w:p>
      <w:pPr>
        <w:pStyle w:val="FirstParagraph"/>
      </w:pPr>
      <w:r>
        <w:t xml:space="preserve">and multiplying the two out gives</w:t>
      </w:r>
      <w:r>
        <w:t xml:space="preserve"> </w:t>
      </w:r>
      <m:oMath>
        <m:sSub>
          <m:e>
            <m:r>
              <m:rPr>
                <m:sty m:val="bi"/>
              </m:rPr>
              <m:t>I</m:t>
            </m:r>
          </m:e>
          <m:sub>
            <m:r>
              <m:t>2</m:t>
            </m:r>
          </m:sub>
        </m:sSub>
      </m:oMath>
      <w:r>
        <w:t xml:space="preserve">.</w:t>
      </w:r>
    </w:p>
    <w:bookmarkEnd w:id="493"/>
    <w:bookmarkStart w:id="494" w:name="def-hat-matrix"/>
    <w:p>
      <w:pPr>
        <w:pStyle w:val="BodyText"/>
      </w:pPr>
      <w:r>
        <w:rPr>
          <w:b/>
          <w:bCs/>
        </w:rPr>
        <w:t xml:space="preserve">Definition 90 (Hat matrix)</w:t>
      </w:r>
      <w:r>
        <w:t xml:space="preserve"> </w:t>
      </w:r>
      <w:r>
        <w:t xml:space="preserve">For an</w:t>
      </w:r>
      <w:r>
        <w:t xml:space="preserve"> </w:t>
      </w:r>
      <m:oMath>
        <m:r>
          <m:t>n</m:t>
        </m:r>
        <m:r>
          <m:rPr>
            <m:sty m:val="p"/>
          </m:rPr>
          <m:t>×</m:t>
        </m:r>
        <m:r>
          <m:t>p</m:t>
        </m:r>
      </m:oMath>
      <w:r>
        <w:t xml:space="preserve"> </w:t>
      </w:r>
      <w:r>
        <w:t xml:space="preserve">design matrix</w:t>
      </w:r>
      <w:r>
        <w:t xml:space="preserve"> </w:t>
      </w:r>
      <m:oMath>
        <m:r>
          <m:rPr>
            <m:sty m:val="bi"/>
          </m:rPr>
          <m:t>X</m:t>
        </m:r>
      </m:oMath>
      <w:r>
        <w:t xml:space="preserve"> </w:t>
      </w:r>
      <w:r>
        <w:t xml:space="preserve">(</w:t>
      </w:r>
      <w:hyperlink w:anchor="def-design-matrix">
        <w:r>
          <w:rPr>
            <w:rStyle w:val="Hyperlink"/>
          </w:rPr>
          <w:t xml:space="preserve">Definition 89</w:t>
        </w:r>
      </w:hyperlink>
      <w:r>
        <w:t xml:space="preserve">)</w:t>
      </w:r>
      <w:r>
        <w:t xml:space="preserve"> </w:t>
      </w:r>
      <w:r>
        <w:t xml:space="preserve">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w:t>
      </w:r>
      <w:r>
        <w:t xml:space="preserve"> </w:t>
      </w:r>
      <w:r>
        <w:rPr>
          <w:b/>
          <w:bCs/>
        </w:rPr>
        <w:t xml:space="preserve">hat matrix</w:t>
      </w:r>
      <w:r>
        <w:t xml:space="preserve"> </w:t>
      </w:r>
      <w:r>
        <w:t xml:space="preserve">is the</w:t>
      </w:r>
      <w:r>
        <w:t xml:space="preserve"> </w:t>
      </w:r>
      <m:oMath>
        <m:r>
          <m:t>n</m:t>
        </m:r>
        <m:r>
          <m:rPr>
            <m:sty m:val="p"/>
          </m:rPr>
          <m:t>×</m:t>
        </m:r>
        <m:r>
          <m:t>n</m:t>
        </m:r>
      </m:oMath>
      <w:r>
        <w:t xml:space="preserve"> </w:t>
      </w:r>
      <w:r>
        <w:t xml:space="preserve">matrix</w:t>
      </w:r>
    </w:p>
    <w:p>
      <w:pPr>
        <w:pStyle w:val="BodyText"/>
      </w:pPr>
      <m:oMathPara>
        <m:oMathParaPr>
          <m:jc m:val="center"/>
        </m:oMathParaPr>
        <m:oMath>
          <m:limLow>
            <m:e>
              <m:limLow>
                <m:e>
                  <m:r>
                    <m:rPr>
                      <m:sty m:val="bi"/>
                    </m:rPr>
                    <m:t>H</m:t>
                  </m:r>
                </m:e>
                <m:lim>
                  <m:r>
                    <m:rPr>
                      <m:sty m:val="p"/>
                    </m:rPr>
                    <m:t>⏟</m:t>
                  </m:r>
                </m:lim>
              </m:limLow>
            </m:e>
            <m:lim>
              <m:r>
                <m:t>n</m:t>
              </m:r>
              <m:r>
                <m:rPr>
                  <m:sty m:val="p"/>
                </m:rPr>
                <m:t>×</m:t>
              </m:r>
              <m:r>
                <m:t>n</m:t>
              </m:r>
            </m:lim>
          </m:limLow>
          <m:limUpp>
            <m:e>
              <m:r>
                <m:rPr>
                  <m:sty m:val="p"/>
                </m:rPr>
                <m:t>=</m:t>
              </m:r>
            </m:e>
            <m:lim>
              <m:r>
                <m:rPr>
                  <m:nor/>
                  <m:sty m:val="p"/>
                </m:rPr>
                <m:t>def</m:t>
              </m:r>
            </m:lim>
          </m:limUpp>
          <m:limLow>
            <m:e>
              <m:limLow>
                <m:e>
                  <m:r>
                    <m:rPr>
                      <m:sty m:val="bi"/>
                    </m:rPr>
                    <m:t>X</m:t>
                  </m:r>
                </m:e>
                <m:lim>
                  <m:r>
                    <m:rPr>
                      <m:sty m:val="p"/>
                    </m:rPr>
                    <m:t>⏟</m:t>
                  </m:r>
                </m:lim>
              </m:limLow>
            </m:e>
            <m:lim>
              <m:r>
                <m:t>n</m:t>
              </m:r>
              <m:r>
                <m:rPr>
                  <m:sty m:val="p"/>
                </m:rPr>
                <m:t>×</m:t>
              </m:r>
              <m:r>
                <m:t>p</m:t>
              </m:r>
            </m:lim>
          </m:limLow>
          <m:limLow>
            <m:e>
              <m:limLow>
                <m:e>
                  <m:r>
                    <m:rPr>
                      <m:sty m:val="p"/>
                    </m:rPr>
                    <m:t>(</m:t>
                  </m:r>
                  <m:sSup>
                    <m:e>
                      <m:r>
                        <m:rPr>
                          <m:sty m:val="bi"/>
                        </m:rPr>
                        <m:t>X</m:t>
                      </m:r>
                    </m:e>
                    <m:sup>
                      <m:r>
                        <m:rPr>
                          <m:sty m:val="p"/>
                        </m:rPr>
                        <m:t>⊤</m:t>
                      </m:r>
                    </m:sup>
                  </m:sSup>
                  <m:r>
                    <m:rPr>
                      <m:sty m:val="bi"/>
                    </m:rPr>
                    <m:t>X</m:t>
                  </m:r>
                  <m:sSup>
                    <m:e>
                      <m:r>
                        <m:rPr>
                          <m:sty m:val="p"/>
                        </m:rPr>
                        <m:t>)</m:t>
                      </m:r>
                    </m:e>
                    <m:sup>
                      <m:r>
                        <m:rPr>
                          <m:sty m:val="p"/>
                        </m:rPr>
                        <m:t>−</m:t>
                      </m:r>
                      <m:r>
                        <m:t>1</m:t>
                      </m:r>
                    </m:sup>
                  </m:sSup>
                </m:e>
                <m:lim>
                  <m:r>
                    <m:rPr>
                      <m:sty m:val="p"/>
                    </m:rPr>
                    <m:t>⏟</m:t>
                  </m:r>
                </m:lim>
              </m:limLow>
            </m:e>
            <m:lim>
              <m:r>
                <m:t>p</m:t>
              </m:r>
              <m:r>
                <m:rPr>
                  <m:sty m:val="p"/>
                </m:rPr>
                <m:t>×</m:t>
              </m:r>
              <m:r>
                <m:t>p</m:t>
              </m:r>
            </m:lim>
          </m:limLow>
          <m:limLow>
            <m:e>
              <m:limLow>
                <m:e>
                  <m:sSup>
                    <m:e>
                      <m:r>
                        <m:rPr>
                          <m:sty m:val="bi"/>
                        </m:rPr>
                        <m:t>X</m:t>
                      </m:r>
                    </m:e>
                    <m:sup>
                      <m:r>
                        <m:rPr>
                          <m:sty m:val="p"/>
                        </m:rPr>
                        <m:t>⊤</m:t>
                      </m:r>
                    </m:sup>
                  </m:sSup>
                </m:e>
                <m:lim>
                  <m:r>
                    <m:rPr>
                      <m:sty m:val="p"/>
                    </m:rPr>
                    <m:t>⏟</m:t>
                  </m:r>
                </m:lim>
              </m:limLow>
            </m:e>
            <m:lim>
              <m:r>
                <m:t>p</m:t>
              </m:r>
              <m:r>
                <m:rPr>
                  <m:sty m:val="p"/>
                </m:rPr>
                <m:t>×</m:t>
              </m:r>
              <m:r>
                <m:t>n</m:t>
              </m:r>
            </m:lim>
          </m:limLow>
        </m:oMath>
      </m:oMathPara>
    </w:p>
    <w:p>
      <w:pPr>
        <w:pStyle w:val="FirstParagraph"/>
      </w:pPr>
      <w:r>
        <w:t xml:space="preserve">The inverse exists by</w:t>
      </w:r>
      <w:r>
        <w:t xml:space="preserve"> </w:t>
      </w:r>
      <w:hyperlink w:anchor="thm-gram-invertible">
        <w:r>
          <w:rPr>
            <w:rStyle w:val="Hyperlink"/>
          </w:rPr>
          <w:t xml:space="preserve">Theorem 81</w:t>
        </w:r>
      </w:hyperlink>
      <w:r>
        <w:t xml:space="preserve">.</w:t>
      </w:r>
    </w:p>
    <w:bookmarkEnd w:id="494"/>
    <w:bookmarkStart w:id="495" w:name="exm-hat-matrix"/>
    <w:p>
      <w:pPr>
        <w:pStyle w:val="BodyText"/>
      </w:pPr>
      <w:r>
        <w:rPr>
          <w:b/>
          <w:bCs/>
        </w:rPr>
        <w:t xml:space="preserve">Example 153 (The hat matrix of an intercept-only model)</w:t>
      </w:r>
      <w:r>
        <w:t xml:space="preserve"> </w:t>
      </w:r>
      <w:r>
        <w:t xml:space="preserve">With</w:t>
      </w:r>
      <w:r>
        <w:t xml:space="preserve"> </w:t>
      </w:r>
      <m:oMath>
        <m:r>
          <m:t>n</m:t>
        </m:r>
        <m:r>
          <m:rPr>
            <m:sty m:val="p"/>
          </m:rPr>
          <m:t>=</m:t>
        </m:r>
        <m:r>
          <m:t>2</m:t>
        </m:r>
      </m:oMath>
      <w:r>
        <w:t xml:space="preserve"> </w:t>
      </w:r>
      <w:r>
        <w:t xml:space="preserve">observations and only an intercept,</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w:t>
      </w:r>
      <m:oMath>
        <m:r>
          <m:t>2</m:t>
        </m:r>
        <m:r>
          <m:rPr>
            <m:sty m:val="p"/>
          </m:rPr>
          <m:t>×</m:t>
        </m:r>
        <m:r>
          <m:t>1</m:t>
        </m:r>
      </m:oMath>
      <w:r>
        <w:t xml:space="preserve">, rank</w:t>
      </w:r>
      <w:r>
        <w:t xml:space="preserve"> </w:t>
      </w:r>
      <m:oMath>
        <m:r>
          <m:t>1</m:t>
        </m:r>
      </m:oMath>
      <w:r>
        <w:t xml:space="preserve">),</w:t>
      </w:r>
      <w:r>
        <w:t xml:space="preserve"> </w:t>
      </w:r>
      <w:r>
        <w:t xml:space="preserve">so</w:t>
      </w:r>
      <w:r>
        <w:t xml:space="preserve"> </w:t>
      </w:r>
      <m:oMath>
        <m:sSup>
          <m:e>
            <m:r>
              <m:rPr>
                <m:sty m:val="bi"/>
              </m:rPr>
              <m:t>X</m:t>
            </m:r>
          </m:e>
          <m:sup>
            <m:r>
              <m:rPr>
                <m:sty m:val="p"/>
              </m:rPr>
              <m:t>⊤</m:t>
            </m:r>
          </m:sup>
        </m:sSup>
        <m:r>
          <m:rPr>
            <m:sty m:val="bi"/>
          </m:rPr>
          <m:t>X</m:t>
        </m:r>
        <m:r>
          <m:rPr>
            <m:sty m:val="p"/>
          </m:rPr>
          <m:t>=</m:t>
        </m:r>
        <m:r>
          <m:t>2</m:t>
        </m:r>
      </m:oMath>
      <w:r>
        <w:t xml:space="preserve"> </w:t>
      </w:r>
      <w:r>
        <w:t xml:space="preserve">and</w:t>
      </w:r>
    </w:p>
    <w:p>
      <w:pPr>
        <w:pStyle w:val="BodyText"/>
      </w:pPr>
      <m:oMathPara>
        <m:oMathParaPr>
          <m:jc m:val="center"/>
        </m:oMathParaPr>
        <m:oMath>
          <m:eqArr>
            <m:e>
              <m:r>
                <m:rPr>
                  <m:sty m:val="bi"/>
                </m:rPr>
                <m:t>H</m:t>
              </m:r>
              <m:r>
                <m:t>&amp;</m:t>
              </m:r>
              <m:r>
                <m:rPr>
                  <m:sty m:val="p"/>
                </m:rPr>
                <m:t>=</m:t>
              </m:r>
              <m:d>
                <m:dPr>
                  <m:begChr m:val="["/>
                  <m:sepChr m:val=""/>
                  <m:endChr m:val="]"/>
                  <m:grow/>
                </m:dPr>
                <m:e>
                  <m:m>
                    <m:mPr>
                      <m:baseJc m:val="center"/>
                      <m:plcHide m:val="on"/>
                      <m:mcs>
                        <m:mc>
                          <m:mcPr>
                            <m:mcJc m:val="center"/>
                            <m:count m:val="1"/>
                          </m:mcPr>
                        </m:mc>
                      </m:mcs>
                    </m:mPr>
                    <m:mr>
                      <m:e>
                        <m:r>
                          <m:t>1</m:t>
                        </m:r>
                      </m:e>
                    </m:mr>
                    <m:mr>
                      <m:e>
                        <m:r>
                          <m:t>1</m:t>
                        </m:r>
                      </m:e>
                    </m:mr>
                  </m:m>
                </m:e>
              </m:d>
              <m:r>
                <m:rPr>
                  <m:sty m:val="p"/>
                </m:rPr>
                <m:t>⋅</m:t>
              </m:r>
              <m:f>
                <m:fPr>
                  <m:type m:val="bar"/>
                </m:fPr>
                <m:num>
                  <m:r>
                    <m:t>1</m:t>
                  </m:r>
                </m:num>
                <m:den>
                  <m:r>
                    <m:t>2</m:t>
                  </m:r>
                </m:den>
              </m:f>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Then</w:t>
      </w:r>
      <w:r>
        <w:t xml:space="preserve"> </w:t>
      </w:r>
      <m:oMath>
        <m:r>
          <m:rPr>
            <m:sty m:val="bi"/>
          </m:rPr>
          <m:t>H</m:t>
        </m:r>
        <m:acc>
          <m:accPr>
            <m:chr m:val="̃"/>
          </m:accPr>
          <m:e>
            <m:r>
              <m:t>y</m:t>
            </m:r>
          </m:e>
        </m:acc>
        <m:r>
          <m:rPr>
            <m:sty m:val="p"/>
          </m:rPr>
          <m:t>=</m:t>
        </m:r>
        <m:r>
          <m:rPr>
            <m:sty m:val="p"/>
          </m:rPr>
          <m:t>(</m:t>
        </m:r>
        <m:acc>
          <m:accPr>
            <m:chr m:val="‾"/>
          </m:accPr>
          <m:e>
            <m:r>
              <m:t>y</m:t>
            </m:r>
          </m:e>
        </m:acc>
        <m:r>
          <m:rPr>
            <m:sty m:val="p"/>
          </m:rPr>
          <m:t>,</m:t>
        </m:r>
        <m:acc>
          <m:accPr>
            <m:chr m:val="‾"/>
          </m:accPr>
          <m:e>
            <m:r>
              <m:t>y</m:t>
            </m:r>
          </m:e>
        </m:acc>
        <m:r>
          <m:rPr>
            <m:sty m:val="p"/>
          </m:rPr>
          <m:t>)</m:t>
        </m:r>
      </m:oMath>
      <w:r>
        <w:t xml:space="preserve">, where</w:t>
      </w:r>
      <w:r>
        <w:t xml:space="preserve"> </w:t>
      </w:r>
      <m:oMath>
        <m:acc>
          <m:accPr>
            <m:chr m:val="‾"/>
          </m:accPr>
          <m:e>
            <m:r>
              <m:t>y</m:t>
            </m:r>
          </m:e>
        </m:acc>
        <m:r>
          <m:rPr>
            <m:sty m:val="p"/>
          </m:rPr>
          <m:t>=</m:t>
        </m:r>
        <m:r>
          <m:rPr>
            <m:sty m:val="p"/>
          </m:rPr>
          <m:t>(</m:t>
        </m:r>
        <m:sSub>
          <m:e>
            <m:r>
              <m:t>y</m:t>
            </m:r>
          </m:e>
          <m:sub>
            <m:r>
              <m:t>1</m:t>
            </m:r>
          </m:sub>
        </m:sSub>
        <m:r>
          <m:rPr>
            <m:sty m:val="p"/>
          </m:rPr>
          <m:t>+</m:t>
        </m:r>
        <m:sSub>
          <m:e>
            <m:r>
              <m:t>y</m:t>
            </m:r>
          </m:e>
          <m:sub>
            <m:r>
              <m:t>2</m:t>
            </m:r>
          </m:sub>
        </m:sSub>
        <m:r>
          <m:rPr>
            <m:sty m:val="p"/>
          </m:rPr>
          <m:t>)</m:t>
        </m:r>
        <m:r>
          <m:rPr>
            <m:sty m:val="p"/>
          </m:rPr>
          <m:t>/</m:t>
        </m:r>
        <m:r>
          <m:t>2</m:t>
        </m:r>
      </m:oMath>
      <w:r>
        <w:t xml:space="preserve">:</w:t>
      </w:r>
      <w:r>
        <w:t xml:space="preserve"> </w:t>
      </w:r>
      <w:r>
        <w:t xml:space="preserve">the fitted values of an intercept-only model are the</w:t>
      </w:r>
      <w:r>
        <w:t xml:space="preserve"> </w:t>
      </w:r>
      <w:hyperlink w:anchor="def-mean">
        <w:r>
          <w:rPr>
            <w:rStyle w:val="Hyperlink"/>
          </w:rPr>
          <w:t xml:space="preserve">sample mean</w:t>
        </w:r>
      </w:hyperlink>
      <w:r>
        <w:t xml:space="preserve">.</w:t>
      </w:r>
    </w:p>
    <w:bookmarkEnd w:id="495"/>
    <w:bookmarkStart w:id="496" w:name="thm-hat-matrix"/>
    <w:p>
      <w:pPr>
        <w:pStyle w:val="BodyText"/>
      </w:pPr>
      <w:r>
        <w:rPr>
          <w:b/>
          <w:bCs/>
        </w:rPr>
        <w:t xml:space="preserve">Theorem 82 (Hat matrix is a projection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the hat matrix</w:t>
      </w:r>
      <w:r>
        <w:t xml:space="preserve"> </w:t>
      </w:r>
      <m:oMath>
        <m:r>
          <m:rPr>
            <m:sty m:val="bi"/>
          </m:rPr>
          <m:t>H</m:t>
        </m:r>
      </m:oMath>
      <w:r>
        <w:t xml:space="preserve"> </w:t>
      </w:r>
      <w:r>
        <w:t xml:space="preserve">(</w:t>
      </w:r>
      <w:hyperlink w:anchor="def-hat-matrix">
        <w:r>
          <w:rPr>
            <w:rStyle w:val="Hyperlink"/>
          </w:rPr>
          <w:t xml:space="preserve">Definition 90</w:t>
        </w:r>
      </w:hyperlink>
      <w:r>
        <w:t xml:space="preserve">)</w:t>
      </w:r>
      <w:r>
        <w:t xml:space="preserve"> </w:t>
      </w:r>
      <w:r>
        <w:t xml:space="preserve">is an orthogonal projection matrix (</w:t>
      </w:r>
      <w:hyperlink w:anchor="def-projection-matrix">
        <w:r>
          <w:rPr>
            <w:rStyle w:val="Hyperlink"/>
          </w:rPr>
          <w:t xml:space="preserve">Definition 74</w:t>
        </w:r>
      </w:hyperlink>
      <w:r>
        <w:t xml:space="preserve">).</w:t>
      </w:r>
    </w:p>
    <w:bookmarkEnd w:id="496"/>
    <w:p>
      <w:pPr>
        <w:pStyle w:val="BodyText"/>
      </w:pPr>
      <w:r>
        <w:rPr>
          <w:i/>
          <w:iCs/>
        </w:rPr>
        <w:t xml:space="preserve">Proof</w:t>
      </w:r>
      <w:r>
        <w:t xml:space="preserve">. </w:t>
      </w:r>
      <w:r>
        <w:t xml:space="preserve">We verify symmetry and idempotency.</w:t>
      </w:r>
      <w:r>
        <w:t xml:space="preserve"> </w:t>
      </w:r>
      <w:r>
        <w:t xml:space="preserve">Both use that</w:t>
      </w:r>
      <w:r>
        <w:t xml:space="preserve"> </w:t>
      </w:r>
      <m:oMath>
        <m:sSup>
          <m:e>
            <m:r>
              <m:rPr>
                <m:sty m:val="bi"/>
              </m:rPr>
              <m:t>X</m:t>
            </m:r>
          </m:e>
          <m:sup>
            <m:r>
              <m:rPr>
                <m:sty m:val="p"/>
              </m:rPr>
              <m:t>⊤</m:t>
            </m:r>
          </m:sup>
        </m:sSup>
        <m:r>
          <m:rPr>
            <m:sty m:val="bi"/>
          </m:rPr>
          <m:t>X</m:t>
        </m:r>
      </m:oMath>
      <w:r>
        <w:t xml:space="preserve"> </w:t>
      </w:r>
      <w:r>
        <w:t xml:space="preserve">is symmetric,</w:t>
      </w:r>
    </w:p>
    <w:p>
      <w:pPr>
        <w:pStyle w:val="BodyText"/>
      </w:pPr>
      <m:oMathPara>
        <m:oMathParaPr>
          <m:jc m:val="center"/>
        </m:oMathParaPr>
        <m:oMath>
          <m:eqArr>
            <m:e>
              <m:sSup>
                <m:e>
                  <m:r>
                    <m:t>​</m:t>
                  </m:r>
                  <m:d>
                    <m:dPr>
                      <m:begChr m:val="("/>
                      <m:sepChr m:val=""/>
                      <m:endChr m:val=")"/>
                      <m:grow/>
                    </m:dPr>
                    <m:e>
                      <m:sSup>
                        <m:e>
                          <m:r>
                            <m:rPr>
                              <m:sty m:val="bi"/>
                            </m:rPr>
                            <m:t>X</m:t>
                          </m:r>
                        </m:e>
                        <m:sup>
                          <m:r>
                            <m:rPr>
                              <m:sty m:val="p"/>
                            </m:rPr>
                            <m:t>⊤</m:t>
                          </m:r>
                        </m:sup>
                      </m:sSup>
                      <m:r>
                        <m:rPr>
                          <m:sty m:val="bi"/>
                        </m:rPr>
                        <m:t>X</m:t>
                      </m:r>
                    </m:e>
                  </m:d>
                  <m:r>
                    <m:t>​</m:t>
                  </m:r>
                </m:e>
                <m:sup>
                  <m:r>
                    <m:rPr>
                      <m:sty m:val="p"/>
                    </m:rPr>
                    <m:t>⊤</m:t>
                  </m:r>
                </m:sup>
              </m:sSup>
              <m:r>
                <m:t>&amp;</m:t>
              </m:r>
              <m:r>
                <m:rPr>
                  <m:sty m:val="p"/>
                </m:rPr>
                <m:t>=</m:t>
              </m:r>
              <m:sSup>
                <m:e>
                  <m:r>
                    <m:rPr>
                      <m:sty m:val="bi"/>
                    </m:rPr>
                    <m:t>X</m:t>
                  </m:r>
                </m:e>
                <m:sup>
                  <m:r>
                    <m:rPr>
                      <m:sty m:val="p"/>
                    </m:rPr>
                    <m:t>⊤</m:t>
                  </m:r>
                </m:sup>
              </m:sSup>
              <m:r>
                <m:t> </m:t>
              </m:r>
              <m:sSup>
                <m:e>
                  <m:r>
                    <m:t>​</m:t>
                  </m:r>
                  <m:d>
                    <m:dPr>
                      <m:begChr m:val="("/>
                      <m:sepChr m:val=""/>
                      <m:endChr m:val=")"/>
                      <m:grow/>
                    </m:dPr>
                    <m:e>
                      <m:sSup>
                        <m:e>
                          <m:r>
                            <m:rPr>
                              <m:sty m:val="bi"/>
                            </m:rPr>
                            <m:t>X</m:t>
                          </m:r>
                        </m:e>
                        <m:sup>
                          <m:r>
                            <m:rPr>
                              <m:sty m:val="p"/>
                            </m:rPr>
                            <m:t>⊤</m:t>
                          </m:r>
                        </m:sup>
                      </m:sSup>
                    </m:e>
                  </m:d>
                  <m: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r>
        <w:t xml:space="preserve">so its inverse is symmetric too (</w:t>
      </w:r>
      <w:hyperlink w:anchor="cor-inverse-symmetric">
        <w:r>
          <w:rPr>
            <w:rStyle w:val="Hyperlink"/>
          </w:rPr>
          <w:t xml:space="preserve">Corollary 6</w:t>
        </w:r>
      </w:hyperlink>
      <w:r>
        <w:t xml:space="preserve">).</w:t>
      </w:r>
    </w:p>
    <w:p>
      <w:pPr>
        <w:pStyle w:val="BodyText"/>
      </w:pPr>
      <w:r>
        <w:rPr>
          <w:b/>
          <w:bCs/>
        </w:rPr>
        <w:t xml:space="preserve">Symmetry:</w:t>
      </w:r>
    </w:p>
    <w:p>
      <w:pPr>
        <w:pStyle w:val="BodyText"/>
      </w:pPr>
      <m:oMathPara>
        <m:oMathParaPr>
          <m:jc m:val="center"/>
        </m:oMathParaPr>
        <m:oMath>
          <m:eqArr>
            <m:e>
              <m:sSup>
                <m:e>
                  <m:r>
                    <m:rPr>
                      <m:sty m:val="bi"/>
                    </m:rPr>
                    <m:t>H</m:t>
                  </m:r>
                </m:e>
                <m:sup>
                  <m:r>
                    <m:rPr>
                      <m:sty m:val="p"/>
                    </m:rPr>
                    <m:t>⊤</m:t>
                  </m:r>
                </m:sup>
              </m:sSup>
              <m:r>
                <m:t>&amp;</m:t>
              </m:r>
              <m:r>
                <m:rPr>
                  <m:sty m:val="p"/>
                </m:rPr>
                <m:t>=</m:t>
              </m:r>
              <m:sSup>
                <m:e>
                  <m:r>
                    <m:t>​</m:t>
                  </m:r>
                  <m:d>
                    <m:dPr>
                      <m:begChr m:val="("/>
                      <m:sepChr m:val=""/>
                      <m:endChr m:val=")"/>
                      <m:grow/>
                    </m:dPr>
                    <m:e>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e>
                  </m:d>
                  <m:r>
                    <m:t>​</m:t>
                  </m:r>
                </m:e>
                <m:sup>
                  <m:r>
                    <m:rPr>
                      <m:sty m:val="p"/>
                    </m:rPr>
                    <m:t>⊤</m:t>
                  </m:r>
                </m:sup>
              </m:sSup>
              <m:r>
                <m:t>&amp;</m:t>
              </m:r>
              <m:r>
                <m:t>&amp;</m:t>
              </m:r>
              <m:r>
                <m:rPr>
                  <m:nor/>
                  <m:sty m:val="p"/>
                </m:rPr>
                <m:t>(definition of </m:t>
              </m:r>
              <m:r>
                <m:rPr>
                  <m:sty m:val="bi"/>
                </m:rPr>
                <m:t>H</m:t>
              </m:r>
              <m:r>
                <m:rPr>
                  <m:nor/>
                  <m:sty m:val="p"/>
                </m:rPr>
                <m:t>)</m:t>
              </m:r>
            </m:e>
            <m:e>
              <m:r>
                <m:t>&amp;</m:t>
              </m:r>
              <m:r>
                <m:rPr>
                  <m:sty m:val="p"/>
                </m:rPr>
                <m:t>=</m:t>
              </m:r>
              <m:sSup>
                <m:e>
                  <m:r>
                    <m:rPr>
                      <m:sty m:val="p"/>
                    </m:rPr>
                    <m:t>(</m:t>
                  </m:r>
                  <m:sSup>
                    <m:e>
                      <m:r>
                        <m:rPr>
                          <m:sty m:val="bi"/>
                        </m:rPr>
                        <m:t>X</m:t>
                      </m:r>
                    </m:e>
                    <m:sup>
                      <m:r>
                        <m:rPr>
                          <m:sty m:val="p"/>
                        </m:rPr>
                        <m:t>⊤</m:t>
                      </m:r>
                    </m:sup>
                  </m:sSup>
                  <m:r>
                    <m:rPr>
                      <m:sty m:val="p"/>
                    </m:rPr>
                    <m:t>)</m:t>
                  </m:r>
                </m:e>
                <m:sup>
                  <m:r>
                    <m:rPr>
                      <m:sty m:val="p"/>
                    </m:rPr>
                    <m:t>⊤</m:t>
                  </m:r>
                </m:sup>
              </m:sSup>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(transpose of a product, twice)</m:t>
              </m:r>
            </m:e>
            <m:e>
              <m:r>
                <m:t>&amp;</m:t>
              </m:r>
              <m:r>
                <m:rPr>
                  <m:sty m:val="p"/>
                </m:rPr>
                <m:t>=</m:t>
              </m:r>
              <m:r>
                <m:rPr>
                  <m:sty m:val="bi"/>
                </m:rPr>
                <m:t>X</m:t>
              </m:r>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(transposing twice changes nothing)</m:t>
              </m:r>
            </m:e>
            <m:e>
              <m:r>
                <m:t>&amp;</m:t>
              </m:r>
              <m:r>
                <m:rPr>
                  <m:sty m:val="p"/>
                </m:rPr>
                <m:t>=</m:t>
              </m:r>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t>&amp;</m:t>
              </m:r>
              <m:r>
                <m:t>&amp;</m:t>
              </m:r>
              <m:r>
                <m:rPr>
                  <m:nor/>
                  <m:sty m:val="p"/>
                </m:rPr>
                <m:t>(the inverse of a symmetric matrix is symmetric)</m:t>
              </m:r>
            </m:e>
            <m:e>
              <m:r>
                <m:t>&amp;</m:t>
              </m:r>
              <m:r>
                <m:rPr>
                  <m:sty m:val="p"/>
                </m:rPr>
                <m:t>=</m:t>
              </m:r>
              <m:r>
                <m:rPr>
                  <m:sty m:val="bi"/>
                </m:rPr>
                <m:t>H</m:t>
              </m:r>
              <m:r>
                <m:t>&amp;</m:t>
              </m:r>
              <m:r>
                <m:t>&amp;</m:t>
              </m:r>
              <m:r>
                <m:rPr>
                  <m:nor/>
                  <m:sty m:val="p"/>
                </m:rPr>
                <m:t>(definition of </m:t>
              </m:r>
              <m:r>
                <m:rPr>
                  <m:sty m:val="bi"/>
                </m:rPr>
                <m:t>H</m:t>
              </m:r>
              <m:r>
                <m:rPr>
                  <m:nor/>
                  <m:sty m:val="p"/>
                </m:rPr>
                <m:t>)</m:t>
              </m:r>
            </m:e>
          </m:eqArr>
        </m:oMath>
      </m:oMathPara>
    </w:p>
    <w:p>
      <w:pPr>
        <w:pStyle w:val="FirstParagraph"/>
      </w:pPr>
      <w:r>
        <w:rPr>
          <w:b/>
          <w:bCs/>
        </w:rPr>
        <w:t xml:space="preserve">Idempotency:</w:t>
      </w:r>
    </w:p>
    <w:p>
      <w:pPr>
        <w:pStyle w:val="BodyText"/>
      </w:pPr>
      <m:oMathPara>
        <m:oMathParaPr>
          <m:jc m:val="center"/>
        </m:oMathParaPr>
        <m:oMath>
          <m:eqArr>
            <m:e>
              <m:sSup>
                <m:e>
                  <m:r>
                    <m:rPr>
                      <m:sty m:val="bi"/>
                    </m:rPr>
                    <m:t>H</m:t>
                  </m:r>
                </m:e>
                <m:sup>
                  <m:r>
                    <m:t>2</m:t>
                  </m:r>
                </m:sup>
              </m:sSup>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m:t>
              </m:r>
              <m:r>
                <m:rPr>
                  <m:sty m:val="bi"/>
                </m:rPr>
                <m:t>H</m:t>
              </m:r>
              <m:r>
                <m:rPr>
                  <m:nor/>
                  <m:sty m:val="p"/>
                </m:rPr>
                <m:t>)</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(regroup; matrix multiplication is associative)</m:t>
              </m:r>
            </m:e>
            <m:e>
              <m:r>
                <m:t>&amp;</m:t>
              </m:r>
              <m:r>
                <m:rPr>
                  <m:sty m:val="p"/>
                </m:rPr>
                <m:t>=</m:t>
              </m:r>
              <m:r>
                <m:rPr>
                  <m:sty m:val="bi"/>
                </m:rPr>
                <m:t>X</m:t>
              </m:r>
              <m:r>
                <m:t> </m:t>
              </m:r>
              <m:sSub>
                <m:e>
                  <m:r>
                    <m:rPr>
                      <m:sty m:val="bi"/>
                    </m:rPr>
                    <m:t>I</m:t>
                  </m:r>
                </m:e>
                <m:sub>
                  <m:r>
                    <m:t>p</m:t>
                  </m:r>
                </m:sub>
              </m:sSub>
              <m:r>
                <m:t> </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the inverse)</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(identity matrix)</m:t>
              </m:r>
            </m:e>
            <m:e>
              <m:r>
                <m:t>&amp;</m:t>
              </m:r>
              <m:r>
                <m:rPr>
                  <m:sty m:val="p"/>
                </m:rPr>
                <m:t>=</m:t>
              </m:r>
              <m:r>
                <m:rPr>
                  <m:sty m:val="bi"/>
                </m:rPr>
                <m:t>H</m:t>
              </m:r>
              <m:r>
                <m:t>&amp;</m:t>
              </m:r>
              <m:r>
                <m:t>&amp;</m:t>
              </m:r>
              <m:r>
                <m:rPr>
                  <m:nor/>
                  <m:sty m:val="p"/>
                </m:rPr>
                <m:t>(definition of </m:t>
              </m:r>
              <m:r>
                <m:rPr>
                  <m:sty m:val="bi"/>
                </m:rPr>
                <m:t>H</m:t>
              </m:r>
              <m:r>
                <m:rPr>
                  <m:nor/>
                  <m:sty m:val="p"/>
                </m:rPr>
                <m:t>)</m:t>
              </m:r>
            </m:e>
          </m:eqArr>
        </m:oMath>
      </m:oMathPara>
    </w:p>
    <w:bookmarkStart w:id="497" w:name="exm-hat-matrix-projection"/>
    <w:p>
      <w:pPr>
        <w:pStyle w:val="FirstParagraph"/>
      </w:pPr>
      <w:r>
        <w:rPr>
          <w:b/>
          <w:bCs/>
        </w:rPr>
        <w:t xml:space="preserve">Example 154 (The intercept-only hat matrix is a projection)</w:t>
      </w:r>
      <w:r>
        <w:t xml:space="preserve"> </w:t>
      </w:r>
      <w:r>
        <w:t xml:space="preserve">For</w:t>
      </w:r>
      <w:r>
        <w:t xml:space="preserve"> </w:t>
      </w:r>
      <m:oMath>
        <m:r>
          <m:rPr>
            <m:sty m:val="bi"/>
          </m:rPr>
          <m:t>H</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from</w:t>
      </w:r>
      <w:r>
        <w:t xml:space="preserve"> </w:t>
      </w:r>
      <w:hyperlink w:anchor="exm-hat-matrix">
        <w:r>
          <w:rPr>
            <w:rStyle w:val="Hyperlink"/>
          </w:rPr>
          <w:t xml:space="preserve">Example 153</w:t>
        </w:r>
      </w:hyperlink>
      <w:r>
        <w:t xml:space="preserve">,</w:t>
      </w:r>
      <w:r>
        <w:t xml:space="preserve"> </w:t>
      </w:r>
      <m:oMath>
        <m:sSup>
          <m:e>
            <m:r>
              <m:rPr>
                <m:sty m:val="bi"/>
              </m:rPr>
              <m:t>H</m:t>
            </m:r>
          </m:e>
          <m:sup>
            <m:r>
              <m:rPr>
                <m:sty m:val="p"/>
              </m:rPr>
              <m:t>⊤</m:t>
            </m:r>
          </m:sup>
        </m:sSup>
        <m:r>
          <m:rPr>
            <m:sty m:val="p"/>
          </m:rPr>
          <m:t>=</m:t>
        </m:r>
        <m:r>
          <m:rPr>
            <m:sty m:val="bi"/>
          </m:rPr>
          <m:t>H</m:t>
        </m:r>
      </m:oMath>
      <w:r>
        <w:t xml:space="preserve">, and</w:t>
      </w:r>
    </w:p>
    <w:p>
      <w:pPr>
        <w:pStyle w:val="BodyText"/>
      </w:pPr>
      <m:oMathPara>
        <m:oMathParaPr>
          <m:jc m:val="center"/>
        </m:oMathParaPr>
        <m:oMath>
          <m:eqArr>
            <m:e>
              <m:sSup>
                <m:e>
                  <m:r>
                    <m:rPr>
                      <m:sty m:val="bi"/>
                    </m:rPr>
                    <m:t>H</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e>
            <m:e>
              <m:r>
                <m:t>&amp;</m:t>
              </m:r>
              <m:r>
                <m:rPr>
                  <m:sty m:val="p"/>
                </m:rPr>
                <m:t>=</m:t>
              </m:r>
              <m:r>
                <m:rPr>
                  <m:sty m:val="bi"/>
                </m:rPr>
                <m:t>H</m:t>
              </m:r>
              <m:r>
                <m:rPr>
                  <m:sty m:val="p"/>
                </m:rPr>
                <m:t>,</m:t>
              </m:r>
            </m:e>
          </m:eqArr>
        </m:oMath>
      </m:oMathPara>
    </w:p>
    <w:p>
      <w:pPr>
        <w:pStyle w:val="FirstParagraph"/>
      </w:pPr>
      <w:r>
        <w:t xml:space="preserve">as</w:t>
      </w:r>
      <w:r>
        <w:t xml:space="preserve"> </w:t>
      </w:r>
      <w:hyperlink w:anchor="thm-hat-matrix">
        <w:r>
          <w:rPr>
            <w:rStyle w:val="Hyperlink"/>
          </w:rPr>
          <w:t xml:space="preserve">Theorem 82</w:t>
        </w:r>
      </w:hyperlink>
      <w:r>
        <w:t xml:space="preserve"> </w:t>
      </w:r>
      <w:r>
        <w:t xml:space="preserve">says.</w:t>
      </w:r>
    </w:p>
    <w:bookmarkEnd w:id="497"/>
    <w:bookmarkStart w:id="498" w:name="rem-hat-matrix-name"/>
    <w:p>
      <w:pPr>
        <w:pStyle w:val="BodyText"/>
      </w:pPr>
      <w:r>
        <w:rPr>
          <w:i/>
          <w:iCs/>
        </w:rPr>
        <w:t xml:space="preserve">Remark 41</w:t>
      </w:r>
      <w:r>
        <w:t xml:space="preserve"> (Why it is called the hat matrix). </w:t>
      </w:r>
      <w:r>
        <w:t xml:space="preserve">The hat matrix gives the fitted values in linear regression:</w:t>
      </w:r>
    </w:p>
    <w:p>
      <w:pPr>
        <w:pStyle w:val="BodyText"/>
      </w:pPr>
      <m:oMathPara>
        <m:oMathParaPr>
          <m:jc m:val="center"/>
        </m:oMathParaPr>
        <m:oMath>
          <m:eqArr>
            <m:e>
              <m:acc>
                <m:accPr>
                  <m:chr m:val="̂"/>
                </m:accPr>
                <m:e>
                  <m:acc>
                    <m:accPr>
                      <m:chr m:val="̃"/>
                    </m:accPr>
                    <m:e>
                      <m:r>
                        <m:t>y</m:t>
                      </m:r>
                    </m:e>
                  </m:acc>
                </m:e>
              </m:acc>
              <m:r>
                <m:t>&amp;</m:t>
              </m:r>
              <m:r>
                <m:rPr>
                  <m:sty m:val="p"/>
                </m:rPr>
                <m:t>=</m:t>
              </m:r>
              <m:r>
                <m:rPr>
                  <m:sty m:val="bi"/>
                </m:rPr>
                <m:t>X</m:t>
              </m:r>
              <m:acc>
                <m:accPr>
                  <m:chr m:val="̂"/>
                </m:accPr>
                <m:e>
                  <m:acc>
                    <m:accPr>
                      <m:chr m:val="̃"/>
                    </m:accPr>
                    <m:e>
                      <m:r>
                        <m:t>β</m:t>
                      </m:r>
                    </m:e>
                  </m:acc>
                </m:e>
              </m:acc>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y</m:t>
                  </m:r>
                </m:e>
              </m:acc>
            </m:e>
            <m:e>
              <m:r>
                <m:t>&amp;</m:t>
              </m:r>
              <m:r>
                <m:rPr>
                  <m:sty m:val="p"/>
                </m:rPr>
                <m:t>=</m:t>
              </m:r>
              <m:r>
                <m:rPr>
                  <m:sty m:val="bi"/>
                </m:rPr>
                <m:t>H</m:t>
              </m:r>
              <m:acc>
                <m:accPr>
                  <m:chr m:val="̃"/>
                </m:accPr>
                <m:e>
                  <m:r>
                    <m:t>y</m:t>
                  </m:r>
                </m:e>
              </m:acc>
              <m:r>
                <m:rPr>
                  <m:sty m:val="p"/>
                </m:rPr>
                <m:t>.</m:t>
              </m:r>
            </m:e>
          </m:eqArr>
        </m:oMath>
      </m:oMathPara>
    </w:p>
    <w:p>
      <w:pPr>
        <w:pStyle w:val="FirstParagraph"/>
      </w:pPr>
      <w:r>
        <w:t xml:space="preserve">Multiplying by</w:t>
      </w:r>
      <w:r>
        <w:t xml:space="preserve"> </w:t>
      </w:r>
      <m:oMath>
        <m:r>
          <m:rPr>
            <m:sty m:val="bi"/>
          </m:rPr>
          <m:t>H</m:t>
        </m:r>
      </m:oMath>
      <w:r>
        <w:t xml:space="preserve"> </w:t>
      </w:r>
      <w:r>
        <w:t xml:space="preserve">“puts a hat”</w:t>
      </w:r>
      <w:r>
        <w:t xml:space="preserve"> </w:t>
      </w:r>
      <w:r>
        <w:t xml:space="preserve">on</w:t>
      </w:r>
      <w:r>
        <w:t xml:space="preserve"> </w:t>
      </w:r>
      <m:oMath>
        <m:acc>
          <m:accPr>
            <m:chr m:val="̃"/>
          </m:accPr>
          <m:e>
            <m:r>
              <m:t>y</m:t>
            </m:r>
          </m:e>
        </m:acc>
      </m:oMath>
      <w:r>
        <w:t xml:space="preserve">,</w:t>
      </w:r>
      <w:r>
        <w:t xml:space="preserve"> </w:t>
      </w:r>
      <w:r>
        <w:t xml:space="preserve">which is where the name comes from.</w:t>
      </w:r>
      <w:r>
        <w:t xml:space="preserve"> </w:t>
      </w:r>
      <w:r>
        <w:t xml:space="preserve">In</w:t>
      </w:r>
      <w:r>
        <w:t xml:space="preserve"> </w:t>
      </w:r>
      <w:hyperlink w:anchor="exm-hat-matrix">
        <w:r>
          <w:rPr>
            <w:rStyle w:val="Hyperlink"/>
          </w:rPr>
          <w:t xml:space="preserve">Example 153</w:t>
        </w:r>
      </w:hyperlink>
      <w:r>
        <w:t xml:space="preserve">,</w:t>
      </w:r>
      <w:r>
        <w:t xml:space="preserve"> </w:t>
      </w:r>
      <m:oMath>
        <m:r>
          <m:rPr>
            <m:sty m:val="bi"/>
          </m:rPr>
          <m:t>H</m:t>
        </m:r>
      </m:oMath>
      <w:r>
        <w:t xml:space="preserve"> </w:t>
      </w:r>
      <w:r>
        <w:t xml:space="preserve">puts a hat on</w:t>
      </w:r>
      <w:r>
        <w:t xml:space="preserve"> </w:t>
      </w:r>
      <m:oMath>
        <m:acc>
          <m:accPr>
            <m:chr m:val="̃"/>
          </m:accPr>
          <m:e>
            <m:r>
              <m:t>y</m:t>
            </m:r>
          </m:e>
        </m:acc>
      </m:oMath>
      <w:r>
        <w:t xml:space="preserve"> </w:t>
      </w:r>
      <w:r>
        <w:t xml:space="preserve">by replacing each</w:t>
      </w:r>
      <w:r>
        <w:t xml:space="preserve"> </w:t>
      </w:r>
      <m:oMath>
        <m:sSub>
          <m:e>
            <m:r>
              <m:t>y</m:t>
            </m:r>
          </m:e>
          <m:sub>
            <m:r>
              <m:t>i</m:t>
            </m:r>
          </m:sub>
        </m:sSub>
      </m:oMath>
      <w:r>
        <w:t xml:space="preserve"> </w:t>
      </w:r>
      <w:r>
        <w:t xml:space="preserve">with the sample mean</w:t>
      </w:r>
      <w:r>
        <w:t xml:space="preserve"> </w:t>
      </w:r>
      <m:oMath>
        <m:acc>
          <m:accPr>
            <m:chr m:val="‾"/>
          </m:accPr>
          <m:e>
            <m:r>
              <m:t>y</m:t>
            </m:r>
          </m:e>
        </m:acc>
      </m:oMath>
      <w:r>
        <w:t xml:space="preserve">.</w:t>
      </w:r>
    </w:p>
    <w:bookmarkEnd w:id="498"/>
    <w:bookmarkStart w:id="512" w:name="sec-orthogonal-projection"/>
    <w:p>
      <w:pPr>
        <w:pStyle w:val="Heading3"/>
      </w:pPr>
      <w:r>
        <w:t xml:space="preserve">20.1 Orthogonal projection onto a subspace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499" name="Picture"/>
                  <a:graphic>
                    <a:graphicData uri="http://schemas.openxmlformats.org/drawingml/2006/picture">
                      <pic:pic>
                        <pic:nvPicPr>
                          <pic:cNvPr descr="/opt/quarto/share/formats/docx/note.png" id="500"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 the second half of</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It connects the orthogonal projection matrices of</w:t>
            </w:r>
            <w:r>
              <w:t xml:space="preserve"> </w:t>
            </w:r>
            <w:hyperlink w:anchor="def-projection-matrix">
              <w:r>
                <w:rPr>
                  <w:rStyle w:val="Hyperlink"/>
                </w:rPr>
                <w:t xml:space="preserve">Definition 74</w:t>
              </w:r>
            </w:hyperlink>
            <w:r>
              <w:t xml:space="preserve">,</w:t>
            </w:r>
            <w:r>
              <w:t xml:space="preserve"> </w:t>
            </w:r>
            <w:r>
              <w:t xml:space="preserve">defined by an algebraic property,</w:t>
            </w:r>
            <w:r>
              <w:t xml:space="preserve"> </w:t>
            </w:r>
            <w:r>
              <w:t xml:space="preserve">to the geometric decomposition of</w:t>
            </w:r>
            <w:r>
              <w:t xml:space="preserve"> </w:t>
            </w:r>
            <w:hyperlink w:anchor="thm-orthogonal-direct-sum">
              <w:r>
                <w:rPr>
                  <w:rStyle w:val="Hyperlink"/>
                </w:rPr>
                <w:t xml:space="preserve">Theorem 50</w:t>
              </w:r>
            </w:hyperlink>
            <w:r>
              <w:t xml:space="preserve">.</w:t>
            </w:r>
          </w:p>
          <w:p/>
        </w:tc>
      </w:tr>
    </w:tbl>
    <w:bookmarkStart w:id="501" w:name="def-orthogonal-projection"/>
    <w:p>
      <w:pPr>
        <w:pStyle w:val="BodyText"/>
      </w:pPr>
      <w:r>
        <w:rPr>
          <w:b/>
          <w:bCs/>
        </w:rPr>
        <w:t xml:space="preserve">Definition 91 (Orthogonal projection onto a subspace)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and</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By</w:t>
      </w:r>
      <w:r>
        <w:t xml:space="preserve"> </w:t>
      </w:r>
      <w:hyperlink w:anchor="thm-orthogonal-direct-sum">
        <w:r>
          <w:rPr>
            <w:rStyle w:val="Hyperlink"/>
          </w:rPr>
          <w:t xml:space="preserve">Theorem 50</w:t>
        </w:r>
      </w:hyperlink>
      <w:r>
        <w:t xml:space="preserve">,</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for exactly one</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sSup>
          <m:e>
            <m:r>
              <m:rPr>
                <m:scr m:val="script"/>
                <m:sty m:val="p"/>
              </m:rPr>
              <m:t>S</m:t>
            </m:r>
          </m:e>
          <m:sup>
            <m:r>
              <m:rPr>
                <m:sty m:val="p"/>
              </m:rPr>
              <m:t>⟂</m:t>
            </m:r>
          </m:sup>
        </m:sSup>
      </m:oMath>
      <w:r>
        <w:t xml:space="preserve">.</w:t>
      </w:r>
      <w:r>
        <w:t xml:space="preserve"> </w:t>
      </w:r>
      <w:r>
        <w:t xml:space="preserve">The vector</w:t>
      </w:r>
      <w:r>
        <w:t xml:space="preserve"> </w:t>
      </w:r>
      <m:oMath>
        <m:acc>
          <m:accPr>
            <m:chr m:val="̃"/>
          </m:accPr>
          <m:e>
            <m:r>
              <m:t>u</m:t>
            </m:r>
          </m:e>
        </m:acc>
      </m:oMath>
      <w:r>
        <w:t xml:space="preserve"> </w:t>
      </w:r>
      <w:r>
        <w:t xml:space="preserve">is the</w:t>
      </w:r>
      <w:r>
        <w:t xml:space="preserve"> </w:t>
      </w:r>
      <w:r>
        <w:rPr>
          <w:b/>
          <w:bCs/>
        </w:rPr>
        <w:t xml:space="preserve">orthogonal projection</w:t>
      </w:r>
      <w:r>
        <w:t xml:space="preserve"> </w:t>
      </w:r>
      <w:r>
        <w:t xml:space="preserve">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r>
        <w:t xml:space="preserve"> </w:t>
      </w:r>
      <w:r>
        <w:t xml:space="preserve">It is the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along</w:t>
      </w:r>
      <w:r>
        <w:t xml:space="preserve"> </w:t>
      </w:r>
      <m:oMath>
        <m:sSup>
          <m:e>
            <m:r>
              <m:rPr>
                <m:scr m:val="script"/>
                <m:sty m:val="p"/>
              </m:rPr>
              <m:t>S</m:t>
            </m:r>
          </m:e>
          <m:sup>
            <m:r>
              <m:rPr>
                <m:sty m:val="p"/>
              </m:rPr>
              <m:t>⟂</m:t>
            </m:r>
          </m:sup>
        </m:sSup>
      </m:oMath>
      <w:r>
        <w:t xml:space="preserve"> </w:t>
      </w:r>
      <w:r>
        <w:t xml:space="preserve">(</w:t>
      </w:r>
      <w:hyperlink w:anchor="def-projection">
        <w:r>
          <w:rPr>
            <w:rStyle w:val="Hyperlink"/>
          </w:rPr>
          <w:t xml:space="preserve">Definition 54</w:t>
        </w:r>
      </w:hyperlink>
      <w:r>
        <w:t xml:space="preserve">).</w:t>
      </w:r>
    </w:p>
    <w:bookmarkEnd w:id="501"/>
    <w:bookmarkStart w:id="502" w:name="exm-orthogonal-projection"/>
    <w:p>
      <w:pPr>
        <w:pStyle w:val="BodyText"/>
      </w:pPr>
      <w:r>
        <w:rPr>
          <w:b/>
          <w:bCs/>
        </w:rPr>
        <w:t xml:space="preserve">Example 155 (Projecting onto a line in</w:t>
      </w:r>
      <w:r>
        <w:rPr>
          <w:b/>
          <w:bCs/>
        </w:rPr>
        <w:t xml:space="preserve"> </w:t>
      </w:r>
      <m:oMath>
        <m:sSup>
          <m:e>
            <m:r>
              <m:rPr>
                <m:scr m:val="double-struck"/>
                <m:sty m:val="p"/>
              </m:rPr>
              <m:t>R</m:t>
            </m:r>
          </m:e>
          <m:sup>
            <m:r>
              <m:t>3</m:t>
            </m:r>
          </m:sup>
        </m:sSup>
      </m:oMath>
      <w:r>
        <w:rPr>
          <w:b/>
          <w:bCs/>
        </w:rPr>
        <w:t xml:space="preserve">)</w:t>
      </w:r>
      <w:r>
        <w:t xml:space="preserve"> </w:t>
      </w:r>
      <w:r>
        <w:t xml:space="preserve">In</w:t>
      </w:r>
      <w:r>
        <w:t xml:space="preserve"> </w:t>
      </w:r>
      <w:hyperlink w:anchor="exm-orthogonal-direct-sum">
        <w:r>
          <w:rPr>
            <w:rStyle w:val="Hyperlink"/>
          </w:rPr>
          <w:t xml:space="preserve">Example 87</w:t>
        </w:r>
      </w:hyperlink>
      <w:r>
        <w:t xml:space="preserve">,</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w:t>
      </w:r>
      <w:r>
        <w:t xml:space="preserve">splits as</w:t>
      </w:r>
      <w:r>
        <w:t xml:space="preserve"> </w:t>
      </w:r>
      <m:oMath>
        <m:r>
          <m:rPr>
            <m:sty m:val="p"/>
          </m:rPr>
          <m:t>(</m:t>
        </m:r>
        <m:r>
          <m:t>2</m:t>
        </m:r>
        <m:r>
          <m:rPr>
            <m:sty m:val="p"/>
          </m:rPr>
          <m:t>,</m:t>
        </m:r>
        <m:r>
          <m:t>2</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r>
          <m:rPr>
            <m:sty m:val="p"/>
          </m:rPr>
          <m:t>(</m:t>
        </m:r>
        <m:r>
          <m:t>1</m:t>
        </m:r>
        <m:r>
          <m:rPr>
            <m:sty m:val="p"/>
          </m:rPr>
          <m:t>,</m:t>
        </m:r>
        <m:r>
          <m:rPr>
            <m:sty m:val="p"/>
          </m:rPr>
          <m:t>−</m:t>
        </m:r>
        <m:r>
          <m:t>1</m:t>
        </m:r>
        <m:r>
          <m:rPr>
            <m:sty m:val="p"/>
          </m:rPr>
          <m:t>,</m:t>
        </m:r>
        <m:r>
          <m:t>2</m:t>
        </m:r>
        <m:r>
          <m:rPr>
            <m:sty m:val="p"/>
          </m:rPr>
          <m:t>)</m:t>
        </m:r>
        <m:r>
          <m:rPr>
            <m:sty m:val="p"/>
          </m:rPr>
          <m:t>∈</m:t>
        </m:r>
        <m:sSup>
          <m:e>
            <m:r>
              <m:rPr>
                <m:scr m:val="script"/>
                <m:sty m:val="p"/>
              </m:rPr>
              <m:t>S</m:t>
            </m:r>
          </m:e>
          <m:sup>
            <m:r>
              <m:rPr>
                <m:sty m:val="p"/>
              </m:rPr>
              <m:t>⟂</m:t>
            </m:r>
          </m:sup>
        </m:sSup>
      </m:oMath>
      <w:r>
        <w:t xml:space="preserve">.</w:t>
      </w:r>
      <w:r>
        <w:t xml:space="preserve"> </w:t>
      </w:r>
      <w:r>
        <w:t xml:space="preserve">So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is</w:t>
      </w:r>
      <w:r>
        <w:t xml:space="preserve"> </w:t>
      </w:r>
      <m:oMath>
        <m:r>
          <m:rPr>
            <m:sty m:val="p"/>
          </m:rPr>
          <m:t>(</m:t>
        </m:r>
        <m:r>
          <m:t>2</m:t>
        </m:r>
        <m:r>
          <m:rPr>
            <m:sty m:val="p"/>
          </m:rPr>
          <m:t>,</m:t>
        </m:r>
        <m:r>
          <m:t>2</m:t>
        </m:r>
        <m:r>
          <m:rPr>
            <m:sty m:val="p"/>
          </m:rPr>
          <m:t>,</m:t>
        </m:r>
        <m:r>
          <m:t>0</m:t>
        </m:r>
        <m:r>
          <m:rPr>
            <m:sty m:val="p"/>
          </m:rPr>
          <m:t>)</m:t>
        </m:r>
      </m:oMath>
      <w:r>
        <w:t xml:space="preserve">.</w:t>
      </w:r>
      <w:r>
        <w:t xml:space="preserve"> </w:t>
      </w:r>
      <w:r>
        <w:t xml:space="preserve">A vector already in</w:t>
      </w:r>
      <w:r>
        <w:t xml:space="preserve"> </w:t>
      </w:r>
      <m:oMath>
        <m:r>
          <m:rPr>
            <m:scr m:val="script"/>
            <m:sty m:val="p"/>
          </m:rPr>
          <m:t>S</m:t>
        </m:r>
      </m:oMath>
      <w:r>
        <w:t xml:space="preserve">, such as</w:t>
      </w:r>
      <w:r>
        <w:t xml:space="preserve"> </w:t>
      </w:r>
      <m:oMath>
        <m:r>
          <m:rPr>
            <m:sty m:val="p"/>
          </m:rPr>
          <m:t>(</m:t>
        </m:r>
        <m:r>
          <m:t>5</m:t>
        </m:r>
        <m:r>
          <m:rPr>
            <m:sty m:val="p"/>
          </m:rPr>
          <m:t>,</m:t>
        </m:r>
        <m:r>
          <m:t>5</m:t>
        </m:r>
        <m:r>
          <m:rPr>
            <m:sty m:val="p"/>
          </m:rPr>
          <m:t>,</m:t>
        </m:r>
        <m:r>
          <m:t>0</m:t>
        </m:r>
        <m:r>
          <m:rPr>
            <m:sty m:val="p"/>
          </m:rPr>
          <m:t>)</m:t>
        </m:r>
      </m:oMath>
      <w:r>
        <w:t xml:space="preserve">,</w:t>
      </w:r>
      <w:r>
        <w:t xml:space="preserve"> </w:t>
      </w:r>
      <w:r>
        <w:t xml:space="preserve">is its own projection, since</w:t>
      </w:r>
      <w:r>
        <w:t xml:space="preserve"> </w:t>
      </w:r>
      <m:oMath>
        <m:r>
          <m:rPr>
            <m:sty m:val="p"/>
          </m:rPr>
          <m:t>(</m:t>
        </m:r>
        <m:r>
          <m:t>5</m:t>
        </m:r>
        <m:r>
          <m:rPr>
            <m:sty m:val="p"/>
          </m:rPr>
          <m:t>,</m:t>
        </m:r>
        <m:r>
          <m:t>5</m:t>
        </m:r>
        <m:r>
          <m:rPr>
            <m:sty m:val="p"/>
          </m:rPr>
          <m:t>,</m:t>
        </m:r>
        <m:r>
          <m:t>0</m:t>
        </m:r>
        <m:r>
          <m:rPr>
            <m:sty m:val="p"/>
          </m:rPr>
          <m:t>)</m:t>
        </m:r>
        <m:r>
          <m:rPr>
            <m:sty m:val="p"/>
          </m:rPr>
          <m:t>=</m:t>
        </m:r>
        <m:r>
          <m:rPr>
            <m:sty m:val="p"/>
          </m:rPr>
          <m:t>(</m:t>
        </m:r>
        <m:r>
          <m:t>5</m:t>
        </m:r>
        <m:r>
          <m:rPr>
            <m:sty m:val="p"/>
          </m:rPr>
          <m:t>,</m:t>
        </m:r>
        <m:r>
          <m:t>5</m:t>
        </m:r>
        <m:r>
          <m:rPr>
            <m:sty m:val="p"/>
          </m:rPr>
          <m:t>,</m:t>
        </m:r>
        <m:r>
          <m:t>0</m:t>
        </m:r>
        <m:r>
          <m:rPr>
            <m:sty m:val="p"/>
          </m:rPr>
          <m:t>)</m:t>
        </m:r>
        <m:r>
          <m:rPr>
            <m:sty m:val="p"/>
          </m:rPr>
          <m:t>+</m:t>
        </m:r>
        <m:acc>
          <m:accPr>
            <m:chr m:val="̃"/>
          </m:accPr>
          <m:e>
            <m:r>
              <m:t>0</m:t>
            </m:r>
          </m:e>
        </m:acc>
      </m:oMath>
      <w:r>
        <w:t xml:space="preserve"> </w:t>
      </w:r>
      <w:r>
        <w:t xml:space="preserve">and</w:t>
      </w:r>
      <w:r>
        <w:t xml:space="preserve"> </w:t>
      </w:r>
      <m:oMath>
        <m:acc>
          <m:accPr>
            <m:chr m:val="̃"/>
          </m:accPr>
          <m:e>
            <m:r>
              <m:t>0</m:t>
            </m:r>
          </m:e>
        </m:acc>
        <m:r>
          <m:rPr>
            <m:sty m:val="p"/>
          </m:rPr>
          <m:t>∈</m:t>
        </m:r>
        <m:sSup>
          <m:e>
            <m:r>
              <m:rPr>
                <m:scr m:val="script"/>
                <m:sty m:val="p"/>
              </m:rPr>
              <m:t>S</m:t>
            </m:r>
          </m:e>
          <m:sup>
            <m:r>
              <m:rPr>
                <m:sty m:val="p"/>
              </m:rPr>
              <m:t>⟂</m:t>
            </m:r>
          </m:sup>
        </m:sSup>
      </m:oMath>
      <w:r>
        <w:t xml:space="preserve"> </w:t>
      </w:r>
      <w:r>
        <w:t xml:space="preserve">(</w:t>
      </w:r>
      <w:hyperlink w:anchor="thm-orthogonal-complement-subspace">
        <w:r>
          <w:rPr>
            <w:rStyle w:val="Hyperlink"/>
          </w:rPr>
          <w:t xml:space="preserve">Theorem 48</w:t>
        </w:r>
      </w:hyperlink>
      <w:r>
        <w:t xml:space="preserve">,</w:t>
      </w:r>
      <w:r>
        <w:t xml:space="preserve"> </w:t>
      </w:r>
      <w:hyperlink w:anchor="thm-subspace-zero">
        <w:r>
          <w:rPr>
            <w:rStyle w:val="Hyperlink"/>
          </w:rPr>
          <w:t xml:space="preserve">Theorem 20</w:t>
        </w:r>
      </w:hyperlink>
      <w:r>
        <w:t xml:space="preserve">);</w:t>
      </w:r>
      <w:r>
        <w:t xml:space="preserve"> </w:t>
      </w:r>
      <w:r>
        <w:t xml:space="preserve">a vector of</w:t>
      </w:r>
      <w:r>
        <w:t xml:space="preserve"> </w:t>
      </w:r>
      <m:oMath>
        <m:sSup>
          <m:e>
            <m:r>
              <m:rPr>
                <m:scr m:val="script"/>
                <m:sty m:val="p"/>
              </m:rPr>
              <m:t>S</m:t>
            </m:r>
          </m:e>
          <m:sup>
            <m:r>
              <m:rPr>
                <m:sty m:val="p"/>
              </m:rPr>
              <m:t>⟂</m:t>
            </m:r>
          </m:sup>
        </m:sSup>
      </m:oMath>
      <w:r>
        <w:t xml:space="preserve">, such as</w:t>
      </w:r>
      <w:r>
        <w:t xml:space="preserve"> </w:t>
      </w:r>
      <m:oMath>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projects to</w:t>
      </w:r>
      <w:r>
        <w:t xml:space="preserve"> </w:t>
      </w:r>
      <m:oMath>
        <m:acc>
          <m:accPr>
            <m:chr m:val="̃"/>
          </m:accPr>
          <m:e>
            <m:r>
              <m:t>0</m:t>
            </m:r>
          </m:e>
        </m:acc>
      </m:oMath>
      <w:r>
        <w:t xml:space="preserve">, since</w:t>
      </w:r>
      <w:r>
        <w:t xml:space="preserve"> </w:t>
      </w:r>
      <m:oMath>
        <m:r>
          <m:rPr>
            <m:sty m:val="p"/>
          </m:rPr>
          <m:t>(</m:t>
        </m:r>
        <m:r>
          <m:t>1</m:t>
        </m:r>
        <m:r>
          <m:rPr>
            <m:sty m:val="p"/>
          </m:rPr>
          <m:t>,</m:t>
        </m:r>
        <m:r>
          <m:rPr>
            <m:sty m:val="p"/>
          </m:rPr>
          <m:t>−</m:t>
        </m:r>
        <m:r>
          <m:t>1</m:t>
        </m:r>
        <m:r>
          <m:rPr>
            <m:sty m:val="p"/>
          </m:rPr>
          <m:t>,</m:t>
        </m:r>
        <m:r>
          <m:t>2</m:t>
        </m:r>
        <m:r>
          <m:rPr>
            <m:sty m:val="p"/>
          </m:rPr>
          <m:t>)</m:t>
        </m:r>
        <m:r>
          <m:rPr>
            <m:sty m:val="p"/>
          </m:rPr>
          <m:t>=</m:t>
        </m:r>
        <m:acc>
          <m:accPr>
            <m:chr m:val="̃"/>
          </m:accPr>
          <m:e>
            <m:r>
              <m:t>0</m:t>
            </m:r>
          </m:e>
        </m:acc>
        <m:r>
          <m:rPr>
            <m:sty m:val="p"/>
          </m:rPr>
          <m:t>+</m:t>
        </m:r>
        <m:r>
          <m:rPr>
            <m:sty m:val="p"/>
          </m:rPr>
          <m:t>(</m:t>
        </m:r>
        <m:r>
          <m:t>1</m:t>
        </m:r>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0</m:t>
            </m:r>
          </m:e>
        </m:acc>
        <m:r>
          <m:rPr>
            <m:sty m:val="p"/>
          </m:rPr>
          <m:t>∈</m:t>
        </m:r>
        <m:r>
          <m:rPr>
            <m:scr m:val="script"/>
            <m:sty m:val="p"/>
          </m:rPr>
          <m:t>S</m:t>
        </m:r>
      </m:oMath>
      <w:r>
        <w:t xml:space="preserve"> </w:t>
      </w:r>
      <w:r>
        <w:t xml:space="preserve">(</w:t>
      </w:r>
      <w:hyperlink w:anchor="thm-subspace-zero">
        <w:r>
          <w:rPr>
            <w:rStyle w:val="Hyperlink"/>
          </w:rPr>
          <w:t xml:space="preserve">Theorem 20</w:t>
        </w:r>
      </w:hyperlink>
      <w:r>
        <w:t xml:space="preserve">).</w:t>
      </w:r>
    </w:p>
    <w:bookmarkEnd w:id="502"/>
    <w:bookmarkStart w:id="503" w:name="exm-not-orthogonal-projection"/>
    <w:p>
      <w:pPr>
        <w:pStyle w:val="BodyText"/>
      </w:pPr>
      <w:r>
        <w:rPr>
          <w:b/>
          <w:bCs/>
        </w:rPr>
        <w:t xml:space="preserve">Example 156 (A split that is not the orthogonal one)</w:t>
      </w:r>
      <w:r>
        <w:t xml:space="preserve"> </w:t>
      </w:r>
      <m:oMath>
        <m:r>
          <m:rPr>
            <m:sty m:val="p"/>
          </m:rPr>
          <m:t>(</m:t>
        </m:r>
        <m:r>
          <m:t>3</m:t>
        </m:r>
        <m:r>
          <m:rPr>
            <m:sty m:val="p"/>
          </m:rPr>
          <m:t>,</m:t>
        </m:r>
        <m:r>
          <m:t>1</m:t>
        </m:r>
        <m:r>
          <m:rPr>
            <m:sty m:val="p"/>
          </m:rPr>
          <m:t>,</m:t>
        </m:r>
        <m:r>
          <m:t>2</m:t>
        </m:r>
        <m:r>
          <m:rPr>
            <m:sty m:val="p"/>
          </m:rPr>
          <m:t>)</m:t>
        </m:r>
        <m:r>
          <m:rPr>
            <m:sty m:val="p"/>
          </m:rPr>
          <m:t>=</m:t>
        </m:r>
        <m:r>
          <m:rPr>
            <m:sty m:val="p"/>
          </m:rPr>
          <m:t>(</m:t>
        </m:r>
        <m:r>
          <m:t>3</m:t>
        </m:r>
        <m:r>
          <m:rPr>
            <m:sty m:val="p"/>
          </m:rPr>
          <m:t>,</m:t>
        </m:r>
        <m:r>
          <m:t>3</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oMath>
      <w:r>
        <w:t xml:space="preserve"> </w:t>
      </w:r>
      <w:r>
        <w:t xml:space="preserve">also writes</w:t>
      </w:r>
      <w:r>
        <w:t xml:space="preserve"> </w:t>
      </w:r>
      <m:oMath>
        <m:r>
          <m:rPr>
            <m:sty m:val="p"/>
          </m:rPr>
          <m:t>(</m:t>
        </m:r>
        <m:r>
          <m:t>3</m:t>
        </m:r>
        <m:r>
          <m:rPr>
            <m:sty m:val="p"/>
          </m:rPr>
          <m:t>,</m:t>
        </m:r>
        <m:r>
          <m:t>1</m:t>
        </m:r>
        <m:r>
          <m:rPr>
            <m:sty m:val="p"/>
          </m:rPr>
          <m:t>,</m:t>
        </m:r>
        <m:r>
          <m:t>2</m:t>
        </m:r>
        <m:r>
          <m:rPr>
            <m:sty m:val="p"/>
          </m:rPr>
          <m:t>)</m:t>
        </m:r>
      </m:oMath>
      <w:r>
        <w:t xml:space="preserve"> </w:t>
      </w:r>
      <w:r>
        <w:t xml:space="preserve">as a vector of</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plus a remainder,</w:t>
      </w:r>
      <w:r>
        <w:t xml:space="preserve"> </w:t>
      </w:r>
      <w:r>
        <w:t xml:space="preserve">but</w:t>
      </w:r>
      <w:r>
        <w:t xml:space="preserve"> </w:t>
      </w:r>
      <m:oMath>
        <m:r>
          <m:rPr>
            <m:sty m:val="p"/>
          </m:rPr>
          <m:t>(</m:t>
        </m:r>
        <m:r>
          <m:t>1</m:t>
        </m:r>
        <m:r>
          <m:rPr>
            <m:sty m:val="p"/>
          </m:rPr>
          <m:t>,</m:t>
        </m:r>
        <m:r>
          <m:t>1</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r>
          <m:rPr>
            <m:sty m:val="p"/>
          </m:rPr>
          <m:t>=</m:t>
        </m:r>
        <m:r>
          <m:rPr>
            <m:sty m:val="p"/>
          </m:rPr>
          <m:t>−</m:t>
        </m:r>
        <m:r>
          <m:t>2</m:t>
        </m:r>
        <m:r>
          <m:rPr>
            <m:sty m:val="p"/>
          </m:rPr>
          <m:t>≠</m:t>
        </m:r>
        <m:r>
          <m:t>0</m:t>
        </m:r>
      </m:oMath>
      <w:r>
        <w:t xml:space="preserve">,</w:t>
      </w:r>
      <w:r>
        <w:t xml:space="preserve"> </w:t>
      </w:r>
      <w:r>
        <w:t xml:space="preserve">so the remainder is not in</w:t>
      </w:r>
      <w:r>
        <w:t xml:space="preserve"> </w:t>
      </w:r>
      <m:oMath>
        <m:sSup>
          <m:e>
            <m:r>
              <m:rPr>
                <m:scr m:val="script"/>
                <m:sty m:val="p"/>
              </m:rPr>
              <m:t>S</m:t>
            </m:r>
          </m:e>
          <m:sup>
            <m:r>
              <m:rPr>
                <m:sty m:val="p"/>
              </m:rPr>
              <m:t>⟂</m:t>
            </m:r>
          </m:sup>
        </m:sSup>
      </m:oMath>
      <w:r>
        <w:t xml:space="preserve">,</w:t>
      </w:r>
      <w:r>
        <w:t xml:space="preserve"> </w:t>
      </w:r>
      <w:r>
        <w:t xml:space="preserve">and</w:t>
      </w:r>
      <w:r>
        <w:t xml:space="preserve"> </w:t>
      </w:r>
      <m:oMath>
        <m:r>
          <m:rPr>
            <m:sty m:val="p"/>
          </m:rPr>
          <m:t>(</m:t>
        </m:r>
        <m:r>
          <m:t>3</m:t>
        </m:r>
        <m:r>
          <m:rPr>
            <m:sty m:val="p"/>
          </m:rPr>
          <m:t>,</m:t>
        </m:r>
        <m:r>
          <m:t>3</m:t>
        </m:r>
        <m:r>
          <m:rPr>
            <m:sty m:val="p"/>
          </m:rPr>
          <m:t>,</m:t>
        </m:r>
        <m:r>
          <m:t>0</m:t>
        </m:r>
        <m:r>
          <m:rPr>
            <m:sty m:val="p"/>
          </m:rPr>
          <m:t>)</m:t>
        </m:r>
      </m:oMath>
      <w:r>
        <w:t xml:space="preserve"> </w:t>
      </w:r>
      <w:r>
        <w:t xml:space="preserve">is not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w:t>
      </w:r>
    </w:p>
    <w:bookmarkEnd w:id="503"/>
    <w:bookmarkStart w:id="504" w:name="thm-closest-point"/>
    <w:p>
      <w:pPr>
        <w:pStyle w:val="BodyText"/>
      </w:pPr>
      <w:r>
        <w:rPr>
          <w:b/>
          <w:bCs/>
        </w:rPr>
        <w:t xml:space="preserve">Theorem 83 (The orthogonal projection is the closest point)</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and let</w:t>
      </w:r>
      <w:r>
        <w:t xml:space="preserve"> </w:t>
      </w:r>
      <m:oMath>
        <m:acc>
          <m:accPr>
            <m:chr m:val="̃"/>
          </m:accPr>
          <m:e>
            <m:r>
              <m:t>u</m:t>
            </m:r>
          </m:e>
        </m:acc>
      </m:oMath>
      <w:r>
        <w:t xml:space="preserve"> </w:t>
      </w:r>
      <w:r>
        <w:t xml:space="preserve">be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w:t>
      </w:r>
      <w:hyperlink w:anchor="def-orthogonal-projection">
        <w:r>
          <w:rPr>
            <w:rStyle w:val="Hyperlink"/>
          </w:rPr>
          <w:t xml:space="preserve">Definition 91</w:t>
        </w:r>
      </w:hyperlink>
      <w:r>
        <w:t xml:space="preserve">).</w:t>
      </w:r>
      <w:r>
        <w:t xml:space="preserve"> </w:t>
      </w:r>
      <w:r>
        <w:t xml:space="preserve">Then for every</w:t>
      </w:r>
      <w:r>
        <w:t xml:space="preserve"> </w:t>
      </w:r>
      <m:oMath>
        <m:acc>
          <m:accPr>
            <m:chr m:val="̃"/>
          </m:accPr>
          <m:e>
            <m:r>
              <m:t>w</m:t>
            </m:r>
          </m:e>
        </m:acc>
        <m:r>
          <m:rPr>
            <m:sty m:val="p"/>
          </m:rPr>
          <m:t>∈</m:t>
        </m:r>
        <m:r>
          <m:rPr>
            <m:scr m:val="script"/>
            <m:sty m:val="p"/>
          </m:rPr>
          <m:t>S</m:t>
        </m:r>
      </m:oMath>
      <w:r>
        <w:t xml:space="preserve">,</w:t>
      </w:r>
    </w:p>
    <w:p>
      <w:pPr>
        <w:pStyle w:val="BodyText"/>
      </w:pPr>
      <m:oMathPara>
        <m:oMathParaPr>
          <m:jc m:val="center"/>
        </m:oMathParaPr>
        <m:oMath>
          <m:r>
            <m:t>​</m:t>
          </m:r>
          <m:d>
            <m:dPr>
              <m:begChr m:val="∥"/>
              <m:sepChr m:val=""/>
              <m:endChr m:val="∥"/>
              <m:grow/>
            </m:dPr>
            <m:e>
              <m:acc>
                <m:accPr>
                  <m:chr m:val="̃"/>
                </m:accPr>
                <m:e>
                  <m:r>
                    <m:t>y</m:t>
                  </m:r>
                </m:e>
              </m:acc>
              <m:r>
                <m:rPr>
                  <m:sty m:val="p"/>
                </m:rPr>
                <m:t>−</m:t>
              </m:r>
              <m:acc>
                <m:accPr>
                  <m:chr m:val="̃"/>
                </m:accPr>
                <m:e>
                  <m:r>
                    <m:t>u</m:t>
                  </m:r>
                </m:e>
              </m:acc>
            </m:e>
          </m:d>
          <m:r>
            <m:t>​</m:t>
          </m:r>
          <m:r>
            <m:rPr>
              <m:sty m:val="p"/>
            </m:rPr>
            <m:t>≤</m:t>
          </m:r>
          <m:r>
            <m:t>​</m:t>
          </m:r>
          <m:d>
            <m:dPr>
              <m:begChr m:val="∥"/>
              <m:sepChr m:val=""/>
              <m:endChr m:val="∥"/>
              <m:grow/>
            </m:dPr>
            <m:e>
              <m:acc>
                <m:accPr>
                  <m:chr m:val="̃"/>
                </m:accPr>
                <m:e>
                  <m:r>
                    <m:t>y</m:t>
                  </m:r>
                </m:e>
              </m:acc>
              <m:r>
                <m:rPr>
                  <m:sty m:val="p"/>
                </m:rPr>
                <m:t>−</m:t>
              </m:r>
              <m:acc>
                <m:accPr>
                  <m:chr m:val="̃"/>
                </m:accPr>
                <m:e>
                  <m:r>
                    <m:t>w</m:t>
                  </m:r>
                </m:e>
              </m:acc>
            </m:e>
          </m:d>
          <m:r>
            <m:t>​</m:t>
          </m:r>
          <m:r>
            <m:rPr>
              <m:sty m:val="p"/>
            </m:rPr>
            <m:t>,</m:t>
          </m:r>
        </m:oMath>
      </m:oMathPara>
    </w:p>
    <w:p>
      <w:pPr>
        <w:pStyle w:val="FirstParagraph"/>
      </w:pPr>
      <w:r>
        <w:t xml:space="preserve">with equality only when</w:t>
      </w:r>
      <w:r>
        <w:t xml:space="preserve"> </w:t>
      </w:r>
      <m:oMath>
        <m:acc>
          <m:accPr>
            <m:chr m:val="̃"/>
          </m:accPr>
          <m:e>
            <m:r>
              <m:t>w</m:t>
            </m:r>
          </m:e>
        </m:acc>
        <m:r>
          <m:rPr>
            <m:sty m:val="p"/>
          </m:rPr>
          <m:t>=</m:t>
        </m:r>
        <m:acc>
          <m:accPr>
            <m:chr m:val="̃"/>
          </m:accPr>
          <m:e>
            <m:r>
              <m:t>u</m:t>
            </m:r>
          </m:e>
        </m:acc>
      </m:oMath>
      <w:r>
        <w:t xml:space="preserve">.</w:t>
      </w:r>
    </w:p>
    <w:bookmarkEnd w:id="504"/>
    <w:p>
      <w:pPr>
        <w:pStyle w:val="BodyText"/>
      </w:pPr>
      <w:r>
        <w:rPr>
          <w:i/>
          <w:iCs/>
        </w:rPr>
        <w:t xml:space="preserve">Proof</w:t>
      </w:r>
      <w:r>
        <w:t xml:space="preserve">. </w:t>
      </w:r>
      <w:r>
        <w:t xml:space="preserve">By</w:t>
      </w:r>
      <w:r>
        <w:t xml:space="preserve"> </w:t>
      </w:r>
      <w:hyperlink w:anchor="def-orthogonal-projection">
        <w:r>
          <w:rPr>
            <w:rStyle w:val="Hyperlink"/>
          </w:rPr>
          <w:t xml:space="preserve">Definition 91</w:t>
        </w:r>
      </w:hyperlink>
      <w:r>
        <w:t xml:space="preserve">,</w:t>
      </w:r>
      <w:r>
        <w:t xml:space="preserve"> </w:t>
      </w:r>
      <m:oMath>
        <m:acc>
          <m:accPr>
            <m:chr m:val="̃"/>
          </m:accPr>
          <m:e>
            <m:r>
              <m:t>y</m:t>
            </m:r>
          </m:e>
        </m:acc>
        <m:r>
          <m:rPr>
            <m:sty m:val="p"/>
          </m:rPr>
          <m:t>−</m:t>
        </m:r>
        <m:acc>
          <m:accPr>
            <m:chr m:val="̃"/>
          </m:accPr>
          <m:e>
            <m:r>
              <m:t>u</m:t>
            </m:r>
          </m:e>
        </m:acc>
        <m:r>
          <m:rPr>
            <m:sty m:val="p"/>
          </m:rPr>
          <m:t>∈</m:t>
        </m:r>
        <m:sSup>
          <m:e>
            <m:r>
              <m:rPr>
                <m:scr m:val="script"/>
                <m:sty m:val="p"/>
              </m:rPr>
              <m:t>S</m:t>
            </m:r>
          </m:e>
          <m:sup>
            <m:r>
              <m:rPr>
                <m:sty m:val="p"/>
              </m:rPr>
              <m:t>⟂</m:t>
            </m:r>
          </m:sup>
        </m:sSup>
      </m:oMath>
      <w:r>
        <w:t xml:space="preserve">.</w:t>
      </w:r>
      <w:r>
        <w:t xml:space="preserve"> </w:t>
      </w:r>
      <w:r>
        <w:t xml:space="preserve">Both</w:t>
      </w:r>
      <w:r>
        <w:t xml:space="preserve"> </w:t>
      </w:r>
      <m:oMath>
        <m:acc>
          <m:accPr>
            <m:chr m:val="̃"/>
          </m:accPr>
          <m:e>
            <m:r>
              <m:t>u</m:t>
            </m:r>
          </m:e>
        </m:acc>
      </m:oMath>
      <w:r>
        <w:t xml:space="preserve"> </w:t>
      </w:r>
      <w:r>
        <w:t xml:space="preserve">and</w:t>
      </w:r>
      <w:r>
        <w:t xml:space="preserve"> </w:t>
      </w:r>
      <m:oMath>
        <m:acc>
          <m:accPr>
            <m:chr m:val="̃"/>
          </m:accPr>
          <m:e>
            <m:r>
              <m:t>w</m:t>
            </m:r>
          </m:e>
        </m:acc>
      </m:oMath>
      <w:r>
        <w:t xml:space="preserve"> </w:t>
      </w:r>
      <w:r>
        <w:t xml:space="preserve">are in</w:t>
      </w:r>
      <w:r>
        <w:t xml:space="preserve"> </w:t>
      </w:r>
      <m:oMath>
        <m:r>
          <m:rPr>
            <m:scr m:val="script"/>
            <m:sty m:val="p"/>
          </m:rPr>
          <m:t>S</m:t>
        </m:r>
      </m:oMath>
      <w:r>
        <w:t xml:space="preserve">,</w:t>
      </w:r>
      <w:r>
        <w:t xml:space="preserve"> </w:t>
      </w:r>
      <w:r>
        <w:t xml:space="preserve">so</w:t>
      </w:r>
      <w:r>
        <w:t xml:space="preserve"> </w:t>
      </w:r>
      <m:oMath>
        <m:acc>
          <m:accPr>
            <m:chr m:val="̃"/>
          </m:accPr>
          <m:e>
            <m:r>
              <m:t>u</m:t>
            </m:r>
          </m:e>
        </m:acc>
        <m:r>
          <m:rPr>
            <m:sty m:val="p"/>
          </m:rPr>
          <m:t>−</m:t>
        </m:r>
        <m:acc>
          <m:accPr>
            <m:chr m:val="̃"/>
          </m:accPr>
          <m:e>
            <m:r>
              <m:t>w</m:t>
            </m:r>
          </m:e>
        </m:acc>
        <m:r>
          <m:rPr>
            <m:sty m:val="p"/>
          </m:rPr>
          <m:t>=</m:t>
        </m:r>
        <m:acc>
          <m:accPr>
            <m:chr m:val="̃"/>
          </m:accPr>
          <m:e>
            <m:r>
              <m:t>u</m:t>
            </m:r>
          </m:e>
        </m:acc>
        <m:r>
          <m:rPr>
            <m:sty m:val="p"/>
          </m:rPr>
          <m:t>+</m:t>
        </m:r>
        <m:r>
          <m:rPr>
            <m:sty m:val="p"/>
          </m:rPr>
          <m:t>(</m:t>
        </m:r>
        <m:r>
          <m:rPr>
            <m:sty m:val="p"/>
          </m:rPr>
          <m:t>−</m:t>
        </m:r>
        <m:r>
          <m:t>1</m:t>
        </m:r>
        <m:r>
          <m:rPr>
            <m:sty m:val="p"/>
          </m:rPr>
          <m:t>)</m:t>
        </m:r>
        <m:r>
          <m:t> </m:t>
        </m:r>
        <m:acc>
          <m:accPr>
            <m:chr m:val="̃"/>
          </m:accPr>
          <m:e>
            <m:r>
              <m:t>w</m:t>
            </m:r>
          </m:e>
        </m:acc>
        <m:r>
          <m:rPr>
            <m:sty m:val="p"/>
          </m:rPr>
          <m:t>∈</m:t>
        </m:r>
        <m:r>
          <m:rPr>
            <m:scr m:val="script"/>
            <m:sty m:val="p"/>
          </m:rPr>
          <m:t>S</m:t>
        </m:r>
      </m:oMath>
      <w:r>
        <w:t xml:space="preserve"> </w:t>
      </w:r>
      <w:r>
        <w:t xml:space="preserve">(</w:t>
      </w:r>
      <w:hyperlink w:anchor="def-subspace">
        <w:r>
          <w:rPr>
            <w:rStyle w:val="Hyperlink"/>
          </w:rPr>
          <w:t xml:space="preserve">Definition 40</w:t>
        </w:r>
      </w:hyperlink>
      <w:r>
        <w:t xml:space="preserve">),</w:t>
      </w:r>
      <w:r>
        <w:t xml:space="preserve"> </w:t>
      </w:r>
      <w:r>
        <w:t xml:space="preserve">and therefore</w:t>
      </w:r>
      <w:r>
        <w:t xml:space="preserve"> </w:t>
      </w:r>
      <m:oMath>
        <m:r>
          <m:rPr>
            <m:sty m:val="p"/>
          </m:rPr>
          <m:t>(</m:t>
        </m:r>
        <m:acc>
          <m:accPr>
            <m:chr m:val="̃"/>
          </m:accPr>
          <m:e>
            <m:r>
              <m:t>y</m:t>
            </m:r>
          </m:e>
        </m:acc>
        <m:r>
          <m:rPr>
            <m:sty m:val="p"/>
          </m:rPr>
          <m:t>−</m:t>
        </m:r>
        <m:acc>
          <m:accPr>
            <m:chr m:val="̃"/>
          </m:accPr>
          <m:e>
            <m:r>
              <m:t>u</m:t>
            </m:r>
          </m:e>
        </m:acc>
        <m:r>
          <m:rPr>
            <m:sty m:val="p"/>
          </m:rPr>
          <m:t>)</m:t>
        </m:r>
        <m:r>
          <m:rPr>
            <m:sty m:val="p"/>
          </m:rPr>
          <m:t>⟂</m:t>
        </m:r>
        <m:r>
          <m:rPr>
            <m:sty m:val="p"/>
          </m:rPr>
          <m:t>(</m:t>
        </m:r>
        <m:acc>
          <m:accPr>
            <m:chr m:val="̃"/>
          </m:accPr>
          <m:e>
            <m:r>
              <m:t>u</m:t>
            </m:r>
          </m:e>
        </m:acc>
        <m:r>
          <m:rPr>
            <m:sty m:val="p"/>
          </m:rPr>
          <m:t>−</m:t>
        </m:r>
        <m:acc>
          <m:accPr>
            <m:chr m:val="̃"/>
          </m:accPr>
          <m:e>
            <m:r>
              <m:t>w</m:t>
            </m:r>
          </m:e>
        </m:acc>
        <m:r>
          <m:rPr>
            <m:sty m:val="p"/>
          </m:rPr>
          <m:t>)</m:t>
        </m:r>
      </m:oMath>
      <w:r>
        <w:t xml:space="preserve"> </w:t>
      </w:r>
      <w:r>
        <w:t xml:space="preserve">(</w:t>
      </w:r>
      <w:hyperlink w:anchor="def-orthogonal-complement">
        <w:r>
          <w:rPr>
            <w:rStyle w:val="Hyperlink"/>
          </w:rPr>
          <w:t xml:space="preserve">Definition 55</w:t>
        </w:r>
      </w:hyperlink>
      <w:r>
        <w:t xml:space="preserve">). Then</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w</m:t>
                      </m:r>
                    </m:e>
                  </m:acc>
                </m:e>
              </m:d>
              <m:sSup>
                <m:e>
                  <m:r>
                    <m:t>​</m:t>
                  </m:r>
                </m:e>
                <m:sup>
                  <m:r>
                    <m:t>2</m:t>
                  </m:r>
                </m:sup>
              </m:sSup>
              <m:r>
                <m:t>&amp;</m:t>
              </m:r>
              <m:r>
                <m:rPr>
                  <m:sty m:val="p"/>
                </m:rPr>
                <m:t>=</m:t>
              </m:r>
              <m:r>
                <m:t>​</m:t>
              </m:r>
              <m:d>
                <m:dPr>
                  <m:begChr m:val="∥"/>
                  <m:sepChr m:val=""/>
                  <m:endChr m:val="∥"/>
                  <m:grow/>
                </m:dPr>
                <m:e>
                  <m:r>
                    <m:rPr>
                      <m:sty m:val="p"/>
                    </m:rPr>
                    <m:t>(</m:t>
                  </m:r>
                  <m:acc>
                    <m:accPr>
                      <m:chr m:val="̃"/>
                    </m:accPr>
                    <m:e>
                      <m:r>
                        <m:t>y</m:t>
                      </m:r>
                    </m:e>
                  </m:acc>
                  <m:r>
                    <m:rPr>
                      <m:sty m:val="p"/>
                    </m:rPr>
                    <m:t>−</m:t>
                  </m:r>
                  <m:acc>
                    <m:accPr>
                      <m:chr m:val="̃"/>
                    </m:accPr>
                    <m:e>
                      <m:r>
                        <m:t>u</m:t>
                      </m:r>
                    </m:e>
                  </m:acc>
                  <m:r>
                    <m:rPr>
                      <m:sty m:val="p"/>
                    </m:rPr>
                    <m:t>)</m:t>
                  </m:r>
                  <m:r>
                    <m:rPr>
                      <m:sty m:val="p"/>
                    </m:rPr>
                    <m:t>+</m:t>
                  </m:r>
                  <m:r>
                    <m:rPr>
                      <m:sty m:val="p"/>
                    </m:rPr>
                    <m:t>(</m:t>
                  </m:r>
                  <m:acc>
                    <m:accPr>
                      <m:chr m:val="̃"/>
                    </m:accPr>
                    <m:e>
                      <m:r>
                        <m:t>u</m:t>
                      </m:r>
                    </m:e>
                  </m:acc>
                  <m:r>
                    <m:rPr>
                      <m:sty m:val="p"/>
                    </m:rPr>
                    <m:t>−</m:t>
                  </m:r>
                  <m:acc>
                    <m:accPr>
                      <m:chr m:val="̃"/>
                    </m:accPr>
                    <m:e>
                      <m:r>
                        <m:t>w</m:t>
                      </m:r>
                    </m:e>
                  </m:acc>
                  <m:r>
                    <m:rPr>
                      <m:sty m:val="p"/>
                    </m:rPr>
                    <m:t>)</m:t>
                  </m:r>
                </m:e>
              </m:d>
              <m:sSup>
                <m:e>
                  <m:r>
                    <m:t>​</m:t>
                  </m:r>
                </m:e>
                <m:sup>
                  <m:r>
                    <m:t>2</m:t>
                  </m:r>
                </m:sup>
              </m:sSup>
              <m:r>
                <m:t>&amp;</m:t>
              </m:r>
              <m:r>
                <m:t>&amp;</m:t>
              </m:r>
              <m:r>
                <m:rPr>
                  <m:nor/>
                  <m:sty m:val="p"/>
                </m:rPr>
                <m:t>(add and subtract </m:t>
              </m:r>
              <m:acc>
                <m:accPr>
                  <m:chr m:val="̃"/>
                </m:accPr>
                <m:e>
                  <m:r>
                    <m:t>u</m:t>
                  </m:r>
                </m:e>
              </m:acc>
              <m:r>
                <m:rPr>
                  <m:nor/>
                  <m:sty m:val="p"/>
                </m:rPr>
                <m:t>)</m:t>
              </m:r>
            </m:e>
            <m:e>
              <m:r>
                <m:t>&amp;</m:t>
              </m:r>
              <m:r>
                <m:rPr>
                  <m:sty m:val="p"/>
                </m:rPr>
                <m:t>=</m:t>
              </m:r>
              <m:r>
                <m:t>​</m:t>
              </m:r>
              <m:d>
                <m:dPr>
                  <m:begChr m:val="∥"/>
                  <m:sepChr m:val=""/>
                  <m:endChr m:val="∥"/>
                  <m:grow/>
                </m:dPr>
                <m:e>
                  <m:acc>
                    <m:accPr>
                      <m:chr m:val="̃"/>
                    </m:accPr>
                    <m:e>
                      <m:r>
                        <m:t>y</m:t>
                      </m:r>
                    </m:e>
                  </m:acc>
                  <m:r>
                    <m:rPr>
                      <m:sty m:val="p"/>
                    </m:rPr>
                    <m:t>−</m:t>
                  </m:r>
                  <m:acc>
                    <m:accPr>
                      <m:chr m:val="̃"/>
                    </m:accPr>
                    <m:e>
                      <m:r>
                        <m:t>u</m:t>
                      </m:r>
                    </m:e>
                  </m:acc>
                </m:e>
              </m:d>
              <m:sSup>
                <m:e>
                  <m:r>
                    <m:t>​</m:t>
                  </m:r>
                </m:e>
                <m:sup>
                  <m:r>
                    <m:t>2</m:t>
                  </m:r>
                </m:sup>
              </m:sSup>
              <m:r>
                <m:rPr>
                  <m:sty m:val="p"/>
                </m:rPr>
                <m:t>+</m:t>
              </m:r>
              <m:r>
                <m:t>​</m:t>
              </m:r>
              <m:d>
                <m:dPr>
                  <m:begChr m:val="∥"/>
                  <m:sepChr m:val=""/>
                  <m:endChr m:val="∥"/>
                  <m:grow/>
                </m:dPr>
                <m:e>
                  <m:acc>
                    <m:accPr>
                      <m:chr m:val="̃"/>
                    </m:accPr>
                    <m:e>
                      <m:r>
                        <m:t>u</m:t>
                      </m:r>
                    </m:e>
                  </m:acc>
                  <m:r>
                    <m:rPr>
                      <m:sty m:val="p"/>
                    </m:rPr>
                    <m:t>−</m:t>
                  </m:r>
                  <m:acc>
                    <m:accPr>
                      <m:chr m:val="̃"/>
                    </m:accPr>
                    <m:e>
                      <m:r>
                        <m:t>w</m:t>
                      </m:r>
                    </m:e>
                  </m:acc>
                </m:e>
              </m:d>
              <m:sSup>
                <m:e>
                  <m:r>
                    <m:t>​</m:t>
                  </m:r>
                </m:e>
                <m:sup>
                  <m:r>
                    <m:t>2</m:t>
                  </m:r>
                </m:sup>
              </m:sSup>
              <m:r>
                <m:t>&amp;</m:t>
              </m:r>
              <m:r>
                <m:t>&amp;</m:t>
              </m:r>
              <m:r>
                <m:rPr>
                  <m:nor/>
                  <m:sty m:val="p"/>
                </m:rPr>
                <m:t>(Pythagorean theorem, </m:t>
              </m:r>
              <m:r>
                <m:rPr>
                  <m:nor/>
                  <m:sty m:val="p"/>
                </m:rPr>
                <m:t>Theorem 54</m:t>
              </m:r>
              <m:r>
                <m:rPr>
                  <m:nor/>
                  <m:sty m:val="p"/>
                </m:rPr>
                <m:t>)</m:t>
              </m:r>
            </m:e>
            <m:e>
              <m:r>
                <m:t>&amp;</m:t>
              </m:r>
              <m:r>
                <m:rPr>
                  <m:sty m:val="p"/>
                </m:rPr>
                <m:t>≥</m:t>
              </m:r>
              <m:r>
                <m:t>​</m:t>
              </m:r>
              <m:d>
                <m:dPr>
                  <m:begChr m:val="∥"/>
                  <m:sepChr m:val=""/>
                  <m:endChr m:val="∥"/>
                  <m:grow/>
                </m:dPr>
                <m:e>
                  <m:acc>
                    <m:accPr>
                      <m:chr m:val="̃"/>
                    </m:accPr>
                    <m:e>
                      <m:r>
                        <m:t>y</m:t>
                      </m:r>
                    </m:e>
                  </m:acc>
                  <m:r>
                    <m:rPr>
                      <m:sty m:val="p"/>
                    </m:rPr>
                    <m:t>−</m:t>
                  </m:r>
                  <m:acc>
                    <m:accPr>
                      <m:chr m:val="̃"/>
                    </m:accPr>
                    <m:e>
                      <m:r>
                        <m:t>u</m:t>
                      </m:r>
                    </m:e>
                  </m:acc>
                </m:e>
              </m:d>
              <m:sSup>
                <m:e>
                  <m:r>
                    <m:t>​</m:t>
                  </m:r>
                </m:e>
                <m:sup>
                  <m:r>
                    <m:t>2</m:t>
                  </m:r>
                </m:sup>
              </m:sSup>
              <m:r>
                <m:rPr>
                  <m:sty m:val="p"/>
                </m:rPr>
                <m:t>,</m:t>
              </m:r>
              <m:r>
                <m:t>&amp;</m:t>
              </m:r>
              <m:r>
                <m:t>&amp;</m:t>
              </m:r>
              <m:r>
                <m:rPr>
                  <m:nor/>
                  <m:sty m:val="p"/>
                </m:rPr>
                <m:t>(</m:t>
              </m:r>
              <m:r>
                <m:t>​</m:t>
              </m:r>
              <m:d>
                <m:dPr>
                  <m:begChr m:val="∥"/>
                  <m:sepChr m:val=""/>
                  <m:endChr m:val="∥"/>
                  <m:grow/>
                </m:dPr>
                <m:e>
                  <m:acc>
                    <m:accPr>
                      <m:chr m:val="̃"/>
                    </m:accPr>
                    <m:e>
                      <m:r>
                        <m:t>u</m:t>
                      </m:r>
                    </m:e>
                  </m:acc>
                  <m:r>
                    <m:rPr>
                      <m:sty m:val="p"/>
                    </m:rPr>
                    <m:t>−</m:t>
                  </m:r>
                  <m:acc>
                    <m:accPr>
                      <m:chr m:val="̃"/>
                    </m:accPr>
                    <m:e>
                      <m:r>
                        <m:t>w</m:t>
                      </m:r>
                    </m:e>
                  </m:acc>
                </m:e>
              </m:d>
              <m:sSup>
                <m:e>
                  <m:r>
                    <m:t>​</m:t>
                  </m:r>
                </m:e>
                <m:sup>
                  <m:r>
                    <m:t>2</m:t>
                  </m:r>
                </m:sup>
              </m:sSup>
              <m:r>
                <m:rPr>
                  <m:sty m:val="p"/>
                </m:rPr>
                <m:t>≥</m:t>
              </m:r>
              <m:r>
                <m:t>0</m:t>
              </m:r>
              <m:r>
                <m:rPr>
                  <m:nor/>
                  <m:sty m:val="p"/>
                </m:rPr>
                <m:t>, </m:t>
              </m:r>
              <m:r>
                <m:rPr>
                  <m:nor/>
                  <m:sty m:val="p"/>
                </m:rPr>
                <m:t>Theorem 53</m:t>
              </m:r>
              <m:r>
                <m:rPr>
                  <m:nor/>
                  <m:sty m:val="p"/>
                </m:rPr>
                <m:t>)</m:t>
              </m:r>
            </m:e>
          </m:eqArr>
        </m:oMath>
      </m:oMathPara>
    </w:p>
    <w:p>
      <w:pPr>
        <w:pStyle w:val="FirstParagraph"/>
      </w:pPr>
      <w:r>
        <w:t xml:space="preserve">with equality exactly when</w:t>
      </w:r>
      <w:r>
        <w:t xml:space="preserve"> </w:t>
      </w:r>
      <m:oMath>
        <m:r>
          <m:t>​</m:t>
        </m:r>
        <m:d>
          <m:dPr>
            <m:begChr m:val="∥"/>
            <m:sepChr m:val=""/>
            <m:endChr m:val="∥"/>
            <m:grow/>
          </m:dPr>
          <m:e>
            <m:acc>
              <m:accPr>
                <m:chr m:val="̃"/>
              </m:accPr>
              <m:e>
                <m:r>
                  <m:t>u</m:t>
                </m:r>
              </m:e>
            </m:acc>
            <m:r>
              <m:rPr>
                <m:sty m:val="p"/>
              </m:rPr>
              <m:t>−</m:t>
            </m:r>
            <m:acc>
              <m:accPr>
                <m:chr m:val="̃"/>
              </m:accPr>
              <m:e>
                <m:r>
                  <m:t>w</m:t>
                </m:r>
              </m:e>
            </m:acc>
          </m:e>
        </m:d>
        <m:r>
          <m:t>​</m:t>
        </m:r>
        <m:r>
          <m:rPr>
            <m:sty m:val="p"/>
          </m:rPr>
          <m:t>=</m:t>
        </m:r>
        <m:r>
          <m:t>0</m:t>
        </m:r>
      </m:oMath>
      <w:r>
        <w:t xml:space="preserve">,</w:t>
      </w:r>
      <w:r>
        <w:t xml:space="preserve"> </w:t>
      </w:r>
      <w:r>
        <w:t xml:space="preserve">that is, when</w:t>
      </w:r>
      <w:r>
        <w:t xml:space="preserve"> </w:t>
      </w:r>
      <m:oMath>
        <m:acc>
          <m:accPr>
            <m:chr m:val="̃"/>
          </m:accPr>
          <m:e>
            <m:r>
              <m:t>w</m:t>
            </m:r>
          </m:e>
        </m:acc>
        <m:r>
          <m:rPr>
            <m:sty m:val="p"/>
          </m:rPr>
          <m:t>=</m:t>
        </m:r>
        <m:acc>
          <m:accPr>
            <m:chr m:val="̃"/>
          </m:accPr>
          <m:e>
            <m:r>
              <m:t>u</m:t>
            </m:r>
          </m:e>
        </m:acc>
      </m:oMath>
      <w:r>
        <w:t xml:space="preserve"> </w:t>
      </w:r>
      <w:r>
        <w:t xml:space="preserve">(</w:t>
      </w:r>
      <w:hyperlink w:anchor="thm-norm-properties">
        <w:r>
          <w:rPr>
            <w:rStyle w:val="Hyperlink"/>
          </w:rPr>
          <w:t xml:space="preserve">Theorem 53</w:t>
        </w:r>
      </w:hyperlink>
      <w:r>
        <w:t xml:space="preserve">, part 1).</w:t>
      </w:r>
      <w:r>
        <w:t xml:space="preserve"> </w:t>
      </w:r>
      <w:r>
        <w:t xml:space="preserve">Taking nonnegative square roots preserves the inequality.</w:t>
      </w:r>
    </w:p>
    <w:bookmarkStart w:id="505" w:name="exm-closest-point"/>
    <w:p>
      <w:pPr>
        <w:pStyle w:val="BodyText"/>
      </w:pPr>
      <w:r>
        <w:rPr>
          <w:b/>
          <w:bCs/>
        </w:rPr>
        <w:t xml:space="preserve">Example 157 (No point of the line is closer)</w:t>
      </w:r>
      <w:r>
        <w:t xml:space="preserve"> </w:t>
      </w:r>
      <w:r>
        <w:t xml:space="preserve">In</w:t>
      </w:r>
      <w:r>
        <w:t xml:space="preserve"> </w:t>
      </w:r>
      <w:hyperlink w:anchor="exm-orthogonal-projection">
        <w:r>
          <w:rPr>
            <w:rStyle w:val="Hyperlink"/>
          </w:rPr>
          <w:t xml:space="preserve">Example 155</w:t>
        </w:r>
      </w:hyperlink>
      <w:r>
        <w:t xml:space="preserve">,</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w:t>
      </w:r>
      <w:r>
        <w:t xml:space="preserve">has projection</w:t>
      </w:r>
      <w:r>
        <w:t xml:space="preserve"> </w:t>
      </w:r>
      <m:oMath>
        <m:acc>
          <m:accPr>
            <m:chr m:val="̃"/>
          </m:accPr>
          <m:e>
            <m:r>
              <m:t>u</m:t>
            </m:r>
          </m:e>
        </m:acc>
        <m:r>
          <m:rPr>
            <m:sty m:val="p"/>
          </m:rPr>
          <m:t>=</m:t>
        </m:r>
        <m:r>
          <m:rPr>
            <m:sty m:val="p"/>
          </m:rPr>
          <m:t>(</m:t>
        </m:r>
        <m:r>
          <m:t>2</m:t>
        </m:r>
        <m:r>
          <m:rPr>
            <m:sty m:val="p"/>
          </m:rPr>
          <m:t>,</m:t>
        </m:r>
        <m:r>
          <m:t>2</m:t>
        </m:r>
        <m:r>
          <m:rPr>
            <m:sty m:val="p"/>
          </m:rPr>
          <m:t>,</m:t>
        </m:r>
        <m:r>
          <m:t>0</m:t>
        </m:r>
        <m:r>
          <m:rPr>
            <m:sty m:val="p"/>
          </m:rPr>
          <m:t>)</m:t>
        </m:r>
      </m:oMath>
      <w:r>
        <w:t xml:space="preserve"> </w:t>
      </w:r>
      <w:r>
        <w:t xml:space="preserve">onto</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at distance</w:t>
      </w:r>
      <w:r>
        <w:t xml:space="preserve"> </w:t>
      </w:r>
      <m:oMath>
        <m:r>
          <m:t>​</m:t>
        </m:r>
        <m:d>
          <m:dPr>
            <m:begChr m:val="∥"/>
            <m:sepChr m:val=""/>
            <m:endChr m:val="∥"/>
            <m:grow/>
          </m:dPr>
          <m:e>
            <m:r>
              <m:rPr>
                <m:sty m:val="p"/>
              </m:rPr>
              <m:t>(</m:t>
            </m:r>
            <m:r>
              <m:t>1</m:t>
            </m:r>
            <m:r>
              <m:rPr>
                <m:sty m:val="p"/>
              </m:rPr>
              <m:t>,</m:t>
            </m:r>
            <m:r>
              <m:rPr>
                <m:sty m:val="p"/>
              </m:rPr>
              <m:t>−</m:t>
            </m:r>
            <m:r>
              <m:t>1</m:t>
            </m:r>
            <m:r>
              <m:rPr>
                <m:sty m:val="p"/>
              </m:rPr>
              <m:t>,</m:t>
            </m:r>
            <m:r>
              <m:t>2</m:t>
            </m:r>
            <m:r>
              <m:rPr>
                <m:sty m:val="p"/>
              </m:rPr>
              <m:t>)</m:t>
            </m:r>
          </m:e>
        </m:d>
        <m:r>
          <m:t>​</m:t>
        </m:r>
        <m:r>
          <m:rPr>
            <m:sty m:val="p"/>
          </m:rPr>
          <m:t>=</m:t>
        </m:r>
        <m:rad>
          <m:radPr>
            <m:degHide m:val="on"/>
          </m:radPr>
          <m:deg/>
          <m:e>
            <m:r>
              <m:t>6</m:t>
            </m:r>
          </m:e>
        </m:rad>
      </m:oMath>
      <w:r>
        <w:t xml:space="preserve">.</w:t>
      </w:r>
      <w:r>
        <w:t xml:space="preserve"> </w:t>
      </w:r>
      <w:r>
        <w:t xml:space="preserve">Another point of</w:t>
      </w:r>
      <w:r>
        <w:t xml:space="preserve"> </w:t>
      </w:r>
      <m:oMath>
        <m:r>
          <m:rPr>
            <m:scr m:val="script"/>
            <m:sty m:val="p"/>
          </m:rPr>
          <m:t>S</m:t>
        </m:r>
      </m:oMath>
      <w:r>
        <w:t xml:space="preserve">, such as</w:t>
      </w:r>
      <w:r>
        <w:t xml:space="preserve"> </w:t>
      </w:r>
      <m:oMath>
        <m:acc>
          <m:accPr>
            <m:chr m:val="̃"/>
          </m:accPr>
          <m:e>
            <m:r>
              <m:t>w</m:t>
            </m:r>
          </m:e>
        </m:acc>
        <m:r>
          <m:rPr>
            <m:sty m:val="p"/>
          </m:rPr>
          <m:t>=</m:t>
        </m:r>
        <m:r>
          <m:rPr>
            <m:sty m:val="p"/>
          </m:rPr>
          <m:t>(</m:t>
        </m:r>
        <m:r>
          <m:t>3</m:t>
        </m:r>
        <m:r>
          <m:rPr>
            <m:sty m:val="p"/>
          </m:rPr>
          <m:t>,</m:t>
        </m:r>
        <m:r>
          <m:t>3</m:t>
        </m:r>
        <m:r>
          <m:rPr>
            <m:sty m:val="p"/>
          </m:rPr>
          <m:t>,</m:t>
        </m:r>
        <m:r>
          <m:t>0</m:t>
        </m:r>
        <m:r>
          <m:rPr>
            <m:sty m:val="p"/>
          </m:rPr>
          <m:t>)</m:t>
        </m:r>
      </m:oMath>
      <w:r>
        <w:t xml:space="preserve">,</w:t>
      </w:r>
      <w:r>
        <w:t xml:space="preserve"> </w:t>
      </w:r>
      <w:r>
        <w:t xml:space="preserve">is farther:</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w</m:t>
                      </m:r>
                    </m:e>
                  </m:acc>
                </m:e>
              </m:d>
              <m:r>
                <m:t>​</m:t>
              </m:r>
              <m:r>
                <m:t>&amp;</m:t>
              </m:r>
              <m:r>
                <m:rPr>
                  <m:sty m:val="p"/>
                </m:rPr>
                <m:t>=</m:t>
              </m:r>
              <m:r>
                <m:t>​</m:t>
              </m:r>
              <m:d>
                <m:dPr>
                  <m:begChr m:val="∥"/>
                  <m:sepChr m:val=""/>
                  <m:endChr m:val="∥"/>
                  <m:grow/>
                </m:dPr>
                <m:e>
                  <m:r>
                    <m:rPr>
                      <m:sty m:val="p"/>
                    </m:rPr>
                    <m:t>(</m:t>
                  </m:r>
                  <m:r>
                    <m:t>0</m:t>
                  </m:r>
                  <m:r>
                    <m:rPr>
                      <m:sty m:val="p"/>
                    </m:rPr>
                    <m:t>,</m:t>
                  </m:r>
                  <m:r>
                    <m:rPr>
                      <m:sty m:val="p"/>
                    </m:rPr>
                    <m:t>−</m:t>
                  </m:r>
                  <m:r>
                    <m:t>2</m:t>
                  </m:r>
                  <m:r>
                    <m:rPr>
                      <m:sty m:val="p"/>
                    </m:rPr>
                    <m:t>,</m:t>
                  </m:r>
                  <m:r>
                    <m:t>2</m:t>
                  </m:r>
                  <m:r>
                    <m:rPr>
                      <m:sty m:val="p"/>
                    </m:rPr>
                    <m:t>)</m:t>
                  </m:r>
                </m:e>
              </m:d>
              <m:r>
                <m:t>​</m:t>
              </m:r>
            </m:e>
            <m:e>
              <m:r>
                <m:t>&amp;</m:t>
              </m:r>
              <m:r>
                <m:rPr>
                  <m:sty m:val="p"/>
                </m:rPr>
                <m:t>=</m:t>
              </m:r>
              <m:rad>
                <m:radPr>
                  <m:degHide m:val="on"/>
                </m:radPr>
                <m:deg/>
                <m:e>
                  <m:r>
                    <m:t>8</m:t>
                  </m:r>
                </m:e>
              </m:rad>
            </m:e>
            <m:e>
              <m:r>
                <m:t>&amp;</m:t>
              </m:r>
              <m:r>
                <m:rPr>
                  <m:sty m:val="p"/>
                </m:rPr>
                <m:t>&gt;</m:t>
              </m:r>
              <m:rad>
                <m:radPr>
                  <m:degHide m:val="on"/>
                </m:radPr>
                <m:deg/>
                <m:e>
                  <m:r>
                    <m:t>6</m:t>
                  </m:r>
                </m:e>
              </m:rad>
              <m:r>
                <m:rPr>
                  <m:sty m:val="p"/>
                </m:rPr>
                <m:t>,</m:t>
              </m:r>
            </m:e>
          </m:eqArr>
        </m:oMath>
      </m:oMathPara>
    </w:p>
    <w:p>
      <w:pPr>
        <w:pStyle w:val="FirstParagraph"/>
      </w:pPr>
      <w:r>
        <w:t xml:space="preserve">and the difference of squares is</w:t>
      </w:r>
    </w:p>
    <w:p>
      <w:pPr>
        <w:pStyle w:val="BodyText"/>
      </w:pPr>
      <m:oMathPara>
        <m:oMathParaPr>
          <m:jc m:val="center"/>
        </m:oMathParaPr>
        <m:oMath>
          <m:eqArr>
            <m:e>
              <m:r>
                <m:t>​</m:t>
              </m:r>
              <m:d>
                <m:dPr>
                  <m:begChr m:val="∥"/>
                  <m:sepChr m:val=""/>
                  <m:endChr m:val="∥"/>
                  <m:grow/>
                </m:dPr>
                <m:e>
                  <m:acc>
                    <m:accPr>
                      <m:chr m:val="̃"/>
                    </m:accPr>
                    <m:e>
                      <m:r>
                        <m:t>u</m:t>
                      </m:r>
                    </m:e>
                  </m:acc>
                  <m:r>
                    <m:rPr>
                      <m:sty m:val="p"/>
                    </m:rPr>
                    <m:t>−</m:t>
                  </m:r>
                  <m:acc>
                    <m:accPr>
                      <m:chr m:val="̃"/>
                    </m:accPr>
                    <m:e>
                      <m:r>
                        <m:t>w</m:t>
                      </m:r>
                    </m:e>
                  </m:acc>
                </m:e>
              </m:d>
              <m:sSup>
                <m:e>
                  <m:r>
                    <m:t>​</m:t>
                  </m:r>
                </m:e>
                <m:sup>
                  <m:r>
                    <m:t>2</m:t>
                  </m:r>
                </m:sup>
              </m:sSup>
              <m:r>
                <m:t>&amp;</m:t>
              </m:r>
              <m:r>
                <m:rPr>
                  <m:sty m:val="p"/>
                </m:rPr>
                <m:t>=</m:t>
              </m:r>
              <m:r>
                <m:t>​</m:t>
              </m:r>
              <m:d>
                <m:dPr>
                  <m:begChr m:val="∥"/>
                  <m:sepChr m:val=""/>
                  <m:endChr m:val="∥"/>
                  <m:grow/>
                </m:dPr>
                <m:e>
                  <m:r>
                    <m:rPr>
                      <m:sty m:val="p"/>
                    </m:rPr>
                    <m:t>(</m:t>
                  </m:r>
                  <m:r>
                    <m:rPr>
                      <m:sty m:val="p"/>
                    </m:rPr>
                    <m:t>−</m:t>
                  </m:r>
                  <m:r>
                    <m:t>1</m:t>
                  </m:r>
                  <m:r>
                    <m:rPr>
                      <m:sty m:val="p"/>
                    </m:rPr>
                    <m:t>,</m:t>
                  </m:r>
                  <m:r>
                    <m:rPr>
                      <m:sty m:val="p"/>
                    </m:rPr>
                    <m:t>−</m:t>
                  </m:r>
                  <m:r>
                    <m:t>1</m:t>
                  </m:r>
                  <m:r>
                    <m:rPr>
                      <m:sty m:val="p"/>
                    </m:rPr>
                    <m:t>,</m:t>
                  </m:r>
                  <m:r>
                    <m:t>0</m:t>
                  </m:r>
                  <m:r>
                    <m:rPr>
                      <m:sty m:val="p"/>
                    </m:rPr>
                    <m:t>)</m:t>
                  </m:r>
                </m:e>
              </m:d>
              <m:sSup>
                <m:e>
                  <m:r>
                    <m:t>​</m:t>
                  </m:r>
                </m:e>
                <m:sup>
                  <m:r>
                    <m:t>2</m:t>
                  </m:r>
                </m:sup>
              </m:sSup>
            </m:e>
            <m:e>
              <m:r>
                <m:t>&amp;</m:t>
              </m:r>
              <m:r>
                <m:rPr>
                  <m:sty m:val="p"/>
                </m:rPr>
                <m:t>=</m:t>
              </m:r>
              <m:r>
                <m:t>2</m:t>
              </m:r>
            </m:e>
            <m:e>
              <m:r>
                <m:t>&amp;</m:t>
              </m:r>
              <m:r>
                <m:rPr>
                  <m:sty m:val="p"/>
                </m:rPr>
                <m:t>=</m:t>
              </m:r>
              <m:r>
                <m:t>8</m:t>
              </m:r>
              <m:r>
                <m:rPr>
                  <m:sty m:val="p"/>
                </m:rPr>
                <m:t>−</m:t>
              </m:r>
              <m:r>
                <m:t>6</m:t>
              </m:r>
              <m:r>
                <m:rPr>
                  <m:sty m:val="p"/>
                </m:rPr>
                <m:t>,</m:t>
              </m:r>
            </m:e>
          </m:eqArr>
        </m:oMath>
      </m:oMathPara>
    </w:p>
    <w:p>
      <w:pPr>
        <w:pStyle w:val="FirstParagraph"/>
      </w:pPr>
      <w:r>
        <w:t xml:space="preserve">by the Pythagorean theorem (</w:t>
      </w:r>
      <w:hyperlink w:anchor="thm-norm-sum-square">
        <w:r>
          <w:rPr>
            <w:rStyle w:val="Hyperlink"/>
          </w:rPr>
          <w:t xml:space="preserve">Theorem 54</w:t>
        </w:r>
      </w:hyperlink>
      <w:r>
        <w:t xml:space="preserve">),</w:t>
      </w:r>
      <w:r>
        <w:t xml:space="preserve"> </w:t>
      </w:r>
      <w:r>
        <w:t xml:space="preserve">since</w:t>
      </w:r>
      <w:r>
        <w:t xml:space="preserve"> </w:t>
      </w:r>
      <m:oMath>
        <m:acc>
          <m:accPr>
            <m:chr m:val="̃"/>
          </m:accPr>
          <m:e>
            <m:r>
              <m:t>y</m:t>
            </m:r>
          </m:e>
        </m:acc>
        <m:r>
          <m:rPr>
            <m:sty m:val="p"/>
          </m:rPr>
          <m:t>−</m:t>
        </m:r>
        <m:acc>
          <m:accPr>
            <m:chr m:val="̃"/>
          </m:accPr>
          <m:e>
            <m:r>
              <m:t>u</m:t>
            </m:r>
          </m:e>
        </m:acc>
        <m:r>
          <m:rPr>
            <m:sty m:val="p"/>
          </m:rPr>
          <m:t>∈</m:t>
        </m:r>
        <m:sSup>
          <m:e>
            <m:r>
              <m:rPr>
                <m:scr m:val="script"/>
                <m:sty m:val="p"/>
              </m:rPr>
              <m:t>S</m:t>
            </m:r>
          </m:e>
          <m:sup>
            <m:r>
              <m:rPr>
                <m:sty m:val="p"/>
              </m:rPr>
              <m:t>⟂</m:t>
            </m:r>
          </m:sup>
        </m:sSup>
      </m:oMath>
      <w:r>
        <w:t xml:space="preserve"> </w:t>
      </w:r>
      <w:r>
        <w:t xml:space="preserve">and</w:t>
      </w:r>
      <w:r>
        <w:t xml:space="preserve"> </w:t>
      </w:r>
      <m:oMath>
        <m:acc>
          <m:accPr>
            <m:chr m:val="̃"/>
          </m:accPr>
          <m:e>
            <m:r>
              <m:t>u</m:t>
            </m:r>
          </m:e>
        </m:acc>
        <m:r>
          <m:rPr>
            <m:sty m:val="p"/>
          </m:rPr>
          <m:t>−</m:t>
        </m:r>
        <m:acc>
          <m:accPr>
            <m:chr m:val="̃"/>
          </m:accPr>
          <m:e>
            <m:r>
              <m:t>w</m:t>
            </m:r>
          </m:e>
        </m:acc>
        <m:r>
          <m:rPr>
            <m:sty m:val="p"/>
          </m:rPr>
          <m:t>∈</m:t>
        </m:r>
        <m:r>
          <m:rPr>
            <m:scr m:val="script"/>
            <m:sty m:val="p"/>
          </m:rPr>
          <m:t>S</m:t>
        </m:r>
      </m:oMath>
      <w:r>
        <w:t xml:space="preserve">.</w:t>
      </w:r>
    </w:p>
    <w:bookmarkEnd w:id="505"/>
    <w:bookmarkStart w:id="506" w:name="thm-projector-onb"/>
    <w:p>
      <w:pPr>
        <w:pStyle w:val="BodyText"/>
      </w:pPr>
      <w:r>
        <w:rPr>
          <w:b/>
          <w:bCs/>
        </w:rPr>
        <w:t xml:space="preserve">Theorem 84 (Projecting with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r</m:t>
        </m:r>
        <m:r>
          <m:rPr>
            <m:sty m:val="p"/>
          </m:rPr>
          <m:t>≥</m:t>
        </m:r>
        <m:r>
          <m:t>1</m:t>
        </m:r>
      </m:oMath>
      <w:r>
        <w:t xml:space="preserve">,</w:t>
      </w:r>
      <w:r>
        <w:t xml:space="preserve"> </w:t>
      </w:r>
      <w:r>
        <w:t xml:space="preserve">and let</w:t>
      </w:r>
      <w:r>
        <w:t xml:space="preserve"> </w:t>
      </w:r>
      <m:oMath>
        <m:r>
          <m:rPr>
            <m:sty m:val="bi"/>
          </m:rPr>
          <m:t>Q</m:t>
        </m:r>
      </m:oMath>
      <w:r>
        <w:t xml:space="preserve"> </w:t>
      </w:r>
      <w:r>
        <w:t xml:space="preserve">be the</w:t>
      </w:r>
      <w:r>
        <w:t xml:space="preserve"> </w:t>
      </w:r>
      <m:oMath>
        <m:r>
          <m:t>p</m:t>
        </m:r>
        <m:r>
          <m:rPr>
            <m:sty m:val="p"/>
          </m:rPr>
          <m:t>×</m:t>
        </m:r>
        <m:r>
          <m:t>r</m:t>
        </m:r>
      </m:oMath>
      <w:r>
        <w:t xml:space="preserve"> </w:t>
      </w:r>
      <w:r>
        <w:t xml:space="preserve">matrix whose columns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r</m:t>
            </m:r>
          </m:sub>
        </m:sSub>
      </m:oMath>
      <w:r>
        <w:t xml:space="preserve"> </w:t>
      </w:r>
      <w:r>
        <w:t xml:space="preserve">are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64</w:t>
        </w:r>
      </w:hyperlink>
      <w:r>
        <w:t xml:space="preserve">,</w:t>
      </w:r>
      <w:r>
        <w:t xml:space="preserve"> </w:t>
      </w:r>
      <w:hyperlink w:anchor="cor-orthonormal-basis-exists">
        <w:r>
          <w:rPr>
            <w:rStyle w:val="Hyperlink"/>
          </w:rPr>
          <w:t xml:space="preserve">Corollary 5</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m:oMath>
        <m:r>
          <m:rPr>
            <m:sty m:val="bi"/>
          </m:rPr>
          <m:t>Q</m:t>
        </m:r>
        <m:sSup>
          <m:e>
            <m:r>
              <m:rPr>
                <m:sty m:val="bi"/>
              </m:rPr>
              <m:t>Q</m:t>
            </m:r>
          </m:e>
          <m:sup>
            <m:r>
              <m:rPr>
                <m:sty m:val="p"/>
              </m:rPr>
              <m:t>⊤</m:t>
            </m:r>
          </m:sup>
        </m:sSup>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is an orthogonal projection matrix (</w:t>
      </w:r>
      <w:hyperlink w:anchor="def-projection-matrix">
        <w:r>
          <w:rPr>
            <w:rStyle w:val="Hyperlink"/>
          </w:rPr>
          <w:t xml:space="preserve">Definition 74</w:t>
        </w:r>
      </w:hyperlink>
      <w:r>
        <w:t xml:space="preserve">).</w:t>
      </w:r>
    </w:p>
    <w:bookmarkEnd w:id="506"/>
    <w:p>
      <w:pPr>
        <w:pStyle w:val="BodyText"/>
      </w:pPr>
      <w:r>
        <w:rPr>
          <w:i/>
          <w:iCs/>
        </w:rPr>
        <w:t xml:space="preserve">Proof</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rPr>
          <w:b/>
          <w:bCs/>
        </w:rPr>
        <w:t xml:space="preserve">.</w:t>
      </w:r>
      <w:r>
        <w:t xml:space="preserve"> </w:t>
      </w:r>
      <w:r>
        <w:t xml:space="preserve">Write</w:t>
      </w:r>
      <w:r>
        <w:t xml:space="preserve"> </w:t>
      </w:r>
      <m:oMath>
        <m:sSub>
          <m:e>
            <m:r>
              <m:t>q</m:t>
            </m:r>
          </m:e>
          <m:sub>
            <m:r>
              <m:t>k</m:t>
            </m:r>
            <m:r>
              <m:t>i</m:t>
            </m:r>
          </m:sub>
        </m:sSub>
      </m:oMath>
      <w:r>
        <w:t xml:space="preserve"> </w:t>
      </w:r>
      <w:r>
        <w:t xml:space="preserve">for entry</w:t>
      </w:r>
      <w:r>
        <w:t xml:space="preserve"> </w:t>
      </w:r>
      <m:oMath>
        <m:r>
          <m:t>k</m:t>
        </m:r>
      </m:oMath>
      <w:r>
        <w:t xml:space="preserve"> </w:t>
      </w:r>
      <w:r>
        <w:t xml:space="preserve">of</w:t>
      </w:r>
      <w:r>
        <w:t xml:space="preserve"> </w:t>
      </w:r>
      <m:oMath>
        <m:sSub>
          <m:e>
            <m:acc>
              <m:accPr>
                <m:chr m:val="̃"/>
              </m:accPr>
              <m:e>
                <m:r>
                  <m:t>q</m:t>
                </m:r>
              </m:e>
            </m:acc>
          </m:e>
          <m:sub>
            <m:r>
              <m:t>i</m:t>
            </m:r>
          </m:sub>
        </m:sSub>
      </m:oMath>
      <w:r>
        <w:t xml:space="preserve">, which is entry</w:t>
      </w:r>
      <w:r>
        <w:t xml:space="preserve"> </w:t>
      </w:r>
      <m:oMath>
        <m:r>
          <m:rPr>
            <m:sty m:val="p"/>
          </m:rPr>
          <m:t>(</m:t>
        </m:r>
        <m:r>
          <m:t>k</m:t>
        </m:r>
        <m:r>
          <m:rPr>
            <m:sty m:val="p"/>
          </m:rPr>
          <m:t>,</m:t>
        </m:r>
        <m:r>
          <m:t>i</m:t>
        </m:r>
        <m:r>
          <m:rPr>
            <m:sty m:val="p"/>
          </m:rPr>
          <m:t>)</m:t>
        </m:r>
      </m:oMath>
      <w:r>
        <w:t xml:space="preserve"> </w:t>
      </w:r>
      <w:r>
        <w:t xml:space="preserve">of</w:t>
      </w:r>
      <w:r>
        <w:t xml:space="preserve"> </w:t>
      </w:r>
      <m:oMath>
        <m:r>
          <m:rPr>
            <m:sty m:val="bi"/>
          </m:rPr>
          <m:t>Q</m:t>
        </m:r>
      </m:oMath>
      <w:r>
        <w:t xml:space="preserve">. Then</w:t>
      </w:r>
    </w:p>
    <w:p>
      <w:pPr>
        <w:pStyle w:val="BodyText"/>
      </w:pPr>
      <m:oMathPara>
        <m:oMathParaPr>
          <m:jc m:val="center"/>
        </m:oMathParaPr>
        <m:oMath>
          <m:eqArr>
            <m:e>
              <m:r>
                <m:rPr>
                  <m:sty m:val="p"/>
                </m:rPr>
                <m:t>(</m:t>
              </m:r>
              <m:sSup>
                <m:e>
                  <m:r>
                    <m:rPr>
                      <m:sty m:val="bi"/>
                    </m:rPr>
                    <m:t>Q</m:t>
                  </m:r>
                </m:e>
                <m:sup>
                  <m:r>
                    <m:rPr>
                      <m:sty m:val="p"/>
                    </m:rPr>
                    <m:t>⊤</m:t>
                  </m:r>
                </m:sup>
              </m:sSup>
              <m:r>
                <m:rPr>
                  <m:sty m:val="bi"/>
                </m:rPr>
                <m:t>Q</m:t>
              </m:r>
              <m:sSub>
                <m:e>
                  <m:r>
                    <m:rPr>
                      <m:sty m:val="p"/>
                    </m:rPr>
                    <m:t>)</m:t>
                  </m:r>
                </m:e>
                <m:sub>
                  <m:r>
                    <m:t>i</m:t>
                  </m:r>
                  <m:r>
                    <m:t>j</m:t>
                  </m:r>
                </m:sub>
              </m:sSub>
              <m:r>
                <m:t>&amp;</m:t>
              </m:r>
              <m:r>
                <m:rPr>
                  <m:sty m:val="p"/>
                </m:rPr>
                <m:t>=</m:t>
              </m:r>
              <m:nary>
                <m:naryPr>
                  <m:chr m:val="∑"/>
                  <m:limLoc m:val="undOvr"/>
                  <m:subHide m:val="off"/>
                  <m:supHide m:val="off"/>
                </m:naryPr>
                <m:sub>
                  <m:r>
                    <m:t>k</m:t>
                  </m:r>
                  <m:r>
                    <m:rPr>
                      <m:sty m:val="p"/>
                    </m:rPr>
                    <m:t>=</m:t>
                  </m:r>
                  <m:r>
                    <m:t>1</m:t>
                  </m:r>
                </m:sub>
                <m:sup>
                  <m:r>
                    <m:t>p</m:t>
                  </m:r>
                </m:sup>
                <m:e>
                  <m:r>
                    <m:rPr>
                      <m:sty m:val="p"/>
                    </m:rPr>
                    <m:t>(</m:t>
                  </m:r>
                </m:e>
              </m:nary>
              <m:sSup>
                <m:e>
                  <m:r>
                    <m:rPr>
                      <m:sty m:val="bi"/>
                    </m:rPr>
                    <m:t>Q</m:t>
                  </m:r>
                </m:e>
                <m:sup>
                  <m:r>
                    <m:rPr>
                      <m:sty m:val="p"/>
                    </m:rPr>
                    <m:t>⊤</m:t>
                  </m:r>
                </m:sup>
              </m:sSup>
              <m:sSub>
                <m:e>
                  <m:r>
                    <m:rPr>
                      <m:sty m:val="p"/>
                    </m:rPr>
                    <m:t>)</m:t>
                  </m:r>
                </m:e>
                <m:sub>
                  <m:r>
                    <m:t>i</m:t>
                  </m:r>
                  <m:r>
                    <m:t>k</m:t>
                  </m:r>
                </m:sub>
              </m:sSub>
              <m:r>
                <m:t> </m:t>
              </m:r>
              <m:sSub>
                <m:e>
                  <m:r>
                    <m:t>q</m:t>
                  </m:r>
                </m:e>
                <m:sub>
                  <m:r>
                    <m:t>k</m:t>
                  </m:r>
                  <m:r>
                    <m:t>j</m:t>
                  </m:r>
                </m:sub>
              </m:sSub>
              <m:r>
                <m:t>&amp;</m:t>
              </m:r>
              <m:r>
                <m:t>&amp;</m:t>
              </m:r>
              <m:r>
                <m:rPr>
                  <m:nor/>
                  <m:sty m:val="p"/>
                </m:rPr>
                <m:t>(</m:t>
              </m:r>
              <m:r>
                <m:rPr>
                  <m:nor/>
                  <m:sty m:val="p"/>
                </m:rPr>
                <m:t>Definition 24</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q</m:t>
                      </m:r>
                    </m:e>
                    <m:sub>
                      <m:r>
                        <m:t>k</m:t>
                      </m:r>
                      <m:r>
                        <m:t>i</m:t>
                      </m:r>
                    </m:sub>
                  </m:sSub>
                </m:e>
              </m:nary>
              <m:r>
                <m:t> </m:t>
              </m:r>
              <m:sSub>
                <m:e>
                  <m:r>
                    <m:t>q</m:t>
                  </m:r>
                </m:e>
                <m:sub>
                  <m:r>
                    <m:t>k</m:t>
                  </m:r>
                  <m:r>
                    <m:t>j</m:t>
                  </m:r>
                </m:sub>
              </m:sSub>
              <m:r>
                <m:t>&amp;</m:t>
              </m:r>
              <m:r>
                <m:t>&amp;</m:t>
              </m:r>
              <m:r>
                <m:rPr>
                  <m:nor/>
                  <m:sty m:val="p"/>
                </m:rPr>
                <m:t>(</m:t>
              </m:r>
              <m:r>
                <m:rPr>
                  <m:nor/>
                  <m:sty m:val="p"/>
                </m:rPr>
                <m:t>Definition 20</m:t>
              </m:r>
              <m:r>
                <m:rPr>
                  <m:nor/>
                  <m:sty m:val="p"/>
                </m:rPr>
                <m:t>)</m:t>
              </m:r>
            </m:e>
            <m:e>
              <m:r>
                <m:t>&amp;</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Definition 7</m:t>
              </m:r>
              <m:r>
                <m:rPr>
                  <m:nor/>
                  <m:sty m:val="p"/>
                </m:rPr>
                <m:t>)</m:t>
              </m:r>
            </m:e>
          </m:eqArr>
        </m:oMath>
      </m:oMathPara>
    </w:p>
    <w:p>
      <w:pPr>
        <w:pStyle w:val="FirstParagraph"/>
      </w:pP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otherwise (</w:t>
      </w:r>
      <w:hyperlink w:anchor="def-orthonormal-vectors">
        <w:r>
          <w:rPr>
            <w:rStyle w:val="Hyperlink"/>
          </w:rPr>
          <w:t xml:space="preserve">Definition 17</w:t>
        </w:r>
      </w:hyperlink>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t xml:space="preserve"> </w:t>
      </w:r>
      <w:r>
        <w:t xml:space="preserve">(</w:t>
      </w:r>
      <w:hyperlink w:anchor="def-identity-matrix">
        <w:r>
          <w:rPr>
            <w:rStyle w:val="Hyperlink"/>
          </w:rPr>
          <w:t xml:space="preserve">Definition 27</w:t>
        </w:r>
      </w:hyperlink>
      <w:r>
        <w:t xml:space="preserve">).</w:t>
      </w:r>
    </w:p>
    <w:p>
      <w:pPr>
        <w:pStyle w:val="BodyText"/>
      </w:pPr>
      <w:r>
        <w:rPr>
          <w:b/>
          <w:bCs/>
        </w:rPr>
        <w:t xml:space="preserve">The split.</w:t>
      </w:r>
      <w:r>
        <w:t xml:space="preserve"> </w:t>
      </w:r>
      <w:r>
        <w:t xml:space="preserve">Let</w:t>
      </w:r>
      <w:r>
        <w:t xml:space="preserve"> </w:t>
      </w:r>
      <m:oMath>
        <m:acc>
          <m:accPr>
            <m:chr m:val="̃"/>
          </m:accPr>
          <m:e>
            <m:r>
              <m:t>u</m:t>
            </m:r>
          </m:e>
        </m:acc>
        <m:r>
          <m:rPr>
            <m:sty m:val="p"/>
          </m:rPr>
          <m:t>=</m:t>
        </m:r>
        <m:r>
          <m:rPr>
            <m:sty m:val="bi"/>
          </m:rPr>
          <m:t>Q</m:t>
        </m:r>
        <m:sSup>
          <m:e>
            <m:r>
              <m:rPr>
                <m:sty m:val="bi"/>
              </m:rPr>
              <m:t>Q</m:t>
            </m:r>
          </m:e>
          <m:sup>
            <m:r>
              <m:rPr>
                <m:sty m:val="p"/>
              </m:rPr>
              <m:t>⊤</m:t>
            </m:r>
          </m:sup>
        </m:sSup>
        <m:acc>
          <m:accPr>
            <m:chr m:val="̃"/>
          </m:accPr>
          <m:e>
            <m:r>
              <m:t>y</m:t>
            </m:r>
          </m:e>
        </m:acc>
      </m:oMath>
      <w:r>
        <w:t xml:space="preserve"> </w:t>
      </w:r>
      <w:r>
        <w:t xml:space="preserve">and</w:t>
      </w:r>
      <w:r>
        <w:t xml:space="preserve"> </w:t>
      </w:r>
      <m:oMath>
        <m:acc>
          <m:accPr>
            <m:chr m:val="̃"/>
          </m:accPr>
          <m:e>
            <m:r>
              <m:t>v</m:t>
            </m:r>
          </m:e>
        </m:acc>
        <m:r>
          <m:rPr>
            <m:sty m:val="p"/>
          </m:rPr>
          <m:t>=</m:t>
        </m:r>
        <m:acc>
          <m:accPr>
            <m:chr m:val="̃"/>
          </m:accPr>
          <m:e>
            <m:r>
              <m:t>y</m:t>
            </m:r>
          </m:e>
        </m:acc>
        <m:r>
          <m:rPr>
            <m:sty m:val="p"/>
          </m:rPr>
          <m:t>−</m:t>
        </m:r>
        <m:acc>
          <m:accPr>
            <m:chr m:val="̃"/>
          </m:accPr>
          <m:e>
            <m:r>
              <m:t>u</m:t>
            </m:r>
          </m:e>
        </m:acc>
      </m:oMath>
      <w:r>
        <w:t xml:space="preserve">,</w:t>
      </w:r>
      <w:r>
        <w:t xml:space="preserve"> </w:t>
      </w:r>
      <w:r>
        <w:t xml:space="preserve">so</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w:t>
      </w:r>
      <w:r>
        <w:t xml:space="preserve"> </w:t>
      </w:r>
      <m:oMath>
        <m:acc>
          <m:accPr>
            <m:chr m:val="̃"/>
          </m:accPr>
          <m:e>
            <m:r>
              <m:t>u</m:t>
            </m:r>
          </m:e>
        </m:acc>
        <m:r>
          <m:rPr>
            <m:sty m:val="p"/>
          </m:rPr>
          <m:t>=</m:t>
        </m:r>
        <m:r>
          <m:rPr>
            <m:sty m:val="bi"/>
          </m:rPr>
          <m:t>Q</m:t>
        </m:r>
        <m:r>
          <m:t> </m:t>
        </m:r>
        <m:r>
          <m:rPr>
            <m:sty m:val="p"/>
          </m:rPr>
          <m:t>(</m:t>
        </m:r>
        <m:sSup>
          <m:e>
            <m:r>
              <m:rPr>
                <m:sty m:val="bi"/>
              </m:rPr>
              <m:t>Q</m:t>
            </m:r>
          </m:e>
          <m:sup>
            <m:r>
              <m:rPr>
                <m:sty m:val="p"/>
              </m:rPr>
              <m:t>⊤</m:t>
            </m:r>
          </m:sup>
        </m:sSup>
        <m:acc>
          <m:accPr>
            <m:chr m:val="̃"/>
          </m:accPr>
          <m:e>
            <m:r>
              <m:t>y</m:t>
            </m:r>
          </m:e>
        </m:acc>
        <m:r>
          <m:rPr>
            <m:sty m:val="p"/>
          </m:rPr>
          <m:t>)</m:t>
        </m:r>
      </m:oMath>
      <w:r>
        <w:t xml:space="preserve"> </w:t>
      </w:r>
      <w:r>
        <w:t xml:space="preserve">(</w:t>
      </w:r>
      <w:hyperlink w:anchor="thm-matmul-assoc">
        <w:r>
          <w:rPr>
            <w:rStyle w:val="Hyperlink"/>
          </w:rPr>
          <w:t xml:space="preserve">Theorem 8</w:t>
        </w:r>
      </w:hyperlink>
      <w:r>
        <w:t xml:space="preserve">) is in</w:t>
      </w:r>
      <w:r>
        <w:t xml:space="preserve"> </w:t>
      </w:r>
      <m:oMath>
        <m:r>
          <m:rPr>
            <m:scr m:val="script"/>
            <m:sty m:val="p"/>
          </m:rPr>
          <m:t>C</m:t>
        </m:r>
        <m:r>
          <m:rPr>
            <m:sty m:val="p"/>
          </m:rPr>
          <m:t>(</m:t>
        </m:r>
        <m:r>
          <m:rPr>
            <m:sty m:val="bi"/>
          </m:rPr>
          <m:t>Q</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which is</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r</m:t>
                </m:r>
              </m:sub>
            </m:sSub>
          </m:e>
        </m:d>
        <m:r>
          <m:t>​</m:t>
        </m:r>
        <m:r>
          <m:rPr>
            <m:sty m:val="p"/>
          </m:rPr>
          <m:t>=</m:t>
        </m:r>
        <m:r>
          <m:rPr>
            <m:scr m:val="script"/>
            <m:sty m:val="p"/>
          </m:rPr>
          <m:t>S</m:t>
        </m:r>
      </m:oMath>
      <w:r>
        <w:t xml:space="preserve"> </w:t>
      </w:r>
      <w:r>
        <w:t xml:space="preserve">(</w:t>
      </w:r>
      <w:hyperlink w:anchor="thm-column-space-span">
        <w:r>
          <w:rPr>
            <w:rStyle w:val="Hyperlink"/>
          </w:rPr>
          <w:t xml:space="preserve">Theorem 31</w:t>
        </w:r>
      </w:hyperlink>
      <w:r>
        <w:t xml:space="preserve">).</w:t>
      </w:r>
      <w:r>
        <w:t xml:space="preserve"> </w:t>
      </w:r>
      <w:r>
        <w:t xml:space="preserve">For</w:t>
      </w:r>
      <w:r>
        <w:t xml:space="preserve"> </w:t>
      </w:r>
      <m:oMath>
        <m:acc>
          <m:accPr>
            <m:chr m:val="̃"/>
          </m:accPr>
          <m:e>
            <m:r>
              <m:t>v</m:t>
            </m:r>
          </m:e>
        </m:acc>
      </m:oMath>
      <w:r>
        <w:t xml:space="preserve">,</w:t>
      </w:r>
    </w:p>
    <w:p>
      <w:pPr>
        <w:pStyle w:val="BodyText"/>
      </w:pPr>
      <m:oMathPara>
        <m:oMathParaPr>
          <m:jc m:val="center"/>
        </m:oMathParaPr>
        <m:oMath>
          <m:eqArr>
            <m:e>
              <m:sSup>
                <m:e>
                  <m:r>
                    <m:rPr>
                      <m:sty m:val="bi"/>
                    </m:rPr>
                    <m:t>Q</m:t>
                  </m:r>
                </m:e>
                <m:sup>
                  <m:r>
                    <m:rPr>
                      <m:sty m:val="p"/>
                    </m:rPr>
                    <m:t>⊤</m:t>
                  </m:r>
                </m:sup>
              </m:sSup>
              <m:acc>
                <m:accPr>
                  <m:chr m:val="̃"/>
                </m:accPr>
                <m:e>
                  <m:r>
                    <m:t>v</m:t>
                  </m:r>
                </m:e>
              </m:acc>
              <m:r>
                <m:t>&amp;</m:t>
              </m:r>
              <m:r>
                <m:rPr>
                  <m:sty m:val="p"/>
                </m:rPr>
                <m:t>=</m:t>
              </m:r>
              <m:sSup>
                <m:e>
                  <m:r>
                    <m:rPr>
                      <m:sty m:val="bi"/>
                    </m:rPr>
                    <m:t>Q</m:t>
                  </m:r>
                </m:e>
                <m:sup>
                  <m:r>
                    <m:rPr>
                      <m:sty m:val="p"/>
                    </m:rPr>
                    <m:t>⊤</m:t>
                  </m:r>
                </m:sup>
              </m:sSup>
              <m:r>
                <m:t> </m:t>
              </m:r>
              <m:r>
                <m:rPr>
                  <m:sty m:val="p"/>
                </m:rPr>
                <m:t>(</m:t>
              </m:r>
              <m:acc>
                <m:accPr>
                  <m:chr m:val="̃"/>
                </m:accPr>
                <m:e>
                  <m:r>
                    <m:t>y</m:t>
                  </m:r>
                </m:e>
              </m:acc>
              <m:r>
                <m:rPr>
                  <m:sty m:val="p"/>
                </m:rPr>
                <m:t>−</m:t>
              </m:r>
              <m:r>
                <m:rPr>
                  <m:sty m:val="bi"/>
                </m:rPr>
                <m:t>Q</m:t>
              </m:r>
              <m:sSup>
                <m:e>
                  <m:r>
                    <m:rPr>
                      <m:sty m:val="bi"/>
                    </m:rPr>
                    <m:t>Q</m:t>
                  </m:r>
                </m:e>
                <m:sup>
                  <m:r>
                    <m:rPr>
                      <m:sty m:val="p"/>
                    </m:rPr>
                    <m:t>⊤</m:t>
                  </m:r>
                </m:sup>
              </m:sSup>
              <m:acc>
                <m:accPr>
                  <m:chr m:val="̃"/>
                </m:accPr>
                <m:e>
                  <m:r>
                    <m:t>y</m:t>
                  </m:r>
                </m:e>
              </m:acc>
              <m:r>
                <m:rPr>
                  <m:sty m:val="p"/>
                </m:rPr>
                <m:t>)</m:t>
              </m:r>
              <m:r>
                <m:t>&amp;</m:t>
              </m:r>
              <m:r>
                <m:t>&amp;</m:t>
              </m:r>
              <m:r>
                <m:rPr>
                  <m:nor/>
                  <m:sty m:val="p"/>
                </m:rPr>
                <m:t>(substitute)</m:t>
              </m:r>
            </m:e>
            <m:e>
              <m:r>
                <m:t>&amp;</m:t>
              </m:r>
              <m:r>
                <m:rPr>
                  <m:sty m:val="p"/>
                </m:rPr>
                <m:t>=</m:t>
              </m:r>
              <m:sSup>
                <m:e>
                  <m:r>
                    <m:rPr>
                      <m:sty m:val="bi"/>
                    </m:rPr>
                    <m:t>Q</m:t>
                  </m:r>
                </m:e>
                <m:sup>
                  <m:r>
                    <m:rPr>
                      <m:sty m:val="p"/>
                    </m:rPr>
                    <m:t>⊤</m:t>
                  </m:r>
                </m:sup>
              </m:sSup>
              <m:acc>
                <m:accPr>
                  <m:chr m:val="̃"/>
                </m:accPr>
                <m:e>
                  <m:r>
                    <m:t>y</m:t>
                  </m:r>
                </m:e>
              </m:acc>
              <m:r>
                <m:rPr>
                  <m:sty m:val="p"/>
                </m:rPr>
                <m:t>−</m:t>
              </m:r>
              <m:sSup>
                <m:e>
                  <m:r>
                    <m:rPr>
                      <m:sty m:val="bi"/>
                    </m:rPr>
                    <m:t>Q</m:t>
                  </m:r>
                </m:e>
                <m:sup>
                  <m:r>
                    <m:rPr>
                      <m:sty m:val="p"/>
                    </m:rPr>
                    <m:t>⊤</m:t>
                  </m:r>
                </m:sup>
              </m:sSup>
              <m:r>
                <m:t> </m:t>
              </m:r>
              <m:r>
                <m:rPr>
                  <m:sty m:val="p"/>
                </m:rPr>
                <m:t>(</m:t>
              </m:r>
              <m:r>
                <m:rPr>
                  <m:sty m:val="bi"/>
                </m:rPr>
                <m:t>Q</m:t>
              </m:r>
              <m:sSup>
                <m:e>
                  <m:r>
                    <m:rPr>
                      <m:sty m:val="bi"/>
                    </m:rPr>
                    <m:t>Q</m:t>
                  </m:r>
                </m:e>
                <m:sup>
                  <m:r>
                    <m:rPr>
                      <m:sty m:val="p"/>
                    </m:rPr>
                    <m:t>⊤</m:t>
                  </m:r>
                </m:sup>
              </m:sSup>
              <m:acc>
                <m:accPr>
                  <m:chr m:val="̃"/>
                </m:accPr>
                <m:e>
                  <m:r>
                    <m:t>y</m:t>
                  </m:r>
                </m:e>
              </m:acc>
              <m:r>
                <m:rPr>
                  <m:sty m:val="p"/>
                </m:rPr>
                <m:t>)</m:t>
              </m:r>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Q</m:t>
                  </m:r>
                </m:e>
                <m:sup>
                  <m:r>
                    <m:rPr>
                      <m:sty m:val="p"/>
                    </m:rPr>
                    <m:t>⊤</m:t>
                  </m:r>
                </m:sup>
              </m:sSup>
              <m:acc>
                <m:accPr>
                  <m:chr m:val="̃"/>
                </m:accPr>
                <m:e>
                  <m:r>
                    <m:t>y</m:t>
                  </m:r>
                </m:e>
              </m:acc>
              <m:r>
                <m:rPr>
                  <m:sty m:val="p"/>
                </m:rPr>
                <m:t>−</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acc>
                <m:accPr>
                  <m:chr m:val="̃"/>
                </m:accPr>
                <m:e>
                  <m:r>
                    <m:t>y</m:t>
                  </m:r>
                </m:e>
              </m:acc>
              <m:r>
                <m:t>&amp;</m:t>
              </m:r>
              <m:r>
                <m:t>&amp;</m:t>
              </m:r>
              <m:r>
                <m:rPr>
                  <m:nor/>
                  <m:sty m:val="p"/>
                </m:rPr>
                <m:t>(</m:t>
              </m:r>
              <m:r>
                <m:rPr>
                  <m:nor/>
                  <m:sty m:val="p"/>
                </m:rPr>
                <m:t>Theorem 8</m:t>
              </m:r>
              <m:r>
                <m:rPr>
                  <m:nor/>
                  <m:sty m:val="p"/>
                </m:rPr>
                <m:t>)</m:t>
              </m:r>
            </m:e>
            <m:e>
              <m:r>
                <m:t>&amp;</m:t>
              </m:r>
              <m:r>
                <m:rPr>
                  <m:sty m:val="p"/>
                </m:rPr>
                <m:t>=</m:t>
              </m:r>
              <m:sSup>
                <m:e>
                  <m:r>
                    <m:rPr>
                      <m:sty m:val="bi"/>
                    </m:rPr>
                    <m:t>Q</m:t>
                  </m:r>
                </m:e>
                <m:sup>
                  <m:r>
                    <m:rPr>
                      <m:sty m:val="p"/>
                    </m:rPr>
                    <m:t>⊤</m:t>
                  </m:r>
                </m:sup>
              </m:sSup>
              <m:acc>
                <m:accPr>
                  <m:chr m:val="̃"/>
                </m:accPr>
                <m:e>
                  <m:r>
                    <m:t>y</m:t>
                  </m:r>
                </m:e>
              </m:acc>
              <m:r>
                <m:rPr>
                  <m:sty m:val="p"/>
                </m:rPr>
                <m:t>−</m:t>
              </m:r>
              <m:sSub>
                <m:e>
                  <m:r>
                    <m:rPr>
                      <m:sty m:val="bi"/>
                    </m:rPr>
                    <m:t>I</m:t>
                  </m:r>
                </m:e>
                <m:sub>
                  <m:r>
                    <m:t>r</m:t>
                  </m:r>
                </m:sub>
              </m:sSub>
              <m:r>
                <m:t> </m:t>
              </m:r>
              <m:sSup>
                <m:e>
                  <m:r>
                    <m:rPr>
                      <m:sty m:val="bi"/>
                    </m:rPr>
                    <m:t>Q</m:t>
                  </m:r>
                </m:e>
                <m:sup>
                  <m:r>
                    <m:rPr>
                      <m:sty m:val="p"/>
                    </m:rPr>
                    <m:t>⊤</m:t>
                  </m:r>
                </m:sup>
              </m:sSup>
              <m:acc>
                <m:accPr>
                  <m:chr m:val="̃"/>
                </m:accPr>
                <m:e>
                  <m:r>
                    <m:t>y</m:t>
                  </m:r>
                </m:e>
              </m:acc>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sSup>
                <m:e>
                  <m:r>
                    <m:rPr>
                      <m:sty m:val="bi"/>
                    </m:rPr>
                    <m:t>Q</m:t>
                  </m:r>
                </m:e>
                <m:sup>
                  <m:r>
                    <m:rPr>
                      <m:sty m:val="p"/>
                    </m:rPr>
                    <m:t>⊤</m:t>
                  </m:r>
                </m:sup>
              </m:sSup>
              <m:acc>
                <m:accPr>
                  <m:chr m:val="̃"/>
                </m:accPr>
                <m:e>
                  <m:r>
                    <m:t>y</m:t>
                  </m:r>
                </m:e>
              </m:acc>
              <m:r>
                <m:rPr>
                  <m:sty m:val="p"/>
                </m:rPr>
                <m:t>−</m:t>
              </m:r>
              <m:sSup>
                <m:e>
                  <m:r>
                    <m:rPr>
                      <m:sty m:val="bi"/>
                    </m:rPr>
                    <m:t>Q</m:t>
                  </m:r>
                </m:e>
                <m:sup>
                  <m:r>
                    <m:rPr>
                      <m:sty m:val="p"/>
                    </m:rPr>
                    <m:t>⊤</m:t>
                  </m:r>
                </m:sup>
              </m:sSup>
              <m:acc>
                <m:accPr>
                  <m:chr m:val="̃"/>
                </m:accPr>
                <m:e>
                  <m:r>
                    <m:t>y</m:t>
                  </m:r>
                </m:e>
              </m:acc>
              <m:r>
                <m:t>&amp;</m:t>
              </m:r>
              <m:r>
                <m:t>&amp;</m:t>
              </m:r>
              <m:r>
                <m:rPr>
                  <m:nor/>
                  <m:sty m:val="p"/>
                </m:rPr>
                <m:t>(</m:t>
              </m:r>
              <m:r>
                <m:rPr>
                  <m:nor/>
                  <m:sty m:val="p"/>
                </m:rPr>
                <m:t>Theorem 10</m:t>
              </m:r>
              <m:r>
                <m:rPr>
                  <m:nor/>
                  <m:sty m:val="p"/>
                </m:rPr>
                <m:t>)</m:t>
              </m:r>
            </m:e>
            <m:e>
              <m:r>
                <m:t>&amp;</m:t>
              </m:r>
              <m:r>
                <m:rPr>
                  <m:sty m:val="p"/>
                </m:rPr>
                <m:t>=</m:t>
              </m:r>
              <m:sSub>
                <m:e>
                  <m:acc>
                    <m:accPr>
                      <m:chr m:val="̃"/>
                    </m:accPr>
                    <m:e>
                      <m:r>
                        <m:t>0</m:t>
                      </m:r>
                    </m:e>
                  </m:acc>
                </m:e>
                <m:sub>
                  <m:r>
                    <m:t>r</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v</m:t>
            </m:r>
          </m:e>
        </m:acc>
        <m:r>
          <m:rPr>
            <m:sty m:val="p"/>
          </m:rPr>
          <m:t>∈</m:t>
        </m:r>
        <m:r>
          <m:rPr>
            <m:scr m:val="script"/>
            <m:sty m:val="p"/>
          </m:rPr>
          <m:t>N</m:t>
        </m:r>
        <m:r>
          <m:rPr>
            <m:sty m:val="p"/>
          </m:rPr>
          <m:t>(</m:t>
        </m:r>
        <m:sSup>
          <m:e>
            <m:r>
              <m:rPr>
                <m:sty m:val="bi"/>
              </m:rPr>
              <m:t>Q</m:t>
            </m:r>
          </m:e>
          <m:sup>
            <m:r>
              <m:rPr>
                <m:sty m:val="p"/>
              </m:rPr>
              <m:t>⊤</m:t>
            </m:r>
          </m:sup>
        </m:sSup>
        <m:r>
          <m:rPr>
            <m:sty m:val="p"/>
          </m:rPr>
          <m:t>)</m:t>
        </m:r>
      </m:oMath>
      <w:r>
        <w:t xml:space="preserve">, and</w:t>
      </w:r>
    </w:p>
    <w:p>
      <w:pPr>
        <w:pStyle w:val="BodyText"/>
      </w:pPr>
      <m:oMathPara>
        <m:oMathParaPr>
          <m:jc m:val="center"/>
        </m:oMathParaPr>
        <m:oMath>
          <m:eqArr>
            <m:e>
              <m:r>
                <m:rPr>
                  <m:scr m:val="script"/>
                  <m:sty m:val="p"/>
                </m:rPr>
                <m:t>N</m:t>
              </m:r>
              <m:r>
                <m:rPr>
                  <m:sty m:val="p"/>
                </m:rPr>
                <m:t>(</m:t>
              </m:r>
              <m:sSup>
                <m:e>
                  <m:r>
                    <m:rPr>
                      <m:sty m:val="bi"/>
                    </m:rPr>
                    <m:t>Q</m:t>
                  </m:r>
                </m:e>
                <m:sup>
                  <m:r>
                    <m:rPr>
                      <m:sty m:val="p"/>
                    </m:rPr>
                    <m:t>⊤</m:t>
                  </m:r>
                </m:sup>
              </m:sSup>
              <m:r>
                <m:rPr>
                  <m:sty m:val="p"/>
                </m:rPr>
                <m:t>)</m:t>
              </m:r>
              <m:r>
                <m:t>&amp;</m:t>
              </m:r>
              <m:r>
                <m:rPr>
                  <m:sty m:val="p"/>
                </m:rPr>
                <m:t>=</m:t>
              </m:r>
              <m:r>
                <m:rPr>
                  <m:scr m:val="script"/>
                  <m:sty m:val="p"/>
                </m:rPr>
                <m:t>C</m:t>
              </m:r>
              <m:r>
                <m:rPr>
                  <m:sty m:val="p"/>
                </m:rPr>
                <m:t>(</m:t>
              </m:r>
              <m:r>
                <m:rPr>
                  <m:sty m:val="bi"/>
                </m:rPr>
                <m:t>Q</m:t>
              </m:r>
              <m:sSup>
                <m:e>
                  <m:r>
                    <m:rPr>
                      <m:sty m:val="p"/>
                    </m:rPr>
                    <m:t>)</m:t>
                  </m:r>
                </m:e>
                <m:sup>
                  <m:r>
                    <m:rPr>
                      <m:sty m:val="p"/>
                    </m:rPr>
                    <m:t>⟂</m:t>
                  </m:r>
                </m:sup>
              </m:sSup>
            </m:e>
            <m:e>
              <m:r>
                <m:t>&amp;</m:t>
              </m:r>
              <m:r>
                <m:rPr>
                  <m:sty m:val="p"/>
                </m:rPr>
                <m:t>=</m:t>
              </m:r>
              <m:sSup>
                <m:e>
                  <m:r>
                    <m:rPr>
                      <m:scr m:val="script"/>
                      <m:sty m:val="p"/>
                    </m:rPr>
                    <m:t>S</m:t>
                  </m:r>
                </m:e>
                <m:sup>
                  <m:r>
                    <m:rPr>
                      <m:sty m:val="p"/>
                    </m:rPr>
                    <m:t>⟂</m:t>
                  </m:r>
                </m:sup>
              </m:sSup>
            </m:e>
          </m:eqArr>
        </m:oMath>
      </m:oMathPara>
    </w:p>
    <w:p>
      <w:pPr>
        <w:pStyle w:val="FirstParagraph"/>
      </w:pPr>
      <w:r>
        <w:t xml:space="preserve">(</w:t>
      </w:r>
      <w:hyperlink w:anchor="thm-complement-null-space">
        <w:r>
          <w:rPr>
            <w:rStyle w:val="Hyperlink"/>
          </w:rPr>
          <w:t xml:space="preserve">Theorem 49</w:t>
        </w:r>
      </w:hyperlink>
      <w:r>
        <w:t xml:space="preserve">).</w:t>
      </w:r>
      <w:r>
        <w:t xml:space="preserve"> </w:t>
      </w:r>
      <w:r>
        <w:t xml:space="preserve">By the uniqueness in</w:t>
      </w:r>
      <w:r>
        <w:t xml:space="preserve"> </w:t>
      </w:r>
      <w:hyperlink w:anchor="thm-orthogonal-direct-sum">
        <w:r>
          <w:rPr>
            <w:rStyle w:val="Hyperlink"/>
          </w:rPr>
          <w:t xml:space="preserve">Theorem 50</w:t>
        </w:r>
      </w:hyperlink>
      <w:r>
        <w:t xml:space="preserve">,</w:t>
      </w:r>
      <w:r>
        <w:t xml:space="preserve"> </w:t>
      </w:r>
      <m:oMath>
        <m:acc>
          <m:accPr>
            <m:chr m:val="̃"/>
          </m:accPr>
          <m:e>
            <m:r>
              <m:t>u</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p>
    <w:p>
      <w:pPr>
        <w:pStyle w:val="BodyText"/>
      </w:pPr>
      <m:oMath>
        <m:r>
          <m:rPr>
            <m:sty m:val="bi"/>
          </m:rPr>
          <m:t>Q</m:t>
        </m:r>
        <m:sSup>
          <m:e>
            <m:r>
              <m:rPr>
                <m:sty m:val="bi"/>
              </m:rPr>
              <m:t>Q</m:t>
            </m:r>
          </m:e>
          <m:sup>
            <m:r>
              <m:rPr>
                <m:sty m:val="p"/>
              </m:rPr>
              <m:t>⊤</m:t>
            </m:r>
          </m:sup>
        </m:sSup>
      </m:oMath>
      <w:r>
        <w:rPr>
          <w:b/>
          <w:bCs/>
        </w:rPr>
        <w:t xml:space="preserve"> </w:t>
      </w:r>
      <w:r>
        <w:rPr>
          <w:b/>
          <w:bCs/>
        </w:rPr>
        <w:t xml:space="preserve">is symmetric and idempotent.</w:t>
      </w:r>
    </w:p>
    <w:p>
      <w:pPr>
        <w:pStyle w:val="BodyText"/>
      </w:pPr>
      <m:oMathPara>
        <m:oMathParaPr>
          <m:jc m:val="center"/>
        </m:oMathParaPr>
        <m:oMath>
          <m:eqArr>
            <m:e>
              <m:sSup>
                <m:e>
                  <m:r>
                    <m:rPr>
                      <m:sty m:val="p"/>
                    </m:rPr>
                    <m:t>(</m:t>
                  </m:r>
                  <m:r>
                    <m:rPr>
                      <m:sty m:val="bi"/>
                    </m:rPr>
                    <m:t>Q</m:t>
                  </m:r>
                  <m:sSup>
                    <m:e>
                      <m:r>
                        <m:rPr>
                          <m:sty m:val="bi"/>
                        </m:rPr>
                        <m:t>Q</m:t>
                      </m:r>
                    </m:e>
                    <m:sup>
                      <m:r>
                        <m:rPr>
                          <m:sty m:val="p"/>
                        </m:rPr>
                        <m:t>⊤</m:t>
                      </m:r>
                    </m:sup>
                  </m:sSup>
                  <m:r>
                    <m:rPr>
                      <m:sty m:val="p"/>
                    </m:rPr>
                    <m:t>)</m:t>
                  </m:r>
                </m:e>
                <m:sup>
                  <m:r>
                    <m:rPr>
                      <m:sty m:val="p"/>
                    </m:rPr>
                    <m:t>⊤</m:t>
                  </m:r>
                </m:sup>
              </m:sSup>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sSup>
                <m:e>
                  <m:r>
                    <m:rPr>
                      <m:sty m:val="bi"/>
                    </m:rPr>
                    <m:t>Q</m:t>
                  </m:r>
                </m:e>
                <m:sup>
                  <m:r>
                    <m:rPr>
                      <m:sty m:val="p"/>
                    </m:rPr>
                    <m:t>⊤</m:t>
                  </m:r>
                </m:sup>
              </m:sSup>
              <m:r>
                <m:rPr>
                  <m:sty m:val="p"/>
                </m:rPr>
                <m:t>,</m:t>
              </m:r>
              <m:r>
                <m:t>&amp;</m:t>
              </m:r>
              <m:r>
                <m:t>&amp;</m:t>
              </m:r>
              <m:r>
                <m:rPr>
                  <m:nor/>
                  <m:sty m:val="p"/>
                </m:rPr>
                <m:t>(transposing twice, </m:t>
              </m:r>
              <m:r>
                <m:rPr>
                  <m:nor/>
                  <m:sty m:val="p"/>
                </m:rPr>
                <m:t>Definition 20</m:t>
              </m:r>
              <m:r>
                <m:rPr>
                  <m:nor/>
                  <m:sty m:val="p"/>
                </m:rPr>
                <m:t>)</m:t>
              </m:r>
            </m:e>
          </m:eqArr>
        </m:oMath>
      </m:oMathPara>
    </w:p>
    <w:p>
      <w:pPr>
        <w:pStyle w:val="FirstParagraph"/>
      </w:pPr>
      <w:r>
        <w:t xml:space="preserve">and</w:t>
      </w:r>
    </w:p>
    <w:p>
      <w:pPr>
        <w:pStyle w:val="BodyText"/>
      </w:pPr>
      <m:oMathPara>
        <m:oMathParaPr>
          <m:jc m:val="center"/>
        </m:oMathParaPr>
        <m:oMath>
          <m:eqArr>
            <m:e>
              <m:r>
                <m:rPr>
                  <m:sty m:val="p"/>
                </m:rPr>
                <m:t>(</m:t>
              </m:r>
              <m:r>
                <m:rPr>
                  <m:sty m:val="bi"/>
                </m:rPr>
                <m:t>Q</m:t>
              </m:r>
              <m:sSup>
                <m:e>
                  <m:r>
                    <m:rPr>
                      <m:sty m:val="bi"/>
                    </m:rPr>
                    <m:t>Q</m:t>
                  </m:r>
                </m:e>
                <m:sup>
                  <m:r>
                    <m:rPr>
                      <m:sty m:val="p"/>
                    </m:rPr>
                    <m:t>⊤</m:t>
                  </m:r>
                </m:sup>
              </m:sSup>
              <m:r>
                <m:rPr>
                  <m:sty m:val="p"/>
                </m:rPr>
                <m:t>)</m:t>
              </m:r>
              <m:r>
                <m:rPr>
                  <m:sty m:val="p"/>
                </m:rPr>
                <m:t>(</m:t>
              </m:r>
              <m:r>
                <m:rPr>
                  <m:sty m:val="bi"/>
                </m:rPr>
                <m:t>Q</m:t>
              </m:r>
              <m:sSup>
                <m:e>
                  <m:r>
                    <m:rPr>
                      <m:sty m:val="bi"/>
                    </m:rPr>
                    <m:t>Q</m:t>
                  </m:r>
                </m:e>
                <m:sup>
                  <m:r>
                    <m:rPr>
                      <m:sty m:val="p"/>
                    </m:rPr>
                    <m:t>⊤</m:t>
                  </m:r>
                </m:sup>
              </m:sSup>
              <m:r>
                <m:rPr>
                  <m:sty m:val="p"/>
                </m:rPr>
                <m:t>)</m:t>
              </m:r>
              <m:r>
                <m:t>&amp;</m:t>
              </m:r>
              <m:r>
                <m:rPr>
                  <m:sty m:val="p"/>
                </m:rPr>
                <m:t>=</m:t>
              </m:r>
              <m:r>
                <m:rPr>
                  <m:sty m:val="bi"/>
                </m:rPr>
                <m:t>Q</m:t>
              </m:r>
              <m:r>
                <m:t> </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Q</m:t>
              </m:r>
              <m:r>
                <m:t> </m:t>
              </m:r>
              <m:sSub>
                <m:e>
                  <m:r>
                    <m:rPr>
                      <m:sty m:val="bi"/>
                    </m:rPr>
                    <m:t>I</m:t>
                  </m:r>
                </m:e>
                <m:sub>
                  <m:r>
                    <m:t>r</m:t>
                  </m:r>
                </m:sub>
              </m:sSub>
              <m:r>
                <m:t> </m:t>
              </m:r>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r>
                <m:rPr>
                  <m:sty m:val="bi"/>
                </m:rPr>
                <m:t>Q</m:t>
              </m:r>
              <m:sSup>
                <m:e>
                  <m:r>
                    <m:rPr>
                      <m:sty m:val="bi"/>
                    </m:rPr>
                    <m:t>Q</m:t>
                  </m:r>
                </m:e>
                <m:sup>
                  <m:r>
                    <m:rPr>
                      <m:sty m:val="p"/>
                    </m:rPr>
                    <m:t>⊤</m:t>
                  </m:r>
                </m:sup>
              </m:sSup>
              <m:r>
                <m:rPr>
                  <m:sty m:val="p"/>
                </m:rPr>
                <m:t>.</m:t>
              </m:r>
              <m:r>
                <m:t>&amp;</m:t>
              </m:r>
              <m:r>
                <m:t>&amp;</m:t>
              </m:r>
              <m:r>
                <m:rPr>
                  <m:nor/>
                  <m:sty m:val="p"/>
                </m:rPr>
                <m:t>(</m:t>
              </m:r>
              <m:r>
                <m:rPr>
                  <m:nor/>
                  <m:sty m:val="p"/>
                </m:rPr>
                <m:t>Theorem 10</m:t>
              </m:r>
              <m:r>
                <m:rPr>
                  <m:nor/>
                  <m:sty m:val="p"/>
                </m:rPr>
                <m:t>)</m:t>
              </m:r>
            </m:e>
          </m:eqArr>
        </m:oMath>
      </m:oMathPara>
    </w:p>
    <w:bookmarkStart w:id="507" w:name="exm-projector-onb"/>
    <w:p>
      <w:pPr>
        <w:pStyle w:val="FirstParagraph"/>
      </w:pPr>
      <w:r>
        <w:rPr>
          <w:b/>
          <w:bCs/>
        </w:rPr>
        <w:t xml:space="preserve">Example 158 (The projection matrix onto a line)</w:t>
      </w:r>
      <w:r>
        <w:t xml:space="preserve"> </w:t>
      </w:r>
      <w:r>
        <w:t xml:space="preserve">For</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the single vector</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 </w:t>
      </w:r>
      <w:r>
        <w:t xml:space="preserve">is an orthonormal basis:</w:t>
      </w:r>
      <w:r>
        <w:t xml:space="preserve"> </w:t>
      </w:r>
      <w:r>
        <w:t xml:space="preserve">it spans</w:t>
      </w:r>
      <w:r>
        <w:t xml:space="preserve"> </w:t>
      </w:r>
      <m:oMath>
        <m:r>
          <m:rPr>
            <m:scr m:val="script"/>
            <m:sty m:val="p"/>
          </m:rPr>
          <m:t>S</m:t>
        </m:r>
      </m:oMath>
      <w:r>
        <w:t xml:space="preserve">, it is nonzero and so linearly independent,</w:t>
      </w:r>
      <w:r>
        <w:t xml:space="preserve"> </w:t>
      </w:r>
      <w:r>
        <w:t xml:space="preserve">and</w:t>
      </w:r>
    </w:p>
    <w:p>
      <w:pPr>
        <w:pStyle w:val="BodyText"/>
      </w:pPr>
      <m:oMathPara>
        <m:oMathParaPr>
          <m:jc m:val="center"/>
        </m:oMathParaPr>
        <m:oMath>
          <m:eqArr>
            <m:e>
              <m:r>
                <m:t>​</m:t>
              </m:r>
              <m:d>
                <m:dPr>
                  <m:begChr m:val="∥"/>
                  <m:sepChr m:val=""/>
                  <m:endChr m:val="∥"/>
                  <m:grow/>
                </m:dPr>
                <m:e>
                  <m:sSub>
                    <m:e>
                      <m:acc>
                        <m:accPr>
                          <m:chr m:val="̃"/>
                        </m:accPr>
                        <m:e>
                          <m:r>
                            <m:t>q</m:t>
                          </m:r>
                        </m:e>
                      </m:acc>
                    </m:e>
                    <m:sub>
                      <m:r>
                        <m:t>1</m:t>
                      </m:r>
                    </m:sub>
                  </m:sSub>
                </m:e>
              </m:d>
              <m:r>
                <m:t>​</m:t>
              </m:r>
              <m:r>
                <m:t>&amp;</m:t>
              </m:r>
              <m:r>
                <m:rPr>
                  <m:sty m:val="p"/>
                </m:rPr>
                <m:t>=</m:t>
              </m:r>
              <m:rad>
                <m:radPr>
                  <m:degHide m:val="on"/>
                </m:radPr>
                <m:deg/>
                <m:e>
                  <m:f>
                    <m:fPr>
                      <m:type m:val="lin"/>
                    </m:fPr>
                    <m:num>
                      <m:r>
                        <m:t>1</m:t>
                      </m:r>
                    </m:num>
                    <m:den>
                      <m:r>
                        <m:t>2</m:t>
                      </m:r>
                    </m:den>
                  </m:f>
                  <m:r>
                    <m:rPr>
                      <m:sty m:val="p"/>
                    </m:rPr>
                    <m:t>+</m:t>
                  </m:r>
                  <m:f>
                    <m:fPr>
                      <m:type m:val="lin"/>
                    </m:fPr>
                    <m:num>
                      <m:r>
                        <m:t>1</m:t>
                      </m:r>
                    </m:num>
                    <m:den>
                      <m:r>
                        <m:t>2</m:t>
                      </m:r>
                    </m:den>
                  </m:f>
                  <m:r>
                    <m:rPr>
                      <m:sty m:val="p"/>
                    </m:rPr>
                    <m:t>+</m:t>
                  </m:r>
                  <m:r>
                    <m:t>0</m:t>
                  </m:r>
                </m:e>
              </m:rad>
            </m:e>
            <m:e>
              <m:r>
                <m:t>&amp;</m:t>
              </m:r>
              <m:r>
                <m:rPr>
                  <m:sty m:val="p"/>
                </m:rPr>
                <m:t>=</m:t>
              </m:r>
              <m:r>
                <m:t>1</m:t>
              </m:r>
              <m:r>
                <m:rPr>
                  <m:sty m:val="p"/>
                </m:rPr>
                <m:t>.</m:t>
              </m:r>
            </m:e>
          </m:eqArr>
        </m:oMath>
      </m:oMathPara>
    </w:p>
    <w:p>
      <w:pPr>
        <w:pStyle w:val="FirstParagraph"/>
      </w:pPr>
      <w:r>
        <w:t xml:space="preserve">With</w:t>
      </w:r>
      <w:r>
        <w:t xml:space="preserve"> </w:t>
      </w:r>
      <m:oMath>
        <m:r>
          <m:rPr>
            <m:sty m:val="bi"/>
          </m:rPr>
          <m:t>Q</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r>
                      <m:e>
                        <m:r>
                          <m:t>0</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lin"/>
                          </m:fPr>
                          <m:num>
                            <m:r>
                              <m:t>1</m:t>
                            </m:r>
                          </m:num>
                          <m:den>
                            <m:r>
                              <m:t>2</m:t>
                            </m:r>
                          </m:den>
                        </m:f>
                      </m:e>
                      <m:e>
                        <m:f>
                          <m:fPr>
                            <m:type m:val="lin"/>
                          </m:fPr>
                          <m:num>
                            <m:r>
                              <m:t>1</m:t>
                            </m:r>
                          </m:num>
                          <m:den>
                            <m:r>
                              <m:t>2</m:t>
                            </m:r>
                          </m:den>
                        </m:f>
                      </m:e>
                      <m:e>
                        <m:r>
                          <m:t>0</m:t>
                        </m:r>
                      </m:e>
                    </m:mr>
                    <m:mr>
                      <m:e>
                        <m:f>
                          <m:fPr>
                            <m:type m:val="lin"/>
                          </m:fPr>
                          <m:num>
                            <m:r>
                              <m:t>1</m:t>
                            </m:r>
                          </m:num>
                          <m:den>
                            <m:r>
                              <m:t>2</m:t>
                            </m:r>
                          </m:den>
                        </m:f>
                      </m:e>
                      <m:e>
                        <m:f>
                          <m:fPr>
                            <m:type m:val="lin"/>
                          </m:fPr>
                          <m:num>
                            <m:r>
                              <m:t>1</m:t>
                            </m:r>
                          </m:num>
                          <m:den>
                            <m:r>
                              <m:t>2</m:t>
                            </m:r>
                          </m:den>
                        </m:f>
                      </m:e>
                      <m:e>
                        <m:r>
                          <m:t>0</m:t>
                        </m:r>
                      </m:e>
                    </m:mr>
                    <m:mr>
                      <m:e>
                        <m:r>
                          <m:t>0</m:t>
                        </m:r>
                      </m:e>
                      <m:e>
                        <m:r>
                          <m:t>0</m:t>
                        </m:r>
                      </m:e>
                      <m:e>
                        <m:r>
                          <m:t>0</m:t>
                        </m:r>
                      </m:e>
                    </m:mr>
                  </m:m>
                </m:e>
              </m:d>
              <m:r>
                <m:rPr>
                  <m:sty m:val="p"/>
                </m:rPr>
                <m:t>.</m:t>
              </m:r>
            </m:e>
          </m:eqArr>
        </m:oMath>
      </m:oMathPara>
    </w:p>
    <w:p>
      <w:pPr>
        <w:pStyle w:val="FirstParagraph"/>
      </w:pPr>
      <w:r>
        <w:t xml:space="preserve">Applied to</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it gives</w:t>
      </w:r>
      <w:r>
        <w:t xml:space="preserve"> </w:t>
      </w:r>
      <m:oMath>
        <m:r>
          <m:t>​</m:t>
        </m:r>
        <m:d>
          <m:dPr>
            <m:begChr m:val="("/>
            <m:sepChr m:val=""/>
            <m:endChr m:val=")"/>
            <m:grow/>
          </m:dPr>
          <m:e>
            <m:f>
              <m:fPr>
                <m:type m:val="lin"/>
              </m:fPr>
              <m:num>
                <m:r>
                  <m:t>3</m:t>
                </m:r>
                <m:r>
                  <m:rPr>
                    <m:sty m:val="p"/>
                  </m:rPr>
                  <m:t>+</m:t>
                </m:r>
                <m:r>
                  <m:t>1</m:t>
                </m:r>
              </m:num>
              <m:den>
                <m:r>
                  <m:t>2</m:t>
                </m:r>
              </m:den>
            </m:f>
            <m:r>
              <m:rPr>
                <m:sty m:val="p"/>
              </m:rPr>
              <m:t>,</m:t>
            </m:r>
            <m:f>
              <m:fPr>
                <m:type m:val="lin"/>
              </m:fPr>
              <m:num>
                <m:r>
                  <m:t>3</m:t>
                </m:r>
                <m:r>
                  <m:rPr>
                    <m:sty m:val="p"/>
                  </m:rPr>
                  <m:t>+</m:t>
                </m:r>
                <m:r>
                  <m:t>1</m:t>
                </m:r>
              </m:num>
              <m:den>
                <m:r>
                  <m:t>2</m:t>
                </m:r>
              </m:den>
            </m:f>
            <m:r>
              <m:rPr>
                <m:sty m:val="p"/>
              </m:rPr>
              <m:t>,</m:t>
            </m:r>
            <m:r>
              <m:t>0</m:t>
            </m:r>
          </m:e>
        </m:d>
        <m:r>
          <m:t>​</m:t>
        </m:r>
        <m:r>
          <m:rPr>
            <m:sty m:val="p"/>
          </m:rPr>
          <m:t>=</m:t>
        </m:r>
        <m:r>
          <m:rPr>
            <m:sty m:val="p"/>
          </m:rPr>
          <m:t>(</m:t>
        </m:r>
        <m:r>
          <m:t>2</m:t>
        </m:r>
        <m:r>
          <m:rPr>
            <m:sty m:val="p"/>
          </m:rPr>
          <m:t>,</m:t>
        </m:r>
        <m:r>
          <m:t>2</m:t>
        </m:r>
        <m:r>
          <m:rPr>
            <m:sty m:val="p"/>
          </m:rPr>
          <m:t>,</m:t>
        </m:r>
        <m:r>
          <m:t>0</m:t>
        </m:r>
        <m:r>
          <m:rPr>
            <m:sty m:val="p"/>
          </m:rPr>
          <m:t>)</m:t>
        </m:r>
      </m:oMath>
      <w:r>
        <w:t xml:space="preserve">,</w:t>
      </w:r>
      <w:r>
        <w:t xml:space="preserve"> </w:t>
      </w:r>
      <w:r>
        <w:t xml:space="preserve">the projection found in</w:t>
      </w:r>
      <w:r>
        <w:t xml:space="preserve"> </w:t>
      </w:r>
      <w:hyperlink w:anchor="exm-orthogonal-projection">
        <w:r>
          <w:rPr>
            <w:rStyle w:val="Hyperlink"/>
          </w:rPr>
          <w:t xml:space="preserve">Example 155</w:t>
        </w:r>
      </w:hyperlink>
      <w:r>
        <w:t xml:space="preserve">.</w:t>
      </w:r>
    </w:p>
    <w:bookmarkEnd w:id="507"/>
    <w:bookmarkStart w:id="508" w:name="thm-projection-matrix-projects"/>
    <w:p>
      <w:pPr>
        <w:pStyle w:val="BodyText"/>
      </w:pPr>
      <w:r>
        <w:rPr>
          <w:b/>
          <w:bCs/>
        </w:rPr>
        <w:t xml:space="preserve">Theorem 85 (A projection matrix projects onto its column space, and is the only one that does)</w:t>
      </w:r>
      <w:r>
        <w:t xml:space="preserve"> </w:t>
      </w:r>
      <w:r>
        <w:t xml:space="preserve"> </w:t>
      </w:r>
    </w:p>
    <w:p>
      <w:pPr>
        <w:pStyle w:val="Compact"/>
        <w:numPr>
          <w:ilvl w:val="0"/>
          <w:numId w:val="1082"/>
        </w:numPr>
      </w:pP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74</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m:oMath>
        <m:r>
          <m:rPr>
            <m:sty m:val="bi"/>
          </m:rPr>
          <m:t>P</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 </w:t>
      </w:r>
      <w:r>
        <w:t xml:space="preserve">(</w:t>
      </w:r>
      <w:hyperlink w:anchor="def-orthogonal-projection">
        <w:r>
          <w:rPr>
            <w:rStyle w:val="Hyperlink"/>
          </w:rPr>
          <w:t xml:space="preserve">Definition 91</w:t>
        </w:r>
      </w:hyperlink>
      <w:r>
        <w:t xml:space="preserve">).</w:t>
      </w:r>
    </w:p>
    <w:p>
      <w:pPr>
        <w:pStyle w:val="Compact"/>
        <w:numPr>
          <w:ilvl w:val="0"/>
          <w:numId w:val="1082"/>
        </w:numPr>
      </w:pPr>
      <w:r>
        <w:t xml:space="preserve">If</w:t>
      </w:r>
      <w:r>
        <w:t xml:space="preserve"> </w:t>
      </w:r>
      <m:oMath>
        <m:sSub>
          <m:e>
            <m:r>
              <m:rPr>
                <m:sty m:val="bi"/>
              </m:rPr>
              <m:t>P</m:t>
            </m:r>
          </m:e>
          <m:sub>
            <m:r>
              <m:t>1</m:t>
            </m:r>
          </m:sub>
        </m:sSub>
      </m:oMath>
      <w:r>
        <w:t xml:space="preserve"> </w:t>
      </w:r>
      <w:r>
        <w:t xml:space="preserve">and</w:t>
      </w:r>
      <w:r>
        <w:t xml:space="preserve"> </w:t>
      </w:r>
      <m:oMath>
        <m:sSub>
          <m:e>
            <m:r>
              <m:rPr>
                <m:sty m:val="bi"/>
              </m:rPr>
              <m:t>P</m:t>
            </m:r>
          </m:e>
          <m:sub>
            <m:r>
              <m:t>2</m:t>
            </m:r>
          </m:sub>
        </m:sSub>
      </m:oMath>
      <w:r>
        <w:t xml:space="preserve"> </w:t>
      </w:r>
      <w:r>
        <w:t xml:space="preserve">are</w:t>
      </w:r>
      <w:r>
        <w:t xml:space="preserve"> </w:t>
      </w:r>
      <m:oMath>
        <m:r>
          <m:t>p</m:t>
        </m:r>
        <m:r>
          <m:rPr>
            <m:sty m:val="p"/>
          </m:rPr>
          <m:t>×</m:t>
        </m:r>
        <m:r>
          <m:t>p</m:t>
        </m:r>
      </m:oMath>
      <w:r>
        <w:t xml:space="preserve"> </w:t>
      </w:r>
      <w:r>
        <w:t xml:space="preserve">matrices</w:t>
      </w:r>
      <w:r>
        <w:t xml:space="preserve"> </w:t>
      </w:r>
      <w:r>
        <w:t xml:space="preserve">such that, for every</w:t>
      </w:r>
      <w:r>
        <w:t xml:space="preserve"> </w:t>
      </w:r>
      <m:oMath>
        <m:acc>
          <m:accPr>
            <m:chr m:val="̃"/>
          </m:accPr>
          <m:e>
            <m:r>
              <m:t>y</m:t>
            </m:r>
          </m:e>
        </m:acc>
      </m:oMath>
      <w:r>
        <w:t xml:space="preserve">,</w:t>
      </w:r>
      <w:r>
        <w:t xml:space="preserve"> </w:t>
      </w:r>
      <w:r>
        <w:t xml:space="preserve">both</w:t>
      </w:r>
      <w:r>
        <w:t xml:space="preserve"> </w:t>
      </w:r>
      <m:oMath>
        <m:sSub>
          <m:e>
            <m:r>
              <m:rPr>
                <m:sty m:val="bi"/>
              </m:rPr>
              <m:t>P</m:t>
            </m:r>
          </m:e>
          <m:sub>
            <m:r>
              <m:t>1</m:t>
            </m:r>
          </m:sub>
        </m:sSub>
        <m:acc>
          <m:accPr>
            <m:chr m:val="̃"/>
          </m:accPr>
          <m:e>
            <m:r>
              <m:t>y</m:t>
            </m:r>
          </m:e>
        </m:acc>
      </m:oMath>
      <w:r>
        <w:t xml:space="preserve"> </w:t>
      </w:r>
      <w:r>
        <w:t xml:space="preserve">and</w:t>
      </w:r>
      <w:r>
        <w:t xml:space="preserve"> </w:t>
      </w:r>
      <m:oMath>
        <m:sSub>
          <m:e>
            <m:r>
              <m:rPr>
                <m:sty m:val="bi"/>
              </m:rPr>
              <m:t>P</m:t>
            </m:r>
          </m:e>
          <m:sub>
            <m:r>
              <m:t>2</m:t>
            </m:r>
          </m:sub>
        </m:sSub>
        <m:acc>
          <m:accPr>
            <m:chr m:val="̃"/>
          </m:accPr>
          <m:e>
            <m:r>
              <m:t>y</m:t>
            </m:r>
          </m:e>
        </m:acc>
      </m:oMath>
      <w:r>
        <w:t xml:space="preserve"> </w:t>
      </w:r>
      <w:r>
        <w:t xml:space="preserve">are the orthogonal projection of</w:t>
      </w:r>
      <w:r>
        <w:t xml:space="preserve"> </w:t>
      </w:r>
      <m:oMath>
        <m:acc>
          <m:accPr>
            <m:chr m:val="̃"/>
          </m:accPr>
          <m:e>
            <m:r>
              <m:t>y</m:t>
            </m:r>
          </m:e>
        </m:acc>
      </m:oMath>
      <w:r>
        <w:t xml:space="preserve"> </w:t>
      </w:r>
      <w:r>
        <w:t xml:space="preserve">onto the same subspace</w:t>
      </w:r>
      <w:r>
        <w:t xml:space="preserve"> </w:t>
      </w:r>
      <m:oMath>
        <m:r>
          <m:rPr>
            <m:scr m:val="script"/>
            <m:sty m:val="p"/>
          </m:rPr>
          <m:t>S</m:t>
        </m:r>
      </m:oMath>
      <w:r>
        <w:t xml:space="preserve">,</w:t>
      </w:r>
      <w:r>
        <w:t xml:space="preserve"> </w:t>
      </w:r>
      <w:r>
        <w:t xml:space="preserve">then</w:t>
      </w:r>
      <w:r>
        <w:t xml:space="preserve"> </w:t>
      </w:r>
      <m:oMath>
        <m:sSub>
          <m:e>
            <m:r>
              <m:rPr>
                <m:sty m:val="bi"/>
              </m:rPr>
              <m:t>P</m:t>
            </m:r>
          </m:e>
          <m:sub>
            <m:r>
              <m:t>1</m:t>
            </m:r>
          </m:sub>
        </m:sSub>
        <m:r>
          <m:rPr>
            <m:sty m:val="p"/>
          </m:rPr>
          <m:t>=</m:t>
        </m:r>
        <m:sSub>
          <m:e>
            <m:r>
              <m:rPr>
                <m:sty m:val="bi"/>
              </m:rPr>
              <m:t>P</m:t>
            </m:r>
          </m:e>
          <m:sub>
            <m:r>
              <m:t>2</m:t>
            </m:r>
          </m:sub>
        </m:sSub>
      </m:oMath>
      <w:r>
        <w:t xml:space="preserve">.</w:t>
      </w:r>
    </w:p>
    <w:bookmarkEnd w:id="508"/>
    <w:p>
      <w:pPr>
        <w:pStyle w:val="FirstParagraph"/>
      </w:pPr>
      <w:r>
        <w:rPr>
          <w:i/>
          <w:iCs/>
        </w:rPr>
        <w:t xml:space="preserve">Proof</w:t>
      </w:r>
      <w:r>
        <w:t xml:space="preserve">. </w:t>
      </w:r>
      <w:r>
        <w:rPr>
          <w:b/>
          <w:bCs/>
        </w:rPr>
        <w:t xml:space="preserve">Part 1.</w:t>
      </w:r>
      <w:r>
        <w:t xml:space="preserve"> </w:t>
      </w:r>
      <w:r>
        <w:t xml:space="preserve">Write</w:t>
      </w:r>
      <w:r>
        <w:t xml:space="preserve"> </w:t>
      </w:r>
      <m:oMath>
        <m:acc>
          <m:accPr>
            <m:chr m:val="̃"/>
          </m:accPr>
          <m:e>
            <m:r>
              <m:t>y</m:t>
            </m:r>
          </m:e>
        </m:acc>
        <m:r>
          <m:rPr>
            <m:sty m:val="p"/>
          </m:rPr>
          <m:t>=</m:t>
        </m:r>
        <m:r>
          <m:rPr>
            <m:sty m:val="bi"/>
          </m:rPr>
          <m:t>P</m:t>
        </m:r>
        <m:acc>
          <m:accPr>
            <m:chr m:val="̃"/>
          </m:accPr>
          <m:e>
            <m:r>
              <m:t>y</m:t>
            </m:r>
          </m:e>
        </m:acc>
        <m:r>
          <m:rPr>
            <m:sty m:val="p"/>
          </m:rPr>
          <m:t>+</m:t>
        </m:r>
        <m:r>
          <m:rPr>
            <m:sty m:val="p"/>
          </m:rPr>
          <m:t>(</m:t>
        </m:r>
        <m:acc>
          <m:accPr>
            <m:chr m:val="̃"/>
          </m:accPr>
          <m:e>
            <m:r>
              <m:t>y</m:t>
            </m:r>
          </m:e>
        </m:acc>
        <m:r>
          <m:rPr>
            <m:sty m:val="p"/>
          </m:rPr>
          <m:t>−</m:t>
        </m:r>
        <m:r>
          <m:rPr>
            <m:sty m:val="bi"/>
          </m:rPr>
          <m:t>P</m:t>
        </m:r>
        <m:acc>
          <m:accPr>
            <m:chr m:val="̃"/>
          </m:accPr>
          <m:e>
            <m:r>
              <m:t>y</m:t>
            </m:r>
          </m:e>
        </m:acc>
        <m:r>
          <m:rPr>
            <m:sty m:val="p"/>
          </m:rPr>
          <m:t>)</m:t>
        </m:r>
      </m:oMath>
      <w:r>
        <w:t xml:space="preserve">.</w:t>
      </w:r>
      <w:r>
        <w:t xml:space="preserve"> </w:t>
      </w:r>
      <w:r>
        <w:t xml:space="preserve">The first term is in</w:t>
      </w:r>
      <w:r>
        <w:t xml:space="preserve"> </w:t>
      </w:r>
      <m:oMath>
        <m:r>
          <m:rPr>
            <m:scr m:val="script"/>
            <m:sty m:val="p"/>
          </m:rPr>
          <m:t>C</m:t>
        </m:r>
        <m:r>
          <m:rPr>
            <m:sty m:val="p"/>
          </m:rPr>
          <m:t>(</m:t>
        </m:r>
        <m:r>
          <m:rPr>
            <m:sty m:val="bi"/>
          </m:rPr>
          <m:t>P</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For the second,</w:t>
      </w:r>
    </w:p>
    <w:p>
      <w:pPr>
        <w:pStyle w:val="BodyText"/>
      </w:pPr>
      <m:oMathPara>
        <m:oMathParaPr>
          <m:jc m:val="center"/>
        </m:oMathParaPr>
        <m:oMath>
          <m:eqArr>
            <m:e>
              <m:r>
                <m:rPr>
                  <m:sty m:val="bi"/>
                </m:rPr>
                <m:t>P</m:t>
              </m:r>
              <m:r>
                <m:t> </m:t>
              </m:r>
              <m:r>
                <m:rPr>
                  <m:sty m:val="p"/>
                </m:rPr>
                <m:t>(</m:t>
              </m:r>
              <m:acc>
                <m:accPr>
                  <m:chr m:val="̃"/>
                </m:accPr>
                <m:e>
                  <m:r>
                    <m:t>y</m:t>
                  </m:r>
                </m:e>
              </m:acc>
              <m:r>
                <m:rPr>
                  <m:sty m:val="p"/>
                </m:rPr>
                <m:t>−</m:t>
              </m:r>
              <m:r>
                <m:rPr>
                  <m:sty m:val="bi"/>
                </m:rPr>
                <m:t>P</m:t>
              </m:r>
              <m:acc>
                <m:accPr>
                  <m:chr m:val="̃"/>
                </m:accPr>
                <m:e>
                  <m:r>
                    <m:t>y</m:t>
                  </m:r>
                </m:e>
              </m:acc>
              <m:r>
                <m:rPr>
                  <m:sty m:val="p"/>
                </m:rPr>
                <m:t>)</m:t>
              </m:r>
              <m:r>
                <m:t>&amp;</m:t>
              </m:r>
              <m:r>
                <m:rPr>
                  <m:sty m:val="p"/>
                </m:rPr>
                <m:t>=</m:t>
              </m:r>
              <m:r>
                <m:rPr>
                  <m:sty m:val="bi"/>
                </m:rPr>
                <m:t>P</m:t>
              </m:r>
              <m:acc>
                <m:accPr>
                  <m:chr m:val="̃"/>
                </m:accPr>
                <m:e>
                  <m:r>
                    <m:t>y</m:t>
                  </m:r>
                </m:e>
              </m:acc>
              <m:r>
                <m:rPr>
                  <m:sty m:val="p"/>
                </m:rPr>
                <m:t>−</m:t>
              </m:r>
              <m:r>
                <m:rPr>
                  <m:sty m:val="bi"/>
                </m:rPr>
                <m:t>P</m:t>
              </m:r>
              <m:r>
                <m:t> </m:t>
              </m:r>
              <m:r>
                <m:rPr>
                  <m:sty m:val="p"/>
                </m:rPr>
                <m:t>(</m:t>
              </m:r>
              <m:r>
                <m:rPr>
                  <m:sty m:val="bi"/>
                </m:rPr>
                <m:t>P</m:t>
              </m:r>
              <m:acc>
                <m:accPr>
                  <m:chr m:val="̃"/>
                </m:accPr>
                <m:e>
                  <m:r>
                    <m:t>y</m:t>
                  </m:r>
                </m:e>
              </m:acc>
              <m:r>
                <m:rPr>
                  <m:sty m:val="p"/>
                </m:rPr>
                <m:t>)</m:t>
              </m:r>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r>
                <m:rPr>
                  <m:sty m:val="bi"/>
                </m:rPr>
                <m:t>P</m:t>
              </m:r>
              <m:acc>
                <m:accPr>
                  <m:chr m:val="̃"/>
                </m:accPr>
                <m:e>
                  <m:r>
                    <m:t>y</m:t>
                  </m:r>
                </m:e>
              </m:acc>
              <m:r>
                <m:rPr>
                  <m:sty m:val="p"/>
                </m:rPr>
                <m:t>−</m:t>
              </m:r>
              <m:r>
                <m:rPr>
                  <m:sty m:val="p"/>
                </m:rPr>
                <m:t>(</m:t>
              </m:r>
              <m:r>
                <m:rPr>
                  <m:sty m:val="bi"/>
                </m:rPr>
                <m:t>P</m:t>
              </m:r>
              <m:r>
                <m:rPr>
                  <m:sty m:val="bi"/>
                </m:rPr>
                <m:t>P</m:t>
              </m:r>
              <m:r>
                <m:rPr>
                  <m:sty m:val="p"/>
                </m:rPr>
                <m:t>)</m:t>
              </m:r>
              <m:r>
                <m:t> </m:t>
              </m:r>
              <m:acc>
                <m:accPr>
                  <m:chr m:val="̃"/>
                </m:accPr>
                <m:e>
                  <m:r>
                    <m:t>y</m:t>
                  </m:r>
                </m:e>
              </m:acc>
              <m:r>
                <m:t>&amp;</m:t>
              </m:r>
              <m:r>
                <m:t>&amp;</m:t>
              </m:r>
              <m:r>
                <m:rPr>
                  <m:nor/>
                  <m:sty m:val="p"/>
                </m:rPr>
                <m:t>(</m:t>
              </m:r>
              <m:r>
                <m:rPr>
                  <m:nor/>
                  <m:sty m:val="p"/>
                </m:rPr>
                <m:t>Theorem 8</m:t>
              </m:r>
              <m:r>
                <m:rPr>
                  <m:nor/>
                  <m:sty m:val="p"/>
                </m:rPr>
                <m:t>)</m:t>
              </m:r>
            </m:e>
            <m:e>
              <m:r>
                <m:t>&amp;</m:t>
              </m:r>
              <m:r>
                <m:rPr>
                  <m:sty m:val="p"/>
                </m:rPr>
                <m:t>=</m:t>
              </m:r>
              <m:r>
                <m:rPr>
                  <m:sty m:val="bi"/>
                </m:rPr>
                <m:t>P</m:t>
              </m:r>
              <m:acc>
                <m:accPr>
                  <m:chr m:val="̃"/>
                </m:accPr>
                <m:e>
                  <m:r>
                    <m:t>y</m:t>
                  </m:r>
                </m:e>
              </m:acc>
              <m:r>
                <m:rPr>
                  <m:sty m:val="p"/>
                </m:rPr>
                <m:t>−</m:t>
              </m:r>
              <m:sSup>
                <m:e>
                  <m:r>
                    <m:rPr>
                      <m:sty m:val="bi"/>
                    </m:rPr>
                    <m:t>P</m:t>
                  </m:r>
                </m:e>
                <m:sup>
                  <m:r>
                    <m:t>2</m:t>
                  </m:r>
                </m:sup>
              </m:sSup>
              <m:acc>
                <m:accPr>
                  <m:chr m:val="̃"/>
                </m:accPr>
                <m:e>
                  <m:r>
                    <m:t>y</m:t>
                  </m:r>
                </m:e>
              </m:acc>
              <m:r>
                <m:t>&amp;</m:t>
              </m:r>
              <m:r>
                <m:t>&amp;</m:t>
              </m:r>
              <m:r>
                <m:rPr>
                  <m:nor/>
                  <m:sty m:val="p"/>
                </m:rPr>
                <m:t>(</m:t>
              </m:r>
              <m:r>
                <m:rPr>
                  <m:nor/>
                  <m:sty m:val="p"/>
                </m:rPr>
                <m:t>Definition 68</m:t>
              </m:r>
              <m:r>
                <m:rPr>
                  <m:nor/>
                  <m:sty m:val="p"/>
                </m:rPr>
                <m:t>)</m:t>
              </m:r>
            </m:e>
            <m:e>
              <m:r>
                <m:t>&amp;</m:t>
              </m:r>
              <m:r>
                <m:rPr>
                  <m:sty m:val="p"/>
                </m:rPr>
                <m:t>=</m:t>
              </m:r>
              <m:r>
                <m:rPr>
                  <m:sty m:val="bi"/>
                </m:rPr>
                <m:t>P</m:t>
              </m:r>
              <m:acc>
                <m:accPr>
                  <m:chr m:val="̃"/>
                </m:accPr>
                <m:e>
                  <m:r>
                    <m:t>y</m:t>
                  </m:r>
                </m:e>
              </m:acc>
              <m:r>
                <m:rPr>
                  <m:sty m:val="p"/>
                </m:rPr>
                <m:t>−</m:t>
              </m:r>
              <m:r>
                <m:rPr>
                  <m:sty m:val="bi"/>
                </m:rPr>
                <m:t>P</m:t>
              </m:r>
              <m:acc>
                <m:accPr>
                  <m:chr m:val="̃"/>
                </m:accPr>
                <m:e>
                  <m:r>
                    <m:t>y</m:t>
                  </m:r>
                </m:e>
              </m:acc>
              <m:r>
                <m:t>&amp;</m:t>
              </m:r>
              <m:r>
                <m:t>&amp;</m:t>
              </m:r>
              <m:r>
                <m:rPr>
                  <m:nor/>
                  <m:sty m:val="p"/>
                </m:rPr>
                <m:t>(</m:t>
              </m:r>
              <m:r>
                <m:rPr>
                  <m:sty m:val="bi"/>
                </m:rPr>
                <m:t>P</m:t>
              </m:r>
              <m:r>
                <m:rPr>
                  <m:nor/>
                  <m:sty m:val="p"/>
                </m:rPr>
                <m:t> is idempotent)</m:t>
              </m:r>
            </m:e>
            <m:e>
              <m:r>
                <m:t>&amp;</m:t>
              </m:r>
              <m:r>
                <m:rPr>
                  <m:sty m:val="p"/>
                </m:rPr>
                <m:t>=</m:t>
              </m:r>
              <m:sSub>
                <m:e>
                  <m:acc>
                    <m:accPr>
                      <m:chr m:val="̃"/>
                    </m:accPr>
                    <m:e>
                      <m:r>
                        <m:t>0</m:t>
                      </m:r>
                    </m:e>
                  </m:acc>
                </m:e>
                <m:sub>
                  <m:r>
                    <m:t>p</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y</m:t>
            </m:r>
          </m:e>
        </m:acc>
        <m:r>
          <m:rPr>
            <m:sty m:val="p"/>
          </m:rPr>
          <m:t>−</m:t>
        </m:r>
        <m:r>
          <m:rPr>
            <m:sty m:val="bi"/>
          </m:rPr>
          <m:t>P</m:t>
        </m:r>
        <m:acc>
          <m:accPr>
            <m:chr m:val="̃"/>
          </m:accPr>
          <m:e>
            <m:r>
              <m:t>y</m:t>
            </m:r>
          </m:e>
        </m:acc>
        <m:r>
          <m:rPr>
            <m:sty m:val="p"/>
          </m:rPr>
          <m:t>∈</m:t>
        </m:r>
        <m:r>
          <m:rPr>
            <m:scr m:val="script"/>
            <m:sty m:val="p"/>
          </m:rPr>
          <m:t>N</m:t>
        </m:r>
        <m:r>
          <m:rPr>
            <m:sty m:val="p"/>
          </m:rPr>
          <m:t>(</m:t>
        </m:r>
        <m:r>
          <m:rPr>
            <m:sty m:val="bi"/>
          </m:rPr>
          <m:t>P</m:t>
        </m:r>
        <m:r>
          <m:rPr>
            <m:sty m:val="p"/>
          </m:rPr>
          <m:t>)</m:t>
        </m:r>
      </m:oMath>
      <w:r>
        <w:t xml:space="preserve">.</w:t>
      </w:r>
      <w:r>
        <w:t xml:space="preserve"> </w:t>
      </w:r>
      <w:r>
        <w:t xml:space="preserve">Since</w:t>
      </w:r>
      <w:r>
        <w:t xml:space="preserve"> </w:t>
      </w:r>
      <m:oMath>
        <m:r>
          <m:rPr>
            <m:sty m:val="bi"/>
          </m:rPr>
          <m:t>P</m:t>
        </m:r>
        <m:r>
          <m:rPr>
            <m:sty m:val="p"/>
          </m:rPr>
          <m:t>=</m:t>
        </m:r>
        <m:sSup>
          <m:e>
            <m:r>
              <m:rPr>
                <m:sty m:val="bi"/>
              </m:rPr>
              <m:t>P</m:t>
            </m:r>
          </m:e>
          <m:sup>
            <m:r>
              <m:rPr>
                <m:sty m:val="p"/>
              </m:rPr>
              <m:t>⊤</m:t>
            </m:r>
          </m:sup>
        </m:sSup>
      </m:oMath>
      <w:r>
        <w:t xml:space="preserve">,</w:t>
      </w:r>
    </w:p>
    <w:p>
      <w:pPr>
        <w:pStyle w:val="BodyText"/>
      </w:pPr>
      <m:oMathPara>
        <m:oMathParaPr>
          <m:jc m:val="center"/>
        </m:oMathParaPr>
        <m:oMath>
          <m:eqArr>
            <m:e>
              <m:r>
                <m:rPr>
                  <m:scr m:val="script"/>
                  <m:sty m:val="p"/>
                </m:rPr>
                <m:t>N</m:t>
              </m:r>
              <m:r>
                <m:rPr>
                  <m:sty m:val="p"/>
                </m:rPr>
                <m:t>(</m:t>
              </m:r>
              <m:r>
                <m:rPr>
                  <m:sty m:val="bi"/>
                </m:rPr>
                <m:t>P</m:t>
              </m:r>
              <m:r>
                <m:rPr>
                  <m:sty m:val="p"/>
                </m:rPr>
                <m:t>)</m:t>
              </m:r>
              <m:r>
                <m:t>&amp;</m:t>
              </m:r>
              <m:r>
                <m:rPr>
                  <m:sty m:val="p"/>
                </m:rPr>
                <m:t>=</m:t>
              </m:r>
              <m:r>
                <m:rPr>
                  <m:scr m:val="script"/>
                  <m:sty m:val="p"/>
                </m:rPr>
                <m:t>N</m:t>
              </m:r>
              <m:r>
                <m:rPr>
                  <m:sty m:val="p"/>
                </m:rPr>
                <m:t>(</m:t>
              </m:r>
              <m:sSup>
                <m:e>
                  <m:r>
                    <m:rPr>
                      <m:sty m:val="bi"/>
                    </m:rPr>
                    <m:t>P</m:t>
                  </m:r>
                </m:e>
                <m:sup>
                  <m:r>
                    <m:rPr>
                      <m:sty m:val="p"/>
                    </m:rPr>
                    <m:t>⊤</m:t>
                  </m:r>
                </m:sup>
              </m:sSup>
              <m:r>
                <m:rPr>
                  <m:sty m:val="p"/>
                </m:rPr>
                <m:t>)</m:t>
              </m:r>
            </m:e>
            <m:e>
              <m:r>
                <m:t>&amp;</m:t>
              </m:r>
              <m:r>
                <m:rPr>
                  <m:sty m:val="p"/>
                </m:rPr>
                <m:t>=</m:t>
              </m:r>
              <m:r>
                <m:rPr>
                  <m:scr m:val="script"/>
                  <m:sty m:val="p"/>
                </m:rPr>
                <m:t>C</m:t>
              </m:r>
              <m:r>
                <m:rPr>
                  <m:sty m:val="p"/>
                </m:rPr>
                <m:t>(</m:t>
              </m:r>
              <m:r>
                <m:rPr>
                  <m:sty m:val="bi"/>
                </m:rPr>
                <m:t>P</m:t>
              </m:r>
              <m:sSup>
                <m:e>
                  <m:r>
                    <m:rPr>
                      <m:sty m:val="p"/>
                    </m:rPr>
                    <m:t>)</m:t>
                  </m:r>
                </m:e>
                <m:sup>
                  <m:r>
                    <m:rPr>
                      <m:sty m:val="p"/>
                    </m:rPr>
                    <m:t>⟂</m:t>
                  </m:r>
                </m:sup>
              </m:sSup>
            </m:e>
          </m:eqArr>
        </m:oMath>
      </m:oMathPara>
    </w:p>
    <w:p>
      <w:pPr>
        <w:pStyle w:val="FirstParagraph"/>
      </w:pPr>
      <w:r>
        <w:t xml:space="preserve">(</w:t>
      </w:r>
      <w:hyperlink w:anchor="thm-complement-null-space">
        <w:r>
          <w:rPr>
            <w:rStyle w:val="Hyperlink"/>
          </w:rPr>
          <w:t xml:space="preserve">Theorem 49</w:t>
        </w:r>
      </w:hyperlink>
      <w:r>
        <w:t xml:space="preserve">).</w:t>
      </w:r>
      <w:r>
        <w:t xml:space="preserve"> </w:t>
      </w:r>
      <w:r>
        <w:t xml:space="preserve">By the uniqueness in</w:t>
      </w:r>
      <w:r>
        <w:t xml:space="preserve"> </w:t>
      </w:r>
      <w:hyperlink w:anchor="thm-orthogonal-direct-sum">
        <w:r>
          <w:rPr>
            <w:rStyle w:val="Hyperlink"/>
          </w:rPr>
          <w:t xml:space="preserve">Theorem 50</w:t>
        </w:r>
      </w:hyperlink>
      <w:r>
        <w:t xml:space="preserve">,</w:t>
      </w:r>
      <w:r>
        <w:t xml:space="preserve"> </w:t>
      </w:r>
      <m:oMath>
        <m:r>
          <m:rPr>
            <m:sty m:val="bi"/>
          </m:rPr>
          <m:t>P</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w:t>
      </w:r>
    </w:p>
    <w:p>
      <w:pPr>
        <w:pStyle w:val="BodyText"/>
      </w:pPr>
      <w:r>
        <w:rPr>
          <w:b/>
          <w:bCs/>
        </w:rPr>
        <w:t xml:space="preserve">Part 2.</w:t>
      </w:r>
      <w:r>
        <w:t xml:space="preserve"> </w:t>
      </w:r>
      <w:r>
        <w:t xml:space="preserve">The orthogonal projection of a vector onto</w:t>
      </w:r>
      <w:r>
        <w:t xml:space="preserve"> </w:t>
      </w:r>
      <m:oMath>
        <m:r>
          <m:rPr>
            <m:scr m:val="script"/>
            <m:sty m:val="p"/>
          </m:rPr>
          <m:t>S</m:t>
        </m:r>
      </m:oMath>
      <w:r>
        <w:t xml:space="preserve"> </w:t>
      </w:r>
      <w:r>
        <w:t xml:space="preserve">is unique (</w:t>
      </w:r>
      <w:hyperlink w:anchor="def-orthogonal-projection">
        <w:r>
          <w:rPr>
            <w:rStyle w:val="Hyperlink"/>
          </w:rPr>
          <w:t xml:space="preserve">Definition 91</w:t>
        </w:r>
      </w:hyperlink>
      <w:r>
        <w:t xml:space="preserve">),</w:t>
      </w:r>
      <w:r>
        <w:t xml:space="preserve"> </w:t>
      </w:r>
      <w:r>
        <w:t xml:space="preserve">so</w:t>
      </w:r>
      <w:r>
        <w:t xml:space="preserve"> </w:t>
      </w:r>
      <m:oMath>
        <m:sSub>
          <m:e>
            <m:r>
              <m:rPr>
                <m:sty m:val="bi"/>
              </m:rPr>
              <m:t>P</m:t>
            </m:r>
          </m:e>
          <m:sub>
            <m:r>
              <m:t>1</m:t>
            </m:r>
          </m:sub>
        </m:sSub>
        <m:sSub>
          <m:e>
            <m:acc>
              <m:accPr>
                <m:chr m:val="̃"/>
              </m:accPr>
              <m:e>
                <m:r>
                  <m:t>e</m:t>
                </m:r>
              </m:e>
            </m:acc>
          </m:e>
          <m:sub>
            <m:r>
              <m:t>j</m:t>
            </m:r>
          </m:sub>
        </m:sSub>
        <m:r>
          <m:rPr>
            <m:sty m:val="p"/>
          </m:rPr>
          <m:t>=</m:t>
        </m:r>
        <m:sSub>
          <m:e>
            <m:r>
              <m:rPr>
                <m:sty m:val="bi"/>
              </m:rPr>
              <m:t>P</m:t>
            </m:r>
          </m:e>
          <m:sub>
            <m:r>
              <m:t>2</m:t>
            </m:r>
          </m:sub>
        </m:sSub>
        <m:sSub>
          <m:e>
            <m:acc>
              <m:accPr>
                <m:chr m:val="̃"/>
              </m:accPr>
              <m:e>
                <m:r>
                  <m:t>e</m:t>
                </m:r>
              </m:e>
            </m:acc>
          </m:e>
          <m:sub>
            <m:r>
              <m:t>j</m:t>
            </m:r>
          </m:sub>
        </m:sSub>
      </m:oMath>
      <w:r>
        <w:t xml:space="preserve"> </w:t>
      </w:r>
      <w:r>
        <w:t xml:space="preserve">for each indicator vector</w:t>
      </w:r>
      <w:r>
        <w:t xml:space="preserve"> </w:t>
      </w:r>
      <m:oMath>
        <m:sSub>
          <m:e>
            <m:acc>
              <m:accPr>
                <m:chr m:val="̃"/>
              </m:accPr>
              <m:e>
                <m:r>
                  <m:t>e</m:t>
                </m:r>
              </m:e>
            </m:acc>
          </m:e>
          <m:sub>
            <m:r>
              <m:t>j</m:t>
            </m:r>
          </m:sub>
        </m:sSub>
      </m:oMath>
      <w:r>
        <w:t xml:space="preserve"> </w:t>
      </w:r>
      <w:r>
        <w:t xml:space="preserve">(</w:t>
      </w:r>
      <w:hyperlink w:anchor="def-indicator-vector">
        <w:r>
          <w:rPr>
            <w:rStyle w:val="Hyperlink"/>
          </w:rPr>
          <w:t xml:space="preserve">Definition 12</w:t>
        </w:r>
      </w:hyperlink>
      <w:r>
        <w:t xml:space="preserve">).</w:t>
      </w:r>
      <w:r>
        <w:t xml:space="preserve"> </w:t>
      </w:r>
      <m:oMath>
        <m:sSub>
          <m:e>
            <m:r>
              <m:rPr>
                <m:sty m:val="bi"/>
              </m:rPr>
              <m:t>P</m:t>
            </m:r>
          </m:e>
          <m:sub>
            <m:r>
              <m:t>1</m:t>
            </m:r>
          </m:sub>
        </m:sSub>
        <m:sSub>
          <m:e>
            <m:acc>
              <m:accPr>
                <m:chr m:val="̃"/>
              </m:accPr>
              <m:e>
                <m:r>
                  <m:t>e</m:t>
                </m:r>
              </m:e>
            </m:acc>
          </m:e>
          <m:sub>
            <m:r>
              <m:t>j</m:t>
            </m:r>
          </m:sub>
        </m:sSub>
      </m:oMath>
      <w:r>
        <w:t xml:space="preserve"> </w:t>
      </w:r>
      <w:r>
        <w:t xml:space="preserve">is column</w:t>
      </w:r>
      <w:r>
        <w:t xml:space="preserve"> </w:t>
      </w:r>
      <m:oMath>
        <m:r>
          <m:t>j</m:t>
        </m:r>
      </m:oMath>
      <w:r>
        <w:t xml:space="preserve"> </w:t>
      </w:r>
      <w:r>
        <w:t xml:space="preserve">of</w:t>
      </w:r>
      <w:r>
        <w:t xml:space="preserve"> </w:t>
      </w:r>
      <m:oMath>
        <m:sSub>
          <m:e>
            <m:r>
              <m:rPr>
                <m:sty m:val="bi"/>
              </m:rPr>
              <m:t>P</m:t>
            </m:r>
          </m:e>
          <m:sub>
            <m:r>
              <m:t>1</m:t>
            </m:r>
          </m:sub>
        </m:sSub>
      </m:oMath>
      <w:r>
        <w:t xml:space="preserve">:</w:t>
      </w:r>
      <w:r>
        <w:t xml:space="preserve"> </w:t>
      </w:r>
      <w:r>
        <w:t xml:space="preserve">by</w:t>
      </w:r>
      <w:r>
        <w:t xml:space="preserve"> </w:t>
      </w:r>
      <w:hyperlink w:anchor="thm-matvec-columns">
        <w:r>
          <w:rPr>
            <w:rStyle w:val="Hyperlink"/>
          </w:rPr>
          <w:t xml:space="preserve">Theorem 22</w:t>
        </w:r>
      </w:hyperlink>
      <w:r>
        <w:t xml:space="preserve"> </w:t>
      </w:r>
      <w:r>
        <w:t xml:space="preserve">it is the combination of the columns of</w:t>
      </w:r>
      <w:r>
        <w:t xml:space="preserve"> </w:t>
      </w:r>
      <m:oMath>
        <m:sSub>
          <m:e>
            <m:r>
              <m:rPr>
                <m:sty m:val="bi"/>
              </m:rPr>
              <m:t>P</m:t>
            </m:r>
          </m:e>
          <m:sub>
            <m:r>
              <m:t>1</m:t>
            </m:r>
          </m:sub>
        </m:sSub>
      </m:oMath>
      <w:r>
        <w:t xml:space="preserve"> </w:t>
      </w:r>
      <w:r>
        <w:t xml:space="preserve">with coefficients the entries of</w:t>
      </w:r>
      <w:r>
        <w:t xml:space="preserve"> </w:t>
      </w:r>
      <m:oMath>
        <m:sSub>
          <m:e>
            <m:acc>
              <m:accPr>
                <m:chr m:val="̃"/>
              </m:accPr>
              <m:e>
                <m:r>
                  <m:t>e</m:t>
                </m:r>
              </m:e>
            </m:acc>
          </m:e>
          <m:sub>
            <m:r>
              <m:t>j</m:t>
            </m:r>
          </m:sub>
        </m:sSub>
      </m:oMath>
      <w:r>
        <w:t xml:space="preserve">,</w:t>
      </w:r>
      <w:r>
        <w:t xml:space="preserve"> </w:t>
      </w:r>
      <w:r>
        <w:t xml:space="preserve">which are</w:t>
      </w:r>
      <w:r>
        <w:t xml:space="preserve"> </w:t>
      </w:r>
      <m:oMath>
        <m:r>
          <m:t>1</m:t>
        </m:r>
      </m:oMath>
      <w:r>
        <w:t xml:space="preserve"> </w:t>
      </w:r>
      <w:r>
        <w:t xml:space="preserve">in place</w:t>
      </w:r>
      <w:r>
        <w:t xml:space="preserve"> </w:t>
      </w:r>
      <m:oMath>
        <m:r>
          <m:t>j</m:t>
        </m:r>
      </m:oMath>
      <w:r>
        <w:t xml:space="preserve"> </w:t>
      </w:r>
      <w:r>
        <w:t xml:space="preserve">and</w:t>
      </w:r>
      <w:r>
        <w:t xml:space="preserve"> </w:t>
      </w:r>
      <m:oMath>
        <m:r>
          <m:t>0</m:t>
        </m:r>
      </m:oMath>
      <w:r>
        <w:t xml:space="preserve"> </w:t>
      </w:r>
      <w:r>
        <w:t xml:space="preserve">elsewhere (</w:t>
      </w:r>
      <w:hyperlink w:anchor="def-indicator-vector">
        <w:r>
          <w:rPr>
            <w:rStyle w:val="Hyperlink"/>
          </w:rPr>
          <w:t xml:space="preserve">Definition 12</w:t>
        </w:r>
      </w:hyperlink>
      <w:r>
        <w:t xml:space="preserve">).</w:t>
      </w:r>
      <w:r>
        <w:t xml:space="preserve"> </w:t>
      </w:r>
      <w:r>
        <w:t xml:space="preserve">Likewise for</w:t>
      </w:r>
      <w:r>
        <w:t xml:space="preserve"> </w:t>
      </w:r>
      <m:oMath>
        <m:sSub>
          <m:e>
            <m:r>
              <m:rPr>
                <m:sty m:val="bi"/>
              </m:rPr>
              <m:t>P</m:t>
            </m:r>
          </m:e>
          <m:sub>
            <m:r>
              <m:t>2</m:t>
            </m:r>
          </m:sub>
        </m:sSub>
      </m:oMath>
      <w:r>
        <w:t xml:space="preserve">,</w:t>
      </w:r>
      <w:r>
        <w:t xml:space="preserve"> </w:t>
      </w:r>
      <w:r>
        <w:t xml:space="preserve">so the two matrices have the same columns.</w:t>
      </w:r>
    </w:p>
    <w:bookmarkStart w:id="509" w:name="exm-projection-matrix-projects"/>
    <w:p>
      <w:pPr>
        <w:pStyle w:val="BodyText"/>
      </w:pPr>
      <w:r>
        <w:rPr>
          <w:b/>
          <w:bCs/>
        </w:rPr>
        <w:t xml:space="preserve">Example 159 (Two routes to the same projection matrix)</w:t>
      </w:r>
      <w:r>
        <w:t xml:space="preserve"> </w:t>
      </w:r>
      <w:r>
        <w:t xml:space="preserve">The matrix</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of</w:t>
      </w:r>
      <w:r>
        <w:t xml:space="preserve"> </w:t>
      </w:r>
      <w:hyperlink w:anchor="exm-projection-matrix">
        <w:r>
          <w:rPr>
            <w:rStyle w:val="Hyperlink"/>
          </w:rPr>
          <w:t xml:space="preserve">Example 126</w:t>
        </w:r>
      </w:hyperlink>
      <w:r>
        <w:t xml:space="preserve"> </w:t>
      </w:r>
      <w:r>
        <w:t xml:space="preserve">is an orthogonal projection matrix,</w:t>
      </w:r>
      <w:r>
        <w:t xml:space="preserve"> </w:t>
      </w:r>
      <w:r>
        <w:t xml:space="preserve">and its column space is</w:t>
      </w:r>
      <w:r>
        <w:t xml:space="preserve"> </w:t>
      </w:r>
      <m:oMath>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w:t>
      </w:r>
      <w:r>
        <w:t xml:space="preserve"> </w:t>
      </w:r>
      <w:r>
        <w:t xml:space="preserve">By part 1,</w:t>
      </w:r>
      <w:r>
        <w:t xml:space="preserve"> </w:t>
      </w:r>
      <m:oMath>
        <m:r>
          <m:rPr>
            <m:sty m:val="bi"/>
          </m:rPr>
          <m:t>P</m:t>
        </m:r>
        <m:r>
          <m:rPr>
            <m:sty m:val="p"/>
          </m:rPr>
          <m:t>(</m:t>
        </m:r>
        <m:sSub>
          <m:e>
            <m:r>
              <m:t>v</m:t>
            </m:r>
          </m:e>
          <m:sub>
            <m:r>
              <m:t>1</m:t>
            </m:r>
          </m:sub>
        </m:sSub>
        <m:r>
          <m:rPr>
            <m:sty m:val="p"/>
          </m:rPr>
          <m:t>,</m:t>
        </m:r>
        <m:sSub>
          <m:e>
            <m:r>
              <m:t>v</m:t>
            </m:r>
          </m:e>
          <m:sub>
            <m:r>
              <m:t>2</m:t>
            </m:r>
          </m:sub>
        </m:sSub>
        <m:r>
          <m:rPr>
            <m:sty m:val="p"/>
          </m:rPr>
          <m:t>)</m:t>
        </m:r>
        <m:r>
          <m:rPr>
            <m:sty m:val="p"/>
          </m:rPr>
          <m:t>=</m:t>
        </m:r>
        <m:r>
          <m:rPr>
            <m:sty m:val="p"/>
          </m:rPr>
          <m:t>(</m:t>
        </m:r>
        <m:sSub>
          <m:e>
            <m:r>
              <m:t>v</m:t>
            </m:r>
          </m:e>
          <m:sub>
            <m:r>
              <m:t>1</m:t>
            </m:r>
          </m:sub>
        </m:sSub>
        <m:r>
          <m:rPr>
            <m:sty m:val="p"/>
          </m:rPr>
          <m:t>,</m:t>
        </m:r>
        <m:r>
          <m:t>0</m:t>
        </m:r>
        <m:r>
          <m:rPr>
            <m:sty m:val="p"/>
          </m:rPr>
          <m:t>)</m:t>
        </m:r>
      </m:oMath>
      <w:r>
        <w:t xml:space="preserve"> </w:t>
      </w:r>
      <w:r>
        <w:t xml:space="preserve">is the orthogonal projection onto that axis:</w:t>
      </w:r>
      <w:r>
        <w:t xml:space="preserve"> </w:t>
      </w:r>
      <w:r>
        <w:t xml:space="preserve">the remainder</w:t>
      </w:r>
      <w:r>
        <w:t xml:space="preserve"> </w:t>
      </w:r>
      <m:oMath>
        <m:r>
          <m:rPr>
            <m:sty m:val="p"/>
          </m:rPr>
          <m:t>(</m:t>
        </m:r>
        <m:r>
          <m:t>0</m:t>
        </m:r>
        <m:r>
          <m:rPr>
            <m:sty m:val="p"/>
          </m:rPr>
          <m:t>,</m:t>
        </m:r>
        <m:sSub>
          <m:e>
            <m:r>
              <m:t>v</m:t>
            </m:r>
          </m:e>
          <m:sub>
            <m:r>
              <m:t>2</m:t>
            </m:r>
          </m:sub>
        </m:sSub>
        <m:r>
          <m:rPr>
            <m:sty m:val="p"/>
          </m:rPr>
          <m:t>)</m:t>
        </m:r>
      </m:oMath>
      <w:r>
        <w:t xml:space="preserve"> </w:t>
      </w:r>
      <w:r>
        <w:t xml:space="preserve">is orthogonal to</w:t>
      </w:r>
      <w:r>
        <w:t xml:space="preserve"> </w:t>
      </w:r>
      <m:oMath>
        <m:r>
          <m:rPr>
            <m:sty m:val="p"/>
          </m:rPr>
          <m:t>(</m:t>
        </m:r>
        <m:r>
          <m:t>1</m:t>
        </m:r>
        <m:r>
          <m:rPr>
            <m:sty m:val="p"/>
          </m:rPr>
          <m:t>,</m:t>
        </m:r>
        <m:r>
          <m:t>0</m:t>
        </m:r>
        <m:r>
          <m:rPr>
            <m:sty m:val="p"/>
          </m:rPr>
          <m:t>)</m:t>
        </m:r>
      </m:oMath>
      <w:r>
        <w:t xml:space="preserve">.</w:t>
      </w:r>
      <w:r>
        <w:t xml:space="preserve"> </w:t>
      </w:r>
      <w:r>
        <w:t xml:space="preserve">The vector</w:t>
      </w:r>
      <w:r>
        <w:t xml:space="preserve"> </w:t>
      </w:r>
      <m:oMath>
        <m:sSub>
          <m:e>
            <m:acc>
              <m:accPr>
                <m:chr m:val="̃"/>
              </m:accPr>
              <m:e>
                <m:r>
                  <m:t>q</m:t>
                </m:r>
              </m:e>
            </m:acc>
          </m:e>
          <m:sub>
            <m:r>
              <m:t>1</m:t>
            </m:r>
          </m:sub>
        </m:sSub>
        <m:r>
          <m:rPr>
            <m:sty m:val="p"/>
          </m:rPr>
          <m:t>=</m:t>
        </m:r>
        <m:r>
          <m:rPr>
            <m:sty m:val="p"/>
          </m:rPr>
          <m:t>(</m:t>
        </m:r>
        <m:r>
          <m:t>1</m:t>
        </m:r>
        <m:r>
          <m:rPr>
            <m:sty m:val="p"/>
          </m:rPr>
          <m:t>,</m:t>
        </m:r>
        <m:r>
          <m:t>0</m:t>
        </m:r>
        <m:r>
          <m:rPr>
            <m:sty m:val="p"/>
          </m:rPr>
          <m:t>)</m:t>
        </m:r>
      </m:oMath>
      <w:r>
        <w:t xml:space="preserve"> </w:t>
      </w:r>
      <w:r>
        <w:t xml:space="preserve">has length</w:t>
      </w:r>
      <w:r>
        <w:t xml:space="preserve"> </w:t>
      </w:r>
      <m:oMath>
        <m:r>
          <m:t>1</m:t>
        </m:r>
      </m:oMath>
      <w:r>
        <w:t xml:space="preserve"> </w:t>
      </w:r>
      <w:r>
        <w:t xml:space="preserve">and spans the axis,</w:t>
      </w:r>
      <w:r>
        <w:t xml:space="preserve"> </w:t>
      </w:r>
      <w:r>
        <w:t xml:space="preserve">so it is an orthonormal basis of it, and with</w:t>
      </w:r>
      <w:r>
        <w:t xml:space="preserve"> </w:t>
      </w:r>
      <m:oMath>
        <m:r>
          <m:rPr>
            <m:sty m:val="bi"/>
          </m:rPr>
          <m:t>B</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B</m:t>
              </m:r>
              <m:sSup>
                <m:e>
                  <m:r>
                    <m:rPr>
                      <m:sty m:val="bi"/>
                    </m:rPr>
                    <m:t>B</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
                </m:e>
              </m:d>
            </m:e>
            <m:e>
              <m:r>
                <m:t>&amp;</m:t>
              </m:r>
              <m:r>
                <m:rPr>
                  <m:sty m:val="p"/>
                </m:rPr>
                <m:t>=</m:t>
              </m:r>
              <m:r>
                <m:rPr>
                  <m:sty m:val="bi"/>
                </m:rPr>
                <m:t>P</m:t>
              </m:r>
              <m:r>
                <m:rPr>
                  <m:sty m:val="p"/>
                </m:rPr>
                <m:t>,</m:t>
              </m:r>
            </m:e>
          </m:eqArr>
        </m:oMath>
      </m:oMathPara>
    </w:p>
    <w:p>
      <w:pPr>
        <w:pStyle w:val="FirstParagraph"/>
      </w:pPr>
      <w:r>
        <w:t xml:space="preserve">as part 2 and</w:t>
      </w:r>
      <w:r>
        <w:t xml:space="preserve"> </w:t>
      </w:r>
      <w:hyperlink w:anchor="thm-projector-onb">
        <w:r>
          <w:rPr>
            <w:rStyle w:val="Hyperlink"/>
          </w:rPr>
          <w:t xml:space="preserve">Theorem 84</w:t>
        </w:r>
      </w:hyperlink>
      <w:r>
        <w:t xml:space="preserve"> </w:t>
      </w:r>
      <w:r>
        <w:t xml:space="preserve">require.</w:t>
      </w:r>
    </w:p>
    <w:p>
      <w:pPr>
        <w:pStyle w:val="BodyText"/>
      </w:pPr>
      <w:r>
        <w:t xml:space="preserve">The oblique projection</w:t>
      </w:r>
      <w:r>
        <w:t xml:space="preserve"> </w:t>
      </w: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w:hyperlink w:anchor="exm-projection-matrix">
        <w:r>
          <w:rPr>
            <w:rStyle w:val="Hyperlink"/>
          </w:rPr>
          <w:t xml:space="preserve">Example 126</w:t>
        </w:r>
      </w:hyperlink>
      <w:r>
        <w:t xml:space="preserve"> </w:t>
      </w:r>
      <w:r>
        <w:t xml:space="preserve">also maps every vector into the horizontal axis.</w:t>
      </w:r>
      <w:r>
        <w:t xml:space="preserve"> </w:t>
      </w:r>
      <w:r>
        <w:t xml:space="preserve">It sends</w:t>
      </w:r>
      <w:r>
        <w:t xml:space="preserve"> </w:t>
      </w:r>
      <m:oMath>
        <m:r>
          <m:rPr>
            <m:sty m:val="p"/>
          </m:rPr>
          <m:t>(</m:t>
        </m:r>
        <m:r>
          <m:t>0</m:t>
        </m:r>
        <m:r>
          <m:rPr>
            <m:sty m:val="p"/>
          </m:rPr>
          <m:t>,</m:t>
        </m:r>
        <m:r>
          <m:t>1</m:t>
        </m:r>
        <m:r>
          <m:rPr>
            <m:sty m:val="p"/>
          </m:rPr>
          <m:t>)</m:t>
        </m:r>
      </m:oMath>
      <w:r>
        <w:t xml:space="preserve"> </w:t>
      </w:r>
      <w:r>
        <w:t xml:space="preserve">to</w:t>
      </w:r>
      <w:r>
        <w:t xml:space="preserve"> </w:t>
      </w:r>
      <m:oMath>
        <m:r>
          <m:rPr>
            <m:sty m:val="p"/>
          </m:rPr>
          <m:t>(</m:t>
        </m:r>
        <m:r>
          <m:t>1</m:t>
        </m:r>
        <m:r>
          <m:rPr>
            <m:sty m:val="p"/>
          </m:rPr>
          <m:t>,</m:t>
        </m:r>
        <m:r>
          <m:t>0</m:t>
        </m:r>
        <m:r>
          <m:rPr>
            <m:sty m:val="p"/>
          </m:rPr>
          <m:t>)</m:t>
        </m:r>
      </m:oMath>
      <w:r>
        <w:t xml:space="preserve">,</w:t>
      </w:r>
      <w:r>
        <w:t xml:space="preserve"> </w:t>
      </w:r>
      <w:r>
        <w:t xml:space="preserve">but the remainder</w:t>
      </w:r>
      <w:r>
        <w:t xml:space="preserve"> </w:t>
      </w:r>
      <m:oMath>
        <m:r>
          <m:rPr>
            <m:sty m:val="p"/>
          </m:rPr>
          <m:t>(</m:t>
        </m:r>
        <m:r>
          <m:t>0</m:t>
        </m:r>
        <m:r>
          <m:rPr>
            <m:sty m:val="p"/>
          </m:rPr>
          <m:t>,</m:t>
        </m:r>
        <m:r>
          <m:t>1</m:t>
        </m:r>
        <m:r>
          <m:rPr>
            <m:sty m:val="p"/>
          </m:rPr>
          <m:t>)</m:t>
        </m:r>
        <m:r>
          <m:rPr>
            <m:sty m:val="p"/>
          </m:rPr>
          <m:t>−</m:t>
        </m:r>
        <m:r>
          <m:rPr>
            <m:sty m:val="p"/>
          </m:rPr>
          <m:t>(</m:t>
        </m:r>
        <m:r>
          <m:t>1</m:t>
        </m:r>
        <m:r>
          <m:rPr>
            <m:sty m:val="p"/>
          </m:rPr>
          <m:t>,</m:t>
        </m:r>
        <m:r>
          <m:t>0</m:t>
        </m:r>
        <m:r>
          <m:rPr>
            <m:sty m:val="p"/>
          </m:rPr>
          <m:t>)</m:t>
        </m:r>
        <m:r>
          <m:rPr>
            <m:sty m:val="p"/>
          </m:rPr>
          <m:t>=</m:t>
        </m:r>
        <m:r>
          <m:rPr>
            <m:sty m:val="p"/>
          </m:rPr>
          <m:t>(</m:t>
        </m:r>
        <m:r>
          <m:rPr>
            <m:sty m:val="p"/>
          </m:rPr>
          <m:t>−</m:t>
        </m:r>
        <m:r>
          <m:t>1</m:t>
        </m:r>
        <m:r>
          <m:rPr>
            <m:sty m:val="p"/>
          </m:rPr>
          <m:t>,</m:t>
        </m:r>
        <m:r>
          <m:t>1</m:t>
        </m:r>
        <m:r>
          <m:rPr>
            <m:sty m:val="p"/>
          </m:rPr>
          <m:t>)</m:t>
        </m:r>
      </m:oMath>
      <w:r>
        <w:t xml:space="preserve"> </w:t>
      </w:r>
      <w:r>
        <w:t xml:space="preserve">is not orthogonal to the axis,</w:t>
      </w:r>
      <w:r>
        <w:t xml:space="preserve"> </w:t>
      </w:r>
      <w:r>
        <w:t xml:space="preserve">so</w:t>
      </w:r>
      <w:r>
        <w:t xml:space="preserve"> </w:t>
      </w:r>
      <m:oMath>
        <m:r>
          <m:rPr>
            <m:sty m:val="p"/>
          </m:rPr>
          <m:t>(</m:t>
        </m:r>
        <m:r>
          <m:t>1</m:t>
        </m:r>
        <m:r>
          <m:rPr>
            <m:sty m:val="p"/>
          </m:rPr>
          <m:t>,</m:t>
        </m:r>
        <m:r>
          <m:t>0</m:t>
        </m:r>
        <m:r>
          <m:rPr>
            <m:sty m:val="p"/>
          </m:rPr>
          <m:t>)</m:t>
        </m:r>
      </m:oMath>
      <w:r>
        <w:t xml:space="preserve"> </w:t>
      </w:r>
      <w:r>
        <w:t xml:space="preserve">is not the orthogonal projection of</w:t>
      </w:r>
      <w:r>
        <w:t xml:space="preserve"> </w:t>
      </w:r>
      <m:oMath>
        <m:r>
          <m:rPr>
            <m:sty m:val="p"/>
          </m:rPr>
          <m:t>(</m:t>
        </m:r>
        <m:r>
          <m:t>0</m:t>
        </m:r>
        <m:r>
          <m:rPr>
            <m:sty m:val="p"/>
          </m:rPr>
          <m:t>,</m:t>
        </m:r>
        <m:r>
          <m:t>1</m:t>
        </m:r>
        <m:r>
          <m:rPr>
            <m:sty m:val="p"/>
          </m:rPr>
          <m:t>)</m:t>
        </m:r>
      </m:oMath>
      <w:r>
        <w:t xml:space="preserve"> </w:t>
      </w:r>
      <w:r>
        <w:t xml:space="preserve">onto the axis,</w:t>
      </w:r>
      <w:r>
        <w:t xml:space="preserve"> </w:t>
      </w:r>
      <w:r>
        <w:t xml:space="preserve">which is</w:t>
      </w:r>
      <w:r>
        <w:t xml:space="preserve"> </w:t>
      </w:r>
      <m:oMath>
        <m:r>
          <m:rPr>
            <m:sty m:val="bi"/>
          </m:rPr>
          <m:t>P</m:t>
        </m:r>
        <m:r>
          <m:rPr>
            <m:sty m:val="p"/>
          </m:rPr>
          <m:t>(</m:t>
        </m:r>
        <m:r>
          <m:t>0</m:t>
        </m:r>
        <m:r>
          <m:rPr>
            <m:sty m:val="p"/>
          </m:rPr>
          <m:t>,</m:t>
        </m:r>
        <m:r>
          <m:t>1</m:t>
        </m:r>
        <m:r>
          <m:rPr>
            <m:sty m:val="p"/>
          </m:rPr>
          <m:t>)</m:t>
        </m:r>
        <m:r>
          <m:rPr>
            <m:sty m:val="p"/>
          </m:rPr>
          <m:t>=</m:t>
        </m:r>
        <m:r>
          <m:rPr>
            <m:sty m:val="p"/>
          </m:rPr>
          <m:t>(</m:t>
        </m:r>
        <m:r>
          <m:t>0</m:t>
        </m:r>
        <m:r>
          <m:rPr>
            <m:sty m:val="p"/>
          </m:rPr>
          <m:t>,</m:t>
        </m:r>
        <m:r>
          <m:t>0</m:t>
        </m:r>
        <m:r>
          <m:rPr>
            <m:sty m:val="p"/>
          </m:rPr>
          <m:t>)</m:t>
        </m:r>
      </m:oMath>
      <w:r>
        <w:t xml:space="preserve">.</w:t>
      </w:r>
    </w:p>
    <w:bookmarkEnd w:id="509"/>
    <w:bookmarkStart w:id="510" w:name="thm-hat-matrix-projects"/>
    <w:p>
      <w:pPr>
        <w:pStyle w:val="BodyText"/>
      </w:pPr>
      <w:r>
        <w:rPr>
          <w:b/>
          <w:bCs/>
        </w:rPr>
        <w:t xml:space="preserve">Theorem 86 (The hat matrix projects onto the column space of the design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n</m:t>
            </m:r>
          </m:sup>
        </m:sSup>
      </m:oMath>
      <w:r>
        <w:t xml:space="preserve">,</w:t>
      </w:r>
      <w:r>
        <w:t xml:space="preserve"> </w:t>
      </w:r>
      <m:oMath>
        <m:r>
          <m:rPr>
            <m:sty m:val="bi"/>
          </m:rPr>
          <m:t>H</m:t>
        </m:r>
        <m:acc>
          <m:accPr>
            <m:chr m:val="̃"/>
          </m:accPr>
          <m:e>
            <m:r>
              <m:t>y</m:t>
            </m:r>
          </m:e>
        </m:acc>
      </m:oMath>
      <w:r>
        <w:t xml:space="preserve"> </w:t>
      </w:r>
      <w:r>
        <w:t xml:space="preserve">(</w:t>
      </w:r>
      <w:hyperlink w:anchor="def-hat-matrix">
        <w:r>
          <w:rPr>
            <w:rStyle w:val="Hyperlink"/>
          </w:rPr>
          <w:t xml:space="preserve">Definition 90</w:t>
        </w:r>
      </w:hyperlink>
      <w:r>
        <w:t xml:space="preserve">) 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w:t>
      </w:r>
      <w:r>
        <w:t xml:space="preserve"> </w:t>
      </w:r>
      <m:oMath>
        <m:r>
          <m:rPr>
            <m:sty m:val="bi"/>
          </m:rPr>
          <m:t>H</m:t>
        </m:r>
        <m:r>
          <m:rPr>
            <m:sty m:val="p"/>
          </m:rPr>
          <m:t>=</m:t>
        </m:r>
        <m:r>
          <m:rPr>
            <m:sty m:val="bi"/>
          </m:rPr>
          <m:t>Q</m:t>
        </m:r>
        <m:sSup>
          <m:e>
            <m:r>
              <m:rPr>
                <m:sty m:val="bi"/>
              </m:rPr>
              <m:t>Q</m:t>
            </m:r>
          </m:e>
          <m:sup>
            <m:r>
              <m:rPr>
                <m:sty m:val="p"/>
              </m:rPr>
              <m:t>⊤</m:t>
            </m:r>
          </m:sup>
        </m:sSup>
      </m:oMath>
      <w:r>
        <w:t xml:space="preserve"> </w:t>
      </w:r>
      <w:r>
        <w:t xml:space="preserve">for any</w:t>
      </w:r>
      <w:r>
        <w:t xml:space="preserve"> </w:t>
      </w:r>
      <m:oMath>
        <m:r>
          <m:t>n</m:t>
        </m:r>
        <m:r>
          <m:rPr>
            <m:sty m:val="p"/>
          </m:rPr>
          <m:t>×</m:t>
        </m:r>
        <m:r>
          <m:t>p</m:t>
        </m:r>
      </m:oMath>
      <w:r>
        <w:t xml:space="preserve"> </w:t>
      </w:r>
      <w:r>
        <w:t xml:space="preserve">matrix</w:t>
      </w:r>
      <w:r>
        <w:t xml:space="preserve"> </w:t>
      </w:r>
      <m:oMath>
        <m:r>
          <m:rPr>
            <m:sty m:val="bi"/>
          </m:rPr>
          <m:t>Q</m:t>
        </m:r>
      </m:oMath>
      <w:r>
        <w:t xml:space="preserve"> </w:t>
      </w:r>
      <w:r>
        <w:t xml:space="preserve">whose columns are an orthonormal basis of</w:t>
      </w:r>
      <w:r>
        <w:t xml:space="preserve"> </w:t>
      </w:r>
      <m:oMath>
        <m:r>
          <m:rPr>
            <m:scr m:val="script"/>
            <m:sty m:val="p"/>
          </m:rPr>
          <m:t>C</m:t>
        </m:r>
        <m:r>
          <m:rPr>
            <m:sty m:val="p"/>
          </m:rPr>
          <m:t>(</m:t>
        </m:r>
        <m:r>
          <m:rPr>
            <m:sty m:val="bi"/>
          </m:rPr>
          <m:t>X</m:t>
        </m:r>
        <m:r>
          <m:rPr>
            <m:sty m:val="p"/>
          </m:rPr>
          <m:t>)</m:t>
        </m:r>
      </m:oMath>
      <w:r>
        <w:t xml:space="preserve">.</w:t>
      </w:r>
    </w:p>
    <w:bookmarkEnd w:id="510"/>
    <w:p>
      <w:pPr>
        <w:pStyle w:val="BodyText"/>
      </w:pPr>
      <w:r>
        <w:rPr>
          <w:i/>
          <w:iCs/>
        </w:rPr>
        <w:t xml:space="preserve">Proof</w:t>
      </w:r>
      <w:r>
        <w:t xml:space="preserve">. </w:t>
      </w:r>
      <m:oMath>
        <m:r>
          <m:rPr>
            <m:sty m:val="bi"/>
          </m:rPr>
          <m:t>H</m:t>
        </m:r>
      </m:oMath>
      <w:r>
        <w:t xml:space="preserve"> </w:t>
      </w:r>
      <w:r>
        <w:t xml:space="preserve">is an orthogonal projection matrix (</w:t>
      </w:r>
      <w:hyperlink w:anchor="thm-hat-matrix">
        <w:r>
          <w:rPr>
            <w:rStyle w:val="Hyperlink"/>
          </w:rPr>
          <w:t xml:space="preserve">Theorem 82</w:t>
        </w:r>
      </w:hyperlink>
      <w:r>
        <w:t xml:space="preserve">),</w:t>
      </w:r>
      <w:r>
        <w:t xml:space="preserve"> </w:t>
      </w:r>
      <w:r>
        <w:t xml:space="preserve">so</w:t>
      </w:r>
      <w:r>
        <w:t xml:space="preserve"> </w:t>
      </w:r>
      <m:oMath>
        <m:r>
          <m:rPr>
            <m:sty m:val="bi"/>
          </m:rPr>
          <m:t>H</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H</m:t>
        </m:r>
        <m:r>
          <m:rPr>
            <m:sty m:val="p"/>
          </m:rPr>
          <m:t>)</m:t>
        </m:r>
      </m:oMath>
      <w:r>
        <w:t xml:space="preserve"> </w:t>
      </w:r>
      <w:r>
        <w:t xml:space="preserve">(</w:t>
      </w:r>
      <w:hyperlink w:anchor="thm-projection-matrix-projects">
        <w:r>
          <w:rPr>
            <w:rStyle w:val="Hyperlink"/>
          </w:rPr>
          <w:t xml:space="preserve">Theorem 85</w:t>
        </w:r>
      </w:hyperlink>
      <w:r>
        <w:t xml:space="preserve">, part 1).</w:t>
      </w:r>
      <w:r>
        <w:t xml:space="preserve"> </w:t>
      </w:r>
      <w:r>
        <w:t xml:space="preserve">It remains to show</w:t>
      </w:r>
      <w:r>
        <w:t xml:space="preserve"> </w:t>
      </w: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t xml:space="preserve">.</w:t>
      </w:r>
    </w:p>
    <w:p>
      <w:pPr>
        <w:pStyle w:val="BodyText"/>
      </w:pP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rPr>
          <w:b/>
          <w:bCs/>
        </w:rPr>
        <w:t xml:space="preserve">.</w:t>
      </w:r>
      <w:r>
        <w:t xml:space="preserve"> </w:t>
      </w:r>
      <m:oMath>
        <m:r>
          <m:rPr>
            <m:sty m:val="bi"/>
          </m:rPr>
          <m:t>H</m:t>
        </m:r>
        <m:acc>
          <m:accPr>
            <m:chr m:val="̃"/>
          </m:accPr>
          <m:e>
            <m:r>
              <m:t>z</m:t>
            </m:r>
          </m:e>
        </m:acc>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z</m:t>
                </m:r>
              </m:e>
            </m:acc>
          </m:e>
        </m:d>
        <m: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45</w:t>
        </w:r>
      </w:hyperlink>
      <w:r>
        <w:t xml:space="preserve">).</w:t>
      </w:r>
    </w:p>
    <w:p>
      <w:pPr>
        <w:pStyle w:val="BodyText"/>
      </w:pPr>
      <m:oMath>
        <m:r>
          <m:rPr>
            <m:scr m:val="script"/>
            <m:sty m:val="p"/>
          </m:rPr>
          <m:t>C</m:t>
        </m:r>
        <m:r>
          <m:rPr>
            <m:sty m:val="p"/>
          </m:rPr>
          <m:t>(</m:t>
        </m:r>
        <m:r>
          <m:rPr>
            <m:sty m:val="bi"/>
          </m:rPr>
          <m:t>X</m:t>
        </m:r>
        <m:r>
          <m:rPr>
            <m:sty m:val="p"/>
          </m:rPr>
          <m:t>)</m:t>
        </m:r>
        <m:r>
          <m:rPr>
            <m:sty m:val="p"/>
          </m:rPr>
          <m:t>⊆</m:t>
        </m:r>
        <m:r>
          <m:rPr>
            <m:scr m:val="script"/>
            <m:sty m:val="p"/>
          </m:rPr>
          <m:t>C</m:t>
        </m:r>
        <m:r>
          <m:rPr>
            <m:sty m:val="p"/>
          </m:rPr>
          <m:t>(</m:t>
        </m:r>
        <m:r>
          <m:rPr>
            <m:sty m:val="bi"/>
          </m:rPr>
          <m:t>H</m:t>
        </m:r>
        <m:r>
          <m:rPr>
            <m:sty m:val="p"/>
          </m:rPr>
          <m:t>)</m:t>
        </m:r>
      </m:oMath>
      <w:r>
        <w:rPr>
          <w:b/>
          <w:bCs/>
        </w:rPr>
        <w:t xml:space="preserve">.</w:t>
      </w:r>
      <w:r>
        <w:t xml:space="preserve"> </w:t>
      </w:r>
      <w:r>
        <w:t xml:space="preserve">First,</w:t>
      </w:r>
    </w:p>
    <w:p>
      <w:pPr>
        <w:pStyle w:val="BodyText"/>
      </w:pPr>
      <m:oMathPara>
        <m:oMathParaPr>
          <m:jc m:val="center"/>
        </m:oMathParaPr>
        <m:oMath>
          <m:eqArr>
            <m:e>
              <m:r>
                <m:rPr>
                  <m:sty m:val="bi"/>
                </m:rPr>
                <m:t>H</m:t>
              </m:r>
              <m:r>
                <m:rPr>
                  <m:sty m:val="bi"/>
                </m:rPr>
                <m:t>X</m:t>
              </m:r>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bi"/>
                </m:rPr>
                <m:t>X</m:t>
              </m:r>
              <m:r>
                <m:t>&amp;</m:t>
              </m:r>
              <m:r>
                <m:t>&amp;</m:t>
              </m:r>
              <m:r>
                <m:rPr>
                  <m:nor/>
                  <m:sty m:val="p"/>
                </m:rPr>
                <m:t>(</m:t>
              </m:r>
              <m:r>
                <m:rPr>
                  <m:nor/>
                  <m:sty m:val="p"/>
                </m:rPr>
                <m:t>Definition 90</m:t>
              </m:r>
              <m:r>
                <m:rPr>
                  <m:nor/>
                  <m:sty m:val="p"/>
                </m:rPr>
                <m:t>)</m:t>
              </m:r>
            </m:e>
            <m:e>
              <m:r>
                <m:t>&amp;</m:t>
              </m:r>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e>
              </m:d>
              <m:r>
                <m:t>​</m:t>
              </m:r>
              <m:r>
                <m:t>&amp;</m:t>
              </m:r>
              <m:r>
                <m:t>&amp;</m:t>
              </m:r>
              <m:r>
                <m:rPr>
                  <m:nor/>
                  <m:sty m:val="p"/>
                </m:rPr>
                <m:t>(</m:t>
              </m:r>
              <m:r>
                <m:rPr>
                  <m:nor/>
                  <m:sty m:val="p"/>
                </m:rPr>
                <m:t>Theorem 8</m:t>
              </m:r>
              <m:r>
                <m:rPr>
                  <m:nor/>
                  <m:sty m:val="p"/>
                </m:rPr>
                <m:t>)</m:t>
              </m:r>
            </m:e>
            <m:e>
              <m:r>
                <m:t>&amp;</m:t>
              </m:r>
              <m:r>
                <m:rPr>
                  <m:sty m:val="p"/>
                </m:rPr>
                <m:t>=</m:t>
              </m:r>
              <m:r>
                <m:rPr>
                  <m:sty m:val="bi"/>
                </m:rPr>
                <m:t>X</m:t>
              </m:r>
              <m:r>
                <m:t> </m:t>
              </m:r>
              <m:sSub>
                <m:e>
                  <m:r>
                    <m:rPr>
                      <m:sty m:val="bi"/>
                    </m:rPr>
                    <m:t>I</m:t>
                  </m:r>
                </m:e>
                <m:sub>
                  <m:r>
                    <m:t>p</m:t>
                  </m:r>
                </m:sub>
              </m:sSub>
              <m:r>
                <m:t>&amp;</m:t>
              </m:r>
              <m:r>
                <m:t>&amp;</m:t>
              </m:r>
              <m:r>
                <m:rPr>
                  <m:nor/>
                  <m:sty m:val="p"/>
                </m:rPr>
                <m:t>(</m:t>
              </m:r>
              <m:r>
                <m:rPr>
                  <m:nor/>
                  <m:sty m:val="p"/>
                </m:rPr>
                <m:t>Definition 71</m:t>
              </m:r>
              <m:r>
                <m:rPr>
                  <m:nor/>
                  <m:sty m:val="p"/>
                </m:rPr>
                <m:t>)</m:t>
              </m:r>
            </m:e>
            <m:e>
              <m:r>
                <m:t>&amp;</m:t>
              </m:r>
              <m:r>
                <m:rPr>
                  <m:sty m:val="p"/>
                </m:rPr>
                <m:t>=</m:t>
              </m:r>
              <m:r>
                <m:rPr>
                  <m:sty m:val="bi"/>
                </m:rPr>
                <m:t>X</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for every</w:t>
      </w:r>
      <w:r>
        <w:t xml:space="preserve"> </w:t>
      </w:r>
      <m:oMath>
        <m:acc>
          <m:accPr>
            <m:chr m:val="̃"/>
          </m:accPr>
          <m:e>
            <m:r>
              <m:t>b</m:t>
            </m:r>
          </m:e>
        </m:acc>
        <m:r>
          <m:rPr>
            <m:sty m:val="p"/>
          </m:rPr>
          <m:t>∈</m:t>
        </m:r>
        <m:sSup>
          <m:e>
            <m:r>
              <m:rPr>
                <m:scr m:val="double-struck"/>
                <m:sty m:val="p"/>
              </m:rPr>
              <m:t>R</m:t>
            </m:r>
          </m:e>
          <m:sup>
            <m:r>
              <m:t>p</m:t>
            </m:r>
          </m:sup>
        </m:sSup>
      </m:oMath>
      <w:r>
        <w:t xml:space="preserve">,</w:t>
      </w:r>
      <w:r>
        <w:t xml:space="preserve"> </w:t>
      </w:r>
      <m:oMath>
        <m:r>
          <m:rPr>
            <m:sty m:val="bi"/>
          </m:rPr>
          <m:t>X</m:t>
        </m:r>
        <m:acc>
          <m:accPr>
            <m:chr m:val="̃"/>
          </m:accPr>
          <m:e>
            <m:r>
              <m:t>b</m:t>
            </m:r>
          </m:e>
        </m:acc>
        <m:r>
          <m:rPr>
            <m:sty m:val="p"/>
          </m:rPr>
          <m:t>=</m:t>
        </m:r>
        <m:r>
          <m:rPr>
            <m:sty m:val="p"/>
          </m:rPr>
          <m:t>(</m:t>
        </m:r>
        <m:r>
          <m:rPr>
            <m:sty m:val="bi"/>
          </m:rPr>
          <m:t>H</m:t>
        </m:r>
        <m:r>
          <m:rPr>
            <m:sty m:val="bi"/>
          </m:rPr>
          <m:t>X</m:t>
        </m:r>
        <m:r>
          <m:rPr>
            <m:sty m:val="p"/>
          </m:rPr>
          <m:t>)</m:t>
        </m:r>
        <m:r>
          <m:t> </m:t>
        </m:r>
        <m:acc>
          <m:accPr>
            <m:chr m:val="̃"/>
          </m:accPr>
          <m:e>
            <m:r>
              <m:t>b</m:t>
            </m:r>
          </m:e>
        </m:acc>
      </m:oMath>
      <w:r>
        <w:t xml:space="preserve">, since</w:t>
      </w:r>
      <w:r>
        <w:t xml:space="preserve"> </w:t>
      </w:r>
      <m:oMath>
        <m:r>
          <m:rPr>
            <m:sty m:val="bi"/>
          </m:rPr>
          <m:t>H</m:t>
        </m:r>
        <m:r>
          <m:rPr>
            <m:sty m:val="bi"/>
          </m:rPr>
          <m:t>X</m:t>
        </m:r>
        <m:r>
          <m:rPr>
            <m:sty m:val="p"/>
          </m:rPr>
          <m:t>=</m:t>
        </m:r>
        <m:r>
          <m:rPr>
            <m:sty m:val="bi"/>
          </m:rPr>
          <m:t>X</m:t>
        </m:r>
      </m:oMath>
      <w:r>
        <w:t xml:space="preserve">,</w:t>
      </w:r>
      <w:r>
        <w:t xml:space="preserve"> </w:t>
      </w:r>
      <w:r>
        <w:t xml:space="preserve">and</w:t>
      </w:r>
      <w:r>
        <w:t xml:space="preserve"> </w:t>
      </w:r>
      <m:oMath>
        <m:r>
          <m:rPr>
            <m:sty m:val="p"/>
          </m:rPr>
          <m:t>(</m:t>
        </m:r>
        <m:r>
          <m:rPr>
            <m:sty m:val="bi"/>
          </m:rPr>
          <m:t>H</m:t>
        </m:r>
        <m:r>
          <m:rPr>
            <m:sty m:val="bi"/>
          </m:rPr>
          <m:t>X</m:t>
        </m:r>
        <m:r>
          <m:rPr>
            <m:sty m:val="p"/>
          </m:rPr>
          <m:t>)</m:t>
        </m:r>
        <m:r>
          <m:t> </m:t>
        </m:r>
        <m:acc>
          <m:accPr>
            <m:chr m:val="̃"/>
          </m:accPr>
          <m:e>
            <m:r>
              <m:t>b</m:t>
            </m:r>
          </m:e>
        </m:acc>
        <m:r>
          <m:rPr>
            <m:sty m:val="p"/>
          </m:rPr>
          <m:t>=</m:t>
        </m:r>
        <m:r>
          <m:rPr>
            <m:sty m:val="bi"/>
          </m:rPr>
          <m:t>H</m:t>
        </m:r>
        <m:r>
          <m:t> </m:t>
        </m:r>
        <m:r>
          <m:rPr>
            <m:sty m:val="p"/>
          </m:rPr>
          <m:t>(</m:t>
        </m:r>
        <m:r>
          <m:rPr>
            <m:sty m:val="bi"/>
          </m:rPr>
          <m:t>X</m:t>
        </m:r>
        <m:acc>
          <m:accPr>
            <m:chr m:val="̃"/>
          </m:accPr>
          <m:e>
            <m:r>
              <m:t>b</m:t>
            </m:r>
          </m:e>
        </m:acc>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H</m:t>
        </m:r>
        <m:r>
          <m:rPr>
            <m:sty m:val="p"/>
          </m:rPr>
          <m:t>)</m:t>
        </m:r>
      </m:oMath>
      <w:r>
        <w:t xml:space="preserve">.</w:t>
      </w:r>
    </w:p>
    <w:p>
      <w:pPr>
        <w:pStyle w:val="BodyText"/>
      </w:pPr>
      <m:oMath>
        <m:r>
          <m:rPr>
            <m:scr m:val="script"/>
            <m:sty m:val="p"/>
          </m:rPr>
          <m:t>C</m:t>
        </m:r>
        <m:r>
          <m:rPr>
            <m:sty m:val="p"/>
          </m:rPr>
          <m:t>(</m:t>
        </m:r>
        <m:r>
          <m:rPr>
            <m:sty m:val="bi"/>
          </m:rPr>
          <m:t>X</m:t>
        </m:r>
        <m:r>
          <m:rPr>
            <m:sty m:val="p"/>
          </m:rPr>
          <m:t>)</m:t>
        </m:r>
      </m:oMath>
      <w:r>
        <w:t xml:space="preserve"> </w:t>
      </w:r>
      <w:r>
        <w:t xml:space="preserve">has dimension</w:t>
      </w:r>
      <w:r>
        <w:t xml:space="preserve"> </w:t>
      </w:r>
      <m:oMath>
        <m:r>
          <m:t>p</m:t>
        </m:r>
        <m:r>
          <m:rPr>
            <m:sty m:val="p"/>
          </m:rPr>
          <m:t>≥</m:t>
        </m:r>
        <m:r>
          <m:t>1</m:t>
        </m:r>
      </m:oMath>
      <w:r>
        <w:t xml:space="preserve"> </w:t>
      </w:r>
      <w:r>
        <w:t xml:space="preserve">(</w:t>
      </w:r>
      <w:hyperlink w:anchor="thm-rank-dim">
        <w:r>
          <w:rPr>
            <w:rStyle w:val="Hyperlink"/>
          </w:rPr>
          <w:t xml:space="preserve">Theorem 35</w:t>
        </w:r>
      </w:hyperlink>
      <w:r>
        <w:t xml:space="preserve">),</w:t>
      </w:r>
      <w:r>
        <w:t xml:space="preserve"> </w:t>
      </w:r>
      <w:r>
        <w:t xml:space="preserve">so an orthonormal basis of it has</w:t>
      </w:r>
      <w:r>
        <w:t xml:space="preserve"> </w:t>
      </w:r>
      <m:oMath>
        <m:r>
          <m:t>p</m:t>
        </m:r>
      </m:oMath>
      <w:r>
        <w:t xml:space="preserve"> </w:t>
      </w:r>
      <w:r>
        <w:t xml:space="preserve">vectors (</w:t>
      </w:r>
      <w:hyperlink w:anchor="def-dimension">
        <w:r>
          <w:rPr>
            <w:rStyle w:val="Hyperlink"/>
          </w:rPr>
          <w:t xml:space="preserve">Definition 44</w:t>
        </w:r>
      </w:hyperlink>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also gives the orthogonal projection onto</w:t>
      </w:r>
      <w:r>
        <w:t xml:space="preserve"> </w:t>
      </w:r>
      <m:oMath>
        <m:r>
          <m:rPr>
            <m:scr m:val="script"/>
            <m:sty m:val="p"/>
          </m:rPr>
          <m:t>C</m:t>
        </m:r>
        <m:r>
          <m:rPr>
            <m:sty m:val="p"/>
          </m:rPr>
          <m:t>(</m:t>
        </m:r>
        <m:r>
          <m:rPr>
            <m:sty m:val="bi"/>
          </m:rPr>
          <m:t>X</m:t>
        </m:r>
        <m:r>
          <m:rPr>
            <m:sty m:val="p"/>
          </m:rPr>
          <m:t>)</m:t>
        </m:r>
      </m:oMath>
      <w:r>
        <w:t xml:space="preserve"> </w:t>
      </w:r>
      <w:r>
        <w:t xml:space="preserve">(</w:t>
      </w:r>
      <w:hyperlink w:anchor="thm-projector-onb">
        <w:r>
          <w:rPr>
            <w:rStyle w:val="Hyperlink"/>
          </w:rPr>
          <w:t xml:space="preserve">Theorem 84</w:t>
        </w:r>
      </w:hyperlink>
      <w:r>
        <w:t xml:space="preserve">, with</w:t>
      </w:r>
      <w:r>
        <w:t xml:space="preserve"> </w:t>
      </w:r>
      <m:oMath>
        <m:r>
          <m:t>n</m:t>
        </m:r>
      </m:oMath>
      <w:r>
        <w:t xml:space="preserve"> </w:t>
      </w:r>
      <w:r>
        <w:t xml:space="preserve">in place of</w:t>
      </w:r>
      <w:r>
        <w:t xml:space="preserve"> </w:t>
      </w:r>
      <m:oMath>
        <m:r>
          <m:t>p</m:t>
        </m:r>
      </m:oMath>
      <w:r>
        <w:t xml:space="preserve"> </w:t>
      </w:r>
      <w:r>
        <w:t xml:space="preserve">and</w:t>
      </w:r>
      <w:r>
        <w:t xml:space="preserve"> </w:t>
      </w:r>
      <m:oMath>
        <m:r>
          <m:t>r</m:t>
        </m:r>
        <m:r>
          <m:rPr>
            <m:sty m:val="p"/>
          </m:rPr>
          <m:t>=</m:t>
        </m:r>
        <m:r>
          <m:t>p</m:t>
        </m:r>
      </m:oMath>
      <w:r>
        <w:t xml:space="preserve">).</w:t>
      </w:r>
      <w:r>
        <w:t xml:space="preserve"> </w:t>
      </w:r>
      <w:r>
        <w:t xml:space="preserve">By</w:t>
      </w:r>
      <w:r>
        <w:t xml:space="preserve"> </w:t>
      </w:r>
      <w:hyperlink w:anchor="thm-projection-matrix-projects">
        <w:r>
          <w:rPr>
            <w:rStyle w:val="Hyperlink"/>
          </w:rPr>
          <w:t xml:space="preserve">Theorem 85</w:t>
        </w:r>
      </w:hyperlink>
      <w:r>
        <w:t xml:space="preserve">, part 2,</w:t>
      </w:r>
      <w:r>
        <w:t xml:space="preserve"> </w:t>
      </w:r>
      <m:oMath>
        <m:r>
          <m:rPr>
            <m:sty m:val="bi"/>
          </m:rPr>
          <m:t>H</m:t>
        </m:r>
        <m:r>
          <m:rPr>
            <m:sty m:val="p"/>
          </m:rPr>
          <m:t>=</m:t>
        </m:r>
        <m:r>
          <m:rPr>
            <m:sty m:val="bi"/>
          </m:rPr>
          <m:t>Q</m:t>
        </m:r>
        <m:sSup>
          <m:e>
            <m:r>
              <m:rPr>
                <m:sty m:val="bi"/>
              </m:rPr>
              <m:t>Q</m:t>
            </m:r>
          </m:e>
          <m:sup>
            <m:r>
              <m:rPr>
                <m:sty m:val="p"/>
              </m:rPr>
              <m:t>⊤</m:t>
            </m:r>
          </m:sup>
        </m:sSup>
      </m:oMath>
      <w:r>
        <w:t xml:space="preserve">.</w:t>
      </w:r>
    </w:p>
    <w:bookmarkStart w:id="511" w:name="exm-hat-matrix-projects"/>
    <w:p>
      <w:pPr>
        <w:pStyle w:val="BodyText"/>
      </w:pPr>
      <w:r>
        <w:rPr>
          <w:b/>
          <w:bCs/>
        </w:rPr>
        <w:t xml:space="preserve">Example 160 (The intercept-only hat matrix, from an orthonormal basis)</w:t>
      </w:r>
      <w:r>
        <w:t xml:space="preserve"> </w:t>
      </w:r>
      <w:r>
        <w:t xml:space="preserve">For the intercept-only design</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of</w:t>
      </w:r>
      <w:r>
        <w:t xml:space="preserve"> </w:t>
      </w:r>
      <w:hyperlink w:anchor="exm-hat-matrix">
        <w:r>
          <w:rPr>
            <w:rStyle w:val="Hyperlink"/>
          </w:rPr>
          <w:t xml:space="preserve">Example 153</w:t>
        </w:r>
      </w:hyperlink>
      <w:r>
        <w:t xml:space="preserve">,</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w:t>
      </w:r>
      <w:r>
        <w:t xml:space="preserve"> </w:t>
      </w:r>
      <w:r>
        <w:t xml:space="preserve">with orthonormal basis</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oMath>
      <w:r>
        <w:t xml:space="preserve">,</w:t>
      </w:r>
      <w:r>
        <w:t xml:space="preserve"> </w:t>
      </w:r>
      <w:r>
        <w:t xml:space="preserve">since</w:t>
      </w:r>
    </w:p>
    <w:p>
      <w:pPr>
        <w:pStyle w:val="BodyText"/>
      </w:pPr>
      <m:oMathPara>
        <m:oMathParaPr>
          <m:jc m:val="center"/>
        </m:oMathParaPr>
        <m:oMath>
          <m:eqArr>
            <m:e>
              <m:r>
                <m:t>​</m:t>
              </m:r>
              <m:d>
                <m:dPr>
                  <m:begChr m:val="∥"/>
                  <m:sepChr m:val=""/>
                  <m:endChr m:val="∥"/>
                  <m:grow/>
                </m:dPr>
                <m:e>
                  <m:sSub>
                    <m:e>
                      <m:acc>
                        <m:accPr>
                          <m:chr m:val="̃"/>
                        </m:accPr>
                        <m:e>
                          <m:r>
                            <m:t>q</m:t>
                          </m:r>
                        </m:e>
                      </m:acc>
                    </m:e>
                    <m:sub>
                      <m:r>
                        <m:t>1</m:t>
                      </m:r>
                    </m:sub>
                  </m:sSub>
                </m:e>
              </m:d>
              <m:r>
                <m:t>​</m:t>
              </m:r>
              <m:r>
                <m:t>&amp;</m:t>
              </m:r>
              <m:r>
                <m:rPr>
                  <m:sty m:val="p"/>
                </m:rPr>
                <m:t>=</m:t>
              </m:r>
              <m:rad>
                <m:radPr>
                  <m:degHide m:val="on"/>
                </m:radPr>
                <m:deg/>
                <m:e>
                  <m:f>
                    <m:fPr>
                      <m:type m:val="lin"/>
                    </m:fPr>
                    <m:num>
                      <m:r>
                        <m:t>1</m:t>
                      </m:r>
                    </m:num>
                    <m:den>
                      <m:r>
                        <m:t>2</m:t>
                      </m:r>
                    </m:den>
                  </m:f>
                  <m:r>
                    <m:rPr>
                      <m:sty m:val="p"/>
                    </m:rPr>
                    <m:t>+</m:t>
                  </m:r>
                  <m:f>
                    <m:fPr>
                      <m:type m:val="lin"/>
                    </m:fPr>
                    <m:num>
                      <m:r>
                        <m:t>1</m:t>
                      </m:r>
                    </m:num>
                    <m:den>
                      <m:r>
                        <m:t>2</m:t>
                      </m:r>
                    </m:den>
                  </m:f>
                </m:e>
              </m:rad>
            </m:e>
            <m:e>
              <m:r>
                <m:t>&amp;</m:t>
              </m:r>
              <m:r>
                <m:rPr>
                  <m:sty m:val="p"/>
                </m:rPr>
                <m:t>=</m:t>
              </m:r>
              <m:r>
                <m:t>1</m:t>
              </m:r>
              <m:r>
                <m:rPr>
                  <m:sty m:val="p"/>
                </m:rPr>
                <m:t>.</m:t>
              </m:r>
            </m:e>
          </m:eqArr>
        </m:oMath>
      </m:oMathPara>
    </w:p>
    <w:p>
      <w:pPr>
        <w:pStyle w:val="FirstParagraph"/>
      </w:pPr>
      <w:r>
        <w:t xml:space="preserve">With</w:t>
      </w:r>
      <w:r>
        <w:t xml:space="preserve"> </w:t>
      </w:r>
      <m:oMath>
        <m:r>
          <m:rPr>
            <m:sty m:val="bi"/>
          </m:rPr>
          <m:t>Q</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 hat matrix found in</w:t>
      </w:r>
      <w:r>
        <w:t xml:space="preserve"> </w:t>
      </w:r>
      <w:hyperlink w:anchor="exm-hat-matrix">
        <w:r>
          <w:rPr>
            <w:rStyle w:val="Hyperlink"/>
          </w:rPr>
          <w:t xml:space="preserve">Example 153</w:t>
        </w:r>
      </w:hyperlink>
      <w:r>
        <w:t xml:space="preserve">.</w:t>
      </w:r>
      <w:r>
        <w:t xml:space="preserve"> </w:t>
      </w:r>
      <w:r>
        <w:t xml:space="preserve">The fitted values</w:t>
      </w:r>
      <w:r>
        <w:t xml:space="preserve"> </w:t>
      </w:r>
      <m:oMath>
        <m:r>
          <m:rPr>
            <m:sty m:val="p"/>
          </m:rPr>
          <m:t>(</m:t>
        </m:r>
        <m:acc>
          <m:accPr>
            <m:chr m:val="‾"/>
          </m:accPr>
          <m:e>
            <m:r>
              <m:t>y</m:t>
            </m:r>
          </m:e>
        </m:acc>
        <m:r>
          <m:rPr>
            <m:sty m:val="p"/>
          </m:rPr>
          <m:t>,</m:t>
        </m:r>
        <m:acc>
          <m:accPr>
            <m:chr m:val="‾"/>
          </m:accPr>
          <m:e>
            <m:r>
              <m:t>y</m:t>
            </m:r>
          </m:e>
        </m:acc>
        <m:r>
          <m:rPr>
            <m:sty m:val="p"/>
          </m:rPr>
          <m:t>)</m:t>
        </m:r>
      </m:oMath>
      <w:r>
        <w:t xml:space="preserve"> </w:t>
      </w:r>
      <w:r>
        <w:t xml:space="preserve">are the closest point to</w:t>
      </w:r>
      <w:r>
        <w:t xml:space="preserve"> </w:t>
      </w:r>
      <m:oMath>
        <m:acc>
          <m:accPr>
            <m:chr m:val="̃"/>
          </m:accPr>
          <m:e>
            <m:r>
              <m:t>y</m:t>
            </m:r>
          </m:e>
        </m:acc>
      </m:oMath>
      <w:r>
        <w:t xml:space="preserve"> </w:t>
      </w:r>
      <w:r>
        <w:t xml:space="preserve">on the line of constant vectors</w:t>
      </w:r>
      <w:r>
        <w:t xml:space="preserve"> </w:t>
      </w:r>
      <w:r>
        <w:t xml:space="preserve">(</w:t>
      </w:r>
      <w:hyperlink w:anchor="thm-closest-point">
        <w:r>
          <w:rPr>
            <w:rStyle w:val="Hyperlink"/>
          </w:rPr>
          <w:t xml:space="preserve">Theorem 83</w:t>
        </w:r>
      </w:hyperlink>
      <w:r>
        <w:t xml:space="preserve">),</w:t>
      </w:r>
      <w:r>
        <w:t xml:space="preserve"> </w:t>
      </w:r>
      <w:r>
        <w:t xml:space="preserve">and the residuals</w:t>
      </w:r>
      <w:r>
        <w:t xml:space="preserve"> </w:t>
      </w:r>
      <m:oMath>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oMath>
      <w:r>
        <w:t xml:space="preserve"> </w:t>
      </w:r>
      <w:r>
        <w:t xml:space="preserve">are orthogonal to</w:t>
      </w:r>
      <w:r>
        <w:t xml:space="preserve"> </w:t>
      </w:r>
      <m:oMath>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r>
                <m:t>&amp;</m:t>
              </m:r>
              <m:r>
                <m:rPr>
                  <m:sty m:val="p"/>
                </m:rPr>
                <m:t>=</m:t>
              </m:r>
              <m:sSub>
                <m:e>
                  <m:r>
                    <m:t>y</m:t>
                  </m:r>
                </m:e>
                <m:sub>
                  <m:r>
                    <m:t>1</m:t>
                  </m:r>
                </m:sub>
              </m:sSub>
              <m:r>
                <m:rPr>
                  <m:sty m:val="p"/>
                </m:rPr>
                <m:t>+</m:t>
              </m:r>
              <m:sSub>
                <m:e>
                  <m:r>
                    <m:t>y</m:t>
                  </m:r>
                </m:e>
                <m:sub>
                  <m:r>
                    <m:t>2</m:t>
                  </m:r>
                </m:sub>
              </m:sSub>
              <m:r>
                <m:rPr>
                  <m:sty m:val="p"/>
                </m:rPr>
                <m:t>−</m:t>
              </m:r>
              <m:r>
                <m:t>2</m:t>
              </m:r>
              <m:acc>
                <m:accPr>
                  <m:chr m:val="‾"/>
                </m:accPr>
                <m:e>
                  <m:r>
                    <m:t>y</m:t>
                  </m:r>
                </m:e>
              </m:acc>
            </m:e>
            <m:e>
              <m:r>
                <m:t>&amp;</m:t>
              </m:r>
              <m:r>
                <m:rPr>
                  <m:sty m:val="p"/>
                </m:rPr>
                <m:t>=</m:t>
              </m:r>
              <m:r>
                <m:t>0</m:t>
              </m:r>
              <m:r>
                <m:rPr>
                  <m:sty m:val="p"/>
                </m:rPr>
                <m:t>,</m:t>
              </m:r>
            </m:e>
          </m:eqArr>
        </m:oMath>
      </m:oMathPara>
    </w:p>
    <w:p>
      <w:pPr>
        <w:pStyle w:val="FirstParagraph"/>
      </w:pPr>
      <w:r>
        <w:t xml:space="preserve">since</w:t>
      </w:r>
      <w:r>
        <w:t xml:space="preserve"> </w:t>
      </w:r>
      <m:oMath>
        <m:r>
          <m:t>2</m:t>
        </m:r>
        <m:acc>
          <m:accPr>
            <m:chr m:val="‾"/>
          </m:accPr>
          <m:e>
            <m:r>
              <m:t>y</m:t>
            </m:r>
          </m:e>
        </m:acc>
        <m:r>
          <m:rPr>
            <m:sty m:val="p"/>
          </m:rPr>
          <m:t>=</m:t>
        </m:r>
        <m:sSub>
          <m:e>
            <m:r>
              <m:t>y</m:t>
            </m:r>
          </m:e>
          <m:sub>
            <m:r>
              <m:t>1</m:t>
            </m:r>
          </m:sub>
        </m:sSub>
        <m:r>
          <m:rPr>
            <m:sty m:val="p"/>
          </m:rPr>
          <m:t>+</m:t>
        </m:r>
        <m:sSub>
          <m:e>
            <m:r>
              <m:t>y</m:t>
            </m:r>
          </m:e>
          <m:sub>
            <m:r>
              <m:t>2</m:t>
            </m:r>
          </m:sub>
        </m:sSub>
      </m:oMath>
      <w:r>
        <w:t xml:space="preserve">.</w:t>
      </w:r>
    </w:p>
    <w:bookmarkEnd w:id="511"/>
    <w:bookmarkEnd w:id="512"/>
    <w:bookmarkStart w:id="541" w:name="sec-generalized-inverse"/>
    <w:p>
      <w:pPr>
        <w:pStyle w:val="Heading3"/>
      </w:pPr>
      <w:r>
        <w:t xml:space="preserve">20.2 Generalized inverses and linear systems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13" name="Picture"/>
                  <a:graphic>
                    <a:graphicData uri="http://schemas.openxmlformats.org/drawingml/2006/picture">
                      <pic:pic>
                        <pic:nvPicPr>
                          <pic:cNvPr descr="/opt/quarto/share/formats/docx/note.png" id="514"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defers the existence of the Moore-Penrose inverse to the singular value decomposition;</w:t>
            </w:r>
            <w:r>
              <w:t xml:space="preserve"> </w:t>
            </w:r>
            <w:r>
              <w:t xml:space="preserve">the proof here builds it from a rank factorization (</w:t>
            </w:r>
            <w:hyperlink w:anchor="thm-rank-factorization">
              <w:r>
                <w:rPr>
                  <w:rStyle w:val="Hyperlink"/>
                </w:rPr>
                <w:t xml:space="preserve">Theorem 42</w:t>
              </w:r>
            </w:hyperlink>
            <w:r>
              <w:t xml:space="preserve">) instead,</w:t>
            </w:r>
            <w:r>
              <w:t xml:space="preserve"> </w:t>
            </w:r>
            <w:r>
              <w:t xml:space="preserve">and the section adds the projection</w:t>
            </w:r>
            <w:r>
              <w:t xml:space="preserve"> </w:t>
            </w:r>
            <m:oMath>
              <m:r>
                <m:rPr>
                  <m:sty m:val="bi"/>
                </m:rPr>
                <m:t>X</m:t>
              </m:r>
              <m:r>
                <m:rPr>
                  <m:sty m:val="bi"/>
                </m:rPr>
                <m:t>G</m:t>
              </m:r>
              <m:sSup>
                <m:e>
                  <m:r>
                    <m:rPr>
                      <m:sty m:val="bi"/>
                    </m:rPr>
                    <m:t>X</m:t>
                  </m:r>
                </m:e>
                <m:sup>
                  <m:r>
                    <m:rPr>
                      <m:sty m:val="p"/>
                    </m:rPr>
                    <m:t>⊤</m:t>
                  </m:r>
                </m:sup>
              </m:sSup>
            </m:oMath>
            <w:r>
              <w:t xml:space="preserve"> </w:t>
            </w:r>
            <w:r>
              <w:t xml:space="preserve">for any generalized inverse</w:t>
            </w:r>
            <w:r>
              <w:t xml:space="preserve"> </w:t>
            </w:r>
            <m:oMath>
              <m:r>
                <m:rPr>
                  <m:sty m:val="bi"/>
                </m:rPr>
                <m:t>G</m:t>
              </m:r>
            </m:oMath>
            <w:r>
              <w:t xml:space="preserve"> </w:t>
            </w:r>
            <w:r>
              <w:t xml:space="preserve">of</w:t>
            </w:r>
            <w:r>
              <w:t xml:space="preserve"> </w:t>
            </w:r>
            <m:oMath>
              <m:sSup>
                <m:e>
                  <m:r>
                    <m:rPr>
                      <m:sty m:val="bi"/>
                    </m:rPr>
                    <m:t>X</m:t>
                  </m:r>
                </m:e>
                <m:sup>
                  <m:r>
                    <m:rPr>
                      <m:sty m:val="p"/>
                    </m:rPr>
                    <m:t>⊤</m:t>
                  </m:r>
                </m:sup>
              </m:sSup>
              <m:r>
                <m:rPr>
                  <m:sty m:val="bi"/>
                </m:rPr>
                <m:t>X</m:t>
              </m:r>
            </m:oMath>
            <w:r>
              <w:t xml:space="preserve">, which the source does not cover.</w:t>
            </w:r>
          </w:p>
          <w:p/>
        </w:tc>
      </w:tr>
    </w:tbl>
    <w:bookmarkStart w:id="515" w:name="thm-scalar-matmul"/>
    <w:p>
      <w:pPr>
        <w:pStyle w:val="BodyText"/>
      </w:pPr>
      <w:r>
        <w:rPr>
          <w:b/>
          <w:bCs/>
        </w:rPr>
        <w:t xml:space="preserve">Theorem 87 (A scalar factor passes through a matrix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and a number</w:t>
      </w:r>
      <w:r>
        <w:t xml:space="preserve"> </w:t>
      </w:r>
      <m:oMath>
        <m:r>
          <m:t>c</m:t>
        </m:r>
      </m:oMath>
      <w:r>
        <w:t xml:space="preserve">,</w:t>
      </w:r>
    </w:p>
    <w:p>
      <w:pPr>
        <w:pStyle w:val="BodyText"/>
      </w:pPr>
      <m:oMathPara>
        <m:oMathParaPr>
          <m:jc m:val="center"/>
        </m:oMathParaPr>
        <m:oMath>
          <m:eqArr>
            <m:e>
              <m:r>
                <m:rPr>
                  <m:sty m:val="bi"/>
                </m:rPr>
                <m:t>A</m:t>
              </m:r>
              <m:r>
                <m:t> </m:t>
              </m:r>
              <m:r>
                <m:rPr>
                  <m:sty m:val="p"/>
                </m:rPr>
                <m:t>(</m:t>
              </m:r>
              <m:r>
                <m:t>c</m:t>
              </m:r>
              <m:r>
                <m:t> </m:t>
              </m:r>
              <m:r>
                <m:rPr>
                  <m:sty m:val="bi"/>
                </m:rPr>
                <m:t>B</m:t>
              </m:r>
              <m:r>
                <m:rPr>
                  <m:sty m:val="p"/>
                </m:rPr>
                <m:t>)</m:t>
              </m:r>
              <m:r>
                <m:t>&amp;</m:t>
              </m:r>
              <m:r>
                <m:rPr>
                  <m:sty m:val="p"/>
                </m:rPr>
                <m:t>=</m:t>
              </m:r>
              <m:r>
                <m:t>c</m:t>
              </m:r>
              <m:r>
                <m:t> </m:t>
              </m:r>
              <m:r>
                <m:rPr>
                  <m:sty m:val="p"/>
                </m:rPr>
                <m:t>(</m:t>
              </m:r>
              <m:r>
                <m:rPr>
                  <m:sty m:val="bi"/>
                </m:rPr>
                <m:t>A</m:t>
              </m:r>
              <m:r>
                <m:rPr>
                  <m:sty m:val="bi"/>
                </m:rPr>
                <m:t>B</m:t>
              </m:r>
              <m:r>
                <m:rPr>
                  <m:sty m:val="p"/>
                </m:rPr>
                <m:t>)</m:t>
              </m:r>
            </m:e>
            <m:e>
              <m:r>
                <m:t>&amp;</m:t>
              </m:r>
              <m:r>
                <m:rPr>
                  <m:sty m:val="p"/>
                </m:rPr>
                <m:t>=</m:t>
              </m:r>
              <m:r>
                <m:rPr>
                  <m:sty m:val="p"/>
                </m:rPr>
                <m:t>(</m:t>
              </m:r>
              <m:r>
                <m:t>c</m:t>
              </m:r>
              <m:r>
                <m:t> </m:t>
              </m:r>
              <m:r>
                <m:rPr>
                  <m:sty m:val="bi"/>
                </m:rPr>
                <m:t>A</m:t>
              </m:r>
              <m:r>
                <m:rPr>
                  <m:sty m:val="p"/>
                </m:rPr>
                <m:t>)</m:t>
              </m:r>
              <m:r>
                <m:t> </m:t>
              </m:r>
              <m:r>
                <m:rPr>
                  <m:sty m:val="bi"/>
                </m:rPr>
                <m:t>B</m:t>
              </m:r>
              <m:r>
                <m:rPr>
                  <m:sty m:val="p"/>
                </m:rPr>
                <m:t>.</m:t>
              </m:r>
            </m:e>
          </m:eqArr>
        </m:oMath>
      </m:oMathPara>
    </w:p>
    <w:p>
      <w:pPr>
        <w:pStyle w:val="FirstParagraph"/>
      </w:pPr>
      <w:r>
        <w:t xml:space="preserve">In particular,</w:t>
      </w:r>
      <w:r>
        <w:t xml:space="preserve"> </w:t>
      </w:r>
      <m:oMath>
        <m:r>
          <m:rPr>
            <m:sty m:val="bi"/>
          </m:rPr>
          <m:t>A</m:t>
        </m:r>
        <m:r>
          <m:t> </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w:r>
        <w:t xml:space="preserve"> </w:t>
      </w: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for matrices of compatible sizes,</w:t>
      </w:r>
      <w:r>
        <w:t xml:space="preserve"> </w:t>
      </w:r>
      <w:r>
        <w:t xml:space="preserve">where</w:t>
      </w:r>
      <w:r>
        <w:t xml:space="preserve"> </w:t>
      </w:r>
      <m:oMath>
        <m:r>
          <m:rPr>
            <m:sty m:val="bi"/>
          </m:rPr>
          <m:t>B</m:t>
        </m:r>
        <m:r>
          <m:rPr>
            <m:sty m:val="p"/>
          </m:rPr>
          <m:t>−</m:t>
        </m:r>
        <m:r>
          <m:rPr>
            <m:sty m:val="bi"/>
          </m:rPr>
          <m:t>C</m:t>
        </m:r>
        <m:r>
          <m:rPr>
            <m:sty m:val="p"/>
          </m:rPr>
          <m:t>=</m:t>
        </m:r>
        <m:r>
          <m:rPr>
            <m:sty m:val="bi"/>
          </m:rPr>
          <m:t>B</m:t>
        </m:r>
        <m:r>
          <m:rPr>
            <m:sty m:val="p"/>
          </m:rPr>
          <m:t>+</m:t>
        </m:r>
        <m:r>
          <m:rPr>
            <m:sty m:val="p"/>
          </m:rPr>
          <m:t>(</m:t>
        </m:r>
        <m:r>
          <m:rPr>
            <m:sty m:val="p"/>
          </m:rPr>
          <m:t>−</m:t>
        </m:r>
        <m:r>
          <m:t>1</m:t>
        </m:r>
        <m:r>
          <m:rPr>
            <m:sty m:val="p"/>
          </m:rPr>
          <m:t>)</m:t>
        </m:r>
        <m:r>
          <m:t> </m:t>
        </m:r>
        <m:r>
          <m:rPr>
            <m:sty m:val="bi"/>
          </m:rPr>
          <m:t>C</m:t>
        </m:r>
      </m:oMath>
      <w:r>
        <w:t xml:space="preserve"> </w:t>
      </w:r>
      <w:r>
        <w:t xml:space="preserve">(</w:t>
      </w:r>
      <w:hyperlink w:anchor="thm-matadd-inverse">
        <w:r>
          <w:rPr>
            <w:rStyle w:val="Hyperlink"/>
          </w:rPr>
          <w:t xml:space="preserve">Theorem 7</w:t>
        </w:r>
      </w:hyperlink>
      <w:r>
        <w:t xml:space="preserve">,</w:t>
      </w:r>
      <w:r>
        <w:t xml:space="preserve"> </w:t>
      </w:r>
      <w:hyperlink w:anchor="def-scalar-mult">
        <w:r>
          <w:rPr>
            <w:rStyle w:val="Hyperlink"/>
          </w:rPr>
          <w:t xml:space="preserve">Definition 23</w:t>
        </w:r>
      </w:hyperlink>
      <w:r>
        <w:t xml:space="preserve">).</w:t>
      </w:r>
    </w:p>
    <w:bookmarkEnd w:id="515"/>
    <w:p>
      <w:pPr>
        <w:pStyle w:val="BodyText"/>
      </w:pPr>
      <w:r>
        <w:rPr>
          <w:i/>
          <w:iCs/>
        </w:rPr>
        <w:t xml:space="preserve">Proof</w:t>
      </w:r>
      <w:r>
        <w:t xml:space="preserve">. </w:t>
      </w:r>
      <m:oMath>
        <m:r>
          <m:rPr>
            <m:sty m:val="bi"/>
          </m:rPr>
          <m:t>A</m:t>
        </m:r>
        <m:r>
          <m:t> </m:t>
        </m:r>
        <m:r>
          <m:rPr>
            <m:sty m:val="p"/>
          </m:rPr>
          <m:t>(</m:t>
        </m:r>
        <m:r>
          <m:t>c</m:t>
        </m:r>
        <m:r>
          <m:t> </m:t>
        </m:r>
        <m:r>
          <m:rPr>
            <m:sty m:val="bi"/>
          </m:rPr>
          <m:t>B</m:t>
        </m:r>
        <m:r>
          <m:rPr>
            <m:sty m:val="p"/>
          </m:rPr>
          <m:t>)</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r>
                    <m:t> </m:t>
                  </m:r>
                  <m:r>
                    <m:rPr>
                      <m:sty m:val="bi"/>
                    </m:rPr>
                    <m:t>B</m:t>
                  </m:r>
                  <m:r>
                    <m:rPr>
                      <m:sty m:val="p"/>
                    </m:rPr>
                    <m:t>)</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r>
                <m:rPr>
                  <m:sty m:val="bi"/>
                </m:rPr>
                <m:t>B</m:t>
              </m:r>
              <m:sSub>
                <m:e>
                  <m:r>
                    <m:rPr>
                      <m:sty m:val="p"/>
                    </m:rPr>
                    <m:t>)</m:t>
                  </m:r>
                </m:e>
                <m:sub>
                  <m:r>
                    <m:t>l</m:t>
                  </m:r>
                  <m:r>
                    <m:t>j</m:t>
                  </m:r>
                </m:sub>
              </m:sSub>
              <m:r>
                <m:t>&amp;</m:t>
              </m:r>
              <m:r>
                <m:t>&amp;</m:t>
              </m:r>
              <m:r>
                <m:rPr>
                  <m:nor/>
                  <m:sty m:val="p"/>
                </m:rPr>
                <m:t>(</m:t>
              </m:r>
              <m:r>
                <m:rPr>
                  <m:nor/>
                  <m:sty m:val="p"/>
                </m:rPr>
                <m:t>Definition 24</m:t>
              </m:r>
              <m:r>
                <m:rPr>
                  <m:nor/>
                  <m:sty m:val="p"/>
                </m:rPr>
                <m:t>)</m:t>
              </m:r>
            </m:e>
            <m:e>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sSub>
                <m:e>
                  <m:r>
                    <m:t>b</m:t>
                  </m:r>
                </m:e>
                <m:sub>
                  <m:r>
                    <m:t>l</m:t>
                  </m:r>
                  <m:r>
                    <m:t>j</m:t>
                  </m:r>
                </m:sub>
              </m:sSub>
              <m:r>
                <m:rPr>
                  <m:sty m:val="p"/>
                </m:rPr>
                <m:t>)</m:t>
              </m:r>
              <m:r>
                <m:t>&amp;</m:t>
              </m:r>
              <m:r>
                <m:t>&amp;</m:t>
              </m:r>
              <m:r>
                <m:rPr>
                  <m:nor/>
                  <m:sty m:val="p"/>
                </m:rPr>
                <m:t>(</m:t>
              </m:r>
              <m:r>
                <m:rPr>
                  <m:nor/>
                  <m:sty m:val="p"/>
                </m:rPr>
                <m:t>Definition 23</m:t>
              </m:r>
              <m:r>
                <m:rPr>
                  <m:nor/>
                  <m:sty m:val="p"/>
                </m:rPr>
                <m:t>)</m:t>
              </m:r>
            </m:e>
            <m:e>
              <m:r>
                <m:t>&amp;</m:t>
              </m:r>
              <m:r>
                <m:rPr>
                  <m:sty m:val="p"/>
                </m:rPr>
                <m:t>=</m:t>
              </m:r>
              <m:nary>
                <m:naryPr>
                  <m:chr m:val="∑"/>
                  <m:limLoc m:val="undOvr"/>
                  <m:subHide m:val="off"/>
                  <m:supHide m:val="off"/>
                </m:naryPr>
                <m:sub>
                  <m:r>
                    <m:t>l</m:t>
                  </m:r>
                  <m:r>
                    <m:rPr>
                      <m:sty m:val="p"/>
                    </m:rPr>
                    <m:t>=</m:t>
                  </m:r>
                  <m:r>
                    <m:t>1</m:t>
                  </m:r>
                </m:sub>
                <m:sup>
                  <m:r>
                    <m:t>k</m:t>
                  </m:r>
                </m:sup>
                <m:e>
                  <m:r>
                    <m:t>c</m:t>
                  </m:r>
                </m:e>
              </m:nary>
              <m:r>
                <m:t> </m:t>
              </m:r>
              <m:r>
                <m:rPr>
                  <m:sty m:val="p"/>
                </m:rPr>
                <m:t>(</m:t>
              </m:r>
              <m:sSub>
                <m:e>
                  <m:r>
                    <m:t>a</m:t>
                  </m:r>
                </m:e>
                <m:sub>
                  <m:r>
                    <m:t>i</m:t>
                  </m:r>
                  <m:r>
                    <m:t>l</m:t>
                  </m:r>
                </m:sub>
              </m:sSub>
              <m:r>
                <m:t> </m:t>
              </m:r>
              <m:sSub>
                <m:e>
                  <m:r>
                    <m:t>b</m:t>
                  </m:r>
                </m:e>
                <m:sub>
                  <m:r>
                    <m:t>l</m:t>
                  </m:r>
                  <m:r>
                    <m:t>j</m:t>
                  </m:r>
                </m:sub>
              </m:sSub>
              <m:r>
                <m:rPr>
                  <m:sty m:val="p"/>
                </m:rPr>
                <m:t>)</m:t>
              </m:r>
              <m:r>
                <m:t>&amp;</m:t>
              </m:r>
              <m:r>
                <m:t>&amp;</m:t>
              </m:r>
              <m:r>
                <m:rPr>
                  <m:nor/>
                  <m:sty m:val="p"/>
                </m:rPr>
                <m:t>(reorder the product of numbers)</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c</m:t>
              </m:r>
              <m:r>
                <m:t> </m:t>
              </m:r>
              <m:r>
                <m:rPr>
                  <m:sty m:val="p"/>
                </m:rPr>
                <m:t>(</m:t>
              </m:r>
              <m:r>
                <m:rPr>
                  <m:sty m:val="bi"/>
                </m:rPr>
                <m:t>A</m:t>
              </m:r>
              <m:r>
                <m:rPr>
                  <m:sty m:val="bi"/>
                </m:rPr>
                <m:t>B</m:t>
              </m:r>
              <m:sSub>
                <m:e>
                  <m:r>
                    <m:rPr>
                      <m:sty m:val="p"/>
                    </m:rPr>
                    <m:t>)</m:t>
                  </m:r>
                </m:e>
                <m:sub>
                  <m:r>
                    <m:t>i</m:t>
                  </m:r>
                  <m:r>
                    <m:t>j</m:t>
                  </m:r>
                </m:sub>
              </m:sSub>
              <m:r>
                <m:t>&amp;</m:t>
              </m:r>
              <m:r>
                <m:t>&amp;</m:t>
              </m:r>
              <m:r>
                <m:rPr>
                  <m:nor/>
                  <m:sty m:val="p"/>
                </m:rPr>
                <m:t>(</m:t>
              </m:r>
              <m:r>
                <m:rPr>
                  <m:nor/>
                  <m:sty m:val="p"/>
                </m:rPr>
                <m:t>Definition 24</m:t>
              </m:r>
              <m:r>
                <m:rPr>
                  <m:nor/>
                  <m:sty m:val="p"/>
                </m:rPr>
                <m:t>)</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23</m:t>
              </m:r>
              <m:r>
                <m:rPr>
                  <m:nor/>
                  <m:sty m:val="p"/>
                </m:rPr>
                <m:t>)</m:t>
              </m:r>
            </m:e>
          </m:eqArr>
        </m:oMath>
      </m:oMathPara>
    </w:p>
    <w:p>
      <w:pPr>
        <w:pStyle w:val="FirstParagraph"/>
      </w:pPr>
      <m:oMath>
        <m:r>
          <m:rPr>
            <m:sty m:val="p"/>
          </m:rPr>
          <m:t>(</m:t>
        </m:r>
        <m:r>
          <m:t>c</m:t>
        </m:r>
        <m:r>
          <m:t> </m:t>
        </m:r>
        <m:r>
          <m:rPr>
            <m:sty m:val="bi"/>
          </m:rPr>
          <m:t>A</m:t>
        </m:r>
        <m:r>
          <m:rPr>
            <m:sty m:val="p"/>
          </m:rPr>
          <m:t>)</m:t>
        </m:r>
        <m:r>
          <m:t> </m:t>
        </m:r>
        <m:r>
          <m:rPr>
            <m:sty m:val="bi"/>
          </m:rPr>
          <m:t>B</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c</m:t>
                  </m:r>
                  <m:r>
                    <m:t> </m:t>
                  </m:r>
                  <m:r>
                    <m:rPr>
                      <m:sty m:val="bi"/>
                    </m:rPr>
                    <m:t>A</m:t>
                  </m:r>
                  <m:r>
                    <m:rPr>
                      <m:sty m:val="p"/>
                    </m:rPr>
                    <m:t>)</m:t>
                  </m:r>
                  <m:r>
                    <m:t> </m:t>
                  </m:r>
                  <m:r>
                    <m:rPr>
                      <m:sty m:val="bi"/>
                    </m:rPr>
                    <m:t>B</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r>
                    <m:rPr>
                      <m:sty m:val="p"/>
                    </m:rPr>
                    <m:t>(</m:t>
                  </m:r>
                </m:e>
              </m:nary>
              <m:r>
                <m:t>c</m:t>
              </m:r>
              <m:r>
                <m:t> </m:t>
              </m:r>
              <m:sSub>
                <m:e>
                  <m:r>
                    <m:t>a</m:t>
                  </m:r>
                </m:e>
                <m:sub>
                  <m:r>
                    <m:t>i</m:t>
                  </m:r>
                  <m:r>
                    <m:t>l</m:t>
                  </m:r>
                </m:sub>
              </m:sSub>
              <m:r>
                <m:rPr>
                  <m:sty m:val="p"/>
                </m:rPr>
                <m:t>)</m:t>
              </m:r>
              <m:r>
                <m:t> </m:t>
              </m:r>
              <m:sSub>
                <m:e>
                  <m:r>
                    <m:t>b</m:t>
                  </m:r>
                </m:e>
                <m:sub>
                  <m:r>
                    <m:t>l</m:t>
                  </m:r>
                  <m:r>
                    <m:t>j</m:t>
                  </m:r>
                </m:sub>
              </m:sSub>
              <m:r>
                <m:t>&amp;</m:t>
              </m:r>
              <m:r>
                <m:t>&amp;</m:t>
              </m:r>
              <m:r>
                <m:rPr>
                  <m:nor/>
                  <m:sty m:val="p"/>
                </m:rPr>
                <m:t>(</m:t>
              </m:r>
              <m:r>
                <m:rPr>
                  <m:nor/>
                  <m:sty m:val="p"/>
                </m:rPr>
                <m:t>Definition 24</m:t>
              </m:r>
              <m:r>
                <m:rPr>
                  <m:nor/>
                  <m:sty m:val="p"/>
                </m:rPr>
                <m:t>, </m:t>
              </m:r>
              <m:r>
                <m:rPr>
                  <m:nor/>
                  <m:sty m:val="p"/>
                </m:rPr>
                <m:t>Definition 23</m:t>
              </m:r>
              <m:r>
                <m:rPr>
                  <m:nor/>
                  <m:sty m:val="p"/>
                </m:rPr>
                <m:t>)</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24</m:t>
              </m:r>
              <m:r>
                <m:rPr>
                  <m:nor/>
                  <m:sty m:val="p"/>
                </m:rPr>
                <m:t>, </m:t>
              </m:r>
              <m:r>
                <m:rPr>
                  <m:nor/>
                  <m:sty m:val="p"/>
                </m:rPr>
                <m:t>Definition 23</m:t>
              </m:r>
              <m:r>
                <m:rPr>
                  <m:nor/>
                  <m:sty m:val="p"/>
                </m:rPr>
                <m:t>)</m:t>
              </m:r>
            </m:e>
          </m:eqArr>
        </m:oMath>
      </m:oMathPara>
    </w:p>
    <w:p>
      <w:pPr>
        <w:pStyle w:val="FirstParagraph"/>
      </w:pPr>
      <w:r>
        <w:rPr>
          <w:b/>
          <w:bCs/>
        </w:rPr>
        <w:t xml:space="preserve">Differences.</w:t>
      </w:r>
    </w:p>
    <w:p>
      <w:pPr>
        <w:pStyle w:val="BodyText"/>
      </w:pPr>
      <m:oMathPara>
        <m:oMathParaPr>
          <m:jc m:val="center"/>
        </m:oMathParaPr>
        <m:oMath>
          <m:eqArr>
            <m:e>
              <m:r>
                <m:rPr>
                  <m:sty m:val="bi"/>
                </m:rPr>
                <m:t>A</m:t>
              </m:r>
              <m:r>
                <m:t> </m:t>
              </m:r>
              <m:r>
                <m:rPr>
                  <m:sty m:val="p"/>
                </m:rPr>
                <m:t>(</m:t>
              </m:r>
              <m:r>
                <m:rPr>
                  <m:sty m:val="bi"/>
                </m:rPr>
                <m:t>B</m:t>
              </m:r>
              <m:r>
                <m:rPr>
                  <m:sty m:val="p"/>
                </m:rPr>
                <m:t>−</m:t>
              </m:r>
              <m:r>
                <m:rPr>
                  <m:sty m:val="bi"/>
                </m:rPr>
                <m:t>C</m:t>
              </m:r>
              <m:r>
                <m:rPr>
                  <m:sty m:val="p"/>
                </m:rPr>
                <m:t>)</m:t>
              </m:r>
              <m:r>
                <m:t>&amp;</m:t>
              </m:r>
              <m:r>
                <m:rPr>
                  <m:sty m:val="p"/>
                </m:rPr>
                <m:t>=</m:t>
              </m:r>
              <m:r>
                <m:rPr>
                  <m:sty m:val="bi"/>
                </m:rPr>
                <m:t>A</m:t>
              </m:r>
              <m:r>
                <m:t> </m:t>
              </m:r>
              <m:r>
                <m:rPr>
                  <m:sty m:val="p"/>
                </m:rPr>
                <m:t>(</m:t>
              </m:r>
              <m:r>
                <m:rPr>
                  <m:sty m:val="bi"/>
                </m:rPr>
                <m:t>B</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(the difference as a sum)</m:t>
              </m:r>
            </m:e>
            <m:e>
              <m:r>
                <m:t>&amp;</m:t>
              </m:r>
              <m:r>
                <m:rPr>
                  <m:sty m:val="p"/>
                </m:rPr>
                <m:t>=</m:t>
              </m:r>
              <m:r>
                <m:rPr>
                  <m:sty m:val="bi"/>
                </m:rPr>
                <m:t>A</m:t>
              </m:r>
              <m:r>
                <m:rPr>
                  <m:sty m:val="bi"/>
                </m:rPr>
                <m:t>B</m:t>
              </m:r>
              <m:r>
                <m:rPr>
                  <m:sty m:val="p"/>
                </m:rPr>
                <m:t>+</m:t>
              </m:r>
              <m:r>
                <m:rPr>
                  <m:sty m:val="bi"/>
                </m:rPr>
                <m:t>A</m:t>
              </m:r>
              <m:r>
                <m:t> </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m:t>
              </m:r>
              <m:r>
                <m:rPr>
                  <m:nor/>
                  <m:sty m:val="p"/>
                </m:rPr>
                <m:t>Theorem 9</m:t>
              </m:r>
              <m:r>
                <m:rPr>
                  <m:nor/>
                  <m:sty m:val="p"/>
                </m:rPr>
                <m:t>)</m:t>
              </m:r>
            </m:e>
            <m:e>
              <m:r>
                <m:t>&amp;</m:t>
              </m:r>
              <m:r>
                <m:rPr>
                  <m:sty m:val="p"/>
                </m:rPr>
                <m:t>=</m:t>
              </m:r>
              <m:r>
                <m:rPr>
                  <m:sty m:val="bi"/>
                </m:rPr>
                <m:t>A</m:t>
              </m:r>
              <m:r>
                <m:rPr>
                  <m:sty m:val="bi"/>
                </m:rPr>
                <m:t>B</m:t>
              </m:r>
              <m:r>
                <m:rPr>
                  <m:sty m:val="p"/>
                </m:rPr>
                <m:t>+</m:t>
              </m:r>
              <m:r>
                <m:rPr>
                  <m:sty m:val="p"/>
                </m:rPr>
                <m:t>(</m:t>
              </m:r>
              <m:r>
                <m:rPr>
                  <m:sty m:val="p"/>
                </m:rPr>
                <m:t>−</m:t>
              </m:r>
              <m:r>
                <m:t>1</m:t>
              </m:r>
              <m:r>
                <m:rPr>
                  <m:sty m:val="p"/>
                </m:rPr>
                <m:t>)</m:t>
              </m:r>
              <m:r>
                <m:t> </m:t>
              </m:r>
              <m:r>
                <m:rPr>
                  <m:sty m:val="p"/>
                </m:rPr>
                <m:t>(</m:t>
              </m:r>
              <m:r>
                <m:rPr>
                  <m:sty m:val="bi"/>
                </m:rPr>
                <m:t>A</m:t>
              </m:r>
              <m:r>
                <m:rPr>
                  <m:sty m:val="bi"/>
                </m:rPr>
                <m:t>C</m:t>
              </m:r>
              <m:r>
                <m:rPr>
                  <m:sty m:val="p"/>
                </m:rPr>
                <m:t>)</m:t>
              </m:r>
              <m:r>
                <m:t>&amp;</m:t>
              </m:r>
              <m:r>
                <m:t>&amp;</m:t>
              </m:r>
              <m:r>
                <m:rPr>
                  <m:nor/>
                  <m:sty m:val="p"/>
                </m:rPr>
                <m:t>(first part)</m:t>
              </m:r>
            </m:e>
            <m:e>
              <m:r>
                <m:t>&amp;</m:t>
              </m:r>
              <m:r>
                <m:rPr>
                  <m:sty m:val="p"/>
                </m:rPr>
                <m:t>=</m:t>
              </m:r>
              <m:r>
                <m:rPr>
                  <m:sty m:val="bi"/>
                </m:rPr>
                <m:t>A</m:t>
              </m:r>
              <m:r>
                <m:rPr>
                  <m:sty m:val="bi"/>
                </m:rPr>
                <m:t>B</m:t>
              </m:r>
              <m:r>
                <m:rPr>
                  <m:sty m:val="p"/>
                </m:rPr>
                <m:t>−</m:t>
              </m:r>
              <m:r>
                <m:rPr>
                  <m:sty m:val="bi"/>
                </m:rPr>
                <m:t>A</m:t>
              </m:r>
              <m:r>
                <m:rPr>
                  <m:sty m:val="bi"/>
                </m:rPr>
                <m:t>C</m:t>
              </m:r>
              <m:r>
                <m:rPr>
                  <m:sty m:val="p"/>
                </m:rPr>
                <m:t>,</m:t>
              </m:r>
              <m:r>
                <m:t>&amp;</m:t>
              </m:r>
              <m:r>
                <m:t>&amp;</m:t>
              </m:r>
              <m:r>
                <m:rPr>
                  <m:nor/>
                  <m:sty m:val="p"/>
                </m:rPr>
                <m:t>(the difference as a sum)</m:t>
              </m:r>
            </m:e>
          </m:eqArr>
        </m:oMath>
      </m:oMathPara>
    </w:p>
    <w:p>
      <w:pPr>
        <w:pStyle w:val="FirstParagraph"/>
      </w:pP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the same way, using the second law in</w:t>
      </w:r>
      <w:r>
        <w:t xml:space="preserve"> </w:t>
      </w:r>
      <w:hyperlink w:anchor="thm-matmul-distrib">
        <w:r>
          <w:rPr>
            <w:rStyle w:val="Hyperlink"/>
          </w:rPr>
          <w:t xml:space="preserve">Theorem 9</w:t>
        </w:r>
      </w:hyperlink>
      <w:r>
        <w:t xml:space="preserve"> </w:t>
      </w:r>
      <w:r>
        <w:t xml:space="preserve">and the second part.</w:t>
      </w:r>
      <w:r>
        <w:t xml:space="preserve"> </w:t>
      </w:r>
      <w:r>
        <w:t xml:space="preserve">A column vector is a matrix with one column,</w:t>
      </w:r>
      <w:r>
        <w:t xml:space="preserve"> </w:t>
      </w:r>
      <w:r>
        <w:t xml:space="preserve">so all of this applies with</w:t>
      </w:r>
      <w:r>
        <w:t xml:space="preserve"> </w:t>
      </w:r>
      <m:oMath>
        <m:r>
          <m:rPr>
            <m:sty m:val="bi"/>
          </m:rPr>
          <m:t>B</m:t>
        </m:r>
      </m:oMath>
      <w:r>
        <w:t xml:space="preserve">,</w:t>
      </w:r>
      <w:r>
        <w:t xml:space="preserve"> </w:t>
      </w:r>
      <m:oMath>
        <m:r>
          <m:rPr>
            <m:sty m:val="bi"/>
          </m:rPr>
          <m:t>C</m:t>
        </m:r>
      </m:oMath>
      <w:r>
        <w:t xml:space="preserve"> </w:t>
      </w:r>
      <w:r>
        <w:t xml:space="preserve">or</w:t>
      </w:r>
      <w:r>
        <w:t xml:space="preserve"> </w:t>
      </w:r>
      <m:oMath>
        <m:r>
          <m:rPr>
            <m:sty m:val="bi"/>
          </m:rPr>
          <m:t>D</m:t>
        </m:r>
      </m:oMath>
      <w:r>
        <w:t xml:space="preserve"> </w:t>
      </w:r>
      <w:r>
        <w:t xml:space="preserve">a vector.</w:t>
      </w:r>
    </w:p>
    <w:bookmarkStart w:id="516" w:name="exm-scalar-matmul"/>
    <w:p>
      <w:pPr>
        <w:pStyle w:val="BodyText"/>
      </w:pPr>
      <w:r>
        <w:rPr>
          <w:b/>
          <w:bCs/>
        </w:rPr>
        <w:t xml:space="preserve">Example 161 (Pulling a scalar out of a product)</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w:t>
      </w:r>
    </w:p>
    <w:p>
      <w:pPr>
        <w:pStyle w:val="BodyText"/>
      </w:pPr>
      <m:oMathPara>
        <m:oMathParaPr>
          <m:jc m:val="center"/>
        </m:oMathParaPr>
        <m:oMath>
          <m:eqArr>
            <m:e>
              <m:r>
                <m:rPr>
                  <m:sty m:val="bi"/>
                </m:rPr>
                <m:t>A</m:t>
              </m:r>
              <m:r>
                <m:t> </m:t>
              </m:r>
              <m:r>
                <m:rPr>
                  <m:sty m:val="p"/>
                </m:rPr>
                <m:t>(</m:t>
              </m:r>
              <m:r>
                <m:t>2</m:t>
              </m:r>
              <m:r>
                <m:t> </m:t>
              </m:r>
              <m:r>
                <m:rPr>
                  <m:sty m:val="bi"/>
                </m:rPr>
                <m:t>B</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6</m:t>
                        </m:r>
                      </m:e>
                    </m:mr>
                    <m:mr>
                      <m:e>
                        <m:r>
                          <m:t>8</m:t>
                        </m:r>
                      </m:e>
                    </m:mr>
                  </m:m>
                </m:e>
              </m:d>
            </m:e>
            <m:e>
              <m:r>
                <m:t>&amp;</m:t>
              </m:r>
              <m:r>
                <m:rPr>
                  <m:sty m:val="p"/>
                </m:rPr>
                <m:t>=</m:t>
              </m:r>
              <m:r>
                <m:t>22</m:t>
              </m:r>
              <m:r>
                <m:rPr>
                  <m:sty m:val="p"/>
                </m:rPr>
                <m:t>,</m:t>
              </m:r>
            </m:e>
          </m:eqArr>
        </m:oMath>
      </m:oMathPara>
    </w:p>
    <w:p>
      <w:pPr>
        <w:pStyle w:val="FirstParagraph"/>
      </w:pPr>
      <w:r>
        <w:t xml:space="preserve">and</w:t>
      </w:r>
    </w:p>
    <w:p>
      <w:pPr>
        <w:pStyle w:val="BodyText"/>
      </w:pPr>
      <m:oMathPara>
        <m:oMathParaPr>
          <m:jc m:val="center"/>
        </m:oMathParaPr>
        <m:oMath>
          <m:eqArr>
            <m:e>
              <m:r>
                <m:t>2</m:t>
              </m:r>
              <m:r>
                <m:t> </m:t>
              </m:r>
              <m:r>
                <m:rPr>
                  <m:sty m:val="p"/>
                </m:rPr>
                <m:t>(</m:t>
              </m:r>
              <m:r>
                <m:rPr>
                  <m:sty m:val="bi"/>
                </m:rPr>
                <m:t>A</m:t>
              </m:r>
              <m:r>
                <m:rPr>
                  <m:sty m:val="bi"/>
                </m:rPr>
                <m:t>B</m:t>
              </m:r>
              <m:r>
                <m:rPr>
                  <m:sty m:val="p"/>
                </m:rPr>
                <m:t>)</m:t>
              </m:r>
              <m:r>
                <m:t>&amp;</m:t>
              </m:r>
              <m:r>
                <m:rPr>
                  <m:sty m:val="p"/>
                </m:rPr>
                <m:t>=</m:t>
              </m:r>
              <m:r>
                <m:t>2</m:t>
              </m:r>
              <m:r>
                <m:t> </m:t>
              </m:r>
              <m:r>
                <m:rPr>
                  <m:sty m:val="p"/>
                </m:rPr>
                <m:t>(</m:t>
              </m:r>
              <m:r>
                <m:t>3</m:t>
              </m:r>
              <m:r>
                <m:rPr>
                  <m:sty m:val="p"/>
                </m:rPr>
                <m:t>+</m:t>
              </m:r>
              <m:r>
                <m:t>8</m:t>
              </m:r>
              <m:r>
                <m:rPr>
                  <m:sty m:val="p"/>
                </m:rPr>
                <m:t>)</m:t>
              </m:r>
            </m:e>
            <m:e>
              <m:r>
                <m:t>&amp;</m:t>
              </m:r>
              <m:r>
                <m:rPr>
                  <m:sty m:val="p"/>
                </m:rPr>
                <m:t>=</m:t>
              </m:r>
              <m:r>
                <m:t>22</m:t>
              </m:r>
              <m:r>
                <m:rPr>
                  <m:sty m:val="p"/>
                </m:rPr>
                <m:t>.</m:t>
              </m:r>
            </m:e>
          </m:eqArr>
        </m:oMath>
      </m:oMathPara>
    </w:p>
    <w:bookmarkEnd w:id="516"/>
    <w:bookmarkStart w:id="517" w:name="def-generalized-inverse"/>
    <w:p>
      <w:pPr>
        <w:pStyle w:val="FirstParagraph"/>
      </w:pPr>
      <w:r>
        <w:rPr>
          <w:b/>
          <w:bCs/>
        </w:rPr>
        <w:t xml:space="preserve">Definition 92 (Generalized inverse)</w:t>
      </w:r>
      <w:r>
        <w:t xml:space="preserve"> </w:t>
      </w:r>
      <w:r>
        <w:t xml:space="preserve">A</w:t>
      </w:r>
      <w:r>
        <w:t xml:space="preserve"> </w:t>
      </w:r>
      <w:r>
        <w:rPr>
          <w:b/>
          <w:bCs/>
        </w:rPr>
        <w:t xml:space="preserve">generalized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t> </m:t>
          </m:r>
          <m:limLow>
            <m:e>
              <m:limLow>
                <m:e>
                  <m:r>
                    <m:rPr>
                      <m:sty m:val="bi"/>
                    </m:rPr>
                    <m:t>G</m:t>
                  </m:r>
                </m:e>
                <m:lim>
                  <m:r>
                    <m:rPr>
                      <m:sty m:val="p"/>
                    </m:rPr>
                    <m:t>⏟</m:t>
                  </m:r>
                </m:lim>
              </m:limLow>
            </m:e>
            <m:lim>
              <m:r>
                <m:t>n</m:t>
              </m:r>
              <m:r>
                <m:rPr>
                  <m:sty m:val="p"/>
                </m:rPr>
                <m:t>×</m:t>
              </m:r>
              <m:r>
                <m:t>m</m:t>
              </m:r>
            </m:lim>
          </m:limLow>
          <m:r>
            <m:t> </m:t>
          </m:r>
          <m:limLow>
            <m:e>
              <m:limLow>
                <m:e>
                  <m:r>
                    <m:rPr>
                      <m:sty m:val="bi"/>
                    </m:rPr>
                    <m:t>A</m:t>
                  </m:r>
                </m:e>
                <m:lim>
                  <m:r>
                    <m:rPr>
                      <m:sty m:val="p"/>
                    </m:rPr>
                    <m:t>⏟</m:t>
                  </m:r>
                </m:lim>
              </m:limLow>
            </m:e>
            <m:lim>
              <m:r>
                <m:t>m</m:t>
              </m:r>
              <m:r>
                <m:rPr>
                  <m:sty m:val="p"/>
                </m:rPr>
                <m:t>×</m:t>
              </m:r>
              <m:r>
                <m:t>n</m:t>
              </m:r>
            </m:lim>
          </m:limLow>
          <m:r>
            <m:rPr>
              <m:sty m:val="p"/>
            </m:rPr>
            <m:t>=</m:t>
          </m:r>
          <m:r>
            <m:rPr>
              <m:sty m:val="bi"/>
            </m:rPr>
            <m:t>A</m:t>
          </m:r>
          <m:r>
            <m:rPr>
              <m:sty m:val="p"/>
            </m:rPr>
            <m:t>.</m:t>
          </m:r>
        </m:oMath>
      </m:oMathPara>
    </w:p>
    <w:bookmarkEnd w:id="517"/>
    <w:bookmarkStart w:id="518" w:name="exm-generalized-inverse"/>
    <w:p>
      <w:pPr>
        <w:pStyle w:val="FirstParagraph"/>
      </w:pPr>
      <w:r>
        <w:rPr>
          <w:b/>
          <w:bCs/>
        </w:rPr>
        <w:t xml:space="preserve">Example 162 (A matrix with many generalized inverses)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sSub>
                    <m:e>
                      <m:r>
                        <m:t>g</m:t>
                      </m:r>
                    </m:e>
                    <m:sub>
                      <m:r>
                        <m:t>21</m:t>
                      </m:r>
                    </m:sub>
                  </m:sSub>
                </m:e>
                <m:e>
                  <m:sSub>
                    <m:e>
                      <m:r>
                        <m:t>g</m:t>
                      </m:r>
                    </m:e>
                    <m:sub>
                      <m:r>
                        <m:t>22</m:t>
                      </m:r>
                    </m:sub>
                  </m:sSub>
                </m:e>
              </m:mr>
            </m:m>
          </m:e>
        </m:d>
      </m:oMath>
      <w:r>
        <w:t xml:space="preserve">. Then</w:t>
      </w:r>
    </w:p>
    <w:p>
      <w:pPr>
        <w:pStyle w:val="BodyText"/>
      </w:pPr>
      <m:oMathPara>
        <m:oMathParaPr>
          <m:jc m:val="center"/>
        </m:oMathParaPr>
        <m:oMath>
          <m:eqArr>
            <m:e>
              <m:r>
                <m:rPr>
                  <m:sty m:val="bi"/>
                </m:rPr>
                <m:t>A</m:t>
              </m:r>
              <m:r>
                <m:rPr>
                  <m:sty m:val="bi"/>
                </m:rPr>
                <m:t>G</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t>&amp;</m:t>
              </m:r>
              <m:r>
                <m:t>&amp;</m:t>
              </m:r>
              <m:r>
                <m:rPr>
                  <m:nor/>
                  <m:sty m:val="p"/>
                </m:rPr>
                <m:t>(</m:t>
              </m:r>
              <m:r>
                <m:rPr>
                  <m:nor/>
                  <m:sty m:val="p"/>
                </m:rPr>
                <m:t>Definition 24</m:t>
              </m:r>
              <m:r>
                <m:rPr>
                  <m:nor/>
                  <m:sty m:val="p"/>
                </m:rPr>
                <m:t>, for </m:t>
              </m:r>
              <m:r>
                <m:rPr>
                  <m:sty m:val="bi"/>
                </m:rPr>
                <m:t>A</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r>
                          <m:t>0</m:t>
                        </m:r>
                      </m:e>
                    </m:mr>
                    <m:mr>
                      <m:e>
                        <m:r>
                          <m:t>0</m:t>
                        </m:r>
                      </m:e>
                      <m:e>
                        <m:r>
                          <m:t>0</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which equals</w:t>
      </w:r>
      <w:r>
        <w:t xml:space="preserve"> </w:t>
      </w:r>
      <m:oMath>
        <m:r>
          <m:rPr>
            <m:sty m:val="bi"/>
          </m:rPr>
          <m:t>A</m:t>
        </m:r>
      </m:oMath>
      <w:r>
        <w:t xml:space="preserve"> </w:t>
      </w:r>
      <w:r>
        <w:t xml:space="preserve">exactly when</w:t>
      </w:r>
      <w:r>
        <w:t xml:space="preserve"> </w:t>
      </w:r>
      <m:oMath>
        <m:sSub>
          <m:e>
            <m:r>
              <m:t>g</m:t>
            </m:r>
          </m:e>
          <m:sub>
            <m:r>
              <m:t>11</m:t>
            </m:r>
          </m:sub>
        </m:sSub>
        <m:r>
          <m:rPr>
            <m:sty m:val="p"/>
          </m:rPr>
          <m:t>=</m:t>
        </m:r>
        <m:r>
          <m:t>1</m:t>
        </m:r>
      </m:oMath>
      <w:r>
        <w:t xml:space="preserve">.</w:t>
      </w:r>
      <w:r>
        <w:t xml:space="preserve"> </w:t>
      </w:r>
      <w:r>
        <w:t xml:space="preserve">So every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is a generalized inverse of</w:t>
      </w:r>
      <w:r>
        <w:t xml:space="preserve"> </w:t>
      </w:r>
      <m:oMath>
        <m:r>
          <m:rPr>
            <m:sty m:val="bi"/>
          </m:rPr>
          <m:t>A</m:t>
        </m:r>
      </m:oMath>
      <w:r>
        <w:t xml:space="preserve">:</w:t>
      </w:r>
      <w:r>
        <w:t xml:space="preserve"> </w:t>
      </w:r>
      <w:r>
        <w:t xml:space="preserve">a generalized inverse need not be unique.</w:t>
      </w:r>
      <w:r>
        <w:t xml:space="preserve"> </w:t>
      </w:r>
      <w:r>
        <w:t xml:space="preserve">The zero matrix is not one, since its</w:t>
      </w:r>
      <w:r>
        <w:t xml:space="preserve"> </w:t>
      </w:r>
      <m:oMath>
        <m:r>
          <m:rPr>
            <m:sty m:val="p"/>
          </m:rPr>
          <m:t>(</m:t>
        </m:r>
        <m:r>
          <m:t>1</m:t>
        </m:r>
        <m:r>
          <m:rPr>
            <m:sty m:val="p"/>
          </m:rPr>
          <m:t>,</m:t>
        </m:r>
        <m:r>
          <m:t>1</m:t>
        </m:r>
        <m:r>
          <m:rPr>
            <m:sty m:val="p"/>
          </m:rPr>
          <m:t>)</m:t>
        </m:r>
      </m:oMath>
      <w:r>
        <w:t xml:space="preserve"> </w:t>
      </w:r>
      <w:r>
        <w:t xml:space="preserve">entry is</w:t>
      </w:r>
      <w:r>
        <w:t xml:space="preserve"> </w:t>
      </w:r>
      <m:oMath>
        <m:r>
          <m:t>0</m:t>
        </m:r>
      </m:oMath>
      <w:r>
        <w:t xml:space="preserve">.</w:t>
      </w:r>
    </w:p>
    <w:bookmarkEnd w:id="518"/>
    <w:bookmarkStart w:id="519" w:name="thm-generalized-inverse-invertible"/>
    <w:p>
      <w:pPr>
        <w:pStyle w:val="BodyText"/>
      </w:pPr>
      <w:r>
        <w:rPr>
          <w:b/>
          <w:bCs/>
        </w:rPr>
        <w:t xml:space="preserve">Theorem 88 (An invertible matrix has only one generalized inverse)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 (</w:t>
      </w:r>
      <w:hyperlink w:anchor="def-invertible-matrix">
        <w:r>
          <w:rPr>
            <w:rStyle w:val="Hyperlink"/>
          </w:rPr>
          <w:t xml:space="preserve">Definition 72</w:t>
        </w:r>
      </w:hyperlink>
      <w:r>
        <w:t xml:space="preserve">),</w:t>
      </w:r>
      <w:r>
        <w:t xml:space="preserve"> </w:t>
      </w:r>
      <w:r>
        <w:t xml:space="preserve">its only generalized inverse is</w:t>
      </w:r>
      <w:r>
        <w:t xml:space="preserve"> </w:t>
      </w:r>
      <m:oMath>
        <m:sSup>
          <m:e>
            <m:r>
              <m:rPr>
                <m:sty m:val="bi"/>
              </m:rPr>
              <m:t>A</m:t>
            </m:r>
          </m:e>
          <m:sup>
            <m:r>
              <m:rPr>
                <m:sty m:val="p"/>
              </m:rPr>
              <m:t>−</m:t>
            </m:r>
            <m:r>
              <m:t>1</m:t>
            </m:r>
          </m:sup>
        </m:sSup>
      </m:oMath>
      <w:r>
        <w:t xml:space="preserve">.</w:t>
      </w:r>
    </w:p>
    <w:bookmarkEnd w:id="519"/>
    <w:p>
      <w:pPr>
        <w:pStyle w:val="BodyText"/>
      </w:pPr>
      <w:r>
        <w:rPr>
          <w:i/>
          <w:iCs/>
        </w:rPr>
        <w:t xml:space="preserve">Proof</w:t>
      </w:r>
      <w:r>
        <w:t xml:space="preserve">. </w:t>
      </w:r>
    </w:p>
    <w:p>
      <w:pPr>
        <w:pStyle w:val="BodyText"/>
      </w:pPr>
      <m:oMathPara>
        <m:oMathParaPr>
          <m:jc m:val="center"/>
        </m:oMathParaPr>
        <m:oMath>
          <m:eqArr>
            <m:e>
              <m:r>
                <m:rPr>
                  <m:sty m:val="bi"/>
                </m:rPr>
                <m:t>A</m:t>
              </m:r>
              <m:sSup>
                <m:e>
                  <m:r>
                    <m:rPr>
                      <m:sty m:val="bi"/>
                    </m:rPr>
                    <m:t>A</m:t>
                  </m:r>
                </m:e>
                <m:sup>
                  <m:r>
                    <m:rPr>
                      <m:sty m:val="p"/>
                    </m:rPr>
                    <m:t>−</m:t>
                  </m:r>
                  <m:r>
                    <m:t>1</m:t>
                  </m:r>
                </m:sup>
              </m:sSup>
              <m:r>
                <m:rPr>
                  <m:sty m:val="bi"/>
                </m:rPr>
                <m:t>A</m:t>
              </m:r>
              <m:r>
                <m:t>&amp;</m:t>
              </m:r>
              <m:r>
                <m:rPr>
                  <m:sty m:val="p"/>
                </m:rPr>
                <m:t>=</m:t>
              </m:r>
              <m:sSub>
                <m:e>
                  <m:r>
                    <m:rPr>
                      <m:sty m:val="bi"/>
                    </m:rPr>
                    <m:t>I</m:t>
                  </m:r>
                </m:e>
                <m:sub>
                  <m:r>
                    <m:t>p</m:t>
                  </m:r>
                </m:sub>
              </m:sSub>
              <m:r>
                <m:rPr>
                  <m:sty m:val="bi"/>
                </m:rPr>
                <m:t>A</m:t>
              </m:r>
            </m:e>
            <m:e>
              <m:r>
                <m:t>&amp;</m:t>
              </m:r>
              <m:r>
                <m:rPr>
                  <m:sty m:val="p"/>
                </m:rPr>
                <m:t>=</m:t>
              </m:r>
              <m:r>
                <m:rPr>
                  <m:sty m:val="bi"/>
                </m:rPr>
                <m:t>A</m:t>
              </m:r>
            </m:e>
          </m:eqArr>
        </m:oMath>
      </m:oMathPara>
    </w:p>
    <w:p>
      <w:pPr>
        <w:pStyle w:val="FirstParagraph"/>
      </w:pPr>
      <w:r>
        <w:t xml:space="preserve">(5,</w:t>
      </w:r>
      <w:r>
        <w:t xml:space="preserve"> </w:t>
      </w:r>
      <w:hyperlink w:anchor="thm-identity">
        <w:r>
          <w:rPr>
            <w:rStyle w:val="Hyperlink"/>
          </w:rPr>
          <w:t xml:space="preserve">Theorem 10</w:t>
        </w:r>
      </w:hyperlink>
      <w:r>
        <w:t xml:space="preserve">),</w:t>
      </w:r>
      <w:r>
        <w:t xml:space="preserve"> </w:t>
      </w:r>
      <w:r>
        <w:t xml:space="preserve">so</w:t>
      </w:r>
      <w:r>
        <w:t xml:space="preserve"> </w:t>
      </w:r>
      <m:oMath>
        <m:sSup>
          <m:e>
            <m:r>
              <m:rPr>
                <m:sty m:val="bi"/>
              </m:rPr>
              <m:t>A</m:t>
            </m:r>
          </m:e>
          <m:sup>
            <m:r>
              <m:rPr>
                <m:sty m:val="p"/>
              </m:rPr>
              <m:t>−</m:t>
            </m:r>
            <m:r>
              <m:t>1</m:t>
            </m:r>
          </m:sup>
        </m:sSup>
      </m:oMath>
      <w:r>
        <w:t xml:space="preserve"> </w:t>
      </w:r>
      <w:r>
        <w:t xml:space="preserve">is a generalized inverse.</w:t>
      </w:r>
      <w:r>
        <w:t xml:space="preserve"> </w:t>
      </w:r>
      <w:r>
        <w:t xml:space="preserve">If</w:t>
      </w:r>
      <w:r>
        <w:t xml:space="preserve"> </w:t>
      </w:r>
      <m:oMath>
        <m:r>
          <m:rPr>
            <m:sty m:val="bi"/>
          </m:rPr>
          <m:t>G</m:t>
        </m:r>
      </m:oMath>
      <w:r>
        <w:t xml:space="preserve"> </w:t>
      </w:r>
      <w:r>
        <w:t xml:space="preserve">is any generalized inverse, then</w:t>
      </w:r>
    </w:p>
    <w:p>
      <w:pPr>
        <w:pStyle w:val="BodyText"/>
      </w:pPr>
      <m:oMathPara>
        <m:oMathParaPr>
          <m:jc m:val="center"/>
        </m:oMathParaPr>
        <m:oMath>
          <m:eqArr>
            <m:e>
              <m:r>
                <m:rPr>
                  <m:sty m:val="bi"/>
                </m:rPr>
                <m:t>G</m:t>
              </m:r>
              <m:r>
                <m:t>&amp;</m:t>
              </m:r>
              <m:r>
                <m:rPr>
                  <m:sty m:val="p"/>
                </m:rPr>
                <m:t>=</m:t>
              </m:r>
              <m:sSub>
                <m:e>
                  <m:r>
                    <m:rPr>
                      <m:sty m:val="bi"/>
                    </m:rPr>
                    <m:t>I</m:t>
                  </m:r>
                </m:e>
                <m:sub>
                  <m:r>
                    <m:t>p</m:t>
                  </m:r>
                </m:sub>
              </m:sSub>
              <m:r>
                <m:t> </m:t>
              </m:r>
              <m:r>
                <m:rPr>
                  <m:sty m:val="bi"/>
                </m:rPr>
                <m:t>G</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G</m:t>
              </m:r>
              <m:r>
                <m:t> </m:t>
              </m:r>
              <m:r>
                <m:rPr>
                  <m:sty m:val="p"/>
                </m:rPr>
                <m:t>(</m:t>
              </m:r>
              <m:r>
                <m:rPr>
                  <m:sty m:val="bi"/>
                </m:rPr>
                <m:t>A</m:t>
              </m:r>
              <m:sSup>
                <m:e>
                  <m:r>
                    <m:rPr>
                      <m:sty m:val="bi"/>
                    </m:rPr>
                    <m:t>A</m:t>
                  </m:r>
                </m:e>
                <m:sup>
                  <m:r>
                    <m:rPr>
                      <m:sty m:val="p"/>
                    </m:rPr>
                    <m:t>−</m:t>
                  </m:r>
                  <m:r>
                    <m:t>1</m:t>
                  </m:r>
                </m:sup>
              </m:sSup>
              <m:r>
                <m:rPr>
                  <m:sty m:val="p"/>
                </m:rPr>
                <m:t>)</m:t>
              </m:r>
              <m:r>
                <m:t>&amp;</m:t>
              </m:r>
              <m:r>
                <m:t>&amp;</m:t>
              </m:r>
              <m:r>
                <m:rPr>
                  <m:nor/>
                  <m:sty m:val="p"/>
                </m:rPr>
                <m:t>(</m:t>
              </m:r>
              <m:r>
                <m:rPr>
                  <m:nor/>
                  <m:sty m:val="p"/>
                </m:rPr>
                <m:t>Definition 71</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r>
                <m:rPr>
                  <m:sty m:val="bi"/>
                </m:rPr>
                <m:t>G</m:t>
              </m:r>
              <m:r>
                <m:rPr>
                  <m:sty m:val="bi"/>
                </m:rPr>
                <m:t>A</m:t>
              </m:r>
              <m:r>
                <m:rPr>
                  <m:sty m:val="p"/>
                </m:rPr>
                <m:t>)</m:t>
              </m:r>
              <m:r>
                <m:t> </m:t>
              </m:r>
              <m:sSup>
                <m:e>
                  <m:r>
                    <m:rPr>
                      <m:sty m:val="bi"/>
                    </m:rPr>
                    <m:t>A</m:t>
                  </m:r>
                </m:e>
                <m:sup>
                  <m:r>
                    <m:rPr>
                      <m:sty m:val="p"/>
                    </m:rPr>
                    <m:t>−</m:t>
                  </m:r>
                  <m:r>
                    <m:t>1</m:t>
                  </m:r>
                </m:sup>
              </m:sSup>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rPr>
                  <m:sty m:val="bi"/>
                </m:rPr>
                <m:t>A</m:t>
              </m:r>
              <m:sSup>
                <m:e>
                  <m:r>
                    <m:rPr>
                      <m:sty m:val="bi"/>
                    </m:rPr>
                    <m:t>A</m:t>
                  </m:r>
                </m:e>
                <m:sup>
                  <m:r>
                    <m:rPr>
                      <m:sty m:val="p"/>
                    </m:rPr>
                    <m:t>−</m:t>
                  </m:r>
                  <m:r>
                    <m:t>1</m:t>
                  </m:r>
                </m:sup>
              </m:sSup>
              <m:r>
                <m:t>&amp;</m:t>
              </m:r>
              <m:r>
                <m:t>&amp;</m:t>
              </m:r>
              <m:r>
                <m:rPr>
                  <m:nor/>
                  <m:sty m:val="p"/>
                </m:rPr>
                <m:t>(</m:t>
              </m:r>
              <m:r>
                <m:rPr>
                  <m:nor/>
                  <m:sty m:val="p"/>
                </m:rPr>
                <m:t>Definition 92</m:t>
              </m:r>
              <m:r>
                <m:rPr>
                  <m:nor/>
                  <m:sty m:val="p"/>
                </m:rPr>
                <m:t>)</m:t>
              </m:r>
            </m:e>
            <m:e>
              <m:r>
                <m:t>&amp;</m:t>
              </m:r>
              <m:r>
                <m:rPr>
                  <m:sty m:val="p"/>
                </m:rPr>
                <m:t>=</m:t>
              </m:r>
              <m:sSub>
                <m:e>
                  <m:r>
                    <m:rPr>
                      <m:sty m:val="bi"/>
                    </m:rPr>
                    <m:t>I</m:t>
                  </m:r>
                </m:e>
                <m:sub>
                  <m:r>
                    <m:t>p</m:t>
                  </m:r>
                </m:sub>
              </m:sSub>
              <m:r>
                <m:t> </m:t>
              </m:r>
              <m:sSup>
                <m:e>
                  <m:r>
                    <m:rPr>
                      <m:sty m:val="bi"/>
                    </m:rPr>
                    <m:t>A</m:t>
                  </m:r>
                </m:e>
                <m:sup>
                  <m:r>
                    <m:rPr>
                      <m:sty m:val="p"/>
                    </m:rPr>
                    <m:t>−</m:t>
                  </m:r>
                  <m:r>
                    <m:t>1</m:t>
                  </m:r>
                </m:sup>
              </m:sSup>
              <m:r>
                <m:t>&amp;</m:t>
              </m:r>
              <m:r>
                <m:t>&amp;</m:t>
              </m:r>
              <m:r>
                <m:rPr>
                  <m:nor/>
                  <m:sty m:val="p"/>
                </m:rPr>
                <m:t>(</m:t>
              </m:r>
              <m:r>
                <m:rPr>
                  <m:nor/>
                  <m:sty m:val="p"/>
                </m:rPr>
                <m:t>Definition 71</m:t>
              </m:r>
              <m:r>
                <m:rPr>
                  <m:nor/>
                  <m:sty m:val="p"/>
                </m:rPr>
                <m:t>)</m:t>
              </m:r>
            </m:e>
            <m:e>
              <m:r>
                <m:t>&amp;</m:t>
              </m:r>
              <m:r>
                <m:rPr>
                  <m:sty m:val="p"/>
                </m:rPr>
                <m:t>=</m:t>
              </m:r>
              <m:sSup>
                <m:e>
                  <m:r>
                    <m:rPr>
                      <m:sty m:val="bi"/>
                    </m:rPr>
                    <m:t>A</m:t>
                  </m:r>
                </m:e>
                <m:sup>
                  <m:r>
                    <m:rPr>
                      <m:sty m:val="p"/>
                    </m:rPr>
                    <m:t>−</m:t>
                  </m:r>
                  <m:r>
                    <m:t>1</m:t>
                  </m:r>
                </m:sup>
              </m:sSup>
              <m:r>
                <m:rPr>
                  <m:sty m:val="p"/>
                </m:rPr>
                <m:t>.</m:t>
              </m:r>
              <m:r>
                <m:t>&amp;</m:t>
              </m:r>
              <m:r>
                <m:t>&amp;</m:t>
              </m:r>
              <m:r>
                <m:rPr>
                  <m:nor/>
                  <m:sty m:val="p"/>
                </m:rPr>
                <m:t>(</m:t>
              </m:r>
              <m:r>
                <m:rPr>
                  <m:nor/>
                  <m:sty m:val="p"/>
                </m:rPr>
                <m:t>Theorem 10</m:t>
              </m:r>
              <m:r>
                <m:rPr>
                  <m:nor/>
                  <m:sty m:val="p"/>
                </m:rPr>
                <m:t>)</m:t>
              </m:r>
            </m:e>
          </m:eqArr>
        </m:oMath>
      </m:oMathPara>
    </w:p>
    <w:bookmarkStart w:id="520" w:name="exm-generalized-inverse-invertible"/>
    <w:p>
      <w:pPr>
        <w:pStyle w:val="FirstParagraph"/>
      </w:pPr>
      <w:r>
        <w:rPr>
          <w:b/>
          <w:bCs/>
        </w:rPr>
        <w:t xml:space="preserve">Example 163 (The generalized inverse of an invertible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121</w:t>
        </w:r>
      </w:hyperlink>
      <w:r>
        <w:t xml:space="preserve">,</w:t>
      </w:r>
      <w:r>
        <w:t xml:space="preserve"> </w:t>
      </w:r>
      <w:r>
        <w:t xml:space="preserve">the only generalized inverse is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The matrix of</w:t>
      </w:r>
      <w:r>
        <w:t xml:space="preserve"> </w:t>
      </w:r>
      <w:hyperlink w:anchor="exm-generalized-inverse">
        <w:r>
          <w:rPr>
            <w:rStyle w:val="Hyperlink"/>
          </w:rPr>
          <w:t xml:space="preserve">Example 162</w:t>
        </w:r>
      </w:hyperlink>
      <w:r>
        <w:t xml:space="preserve">, by contrast, has infinitely many,</w:t>
      </w:r>
      <w:r>
        <w:t xml:space="preserve"> </w:t>
      </w:r>
      <w:r>
        <w:t xml:space="preserve">so by</w:t>
      </w:r>
      <w:r>
        <w:t xml:space="preserve"> </w:t>
      </w:r>
      <w:hyperlink w:anchor="thm-generalized-inverse-invertible">
        <w:r>
          <w:rPr>
            <w:rStyle w:val="Hyperlink"/>
          </w:rPr>
          <w:t xml:space="preserve">Theorem 88</w:t>
        </w:r>
      </w:hyperlink>
      <w:r>
        <w:t xml:space="preserve"> </w:t>
      </w:r>
      <w:r>
        <w:t xml:space="preserve">it is singular.</w:t>
      </w:r>
    </w:p>
    <w:bookmarkEnd w:id="520"/>
    <w:bookmarkStart w:id="521" w:name="thm-generalized-inverse-solves"/>
    <w:p>
      <w:pPr>
        <w:pStyle w:val="BodyText"/>
      </w:pPr>
      <w:r>
        <w:rPr>
          <w:b/>
          <w:bCs/>
        </w:rPr>
        <w:t xml:space="preserve">Theorem 89 (A generalized inverse solves every solvable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r>
          <m:rPr>
            <m:sty m:val="bi"/>
          </m:rPr>
          <m:t>G</m:t>
        </m:r>
      </m:oMath>
      <w:r>
        <w:t xml:space="preserve"> </w:t>
      </w:r>
      <w:r>
        <w:t xml:space="preserve">be a generalized inverse of</w:t>
      </w:r>
      <w:r>
        <w:t xml:space="preserve"> </w:t>
      </w:r>
      <m:oMath>
        <m:r>
          <m:rPr>
            <m:sty m:val="bi"/>
          </m:rPr>
          <m:t>A</m:t>
        </m:r>
      </m:oMath>
      <w:r>
        <w:t xml:space="preserve"> </w:t>
      </w:r>
      <w:r>
        <w:t xml:space="preserve">(</w:t>
      </w:r>
      <w:hyperlink w:anchor="def-generalized-inverse">
        <w:r>
          <w:rPr>
            <w:rStyle w:val="Hyperlink"/>
          </w:rPr>
          <w:t xml:space="preserve">Definition 92</w:t>
        </w:r>
      </w:hyperlink>
      <w:r>
        <w:t xml:space="preserve">), and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If</w:t>
      </w:r>
      <w:r>
        <w:t xml:space="preserve"> </w:t>
      </w:r>
      <m:oMath>
        <m:r>
          <m:rPr>
            <m:sty m:val="bi"/>
          </m:rPr>
          <m:t>A</m:t>
        </m:r>
        <m:acc>
          <m:accPr>
            <m:chr m:val="̃"/>
          </m:accPr>
          <m:e>
            <m:r>
              <m:t>x</m:t>
            </m:r>
          </m:e>
        </m:acc>
        <m:r>
          <m:rPr>
            <m:sty m:val="p"/>
          </m:rPr>
          <m:t>=</m:t>
        </m:r>
        <m:acc>
          <m:accPr>
            <m:chr m:val="̃"/>
          </m:accPr>
          <m:e>
            <m:r>
              <m:t>b</m:t>
            </m:r>
          </m:e>
        </m:acc>
      </m:oMath>
      <w:r>
        <w:t xml:space="preserve"> </w:t>
      </w:r>
      <w:r>
        <w:t xml:space="preserve">has a solution,</w:t>
      </w:r>
      <w:r>
        <w:t xml:space="preserve"> </w:t>
      </w:r>
      <w:r>
        <w:t xml:space="preserve">then</w:t>
      </w:r>
      <w:r>
        <w:t xml:space="preserve"> </w:t>
      </w:r>
      <m:oMath>
        <m:r>
          <m:rPr>
            <m:sty m:val="bi"/>
          </m:rPr>
          <m:t>G</m:t>
        </m:r>
        <m:acc>
          <m:accPr>
            <m:chr m:val="̃"/>
          </m:accPr>
          <m:e>
            <m:r>
              <m:t>b</m:t>
            </m:r>
          </m:e>
        </m:acc>
      </m:oMath>
      <w:r>
        <w:t xml:space="preserve"> </w:t>
      </w:r>
      <w:r>
        <w:t xml:space="preserve">is a solution.</w:t>
      </w:r>
    </w:p>
    <w:bookmarkEnd w:id="521"/>
    <w:p>
      <w:pPr>
        <w:pStyle w:val="BodyText"/>
      </w:pPr>
      <w:r>
        <w:rPr>
          <w:i/>
          <w:iCs/>
        </w:rPr>
        <w:t xml:space="preserve">Proof</w:t>
      </w:r>
      <w:r>
        <w:t xml:space="preserve">. </w:t>
      </w:r>
      <w:r>
        <w:t xml:space="preserve">Let</w:t>
      </w:r>
      <w:r>
        <w:t xml:space="preserve"> </w:t>
      </w:r>
      <m:oMath>
        <m:sSub>
          <m:e>
            <m:acc>
              <m:accPr>
                <m:chr m:val="̃"/>
              </m:accPr>
              <m:e>
                <m:r>
                  <m:t>x</m:t>
                </m:r>
              </m:e>
            </m:acc>
          </m:e>
          <m:sub>
            <m:r>
              <m:t>0</m:t>
            </m:r>
          </m:sub>
        </m:sSub>
      </m:oMath>
      <w:r>
        <w:t xml:space="preserve"> </w:t>
      </w:r>
      <w:r>
        <w:t xml:space="preserve">be a solution, so</w:t>
      </w:r>
      <w:r>
        <w:t xml:space="preserve"> </w:t>
      </w:r>
      <m:oMath>
        <m:r>
          <m:rPr>
            <m:sty m:val="bi"/>
          </m:rPr>
          <m:t>A</m:t>
        </m:r>
        <m:sSub>
          <m:e>
            <m:acc>
              <m:accPr>
                <m:chr m:val="̃"/>
              </m:accPr>
              <m:e>
                <m:r>
                  <m:t>x</m:t>
                </m:r>
              </m:e>
            </m:acc>
          </m:e>
          <m:sub>
            <m:r>
              <m:t>0</m:t>
            </m:r>
          </m:sub>
        </m:sSub>
        <m:r>
          <m:rPr>
            <m:sty m:val="p"/>
          </m:rPr>
          <m:t>=</m:t>
        </m:r>
        <m:acc>
          <m:accPr>
            <m:chr m:val="̃"/>
          </m:accPr>
          <m:e>
            <m:r>
              <m:t>b</m:t>
            </m:r>
          </m:e>
        </m:acc>
      </m:oMath>
      <w:r>
        <w:t xml:space="preserve">. Then</w:t>
      </w:r>
    </w:p>
    <w:p>
      <w:pPr>
        <w:pStyle w:val="BodyText"/>
      </w:pPr>
      <m:oMathPara>
        <m:oMathParaPr>
          <m:jc m:val="center"/>
        </m:oMathParaPr>
        <m:oMath>
          <m:eqArr>
            <m:e>
              <m:r>
                <m:rPr>
                  <m:sty m:val="bi"/>
                </m:rPr>
                <m:t>A</m:t>
              </m:r>
              <m:r>
                <m:t> </m:t>
              </m:r>
              <m:r>
                <m:rPr>
                  <m:sty m:val="p"/>
                </m:rPr>
                <m:t>(</m:t>
              </m:r>
              <m:r>
                <m:rPr>
                  <m:sty m:val="bi"/>
                </m:rPr>
                <m:t>G</m:t>
              </m:r>
              <m:acc>
                <m:accPr>
                  <m:chr m:val="̃"/>
                </m:accPr>
                <m:e>
                  <m:r>
                    <m:t>b</m:t>
                  </m:r>
                </m:e>
              </m:acc>
              <m:r>
                <m:rPr>
                  <m:sty m:val="p"/>
                </m:rPr>
                <m:t>)</m:t>
              </m:r>
              <m:r>
                <m:t>&amp;</m:t>
              </m:r>
              <m:r>
                <m:rPr>
                  <m:sty m:val="p"/>
                </m:rPr>
                <m:t>=</m:t>
              </m:r>
              <m:r>
                <m:rPr>
                  <m:sty m:val="bi"/>
                </m:rPr>
                <m:t>A</m:t>
              </m:r>
              <m:r>
                <m:rPr>
                  <m:sty m:val="bi"/>
                </m:rPr>
                <m:t>G</m:t>
              </m:r>
              <m:r>
                <m:t> </m:t>
              </m:r>
              <m:r>
                <m:rPr>
                  <m:sty m:val="p"/>
                </m:rPr>
                <m:t>(</m:t>
              </m:r>
              <m:r>
                <m:rPr>
                  <m:sty m:val="bi"/>
                </m:rPr>
                <m:t>A</m:t>
              </m:r>
              <m:sSub>
                <m:e>
                  <m:acc>
                    <m:accPr>
                      <m:chr m:val="̃"/>
                    </m:accPr>
                    <m:e>
                      <m:r>
                        <m:t>x</m:t>
                      </m:r>
                    </m:e>
                  </m:acc>
                </m:e>
                <m:sub>
                  <m:r>
                    <m:t>0</m:t>
                  </m:r>
                </m:sub>
              </m:sSub>
              <m:r>
                <m:rPr>
                  <m:sty m:val="p"/>
                </m:rPr>
                <m:t>)</m:t>
              </m:r>
              <m:r>
                <m:t>&amp;</m:t>
              </m:r>
              <m:r>
                <m:t>&amp;</m:t>
              </m:r>
              <m:r>
                <m:rPr>
                  <m:nor/>
                  <m:sty m:val="p"/>
                </m:rPr>
                <m:t>(substitute </m:t>
              </m:r>
              <m:acc>
                <m:accPr>
                  <m:chr m:val="̃"/>
                </m:accPr>
                <m:e>
                  <m:r>
                    <m:t>b</m:t>
                  </m:r>
                </m:e>
              </m:acc>
              <m:r>
                <m:rPr>
                  <m:sty m:val="p"/>
                </m:rPr>
                <m:t>=</m:t>
              </m:r>
              <m:r>
                <m:rPr>
                  <m:sty m:val="bi"/>
                </m:rPr>
                <m:t>A</m:t>
              </m:r>
              <m:sSub>
                <m:e>
                  <m:acc>
                    <m:accPr>
                      <m:chr m:val="̃"/>
                    </m:accPr>
                    <m:e>
                      <m:r>
                        <m:t>x</m:t>
                      </m:r>
                    </m:e>
                  </m:acc>
                </m:e>
                <m:sub>
                  <m:r>
                    <m:t>0</m:t>
                  </m:r>
                </m:sub>
              </m:sSub>
              <m:r>
                <m:rPr>
                  <m:nor/>
                  <m:sty m:val="p"/>
                </m:rPr>
                <m:t>)</m:t>
              </m:r>
            </m:e>
            <m:e>
              <m:r>
                <m:t>&amp;</m:t>
              </m:r>
              <m:r>
                <m:rPr>
                  <m:sty m:val="p"/>
                </m:rPr>
                <m:t>=</m:t>
              </m:r>
              <m:r>
                <m:rPr>
                  <m:sty m:val="p"/>
                </m:rPr>
                <m:t>(</m:t>
              </m:r>
              <m:r>
                <m:rPr>
                  <m:sty m:val="bi"/>
                </m:rPr>
                <m:t>A</m:t>
              </m:r>
              <m:r>
                <m:rPr>
                  <m:sty m:val="bi"/>
                </m:rPr>
                <m:t>G</m:t>
              </m:r>
              <m:r>
                <m:rPr>
                  <m:sty m:val="bi"/>
                </m:rPr>
                <m:t>A</m:t>
              </m:r>
              <m:r>
                <m:rPr>
                  <m:sty m:val="p"/>
                </m:rPr>
                <m:t>)</m:t>
              </m:r>
              <m:r>
                <m:t> </m:t>
              </m:r>
              <m:sSub>
                <m:e>
                  <m:acc>
                    <m:accPr>
                      <m:chr m:val="̃"/>
                    </m:accPr>
                    <m:e>
                      <m:r>
                        <m:t>x</m:t>
                      </m:r>
                    </m:e>
                  </m:acc>
                </m:e>
                <m:sub>
                  <m:r>
                    <m:t>0</m:t>
                  </m:r>
                </m:sub>
              </m:sSub>
              <m:r>
                <m:t>&amp;</m:t>
              </m:r>
              <m:r>
                <m:t>&amp;</m:t>
              </m:r>
              <m:r>
                <m:rPr>
                  <m:nor/>
                  <m:sty m:val="p"/>
                </m:rPr>
                <m:t>(</m:t>
              </m:r>
              <m:r>
                <m:rPr>
                  <m:nor/>
                  <m:sty m:val="p"/>
                </m:rPr>
                <m:t>Theorem 8</m:t>
              </m:r>
              <m:r>
                <m:rPr>
                  <m:nor/>
                  <m:sty m:val="p"/>
                </m:rPr>
                <m:t>)</m:t>
              </m:r>
            </m:e>
            <m:e>
              <m:r>
                <m:t>&amp;</m:t>
              </m:r>
              <m:r>
                <m:rPr>
                  <m:sty m:val="p"/>
                </m:rPr>
                <m:t>=</m:t>
              </m:r>
              <m:r>
                <m:rPr>
                  <m:sty m:val="bi"/>
                </m:rPr>
                <m:t>A</m:t>
              </m:r>
              <m:sSub>
                <m:e>
                  <m:acc>
                    <m:accPr>
                      <m:chr m:val="̃"/>
                    </m:accPr>
                    <m:e>
                      <m:r>
                        <m:t>x</m:t>
                      </m:r>
                    </m:e>
                  </m:acc>
                </m:e>
                <m:sub>
                  <m:r>
                    <m:t>0</m:t>
                  </m:r>
                </m:sub>
              </m:sSub>
              <m:r>
                <m:t>&amp;</m:t>
              </m:r>
              <m:r>
                <m:t>&amp;</m:t>
              </m:r>
              <m:r>
                <m:rPr>
                  <m:nor/>
                  <m:sty m:val="p"/>
                </m:rPr>
                <m:t>(</m:t>
              </m:r>
              <m:r>
                <m:rPr>
                  <m:nor/>
                  <m:sty m:val="p"/>
                </m:rPr>
                <m:t>Definition 92</m:t>
              </m:r>
              <m:r>
                <m:rPr>
                  <m:nor/>
                  <m:sty m:val="p"/>
                </m:rPr>
                <m:t>)</m:t>
              </m:r>
            </m:e>
            <m:e>
              <m:r>
                <m:t>&amp;</m:t>
              </m:r>
              <m:r>
                <m:rPr>
                  <m:sty m:val="p"/>
                </m:rPr>
                <m:t>=</m:t>
              </m:r>
              <m:acc>
                <m:accPr>
                  <m:chr m:val="̃"/>
                </m:accPr>
                <m:e>
                  <m:r>
                    <m:t>b</m:t>
                  </m:r>
                </m:e>
              </m:acc>
              <m:r>
                <m:rPr>
                  <m:sty m:val="p"/>
                </m:rPr>
                <m:t>.</m:t>
              </m:r>
              <m:r>
                <m:t>&amp;</m:t>
              </m:r>
              <m:r>
                <m:t>&amp;</m:t>
              </m:r>
              <m:r>
                <m:rPr>
                  <m:nor/>
                  <m:sty m:val="p"/>
                </m:rPr>
                <m:t>(</m:t>
              </m:r>
              <m:sSub>
                <m:e>
                  <m:acc>
                    <m:accPr>
                      <m:chr m:val="̃"/>
                    </m:accPr>
                    <m:e>
                      <m:r>
                        <m:t>x</m:t>
                      </m:r>
                    </m:e>
                  </m:acc>
                </m:e>
                <m:sub>
                  <m:r>
                    <m:t>0</m:t>
                  </m:r>
                </m:sub>
              </m:sSub>
              <m:r>
                <m:rPr>
                  <m:nor/>
                  <m:sty m:val="p"/>
                </m:rPr>
                <m:t> is a solution)</m:t>
              </m:r>
            </m:e>
          </m:eqArr>
        </m:oMath>
      </m:oMathPara>
    </w:p>
    <w:bookmarkStart w:id="522" w:name="exm-generalized-inverse-solves"/>
    <w:p>
      <w:pPr>
        <w:pStyle w:val="FirstParagraph"/>
      </w:pPr>
      <w:r>
        <w:rPr>
          <w:b/>
          <w:bCs/>
        </w:rPr>
        <w:t xml:space="preserve">Example 164 (Solving with a generalized inverse)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its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w:t>
      </w:r>
      <w:hyperlink w:anchor="exm-generalized-inverse">
        <w:r>
          <w:rPr>
            <w:rStyle w:val="Hyperlink"/>
          </w:rPr>
          <w:t xml:space="preserve">Example 162</w:t>
        </w:r>
      </w:hyperlink>
      <w:r>
        <w:t xml:space="preserve">),</w:t>
      </w:r>
      <w:r>
        <w:t xml:space="preserve"> </w:t>
      </w:r>
      <w:r>
        <w:t xml:space="preserve">the system</w:t>
      </w:r>
      <w:r>
        <w:t xml:space="preserve"> </w:t>
      </w:r>
      <m:oMath>
        <m:r>
          <m:rPr>
            <m:sty m:val="bi"/>
          </m:rPr>
          <m:t>A</m:t>
        </m:r>
        <m:acc>
          <m:accPr>
            <m:chr m:val="̃"/>
          </m:accPr>
          <m:e>
            <m:r>
              <m:t>x</m:t>
            </m:r>
          </m:e>
        </m:acc>
        <m:r>
          <m:rPr>
            <m:sty m:val="p"/>
          </m:rPr>
          <m:t>=</m:t>
        </m:r>
        <m:r>
          <m:rPr>
            <m:sty m:val="p"/>
          </m:rPr>
          <m:t>(</m:t>
        </m:r>
        <m:r>
          <m:t>2</m:t>
        </m:r>
        <m:r>
          <m:rPr>
            <m:sty m:val="p"/>
          </m:rPr>
          <m:t>,</m:t>
        </m:r>
        <m:r>
          <m:t>0</m:t>
        </m:r>
        <m:r>
          <m:rPr>
            <m:sty m:val="p"/>
          </m:rPr>
          <m:t>)</m:t>
        </m:r>
      </m:oMath>
      <w:r>
        <w:t xml:space="preserve"> </w:t>
      </w:r>
      <w:r>
        <w:t xml:space="preserve">has the solution</w:t>
      </w:r>
      <w:r>
        <w:t xml:space="preserve"> </w:t>
      </w:r>
      <m:oMath>
        <m:r>
          <m:rPr>
            <m:sty m:val="p"/>
          </m:rPr>
          <m:t>(</m:t>
        </m:r>
        <m:r>
          <m:t>2</m:t>
        </m:r>
        <m:r>
          <m:rPr>
            <m:sty m:val="p"/>
          </m:rPr>
          <m:t>,</m:t>
        </m:r>
        <m:r>
          <m:t>0</m:t>
        </m:r>
        <m:r>
          <m:rPr>
            <m:sty m:val="p"/>
          </m:rPr>
          <m:t>)</m:t>
        </m:r>
      </m:oMath>
      <w:r>
        <w:t xml:space="preserve">,</w:t>
      </w:r>
      <w:r>
        <w:t xml:space="preserve"> </w:t>
      </w:r>
      <w:r>
        <w:t xml:space="preserve">and</w:t>
      </w:r>
      <w:r>
        <w:t xml:space="preserve"> </w:t>
      </w:r>
      <m:oMath>
        <m:r>
          <m:rPr>
            <m:sty m:val="bi"/>
          </m:rPr>
          <m:t>G</m:t>
        </m:r>
        <m:r>
          <m:t> </m:t>
        </m:r>
        <m:r>
          <m:rPr>
            <m:sty m:val="p"/>
          </m:rPr>
          <m:t>(</m:t>
        </m:r>
        <m:r>
          <m:t>2</m:t>
        </m:r>
        <m:r>
          <m:rPr>
            <m:sty m:val="p"/>
          </m:rPr>
          <m:t>,</m:t>
        </m:r>
        <m:r>
          <m:t>0</m:t>
        </m:r>
        <m:r>
          <m:rPr>
            <m:sty m:val="p"/>
          </m:rPr>
          <m:t>)</m:t>
        </m:r>
        <m:r>
          <m:rPr>
            <m:sty m:val="p"/>
          </m:rPr>
          <m:t>=</m:t>
        </m:r>
        <m:r>
          <m:rPr>
            <m:sty m:val="p"/>
          </m:rPr>
          <m:t>(</m:t>
        </m:r>
        <m:r>
          <m:t>2</m:t>
        </m:r>
        <m:r>
          <m:rPr>
            <m:sty m:val="p"/>
          </m:rPr>
          <m:t>,</m:t>
        </m:r>
        <m:r>
          <m:t>14</m:t>
        </m:r>
        <m:r>
          <m:rPr>
            <m:sty m:val="p"/>
          </m:rPr>
          <m:t>)</m:t>
        </m:r>
      </m:oMath>
      <w:r>
        <w:t xml:space="preserve"> </w:t>
      </w:r>
      <w:r>
        <w:t xml:space="preserve">is a solution too:</w:t>
      </w:r>
      <w:r>
        <w:t xml:space="preserve"> </w:t>
      </w:r>
      <m:oMath>
        <m:r>
          <m:rPr>
            <m:sty m:val="bi"/>
          </m:rPr>
          <m:t>A</m:t>
        </m:r>
        <m:r>
          <m:t> </m:t>
        </m:r>
        <m:r>
          <m:rPr>
            <m:sty m:val="p"/>
          </m:rPr>
          <m:t>(</m:t>
        </m:r>
        <m:r>
          <m:t>2</m:t>
        </m:r>
        <m:r>
          <m:rPr>
            <m:sty m:val="p"/>
          </m:rPr>
          <m:t>,</m:t>
        </m:r>
        <m:r>
          <m:t>14</m:t>
        </m:r>
        <m:r>
          <m:rPr>
            <m:sty m:val="p"/>
          </m:rPr>
          <m:t>)</m:t>
        </m:r>
        <m:r>
          <m:rPr>
            <m:sty m:val="p"/>
          </m:rPr>
          <m:t>=</m:t>
        </m:r>
        <m:r>
          <m:rPr>
            <m:sty m:val="p"/>
          </m:rPr>
          <m:t>(</m:t>
        </m:r>
        <m:r>
          <m:t>2</m:t>
        </m:r>
        <m:r>
          <m:rPr>
            <m:sty m:val="p"/>
          </m:rPr>
          <m:t>,</m:t>
        </m:r>
        <m:r>
          <m:t>0</m:t>
        </m:r>
        <m:r>
          <m:rPr>
            <m:sty m:val="p"/>
          </m:rPr>
          <m:t>)</m:t>
        </m:r>
      </m:oMath>
      <w:r>
        <w:t xml:space="preserve">.</w:t>
      </w:r>
      <w:r>
        <w:t xml:space="preserve"> </w:t>
      </w:r>
      <w:r>
        <w:t xml:space="preserve">The system</w:t>
      </w:r>
      <w:r>
        <w:t xml:space="preserve"> </w:t>
      </w:r>
      <m:oMath>
        <m:r>
          <m:rPr>
            <m:sty m:val="bi"/>
          </m:rPr>
          <m:t>A</m:t>
        </m:r>
        <m:acc>
          <m:accPr>
            <m:chr m:val="̃"/>
          </m:accPr>
          <m:e>
            <m:r>
              <m:t>x</m:t>
            </m:r>
          </m:e>
        </m:acc>
        <m:r>
          <m:rPr>
            <m:sty m:val="p"/>
          </m:rPr>
          <m:t>=</m:t>
        </m:r>
        <m:r>
          <m:rPr>
            <m:sty m:val="p"/>
          </m:rPr>
          <m:t>(</m:t>
        </m:r>
        <m:r>
          <m:t>2</m:t>
        </m:r>
        <m:r>
          <m:rPr>
            <m:sty m:val="p"/>
          </m:rPr>
          <m:t>,</m:t>
        </m:r>
        <m:r>
          <m:t>1</m:t>
        </m:r>
        <m:r>
          <m:rPr>
            <m:sty m:val="p"/>
          </m:rPr>
          <m:t>)</m:t>
        </m:r>
      </m:oMath>
      <w:r>
        <w:t xml:space="preserve"> </w:t>
      </w:r>
      <w:r>
        <w:t xml:space="preserve">has no solution,</w:t>
      </w:r>
      <w:r>
        <w:t xml:space="preserve"> </w:t>
      </w:r>
      <w:r>
        <w:t xml:space="preserve">since the second entry of</w:t>
      </w:r>
      <w:r>
        <w:t xml:space="preserve"> </w:t>
      </w:r>
      <m:oMath>
        <m:r>
          <m:rPr>
            <m:sty m:val="bi"/>
          </m:rPr>
          <m:t>A</m:t>
        </m:r>
        <m:acc>
          <m:accPr>
            <m:chr m:val="̃"/>
          </m:accPr>
          <m:e>
            <m:r>
              <m:t>x</m:t>
            </m:r>
          </m:e>
        </m:acc>
      </m:oMath>
      <w:r>
        <w:t xml:space="preserve"> </w:t>
      </w:r>
      <w:r>
        <w:t xml:space="preserve">is always</w:t>
      </w:r>
      <w:r>
        <w:t xml:space="preserve"> </w:t>
      </w:r>
      <m:oMath>
        <m:r>
          <m:t>0</m:t>
        </m:r>
      </m:oMath>
      <w:r>
        <w:t xml:space="preserve">;</w:t>
      </w:r>
      <w:r>
        <w:t xml:space="preserve"> </w:t>
      </w:r>
      <w:r>
        <w:t xml:space="preserve">there</w:t>
      </w:r>
      <w:r>
        <w:t xml:space="preserve"> </w:t>
      </w:r>
      <m:oMath>
        <m:r>
          <m:rPr>
            <m:sty m:val="bi"/>
          </m:rPr>
          <m:t>G</m:t>
        </m:r>
        <m:r>
          <m:t> </m:t>
        </m:r>
        <m:r>
          <m:rPr>
            <m:sty m:val="p"/>
          </m:rPr>
          <m:t>(</m:t>
        </m:r>
        <m:r>
          <m:t>2</m:t>
        </m:r>
        <m:r>
          <m:rPr>
            <m:sty m:val="p"/>
          </m:rPr>
          <m:t>,</m:t>
        </m:r>
        <m:r>
          <m:t>1</m:t>
        </m:r>
        <m:r>
          <m:rPr>
            <m:sty m:val="p"/>
          </m:rPr>
          <m:t>)</m:t>
        </m:r>
        <m:r>
          <m:rPr>
            <m:sty m:val="p"/>
          </m:rPr>
          <m:t>=</m:t>
        </m:r>
        <m:r>
          <m:rPr>
            <m:sty m:val="p"/>
          </m:rPr>
          <m:t>(</m:t>
        </m:r>
        <m:r>
          <m:t>7</m:t>
        </m:r>
        <m:r>
          <m:rPr>
            <m:sty m:val="p"/>
          </m:rPr>
          <m:t>,</m:t>
        </m:r>
        <m:r>
          <m:t>14</m:t>
        </m:r>
        <m:r>
          <m:rPr>
            <m:sty m:val="p"/>
          </m:rPr>
          <m:t>)</m:t>
        </m:r>
      </m:oMath>
      <w:r>
        <w:t xml:space="preserve"> </w:t>
      </w:r>
      <w:r>
        <w:t xml:space="preserve">gives</w:t>
      </w:r>
      <w:r>
        <w:t xml:space="preserve"> </w:t>
      </w:r>
      <m:oMath>
        <m:r>
          <m:rPr>
            <m:sty m:val="bi"/>
          </m:rPr>
          <m:t>A</m:t>
        </m:r>
        <m:r>
          <m:t> </m:t>
        </m:r>
        <m:r>
          <m:rPr>
            <m:sty m:val="p"/>
          </m:rPr>
          <m:t>(</m:t>
        </m:r>
        <m:r>
          <m:t>7</m:t>
        </m:r>
        <m:r>
          <m:rPr>
            <m:sty m:val="p"/>
          </m:rPr>
          <m:t>,</m:t>
        </m:r>
        <m:r>
          <m:t>14</m:t>
        </m:r>
        <m:r>
          <m:rPr>
            <m:sty m:val="p"/>
          </m:rPr>
          <m:t>)</m:t>
        </m:r>
        <m:r>
          <m:rPr>
            <m:sty m:val="p"/>
          </m:rPr>
          <m:t>=</m:t>
        </m:r>
        <m:r>
          <m:rPr>
            <m:sty m:val="p"/>
          </m:rPr>
          <m:t>(</m:t>
        </m:r>
        <m:r>
          <m:t>7</m:t>
        </m:r>
        <m:r>
          <m:rPr>
            <m:sty m:val="p"/>
          </m:rPr>
          <m:t>,</m:t>
        </m:r>
        <m:r>
          <m:t>0</m:t>
        </m:r>
        <m:r>
          <m:rPr>
            <m:sty m:val="p"/>
          </m:rPr>
          <m:t>)</m:t>
        </m:r>
        <m:r>
          <m:rPr>
            <m:sty m:val="p"/>
          </m:rPr>
          <m:t>≠</m:t>
        </m:r>
        <m:r>
          <m:rPr>
            <m:sty m:val="p"/>
          </m:rPr>
          <m:t>(</m:t>
        </m:r>
        <m:r>
          <m:t>2</m:t>
        </m:r>
        <m:r>
          <m:rPr>
            <m:sty m:val="p"/>
          </m:rPr>
          <m:t>,</m:t>
        </m:r>
        <m:r>
          <m:t>1</m:t>
        </m:r>
        <m:r>
          <m:rPr>
            <m:sty m:val="p"/>
          </m:rPr>
          <m:t>)</m:t>
        </m:r>
      </m:oMath>
      <w:r>
        <w:t xml:space="preserve">.</w:t>
      </w:r>
    </w:p>
    <w:bookmarkEnd w:id="522"/>
    <w:bookmarkStart w:id="523" w:name="def-moore-penrose"/>
    <w:p>
      <w:pPr>
        <w:pStyle w:val="BodyText"/>
      </w:pPr>
      <w:r>
        <w:rPr>
          <w:b/>
          <w:bCs/>
        </w:rPr>
        <w:t xml:space="preserve">Definition 93 (Moore-Penrose inverse)</w:t>
      </w:r>
      <w:r>
        <w:t xml:space="preserve"> </w:t>
      </w:r>
      <w:r>
        <w:t xml:space="preserve">A</w:t>
      </w:r>
      <w:r>
        <w:t xml:space="preserve"> </w:t>
      </w:r>
      <w:r>
        <w:rPr>
          <w:b/>
          <w:bCs/>
        </w:rPr>
        <w:t xml:space="preserve">Moore-Penrose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satisfying all four conditions</w:t>
      </w:r>
    </w:p>
    <w:p>
      <w:pPr>
        <w:pStyle w:val="Compact"/>
        <w:numPr>
          <w:ilvl w:val="0"/>
          <w:numId w:val="1083"/>
        </w:numPr>
      </w:pPr>
      <m:oMath>
        <m:r>
          <m:rPr>
            <m:sty m:val="bi"/>
          </m:rPr>
          <m:t>A</m:t>
        </m:r>
        <m:r>
          <m:rPr>
            <m:sty m:val="bi"/>
          </m:rPr>
          <m:t>G</m:t>
        </m:r>
        <m:r>
          <m:rPr>
            <m:sty m:val="bi"/>
          </m:rPr>
          <m:t>A</m:t>
        </m:r>
        <m:r>
          <m:rPr>
            <m:sty m:val="p"/>
          </m:rPr>
          <m:t>=</m:t>
        </m:r>
        <m:r>
          <m:rPr>
            <m:sty m:val="bi"/>
          </m:rPr>
          <m:t>A</m:t>
        </m:r>
      </m:oMath>
      <w:r>
        <w:t xml:space="preserve">;</w:t>
      </w:r>
    </w:p>
    <w:p>
      <w:pPr>
        <w:pStyle w:val="Compact"/>
        <w:numPr>
          <w:ilvl w:val="0"/>
          <w:numId w:val="1083"/>
        </w:numPr>
      </w:pPr>
      <m:oMath>
        <m:r>
          <m:rPr>
            <m:sty m:val="bi"/>
          </m:rPr>
          <m:t>G</m:t>
        </m:r>
        <m:r>
          <m:rPr>
            <m:sty m:val="bi"/>
          </m:rPr>
          <m:t>A</m:t>
        </m:r>
        <m:r>
          <m:rPr>
            <m:sty m:val="bi"/>
          </m:rPr>
          <m:t>G</m:t>
        </m:r>
        <m:r>
          <m:rPr>
            <m:sty m:val="p"/>
          </m:rPr>
          <m:t>=</m:t>
        </m:r>
        <m:r>
          <m:rPr>
            <m:sty m:val="bi"/>
          </m:rPr>
          <m:t>G</m:t>
        </m:r>
      </m:oMath>
      <w:r>
        <w:t xml:space="preserve">;</w:t>
      </w:r>
    </w:p>
    <w:p>
      <w:pPr>
        <w:pStyle w:val="Compact"/>
        <w:numPr>
          <w:ilvl w:val="0"/>
          <w:numId w:val="1083"/>
        </w:numPr>
      </w:pPr>
      <m:oMath>
        <m:sSup>
          <m:e>
            <m:r>
              <m:rPr>
                <m:sty m:val="p"/>
              </m:rPr>
              <m:t>(</m:t>
            </m:r>
            <m:r>
              <m:rPr>
                <m:sty m:val="bi"/>
              </m:rPr>
              <m:t>A</m:t>
            </m:r>
            <m:r>
              <m:rPr>
                <m:sty m:val="bi"/>
              </m:rPr>
              <m:t>G</m:t>
            </m:r>
            <m:r>
              <m:rPr>
                <m:sty m:val="p"/>
              </m:rPr>
              <m:t>)</m:t>
            </m:r>
          </m:e>
          <m:sup>
            <m:r>
              <m:rPr>
                <m:sty m:val="p"/>
              </m:rPr>
              <m:t>⊤</m:t>
            </m:r>
          </m:sup>
        </m:sSup>
        <m:r>
          <m:rPr>
            <m:sty m:val="p"/>
          </m:rPr>
          <m:t>=</m:t>
        </m:r>
        <m:r>
          <m:rPr>
            <m:sty m:val="bi"/>
          </m:rPr>
          <m:t>A</m:t>
        </m:r>
        <m:r>
          <m:rPr>
            <m:sty m:val="bi"/>
          </m:rPr>
          <m:t>G</m:t>
        </m:r>
      </m:oMath>
      <w:r>
        <w:t xml:space="preserve">;</w:t>
      </w:r>
    </w:p>
    <w:p>
      <w:pPr>
        <w:pStyle w:val="Compact"/>
        <w:numPr>
          <w:ilvl w:val="0"/>
          <w:numId w:val="1083"/>
        </w:numPr>
      </w:pPr>
      <m:oMath>
        <m:sSup>
          <m:e>
            <m:r>
              <m:rPr>
                <m:sty m:val="p"/>
              </m:rPr>
              <m:t>(</m:t>
            </m:r>
            <m:r>
              <m:rPr>
                <m:sty m:val="bi"/>
              </m:rPr>
              <m:t>G</m:t>
            </m:r>
            <m:r>
              <m:rPr>
                <m:sty m:val="bi"/>
              </m:rPr>
              <m:t>A</m:t>
            </m:r>
            <m:r>
              <m:rPr>
                <m:sty m:val="p"/>
              </m:rPr>
              <m:t>)</m:t>
            </m:r>
          </m:e>
          <m:sup>
            <m:r>
              <m:rPr>
                <m:sty m:val="p"/>
              </m:rPr>
              <m:t>⊤</m:t>
            </m:r>
          </m:sup>
        </m:sSup>
        <m:r>
          <m:rPr>
            <m:sty m:val="p"/>
          </m:rPr>
          <m:t>=</m:t>
        </m:r>
        <m:r>
          <m:rPr>
            <m:sty m:val="bi"/>
          </m:rPr>
          <m:t>G</m:t>
        </m:r>
        <m:r>
          <m:rPr>
            <m:sty m:val="bi"/>
          </m:rPr>
          <m:t>A</m:t>
        </m:r>
      </m:oMath>
      <w:r>
        <w:t xml:space="preserve">.</w:t>
      </w:r>
    </w:p>
    <w:bookmarkEnd w:id="523"/>
    <w:bookmarkStart w:id="524" w:name="exm-moore-penrose"/>
    <w:p>
      <w:pPr>
        <w:pStyle w:val="FirstParagraph"/>
      </w:pPr>
      <w:r>
        <w:rPr>
          <w:b/>
          <w:bCs/>
        </w:rPr>
        <w:t xml:space="preserve">Example 165 (Checking the four conditions)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satisfies all four:</w:t>
      </w:r>
    </w:p>
    <w:p>
      <w:pPr>
        <w:pStyle w:val="BodyText"/>
      </w:pPr>
      <m:oMathPara>
        <m:oMathParaPr>
          <m:jc m:val="center"/>
        </m:oMathParaPr>
        <m:oMath>
          <m:eqArr>
            <m:e>
              <m:r>
                <m:rPr>
                  <m:sty m:val="bi"/>
                </m:rPr>
                <m:t>A</m:t>
              </m:r>
              <m:r>
                <m:rPr>
                  <m:sty m:val="bi"/>
                </m:rPr>
                <m:t>G</m:t>
              </m:r>
              <m:r>
                <m:t>&amp;</m:t>
              </m:r>
              <m:r>
                <m:rPr>
                  <m:sty m:val="p"/>
                </m:rPr>
                <m:t>=</m:t>
              </m:r>
              <m:r>
                <m:rPr>
                  <m:sty m:val="bi"/>
                </m:rPr>
                <m:t>G</m:t>
              </m:r>
              <m:r>
                <m:rPr>
                  <m:sty m:val="bi"/>
                </m:rPr>
                <m:t>A</m:t>
              </m:r>
            </m:e>
            <m:e>
              <m:r>
                <m:t>&amp;</m:t>
              </m:r>
              <m:r>
                <m:rPr>
                  <m:sty m:val="p"/>
                </m:rPr>
                <m:t>=</m:t>
              </m:r>
              <m:r>
                <m:rPr>
                  <m:sty m:val="bi"/>
                </m:rPr>
                <m:t>A</m:t>
              </m:r>
            </m:e>
          </m:eqArr>
        </m:oMath>
      </m:oMathPara>
    </w:p>
    <w:p>
      <w:pPr>
        <w:pStyle w:val="FirstParagraph"/>
      </w:pPr>
      <w:r>
        <w:t xml:space="preserve">and</w:t>
      </w:r>
      <w:r>
        <w:t xml:space="preserve"> </w:t>
      </w:r>
      <m:oMath>
        <m:sSup>
          <m:e>
            <m:r>
              <m:rPr>
                <m:sty m:val="bi"/>
              </m:rPr>
              <m:t>A</m:t>
            </m:r>
          </m:e>
          <m:sup>
            <m:r>
              <m:t>2</m:t>
            </m:r>
          </m:sup>
        </m:sSup>
        <m:r>
          <m:rPr>
            <m:sty m:val="p"/>
          </m:rPr>
          <m:t>=</m:t>
        </m:r>
        <m:r>
          <m:rPr>
            <m:sty m:val="bi"/>
          </m:rPr>
          <m:t>A</m:t>
        </m:r>
      </m:oMath>
      <w:r>
        <w:t xml:space="preserve">,</w:t>
      </w:r>
      <w:r>
        <w:t xml:space="preserve"> </w:t>
      </w:r>
      <w:r>
        <w:t xml:space="preserve">so conditions 1 and 2 read</w:t>
      </w:r>
      <w:r>
        <w:t xml:space="preserve"> </w:t>
      </w:r>
      <m:oMath>
        <m:r>
          <m:rPr>
            <m:sty m:val="bi"/>
          </m:rPr>
          <m:t>A</m:t>
        </m:r>
        <m:r>
          <m:rPr>
            <m:sty m:val="p"/>
          </m:rPr>
          <m:t>=</m:t>
        </m:r>
        <m:r>
          <m:rPr>
            <m:sty m:val="bi"/>
          </m:rPr>
          <m:t>A</m:t>
        </m:r>
      </m:oMath>
      <w:r>
        <w:t xml:space="preserve">,</w:t>
      </w:r>
      <w:r>
        <w:t xml:space="preserve"> </w:t>
      </w:r>
      <w:r>
        <w:t xml:space="preserve">and conditions 3 and 4 hold because</w:t>
      </w:r>
      <w:r>
        <w:t xml:space="preserve"> </w:t>
      </w:r>
      <m:oMath>
        <m:r>
          <m:rPr>
            <m:sty m:val="bi"/>
          </m:rPr>
          <m:t>A</m:t>
        </m:r>
      </m:oMath>
      <w:r>
        <w:t xml:space="preserve"> </w:t>
      </w:r>
      <w:r>
        <w:t xml:space="preserve">is symmetric.</w:t>
      </w:r>
    </w:p>
    <w:p>
      <w:pPr>
        <w:pStyle w:val="BodyText"/>
      </w:pPr>
      <w:r>
        <w:t xml:space="preserve">The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m:oMath>
        <m:r>
          <m:rPr>
            <m:sty m:val="bi"/>
          </m:rPr>
          <m:t>A</m:t>
        </m:r>
      </m:oMath>
      <w:r>
        <w:t xml:space="preserve"> </w:t>
      </w:r>
      <w:r>
        <w:t xml:space="preserve">(</w:t>
      </w:r>
      <w:hyperlink w:anchor="exm-generalized-inverse">
        <w:r>
          <w:rPr>
            <w:rStyle w:val="Hyperlink"/>
          </w:rPr>
          <w:t xml:space="preserve">Example 162</w:t>
        </w:r>
      </w:hyperlink>
      <w:r>
        <w:t xml:space="preserve">) is not a Moore-Penrose inverse:</w:t>
      </w:r>
      <w:r>
        <w:t xml:space="preserve"> </w:t>
      </w:r>
      <m:oMath>
        <m:r>
          <m:rPr>
            <m:sty m:val="bi"/>
          </m:rPr>
          <m:t>A</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w:t>
      </w:r>
      <w:r>
        <w:t xml:space="preserve"> </w:t>
      </w:r>
      <w:r>
        <w:t xml:space="preserve">which is not symmetric, so condition 3 fails.</w:t>
      </w:r>
    </w:p>
    <w:bookmarkEnd w:id="524"/>
    <w:bookmarkStart w:id="525" w:name="thm-moore-penrose-generalized-inverse"/>
    <w:p>
      <w:pPr>
        <w:pStyle w:val="BodyText"/>
      </w:pPr>
      <w:r>
        <w:rPr>
          <w:b/>
          <w:bCs/>
        </w:rPr>
        <w:t xml:space="preserve">Theorem 90 (A Moore-Penrose inverse is a generalized inverse)</w:t>
      </w:r>
      <w:r>
        <w:t xml:space="preserve"> </w:t>
      </w:r>
      <w:r>
        <w:t xml:space="preserve">If</w:t>
      </w:r>
      <w:r>
        <w:t xml:space="preserve"> </w:t>
      </w:r>
      <m:oMath>
        <m:r>
          <m:rPr>
            <m:sty m:val="bi"/>
          </m:rPr>
          <m:t>G</m:t>
        </m:r>
      </m:oMath>
      <w:r>
        <w:t xml:space="preserve"> </w:t>
      </w:r>
      <w:r>
        <w:t xml:space="preserve">is a Moore-Penrose inverse 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93</w:t>
        </w:r>
      </w:hyperlink>
      <w:r>
        <w:t xml:space="preserve">),</w:t>
      </w:r>
      <w:r>
        <w:t xml:space="preserve"> </w:t>
      </w:r>
      <w:r>
        <w:t xml:space="preserve">then</w:t>
      </w:r>
      <w:r>
        <w:t xml:space="preserve"> </w:t>
      </w:r>
      <m:oMath>
        <m:r>
          <m:rPr>
            <m:sty m:val="bi"/>
          </m:rPr>
          <m:t>G</m:t>
        </m:r>
      </m:oMath>
      <w:r>
        <w:t xml:space="preserve"> </w:t>
      </w:r>
      <w:r>
        <w:t xml:space="preserve">is a generalized inverse of</w:t>
      </w:r>
      <w:r>
        <w:t xml:space="preserve"> </w:t>
      </w:r>
      <m:oMath>
        <m:r>
          <m:rPr>
            <m:sty m:val="bi"/>
          </m:rPr>
          <m:t>A</m:t>
        </m:r>
      </m:oMath>
      <w:r>
        <w:t xml:space="preserve"> </w:t>
      </w:r>
      <w:r>
        <w:t xml:space="preserve">(</w:t>
      </w:r>
      <w:hyperlink w:anchor="def-generalized-inverse">
        <w:r>
          <w:rPr>
            <w:rStyle w:val="Hyperlink"/>
          </w:rPr>
          <w:t xml:space="preserve">Definition 92</w:t>
        </w:r>
      </w:hyperlink>
      <w:r>
        <w:t xml:space="preserve">).</w:t>
      </w:r>
    </w:p>
    <w:bookmarkEnd w:id="525"/>
    <w:p>
      <w:pPr>
        <w:pStyle w:val="BodyText"/>
      </w:pPr>
      <w:r>
        <w:rPr>
          <w:i/>
          <w:iCs/>
        </w:rPr>
        <w:t xml:space="preserve">Proof</w:t>
      </w:r>
      <w:r>
        <w:t xml:space="preserve">. </w:t>
      </w:r>
      <w:r>
        <w:t xml:space="preserve">A generalized inverse of</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with</w:t>
      </w:r>
      <w:r>
        <w:t xml:space="preserve"> </w:t>
      </w:r>
      <m:oMath>
        <m:r>
          <m:rPr>
            <m:sty m:val="bi"/>
          </m:rPr>
          <m:t>A</m:t>
        </m:r>
        <m:r>
          <m:rPr>
            <m:sty m:val="bi"/>
          </m:rPr>
          <m:t>G</m:t>
        </m:r>
        <m:r>
          <m:rPr>
            <m:sty m:val="bi"/>
          </m:rPr>
          <m:t>A</m:t>
        </m:r>
        <m:r>
          <m:rPr>
            <m:sty m:val="p"/>
          </m:rPr>
          <m:t>=</m:t>
        </m:r>
        <m:r>
          <m:rPr>
            <m:sty m:val="bi"/>
          </m:rPr>
          <m:t>A</m:t>
        </m:r>
      </m:oMath>
      <w:r>
        <w:t xml:space="preserve">.</w:t>
      </w:r>
      <w:r>
        <w:t xml:space="preserve"> </w:t>
      </w:r>
      <w:r>
        <w:t xml:space="preserve">A Moore-Penrose inverse is an</w:t>
      </w:r>
      <w:r>
        <w:t xml:space="preserve"> </w:t>
      </w:r>
      <m:oMath>
        <m:r>
          <m:t>n</m:t>
        </m:r>
        <m:r>
          <m:rPr>
            <m:sty m:val="p"/>
          </m:rPr>
          <m:t>×</m:t>
        </m:r>
        <m:r>
          <m:t>m</m:t>
        </m:r>
      </m:oMath>
      <w:r>
        <w:t xml:space="preserve"> </w:t>
      </w:r>
      <w:r>
        <w:t xml:space="preserve">matrix, and condition 1 of</w:t>
      </w:r>
      <w:r>
        <w:t xml:space="preserve"> </w:t>
      </w:r>
      <w:hyperlink w:anchor="def-moore-penrose">
        <w:r>
          <w:rPr>
            <w:rStyle w:val="Hyperlink"/>
          </w:rPr>
          <w:t xml:space="preserve">Definition 93</w:t>
        </w:r>
      </w:hyperlink>
      <w:r>
        <w:t xml:space="preserve"> </w:t>
      </w:r>
      <w:r>
        <w:t xml:space="preserve">is</w:t>
      </w:r>
      <w:r>
        <w:t xml:space="preserve"> </w:t>
      </w:r>
      <m:oMath>
        <m:r>
          <m:rPr>
            <m:sty m:val="bi"/>
          </m:rPr>
          <m:t>A</m:t>
        </m:r>
        <m:r>
          <m:rPr>
            <m:sty m:val="bi"/>
          </m:rPr>
          <m:t>G</m:t>
        </m:r>
        <m:r>
          <m:rPr>
            <m:sty m:val="bi"/>
          </m:rPr>
          <m:t>A</m:t>
        </m:r>
        <m:r>
          <m:rPr>
            <m:sty m:val="p"/>
          </m:rPr>
          <m:t>=</m:t>
        </m:r>
        <m:r>
          <m:rPr>
            <m:sty m:val="bi"/>
          </m:rPr>
          <m:t>A</m:t>
        </m:r>
      </m:oMath>
      <w:r>
        <w:t xml:space="preserve">.</w:t>
      </w:r>
    </w:p>
    <w:bookmarkStart w:id="526" w:name="exm-moore-penrose-generalized-inverse"/>
    <w:p>
      <w:pPr>
        <w:pStyle w:val="BodyText"/>
      </w:pPr>
      <w:r>
        <w:rPr>
          <w:b/>
          <w:bCs/>
        </w:rPr>
        <w:t xml:space="preserve">Example 166 (The Moore-Penrose inverse of a rank-one matrix)</w:t>
      </w:r>
      <w:r>
        <w:t xml:space="preserve"> </w:t>
      </w:r>
      <w:r>
        <w:t xml:space="preserve">The</w:t>
      </w:r>
      <w:r>
        <w:t xml:space="preserve"> </w:t>
      </w:r>
      <m:oMath>
        <m:r>
          <m:t>3</m:t>
        </m:r>
        <m:r>
          <m:rPr>
            <m:sty m:val="p"/>
          </m:rPr>
          <m:t>×</m:t>
        </m:r>
        <m:r>
          <m:t>2</m:t>
        </m:r>
      </m:oMath>
      <w:r>
        <w:t xml:space="preserve"> </w:t>
      </w:r>
      <w:r>
        <w:t xml:space="preserve">matrix</w:t>
      </w:r>
      <w:r>
        <w:t xml:space="preserve"> </w:t>
      </w:r>
      <m:oMath>
        <m:r>
          <m:rPr>
            <m:sty m:val="bi"/>
          </m:rPr>
          <m:t>A</m:t>
        </m:r>
      </m:oMath>
      <w:r>
        <w:t xml:space="preserve"> </w:t>
      </w:r>
      <w:r>
        <w:t xml:space="preserve">below has rank</w:t>
      </w:r>
      <w:r>
        <w:t xml:space="preserve"> </w:t>
      </w:r>
      <m:oMath>
        <m:r>
          <m:t>1</m:t>
        </m:r>
      </m:oMath>
      <w:r>
        <w:t xml:space="preserve">, because its second column is twice its first,</w:t>
      </w:r>
      <w:r>
        <w:t xml:space="preserve"> </w:t>
      </w:r>
      <w:r>
        <w:t xml:space="preserve">so it has no ordinary inverse.</w:t>
      </w:r>
      <w:r>
        <w:t xml:space="preserve"> </w:t>
      </w:r>
      <w:r>
        <w:t xml:space="preserve">The function</w:t>
      </w:r>
      <w:r>
        <w:t xml:space="preserve"> </w:t>
      </w:r>
      <w:r>
        <w:rPr>
          <w:rStyle w:val="VerbatimChar"/>
        </w:rPr>
        <w:t xml:space="preserve">MASS::ginv()</w:t>
      </w:r>
      <w:r>
        <w:t xml:space="preserve"> </w:t>
      </w:r>
      <w:r>
        <w:t xml:space="preserve">computes its Moore-Penrose inverse</w:t>
      </w:r>
      <w:r>
        <w:t xml:space="preserve"> </w:t>
      </w:r>
      <m:oMath>
        <m:r>
          <m:rPr>
            <m:sty m:val="bi"/>
          </m:rPr>
          <m:t>G</m:t>
        </m:r>
      </m:oMath>
      <w:r>
        <w:t xml:space="preserve">.</w:t>
      </w:r>
      <w:r>
        <w:t xml:space="preserve"> </w:t>
      </w:r>
      <w:r>
        <w:t xml:space="preserve">The code checks the four conditions of</w:t>
      </w:r>
      <w:r>
        <w:t xml:space="preserve"> </w:t>
      </w:r>
      <w:hyperlink w:anchor="def-moore-penrose">
        <w:r>
          <w:rPr>
            <w:rStyle w:val="Hyperlink"/>
          </w:rPr>
          <w:t xml:space="preserve">Definition 93</w:t>
        </w:r>
      </w:hyperlink>
      <w:r>
        <w:t xml:space="preserve">,</w:t>
      </w:r>
      <w:r>
        <w:t xml:space="preserve"> </w:t>
      </w:r>
      <w:r>
        <w:t xml:space="preserve">of which the first is the equation that makes</w:t>
      </w:r>
      <w:r>
        <w:t xml:space="preserve"> </w:t>
      </w:r>
      <m:oMath>
        <m:r>
          <m:rPr>
            <m:sty m:val="bi"/>
          </m:rPr>
          <m:t>G</m:t>
        </m:r>
      </m:oMath>
      <w:r>
        <w:t xml:space="preserve"> </w:t>
      </w:r>
      <w:r>
        <w:t xml:space="preserve">a generalized inverse.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cbind</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6</w:t>
      </w:r>
      <w:r>
        <w:rPr>
          <w:rStyle w:val="NormalTok"/>
        </w:rPr>
        <w:t xml:space="preserve">))</w:t>
      </w:r>
      <w:r>
        <w:br/>
      </w:r>
      <w:r>
        <w:rPr>
          <w:rStyle w:val="NormalTok"/>
        </w:rPr>
        <w:t xml:space="preserve">G </w:t>
      </w:r>
      <w:r>
        <w:rPr>
          <w:rStyle w:val="OtherTok"/>
        </w:rPr>
        <w:t xml:space="preserve">&lt;-</w:t>
      </w:r>
      <w:r>
        <w:rPr>
          <w:rStyle w:val="NormalTok"/>
        </w:rPr>
        <w:t xml:space="preserve"> MASS</w:t>
      </w:r>
      <w:r>
        <w:rPr>
          <w:rStyle w:val="SpecialCharTok"/>
        </w:rPr>
        <w:t xml:space="preserve">::</w:t>
      </w:r>
      <w:r>
        <w:rPr>
          <w:rStyle w:val="FunctionTok"/>
        </w:rPr>
        <w:t xml:space="preserve">ginv</w:t>
      </w:r>
      <w:r>
        <w:rPr>
          <w:rStyle w:val="NormalTok"/>
        </w:rPr>
        <w:t xml:space="preserve">(A)</w:t>
      </w:r>
      <w:r>
        <w:br/>
      </w:r>
      <w:r>
        <w:rPr>
          <w:rStyle w:val="NormalTok"/>
        </w:rPr>
        <w:t xml:space="preserve">conditions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"1: AGA = A"</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SpecialCharTok"/>
        </w:rPr>
        <w:t xml:space="preserve">%*%</w:t>
      </w:r>
      <w:r>
        <w:rPr>
          <w:rStyle w:val="NormalTok"/>
        </w:rPr>
        <w:t xml:space="preserve"> A, A)),</w:t>
      </w:r>
      <w:r>
        <w:br/>
      </w:r>
      <w:r>
        <w:rPr>
          <w:rStyle w:val="NormalTok"/>
        </w:rPr>
        <w:t xml:space="preserve">  </w:t>
      </w:r>
      <w:r>
        <w:rPr>
          <w:rStyle w:val="StringTok"/>
        </w:rPr>
        <w:t xml:space="preserve">"2: GAG = G"</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SpecialCharTok"/>
        </w:rPr>
        <w:t xml:space="preserve">%*%</w:t>
      </w:r>
      <w:r>
        <w:rPr>
          <w:rStyle w:val="NormalTok"/>
        </w:rPr>
        <w:t xml:space="preserve"> G, G)),</w:t>
      </w:r>
      <w:r>
        <w:br/>
      </w:r>
      <w:r>
        <w:rPr>
          <w:rStyle w:val="NormalTok"/>
        </w:rPr>
        <w:t xml:space="preserve">  </w:t>
      </w:r>
      <w:r>
        <w:rPr>
          <w:rStyle w:val="StringTok"/>
        </w:rPr>
        <w:t xml:space="preserve">"3: AG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FunctionTok"/>
        </w:rPr>
        <w:t xml:space="preserve">t</w:t>
      </w:r>
      <w:r>
        <w:rPr>
          <w:rStyle w:val="NormalTok"/>
        </w:rPr>
        <w:t xml:space="preserve">(A </w:t>
      </w:r>
      <w:r>
        <w:rPr>
          <w:rStyle w:val="SpecialCharTok"/>
        </w:rPr>
        <w:t xml:space="preserve">%*%</w:t>
      </w:r>
      <w:r>
        <w:rPr>
          <w:rStyle w:val="NormalTok"/>
        </w:rPr>
        <w:t xml:space="preserve"> G))),</w:t>
      </w:r>
      <w:r>
        <w:br/>
      </w:r>
      <w:r>
        <w:rPr>
          <w:rStyle w:val="NormalTok"/>
        </w:rPr>
        <w:t xml:space="preserve">  </w:t>
      </w:r>
      <w:r>
        <w:rPr>
          <w:rStyle w:val="StringTok"/>
        </w:rPr>
        <w:t xml:space="preserve">"4: GA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FunctionTok"/>
        </w:rPr>
        <w:t xml:space="preserve">t</w:t>
      </w:r>
      <w:r>
        <w:rPr>
          <w:rStyle w:val="NormalTok"/>
        </w:rPr>
        <w:t xml:space="preserve">(G </w:t>
      </w:r>
      <w:r>
        <w:rPr>
          <w:rStyle w:val="SpecialCharTok"/>
        </w:rPr>
        <w:t xml:space="preserve">%*%</w:t>
      </w:r>
      <w:r>
        <w:rPr>
          <w:rStyle w:val="NormalTok"/>
        </w:rPr>
        <w:t xml:space="preserve"> A)))</w:t>
      </w:r>
      <w:r>
        <w:br/>
      </w:r>
      <w:r>
        <w:rPr>
          <w:rStyle w:val="NormalTok"/>
        </w:rPr>
        <w:t xml:space="preserve">)</w:t>
      </w:r>
      <w:r>
        <w:br/>
      </w:r>
      <w:r>
        <w:rPr>
          <w:rStyle w:val="NormalTok"/>
        </w:rPr>
        <w:t xml:space="preserve">conditions</w:t>
      </w:r>
      <w:r>
        <w:br/>
      </w:r>
      <w:r>
        <w:rPr>
          <w:rStyle w:val="CommentTok"/>
        </w:rPr>
        <w:t xml:space="preserve">#&gt;      1: AGA = A      2: GAG = G 3: AG symmetric 4: GA symmetric </w:t>
      </w:r>
      <w:r>
        <w:br/>
      </w:r>
      <w:r>
        <w:rPr>
          <w:rStyle w:val="CommentTok"/>
        </w:rPr>
        <w:t xml:space="preserve">#&gt;            TRUE            TRUE            TRUE            TRUE</w:t>
      </w:r>
      <w:r>
        <w:br/>
      </w:r>
      <w:r>
        <w:rPr>
          <w:rStyle w:val="FunctionTok"/>
        </w:rPr>
        <w:t xml:space="preserve">round</w:t>
      </w:r>
      <w:r>
        <w:rPr>
          <w:rStyle w:val="NormalTok"/>
        </w:rPr>
        <w:t xml:space="preserve">(G, </w:t>
      </w:r>
      <w:r>
        <w:rPr>
          <w:rStyle w:val="DecValTok"/>
        </w:rPr>
        <w:t xml:space="preserve">4</w:t>
      </w:r>
      <w:r>
        <w:rPr>
          <w:rStyle w:val="NormalTok"/>
        </w:rPr>
        <w:t xml:space="preserve">)</w:t>
      </w:r>
      <w:r>
        <w:br/>
      </w:r>
      <w:r>
        <w:rPr>
          <w:rStyle w:val="CommentTok"/>
        </w:rPr>
        <w:t xml:space="preserve">#&gt;        [,1]   [,2]   [,3]</w:t>
      </w:r>
      <w:r>
        <w:br/>
      </w:r>
      <w:r>
        <w:rPr>
          <w:rStyle w:val="CommentTok"/>
        </w:rPr>
        <w:t xml:space="preserve">#&gt; [1,] 0.0143 0.0286 0.0429</w:t>
      </w:r>
      <w:r>
        <w:br/>
      </w:r>
      <w:r>
        <w:rPr>
          <w:rStyle w:val="CommentTok"/>
        </w:rPr>
        <w:t xml:space="preserve">#&gt; [2,] 0.0286 0.0571 0.0857</w:t>
      </w:r>
    </w:p>
    <w:p>
      <w:pPr>
        <w:pStyle w:val="FirstParagraph"/>
      </w:pPr>
      <w:r>
        <w:t xml:space="preserve">All 4 of 4 conditions hold,</w:t>
      </w:r>
      <w:r>
        <w:t xml:space="preserve"> </w:t>
      </w:r>
      <w:r>
        <w:t xml:space="preserve">so</w:t>
      </w:r>
      <w:r>
        <w:t xml:space="preserve"> </w:t>
      </w:r>
      <m:oMath>
        <m:r>
          <m:rPr>
            <m:sty m:val="bi"/>
          </m:rPr>
          <m:t>G</m:t>
        </m:r>
      </m:oMath>
      <w:r>
        <w:t xml:space="preserve"> </w:t>
      </w:r>
      <w:r>
        <w:t xml:space="preserve">is a Moore-Penrose inverse of</w:t>
      </w:r>
      <w:r>
        <w:t xml:space="preserve"> </w:t>
      </w:r>
      <m:oMath>
        <m:r>
          <m:rPr>
            <m:sty m:val="bi"/>
          </m:rPr>
          <m:t>A</m:t>
        </m:r>
      </m:oMath>
      <w:r>
        <w:t xml:space="preserve">.</w:t>
      </w:r>
      <w:r>
        <w:t xml:space="preserve"> </w:t>
      </w:r>
      <w:r>
        <w:t xml:space="preserve">By</w:t>
      </w:r>
      <w:r>
        <w:t xml:space="preserve"> </w:t>
      </w:r>
      <w:hyperlink w:anchor="thm-moore-penrose-generalized-inverse">
        <w:r>
          <w:rPr>
            <w:rStyle w:val="Hyperlink"/>
          </w:rPr>
          <w:t xml:space="preserve">Theorem 90</w:t>
        </w:r>
      </w:hyperlink>
      <w:r>
        <w:t xml:space="preserve"> </w:t>
      </w:r>
      <w:r>
        <w:t xml:space="preserve">it is also a generalized inverse,</w:t>
      </w:r>
      <w:r>
        <w:t xml:space="preserve"> </w:t>
      </w:r>
      <w:r>
        <w:t xml:space="preserve">which is condition 1:</w:t>
      </w:r>
      <w:r>
        <w:t xml:space="preserve"> </w:t>
      </w:r>
      <m:oMath>
        <m:r>
          <m:rPr>
            <m:sty m:val="bi"/>
          </m:rPr>
          <m:t>A</m:t>
        </m:r>
        <m:r>
          <m:rPr>
            <m:sty m:val="bi"/>
          </m:rPr>
          <m:t>G</m:t>
        </m:r>
        <m:r>
          <m:rPr>
            <m:sty m:val="bi"/>
          </m:rPr>
          <m:t>A</m:t>
        </m:r>
        <m:r>
          <m:rPr>
            <m:sty m:val="p"/>
          </m:rPr>
          <m:t>=</m:t>
        </m:r>
        <m:r>
          <m:rPr>
            <m:sty m:val="bi"/>
          </m:rPr>
          <m:t>A</m:t>
        </m:r>
      </m:oMath>
      <w:r>
        <w:t xml:space="preserve"> </w:t>
      </w:r>
      <w:r>
        <w:t xml:space="preserve">up to rounding error.</w:t>
      </w:r>
    </w:p>
    <w:bookmarkEnd w:id="526"/>
    <w:bookmarkStart w:id="527" w:name="thm-moore-penrose-unique"/>
    <w:p>
      <w:pPr>
        <w:pStyle w:val="BodyText"/>
      </w:pPr>
      <w:r>
        <w:rPr>
          <w:b/>
          <w:bCs/>
        </w:rPr>
        <w:t xml:space="preserve">Theorem 91 (A matrix has at most one Moore-Penrose inverse)</w:t>
      </w:r>
      <w:r>
        <w:t xml:space="preserve"> </w:t>
      </w:r>
      <w:r>
        <w:t xml:space="preserve">If</w:t>
      </w:r>
      <w:r>
        <w:t xml:space="preserve"> </w:t>
      </w:r>
      <m:oMath>
        <m:sSub>
          <m:e>
            <m:r>
              <m:rPr>
                <m:sty m:val="bi"/>
              </m:rPr>
              <m:t>G</m:t>
            </m:r>
          </m:e>
          <m:sub>
            <m:r>
              <m:t>1</m:t>
            </m:r>
          </m:sub>
        </m:sSub>
      </m:oMath>
      <w:r>
        <w:t xml:space="preserve"> </w:t>
      </w:r>
      <w:r>
        <w:t xml:space="preserve">and</w:t>
      </w:r>
      <w:r>
        <w:t xml:space="preserve"> </w:t>
      </w:r>
      <m:oMath>
        <m:sSub>
          <m:e>
            <m:r>
              <m:rPr>
                <m:sty m:val="bi"/>
              </m:rPr>
              <m:t>G</m:t>
            </m:r>
          </m:e>
          <m:sub>
            <m:r>
              <m:t>2</m:t>
            </m:r>
          </m:sub>
        </m:sSub>
      </m:oMath>
      <w:r>
        <w:t xml:space="preserve"> </w:t>
      </w:r>
      <w:r>
        <w:t xml:space="preserve">are both Moore-Penrose inverses</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93</w:t>
        </w:r>
      </w:hyperlink>
      <w:r>
        <w:t xml:space="preserve">),</w:t>
      </w:r>
      <w:r>
        <w:t xml:space="preserve"> </w:t>
      </w:r>
      <w:r>
        <w:t xml:space="preserve">then</w:t>
      </w:r>
      <w:r>
        <w:t xml:space="preserve"> </w:t>
      </w:r>
      <m:oMath>
        <m:sSub>
          <m:e>
            <m:r>
              <m:rPr>
                <m:sty m:val="bi"/>
              </m:rPr>
              <m:t>G</m:t>
            </m:r>
          </m:e>
          <m:sub>
            <m:r>
              <m:t>1</m:t>
            </m:r>
          </m:sub>
        </m:sSub>
        <m:r>
          <m:rPr>
            <m:sty m:val="p"/>
          </m:rPr>
          <m:t>=</m:t>
        </m:r>
        <m:sSub>
          <m:e>
            <m:r>
              <m:rPr>
                <m:sty m:val="bi"/>
              </m:rPr>
              <m:t>G</m:t>
            </m:r>
          </m:e>
          <m:sub>
            <m:r>
              <m:t>2</m:t>
            </m:r>
          </m:sub>
        </m:sSub>
      </m:oMath>
      <w:r>
        <w:t xml:space="preserve">.</w:t>
      </w:r>
    </w:p>
    <w:bookmarkEnd w:id="527"/>
    <w:p>
      <w:pPr>
        <w:pStyle w:val="BodyText"/>
      </w:pPr>
      <w:r>
        <w:rPr>
          <w:i/>
          <w:iCs/>
        </w:rPr>
        <w:t xml:space="preserve">Proof</w:t>
      </w:r>
      <w:r>
        <w:t xml:space="preserve">. </w:t>
      </w:r>
      <m:oMath>
        <m:r>
          <m:rPr>
            <m:sty m:val="bi"/>
          </m:rPr>
          <m:t>A</m:t>
        </m:r>
        <m:sSub>
          <m:e>
            <m:r>
              <m:rPr>
                <m:sty m:val="bi"/>
              </m:rPr>
              <m:t>G</m:t>
            </m:r>
          </m:e>
          <m:sub>
            <m:r>
              <m:t>1</m:t>
            </m:r>
          </m:sub>
        </m:sSub>
        <m:r>
          <m:rPr>
            <m:sty m:val="p"/>
          </m:rPr>
          <m:t>=</m:t>
        </m:r>
        <m:r>
          <m:rPr>
            <m:sty m:val="bi"/>
          </m:rPr>
          <m:t>A</m:t>
        </m:r>
        <m:sSub>
          <m:e>
            <m:r>
              <m:rPr>
                <m:sty m:val="bi"/>
              </m:rPr>
              <m:t>G</m:t>
            </m:r>
          </m:e>
          <m:sub>
            <m:r>
              <m:t>2</m:t>
            </m:r>
          </m:sub>
        </m:sSub>
      </m:oMath>
      <w:r>
        <w:rPr>
          <w:b/>
          <w:bCs/>
        </w:rPr>
        <w:t xml:space="preserve">.</w:t>
      </w:r>
    </w:p>
    <w:p>
      <w:pPr>
        <w:pStyle w:val="BodyText"/>
      </w:pPr>
      <m:oMathPara>
        <m:oMathParaPr>
          <m:jc m:val="center"/>
        </m:oMathParaPr>
        <m:oMath>
          <m:eqArr>
            <m:e>
              <m:r>
                <m:rPr>
                  <m:sty m:val="bi"/>
                </m:rPr>
                <m:t>A</m:t>
              </m:r>
              <m:sSub>
                <m:e>
                  <m:r>
                    <m:rPr>
                      <m:sty m:val="bi"/>
                    </m:rPr>
                    <m:t>G</m:t>
                  </m:r>
                </m:e>
                <m:sub>
                  <m:r>
                    <m:t>1</m:t>
                  </m:r>
                </m:sub>
              </m:sSub>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&amp;</m:t>
              </m:r>
              <m:r>
                <m:t>&amp;</m:t>
              </m:r>
              <m:r>
                <m:rPr>
                  <m:nor/>
                  <m:sty m:val="p"/>
                </m:rPr>
                <m:t>(condition 3 for </m:t>
              </m:r>
              <m:sSub>
                <m:e>
                  <m:r>
                    <m:rPr>
                      <m:sty m:val="bi"/>
                    </m:rPr>
                    <m:t>G</m:t>
                  </m:r>
                </m:e>
                <m:sub>
                  <m:r>
                    <m:t>1</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m:t>
              </m:r>
            </m:e>
            <m:e>
              <m:r>
                <m:t>&amp;</m:t>
              </m:r>
              <m:r>
                <m:rPr>
                  <m:sty m:val="p"/>
                </m:rPr>
                <m:t>=</m:t>
              </m:r>
              <m:sSup>
                <m:e>
                  <m:sSub>
                    <m:e>
                      <m:r>
                        <m:rPr>
                          <m:sty m:val="bi"/>
                        </m:rPr>
                        <m:t>G</m:t>
                      </m:r>
                    </m:e>
                    <m:sub>
                      <m:r>
                        <m:t>1</m:t>
                      </m:r>
                    </m:sub>
                  </m:sSub>
                </m:e>
                <m:sup>
                  <m:r>
                    <m:rPr>
                      <m:sty m:val="p"/>
                    </m:rPr>
                    <m:t>⊤</m:t>
                  </m:r>
                </m:sup>
              </m:sSup>
              <m:r>
                <m:t> </m:t>
              </m:r>
              <m:sSup>
                <m:e>
                  <m:r>
                    <m:rPr>
                      <m:sty m:val="p"/>
                    </m:rPr>
                    <m:t>(</m:t>
                  </m:r>
                  <m:r>
                    <m:rPr>
                      <m:sty m:val="bi"/>
                    </m:rPr>
                    <m:t>A</m:t>
                  </m:r>
                  <m:sSub>
                    <m:e>
                      <m:r>
                        <m:rPr>
                          <m:sty m:val="bi"/>
                        </m:rPr>
                        <m:t>G</m:t>
                      </m:r>
                    </m:e>
                    <m:sub>
                      <m:r>
                        <m:t>2</m:t>
                      </m:r>
                    </m:sub>
                  </m:sSub>
                  <m:r>
                    <m:rPr>
                      <m:sty m:val="bi"/>
                    </m:rPr>
                    <m:t>A</m:t>
                  </m:r>
                  <m:r>
                    <m:rPr>
                      <m:sty m:val="p"/>
                    </m:rPr>
                    <m:t>)</m:t>
                  </m:r>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rPr>
                  <m:sty m:val="p"/>
                </m:rPr>
                <m:t>)</m:t>
              </m:r>
              <m:r>
                <m:t> </m:t>
              </m:r>
              <m:r>
                <m:rPr>
                  <m:sty m:val="p"/>
                </m:rPr>
                <m:t>(</m:t>
              </m:r>
              <m:sSup>
                <m:e>
                  <m:sSub>
                    <m:e>
                      <m:r>
                        <m:rPr>
                          <m:sty m:val="bi"/>
                        </m:rPr>
                        <m:t>G</m:t>
                      </m:r>
                    </m:e>
                    <m:sub>
                      <m:r>
                        <m:t>2</m:t>
                      </m:r>
                    </m:sub>
                  </m:sSub>
                </m:e>
                <m:sup>
                  <m:r>
                    <m:rPr>
                      <m:sty m:val="p"/>
                    </m:rPr>
                    <m:t>⊤</m:t>
                  </m:r>
                </m:sup>
              </m:sSup>
              <m:r>
                <m:t> </m:t>
              </m:r>
              <m:sSup>
                <m:e>
                  <m:r>
                    <m:rPr>
                      <m:sty m:val="bi"/>
                    </m:rPr>
                    <m:t>A</m:t>
                  </m:r>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 </m:t>
              </m:r>
              <m:sSup>
                <m:e>
                  <m:r>
                    <m:rPr>
                      <m:sty m:val="p"/>
                    </m:rPr>
                    <m:t>(</m:t>
                  </m:r>
                  <m:r>
                    <m:rPr>
                      <m:sty m:val="bi"/>
                    </m:rPr>
                    <m:t>A</m:t>
                  </m:r>
                  <m:sSub>
                    <m:e>
                      <m:r>
                        <m:rPr>
                          <m:sty m:val="bi"/>
                        </m:rPr>
                        <m:t>G</m:t>
                      </m:r>
                    </m:e>
                    <m:sub>
                      <m:r>
                        <m:t>2</m:t>
                      </m:r>
                    </m:sub>
                  </m:sSub>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r>
                <m:rPr>
                  <m:sty m:val="bi"/>
                </m:rPr>
                <m:t>A</m:t>
              </m:r>
              <m:sSub>
                <m:e>
                  <m:r>
                    <m:rPr>
                      <m:sty m:val="bi"/>
                    </m:rPr>
                    <m:t>G</m:t>
                  </m:r>
                </m:e>
                <m:sub>
                  <m:r>
                    <m:t>1</m:t>
                  </m:r>
                </m:sub>
              </m:sSub>
              <m:r>
                <m:rPr>
                  <m:sty m:val="p"/>
                </m:rPr>
                <m:t>)</m:t>
              </m:r>
              <m:r>
                <m:rPr>
                  <m:sty m:val="p"/>
                </m:rPr>
                <m:t>(</m:t>
              </m:r>
              <m:r>
                <m:rPr>
                  <m:sty m:val="bi"/>
                </m:rPr>
                <m:t>A</m:t>
              </m:r>
              <m:sSub>
                <m:e>
                  <m:r>
                    <m:rPr>
                      <m:sty m:val="bi"/>
                    </m:rPr>
                    <m:t>G</m:t>
                  </m:r>
                </m:e>
                <m:sub>
                  <m:r>
                    <m:t>2</m:t>
                  </m:r>
                </m:sub>
              </m:sSub>
              <m:r>
                <m:rPr>
                  <m:sty m:val="p"/>
                </m:rPr>
                <m:t>)</m:t>
              </m:r>
              <m:r>
                <m:t>&amp;</m:t>
              </m:r>
              <m:r>
                <m:t>&amp;</m:t>
              </m:r>
              <m:r>
                <m:rPr>
                  <m:nor/>
                  <m:sty m:val="p"/>
                </m:rPr>
                <m:t>(condition 3 for </m:t>
              </m:r>
              <m:sSub>
                <m:e>
                  <m:r>
                    <m:rPr>
                      <m:sty m:val="bi"/>
                    </m:rPr>
                    <m:t>G</m:t>
                  </m:r>
                </m:e>
                <m:sub>
                  <m:r>
                    <m:t>1</m:t>
                  </m:r>
                </m:sub>
              </m:sSub>
              <m:r>
                <m:rPr>
                  <m:nor/>
                  <m:sty m:val="p"/>
                </m:rPr>
                <m:t> and </m:t>
              </m:r>
              <m:sSub>
                <m:e>
                  <m:r>
                    <m:rPr>
                      <m:sty m:val="bi"/>
                    </m:rPr>
                    <m:t>G</m:t>
                  </m:r>
                </m:e>
                <m:sub>
                  <m:r>
                    <m:t>2</m:t>
                  </m:r>
                </m:sub>
              </m:sSub>
              <m:r>
                <m:rPr>
                  <m:nor/>
                  <m:sty m:val="p"/>
                </m:rPr>
                <m:t>)</m:t>
              </m:r>
            </m:e>
            <m:e>
              <m:r>
                <m:t>&amp;</m:t>
              </m:r>
              <m:r>
                <m:rPr>
                  <m:sty m:val="p"/>
                </m:rPr>
                <m:t>=</m:t>
              </m:r>
              <m:r>
                <m:rPr>
                  <m:sty m:val="p"/>
                </m:rPr>
                <m:t>(</m:t>
              </m:r>
              <m:r>
                <m:rPr>
                  <m:sty m:val="bi"/>
                </m:rPr>
                <m:t>A</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bi"/>
                </m:rPr>
                <m:t>A</m:t>
              </m:r>
              <m:sSub>
                <m:e>
                  <m:r>
                    <m:rPr>
                      <m:sty m:val="bi"/>
                    </m:rPr>
                    <m:t>G</m:t>
                  </m:r>
                </m:e>
                <m:sub>
                  <m:r>
                    <m:t>2</m:t>
                  </m:r>
                </m:sub>
              </m:sSub>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m:oMath>
        <m:sSub>
          <m:e>
            <m:r>
              <m:rPr>
                <m:sty m:val="bi"/>
              </m:rPr>
              <m:t>G</m:t>
            </m:r>
          </m:e>
          <m:sub>
            <m:r>
              <m:t>1</m:t>
            </m:r>
          </m:sub>
        </m:sSub>
        <m:r>
          <m:rPr>
            <m:sty m:val="bi"/>
          </m:rPr>
          <m:t>A</m:t>
        </m:r>
        <m:r>
          <m:rPr>
            <m:sty m:val="p"/>
          </m:rPr>
          <m:t>=</m:t>
        </m:r>
        <m:sSub>
          <m:e>
            <m:r>
              <m:rPr>
                <m:sty m:val="bi"/>
              </m:rPr>
              <m:t>G</m:t>
            </m:r>
          </m:e>
          <m:sub>
            <m:r>
              <m:t>2</m:t>
            </m:r>
          </m:sub>
        </m:sSub>
        <m:r>
          <m:rPr>
            <m:sty m:val="bi"/>
          </m:rPr>
          <m:t>A</m:t>
        </m:r>
      </m:oMath>
      <w:r>
        <w:rPr>
          <w:b/>
          <w:bCs/>
        </w:rPr>
        <w:t xml:space="preserve">.</w:t>
      </w:r>
    </w:p>
    <w:p>
      <w:pPr>
        <w:pStyle w:val="BodyText"/>
      </w:pPr>
      <m:oMathPara>
        <m:oMathParaPr>
          <m:jc m:val="center"/>
        </m:oMathParaPr>
        <m:oMath>
          <m:eqArr>
            <m:e>
              <m:sSub>
                <m:e>
                  <m:r>
                    <m:rPr>
                      <m:sty m:val="bi"/>
                    </m:rPr>
                    <m:t>G</m:t>
                  </m:r>
                </m:e>
                <m:sub>
                  <m:r>
                    <m:t>1</m:t>
                  </m:r>
                </m:sub>
              </m:sSub>
              <m:r>
                <m:rPr>
                  <m:sty m:val="bi"/>
                </m:rPr>
                <m:t>A</m:t>
              </m:r>
              <m:r>
                <m:t>&amp;</m:t>
              </m:r>
              <m:r>
                <m:rPr>
                  <m:sty m:val="p"/>
                </m:rPr>
                <m:t>=</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(condition 4 for </m:t>
              </m:r>
              <m:sSub>
                <m:e>
                  <m:r>
                    <m:rPr>
                      <m:sty m:val="bi"/>
                    </m:rPr>
                    <m:t>G</m:t>
                  </m:r>
                </m:e>
                <m:sub>
                  <m:r>
                    <m:t>1</m:t>
                  </m:r>
                </m:sub>
              </m:sSub>
              <m:r>
                <m:rPr>
                  <m:nor/>
                  <m:sty m:val="p"/>
                </m:rPr>
                <m:t>)</m:t>
              </m:r>
            </m:e>
            <m:e>
              <m:r>
                <m:t>&amp;</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r>
                    <m:rPr>
                      <m:sty m:val="bi"/>
                    </m:rPr>
                    <m:t>A</m:t>
                  </m:r>
                  <m:sSub>
                    <m:e>
                      <m:r>
                        <m:rPr>
                          <m:sty m:val="bi"/>
                        </m:rPr>
                        <m:t>G</m:t>
                      </m:r>
                    </m:e>
                    <m:sub>
                      <m:r>
                        <m:t>2</m:t>
                      </m:r>
                    </m:sub>
                  </m:sSub>
                  <m:r>
                    <m:rPr>
                      <m:sty m:val="bi"/>
                    </m:rPr>
                    <m:t>A</m:t>
                  </m:r>
                  <m:r>
                    <m:rPr>
                      <m:sty m:val="p"/>
                    </m:rPr>
                    <m:t>)</m:t>
                  </m:r>
                </m:e>
                <m:sup>
                  <m:r>
                    <m:rPr>
                      <m:sty m:val="p"/>
                    </m:rPr>
                    <m:t>⊤</m:t>
                  </m:r>
                </m:sup>
              </m:sSup>
              <m:r>
                <m:t> </m:t>
              </m:r>
              <m:sSup>
                <m:e>
                  <m:sSub>
                    <m:e>
                      <m:r>
                        <m:rPr>
                          <m:sty m:val="bi"/>
                        </m:rPr>
                        <m:t>G</m:t>
                      </m:r>
                    </m:e>
                    <m:sub>
                      <m:r>
                        <m:t>1</m:t>
                      </m:r>
                    </m:sub>
                  </m:sSub>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rPr>
                  <m:sty m:val="p"/>
                </m:rPr>
                <m:t>)</m:t>
              </m:r>
              <m:r>
                <m:t> </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sSub>
                    <m:e>
                      <m:r>
                        <m:rPr>
                          <m:sty m:val="bi"/>
                        </m:rPr>
                        <m:t>G</m:t>
                      </m:r>
                    </m:e>
                    <m:sub>
                      <m:r>
                        <m:t>2</m:t>
                      </m:r>
                    </m:sub>
                  </m:sSub>
                  <m:r>
                    <m:rPr>
                      <m:sty m:val="bi"/>
                    </m:rPr>
                    <m:t>A</m:t>
                  </m:r>
                  <m:r>
                    <m:rPr>
                      <m:sty m:val="p"/>
                    </m:rPr>
                    <m:t>)</m:t>
                  </m:r>
                </m:e>
                <m:sup>
                  <m:r>
                    <m:rPr>
                      <m:sty m:val="p"/>
                    </m:rPr>
                    <m:t>⊤</m:t>
                  </m:r>
                </m:sup>
              </m:sSup>
              <m:r>
                <m:t> </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b>
                <m:e>
                  <m:r>
                    <m:rPr>
                      <m:sty m:val="bi"/>
                    </m:rPr>
                    <m:t>G</m:t>
                  </m:r>
                </m:e>
                <m:sub>
                  <m:r>
                    <m:t>2</m:t>
                  </m:r>
                </m:sub>
              </m:sSub>
              <m:r>
                <m:rPr>
                  <m:sty m:val="bi"/>
                </m:rPr>
                <m:t>A</m:t>
              </m:r>
              <m:r>
                <m:rPr>
                  <m:sty m:val="p"/>
                </m:rPr>
                <m:t>)</m:t>
              </m:r>
              <m:r>
                <m:rPr>
                  <m:sty m:val="p"/>
                </m:rPr>
                <m:t>(</m:t>
              </m:r>
              <m:sSub>
                <m:e>
                  <m:r>
                    <m:rPr>
                      <m:sty m:val="bi"/>
                    </m:rPr>
                    <m:t>G</m:t>
                  </m:r>
                </m:e>
                <m:sub>
                  <m:r>
                    <m:t>1</m:t>
                  </m:r>
                </m:sub>
              </m:sSub>
              <m:r>
                <m:rPr>
                  <m:sty m:val="bi"/>
                </m:rPr>
                <m:t>A</m:t>
              </m:r>
              <m:r>
                <m:rPr>
                  <m:sty m:val="p"/>
                </m:rPr>
                <m:t>)</m:t>
              </m:r>
              <m:r>
                <m:t>&amp;</m:t>
              </m:r>
              <m:r>
                <m:t>&amp;</m:t>
              </m:r>
              <m:r>
                <m:rPr>
                  <m:nor/>
                  <m:sty m:val="p"/>
                </m:rPr>
                <m:t>(condition 4 for </m:t>
              </m:r>
              <m:sSub>
                <m:e>
                  <m:r>
                    <m:rPr>
                      <m:sty m:val="bi"/>
                    </m:rPr>
                    <m:t>G</m:t>
                  </m:r>
                </m:e>
                <m:sub>
                  <m:r>
                    <m:t>2</m:t>
                  </m:r>
                </m:sub>
              </m:sSub>
              <m:r>
                <m:rPr>
                  <m:nor/>
                  <m:sty m:val="p"/>
                </m:rPr>
                <m:t> and </m:t>
              </m:r>
              <m:sSub>
                <m:e>
                  <m:r>
                    <m:rPr>
                      <m:sty m:val="bi"/>
                    </m:rPr>
                    <m:t>G</m:t>
                  </m:r>
                </m:e>
                <m:sub>
                  <m:r>
                    <m:t>1</m:t>
                  </m:r>
                </m:sub>
              </m:sSub>
              <m:r>
                <m:rPr>
                  <m:nor/>
                  <m:sty m:val="p"/>
                </m:rPr>
                <m:t>)</m:t>
              </m:r>
            </m:e>
            <m:e>
              <m:r>
                <m:t>&amp;</m:t>
              </m:r>
              <m:r>
                <m:rPr>
                  <m:sty m:val="p"/>
                </m:rPr>
                <m:t>=</m:t>
              </m:r>
              <m:sSub>
                <m:e>
                  <m:r>
                    <m:rPr>
                      <m:sty m:val="bi"/>
                    </m:rPr>
                    <m:t>G</m:t>
                  </m:r>
                </m:e>
                <m:sub>
                  <m:r>
                    <m:t>2</m:t>
                  </m:r>
                </m:sub>
              </m:sSub>
              <m:r>
                <m:t> </m:t>
              </m:r>
              <m:r>
                <m:rPr>
                  <m:sty m:val="p"/>
                </m:rPr>
                <m:t>(</m:t>
              </m:r>
              <m:r>
                <m:rPr>
                  <m:sty m:val="bi"/>
                </m:rPr>
                <m:t>A</m:t>
              </m:r>
              <m:sSub>
                <m:e>
                  <m:r>
                    <m:rPr>
                      <m:sty m:val="bi"/>
                    </m:rPr>
                    <m:t>G</m:t>
                  </m:r>
                </m:e>
                <m:sub>
                  <m:r>
                    <m:t>1</m:t>
                  </m:r>
                </m:sub>
              </m:sSub>
              <m:r>
                <m:rPr>
                  <m:sty m:val="bi"/>
                </m:rPr>
                <m:t>A</m:t>
              </m:r>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bi"/>
                </m:rPr>
                <m:t>A</m:t>
              </m:r>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w:r>
        <w:rPr>
          <w:b/>
          <w:bCs/>
        </w:rPr>
        <w:t xml:space="preserve">Conclusion.</w:t>
      </w:r>
    </w:p>
    <w:p>
      <w:pPr>
        <w:pStyle w:val="BodyText"/>
      </w:pPr>
      <m:oMathPara>
        <m:oMathParaPr>
          <m:jc m:val="center"/>
        </m:oMathParaPr>
        <m:oMath>
          <m:eqArr>
            <m:e>
              <m:sSub>
                <m:e>
                  <m:r>
                    <m:rPr>
                      <m:sty m:val="bi"/>
                    </m:rPr>
                    <m:t>G</m:t>
                  </m:r>
                </m:e>
                <m:sub>
                  <m:r>
                    <m:t>1</m:t>
                  </m:r>
                </m:sub>
              </m:sSub>
              <m:r>
                <m:t>&amp;</m:t>
              </m:r>
              <m:r>
                <m:rPr>
                  <m:sty m:val="p"/>
                </m:rPr>
                <m:t>=</m:t>
              </m:r>
              <m:sSub>
                <m:e>
                  <m:r>
                    <m:rPr>
                      <m:sty m:val="bi"/>
                    </m:rPr>
                    <m:t>G</m:t>
                  </m:r>
                </m:e>
                <m:sub>
                  <m:r>
                    <m:t>1</m:t>
                  </m:r>
                </m:sub>
              </m:sSub>
              <m:r>
                <m:rPr>
                  <m:sty m:val="bi"/>
                </m:rPr>
                <m:t>A</m:t>
              </m:r>
              <m:sSub>
                <m:e>
                  <m:r>
                    <m:rPr>
                      <m:sty m:val="bi"/>
                    </m:rPr>
                    <m:t>G</m:t>
                  </m:r>
                </m:e>
                <m:sub>
                  <m:r>
                    <m:t>1</m:t>
                  </m:r>
                </m:sub>
              </m:sSub>
              <m:r>
                <m:t>&amp;</m:t>
              </m:r>
              <m:r>
                <m:t>&amp;</m:t>
              </m:r>
              <m:r>
                <m:rPr>
                  <m:nor/>
                  <m:sty m:val="p"/>
                </m:rPr>
                <m:t>(condition 2 for </m:t>
              </m:r>
              <m:sSub>
                <m:e>
                  <m:r>
                    <m:rPr>
                      <m:sty m:val="bi"/>
                    </m:rPr>
                    <m:t>G</m:t>
                  </m:r>
                </m:e>
                <m:sub>
                  <m:r>
                    <m:t>1</m:t>
                  </m:r>
                </m:sub>
              </m:sSub>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1</m:t>
                  </m:r>
                </m:sub>
              </m:sSub>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2</m:t>
                  </m:r>
                </m:sub>
              </m:sSub>
              <m:r>
                <m:rPr>
                  <m:sty m:val="p"/>
                </m:rPr>
                <m:t>)</m:t>
              </m:r>
              <m:r>
                <m:t>&amp;</m:t>
              </m:r>
              <m:r>
                <m:t>&amp;</m:t>
              </m:r>
              <m:r>
                <m:rPr>
                  <m:nor/>
                  <m:sty m:val="p"/>
                </m:rPr>
                <m:t>(the first step)</m:t>
              </m:r>
            </m:e>
            <m:e>
              <m:r>
                <m:t>&amp;</m:t>
              </m:r>
              <m:r>
                <m:rPr>
                  <m:sty m:val="p"/>
                </m:rPr>
                <m:t>=</m:t>
              </m:r>
              <m:r>
                <m:rPr>
                  <m:sty m:val="p"/>
                </m:rPr>
                <m:t>(</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p"/>
                </m:rPr>
                <m:t>(</m:t>
              </m:r>
              <m:sSub>
                <m:e>
                  <m:r>
                    <m:rPr>
                      <m:sty m:val="bi"/>
                    </m:rPr>
                    <m:t>G</m:t>
                  </m:r>
                </m:e>
                <m:sub>
                  <m:r>
                    <m:t>2</m:t>
                  </m:r>
                </m:sub>
              </m:sSub>
              <m:r>
                <m:rPr>
                  <m:sty m:val="bi"/>
                </m:rPr>
                <m:t>A</m:t>
              </m:r>
              <m:r>
                <m:rPr>
                  <m:sty m:val="p"/>
                </m:rPr>
                <m:t>)</m:t>
              </m:r>
              <m:r>
                <m:t> </m:t>
              </m:r>
              <m:sSub>
                <m:e>
                  <m:r>
                    <m:rPr>
                      <m:sty m:val="bi"/>
                    </m:rPr>
                    <m:t>G</m:t>
                  </m:r>
                </m:e>
                <m:sub>
                  <m:r>
                    <m:t>2</m:t>
                  </m:r>
                </m:sub>
              </m:sSub>
              <m:r>
                <m:t>&amp;</m:t>
              </m:r>
              <m:r>
                <m:t>&amp;</m:t>
              </m:r>
              <m:r>
                <m:rPr>
                  <m:nor/>
                  <m:sty m:val="p"/>
                </m:rPr>
                <m:t>(the second step)</m:t>
              </m:r>
            </m:e>
            <m:e>
              <m:r>
                <m:t>&amp;</m:t>
              </m:r>
              <m:r>
                <m:rPr>
                  <m:sty m:val="p"/>
                </m:rPr>
                <m:t>=</m:t>
              </m:r>
              <m:sSub>
                <m:e>
                  <m:r>
                    <m:rPr>
                      <m:sty m:val="bi"/>
                    </m:rPr>
                    <m:t>G</m:t>
                  </m:r>
                </m:e>
                <m:sub>
                  <m:r>
                    <m:t>2</m:t>
                  </m:r>
                </m:sub>
              </m:sSub>
              <m:r>
                <m:rPr>
                  <m:sty m:val="bi"/>
                </m:rPr>
                <m:t>A</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p"/>
                </m:rPr>
                <m:t>.</m:t>
              </m:r>
              <m:r>
                <m:t>&amp;</m:t>
              </m:r>
              <m:r>
                <m:t>&amp;</m:t>
              </m:r>
              <m:r>
                <m:rPr>
                  <m:nor/>
                  <m:sty m:val="p"/>
                </m:rPr>
                <m:t>(condition 2 for </m:t>
              </m:r>
              <m:sSub>
                <m:e>
                  <m:r>
                    <m:rPr>
                      <m:sty m:val="bi"/>
                    </m:rPr>
                    <m:t>G</m:t>
                  </m:r>
                </m:e>
                <m:sub>
                  <m:r>
                    <m:t>2</m:t>
                  </m:r>
                </m:sub>
              </m:sSub>
              <m:r>
                <m:rPr>
                  <m:nor/>
                  <m:sty m:val="p"/>
                </m:rPr>
                <m:t>)</m:t>
              </m:r>
            </m:e>
          </m:eqArr>
        </m:oMath>
      </m:oMathPara>
    </w:p>
    <w:bookmarkStart w:id="528" w:name="exm-moore-penrose-unique"/>
    <w:p>
      <w:pPr>
        <w:pStyle w:val="FirstParagraph"/>
      </w:pPr>
      <w:r>
        <w:rPr>
          <w:b/>
          <w:bCs/>
        </w:rPr>
        <w:t xml:space="preserve">Example 167 (Only one of the many generalized inverses qualifies)</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has infinitely many generalized inverses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w:t>
      </w:r>
      <w:hyperlink w:anchor="exm-generalized-inverse">
        <w:r>
          <w:rPr>
            <w:rStyle w:val="Hyperlink"/>
          </w:rPr>
          <w:t xml:space="preserve">Example 162</w:t>
        </w:r>
      </w:hyperlink>
      <w:r>
        <w:t xml:space="preserve">),</w:t>
      </w:r>
      <w:r>
        <w:t xml:space="preserve"> </w:t>
      </w:r>
      <w:r>
        <w:t xml:space="preserve">and</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a Moore-Penrose inverse (</w:t>
      </w:r>
      <w:hyperlink w:anchor="exm-moore-penrose">
        <w:r>
          <w:rPr>
            <w:rStyle w:val="Hyperlink"/>
          </w:rPr>
          <w:t xml:space="preserve">Example 165</w:t>
        </w:r>
      </w:hyperlink>
      <w:r>
        <w:t xml:space="preserve">).</w:t>
      </w:r>
      <w:r>
        <w:t xml:space="preserve"> </w:t>
      </w:r>
      <w:r>
        <w:t xml:space="preserve">By</w:t>
      </w:r>
      <w:r>
        <w:t xml:space="preserve"> </w:t>
      </w:r>
      <w:hyperlink w:anchor="thm-moore-penrose-unique">
        <w:r>
          <w:rPr>
            <w:rStyle w:val="Hyperlink"/>
          </w:rPr>
          <w:t xml:space="preserve">Theorem 91</w:t>
        </w:r>
      </w:hyperlink>
      <w:r>
        <w:t xml:space="preserve"> </w:t>
      </w:r>
      <w:r>
        <w:t xml:space="preserve">it is the only one,</w:t>
      </w:r>
      <w:r>
        <w:t xml:space="preserve"> </w:t>
      </w:r>
      <w:r>
        <w:t xml:space="preserve">so every other choice of</w:t>
      </w:r>
      <w:r>
        <w:t xml:space="preserve"> </w:t>
      </w:r>
      <m:oMath>
        <m:sSub>
          <m:e>
            <m:r>
              <m:t>g</m:t>
            </m:r>
          </m:e>
          <m:sub>
            <m:r>
              <m:t>12</m:t>
            </m:r>
          </m:sub>
        </m:sSub>
        <m:r>
          <m:rPr>
            <m:sty m:val="p"/>
          </m:rPr>
          <m:t>,</m:t>
        </m:r>
        <m:sSub>
          <m:e>
            <m:r>
              <m:t>g</m:t>
            </m:r>
          </m:e>
          <m:sub>
            <m:r>
              <m:t>21</m:t>
            </m:r>
          </m:sub>
        </m:sSub>
        <m:r>
          <m:rPr>
            <m:sty m:val="p"/>
          </m:rPr>
          <m:t>,</m:t>
        </m:r>
        <m:sSub>
          <m:e>
            <m:r>
              <m:t>g</m:t>
            </m:r>
          </m:e>
          <m:sub>
            <m:r>
              <m:t>22</m:t>
            </m:r>
          </m:sub>
        </m:sSub>
      </m:oMath>
      <w:r>
        <w:t xml:space="preserve"> </w:t>
      </w:r>
      <w:r>
        <w:t xml:space="preserve">breaks condition 2, 3 or 4.</w:t>
      </w:r>
      <w:r>
        <w:t xml:space="preserve"> </w:t>
      </w:r>
      <w:r>
        <w:t xml:space="preserve">For instance,</w:t>
      </w:r>
      <w:r>
        <w:t xml:space="preserve"> </w:t>
      </w:r>
      <m:oMath>
        <m:sSub>
          <m:e>
            <m:r>
              <m:t>g</m:t>
            </m:r>
          </m:e>
          <m:sub>
            <m:r>
              <m:t>21</m:t>
            </m:r>
          </m:sub>
        </m:sSub>
        <m:r>
          <m:rPr>
            <m:sty m:val="p"/>
          </m:rPr>
          <m:t>=</m:t>
        </m:r>
        <m:r>
          <m:t>1</m:t>
        </m:r>
      </m:oMath>
      <w:r>
        <w:t xml:space="preserve"> </w:t>
      </w:r>
      <w:r>
        <w:t xml:space="preserve">(the rest</w:t>
      </w:r>
      <w:r>
        <w:t xml:space="preserve"> </w:t>
      </w:r>
      <m:oMath>
        <m:r>
          <m:t>0</m:t>
        </m:r>
      </m:oMath>
      <w:r>
        <w:t xml:space="preserve">) gives</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oMath>
      <w:r>
        <w:t xml:space="preserve">, which is not symmetric.</w:t>
      </w:r>
    </w:p>
    <w:bookmarkEnd w:id="528"/>
    <w:bookmarkStart w:id="529" w:name="thm-moore-penrose-exists"/>
    <w:p>
      <w:pPr>
        <w:pStyle w:val="BodyText"/>
      </w:pPr>
      <w:r>
        <w:rPr>
          <w:b/>
          <w:bCs/>
        </w:rPr>
        <w:t xml:space="preserve">Theorem 92 (Every matrix has a Moore-Penrose inverse)</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has a Moore-Penrose inverse (</w:t>
      </w:r>
      <w:hyperlink w:anchor="def-moore-penrose">
        <w:r>
          <w:rPr>
            <w:rStyle w:val="Hyperlink"/>
          </w:rPr>
          <w:t xml:space="preserve">Definition 93</w:t>
        </w:r>
      </w:hyperlink>
      <w:r>
        <w:t xml:space="preserve">),</w:t>
      </w:r>
      <w:r>
        <w:t xml:space="preserve"> </w:t>
      </w:r>
      <w:r>
        <w:t xml:space="preserve">written</w:t>
      </w:r>
      <w:r>
        <w:t xml:space="preserve"> </w:t>
      </w:r>
      <m:oMath>
        <m:sSup>
          <m:e>
            <m:r>
              <m:rPr>
                <m:sty m:val="bi"/>
              </m:rPr>
              <m:t>A</m:t>
            </m:r>
          </m:e>
          <m:sup>
            <m:r>
              <m:rPr>
                <m:sty m:val="p"/>
              </m:rPr>
              <m:t>+</m:t>
            </m:r>
          </m:sup>
        </m:sSup>
      </m:oMath>
      <w:r>
        <w:t xml:space="preserve">; it is unique by</w:t>
      </w:r>
      <w:r>
        <w:t xml:space="preserve"> </w:t>
      </w:r>
      <w:hyperlink w:anchor="thm-moore-penrose-unique">
        <w:r>
          <w:rPr>
            <w:rStyle w:val="Hyperlink"/>
          </w:rPr>
          <w:t xml:space="preserve">Theorem 91</w:t>
        </w:r>
      </w:hyperlink>
      <w:r>
        <w:t xml:space="preserve">.</w:t>
      </w:r>
    </w:p>
    <w:p>
      <w:pPr>
        <w:pStyle w:val="Compact"/>
        <w:numPr>
          <w:ilvl w:val="0"/>
          <w:numId w:val="1084"/>
        </w:numPr>
      </w:pP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then</w:t>
      </w:r>
      <w:r>
        <w:t xml:space="preserve"> </w:t>
      </w:r>
      <m:oMath>
        <m:sSup>
          <m:e>
            <m:r>
              <m:rPr>
                <m:sty m:val="bi"/>
              </m:rPr>
              <m:t>A</m:t>
            </m:r>
          </m:e>
          <m:sup>
            <m:r>
              <m:rPr>
                <m:sty m:val="p"/>
              </m:rPr>
              <m:t>+</m:t>
            </m:r>
          </m:sup>
        </m:sSup>
        <m:r>
          <m:rPr>
            <m:sty m:val="p"/>
          </m:rPr>
          <m:t>=</m:t>
        </m:r>
        <m:sSub>
          <m:e>
            <m:r>
              <m:rPr>
                <m:sty m:val="b"/>
              </m:rPr>
              <m:t>0</m:t>
            </m:r>
          </m:e>
          <m:sub>
            <m:r>
              <m:t>n</m:t>
            </m:r>
            <m:r>
              <m:rPr>
                <m:sty m:val="p"/>
              </m:rPr>
              <m:t>×</m:t>
            </m:r>
            <m:r>
              <m:t>m</m:t>
            </m:r>
          </m:sub>
        </m:sSub>
      </m:oMath>
      <w:r>
        <w:t xml:space="preserve">.</w:t>
      </w:r>
    </w:p>
    <w:p>
      <w:pPr>
        <w:pStyle w:val="Compact"/>
        <w:numPr>
          <w:ilvl w:val="0"/>
          <w:numId w:val="1084"/>
        </w:numPr>
      </w:pPr>
      <w:r>
        <w:t xml:space="preserve">If</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and</w:t>
      </w:r>
      <w:r>
        <w:t xml:space="preserve"> </w:t>
      </w:r>
      <m:oMath>
        <m:r>
          <m:rPr>
            <m:sty m:val="bi"/>
          </m:rPr>
          <m:t>A</m:t>
        </m:r>
        <m:r>
          <m:rPr>
            <m:sty m:val="p"/>
          </m:rPr>
          <m:t>=</m:t>
        </m:r>
        <m:r>
          <m:rPr>
            <m:sty m:val="bi"/>
          </m:rPr>
          <m:t>C</m:t>
        </m:r>
        <m:r>
          <m:rPr>
            <m:sty m:val="bi"/>
          </m:rPr>
          <m:t>R</m:t>
        </m:r>
      </m:oMath>
      <w:r>
        <w:t xml:space="preserve"> </w:t>
      </w:r>
      <w:r>
        <w:t xml:space="preserve">is a rank factorization (</w:t>
      </w:r>
      <w:hyperlink w:anchor="def-rank-factorization">
        <w:r>
          <w:rPr>
            <w:rStyle w:val="Hyperlink"/>
          </w:rPr>
          <w:t xml:space="preserve">Definition 51</w:t>
        </w:r>
      </w:hyperlink>
      <w:r>
        <w:t xml:space="preserve">), then</w:t>
      </w:r>
    </w:p>
    <w:p>
      <w:pPr>
        <w:pStyle w:val="FirstParagraph"/>
      </w:pPr>
      <m:oMathPara>
        <m:oMathParaPr>
          <m:jc m:val="center"/>
        </m:oMathParaPr>
        <m:oMath>
          <m:limLow>
            <m:e>
              <m:limLow>
                <m:e>
                  <m:sSup>
                    <m:e>
                      <m:r>
                        <m:rPr>
                          <m:sty m:val="bi"/>
                        </m:rPr>
                        <m:t>A</m:t>
                      </m:r>
                    </m:e>
                    <m:sup>
                      <m:r>
                        <m:rPr>
                          <m:sty m:val="p"/>
                        </m:rPr>
                        <m:t>+</m:t>
                      </m:r>
                    </m:sup>
                  </m:sSup>
                </m:e>
                <m:lim>
                  <m:r>
                    <m:rPr>
                      <m:sty m:val="p"/>
                    </m:rPr>
                    <m:t>⏟</m:t>
                  </m:r>
                </m:lim>
              </m:limLow>
            </m:e>
            <m:lim>
              <m:r>
                <m:t>n</m:t>
              </m:r>
              <m:r>
                <m:rPr>
                  <m:sty m:val="p"/>
                </m:rPr>
                <m:t>×</m:t>
              </m:r>
              <m:r>
                <m:t>m</m:t>
              </m:r>
            </m:lim>
          </m:limLow>
          <m:r>
            <m:rPr>
              <m:sty m:val="p"/>
            </m:rPr>
            <m:t>=</m:t>
          </m:r>
          <m:limLow>
            <m:e>
              <m:limLow>
                <m:e>
                  <m:sSup>
                    <m:e>
                      <m:r>
                        <m:rPr>
                          <m:sty m:val="bi"/>
                        </m:rPr>
                        <m:t>R</m:t>
                      </m:r>
                    </m:e>
                    <m:sup>
                      <m:r>
                        <m:rPr>
                          <m:sty m:val="p"/>
                        </m:rPr>
                        <m:t>⊤</m:t>
                      </m:r>
                    </m:sup>
                  </m:sSup>
                </m:e>
                <m:lim>
                  <m:r>
                    <m:rPr>
                      <m:sty m:val="p"/>
                    </m:rPr>
                    <m:t>⏟</m:t>
                  </m:r>
                </m:lim>
              </m:limLow>
            </m:e>
            <m:lim>
              <m:r>
                <m:t>n</m:t>
              </m:r>
              <m:r>
                <m:rPr>
                  <m:sty m:val="p"/>
                </m:rPr>
                <m:t>×</m:t>
              </m:r>
              <m:r>
                <m:t>r</m:t>
              </m:r>
            </m:lim>
          </m:limLow>
          <m:limLow>
            <m:e>
              <m:limLow>
                <m:e>
                  <m:r>
                    <m:rPr>
                      <m:sty m:val="p"/>
                    </m:rPr>
                    <m:t>(</m:t>
                  </m:r>
                  <m:r>
                    <m:rPr>
                      <m:sty m:val="bi"/>
                    </m:rPr>
                    <m:t>R</m:t>
                  </m:r>
                  <m:sSup>
                    <m:e>
                      <m:r>
                        <m:rPr>
                          <m:sty m:val="bi"/>
                        </m:rPr>
                        <m:t>R</m:t>
                      </m:r>
                    </m:e>
                    <m:sup>
                      <m:r>
                        <m:rPr>
                          <m:sty m:val="p"/>
                        </m:rPr>
                        <m:t>⊤</m:t>
                      </m:r>
                    </m:sup>
                  </m:sSup>
                  <m:sSup>
                    <m:e>
                      <m:r>
                        <m:rPr>
                          <m:sty m:val="p"/>
                        </m:rPr>
                        <m:t>)</m:t>
                      </m:r>
                    </m:e>
                    <m:sup>
                      <m:r>
                        <m:rPr>
                          <m:sty m:val="p"/>
                        </m:rPr>
                        <m:t>−</m:t>
                      </m:r>
                      <m:r>
                        <m:t>1</m:t>
                      </m:r>
                    </m:sup>
                  </m:sSup>
                </m:e>
                <m:lim>
                  <m:r>
                    <m:rPr>
                      <m:sty m:val="p"/>
                    </m:rPr>
                    <m:t>⏟</m:t>
                  </m:r>
                </m:lim>
              </m:limLow>
            </m:e>
            <m:lim>
              <m:r>
                <m:t>r</m:t>
              </m:r>
              <m:r>
                <m:rPr>
                  <m:sty m:val="p"/>
                </m:rPr>
                <m:t>×</m:t>
              </m:r>
              <m:r>
                <m:t>r</m:t>
              </m:r>
            </m:lim>
          </m:limLow>
          <m:limLow>
            <m:e>
              <m:limLow>
                <m:e>
                  <m:r>
                    <m:rPr>
                      <m:sty m:val="p"/>
                    </m:rPr>
                    <m:t>(</m:t>
                  </m:r>
                  <m:sSup>
                    <m:e>
                      <m:r>
                        <m:rPr>
                          <m:sty m:val="bi"/>
                        </m:rPr>
                        <m:t>C</m:t>
                      </m:r>
                    </m:e>
                    <m:sup>
                      <m:r>
                        <m:rPr>
                          <m:sty m:val="p"/>
                        </m:rPr>
                        <m:t>⊤</m:t>
                      </m:r>
                    </m:sup>
                  </m:sSup>
                  <m:r>
                    <m:rPr>
                      <m:sty m:val="bi"/>
                    </m:rPr>
                    <m:t>C</m:t>
                  </m:r>
                  <m:sSup>
                    <m:e>
                      <m:r>
                        <m:rPr>
                          <m:sty m:val="p"/>
                        </m:rPr>
                        <m:t>)</m:t>
                      </m:r>
                    </m:e>
                    <m:sup>
                      <m:r>
                        <m:rPr>
                          <m:sty m:val="p"/>
                        </m:rPr>
                        <m:t>−</m:t>
                      </m:r>
                      <m:r>
                        <m:t>1</m:t>
                      </m:r>
                    </m:sup>
                  </m:sSup>
                </m:e>
                <m:lim>
                  <m:r>
                    <m:rPr>
                      <m:sty m:val="p"/>
                    </m:rPr>
                    <m:t>⏟</m:t>
                  </m:r>
                </m:lim>
              </m:limLow>
            </m:e>
            <m:lim>
              <m:r>
                <m:t>r</m:t>
              </m:r>
              <m:r>
                <m:rPr>
                  <m:sty m:val="p"/>
                </m:rPr>
                <m:t>×</m:t>
              </m:r>
              <m:r>
                <m:t>r</m:t>
              </m:r>
            </m:lim>
          </m:limLow>
          <m:limLow>
            <m:e>
              <m:limLow>
                <m:e>
                  <m:sSup>
                    <m:e>
                      <m:r>
                        <m:rPr>
                          <m:sty m:val="bi"/>
                        </m:rPr>
                        <m:t>C</m:t>
                      </m:r>
                    </m:e>
                    <m:sup>
                      <m:r>
                        <m:rPr>
                          <m:sty m:val="p"/>
                        </m:rPr>
                        <m:t>⊤</m:t>
                      </m:r>
                    </m:sup>
                  </m:sSup>
                </m:e>
                <m:lim>
                  <m:r>
                    <m:rPr>
                      <m:sty m:val="p"/>
                    </m:rPr>
                    <m:t>⏟</m:t>
                  </m:r>
                </m:lim>
              </m:limLow>
            </m:e>
            <m:lim>
              <m:r>
                <m:t>r</m:t>
              </m:r>
              <m:r>
                <m:rPr>
                  <m:sty m:val="p"/>
                </m:rPr>
                <m:t>×</m:t>
              </m:r>
              <m:r>
                <m:t>m</m:t>
              </m:r>
            </m:lim>
          </m:limLow>
          <m:r>
            <m:rPr>
              <m:sty m:val="p"/>
            </m:rPr>
            <m:t>.</m:t>
          </m:r>
        </m:oMath>
      </m:oMathPara>
    </w:p>
    <w:bookmarkEnd w:id="529"/>
    <w:p>
      <w:pPr>
        <w:pStyle w:val="FirstParagraph"/>
      </w:pPr>
      <w:r>
        <w:rPr>
          <w:i/>
          <w:iCs/>
        </w:rPr>
        <w:t xml:space="preserve">Proof</w:t>
      </w:r>
      <w:r>
        <w:t xml:space="preserve">. </w:t>
      </w:r>
      <w:r>
        <w:rPr>
          <w:b/>
          <w:bCs/>
        </w:rPr>
        <w:t xml:space="preserve">The two cases cover every matrix.</w:t>
      </w:r>
      <w:r>
        <w:t xml:space="preserve"> </w:t>
      </w: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it has a nonzero column,</w:t>
      </w:r>
      <w:r>
        <w:t xml:space="preserve"> </w:t>
      </w:r>
      <w:r>
        <w:t xml:space="preserve">which is linearly independent on its own</w:t>
      </w:r>
      <w:r>
        <w:t xml:space="preserve"> </w:t>
      </w:r>
      <w:r>
        <w:t xml:space="preserve">(</w:t>
      </w:r>
      <m:oMath>
        <m:r>
          <m:t>c</m:t>
        </m:r>
        <m:r>
          <m:t> </m:t>
        </m:r>
        <m:acc>
          <m:accPr>
            <m:chr m:val="̃"/>
          </m:accPr>
          <m:e>
            <m:r>
              <m:t>v</m:t>
            </m:r>
          </m:e>
        </m:acc>
        <m:r>
          <m:rPr>
            <m:sty m:val="p"/>
          </m:rPr>
          <m:t>=</m:t>
        </m:r>
        <m:acc>
          <m:accPr>
            <m:chr m:val="̃"/>
          </m:accPr>
          <m:e>
            <m:r>
              <m:t>0</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p>
    <w:p>
      <w:pPr>
        <w:pStyle w:val="BodyText"/>
      </w:pPr>
      <w:r>
        <w:rPr>
          <w:b/>
          <w:bCs/>
        </w:rPr>
        <w:t xml:space="preserve">The zero matrix.</w:t>
      </w:r>
      <w:r>
        <w:t xml:space="preserve"> </w:t>
      </w:r>
      <w:r>
        <w:t xml:space="preserve">With</w:t>
      </w:r>
      <w:r>
        <w:t xml:space="preserve"> </w:t>
      </w:r>
      <m:oMath>
        <m:r>
          <m:rPr>
            <m:sty m:val="bi"/>
          </m:rPr>
          <m:t>A</m:t>
        </m:r>
        <m:r>
          <m:rPr>
            <m:sty m:val="p"/>
          </m:rPr>
          <m:t>=</m:t>
        </m:r>
        <m:sSub>
          <m:e>
            <m:r>
              <m:rPr>
                <m:sty m:val="b"/>
              </m:rPr>
              <m:t>0</m:t>
            </m:r>
          </m:e>
          <m:sub>
            <m:r>
              <m:t>m</m:t>
            </m:r>
            <m:r>
              <m:rPr>
                <m:sty m:val="p"/>
              </m:rPr>
              <m:t>×</m:t>
            </m:r>
            <m:r>
              <m:t>n</m:t>
            </m:r>
          </m:sub>
        </m:sSub>
      </m:oMath>
      <w:r>
        <w:t xml:space="preserve"> </w:t>
      </w:r>
      <w:r>
        <w:t xml:space="preserve">and</w:t>
      </w:r>
      <w:r>
        <w:t xml:space="preserve"> </w:t>
      </w:r>
      <m:oMath>
        <m:r>
          <m:rPr>
            <m:sty m:val="bi"/>
          </m:rPr>
          <m:t>G</m:t>
        </m:r>
        <m:r>
          <m:rPr>
            <m:sty m:val="p"/>
          </m:rPr>
          <m:t>=</m:t>
        </m:r>
        <m:sSub>
          <m:e>
            <m:r>
              <m:rPr>
                <m:sty m:val="b"/>
              </m:rPr>
              <m:t>0</m:t>
            </m:r>
          </m:e>
          <m:sub>
            <m:r>
              <m:t>n</m:t>
            </m:r>
            <m:r>
              <m:rPr>
                <m:sty m:val="p"/>
              </m:rPr>
              <m:t>×</m:t>
            </m:r>
            <m:r>
              <m:t>m</m:t>
            </m:r>
          </m:sub>
        </m:sSub>
      </m:oMath>
      <w:r>
        <w:t xml:space="preserve">,</w:t>
      </w:r>
      <w:r>
        <w:t xml:space="preserve"> </w:t>
      </w:r>
      <w:r>
        <w:t xml:space="preserve">every product in conditions 1 to 4 is a zero matrix,</w:t>
      </w:r>
      <w:r>
        <w:t xml:space="preserve"> </w:t>
      </w:r>
      <w:r>
        <w:t xml:space="preserve">and a zero matrix equals its own transpose,</w:t>
      </w:r>
      <w:r>
        <w:t xml:space="preserve"> </w:t>
      </w:r>
      <w:r>
        <w:t xml:space="preserve">so all four conditions hold.</w:t>
      </w:r>
    </w:p>
    <w:p>
      <w:pPr>
        <w:pStyle w:val="BodyText"/>
      </w:pPr>
      <w:r>
        <w:rPr>
          <w:b/>
          <w:bCs/>
        </w:rPr>
        <w:t xml:space="preserve">The two inverses exist.</w:t>
      </w:r>
      <w:r>
        <w:t xml:space="preserve"> </w:t>
      </w:r>
      <w:r>
        <w:t xml:space="preserve">Now suppose</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 rank factorization exists (</w:t>
      </w:r>
      <w:hyperlink w:anchor="thm-rank-factorization">
        <w:r>
          <w:rPr>
            <w:rStyle w:val="Hyperlink"/>
          </w:rPr>
          <w:t xml:space="preserve">Theorem 42</w:t>
        </w:r>
      </w:hyperlink>
      <w:r>
        <w:t xml:space="preserve">).</w:t>
      </w:r>
      <w:r>
        <w:t xml:space="preserve"> </w:t>
      </w:r>
      <m:oMath>
        <m:r>
          <m:rPr>
            <m:sty m:val="bi"/>
          </m:rPr>
          <m:t>C</m:t>
        </m:r>
      </m:oMath>
      <w:r>
        <w:t xml:space="preserve"> </w:t>
      </w:r>
      <w:r>
        <w:t xml:space="preserve">is</w:t>
      </w:r>
      <w:r>
        <w:t xml:space="preserve"> </w:t>
      </w:r>
      <m:oMath>
        <m:r>
          <m:t>m</m:t>
        </m:r>
        <m:r>
          <m:rPr>
            <m:sty m:val="p"/>
          </m:rPr>
          <m:t>×</m:t>
        </m:r>
        <m:r>
          <m:t>r</m:t>
        </m:r>
      </m:oMath>
      <w:r>
        <w:t xml:space="preserve"> </w:t>
      </w:r>
      <w:r>
        <w:t xml:space="preserve">and</w:t>
      </w:r>
      <w:r>
        <w:t xml:space="preserve"> </w:t>
      </w:r>
      <m:oMath>
        <m:r>
          <m:rPr>
            <m:sty m:val="bi"/>
          </m:rPr>
          <m:t>R</m:t>
        </m:r>
      </m:oMath>
      <w:r>
        <w:t xml:space="preserve"> </w:t>
      </w:r>
      <w:r>
        <w:t xml:space="preserve">is</w:t>
      </w:r>
      <w:r>
        <w:t xml:space="preserve"> </w:t>
      </w:r>
      <m:oMath>
        <m:r>
          <m:t>r</m:t>
        </m:r>
        <m:r>
          <m:rPr>
            <m:sty m:val="p"/>
          </m:rPr>
          <m:t>×</m:t>
        </m:r>
        <m:r>
          <m:t>n</m:t>
        </m:r>
      </m:oMath>
      <w:r>
        <w:t xml:space="preserve">.</w:t>
      </w:r>
      <w:r>
        <w:t xml:space="preserve"> </w:t>
      </w:r>
      <w:r>
        <w:t xml:space="preserve">Both have rank</w:t>
      </w:r>
      <w:r>
        <w:t xml:space="preserve"> </w:t>
      </w:r>
      <m:oMath>
        <m:r>
          <m:t>r</m:t>
        </m:r>
      </m:oMath>
      <w:r>
        <w:t xml:space="preserve">:</w:t>
      </w:r>
    </w:p>
    <w:p>
      <w:pPr>
        <w:pStyle w:val="BodyText"/>
      </w:pPr>
      <m:oMathPara>
        <m:oMathParaPr>
          <m:jc m:val="center"/>
        </m:oMathParaPr>
        <m:oMath>
          <m:eqArr>
            <m:e>
              <m:r>
                <m:t>r</m:t>
              </m:r>
              <m:r>
                <m:t>&amp;</m:t>
              </m:r>
              <m:r>
                <m:rPr>
                  <m:sty m:val="p"/>
                </m:rPr>
                <m:t>=</m:t>
              </m:r>
              <m:r>
                <m:rPr>
                  <m:sty m:val="p"/>
                </m:rPr>
                <m:t>rank</m:t>
              </m:r>
              <m:r>
                <m:rPr>
                  <m:sty m:val="p"/>
                </m:rPr>
                <m:t>(</m:t>
              </m:r>
              <m:r>
                <m:rPr>
                  <m:sty m:val="bi"/>
                </m:rPr>
                <m:t>C</m:t>
              </m:r>
              <m:r>
                <m:rPr>
                  <m:sty m:val="bi"/>
                </m:rPr>
                <m:t>R</m:t>
              </m:r>
              <m:r>
                <m:rPr>
                  <m:sty m:val="p"/>
                </m:rPr>
                <m:t>)</m:t>
              </m:r>
              <m:r>
                <m:t>&amp;</m:t>
              </m:r>
              <m:r>
                <m:t>&amp;</m:t>
              </m:r>
              <m:r>
                <m:rPr>
                  <m:nor/>
                  <m:sty m:val="p"/>
                </m:rPr>
                <m:t>(</m:t>
              </m:r>
              <m:r>
                <m:rPr>
                  <m:sty m:val="bi"/>
                </m:rPr>
                <m:t>A</m:t>
              </m:r>
              <m:r>
                <m:rPr>
                  <m:sty m:val="p"/>
                </m:rPr>
                <m:t>=</m:t>
              </m:r>
              <m:r>
                <m:rPr>
                  <m:sty m:val="bi"/>
                </m:rPr>
                <m:t>C</m:t>
              </m:r>
              <m:r>
                <m:rPr>
                  <m:sty m:val="bi"/>
                </m:rPr>
                <m:t>R</m:t>
              </m:r>
              <m:r>
                <m:rPr>
                  <m:nor/>
                  <m:sty m:val="p"/>
                </m:rPr>
                <m:t>)</m:t>
              </m:r>
            </m:e>
            <m:e>
              <m:r>
                <m:t>&amp;</m:t>
              </m:r>
              <m:r>
                <m:rPr>
                  <m:sty m:val="p"/>
                </m:rPr>
                <m:t>≤</m:t>
              </m:r>
              <m:r>
                <m:rPr>
                  <m:sty m:val="p"/>
                </m:rPr>
                <m:t>rank</m:t>
              </m:r>
              <m:r>
                <m:rPr>
                  <m:sty m:val="p"/>
                </m:rPr>
                <m:t>(</m:t>
              </m:r>
              <m:r>
                <m:rPr>
                  <m:sty m:val="bi"/>
                </m:rPr>
                <m:t>C</m:t>
              </m:r>
              <m:r>
                <m:rPr>
                  <m:sty m:val="p"/>
                </m:rPr>
                <m:t>)</m:t>
              </m:r>
              <m:r>
                <m:t>&amp;</m:t>
              </m:r>
              <m:r>
                <m:t>&amp;</m:t>
              </m:r>
              <m:r>
                <m:rPr>
                  <m:nor/>
                  <m:sty m:val="p"/>
                </m:rPr>
                <m:t>(</m:t>
              </m:r>
              <m:r>
                <m:rPr>
                  <m:nor/>
                  <m:sty m:val="p"/>
                </m:rPr>
                <m:t>Theorem 37</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r>
                <m:rPr>
                  <m:sty m:val="bi"/>
                </m:rPr>
                <m:t>C</m:t>
              </m:r>
              <m:r>
                <m:rPr>
                  <m:nor/>
                  <m:sty m:val="p"/>
                </m:rPr>
                <m:t> has </m:t>
              </m:r>
              <m:r>
                <m:t>r</m:t>
              </m:r>
              <m:r>
                <m:rPr>
                  <m:nor/>
                  <m:sty m:val="p"/>
                </m:rPr>
                <m:t> columns)</m:t>
              </m:r>
            </m:e>
          </m:eqArr>
        </m:oMath>
      </m:oMathPara>
    </w:p>
    <w:p>
      <w:pPr>
        <w:pStyle w:val="FirstParagraph"/>
      </w:pPr>
      <w:r>
        <w:t xml:space="preserve">and, using</w:t>
      </w:r>
      <w:r>
        <w:t xml:space="preserve"> </w:t>
      </w:r>
      <m:oMath>
        <m:sSup>
          <m:e>
            <m:r>
              <m:rPr>
                <m:sty m:val="p"/>
              </m:rPr>
              <m:t>(</m:t>
            </m:r>
            <m:r>
              <m:rPr>
                <m:sty m:val="bi"/>
              </m:rPr>
              <m:t>C</m:t>
            </m:r>
            <m:r>
              <m:rPr>
                <m:sty m:val="bi"/>
              </m:rPr>
              <m:t>R</m:t>
            </m:r>
            <m:r>
              <m:rPr>
                <m:sty m:val="p"/>
              </m:rPr>
              <m:t>)</m:t>
            </m:r>
          </m:e>
          <m:sup>
            <m:r>
              <m:rPr>
                <m:sty m:val="p"/>
              </m:rPr>
              <m:t>⊤</m:t>
            </m:r>
          </m:sup>
        </m:sSup>
        <m:r>
          <m:rPr>
            <m:sty m:val="p"/>
          </m:rPr>
          <m:t>=</m:t>
        </m:r>
        <m:sSup>
          <m:e>
            <m:r>
              <m:rPr>
                <m:sty m:val="bi"/>
              </m:rPr>
              <m:t>R</m:t>
            </m:r>
          </m:e>
          <m:sup>
            <m:r>
              <m:rPr>
                <m:sty m:val="p"/>
              </m:rPr>
              <m:t>⊤</m:t>
            </m:r>
          </m:sup>
        </m:sSup>
        <m:sSup>
          <m:e>
            <m:r>
              <m:rPr>
                <m:sty m:val="bi"/>
              </m:rPr>
              <m:t>C</m:t>
            </m:r>
          </m:e>
          <m:sup>
            <m:r>
              <m:rPr>
                <m:sty m:val="p"/>
              </m:rPr>
              <m:t>⊤</m:t>
            </m:r>
          </m:sup>
        </m:sSup>
      </m:oMath>
      <w:r>
        <w:t xml:space="preserve"> </w:t>
      </w:r>
      <w:r>
        <w:t xml:space="preserve">(</w:t>
      </w:r>
      <w:hyperlink w:anchor="thm-transpose-product">
        <w:r>
          <w:rPr>
            <w:rStyle w:val="Hyperlink"/>
          </w:rPr>
          <w:t xml:space="preserve">Theorem 19</w:t>
        </w:r>
      </w:hyperlink>
      <w:r>
        <w:t xml:space="preserve">),</w:t>
      </w:r>
    </w:p>
    <w:p>
      <w:pPr>
        <w:pStyle w:val="BodyText"/>
      </w:pPr>
      <m:oMathPara>
        <m:oMathParaPr>
          <m:jc m:val="center"/>
        </m:oMathParaPr>
        <m:oMath>
          <m:eqArr>
            <m:e>
              <m:r>
                <m:t>r</m:t>
              </m:r>
              <m:r>
                <m:t>&amp;</m:t>
              </m:r>
              <m:r>
                <m:rPr>
                  <m:sty m:val="p"/>
                </m:rPr>
                <m:t>=</m:t>
              </m:r>
              <m:r>
                <m:rPr>
                  <m:sty m:val="p"/>
                </m:rPr>
                <m:t>rank</m:t>
              </m:r>
              <m:r>
                <m:t>​</m:t>
              </m:r>
              <m:d>
                <m:dPr>
                  <m:begChr m:val="("/>
                  <m:sepChr m:val=""/>
                  <m:endChr m:val=")"/>
                  <m:grow/>
                </m:dPr>
                <m:e>
                  <m:sSup>
                    <m:e>
                      <m:r>
                        <m:rPr>
                          <m:sty m:val="bi"/>
                        </m:rPr>
                        <m:t>R</m:t>
                      </m:r>
                    </m:e>
                    <m:sup>
                      <m:r>
                        <m:rPr>
                          <m:sty m:val="p"/>
                        </m:rPr>
                        <m:t>⊤</m:t>
                      </m:r>
                    </m:sup>
                  </m:sSup>
                  <m:sSup>
                    <m:e>
                      <m:r>
                        <m:rPr>
                          <m:sty m:val="bi"/>
                        </m:rPr>
                        <m:t>C</m:t>
                      </m:r>
                    </m:e>
                    <m:sup>
                      <m:r>
                        <m:rPr>
                          <m:sty m:val="p"/>
                        </m:rPr>
                        <m:t>⊤</m:t>
                      </m:r>
                    </m:sup>
                  </m:sSup>
                </m:e>
              </m:d>
              <m:r>
                <m:t>​</m:t>
              </m:r>
              <m:r>
                <m:t>&amp;</m:t>
              </m:r>
              <m:r>
                <m:t>&amp;</m:t>
              </m:r>
              <m:r>
                <m:rPr>
                  <m:nor/>
                  <m:sty m:val="p"/>
                </m:rPr>
                <m:t>(</m:t>
              </m:r>
              <m:r>
                <m:rPr>
                  <m:nor/>
                  <m:sty m:val="p"/>
                </m:rPr>
                <m:t>Theorem 38</m:t>
              </m:r>
              <m:r>
                <m:rPr>
                  <m:nor/>
                  <m:sty m:val="p"/>
                </m:rPr>
                <m:t>)</m:t>
              </m:r>
            </m:e>
            <m:e>
              <m:r>
                <m:t>&amp;</m:t>
              </m:r>
              <m:r>
                <m:rPr>
                  <m:sty m:val="p"/>
                </m:rPr>
                <m:t>≤</m:t>
              </m:r>
              <m:r>
                <m:rPr>
                  <m:sty m:val="p"/>
                </m:rPr>
                <m:t>rank</m:t>
              </m:r>
              <m:r>
                <m:rPr>
                  <m:sty m:val="p"/>
                </m:rPr>
                <m:t>(</m:t>
              </m:r>
              <m:sSup>
                <m:e>
                  <m:r>
                    <m:rPr>
                      <m:sty m:val="bi"/>
                    </m:rPr>
                    <m:t>R</m:t>
                  </m:r>
                </m:e>
                <m:sup>
                  <m:r>
                    <m:rPr>
                      <m:sty m:val="p"/>
                    </m:rPr>
                    <m:t>⊤</m:t>
                  </m:r>
                </m:sup>
              </m:sSup>
              <m:r>
                <m:rPr>
                  <m:sty m:val="p"/>
                </m:rPr>
                <m:t>)</m:t>
              </m:r>
              <m:r>
                <m:t>&amp;</m:t>
              </m:r>
              <m:r>
                <m:t>&amp;</m:t>
              </m:r>
              <m:r>
                <m:rPr>
                  <m:nor/>
                  <m:sty m:val="p"/>
                </m:rPr>
                <m:t>(</m:t>
              </m:r>
              <m:r>
                <m:rPr>
                  <m:nor/>
                  <m:sty m:val="p"/>
                </m:rPr>
                <m:t>Theorem 37</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sSup>
                <m:e>
                  <m:r>
                    <m:rPr>
                      <m:sty m:val="bi"/>
                    </m:rPr>
                    <m:t>R</m:t>
                  </m:r>
                </m:e>
                <m:sup>
                  <m:r>
                    <m:rPr>
                      <m:sty m:val="p"/>
                    </m:rPr>
                    <m:t>⊤</m:t>
                  </m:r>
                </m:sup>
              </m:sSup>
              <m:r>
                <m:rPr>
                  <m:nor/>
                  <m:sty m:val="p"/>
                </m:rPr>
                <m:t> has </m:t>
              </m:r>
              <m:r>
                <m:t>r</m:t>
              </m:r>
              <m:r>
                <m:rPr>
                  <m:nor/>
                  <m:sty m:val="p"/>
                </m:rPr>
                <m:t> columns)</m:t>
              </m:r>
            </m:e>
          </m:eqArr>
        </m:oMath>
      </m:oMathPara>
    </w:p>
    <w:p>
      <w:pPr>
        <w:pStyle w:val="FirstParagraph"/>
      </w:pPr>
      <w:r>
        <w:t xml:space="preserve">So</w:t>
      </w:r>
      <w:r>
        <w:t xml:space="preserve"> </w:t>
      </w:r>
      <m:oMath>
        <m:r>
          <m:rPr>
            <m:sty m:val="bi"/>
          </m:rPr>
          <m:t>C</m:t>
        </m:r>
      </m:oMath>
      <w:r>
        <w:t xml:space="preserve"> </w:t>
      </w:r>
      <w:r>
        <w:t xml:space="preserve">and</w:t>
      </w:r>
      <w:r>
        <w:t xml:space="preserve"> </w:t>
      </w:r>
      <m:oMath>
        <m:sSup>
          <m:e>
            <m:r>
              <m:rPr>
                <m:sty m:val="bi"/>
              </m:rPr>
              <m:t>R</m:t>
            </m:r>
          </m:e>
          <m:sup>
            <m:r>
              <m:rPr>
                <m:sty m:val="p"/>
              </m:rPr>
              <m:t>⊤</m:t>
            </m:r>
          </m:sup>
        </m:sSup>
      </m:oMath>
      <w:r>
        <w:t xml:space="preserve"> </w:t>
      </w:r>
      <w:r>
        <w:t xml:space="preserve">have full column rank</w:t>
      </w:r>
      <w:r>
        <w:t xml:space="preserve"> </w:t>
      </w:r>
      <m:oMath>
        <m:r>
          <m:t>r</m:t>
        </m:r>
      </m:oMath>
      <w:r>
        <w:t xml:space="preserve">,</w:t>
      </w:r>
      <w:r>
        <w:t xml:space="preserve"> </w:t>
      </w:r>
      <w:r>
        <w:t xml:space="preserve">and</w:t>
      </w:r>
      <w:r>
        <w:t xml:space="preserve"> </w:t>
      </w:r>
      <m:oMath>
        <m:sSup>
          <m:e>
            <m:r>
              <m:rPr>
                <m:sty m:val="bi"/>
              </m:rPr>
              <m:t>C</m:t>
            </m:r>
          </m:e>
          <m:sup>
            <m:r>
              <m:rPr>
                <m:sty m:val="p"/>
              </m:rPr>
              <m:t>⊤</m:t>
            </m:r>
          </m:sup>
        </m:sSup>
        <m:r>
          <m:rPr>
            <m:sty m:val="bi"/>
          </m:rPr>
          <m:t>C</m:t>
        </m:r>
      </m:oMath>
      <w:r>
        <w:t xml:space="preserve"> </w:t>
      </w:r>
      <w:r>
        <w:t xml:space="preserve">and</w:t>
      </w:r>
      <w:r>
        <w:t xml:space="preserve"> </w:t>
      </w:r>
      <m:oMath>
        <m:r>
          <m:rPr>
            <m:sty m:val="bi"/>
          </m:rPr>
          <m:t>R</m:t>
        </m:r>
        <m:sSup>
          <m:e>
            <m:r>
              <m:rPr>
                <m:sty m:val="bi"/>
              </m:rPr>
              <m:t>R</m:t>
            </m:r>
          </m:e>
          <m:sup>
            <m:r>
              <m:rPr>
                <m:sty m:val="p"/>
              </m:rPr>
              <m:t>⊤</m:t>
            </m:r>
          </m:sup>
        </m:sSup>
        <m:r>
          <m:rPr>
            <m:sty m:val="p"/>
          </m:rPr>
          <m:t>=</m:t>
        </m:r>
        <m:sSup>
          <m:e>
            <m:r>
              <m:rPr>
                <m:sty m:val="p"/>
              </m:rPr>
              <m:t>(</m:t>
            </m:r>
            <m:sSup>
              <m:e>
                <m:r>
                  <m:rPr>
                    <m:sty m:val="bi"/>
                  </m:rPr>
                  <m:t>R</m:t>
                </m:r>
              </m:e>
              <m:sup>
                <m:r>
                  <m:rPr>
                    <m:sty m:val="p"/>
                  </m:rPr>
                  <m:t>⊤</m:t>
                </m:r>
              </m:sup>
            </m:sSup>
            <m:r>
              <m:rPr>
                <m:sty m:val="p"/>
              </m:rPr>
              <m:t>)</m:t>
            </m:r>
          </m:e>
          <m:sup>
            <m:r>
              <m:rPr>
                <m:sty m:val="p"/>
              </m:rPr>
              <m:t>⊤</m:t>
            </m:r>
          </m:sup>
        </m:sSup>
        <m:r>
          <m:t> </m:t>
        </m:r>
        <m:sSup>
          <m:e>
            <m:r>
              <m:rPr>
                <m:sty m:val="bi"/>
              </m:rPr>
              <m:t>R</m:t>
            </m:r>
          </m:e>
          <m:sup>
            <m:r>
              <m:rPr>
                <m:sty m:val="p"/>
              </m:rPr>
              <m:t>⊤</m:t>
            </m:r>
          </m:sup>
        </m:sSup>
      </m:oMath>
      <w:r>
        <w:t xml:space="preserve"> </w:t>
      </w:r>
      <w:r>
        <w:t xml:space="preserve">are invertible (</w:t>
      </w:r>
      <w:hyperlink w:anchor="thm-gram-invertible">
        <w:r>
          <w:rPr>
            <w:rStyle w:val="Hyperlink"/>
          </w:rPr>
          <w:t xml:space="preserve">Theorem 81</w:t>
        </w:r>
      </w:hyperlink>
      <w:r>
        <w:t xml:space="preserve">).</w:t>
      </w:r>
      <w:r>
        <w:t xml:space="preserve"> </w:t>
      </w:r>
      <w:r>
        <w:t xml:space="preserve">They are symmetric:</w:t>
      </w:r>
    </w:p>
    <w:p>
      <w:pPr>
        <w:pStyle w:val="BodyText"/>
      </w:pPr>
      <m:oMathPara>
        <m:oMathParaPr>
          <m:jc m:val="center"/>
        </m:oMathParaPr>
        <m:oMath>
          <m:eqArr>
            <m:e>
              <m:sSup>
                <m:e>
                  <m:r>
                    <m:rPr>
                      <m:sty m:val="p"/>
                    </m:rPr>
                    <m:t>(</m:t>
                  </m:r>
                  <m:sSup>
                    <m:e>
                      <m:r>
                        <m:rPr>
                          <m:sty m:val="bi"/>
                        </m:rPr>
                        <m:t>C</m:t>
                      </m:r>
                    </m:e>
                    <m:sup>
                      <m:r>
                        <m:rPr>
                          <m:sty m:val="p"/>
                        </m:rPr>
                        <m:t>⊤</m:t>
                      </m:r>
                    </m:sup>
                  </m:sSup>
                  <m:r>
                    <m:rPr>
                      <m:sty m:val="bi"/>
                    </m:rPr>
                    <m:t>C</m:t>
                  </m:r>
                  <m:r>
                    <m:rPr>
                      <m:sty m:val="p"/>
                    </m:rPr>
                    <m:t>)</m:t>
                  </m:r>
                </m:e>
                <m:sup>
                  <m:r>
                    <m:rPr>
                      <m:sty m:val="p"/>
                    </m:rPr>
                    <m:t>⊤</m:t>
                  </m:r>
                </m:sup>
              </m:sSup>
              <m:r>
                <m:t>&amp;</m:t>
              </m:r>
              <m:r>
                <m:rPr>
                  <m:sty m:val="p"/>
                </m:rPr>
                <m:t>=</m:t>
              </m:r>
              <m:sSup>
                <m:e>
                  <m:r>
                    <m:rPr>
                      <m:sty m:val="bi"/>
                    </m:rPr>
                    <m:t>C</m:t>
                  </m:r>
                </m:e>
                <m:sup>
                  <m:r>
                    <m:rPr>
                      <m:sty m:val="p"/>
                    </m:rPr>
                    <m:t>⊤</m:t>
                  </m:r>
                </m:sup>
              </m:sSup>
              <m:r>
                <m:t> </m:t>
              </m:r>
              <m:sSup>
                <m:e>
                  <m:r>
                    <m:rPr>
                      <m:sty m:val="p"/>
                    </m:rPr>
                    <m:t>(</m:t>
                  </m:r>
                  <m:sSup>
                    <m:e>
                      <m:r>
                        <m:rPr>
                          <m:sty m:val="bi"/>
                        </m:rPr>
                        <m:t>C</m:t>
                      </m:r>
                    </m:e>
                    <m:sup>
                      <m:r>
                        <m:rPr>
                          <m:sty m:val="p"/>
                        </m:rPr>
                        <m:t>⊤</m:t>
                      </m:r>
                    </m:sup>
                  </m:sSup>
                  <m:r>
                    <m:rPr>
                      <m:sty m:val="p"/>
                    </m:rPr>
                    <m:t>)</m:t>
                  </m:r>
                </m:e>
                <m:sup>
                  <m:r>
                    <m:rPr>
                      <m:sty m:val="p"/>
                    </m:rPr>
                    <m:t>⊤</m:t>
                  </m:r>
                </m:sup>
              </m:sSup>
            </m:e>
            <m:e>
              <m:r>
                <m:t>&amp;</m:t>
              </m:r>
              <m:r>
                <m:rPr>
                  <m:sty m:val="p"/>
                </m:rPr>
                <m:t>=</m:t>
              </m:r>
              <m:sSup>
                <m:e>
                  <m:r>
                    <m:rPr>
                      <m:sty m:val="bi"/>
                    </m:rPr>
                    <m:t>C</m:t>
                  </m:r>
                </m:e>
                <m:sup>
                  <m:r>
                    <m:rPr>
                      <m:sty m:val="p"/>
                    </m:rPr>
                    <m:t>⊤</m:t>
                  </m:r>
                </m:sup>
              </m:sSup>
              <m:r>
                <m:rPr>
                  <m:sty m:val="bi"/>
                </m:rPr>
                <m:t>C</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and likewise for</w:t>
      </w:r>
      <w:r>
        <w:t xml:space="preserve"> </w:t>
      </w:r>
      <m:oMath>
        <m:r>
          <m:rPr>
            <m:sty m:val="bi"/>
          </m:rPr>
          <m:t>R</m:t>
        </m:r>
        <m:sSup>
          <m:e>
            <m:r>
              <m:rPr>
                <m:sty m:val="bi"/>
              </m:rPr>
              <m:t>R</m:t>
            </m:r>
          </m:e>
          <m:sup>
            <m:r>
              <m:rPr>
                <m:sty m:val="p"/>
              </m:rPr>
              <m:t>⊤</m:t>
            </m:r>
          </m:sup>
        </m:sSup>
      </m:oMath>
      <w:r>
        <w:t xml:space="preserve">.</w:t>
      </w:r>
      <w:r>
        <w:t xml:space="preserve"> </w:t>
      </w:r>
      <w:r>
        <w:t xml:space="preserve">Write</w:t>
      </w:r>
      <w:r>
        <w:t xml:space="preserve"> </w:t>
      </w:r>
      <m:oMath>
        <m:r>
          <m:rPr>
            <m:sty m:val="bi"/>
          </m:rPr>
          <m:t>S</m:t>
        </m:r>
        <m:limUpp>
          <m:e>
            <m:r>
              <m:rPr>
                <m:sty m:val="p"/>
              </m:rPr>
              <m:t>=</m:t>
            </m:r>
          </m:e>
          <m:lim>
            <m:r>
              <m:rPr>
                <m:nor/>
                <m:sty m:val="p"/>
              </m:rPr>
              <m:t>def</m:t>
            </m:r>
          </m:lim>
        </m:limUpp>
        <m:r>
          <m:rPr>
            <m:sty m:val="p"/>
          </m:rPr>
          <m:t>(</m:t>
        </m:r>
        <m:r>
          <m:rPr>
            <m:sty m:val="bi"/>
          </m:rPr>
          <m:t>R</m:t>
        </m:r>
        <m:sSup>
          <m:e>
            <m:r>
              <m:rPr>
                <m:sty m:val="bi"/>
              </m:rPr>
              <m:t>R</m:t>
            </m:r>
          </m:e>
          <m:sup>
            <m:r>
              <m:rPr>
                <m:sty m:val="p"/>
              </m:rPr>
              <m:t>⊤</m:t>
            </m:r>
          </m:sup>
        </m:sSup>
        <m:sSup>
          <m:e>
            <m:r>
              <m:rPr>
                <m:sty m:val="p"/>
              </m:rPr>
              <m:t>)</m:t>
            </m:r>
          </m:e>
          <m:sup>
            <m:r>
              <m:rPr>
                <m:sty m:val="p"/>
              </m:rPr>
              <m:t>−</m:t>
            </m:r>
            <m:r>
              <m:t>1</m:t>
            </m:r>
          </m:sup>
        </m:sSup>
      </m:oMath>
      <w:r>
        <w:t xml:space="preserve"> </w:t>
      </w:r>
      <w:r>
        <w:t xml:space="preserve">and</w:t>
      </w:r>
      <w:r>
        <w:t xml:space="preserve"> </w:t>
      </w:r>
      <m:oMath>
        <m:r>
          <m:rPr>
            <m:sty m:val="bi"/>
          </m:rPr>
          <m:t>T</m:t>
        </m:r>
        <m:limUpp>
          <m:e>
            <m:r>
              <m:rPr>
                <m:sty m:val="p"/>
              </m:rPr>
              <m:t>=</m:t>
            </m:r>
          </m:e>
          <m:lim>
            <m:r>
              <m:rPr>
                <m:nor/>
                <m:sty m:val="p"/>
              </m:rPr>
              <m:t>def</m:t>
            </m:r>
          </m:lim>
        </m:limUpp>
        <m:r>
          <m:rPr>
            <m:sty m:val="p"/>
          </m:rPr>
          <m:t>(</m:t>
        </m:r>
        <m:sSup>
          <m:e>
            <m:r>
              <m:rPr>
                <m:sty m:val="bi"/>
              </m:rPr>
              <m:t>C</m:t>
            </m:r>
          </m:e>
          <m:sup>
            <m:r>
              <m:rPr>
                <m:sty m:val="p"/>
              </m:rPr>
              <m:t>⊤</m:t>
            </m:r>
          </m:sup>
        </m:sSup>
        <m:r>
          <m:rPr>
            <m:sty m:val="bi"/>
          </m:rPr>
          <m:t>C</m:t>
        </m:r>
        <m:sSup>
          <m:e>
            <m:r>
              <m:rPr>
                <m:sty m:val="p"/>
              </m:rPr>
              <m:t>)</m:t>
            </m:r>
          </m:e>
          <m:sup>
            <m:r>
              <m:rPr>
                <m:sty m:val="p"/>
              </m:rPr>
              <m:t>−</m:t>
            </m:r>
            <m:r>
              <m:t>1</m:t>
            </m:r>
          </m:sup>
        </m:sSup>
      </m:oMath>
      <w:r>
        <w:t xml:space="preserve">,</w:t>
      </w:r>
      <w:r>
        <w:t xml:space="preserve"> </w:t>
      </w:r>
      <w:r>
        <w:t xml:space="preserve">both symmetric (</w:t>
      </w:r>
      <w:hyperlink w:anchor="cor-inverse-symmetric">
        <w:r>
          <w:rPr>
            <w:rStyle w:val="Hyperlink"/>
          </w:rPr>
          <w:t xml:space="preserve">Corollary 6</w:t>
        </w:r>
      </w:hyperlink>
      <w:r>
        <w:t xml:space="preserve">),</w:t>
      </w:r>
      <w:r>
        <w:t xml:space="preserve"> </w:t>
      </w:r>
      <w:r>
        <w:t xml:space="preserve">and</w:t>
      </w:r>
      <w:r>
        <w:t xml:space="preserve"> </w:t>
      </w:r>
      <m:oMath>
        <m:r>
          <m:rPr>
            <m:sty m:val="bi"/>
          </m:rPr>
          <m:t>G</m:t>
        </m:r>
        <m:limUpp>
          <m:e>
            <m:r>
              <m:rPr>
                <m:sty m:val="p"/>
              </m:rPr>
              <m:t>=</m:t>
            </m:r>
          </m:e>
          <m:lim>
            <m:r>
              <m:rPr>
                <m:nor/>
                <m:sty m:val="p"/>
              </m:rPr>
              <m:t>def</m:t>
            </m:r>
          </m:lim>
        </m:limUpp>
        <m:sSup>
          <m:e>
            <m:r>
              <m:rPr>
                <m:sty m:val="bi"/>
              </m:rPr>
              <m:t>R</m:t>
            </m:r>
          </m:e>
          <m:sup>
            <m:r>
              <m:rPr>
                <m:sty m:val="p"/>
              </m:rPr>
              <m:t>⊤</m:t>
            </m:r>
          </m:sup>
        </m:sSup>
        <m:r>
          <m:rPr>
            <m:sty m:val="bi"/>
          </m:rPr>
          <m:t>S</m:t>
        </m:r>
        <m:r>
          <m:rPr>
            <m:sty m:val="bi"/>
          </m:rPr>
          <m:t>T</m:t>
        </m:r>
        <m:sSup>
          <m:e>
            <m:r>
              <m:rPr>
                <m:sty m:val="bi"/>
              </m:rPr>
              <m:t>C</m:t>
            </m:r>
          </m:e>
          <m:sup>
            <m:r>
              <m:rPr>
                <m:sty m:val="p"/>
              </m:rPr>
              <m:t>⊤</m:t>
            </m:r>
          </m:sup>
        </m:sSup>
      </m:oMath>
      <w:r>
        <w:t xml:space="preserve">.</w:t>
      </w:r>
    </w:p>
    <w:p>
      <w:pPr>
        <w:pStyle w:val="BodyText"/>
      </w:pPr>
      <w:r>
        <w:rPr>
          <w:b/>
          <w:bCs/>
        </w:rPr>
        <w:t xml:space="preserve">Two products.</w:t>
      </w:r>
    </w:p>
    <w:p>
      <w:pPr>
        <w:pStyle w:val="BodyText"/>
      </w:pPr>
      <m:oMathPara>
        <m:oMathParaPr>
          <m:jc m:val="center"/>
        </m:oMathParaPr>
        <m:oMath>
          <m:eqArr>
            <m:e>
              <m:r>
                <m:rPr>
                  <m:sty m:val="bi"/>
                </m:rPr>
                <m:t>A</m:t>
              </m:r>
              <m:r>
                <m:rPr>
                  <m:sty m:val="bi"/>
                </m:rPr>
                <m:t>G</m:t>
              </m:r>
              <m:r>
                <m:t>&amp;</m:t>
              </m:r>
              <m:r>
                <m:rPr>
                  <m:sty m:val="p"/>
                </m:rPr>
                <m:t>=</m:t>
              </m:r>
              <m:r>
                <m:rPr>
                  <m:sty m:val="bi"/>
                </m:rPr>
                <m:t>C</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(substitute </m:t>
              </m:r>
              <m:r>
                <m:rPr>
                  <m:sty m:val="bi"/>
                </m:rPr>
                <m:t>A</m:t>
              </m:r>
              <m:r>
                <m:rPr>
                  <m:nor/>
                  <m:sty m:val="p"/>
                </m:rPr>
                <m:t> and </m:t>
              </m:r>
              <m:r>
                <m:rPr>
                  <m:sty m:val="bi"/>
                </m:rPr>
                <m:t>G</m:t>
              </m:r>
              <m:r>
                <m:rPr>
                  <m:nor/>
                  <m:sty m:val="p"/>
                </m:rPr>
                <m:t>)</m:t>
              </m:r>
            </m:e>
            <m:e>
              <m:r>
                <m:t>&amp;</m:t>
              </m:r>
              <m:r>
                <m:rPr>
                  <m:sty m:val="p"/>
                </m:rPr>
                <m:t>=</m:t>
              </m:r>
              <m:r>
                <m:rPr>
                  <m:sty m:val="bi"/>
                </m:rPr>
                <m:t>C</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T</m:t>
              </m:r>
              <m:sSup>
                <m:e>
                  <m:r>
                    <m:rPr>
                      <m:sty m:val="bi"/>
                    </m:rPr>
                    <m:t>C</m:t>
                  </m:r>
                </m:e>
                <m:sup>
                  <m:r>
                    <m:rPr>
                      <m:sty m:val="p"/>
                    </m:rPr>
                    <m:t>⊤</m:t>
                  </m:r>
                </m:sup>
              </m:sSup>
              <m:r>
                <m:t>&amp;</m:t>
              </m:r>
              <m:r>
                <m:t>&amp;</m:t>
              </m:r>
              <m:r>
                <m:rPr>
                  <m:nor/>
                  <m:sty m:val="p"/>
                </m:rPr>
                <m:t>(</m:t>
              </m:r>
              <m:r>
                <m:rPr>
                  <m:nor/>
                  <m:sty m:val="p"/>
                </m:rPr>
                <m:t>Definition 71</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nor/>
                  <m:sty m:val="p"/>
                </m:rPr>
                <m:t>Theorem 10</m:t>
              </m:r>
              <m:r>
                <m:rPr>
                  <m:nor/>
                  <m:sty m:val="p"/>
                </m:rPr>
                <m:t>)</m:t>
              </m:r>
            </m:e>
          </m:eqArr>
        </m:oMath>
      </m:oMathPara>
    </w:p>
    <w:p>
      <w:pPr>
        <w:pStyle w:val="FirstParagraph"/>
      </w:pPr>
      <m:oMathPara>
        <m:oMathParaPr>
          <m:jc m:val="center"/>
        </m:oMathParaPr>
        <m:oMath>
          <m:eqArr>
            <m:e>
              <m:r>
                <m:rPr>
                  <m:sty m:val="bi"/>
                </m:rPr>
                <m:t>G</m:t>
              </m:r>
              <m:r>
                <m:rPr>
                  <m:sty m:val="bi"/>
                </m:rPr>
                <m:t>A</m:t>
              </m:r>
              <m:r>
                <m:t>&amp;</m:t>
              </m:r>
              <m:r>
                <m:rPr>
                  <m:sty m:val="p"/>
                </m:rPr>
                <m:t>=</m:t>
              </m:r>
              <m:sSup>
                <m:e>
                  <m:r>
                    <m:rPr>
                      <m:sty m:val="bi"/>
                    </m:rPr>
                    <m:t>R</m:t>
                  </m:r>
                </m:e>
                <m:sup>
                  <m:r>
                    <m:rPr>
                      <m:sty m:val="p"/>
                    </m:rPr>
                    <m:t>⊤</m:t>
                  </m:r>
                </m:sup>
              </m:sSup>
              <m:r>
                <m:rPr>
                  <m:sty m:val="bi"/>
                </m:rPr>
                <m:t>S</m:t>
              </m:r>
              <m:r>
                <m:rPr>
                  <m:sty m:val="bi"/>
                </m:rPr>
                <m:t>T</m:t>
              </m:r>
              <m:sSup>
                <m:e>
                  <m:r>
                    <m:rPr>
                      <m:sty m:val="bi"/>
                    </m:rPr>
                    <m:t>C</m:t>
                  </m:r>
                </m:e>
                <m:sup>
                  <m:r>
                    <m:rPr>
                      <m:sty m:val="p"/>
                    </m:rPr>
                    <m:t>⊤</m:t>
                  </m:r>
                </m:sup>
              </m:sSup>
              <m:r>
                <m:t> </m:t>
              </m:r>
              <m:r>
                <m:rPr>
                  <m:sty m:val="bi"/>
                </m:rPr>
                <m:t>C</m:t>
              </m:r>
              <m:r>
                <m:rPr>
                  <m:sty m:val="bi"/>
                </m:rPr>
                <m:t>R</m:t>
              </m:r>
              <m:r>
                <m:t>&amp;</m:t>
              </m:r>
              <m:r>
                <m:t>&amp;</m:t>
              </m:r>
              <m:r>
                <m:rPr>
                  <m:nor/>
                  <m:sty m:val="p"/>
                </m:rPr>
                <m:t>(substitute </m:t>
              </m:r>
              <m:r>
                <m:rPr>
                  <m:sty m:val="bi"/>
                </m:rPr>
                <m:t>G</m:t>
              </m:r>
              <m:r>
                <m:rPr>
                  <m:nor/>
                  <m:sty m:val="p"/>
                </m:rPr>
                <m:t> and </m:t>
              </m:r>
              <m:r>
                <m:rPr>
                  <m:sty m:val="bi"/>
                </m:rPr>
                <m:t>A</m:t>
              </m:r>
              <m:r>
                <m:rPr>
                  <m:nor/>
                  <m:sty m:val="p"/>
                </m:rPr>
                <m:t>)</m:t>
              </m:r>
            </m:e>
            <m:e>
              <m:r>
                <m:t>&amp;</m:t>
              </m:r>
              <m:r>
                <m:rPr>
                  <m:sty m:val="p"/>
                </m:rPr>
                <m:t>=</m:t>
              </m:r>
              <m:sSup>
                <m:e>
                  <m:r>
                    <m:rPr>
                      <m:sty m:val="bi"/>
                    </m:rPr>
                    <m:t>R</m:t>
                  </m:r>
                </m:e>
                <m:sup>
                  <m:r>
                    <m:rPr>
                      <m:sty m:val="p"/>
                    </m:rPr>
                    <m:t>⊤</m:t>
                  </m:r>
                </m:sup>
              </m:sSup>
              <m:r>
                <m:rPr>
                  <m:sty m:val="bi"/>
                </m:rPr>
                <m:t>S</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rPr>
                  <m:sty m:val="bi"/>
                </m:rPr>
                <m:t>S</m:t>
              </m:r>
              <m:r>
                <m:t> </m:t>
              </m:r>
              <m:sSub>
                <m:e>
                  <m:r>
                    <m:rPr>
                      <m:sty m:val="bi"/>
                    </m:rPr>
                    <m:t>I</m:t>
                  </m:r>
                </m:e>
                <m:sub>
                  <m:r>
                    <m:t>r</m:t>
                  </m:r>
                </m:sub>
              </m:sSub>
              <m:r>
                <m:t> </m:t>
              </m:r>
              <m:r>
                <m:rPr>
                  <m:sty m:val="bi"/>
                </m:rPr>
                <m:t>R</m:t>
              </m:r>
              <m:r>
                <m:t>&amp;</m:t>
              </m:r>
              <m:r>
                <m:t>&amp;</m:t>
              </m:r>
              <m:r>
                <m:rPr>
                  <m:nor/>
                  <m:sty m:val="p"/>
                </m:rPr>
                <m:t>(</m:t>
              </m:r>
              <m:r>
                <m:rPr>
                  <m:nor/>
                  <m:sty m:val="p"/>
                </m:rPr>
                <m:t>Definition 71</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Conditions 3 and 4.</w:t>
      </w:r>
    </w:p>
    <w:p>
      <w:pPr>
        <w:pStyle w:val="BodyText"/>
      </w:pPr>
      <m:oMathPara>
        <m:oMathParaPr>
          <m:jc m:val="center"/>
        </m:oMathParaPr>
        <m:oMath>
          <m:eqArr>
            <m:e>
              <m:sSup>
                <m:e>
                  <m:r>
                    <m:rPr>
                      <m:sty m:val="p"/>
                    </m:rPr>
                    <m:t>(</m:t>
                  </m:r>
                  <m:r>
                    <m:rPr>
                      <m:sty m:val="bi"/>
                    </m:rPr>
                    <m:t>A</m:t>
                  </m:r>
                  <m:r>
                    <m:rPr>
                      <m:sty m:val="bi"/>
                    </m:rPr>
                    <m:t>G</m:t>
                  </m:r>
                  <m:r>
                    <m:rPr>
                      <m:sty m:val="p"/>
                    </m:rPr>
                    <m:t>)</m:t>
                  </m:r>
                </m:e>
                <m:sup>
                  <m:r>
                    <m:rPr>
                      <m:sty m:val="p"/>
                    </m:rPr>
                    <m:t>⊤</m:t>
                  </m:r>
                </m:sup>
              </m:sSup>
              <m:r>
                <m:t>&amp;</m:t>
              </m:r>
              <m:r>
                <m:rPr>
                  <m:sty m:val="p"/>
                </m:rPr>
                <m:t>=</m:t>
              </m:r>
              <m:sSup>
                <m:e>
                  <m:r>
                    <m:rPr>
                      <m:sty m:val="p"/>
                    </m:rPr>
                    <m:t>(</m:t>
                  </m:r>
                  <m:r>
                    <m:rPr>
                      <m:sty m:val="bi"/>
                    </m:rPr>
                    <m:t>C</m:t>
                  </m:r>
                  <m:r>
                    <m:rPr>
                      <m:sty m:val="bi"/>
                    </m:rPr>
                    <m:t>T</m:t>
                  </m:r>
                  <m:sSup>
                    <m:e>
                      <m:r>
                        <m:rPr>
                          <m:sty m:val="bi"/>
                        </m:rPr>
                        <m:t>C</m:t>
                      </m:r>
                    </m:e>
                    <m:sup>
                      <m:r>
                        <m:rPr>
                          <m:sty m:val="p"/>
                        </m:rPr>
                        <m:t>⊤</m:t>
                      </m:r>
                    </m:sup>
                  </m:sSup>
                  <m:r>
                    <m:rPr>
                      <m:sty m:val="p"/>
                    </m:rPr>
                    <m:t>)</m:t>
                  </m:r>
                </m:e>
                <m:sup>
                  <m:r>
                    <m:rPr>
                      <m:sty m:val="p"/>
                    </m:rPr>
                    <m:t>⊤</m:t>
                  </m:r>
                </m:sup>
              </m:sSup>
              <m:r>
                <m:t>&amp;</m:t>
              </m:r>
              <m:r>
                <m:t>&amp;</m:t>
              </m:r>
              <m:r>
                <m:rPr>
                  <m:nor/>
                  <m:sty m:val="p"/>
                </m:rPr>
                <m:t>(first product)</m:t>
              </m:r>
            </m:e>
            <m:e>
              <m:r>
                <m:t>&amp;</m:t>
              </m:r>
              <m:r>
                <m:rPr>
                  <m:sty m:val="p"/>
                </m:rPr>
                <m:t>=</m:t>
              </m:r>
              <m:sSup>
                <m:e>
                  <m:r>
                    <m:t>​</m:t>
                  </m:r>
                  <m:d>
                    <m:dPr>
                      <m:begChr m:val="("/>
                      <m:sepChr m:val=""/>
                      <m:endChr m:val=")"/>
                      <m:grow/>
                    </m:dPr>
                    <m:e>
                      <m:r>
                        <m:rPr>
                          <m:sty m:val="bi"/>
                        </m:rPr>
                        <m:t>C</m:t>
                      </m:r>
                      <m:r>
                        <m:t> </m:t>
                      </m:r>
                      <m:r>
                        <m:rPr>
                          <m:sty m:val="p"/>
                        </m:rPr>
                        <m:t>(</m:t>
                      </m:r>
                      <m:r>
                        <m:rPr>
                          <m:sty m:val="bi"/>
                        </m:rPr>
                        <m:t>T</m:t>
                      </m:r>
                      <m:sSup>
                        <m:e>
                          <m:r>
                            <m:rPr>
                              <m:sty m:val="bi"/>
                            </m:rPr>
                            <m:t>C</m:t>
                          </m:r>
                        </m:e>
                        <m:sup>
                          <m:r>
                            <m:rPr>
                              <m:sty m:val="p"/>
                            </m:rPr>
                            <m:t>⊤</m:t>
                          </m:r>
                        </m:sup>
                      </m:sSup>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T</m:t>
                  </m:r>
                  <m:sSup>
                    <m:e>
                      <m:r>
                        <m:rPr>
                          <m:sty m:val="bi"/>
                        </m:rPr>
                        <m:t>C</m:t>
                      </m:r>
                    </m:e>
                    <m:sup>
                      <m:r>
                        <m:rPr>
                          <m:sty m:val="p"/>
                        </m:rPr>
                        <m:t>⊤</m:t>
                      </m:r>
                    </m:sup>
                  </m:sSup>
                  <m:r>
                    <m:rPr>
                      <m:sty m:val="p"/>
                    </m:rPr>
                    <m: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sSup>
                    <m:e>
                      <m:r>
                        <m:rPr>
                          <m:sty m:val="bi"/>
                        </m:rPr>
                        <m:t>C</m:t>
                      </m:r>
                    </m:e>
                    <m:sup>
                      <m:r>
                        <m:rPr>
                          <m:sty m:val="p"/>
                        </m:rPr>
                        <m:t>⊤</m:t>
                      </m:r>
                    </m:sup>
                  </m:sSup>
                  <m:r>
                    <m:rPr>
                      <m:sty m:val="p"/>
                    </m:rPr>
                    <m:t>)</m:t>
                  </m:r>
                </m:e>
                <m:sup>
                  <m:r>
                    <m:rPr>
                      <m:sty m:val="p"/>
                    </m:rPr>
                    <m:t>⊤</m:t>
                  </m:r>
                </m:sup>
              </m:sSup>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C</m:t>
              </m:r>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Definition 20</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sty m:val="bi"/>
                </m:rPr>
                <m:t>T</m:t>
              </m:r>
              <m:r>
                <m:rPr>
                  <m:nor/>
                  <m:sty m:val="p"/>
                </m:rPr>
                <m:t> is symmetric)</m:t>
              </m:r>
            </m:e>
          </m:eqArr>
        </m:oMath>
      </m:oMathPara>
    </w:p>
    <w:p>
      <w:pPr>
        <w:pStyle w:val="FirstParagraph"/>
      </w:pPr>
      <m:oMathPara>
        <m:oMathParaPr>
          <m:jc m:val="center"/>
        </m:oMathParaPr>
        <m:oMath>
          <m:eqArr>
            <m:e>
              <m:sSup>
                <m:e>
                  <m:r>
                    <m:rPr>
                      <m:sty m:val="p"/>
                    </m:rPr>
                    <m:t>(</m:t>
                  </m:r>
                  <m:r>
                    <m:rPr>
                      <m:sty m:val="bi"/>
                    </m:rPr>
                    <m:t>G</m:t>
                  </m:r>
                  <m:r>
                    <m:rPr>
                      <m:sty m:val="bi"/>
                    </m:rPr>
                    <m:t>A</m:t>
                  </m:r>
                  <m:r>
                    <m:rPr>
                      <m:sty m:val="p"/>
                    </m:rPr>
                    <m:t>)</m:t>
                  </m:r>
                </m:e>
                <m:sup>
                  <m:r>
                    <m:rPr>
                      <m:sty m:val="p"/>
                    </m:rPr>
                    <m:t>⊤</m:t>
                  </m:r>
                </m:sup>
              </m:sSup>
              <m:r>
                <m:t>&amp;</m:t>
              </m:r>
              <m:r>
                <m:rPr>
                  <m:sty m:val="p"/>
                </m:rPr>
                <m:t>=</m:t>
              </m:r>
              <m:sSup>
                <m:e>
                  <m:r>
                    <m:rPr>
                      <m:sty m:val="p"/>
                    </m:rPr>
                    <m:t>(</m:t>
                  </m:r>
                  <m:sSup>
                    <m:e>
                      <m:r>
                        <m:rPr>
                          <m:sty m:val="bi"/>
                        </m:rPr>
                        <m:t>R</m:t>
                      </m:r>
                    </m:e>
                    <m:sup>
                      <m:r>
                        <m:rPr>
                          <m:sty m:val="p"/>
                        </m:rPr>
                        <m:t>⊤</m:t>
                      </m:r>
                    </m:sup>
                  </m:sSup>
                  <m:r>
                    <m:rPr>
                      <m:sty m:val="bi"/>
                    </m:rPr>
                    <m:t>S</m:t>
                  </m:r>
                  <m:r>
                    <m:rPr>
                      <m:sty m:val="bi"/>
                    </m:rPr>
                    <m:t>R</m:t>
                  </m:r>
                  <m:r>
                    <m:rPr>
                      <m:sty m:val="p"/>
                    </m:rPr>
                    <m:t>)</m:t>
                  </m:r>
                </m:e>
                <m:sup>
                  <m:r>
                    <m:rPr>
                      <m:sty m:val="p"/>
                    </m:rPr>
                    <m:t>⊤</m:t>
                  </m:r>
                </m:sup>
              </m:sSup>
              <m:r>
                <m:t>&amp;</m:t>
              </m:r>
              <m:r>
                <m:t>&amp;</m:t>
              </m:r>
              <m:r>
                <m:rPr>
                  <m:nor/>
                  <m:sty m:val="p"/>
                </m:rPr>
                <m:t>(second product)</m:t>
              </m:r>
            </m:e>
            <m:e>
              <m:r>
                <m:t>&amp;</m:t>
              </m:r>
              <m:r>
                <m:rPr>
                  <m:sty m:val="p"/>
                </m:rPr>
                <m:t>=</m:t>
              </m:r>
              <m:sSup>
                <m:e>
                  <m:r>
                    <m:t>​</m:t>
                  </m:r>
                  <m:d>
                    <m:dPr>
                      <m:begChr m:val="("/>
                      <m:sepChr m:val=""/>
                      <m:endChr m:val=")"/>
                      <m:grow/>
                    </m:dPr>
                    <m:e>
                      <m:sSup>
                        <m:e>
                          <m:r>
                            <m:rPr>
                              <m:sty m:val="bi"/>
                            </m:rPr>
                            <m:t>R</m:t>
                          </m:r>
                        </m:e>
                        <m:sup>
                          <m:r>
                            <m:rPr>
                              <m:sty m:val="p"/>
                            </m:rPr>
                            <m:t>⊤</m:t>
                          </m:r>
                        </m:sup>
                      </m:sSup>
                      <m:r>
                        <m:t> </m:t>
                      </m:r>
                      <m:r>
                        <m:rPr>
                          <m:sty m:val="p"/>
                        </m:rPr>
                        <m:t>(</m:t>
                      </m:r>
                      <m:r>
                        <m:rPr>
                          <m:sty m:val="bi"/>
                        </m:rPr>
                        <m:t>S</m:t>
                      </m:r>
                      <m:r>
                        <m:rPr>
                          <m:sty m:val="bi"/>
                        </m:rPr>
                        <m:t>R</m:t>
                      </m:r>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S</m:t>
                  </m:r>
                  <m:r>
                    <m:rPr>
                      <m:sty m:val="bi"/>
                    </m:rPr>
                    <m:t>R</m:t>
                  </m:r>
                  <m:r>
                    <m:rPr>
                      <m:sty m:val="p"/>
                    </m:rPr>
                    <m:t>)</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r>
                <m:rPr>
                  <m:sty m:val="bi"/>
                </m:rPr>
                <m:t>R</m:t>
              </m:r>
              <m:r>
                <m:t>&amp;</m:t>
              </m:r>
              <m:r>
                <m:t>&amp;</m:t>
              </m:r>
              <m:r>
                <m:rPr>
                  <m:nor/>
                  <m:sty m:val="p"/>
                </m:rPr>
                <m:t>(</m:t>
              </m:r>
              <m:r>
                <m:rPr>
                  <m:nor/>
                  <m:sty m:val="p"/>
                </m:rPr>
                <m:t>Definition 20</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sty m:val="bi"/>
                </m:rPr>
                <m:t>S</m:t>
              </m:r>
              <m:r>
                <m:rPr>
                  <m:nor/>
                  <m:sty m:val="p"/>
                </m:rPr>
                <m:t> is symmetric)</m:t>
              </m:r>
            </m:e>
          </m:eqArr>
        </m:oMath>
      </m:oMathPara>
    </w:p>
    <w:p>
      <w:pPr>
        <w:pStyle w:val="FirstParagraph"/>
      </w:pPr>
      <w:r>
        <w:rPr>
          <w:b/>
          <w:bCs/>
        </w:rPr>
        <w:t xml:space="preserve">Condition 1.</w:t>
      </w:r>
    </w:p>
    <w:p>
      <w:pPr>
        <w:pStyle w:val="BodyText"/>
      </w:pPr>
      <m:oMathPara>
        <m:oMathParaPr>
          <m:jc m:val="center"/>
        </m:oMathParaPr>
        <m:oMath>
          <m:eqArr>
            <m:e>
              <m:r>
                <m:rPr>
                  <m:sty m:val="bi"/>
                </m:rPr>
                <m:t>A</m:t>
              </m:r>
              <m:r>
                <m:rPr>
                  <m:sty m:val="bi"/>
                </m:rPr>
                <m:t>G</m:t>
              </m:r>
              <m:r>
                <m:rPr>
                  <m:sty m:val="bi"/>
                </m:rPr>
                <m:t>A</m:t>
              </m:r>
              <m:r>
                <m:t>&amp;</m:t>
              </m:r>
              <m:r>
                <m:rPr>
                  <m:sty m:val="p"/>
                </m:rPr>
                <m:t>=</m:t>
              </m:r>
              <m:r>
                <m:rPr>
                  <m:sty m:val="bi"/>
                </m:rPr>
                <m:t>C</m:t>
              </m:r>
              <m:r>
                <m:rPr>
                  <m:sty m:val="bi"/>
                </m:rPr>
                <m:t>T</m:t>
              </m:r>
              <m:sSup>
                <m:e>
                  <m:r>
                    <m:rPr>
                      <m:sty m:val="bi"/>
                    </m:rPr>
                    <m:t>C</m:t>
                  </m:r>
                </m:e>
                <m:sup>
                  <m:r>
                    <m:rPr>
                      <m:sty m:val="p"/>
                    </m:rPr>
                    <m:t>⊤</m:t>
                  </m:r>
                </m:sup>
              </m:sSup>
              <m:r>
                <m:t> </m:t>
              </m:r>
              <m:r>
                <m:rPr>
                  <m:sty m:val="bi"/>
                </m:rPr>
                <m:t>C</m:t>
              </m:r>
              <m:r>
                <m:rPr>
                  <m:sty m:val="bi"/>
                </m:rPr>
                <m:t>R</m:t>
              </m:r>
              <m:r>
                <m:t>&amp;</m:t>
              </m:r>
              <m:r>
                <m:t>&amp;</m:t>
              </m:r>
              <m:r>
                <m:rPr>
                  <m:nor/>
                  <m:sty m:val="p"/>
                </m:rPr>
                <m:t>(first product)</m:t>
              </m:r>
            </m:e>
            <m:e>
              <m:r>
                <m:t>&amp;</m:t>
              </m:r>
              <m:r>
                <m:rPr>
                  <m:sty m:val="p"/>
                </m:rPr>
                <m:t>=</m:t>
              </m:r>
              <m:r>
                <m:rPr>
                  <m:sty m:val="bi"/>
                </m:rPr>
                <m:t>C</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R</m:t>
              </m:r>
              <m:r>
                <m:t>&amp;</m:t>
              </m:r>
              <m:r>
                <m:t>&amp;</m:t>
              </m:r>
              <m:r>
                <m:rPr>
                  <m:nor/>
                  <m:sty m:val="p"/>
                </m:rPr>
                <m:t>(</m:t>
              </m:r>
              <m:r>
                <m:rPr>
                  <m:nor/>
                  <m:sty m:val="p"/>
                </m:rPr>
                <m:t>Definition 71</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 2.</w:t>
      </w:r>
    </w:p>
    <w:p>
      <w:pPr>
        <w:pStyle w:val="BodyText"/>
      </w:pPr>
      <m:oMathPara>
        <m:oMathParaPr>
          <m:jc m:val="center"/>
        </m:oMathParaPr>
        <m:oMath>
          <m:eqArr>
            <m:e>
              <m:r>
                <m:rPr>
                  <m:sty m:val="bi"/>
                </m:rPr>
                <m:t>G</m:t>
              </m:r>
              <m:r>
                <m:rPr>
                  <m:sty m:val="bi"/>
                </m:rPr>
                <m:t>A</m:t>
              </m:r>
              <m:r>
                <m:rPr>
                  <m:sty m:val="bi"/>
                </m:rPr>
                <m:t>G</m:t>
              </m:r>
              <m:r>
                <m:t>&amp;</m:t>
              </m:r>
              <m:r>
                <m:rPr>
                  <m:sty m:val="p"/>
                </m:rPr>
                <m:t>=</m:t>
              </m:r>
              <m:sSup>
                <m:e>
                  <m:r>
                    <m:rPr>
                      <m:sty m:val="bi"/>
                    </m:rPr>
                    <m:t>R</m:t>
                  </m:r>
                </m:e>
                <m:sup>
                  <m:r>
                    <m:rPr>
                      <m:sty m:val="p"/>
                    </m:rPr>
                    <m:t>⊤</m:t>
                  </m:r>
                </m:sup>
              </m:sSup>
              <m:r>
                <m:rPr>
                  <m:sty m:val="bi"/>
                </m:rPr>
                <m:t>S</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(second product)</m:t>
              </m:r>
            </m:e>
            <m:e>
              <m:r>
                <m:t>&amp;</m:t>
              </m:r>
              <m:r>
                <m:rPr>
                  <m:sty m:val="p"/>
                </m:rPr>
                <m:t>=</m:t>
              </m:r>
              <m:sSup>
                <m:e>
                  <m:r>
                    <m:rPr>
                      <m:sty m:val="bi"/>
                    </m:rPr>
                    <m:t>R</m:t>
                  </m:r>
                </m:e>
                <m:sup>
                  <m:r>
                    <m:rPr>
                      <m:sty m:val="p"/>
                    </m:rPr>
                    <m:t>⊤</m:t>
                  </m:r>
                </m:sup>
              </m:sSup>
              <m:r>
                <m:t> </m:t>
              </m:r>
              <m:r>
                <m:rPr>
                  <m:sty m:val="bi"/>
                </m:rPr>
                <m:t>S</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r</m:t>
                  </m:r>
                </m:sub>
              </m:sSub>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Definition 71</m:t>
              </m:r>
              <m:r>
                <m:rPr>
                  <m:nor/>
                  <m:sty m:val="p"/>
                </m:rPr>
                <m:t>)</m:t>
              </m:r>
            </m:e>
            <m:e>
              <m:r>
                <m:t>&amp;</m:t>
              </m:r>
              <m:r>
                <m:rPr>
                  <m:sty m:val="p"/>
                </m:rPr>
                <m:t>=</m:t>
              </m:r>
              <m:r>
                <m:rPr>
                  <m:sty m:val="bi"/>
                </m:rPr>
                <m:t>G</m:t>
              </m:r>
              <m:r>
                <m:rPr>
                  <m:sty m:val="p"/>
                </m:rPr>
                <m:t>.</m:t>
              </m:r>
              <m:r>
                <m:t>&amp;</m:t>
              </m:r>
              <m:r>
                <m:t>&amp;</m:t>
              </m:r>
              <m:r>
                <m:rPr>
                  <m:nor/>
                  <m:sty m:val="p"/>
                </m:rPr>
                <m:t>(</m:t>
              </m:r>
              <m:r>
                <m:rPr>
                  <m:nor/>
                  <m:sty m:val="p"/>
                </m:rPr>
                <m:t>Theorem 10</m:t>
              </m:r>
              <m:r>
                <m:rPr>
                  <m:nor/>
                  <m:sty m:val="p"/>
                </m:rPr>
                <m:t>)</m:t>
              </m:r>
            </m:e>
          </m:eqArr>
        </m:oMath>
      </m:oMathPara>
    </w:p>
    <w:bookmarkStart w:id="530" w:name="exm-moore-penrose-exists"/>
    <w:p>
      <w:pPr>
        <w:pStyle w:val="FirstParagraph"/>
      </w:pPr>
      <w:r>
        <w:rPr>
          <w:b/>
          <w:bCs/>
        </w:rPr>
        <w:t xml:space="preserve">Example 168 (The Moore-Penrose inverse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 the rank factorization</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w:hyperlink w:anchor="exm-rank-factorization">
        <w:r>
          <w:rPr>
            <w:rStyle w:val="Hyperlink"/>
          </w:rPr>
          <w:t xml:space="preserve">Example 71</w:t>
        </w:r>
      </w:hyperlink>
      <w:r>
        <w:t xml:space="preserve">) gives</w:t>
      </w:r>
    </w:p>
    <w:p>
      <w:pPr>
        <w:pStyle w:val="BodyText"/>
      </w:pPr>
      <m:oMathPara>
        <m:oMathParaPr>
          <m:jc m:val="center"/>
        </m:oMathParaPr>
        <m:oMath>
          <m:eqArr>
            <m:e>
              <m:sSup>
                <m:e>
                  <m:r>
                    <m:rPr>
                      <m:sty m:val="bi"/>
                    </m:rPr>
                    <m:t>C</m:t>
                  </m:r>
                </m:e>
                <m:sup>
                  <m:r>
                    <m:rPr>
                      <m:sty m:val="p"/>
                    </m:rPr>
                    <m:t>⊤</m:t>
                  </m:r>
                </m:sup>
              </m:sSup>
              <m:r>
                <m:rPr>
                  <m:sty m:val="bi"/>
                </m:rPr>
                <m:t>C</m:t>
              </m:r>
              <m:r>
                <m:t>&amp;</m:t>
              </m:r>
              <m:r>
                <m:rPr>
                  <m:sty m:val="p"/>
                </m:rPr>
                <m:t>=</m:t>
              </m:r>
              <m:r>
                <m:t>1</m:t>
              </m:r>
              <m:r>
                <m:rPr>
                  <m:sty m:val="p"/>
                </m:rPr>
                <m:t>+</m:t>
              </m:r>
              <m:r>
                <m:t>9</m:t>
              </m:r>
            </m:e>
            <m:e>
              <m:r>
                <m:t>&amp;</m:t>
              </m:r>
              <m:r>
                <m:rPr>
                  <m:sty m:val="p"/>
                </m:rPr>
                <m:t>=</m:t>
              </m:r>
              <m:r>
                <m:t>10</m:t>
              </m:r>
            </m:e>
          </m:eqArr>
        </m:oMath>
      </m:oMathPara>
    </w:p>
    <w:p>
      <w:pPr>
        <w:pStyle w:val="FirstParagraph"/>
      </w:pPr>
      <w:r>
        <w:t xml:space="preserve">and</w:t>
      </w:r>
    </w:p>
    <w:p>
      <w:pPr>
        <w:pStyle w:val="BodyText"/>
      </w:pPr>
      <m:oMathPara>
        <m:oMathParaPr>
          <m:jc m:val="center"/>
        </m:oMathParaPr>
        <m:oMath>
          <m:eqArr>
            <m:e>
              <m:r>
                <m:rPr>
                  <m:sty m:val="bi"/>
                </m:rPr>
                <m:t>R</m:t>
              </m:r>
              <m:sSup>
                <m:e>
                  <m:r>
                    <m:rPr>
                      <m:sty m:val="bi"/>
                    </m:rPr>
                    <m:t>R</m:t>
                  </m:r>
                </m:e>
                <m:sup>
                  <m:r>
                    <m:rPr>
                      <m:sty m:val="p"/>
                    </m:rPr>
                    <m:t>⊤</m:t>
                  </m:r>
                </m:sup>
              </m:sSup>
              <m:r>
                <m:t>&amp;</m:t>
              </m:r>
              <m:r>
                <m:rPr>
                  <m:sty m:val="p"/>
                </m:rPr>
                <m:t>=</m:t>
              </m:r>
              <m:r>
                <m:t>1</m:t>
              </m:r>
              <m:r>
                <m:rPr>
                  <m:sty m:val="p"/>
                </m:rPr>
                <m:t>+</m:t>
              </m:r>
              <m:r>
                <m:t>4</m:t>
              </m:r>
              <m:r>
                <m:rPr>
                  <m:sty m:val="p"/>
                </m:rPr>
                <m:t>+</m:t>
              </m:r>
              <m:r>
                <m:t>4</m:t>
              </m:r>
            </m:e>
            <m:e>
              <m:r>
                <m:t>&amp;</m:t>
              </m:r>
              <m:r>
                <m:rPr>
                  <m:sty m:val="p"/>
                </m:rPr>
                <m:t>=</m:t>
              </m:r>
              <m:r>
                <m:t>9</m:t>
              </m:r>
              <m:r>
                <m:rPr>
                  <m:sty m:val="p"/>
                </m:rPr>
                <m:t>,</m:t>
              </m:r>
            </m:e>
          </m:eqArr>
        </m:oMath>
      </m:oMathPara>
    </w:p>
    <w:p>
      <w:pPr>
        <w:pStyle w:val="FirstParagraph"/>
      </w:pPr>
      <w:r>
        <w:t xml:space="preserve">so</w:t>
      </w:r>
    </w:p>
    <w:p>
      <w:pPr>
        <w:pStyle w:val="BodyText"/>
      </w:pPr>
      <m:oMathPara>
        <m:oMathParaPr>
          <m:jc m:val="center"/>
        </m:oMathParaPr>
        <m:oMath>
          <m:eqArr>
            <m:e>
              <m:sSup>
                <m:e>
                  <m:r>
                    <m:rPr>
                      <m:sty m:val="bi"/>
                    </m:rPr>
                    <m:t>A</m:t>
                  </m:r>
                </m:e>
                <m:sup>
                  <m:r>
                    <m:rPr>
                      <m:sty m:val="p"/>
                    </m:rPr>
                    <m:t>+</m:t>
                  </m:r>
                </m:sup>
              </m:sSup>
              <m:r>
                <m:t>&amp;</m:t>
              </m:r>
              <m:r>
                <m:rPr>
                  <m:sty m:val="p"/>
                </m:rPr>
                <m:t>=</m:t>
              </m:r>
              <m:f>
                <m:fPr>
                  <m:type m:val="bar"/>
                </m:fPr>
                <m:num>
                  <m:r>
                    <m:t>1</m:t>
                  </m:r>
                </m:num>
                <m:den>
                  <m:r>
                    <m:t>9</m:t>
                  </m:r>
                  <m:r>
                    <m:rPr>
                      <m:sty m:val="p"/>
                    </m:rPr>
                    <m:t>⋅</m:t>
                  </m:r>
                  <m:r>
                    <m:t>10</m:t>
                  </m:r>
                </m:den>
              </m:f>
              <m:d>
                <m:dPr>
                  <m:begChr m:val="["/>
                  <m:sepChr m:val=""/>
                  <m:endChr m:val="]"/>
                  <m:grow/>
                </m:dPr>
                <m:e>
                  <m:m>
                    <m:mPr>
                      <m:baseJc m:val="center"/>
                      <m:plcHide m:val="on"/>
                      <m:mcs>
                        <m:mc>
                          <m:mcPr>
                            <m:mcJc m:val="center"/>
                            <m:count m:val="1"/>
                          </m:mcPr>
                        </m:mc>
                      </m:mcs>
                    </m:mPr>
                    <m:mr>
                      <m:e>
                        <m:r>
                          <m:t>1</m:t>
                        </m:r>
                      </m:e>
                    </m:mr>
                    <m:mr>
                      <m:e>
                        <m:r>
                          <m:rPr>
                            <m:sty m:val="p"/>
                          </m:rPr>
                          <m:t>−</m:t>
                        </m:r>
                        <m:r>
                          <m:t>2</m:t>
                        </m:r>
                      </m:e>
                    </m:mr>
                    <m:mr>
                      <m:e>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3</m:t>
                        </m:r>
                      </m:e>
                    </m:mr>
                  </m:m>
                </m:e>
              </m:d>
            </m:e>
            <m:e>
              <m:r>
                <m:t>&amp;</m:t>
              </m:r>
              <m:r>
                <m:rPr>
                  <m:sty m:val="p"/>
                </m:rPr>
                <m:t>=</m:t>
              </m:r>
              <m:f>
                <m:fPr>
                  <m:type m:val="bar"/>
                </m:fPr>
                <m:num>
                  <m:r>
                    <m:t>1</m:t>
                  </m:r>
                </m:num>
                <m:den>
                  <m:r>
                    <m:t>90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r>
                <m:rPr>
                  <m:sty m:val="p"/>
                </m:rPr>
                <m:t>.</m:t>
              </m:r>
            </m:e>
          </m:eqArr>
        </m:oMath>
      </m:oMathPara>
    </w:p>
    <w:p>
      <w:pPr>
        <w:pStyle w:val="FirstParagraph"/>
      </w:pPr>
      <w:r>
        <w:t xml:space="preserve">As a check on condition 1,</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r>
                <m:rPr>
                  <m:sty m:val="bi"/>
                </m:rPr>
                <m:t>C</m:t>
              </m:r>
              <m:r>
                <m:rPr>
                  <m:sty m:val="bi"/>
                </m:rPr>
                <m:t>T</m:t>
              </m:r>
              <m:sSup>
                <m:e>
                  <m:r>
                    <m:rPr>
                      <m:sty m:val="bi"/>
                    </m:rPr>
                    <m:t>C</m:t>
                  </m:r>
                </m:e>
                <m:sup>
                  <m:r>
                    <m:rPr>
                      <m:sty m:val="p"/>
                    </m:rPr>
                    <m:t>⊤</m:t>
                  </m:r>
                </m:sup>
              </m:sSup>
            </m:e>
            <m:e>
              <m:r>
                <m:t>&amp;</m:t>
              </m:r>
              <m:r>
                <m:rPr>
                  <m:sty m:val="p"/>
                </m:rPr>
                <m:t>=</m:t>
              </m:r>
              <m:f>
                <m:fPr>
                  <m:type m:val="bar"/>
                </m:fPr>
                <m:num>
                  <m:r>
                    <m:t>1</m:t>
                  </m:r>
                </m:num>
                <m:den>
                  <m:r>
                    <m:t>10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t>3</m:t>
                        </m:r>
                      </m:e>
                      <m:e>
                        <m:r>
                          <m:t>9</m:t>
                        </m:r>
                      </m:e>
                    </m:mr>
                  </m:m>
                </m:e>
              </m:d>
              <m:r>
                <m:rPr>
                  <m:sty m:val="p"/>
                </m:rPr>
                <m:t>,</m:t>
              </m:r>
            </m:e>
          </m:eqArr>
        </m:oMath>
      </m:oMathPara>
    </w:p>
    <w:p>
      <w:pPr>
        <w:pStyle w:val="FirstParagraph"/>
      </w:pPr>
      <w:r>
        <w:t xml:space="preserve">and its first row times</w:t>
      </w:r>
      <w:r>
        <w:t xml:space="preserve"> </w:t>
      </w:r>
      <m:oMath>
        <m:r>
          <m:rPr>
            <m:sty m:val="bi"/>
          </m:rPr>
          <m:t>A</m:t>
        </m:r>
      </m:oMath>
      <w:r>
        <w:t xml:space="preserve"> </w:t>
      </w:r>
      <w:r>
        <w:t xml:space="preserve">is</w:t>
      </w:r>
      <w:r>
        <w:t xml:space="preserve"> </w:t>
      </w:r>
      <m:oMath>
        <m:f>
          <m:fPr>
            <m:type m:val="bar"/>
          </m:fPr>
          <m:num>
            <m:r>
              <m:t>1</m:t>
            </m:r>
          </m:num>
          <m:den>
            <m:r>
              <m:t>10</m:t>
            </m:r>
          </m:den>
        </m:f>
        <m:r>
          <m:t>​</m:t>
        </m:r>
        <m:d>
          <m:dPr>
            <m:begChr m:val="("/>
            <m:sepChr m:val=""/>
            <m:endChr m:val=")"/>
            <m:grow/>
          </m:dPr>
          <m:e>
            <m:r>
              <m:t>1</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3</m:t>
            </m:r>
            <m:r>
              <m:rPr>
                <m:sty m:val="p"/>
              </m:rPr>
              <m:t>⋅</m:t>
            </m:r>
            <m:r>
              <m:rPr>
                <m:sty m:val="p"/>
              </m:rPr>
              <m:t>(</m:t>
            </m:r>
            <m:r>
              <m:t>3</m:t>
            </m:r>
            <m:r>
              <m:rPr>
                <m:sty m:val="p"/>
              </m:rPr>
              <m:t>,</m:t>
            </m:r>
            <m:r>
              <m:rPr>
                <m:sty m:val="p"/>
              </m:rPr>
              <m:t>−</m:t>
            </m:r>
            <m:r>
              <m:t>6</m:t>
            </m:r>
            <m:r>
              <m:rPr>
                <m:sty m:val="p"/>
              </m:rPr>
              <m:t>,</m:t>
            </m:r>
            <m:r>
              <m:rPr>
                <m:sty m:val="p"/>
              </m:rPr>
              <m:t>−</m:t>
            </m:r>
            <m:r>
              <m:t>6</m:t>
            </m:r>
            <m:r>
              <m:rPr>
                <m:sty m:val="p"/>
              </m:rPr>
              <m:t>)</m:t>
            </m:r>
          </m:e>
        </m:d>
        <m:r>
          <m:t>​</m:t>
        </m:r>
        <m:r>
          <m:rPr>
            <m:sty m:val="p"/>
          </m:rPr>
          <m:t>=</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the first row of</w:t>
      </w:r>
      <w:r>
        <w:t xml:space="preserve"> </w:t>
      </w:r>
      <m:oMath>
        <m:r>
          <m:rPr>
            <m:sty m:val="bi"/>
          </m:rPr>
          <m:t>A</m:t>
        </m:r>
      </m:oMath>
      <w:r>
        <w:t xml:space="preserve">; the second row is</w:t>
      </w:r>
      <w:r>
        <w:t xml:space="preserve"> </w:t>
      </w:r>
      <m:oMath>
        <m:r>
          <m:t>3</m:t>
        </m:r>
      </m:oMath>
      <w:r>
        <w:t xml:space="preserve"> </w:t>
      </w:r>
      <w:r>
        <w:t xml:space="preserve">times the first,</w:t>
      </w:r>
      <w:r>
        <w:t xml:space="preserve"> </w:t>
      </w:r>
      <w:r>
        <w:t xml:space="preserve">like the second row of</w:t>
      </w:r>
      <w:r>
        <w:t xml:space="preserve"> </w:t>
      </w:r>
      <m:oMath>
        <m:r>
          <m:rPr>
            <m:sty m:val="bi"/>
          </m:rPr>
          <m:t>A</m:t>
        </m:r>
      </m:oMath>
      <w:r>
        <w:t xml:space="preserve">.</w:t>
      </w:r>
    </w:p>
    <w:bookmarkEnd w:id="530"/>
    <w:bookmarkStart w:id="531" w:name="def-consistent-system"/>
    <w:p>
      <w:pPr>
        <w:pStyle w:val="BodyText"/>
      </w:pPr>
      <w:r>
        <w:rPr>
          <w:b/>
          <w:bCs/>
        </w:rPr>
        <w:t xml:space="preserve">Definition 94 (Consistent linear system)</w:t>
      </w:r>
      <w:r>
        <w:t xml:space="preserve"> </w:t>
      </w:r>
      <w:r>
        <w:t xml:space="preserve">A linear system (</w:t>
      </w:r>
      <w:hyperlink w:anchor="def-linear-system">
        <w:r>
          <w:rPr>
            <w:rStyle w:val="Hyperlink"/>
          </w:rPr>
          <w:t xml:space="preserve">Definition 29</w:t>
        </w:r>
      </w:hyperlink>
      <w:r>
        <w:t xml:space="preserve">)</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with</w:t>
      </w:r>
      <w:r>
        <w:t xml:space="preserve"> </w:t>
      </w:r>
      <m:oMath>
        <m:r>
          <m:rPr>
            <m:sty m:val="bi"/>
          </m:rPr>
          <m:t>A</m:t>
        </m:r>
      </m:oMath>
      <w:r>
        <w:t xml:space="preserve"> </w:t>
      </w:r>
      <w:r>
        <w:t xml:space="preserve">an</w:t>
      </w:r>
      <w:r>
        <w:t xml:space="preserve"> </w:t>
      </w:r>
      <m:oMath>
        <m:r>
          <m:t>m</m:t>
        </m:r>
        <m:r>
          <m:rPr>
            <m:sty m:val="p"/>
          </m:rPr>
          <m:t>×</m:t>
        </m:r>
        <m:r>
          <m:t>n</m:t>
        </m:r>
      </m:oMath>
      <w:r>
        <w:t xml:space="preserve"> </w:t>
      </w:r>
      <w:r>
        <w:t xml:space="preserve">matrix and</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is</w:t>
      </w:r>
      <w:r>
        <w:t xml:space="preserve"> </w:t>
      </w:r>
      <w:r>
        <w:rPr>
          <w:b/>
          <w:bCs/>
        </w:rPr>
        <w:t xml:space="preserve">consistent</w:t>
      </w:r>
      <w:r>
        <w:t xml:space="preserve"> </w:t>
      </w:r>
      <w:r>
        <w:t xml:space="preserve">if it has at least one solution</w:t>
      </w:r>
      <w:r>
        <w:t xml:space="preserve"> </w:t>
      </w:r>
      <m:oMath>
        <m:acc>
          <m:accPr>
            <m:chr m:val="̃"/>
          </m:accPr>
          <m:e>
            <m:r>
              <m:t>x</m:t>
            </m:r>
          </m:e>
        </m:acc>
        <m:r>
          <m:rPr>
            <m:sty m:val="p"/>
          </m:rPr>
          <m:t>∈</m:t>
        </m:r>
        <m:sSup>
          <m:e>
            <m:r>
              <m:rPr>
                <m:scr m:val="double-struck"/>
                <m:sty m:val="p"/>
              </m:rPr>
              <m:t>R</m:t>
            </m:r>
          </m:e>
          <m:sup>
            <m:r>
              <m:t>n</m:t>
            </m:r>
          </m:sup>
        </m:sSup>
      </m:oMath>
      <w:r>
        <w:t xml:space="preserve">,</w:t>
      </w:r>
      <w:r>
        <w:t xml:space="preserve"> </w:t>
      </w:r>
      <w:r>
        <w:t xml:space="preserve">and</w:t>
      </w:r>
      <w:r>
        <w:t xml:space="preserve"> </w:t>
      </w:r>
      <w:r>
        <w:rPr>
          <w:b/>
          <w:bCs/>
        </w:rPr>
        <w:t xml:space="preserve">inconsistent</w:t>
      </w:r>
      <w:r>
        <w:t xml:space="preserve"> </w:t>
      </w:r>
      <w:r>
        <w:t xml:space="preserve">otherwise.</w:t>
      </w:r>
    </w:p>
    <w:bookmarkEnd w:id="531"/>
    <w:bookmarkStart w:id="532" w:name="exm-consistent-system"/>
    <w:p>
      <w:pPr>
        <w:pStyle w:val="BodyText"/>
      </w:pPr>
      <w:r>
        <w:rPr>
          <w:b/>
          <w:bCs/>
        </w:rPr>
        <w:t xml:space="preserve">Example 169 (A consistent system and an inconsistent one)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A</m:t>
        </m:r>
        <m:r>
          <m:t> </m:t>
        </m:r>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1</m:t>
            </m:r>
          </m:sub>
        </m:sSub>
        <m:r>
          <m:rPr>
            <m:sty m:val="p"/>
          </m:rPr>
          <m:t>,</m:t>
        </m:r>
        <m:r>
          <m:t>0</m:t>
        </m:r>
        <m:r>
          <m:rPr>
            <m:sty m:val="p"/>
          </m:rPr>
          <m:t>)</m:t>
        </m:r>
      </m:oMath>
      <w:r>
        <w:t xml:space="preserve"> </w:t>
      </w:r>
      <w:r>
        <w:t xml:space="preserve">(</w:t>
      </w:r>
      <w:hyperlink w:anchor="def-matvec-mult">
        <w:r>
          <w:rPr>
            <w:rStyle w:val="Hyperlink"/>
          </w:rPr>
          <w:t xml:space="preserve">Definition 28</w:t>
        </w:r>
      </w:hyperlink>
      <w:r>
        <w:t xml:space="preserve">).</w:t>
      </w:r>
    </w:p>
    <w:p>
      <w:pPr>
        <w:pStyle w:val="Compact"/>
        <w:numPr>
          <w:ilvl w:val="0"/>
          <w:numId w:val="1085"/>
        </w:numPr>
      </w:pPr>
      <m:oMath>
        <m:r>
          <m:rPr>
            <m:sty m:val="bi"/>
          </m:rPr>
          <m:t>A</m:t>
        </m:r>
        <m:acc>
          <m:accPr>
            <m:chr m:val="̃"/>
          </m:accPr>
          <m:e>
            <m:r>
              <m:t>x</m:t>
            </m:r>
          </m:e>
        </m:acc>
        <m:r>
          <m:rPr>
            <m:sty m:val="p"/>
          </m:rPr>
          <m:t>=</m:t>
        </m:r>
        <m:r>
          <m:rPr>
            <m:sty m:val="p"/>
          </m:rPr>
          <m:t>(</m:t>
        </m:r>
        <m:r>
          <m:t>2</m:t>
        </m:r>
        <m:r>
          <m:rPr>
            <m:sty m:val="p"/>
          </m:rPr>
          <m:t>,</m:t>
        </m:r>
        <m:r>
          <m:t>0</m:t>
        </m:r>
        <m:r>
          <m:rPr>
            <m:sty m:val="p"/>
          </m:rPr>
          <m:t>)</m:t>
        </m:r>
      </m:oMath>
      <w:r>
        <w:t xml:space="preserve"> </w:t>
      </w:r>
      <w:r>
        <w:t xml:space="preserve">is consistent:</w:t>
      </w:r>
      <w:r>
        <w:t xml:space="preserve"> </w:t>
      </w:r>
      <m:oMath>
        <m:acc>
          <m:accPr>
            <m:chr m:val="̃"/>
          </m:accPr>
          <m:e>
            <m:r>
              <m:t>x</m:t>
            </m:r>
          </m:e>
        </m:acc>
        <m:r>
          <m:rPr>
            <m:sty m:val="p"/>
          </m:rPr>
          <m:t>=</m:t>
        </m:r>
        <m:r>
          <m:rPr>
            <m:sty m:val="p"/>
          </m:rPr>
          <m:t>(</m:t>
        </m:r>
        <m:r>
          <m:t>2</m:t>
        </m:r>
        <m:r>
          <m:rPr>
            <m:sty m:val="p"/>
          </m:rPr>
          <m:t>,</m:t>
        </m:r>
        <m:r>
          <m:t>0</m:t>
        </m:r>
        <m:r>
          <m:rPr>
            <m:sty m:val="p"/>
          </m:rPr>
          <m:t>)</m:t>
        </m:r>
      </m:oMath>
      <w:r>
        <w:t xml:space="preserve"> </w:t>
      </w:r>
      <w:r>
        <w:t xml:space="preserve">is a solution.</w:t>
      </w:r>
    </w:p>
    <w:p>
      <w:pPr>
        <w:pStyle w:val="Compact"/>
        <w:numPr>
          <w:ilvl w:val="0"/>
          <w:numId w:val="1085"/>
        </w:numPr>
      </w:pPr>
      <m:oMath>
        <m:r>
          <m:rPr>
            <m:sty m:val="bi"/>
          </m:rPr>
          <m:t>A</m:t>
        </m:r>
        <m:acc>
          <m:accPr>
            <m:chr m:val="̃"/>
          </m:accPr>
          <m:e>
            <m:r>
              <m:t>x</m:t>
            </m:r>
          </m:e>
        </m:acc>
        <m:r>
          <m:rPr>
            <m:sty m:val="p"/>
          </m:rPr>
          <m:t>=</m:t>
        </m:r>
        <m:r>
          <m:rPr>
            <m:sty m:val="p"/>
          </m:rPr>
          <m:t>(</m:t>
        </m:r>
        <m:r>
          <m:t>2</m:t>
        </m:r>
        <m:r>
          <m:rPr>
            <m:sty m:val="p"/>
          </m:rPr>
          <m:t>,</m:t>
        </m:r>
        <m:r>
          <m:t>1</m:t>
        </m:r>
        <m:r>
          <m:rPr>
            <m:sty m:val="p"/>
          </m:rPr>
          <m:t>)</m:t>
        </m:r>
      </m:oMath>
      <w:r>
        <w:t xml:space="preserve"> </w:t>
      </w:r>
      <w:r>
        <w:t xml:space="preserve">is inconsistent:</w:t>
      </w:r>
      <w:r>
        <w:t xml:space="preserve"> </w:t>
      </w:r>
      <w:r>
        <w:t xml:space="preserve">the second entry of</w:t>
      </w:r>
      <w:r>
        <w:t xml:space="preserve"> </w:t>
      </w:r>
      <m:oMath>
        <m:r>
          <m:rPr>
            <m:sty m:val="bi"/>
          </m:rPr>
          <m:t>A</m:t>
        </m:r>
        <m:acc>
          <m:accPr>
            <m:chr m:val="̃"/>
          </m:accPr>
          <m:e>
            <m:r>
              <m:t>x</m:t>
            </m:r>
          </m:e>
        </m:acc>
      </m:oMath>
      <w:r>
        <w:t xml:space="preserve"> </w:t>
      </w:r>
      <w:r>
        <w:t xml:space="preserve">is always</w:t>
      </w:r>
      <w:r>
        <w:t xml:space="preserve"> </w:t>
      </w:r>
      <m:oMath>
        <m:r>
          <m:t>0</m:t>
        </m:r>
      </m:oMath>
      <w:r>
        <w:t xml:space="preserve">, never</w:t>
      </w:r>
      <w:r>
        <w:t xml:space="preserve"> </w:t>
      </w:r>
      <m:oMath>
        <m:r>
          <m:t>1</m:t>
        </m:r>
      </m:oMath>
      <w:r>
        <w:t xml:space="preserve">.</w:t>
      </w:r>
    </w:p>
    <w:bookmarkEnd w:id="532"/>
    <w:bookmarkStart w:id="533" w:name="thm-consistency"/>
    <w:p>
      <w:pPr>
        <w:pStyle w:val="FirstParagraph"/>
      </w:pPr>
      <w:r>
        <w:rPr>
          <w:b/>
          <w:bCs/>
        </w:rPr>
        <w:t xml:space="preserve">Theorem 93 (When a linear system has a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and let</w:t>
      </w:r>
      <w:r>
        <w:t xml:space="preserve"> </w:t>
      </w:r>
      <m:oMath>
        <m:r>
          <m:rPr>
            <m:sty m:val="bi"/>
          </m:rPr>
          <m:t>G</m:t>
        </m:r>
      </m:oMath>
      <w:r>
        <w:t xml:space="preserve"> </w:t>
      </w:r>
      <w:r>
        <w:t xml:space="preserve">be any generalized inverse of</w:t>
      </w:r>
      <w:r>
        <w:t xml:space="preserve"> </w:t>
      </w:r>
      <m:oMath>
        <m:r>
          <m:rPr>
            <m:sty m:val="bi"/>
          </m:rPr>
          <m:t>A</m:t>
        </m:r>
      </m:oMath>
      <w:r>
        <w:t xml:space="preserve"> </w:t>
      </w:r>
      <w:r>
        <w:t xml:space="preserve">(</w:t>
      </w:r>
      <w:hyperlink w:anchor="def-generalized-inverse">
        <w:r>
          <w:rPr>
            <w:rStyle w:val="Hyperlink"/>
          </w:rPr>
          <w:t xml:space="preserve">Definition 92</w:t>
        </w:r>
      </w:hyperlink>
      <w:r>
        <w:t xml:space="preserve">).</w:t>
      </w:r>
      <w:r>
        <w:t xml:space="preserve"> </w:t>
      </w:r>
      <w:r>
        <w:t xml:space="preserve">The following statements are equivalent:</w:t>
      </w:r>
    </w:p>
    <w:p>
      <w:pPr>
        <w:pStyle w:val="Compact"/>
        <w:numPr>
          <w:ilvl w:val="0"/>
          <w:numId w:val="1086"/>
        </w:numPr>
      </w:pPr>
      <m:oMath>
        <m:r>
          <m:rPr>
            <m:sty m:val="bi"/>
          </m:rPr>
          <m:t>A</m:t>
        </m:r>
        <m:acc>
          <m:accPr>
            <m:chr m:val="̃"/>
          </m:accPr>
          <m:e>
            <m:r>
              <m:t>x</m:t>
            </m:r>
          </m:e>
        </m:acc>
        <m:r>
          <m:rPr>
            <m:sty m:val="p"/>
          </m:rPr>
          <m:t>=</m:t>
        </m:r>
        <m:acc>
          <m:accPr>
            <m:chr m:val="̃"/>
          </m:accPr>
          <m:e>
            <m:r>
              <m:t>b</m:t>
            </m:r>
          </m:e>
        </m:acc>
      </m:oMath>
      <w:r>
        <w:t xml:space="preserve"> </w:t>
      </w:r>
      <w:r>
        <w:t xml:space="preserve">is consistent (</w:t>
      </w:r>
      <w:hyperlink w:anchor="def-consistent-system">
        <w:r>
          <w:rPr>
            <w:rStyle w:val="Hyperlink"/>
          </w:rPr>
          <w:t xml:space="preserve">Definition 94</w:t>
        </w:r>
      </w:hyperlink>
      <w:r>
        <w:t xml:space="preserve">);</w:t>
      </w:r>
    </w:p>
    <w:p>
      <w:pPr>
        <w:pStyle w:val="Compact"/>
        <w:numPr>
          <w:ilvl w:val="0"/>
          <w:numId w:val="1086"/>
        </w:numPr>
      </w:pPr>
      <m:oMath>
        <m:acc>
          <m:accPr>
            <m:chr m:val="̃"/>
          </m:accPr>
          <m:e>
            <m:r>
              <m:t>b</m:t>
            </m:r>
          </m:e>
        </m:acc>
        <m:r>
          <m:rPr>
            <m:sty m:val="p"/>
          </m:rPr>
          <m:t>∈</m:t>
        </m:r>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45</w:t>
        </w:r>
      </w:hyperlink>
      <w:r>
        <w:t xml:space="preserve">);</w:t>
      </w:r>
    </w:p>
    <w:p>
      <w:pPr>
        <w:pStyle w:val="Compact"/>
        <w:numPr>
          <w:ilvl w:val="0"/>
          <w:numId w:val="1086"/>
        </w:numPr>
      </w:pPr>
      <m:oMath>
        <m:r>
          <m:rPr>
            <m:sty m:val="bi"/>
          </m:rPr>
          <m:t>A</m:t>
        </m:r>
        <m:r>
          <m:rPr>
            <m:sty m:val="bi"/>
          </m:rPr>
          <m:t>G</m:t>
        </m:r>
        <m:acc>
          <m:accPr>
            <m:chr m:val="̃"/>
          </m:accPr>
          <m:e>
            <m:r>
              <m:t>b</m:t>
            </m:r>
          </m:e>
        </m:acc>
        <m:r>
          <m:rPr>
            <m:sty m:val="p"/>
          </m:rPr>
          <m:t>=</m:t>
        </m:r>
        <m:acc>
          <m:accPr>
            <m:chr m:val="̃"/>
          </m:accPr>
          <m:e>
            <m:r>
              <m:t>b</m:t>
            </m:r>
          </m:e>
        </m:acc>
      </m:oMath>
      <w:r>
        <w:t xml:space="preserve">.</w:t>
      </w:r>
    </w:p>
    <w:bookmarkEnd w:id="533"/>
    <w:p>
      <w:pPr>
        <w:pStyle w:val="FirstParagraph"/>
      </w:pPr>
      <w:r>
        <w:rPr>
          <w:i/>
          <w:iCs/>
        </w:rPr>
        <w:t xml:space="preserve">Proof</w:t>
      </w:r>
      <w:r>
        <w:t xml:space="preserve">. </w:t>
      </w:r>
      <w:r>
        <w:rPr>
          <w:b/>
          <w:bCs/>
        </w:rPr>
        <w:t xml:space="preserve">1 and 2 are equivalent.</w:t>
      </w:r>
      <w:r>
        <w:t xml:space="preserve"> </w:t>
      </w:r>
      <w:r>
        <w:t xml:space="preserve">Statement 1 says</w:t>
      </w:r>
      <w:r>
        <w:t xml:space="preserve"> </w:t>
      </w:r>
      <m:oMath>
        <m:acc>
          <m:accPr>
            <m:chr m:val="̃"/>
          </m:accPr>
          <m:e>
            <m:r>
              <m:t>b</m:t>
            </m:r>
          </m:e>
        </m:acc>
        <m:r>
          <m:rPr>
            <m:sty m:val="p"/>
          </m:rPr>
          <m:t>=</m:t>
        </m:r>
        <m:r>
          <m:rPr>
            <m:sty m:val="bi"/>
          </m:rPr>
          <m:t>A</m:t>
        </m:r>
        <m:acc>
          <m:accPr>
            <m:chr m:val="̃"/>
          </m:accPr>
          <m:e>
            <m:r>
              <m:t>x</m:t>
            </m:r>
          </m:e>
        </m:acc>
      </m:oMath>
      <w:r>
        <w:t xml:space="preserve"> </w:t>
      </w:r>
      <w:r>
        <w:t xml:space="preserve">for some</w:t>
      </w:r>
      <w:r>
        <w:t xml:space="preserve"> </w:t>
      </w:r>
      <m:oMath>
        <m:acc>
          <m:accPr>
            <m:chr m:val="̃"/>
          </m:accPr>
          <m:e>
            <m:r>
              <m:t>x</m:t>
            </m:r>
          </m:e>
        </m:acc>
      </m:oMath>
      <w:r>
        <w:t xml:space="preserve"> </w:t>
      </w:r>
      <w:r>
        <w:t xml:space="preserve">(</w:t>
      </w:r>
      <w:hyperlink w:anchor="def-consistent-system">
        <w:r>
          <w:rPr>
            <w:rStyle w:val="Hyperlink"/>
          </w:rPr>
          <w:t xml:space="preserve">Definition 94</w:t>
        </w:r>
      </w:hyperlink>
      <w:r>
        <w:t xml:space="preserve">), and</w:t>
      </w:r>
      <w:r>
        <w:t xml:space="preserve"> </w:t>
      </w:r>
      <m:oMath>
        <m:r>
          <m:rPr>
            <m:scr m:val="script"/>
            <m:sty m:val="p"/>
          </m:rPr>
          <m:t>C</m:t>
        </m:r>
        <m:r>
          <m:rPr>
            <m:sty m:val="p"/>
          </m:rPr>
          <m:t>(</m:t>
        </m:r>
        <m:r>
          <m:rPr>
            <m:sty m:val="bi"/>
          </m:rPr>
          <m:t>A</m:t>
        </m:r>
        <m:r>
          <m:rPr>
            <m:sty m:val="p"/>
          </m:rPr>
          <m:t>)</m:t>
        </m:r>
      </m:oMath>
      <w:r>
        <w:t xml:space="preserve"> </w:t>
      </w:r>
      <w:r>
        <w:t xml:space="preserve">is the set of vectors</w:t>
      </w:r>
      <w:r>
        <w:t xml:space="preserve"> </w:t>
      </w:r>
      <m:oMath>
        <m:r>
          <m:rPr>
            <m:sty m:val="bi"/>
          </m:rPr>
          <m:t>A</m:t>
        </m:r>
        <m:acc>
          <m:accPr>
            <m:chr m:val="̃"/>
          </m:accPr>
          <m:e>
            <m:r>
              <m:t>x</m:t>
            </m:r>
          </m:e>
        </m:acc>
      </m:oMath>
      <w:r>
        <w:t xml:space="preserve"> </w:t>
      </w:r>
      <w:r>
        <w:t xml:space="preserve">(</w:t>
      </w:r>
      <w:hyperlink w:anchor="def-column-space">
        <w:r>
          <w:rPr>
            <w:rStyle w:val="Hyperlink"/>
          </w:rPr>
          <w:t xml:space="preserve">Definition 45</w:t>
        </w:r>
      </w:hyperlink>
      <w:r>
        <w:t xml:space="preserve">),</w:t>
      </w:r>
      <w:r>
        <w:t xml:space="preserve"> </w:t>
      </w:r>
      <w:r>
        <w:t xml:space="preserve">so</w:t>
      </w:r>
      <w:r>
        <w:t xml:space="preserve"> </w:t>
      </w:r>
      <m:oMath>
        <m:acc>
          <m:accPr>
            <m:chr m:val="̃"/>
          </m:accPr>
          <m:e>
            <m:r>
              <m:t>b</m:t>
            </m:r>
          </m:e>
        </m:acc>
      </m:oMath>
      <w:r>
        <w:t xml:space="preserve"> </w:t>
      </w:r>
      <w:r>
        <w:t xml:space="preserve">is in it exactly when</w:t>
      </w:r>
      <w:r>
        <w:t xml:space="preserve"> </w:t>
      </w:r>
      <m:oMath>
        <m:acc>
          <m:accPr>
            <m:chr m:val="̃"/>
          </m:accPr>
          <m:e>
            <m:r>
              <m:t>b</m:t>
            </m:r>
          </m:e>
        </m:acc>
        <m:r>
          <m:rPr>
            <m:sty m:val="p"/>
          </m:rPr>
          <m:t>=</m:t>
        </m:r>
        <m:r>
          <m:rPr>
            <m:sty m:val="bi"/>
          </m:rPr>
          <m:t>A</m:t>
        </m:r>
        <m:acc>
          <m:accPr>
            <m:chr m:val="̃"/>
          </m:accPr>
          <m:e>
            <m:r>
              <m:t>x</m:t>
            </m:r>
          </m:e>
        </m:acc>
      </m:oMath>
      <w:r>
        <w:t xml:space="preserve"> </w:t>
      </w:r>
      <w:r>
        <w:t xml:space="preserve">for some</w:t>
      </w:r>
      <w:r>
        <w:t xml:space="preserve"> </w:t>
      </w:r>
      <m:oMath>
        <m:acc>
          <m:accPr>
            <m:chr m:val="̃"/>
          </m:accPr>
          <m:e>
            <m:r>
              <m:t>x</m:t>
            </m:r>
          </m:e>
        </m:acc>
      </m:oMath>
      <w:r>
        <w:t xml:space="preserve">.</w:t>
      </w:r>
    </w:p>
    <w:p>
      <w:pPr>
        <w:pStyle w:val="BodyText"/>
      </w:pPr>
      <w:r>
        <w:rPr>
          <w:b/>
          <w:bCs/>
        </w:rPr>
        <w:t xml:space="preserve">1 implies 3.</w:t>
      </w:r>
      <w:r>
        <w:t xml:space="preserve"> </w:t>
      </w:r>
      <w:r>
        <w:t xml:space="preserve">By</w:t>
      </w:r>
      <w:r>
        <w:t xml:space="preserve"> </w:t>
      </w:r>
      <w:hyperlink w:anchor="thm-generalized-inverse-solves">
        <w:r>
          <w:rPr>
            <w:rStyle w:val="Hyperlink"/>
          </w:rPr>
          <w:t xml:space="preserve">Theorem 89</w:t>
        </w:r>
      </w:hyperlink>
      <w:r>
        <w:t xml:space="preserve">,</w:t>
      </w:r>
      <w:r>
        <w:t xml:space="preserve"> </w:t>
      </w:r>
      <m:oMath>
        <m:r>
          <m:rPr>
            <m:sty m:val="bi"/>
          </m:rPr>
          <m:t>G</m:t>
        </m:r>
        <m:acc>
          <m:accPr>
            <m:chr m:val="̃"/>
          </m:accPr>
          <m:e>
            <m:r>
              <m:t>b</m:t>
            </m:r>
          </m:e>
        </m:acc>
      </m:oMath>
      <w:r>
        <w:t xml:space="preserve"> </w:t>
      </w:r>
      <w:r>
        <w:t xml:space="preserve">is a solution,</w:t>
      </w:r>
      <w:r>
        <w:t xml:space="preserve"> </w:t>
      </w:r>
      <w:r>
        <w:t xml:space="preserve">so</w:t>
      </w:r>
      <w:r>
        <w:t xml:space="preserve"> </w:t>
      </w:r>
      <m:oMath>
        <m:r>
          <m:rPr>
            <m:sty m:val="bi"/>
          </m:rPr>
          <m:t>A</m:t>
        </m:r>
        <m:r>
          <m:t> </m:t>
        </m:r>
        <m:r>
          <m:rPr>
            <m:sty m:val="p"/>
          </m:rPr>
          <m:t>(</m:t>
        </m:r>
        <m:r>
          <m:rPr>
            <m:sty m:val="bi"/>
          </m:rPr>
          <m:t>G</m:t>
        </m:r>
        <m:acc>
          <m:accPr>
            <m:chr m:val="̃"/>
          </m:accPr>
          <m:e>
            <m:r>
              <m:t>b</m:t>
            </m:r>
          </m:e>
        </m:acc>
        <m:r>
          <m:rPr>
            <m:sty m:val="p"/>
          </m:rPr>
          <m:t>)</m:t>
        </m:r>
        <m:r>
          <m:rPr>
            <m:sty m:val="p"/>
          </m:rPr>
          <m:t>=</m:t>
        </m:r>
        <m:acc>
          <m:accPr>
            <m:chr m:val="̃"/>
          </m:accPr>
          <m:e>
            <m:r>
              <m:t>b</m:t>
            </m:r>
          </m:e>
        </m:acc>
      </m:oMath>
      <w:r>
        <w:t xml:space="preserve">,</w:t>
      </w:r>
      <w:r>
        <w:t xml:space="preserve"> </w:t>
      </w:r>
      <w:r>
        <w:t xml:space="preserve">which is statement 3 (</w:t>
      </w:r>
      <w:hyperlink w:anchor="thm-matmul-assoc">
        <w:r>
          <w:rPr>
            <w:rStyle w:val="Hyperlink"/>
          </w:rPr>
          <w:t xml:space="preserve">Theorem 8</w:t>
        </w:r>
      </w:hyperlink>
      <w:r>
        <w:t xml:space="preserve">).</w:t>
      </w:r>
    </w:p>
    <w:p>
      <w:pPr>
        <w:pStyle w:val="BodyText"/>
      </w:pPr>
      <w:r>
        <w:rPr>
          <w:b/>
          <w:bCs/>
        </w:rPr>
        <w:t xml:space="preserve">3 implies 1.</w:t>
      </w:r>
      <w:r>
        <w:t xml:space="preserve"> </w:t>
      </w:r>
      <w:r>
        <w:t xml:space="preserve">If</w:t>
      </w:r>
      <w:r>
        <w:t xml:space="preserve"> </w:t>
      </w:r>
      <m:oMath>
        <m:r>
          <m:rPr>
            <m:sty m:val="bi"/>
          </m:rPr>
          <m:t>A</m:t>
        </m:r>
        <m:r>
          <m:rPr>
            <m:sty m:val="bi"/>
          </m:rPr>
          <m:t>G</m:t>
        </m:r>
        <m:acc>
          <m:accPr>
            <m:chr m:val="̃"/>
          </m:accPr>
          <m:e>
            <m:r>
              <m:t>b</m:t>
            </m:r>
          </m:e>
        </m:acc>
        <m:r>
          <m:rPr>
            <m:sty m:val="p"/>
          </m:rPr>
          <m:t>=</m:t>
        </m:r>
        <m:acc>
          <m:accPr>
            <m:chr m:val="̃"/>
          </m:accPr>
          <m:e>
            <m:r>
              <m:t>b</m:t>
            </m:r>
          </m:e>
        </m:acc>
      </m:oMath>
      <w:r>
        <w:t xml:space="preserve">,</w:t>
      </w:r>
      <w:r>
        <w:t xml:space="preserve"> </w:t>
      </w:r>
      <w:r>
        <w:t xml:space="preserve">then</w:t>
      </w:r>
      <w:r>
        <w:t xml:space="preserve"> </w:t>
      </w:r>
      <m:oMath>
        <m:acc>
          <m:accPr>
            <m:chr m:val="̃"/>
          </m:accPr>
          <m:e>
            <m:r>
              <m:t>x</m:t>
            </m:r>
          </m:e>
        </m:acc>
        <m:r>
          <m:rPr>
            <m:sty m:val="p"/>
          </m:rPr>
          <m:t>=</m:t>
        </m:r>
        <m:r>
          <m:rPr>
            <m:sty m:val="bi"/>
          </m:rPr>
          <m:t>G</m:t>
        </m:r>
        <m:acc>
          <m:accPr>
            <m:chr m:val="̃"/>
          </m:accPr>
          <m:e>
            <m:r>
              <m:t>b</m:t>
            </m:r>
          </m:e>
        </m:acc>
      </m:oMath>
      <w:r>
        <w:t xml:space="preserve"> </w:t>
      </w:r>
      <w:r>
        <w:t xml:space="preserve">is a solution,</w:t>
      </w:r>
      <w:r>
        <w:t xml:space="preserve"> </w:t>
      </w:r>
      <w:r>
        <w:t xml:space="preserve">since</w:t>
      </w:r>
      <w:r>
        <w:t xml:space="preserve"> </w:t>
      </w:r>
      <m:oMath>
        <m:r>
          <m:rPr>
            <m:sty m:val="bi"/>
          </m:rPr>
          <m:t>A</m:t>
        </m:r>
        <m:r>
          <m:t> </m:t>
        </m:r>
        <m:r>
          <m:rPr>
            <m:sty m:val="p"/>
          </m:rPr>
          <m:t>(</m:t>
        </m:r>
        <m:r>
          <m:rPr>
            <m:sty m:val="bi"/>
          </m:rPr>
          <m:t>G</m:t>
        </m:r>
        <m:acc>
          <m:accPr>
            <m:chr m:val="̃"/>
          </m:accPr>
          <m:e>
            <m:r>
              <m:t>b</m:t>
            </m:r>
          </m:e>
        </m:acc>
        <m:r>
          <m:rPr>
            <m:sty m:val="p"/>
          </m:rPr>
          <m:t>)</m:t>
        </m:r>
        <m:r>
          <m:rPr>
            <m:sty m:val="p"/>
          </m:rPr>
          <m:t>=</m:t>
        </m:r>
        <m:r>
          <m:rPr>
            <m:sty m:val="p"/>
          </m:rPr>
          <m:t>(</m:t>
        </m:r>
        <m:r>
          <m:rPr>
            <m:sty m:val="bi"/>
          </m:rPr>
          <m:t>A</m:t>
        </m:r>
        <m:r>
          <m:rPr>
            <m:sty m:val="bi"/>
          </m:rPr>
          <m:t>G</m:t>
        </m:r>
        <m:r>
          <m:rPr>
            <m:sty m:val="p"/>
          </m:rPr>
          <m:t>)</m:t>
        </m:r>
        <m:r>
          <m:t> </m:t>
        </m:r>
        <m:acc>
          <m:accPr>
            <m:chr m:val="̃"/>
          </m:accPr>
          <m:e>
            <m:r>
              <m:t>b</m:t>
            </m:r>
          </m:e>
        </m:acc>
      </m:oMath>
      <w:r>
        <w:t xml:space="preserve"> </w:t>
      </w:r>
      <w:r>
        <w:t xml:space="preserve">(</w:t>
      </w:r>
      <w:hyperlink w:anchor="thm-matmul-assoc">
        <w:r>
          <w:rPr>
            <w:rStyle w:val="Hyperlink"/>
          </w:rPr>
          <w:t xml:space="preserve">Theorem 8</w:t>
        </w:r>
      </w:hyperlink>
      <w:r>
        <w:t xml:space="preserve">).</w:t>
      </w:r>
    </w:p>
    <w:bookmarkStart w:id="534" w:name="exm-consistency"/>
    <w:p>
      <w:pPr>
        <w:pStyle w:val="BodyText"/>
      </w:pPr>
      <w:r>
        <w:rPr>
          <w:b/>
          <w:bCs/>
        </w:rPr>
        <w:t xml:space="preserve">Example 170 (Testing consistency with a generalized inverse)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the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w:t>
      </w:r>
      <w:r>
        <w:t xml:space="preserve"> </w:t>
      </w:r>
      <m:oMath>
        <m:r>
          <m:rPr>
            <m:sty m:val="bi"/>
          </m:rPr>
          <m:t>A</m:t>
        </m:r>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0</m:t>
                  </m:r>
                </m:e>
                <m:e>
                  <m:r>
                    <m:t>0</m:t>
                  </m:r>
                </m:e>
              </m:mr>
            </m:m>
          </m:e>
        </m:d>
      </m:oMath>
      <w:r>
        <w:t xml:space="preserve">.</w:t>
      </w:r>
    </w:p>
    <w:p>
      <w:pPr>
        <w:numPr>
          <w:ilvl w:val="0"/>
          <w:numId w:val="1087"/>
        </w:numPr>
      </w:pPr>
      <m:oMath>
        <m:acc>
          <m:accPr>
            <m:chr m:val="̃"/>
          </m:accPr>
          <m:e>
            <m:r>
              <m:t>b</m:t>
            </m:r>
          </m:e>
        </m:acc>
        <m:r>
          <m:rPr>
            <m:sty m:val="p"/>
          </m:rPr>
          <m:t>=</m:t>
        </m:r>
        <m:r>
          <m:rPr>
            <m:sty m:val="p"/>
          </m:rPr>
          <m:t>(</m:t>
        </m:r>
        <m:r>
          <m:t>2</m:t>
        </m:r>
        <m:r>
          <m:rPr>
            <m:sty m:val="p"/>
          </m:rPr>
          <m:t>,</m:t>
        </m:r>
        <m:r>
          <m:t>0</m:t>
        </m:r>
        <m:r>
          <m:rPr>
            <m:sty m:val="p"/>
          </m:rPr>
          <m:t>)</m:t>
        </m:r>
      </m:oMath>
      <w:r>
        <w:t xml:space="preserve">:</w:t>
      </w:r>
    </w:p>
    <w:p>
      <w:pPr>
        <w:pStyle w:val="BodyText"/>
      </w:pPr>
      <m:oMathPara>
        <m:oMathParaPr>
          <m:jc m:val="center"/>
        </m:oMathParaPr>
        <m:oMath>
          <m:eqArr>
            <m:e>
              <m:r>
                <m:rPr>
                  <m:sty m:val="bi"/>
                </m:rPr>
                <m:t>A</m:t>
              </m:r>
              <m:r>
                <m:rPr>
                  <m:sty m:val="bi"/>
                </m:rPr>
                <m:t>G</m:t>
              </m:r>
              <m:acc>
                <m:accPr>
                  <m:chr m:val="̃"/>
                </m:accPr>
                <m:e>
                  <m:r>
                    <m:t>b</m:t>
                  </m:r>
                </m:e>
              </m:acc>
              <m:r>
                <m:t>&amp;</m:t>
              </m:r>
              <m:r>
                <m:rPr>
                  <m:sty m:val="p"/>
                </m:rPr>
                <m:t>=</m:t>
              </m:r>
              <m:r>
                <m:rPr>
                  <m:sty m:val="p"/>
                </m:rPr>
                <m:t>(</m:t>
              </m:r>
              <m:r>
                <m:t>2</m:t>
              </m:r>
              <m:r>
                <m:rPr>
                  <m:sty m:val="p"/>
                </m:rPr>
                <m:t>,</m:t>
              </m:r>
              <m:r>
                <m:t>0</m:t>
              </m:r>
              <m:r>
                <m:rPr>
                  <m:sty m:val="p"/>
                </m:rPr>
                <m:t>)</m:t>
              </m:r>
            </m:e>
            <m:e>
              <m:r>
                <m:t>&amp;</m:t>
              </m:r>
              <m:r>
                <m:rPr>
                  <m:sty m:val="p"/>
                </m:rPr>
                <m:t>=</m:t>
              </m:r>
              <m:acc>
                <m:accPr>
                  <m:chr m:val="̃"/>
                </m:accPr>
                <m:e>
                  <m:r>
                    <m:t>b</m:t>
                  </m:r>
                </m:e>
              </m:acc>
              <m:r>
                <m:rPr>
                  <m:sty m:val="p"/>
                </m:rPr>
                <m:t>,</m:t>
              </m:r>
            </m:e>
          </m:eqArr>
        </m:oMath>
      </m:oMathPara>
    </w:p>
    <w:p>
      <w:pPr>
        <w:numPr>
          <w:ilvl w:val="0"/>
          <w:numId w:val="1000"/>
        </w:numPr>
      </w:pPr>
      <w:r>
        <w:t xml:space="preserve">so the system is consistent.</w:t>
      </w:r>
    </w:p>
    <w:p>
      <w:pPr>
        <w:numPr>
          <w:ilvl w:val="0"/>
          <w:numId w:val="1087"/>
        </w:numPr>
      </w:pPr>
      <m:oMath>
        <m:acc>
          <m:accPr>
            <m:chr m:val="̃"/>
          </m:accPr>
          <m:e>
            <m:r>
              <m:t>b</m:t>
            </m:r>
          </m:e>
        </m:acc>
        <m:r>
          <m:rPr>
            <m:sty m:val="p"/>
          </m:rPr>
          <m:t>=</m:t>
        </m:r>
        <m:r>
          <m:rPr>
            <m:sty m:val="p"/>
          </m:rPr>
          <m:t>(</m:t>
        </m:r>
        <m:r>
          <m:t>2</m:t>
        </m:r>
        <m:r>
          <m:rPr>
            <m:sty m:val="p"/>
          </m:rPr>
          <m:t>,</m:t>
        </m:r>
        <m:r>
          <m:t>1</m:t>
        </m:r>
        <m:r>
          <m:rPr>
            <m:sty m:val="p"/>
          </m:rPr>
          <m:t>)</m:t>
        </m:r>
      </m:oMath>
      <w:r>
        <w:t xml:space="preserve">:</w:t>
      </w:r>
      <w:r>
        <w:t xml:space="preserve"> </w:t>
      </w:r>
      <m:oMath>
        <m:r>
          <m:rPr>
            <m:sty m:val="bi"/>
          </m:rPr>
          <m:t>A</m:t>
        </m:r>
        <m:r>
          <m:rPr>
            <m:sty m:val="bi"/>
          </m:rPr>
          <m:t>G</m:t>
        </m:r>
        <m:acc>
          <m:accPr>
            <m:chr m:val="̃"/>
          </m:accPr>
          <m:e>
            <m:r>
              <m:t>b</m:t>
            </m:r>
          </m:e>
        </m:acc>
        <m:r>
          <m:rPr>
            <m:sty m:val="p"/>
          </m:rPr>
          <m:t>=</m:t>
        </m:r>
        <m:r>
          <m:rPr>
            <m:sty m:val="p"/>
          </m:rPr>
          <m:t>(</m:t>
        </m:r>
        <m:r>
          <m:t>7</m:t>
        </m:r>
        <m:r>
          <m:rPr>
            <m:sty m:val="p"/>
          </m:rPr>
          <m:t>,</m:t>
        </m:r>
        <m:r>
          <m:t>0</m:t>
        </m:r>
        <m:r>
          <m:rPr>
            <m:sty m:val="p"/>
          </m:rPr>
          <m:t>)</m:t>
        </m:r>
        <m:r>
          <m:rPr>
            <m:sty m:val="p"/>
          </m:rPr>
          <m:t>≠</m:t>
        </m:r>
        <m:acc>
          <m:accPr>
            <m:chr m:val="̃"/>
          </m:accPr>
          <m:e>
            <m:r>
              <m:t>b</m:t>
            </m:r>
          </m:e>
        </m:acc>
      </m:oMath>
      <w:r>
        <w:t xml:space="preserve">, so it is not,</w:t>
      </w:r>
      <w:r>
        <w:t xml:space="preserve"> </w:t>
      </w:r>
      <w:r>
        <w:t xml:space="preserve">as</w:t>
      </w:r>
      <w:r>
        <w:t xml:space="preserve"> </w:t>
      </w:r>
      <w:hyperlink w:anchor="exm-generalized-inverse-solves">
        <w:r>
          <w:rPr>
            <w:rStyle w:val="Hyperlink"/>
          </w:rPr>
          <w:t xml:space="preserve">Example 164</w:t>
        </w:r>
      </w:hyperlink>
      <w:r>
        <w:t xml:space="preserve"> </w:t>
      </w:r>
      <w:r>
        <w:t xml:space="preserve">found directly.</w:t>
      </w:r>
    </w:p>
    <w:bookmarkEnd w:id="534"/>
    <w:bookmarkStart w:id="535" w:name="thm-solution-set"/>
    <w:p>
      <w:pPr>
        <w:pStyle w:val="FirstParagraph"/>
      </w:pPr>
      <w:r>
        <w:rPr>
          <w:b/>
          <w:bCs/>
        </w:rPr>
        <w:t xml:space="preserve">Theorem 94 (All solutions of a linear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 a generalized inverse</w:t>
      </w:r>
      <w:r>
        <w:t xml:space="preserve"> </w:t>
      </w:r>
      <m:oMath>
        <m:r>
          <m:rPr>
            <m:sty m:val="bi"/>
          </m:rPr>
          <m:t>G</m:t>
        </m:r>
      </m:oMath>
      <w:r>
        <w:t xml:space="preserve"> </w:t>
      </w:r>
      <w:r>
        <w:t xml:space="preserve">(</w:t>
      </w:r>
      <w:hyperlink w:anchor="def-generalized-inverse">
        <w:r>
          <w:rPr>
            <w:rStyle w:val="Hyperlink"/>
          </w:rPr>
          <w:t xml:space="preserve">Definition 92</w:t>
        </w:r>
      </w:hyperlink>
      <w:r>
        <w:t xml:space="preserve">).</w:t>
      </w:r>
    </w:p>
    <w:p>
      <w:pPr>
        <w:pStyle w:val="Compact"/>
        <w:numPr>
          <w:ilvl w:val="0"/>
          <w:numId w:val="1088"/>
        </w:numPr>
      </w:pPr>
      <m:oMath>
        <m:r>
          <m:rPr>
            <m:scr m:val="script"/>
            <m:sty m:val="p"/>
          </m:rPr>
          <m:t>N</m:t>
        </m:r>
        <m:r>
          <m:rPr>
            <m:sty m:val="p"/>
          </m:rPr>
          <m:t>(</m:t>
        </m:r>
        <m:r>
          <m:rPr>
            <m:sty m:val="bi"/>
          </m:rPr>
          <m:t>A</m:t>
        </m:r>
        <m:r>
          <m:rPr>
            <m:sty m:val="p"/>
          </m:rPr>
          <m:t>)</m:t>
        </m:r>
        <m:r>
          <m:rPr>
            <m:sty m:val="p"/>
          </m:rPr>
          <m:t>=</m:t>
        </m:r>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w:t>
      </w:r>
      <w:r>
        <w:t xml:space="preserve"> </w:t>
      </w:r>
      <m:oMath>
        <m:acc>
          <m:accPr>
            <m:chr m:val="̃"/>
          </m:accPr>
          <m:e>
            <m:r>
              <m:t>x</m:t>
            </m:r>
          </m:e>
        </m:acc>
      </m:oMath>
      <w:r>
        <w:t xml:space="preserve"> </w:t>
      </w:r>
      <w:r>
        <w:t xml:space="preserve">solves</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exactly when</w:t>
      </w:r>
      <w:r>
        <w:t xml:space="preserve"> </w:t>
      </w:r>
      <m:oMath>
        <m:acc>
          <m:accPr>
            <m:chr m:val="̃"/>
          </m:accPr>
          <m:e>
            <m:r>
              <m:t>x</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oMath>
      <w:r>
        <w:t xml:space="preserve"> </w:t>
      </w:r>
      <w:r>
        <w:t xml:space="preserve">for some</w:t>
      </w:r>
      <w:r>
        <w:t xml:space="preserve"> </w:t>
      </w:r>
      <m:oMath>
        <m:acc>
          <m:accPr>
            <m:chr m:val="̃"/>
          </m:accPr>
          <m:e>
            <m:r>
              <m:t>q</m:t>
            </m:r>
          </m:e>
        </m:acc>
        <m:r>
          <m:rPr>
            <m:sty m:val="p"/>
          </m:rPr>
          <m:t>∈</m:t>
        </m:r>
        <m:sSup>
          <m:e>
            <m:r>
              <m:rPr>
                <m:scr m:val="double-struck"/>
                <m:sty m:val="p"/>
              </m:rPr>
              <m:t>R</m:t>
            </m:r>
          </m:e>
          <m:sup>
            <m:r>
              <m:t>n</m:t>
            </m:r>
          </m:sup>
        </m:sSup>
      </m:oMath>
      <w:r>
        <w:t xml:space="preserve">.</w:t>
      </w:r>
    </w:p>
    <w:p>
      <w:pPr>
        <w:pStyle w:val="Compact"/>
        <w:numPr>
          <w:ilvl w:val="0"/>
          <w:numId w:val="1088"/>
        </w:numPr>
      </w:pPr>
      <w:r>
        <w:t xml:space="preserve">If</w:t>
      </w:r>
      <w:r>
        <w:t xml:space="preserve"> </w:t>
      </w:r>
      <m:oMath>
        <m:r>
          <m:rPr>
            <m:sty m:val="bi"/>
          </m:rPr>
          <m:t>A</m:t>
        </m:r>
        <m:acc>
          <m:accPr>
            <m:chr m:val="̃"/>
          </m:accPr>
          <m:e>
            <m:r>
              <m:t>x</m:t>
            </m:r>
          </m:e>
        </m:acc>
        <m:r>
          <m:rPr>
            <m:sty m:val="p"/>
          </m:rPr>
          <m:t>=</m:t>
        </m:r>
        <m:acc>
          <m:accPr>
            <m:chr m:val="̃"/>
          </m:accPr>
          <m:e>
            <m:r>
              <m:t>b</m:t>
            </m:r>
          </m:e>
        </m:acc>
      </m:oMath>
      <w:r>
        <w:t xml:space="preserve"> </w:t>
      </w:r>
      <w:r>
        <w:t xml:space="preserve">is consistent (</w:t>
      </w:r>
      <w:hyperlink w:anchor="def-consistent-system">
        <w:r>
          <w:rPr>
            <w:rStyle w:val="Hyperlink"/>
          </w:rPr>
          <w:t xml:space="preserve">Definition 94</w:t>
        </w:r>
      </w:hyperlink>
      <w:r>
        <w:t xml:space="preserve">),</w:t>
      </w:r>
      <w:r>
        <w:t xml:space="preserve"> </w:t>
      </w:r>
      <w:r>
        <w:t xml:space="preserve">then</w:t>
      </w:r>
      <w:r>
        <w:t xml:space="preserve"> </w:t>
      </w:r>
      <m:oMath>
        <m:acc>
          <m:accPr>
            <m:chr m:val="̃"/>
          </m:accPr>
          <m:e>
            <m:r>
              <m:t>x</m:t>
            </m:r>
          </m:e>
        </m:acc>
      </m:oMath>
      <w:r>
        <w:t xml:space="preserve"> </w:t>
      </w:r>
      <w:r>
        <w:t xml:space="preserve">is a solution exactly when</w:t>
      </w:r>
    </w:p>
    <w:p>
      <w:pPr>
        <w:pStyle w:val="Compact"/>
      </w:pPr>
      <m:oMathPara>
        <m:oMathParaPr>
          <m:jc m:val="center"/>
        </m:oMathParaPr>
        <m:oMath>
          <m:acc>
            <m:accPr>
              <m:chr m:val="̃"/>
            </m:accPr>
            <m:e>
              <m:r>
                <m:t>x</m:t>
              </m:r>
            </m:e>
          </m:acc>
          <m:r>
            <m:rPr>
              <m:sty m:val="p"/>
            </m:rPr>
            <m:t>=</m:t>
          </m:r>
          <m:r>
            <m:rPr>
              <m:sty m:val="bi"/>
            </m:rPr>
            <m:t>G</m:t>
          </m:r>
          <m:acc>
            <m:accPr>
              <m:chr m:val="̃"/>
            </m:accPr>
            <m:e>
              <m:r>
                <m:t>b</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r>
            <m:t> </m:t>
          </m:r>
          <m:r>
            <m:rPr>
              <m:nor/>
              <m:sty m:val="p"/>
            </m:rPr>
            <m:t>for some </m:t>
          </m:r>
          <m:acc>
            <m:accPr>
              <m:chr m:val="̃"/>
            </m:accPr>
            <m:e>
              <m:r>
                <m:t>q</m:t>
              </m:r>
            </m:e>
          </m:acc>
          <m:r>
            <m:rPr>
              <m:sty m:val="p"/>
            </m:rPr>
            <m:t>∈</m:t>
          </m:r>
          <m:sSup>
            <m:e>
              <m:r>
                <m:rPr>
                  <m:scr m:val="double-struck"/>
                  <m:sty m:val="p"/>
                </m:rPr>
                <m:t>R</m:t>
              </m:r>
            </m:e>
            <m:sup>
              <m:r>
                <m:t>n</m:t>
              </m:r>
            </m:sup>
          </m:sSup>
          <m:r>
            <m:rPr>
              <m:sty m:val="p"/>
            </m:rPr>
            <m:t>:</m:t>
          </m:r>
        </m:oMath>
      </m:oMathPara>
    </w:p>
    <w:p>
      <w:pPr>
        <w:pStyle w:val="Compact"/>
        <w:numPr>
          <w:ilvl w:val="0"/>
          <w:numId w:val="1000"/>
        </w:numPr>
      </w:pPr>
      <w:r>
        <w:t xml:space="preserve">one particular solution plus a vector of</w:t>
      </w:r>
      <w:r>
        <w:t xml:space="preserve"> </w:t>
      </w:r>
      <m:oMath>
        <m:r>
          <m:rPr>
            <m:scr m:val="script"/>
            <m:sty m:val="p"/>
          </m:rPr>
          <m:t>N</m:t>
        </m:r>
        <m:r>
          <m:rPr>
            <m:sty m:val="p"/>
          </m:rPr>
          <m:t>(</m:t>
        </m:r>
        <m:r>
          <m:rPr>
            <m:sty m:val="bi"/>
          </m:rPr>
          <m:t>A</m:t>
        </m:r>
        <m:r>
          <m:rPr>
            <m:sty m:val="p"/>
          </m:rPr>
          <m:t>)</m:t>
        </m:r>
      </m:oMath>
      <w:r>
        <w:t xml:space="preserve">.</w:t>
      </w:r>
    </w:p>
    <w:bookmarkEnd w:id="535"/>
    <w:p>
      <w:pPr>
        <w:pStyle w:val="FirstParagraph"/>
      </w:pPr>
      <w:r>
        <w:rPr>
          <w:i/>
          <w:iCs/>
        </w:rPr>
        <w:t xml:space="preserve">Proof</w:t>
      </w:r>
      <w:r>
        <w:t xml:space="preserve">. </w:t>
      </w:r>
      <w:r>
        <w:rPr>
          <w:b/>
          <w:bCs/>
        </w:rPr>
        <w:t xml:space="preserve">Part 1.</w:t>
      </w:r>
      <w:r>
        <w:t xml:space="preserve"> </w:t>
      </w:r>
      <w:r>
        <w:t xml:space="preserve">First,</w:t>
      </w:r>
    </w:p>
    <w:p>
      <w:pPr>
        <w:pStyle w:val="BodyText"/>
      </w:pPr>
      <m:oMathPara>
        <m:oMathParaPr>
          <m:jc m:val="center"/>
        </m:oMathParaPr>
        <m:oMath>
          <m:eqArr>
            <m:e>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&amp;</m:t>
              </m:r>
              <m:r>
                <m:rPr>
                  <m:sty m:val="p"/>
                </m:rPr>
                <m:t>=</m:t>
              </m:r>
              <m:r>
                <m:rPr>
                  <m:sty m:val="bi"/>
                </m:rPr>
                <m:t>A</m:t>
              </m:r>
              <m:sSub>
                <m:e>
                  <m:r>
                    <m:rPr>
                      <m:sty m:val="bi"/>
                    </m:rPr>
                    <m:t>I</m:t>
                  </m:r>
                </m:e>
                <m:sub>
                  <m:r>
                    <m:t>n</m:t>
                  </m:r>
                </m:sub>
              </m:sSub>
              <m:r>
                <m:rPr>
                  <m:sty m:val="p"/>
                </m:rPr>
                <m:t>−</m:t>
              </m:r>
              <m:r>
                <m:rPr>
                  <m:sty m:val="bi"/>
                </m:rPr>
                <m:t>A</m:t>
              </m:r>
              <m:r>
                <m:t> </m:t>
              </m:r>
              <m:r>
                <m:rPr>
                  <m:sty m:val="p"/>
                </m:rPr>
                <m:t>(</m:t>
              </m:r>
              <m:r>
                <m:rPr>
                  <m:sty m:val="bi"/>
                </m:rPr>
                <m:t>G</m:t>
              </m:r>
              <m:r>
                <m:rPr>
                  <m:sty m:val="bi"/>
                </m:rPr>
                <m:t>A</m:t>
              </m:r>
              <m:r>
                <m:rPr>
                  <m:sty m:val="p"/>
                </m:rPr>
                <m:t>)</m:t>
              </m:r>
              <m:r>
                <m:t>&amp;</m:t>
              </m:r>
              <m:r>
                <m:t>&amp;</m:t>
              </m:r>
              <m:r>
                <m:rPr>
                  <m:nor/>
                  <m:sty m:val="p"/>
                </m:rPr>
                <m:t>(</m:t>
              </m:r>
              <m:r>
                <m:rPr>
                  <m:nor/>
                  <m:sty m:val="p"/>
                </m:rPr>
                <m:t>Theorem 87</m:t>
              </m:r>
              <m:r>
                <m:rPr>
                  <m:nor/>
                  <m:sty m:val="p"/>
                </m:rPr>
                <m:t>)</m:t>
              </m:r>
            </m:e>
            <m:e>
              <m:r>
                <m:t>&amp;</m:t>
              </m:r>
              <m:r>
                <m:rPr>
                  <m:sty m:val="p"/>
                </m:rPr>
                <m:t>=</m:t>
              </m:r>
              <m:r>
                <m:rPr>
                  <m:sty m:val="bi"/>
                </m:rPr>
                <m:t>A</m:t>
              </m:r>
              <m:sSub>
                <m:e>
                  <m:r>
                    <m:rPr>
                      <m:sty m:val="bi"/>
                    </m:rPr>
                    <m:t>I</m:t>
                  </m:r>
                </m:e>
                <m:sub>
                  <m:r>
                    <m:t>n</m:t>
                  </m:r>
                </m:sub>
              </m:sSub>
              <m:r>
                <m:rPr>
                  <m:sty m:val="p"/>
                </m:rPr>
                <m:t>−</m:t>
              </m:r>
              <m:r>
                <m:rPr>
                  <m:sty m:val="bi"/>
                </m:rPr>
                <m:t>A</m:t>
              </m:r>
              <m:r>
                <m:rPr>
                  <m:sty m:val="bi"/>
                </m:rPr>
                <m:t>G</m:t>
              </m:r>
              <m:r>
                <m:rPr>
                  <m:sty m:val="bi"/>
                </m:rPr>
                <m:t>A</m:t>
              </m:r>
              <m:r>
                <m:t>&amp;</m:t>
              </m:r>
              <m:r>
                <m:t>&amp;</m:t>
              </m:r>
              <m:r>
                <m:rPr>
                  <m:nor/>
                  <m:sty m:val="p"/>
                </m:rPr>
                <m:t>(</m:t>
              </m:r>
              <m:r>
                <m:rPr>
                  <m:nor/>
                  <m:sty m:val="p"/>
                </m:rPr>
                <m:t>Theorem 8</m:t>
              </m:r>
              <m:r>
                <m:rPr>
                  <m:nor/>
                  <m:sty m:val="p"/>
                </m:rPr>
                <m:t>)</m:t>
              </m:r>
            </m:e>
            <m:e>
              <m:r>
                <m:t>&amp;</m:t>
              </m:r>
              <m:r>
                <m:rPr>
                  <m:sty m:val="p"/>
                </m:rPr>
                <m:t>=</m:t>
              </m:r>
              <m:r>
                <m:rPr>
                  <m:sty m:val="bi"/>
                </m:rPr>
                <m:t>A</m:t>
              </m:r>
              <m:r>
                <m:rPr>
                  <m:sty m:val="p"/>
                </m:rPr>
                <m:t>−</m:t>
              </m:r>
              <m:r>
                <m:rPr>
                  <m:sty m:val="bi"/>
                </m:rPr>
                <m:t>A</m:t>
              </m:r>
              <m:r>
                <m:rPr>
                  <m:sty m:val="bi"/>
                </m:rPr>
                <m:t>G</m:t>
              </m:r>
              <m:r>
                <m:rPr>
                  <m:sty m:val="bi"/>
                </m:rPr>
                <m:t>A</m:t>
              </m:r>
              <m:r>
                <m:t>&amp;</m:t>
              </m:r>
              <m:r>
                <m:t>&amp;</m:t>
              </m:r>
              <m:r>
                <m:rPr>
                  <m:nor/>
                  <m:sty m:val="p"/>
                </m:rPr>
                <m:t>(</m:t>
              </m:r>
              <m:r>
                <m:rPr>
                  <m:nor/>
                  <m:sty m:val="p"/>
                </m:rPr>
                <m:t>Theorem 10</m:t>
              </m:r>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Definition 92</m:t>
              </m:r>
              <m:r>
                <m:rPr>
                  <m:nor/>
                  <m:sty m:val="p"/>
                </m:rPr>
                <m:t>)</m:t>
              </m:r>
            </m:e>
            <m:e>
              <m:r>
                <m:t>&amp;</m:t>
              </m:r>
              <m:r>
                <m:rPr>
                  <m:sty m:val="p"/>
                </m:rPr>
                <m:t>=</m:t>
              </m:r>
              <m:sSub>
                <m:e>
                  <m:r>
                    <m:rPr>
                      <m:sty m:val="b"/>
                    </m:rPr>
                    <m:t>0</m:t>
                  </m:r>
                </m:e>
                <m:sub>
                  <m:r>
                    <m:t>m</m:t>
                  </m:r>
                  <m:r>
                    <m:rPr>
                      <m:sty m:val="p"/>
                    </m:rPr>
                    <m:t>×</m:t>
                  </m:r>
                  <m:r>
                    <m:t>n</m:t>
                  </m:r>
                </m:sub>
              </m:sSub>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r>
          <m:rPr>
            <m:sty m:val="p"/>
          </m:rPr>
          <m:t>=</m:t>
        </m:r>
        <m:sSub>
          <m:e>
            <m:acc>
              <m:accPr>
                <m:chr m:val="̃"/>
              </m:accPr>
              <m:e>
                <m:r>
                  <m:t>0</m:t>
                </m:r>
              </m:e>
            </m:acc>
          </m:e>
          <m:sub>
            <m:r>
              <m:t>m</m:t>
            </m:r>
          </m:sub>
        </m:sSub>
      </m:oMath>
      <w:r>
        <w:t xml:space="preserve"> </w:t>
      </w:r>
      <w:r>
        <w:t xml:space="preserve">for every</w:t>
      </w:r>
      <w:r>
        <w:t xml:space="preserve"> </w:t>
      </w:r>
      <m:oMath>
        <m:acc>
          <m:accPr>
            <m:chr m:val="̃"/>
          </m:accPr>
          <m:e>
            <m:r>
              <m:t>q</m:t>
            </m:r>
          </m:e>
        </m:acc>
      </m:oMath>
      <w:r>
        <w:t xml:space="preserve"> </w:t>
      </w:r>
      <w:r>
        <w:t xml:space="preserve">(</w:t>
      </w:r>
      <w:hyperlink w:anchor="thm-matmul-assoc">
        <w:r>
          <w:rPr>
            <w:rStyle w:val="Hyperlink"/>
          </w:rPr>
          <w:t xml:space="preserve">Theorem 8</w:t>
        </w:r>
      </w:hyperlink>
      <w:r>
        <w:t xml:space="preserve">),</w:t>
      </w:r>
      <w:r>
        <w:t xml:space="preserve"> </w:t>
      </w:r>
      <w:r>
        <w:t xml:space="preserve">and</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r>
          <m:rPr>
            <m:sty m:val="p"/>
          </m:rPr>
          <m:t>⊆</m:t>
        </m:r>
        <m:r>
          <m:rPr>
            <m:scr m:val="script"/>
            <m:sty m:val="p"/>
          </m:rPr>
          <m:t>N</m:t>
        </m:r>
        <m:r>
          <m:rPr>
            <m:sty m:val="p"/>
          </m:rPr>
          <m:t>(</m:t>
        </m:r>
        <m:r>
          <m:rPr>
            <m:sty m:val="bi"/>
          </m:rPr>
          <m:t>A</m:t>
        </m:r>
        <m:r>
          <m:rPr>
            <m:sty m:val="p"/>
          </m:rPr>
          <m:t>)</m:t>
        </m:r>
      </m:oMath>
      <w:r>
        <w:t xml:space="preserve">.</w:t>
      </w:r>
      <w:r>
        <w:t xml:space="preserve"> </w:t>
      </w:r>
      <w:r>
        <w:t xml:space="preserve">Conversely, if</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then</w:t>
      </w:r>
    </w:p>
    <w:p>
      <w:pPr>
        <w:pStyle w:val="BodyText"/>
      </w:pPr>
      <m:oMathPara>
        <m:oMathParaPr>
          <m:jc m:val="center"/>
        </m:oMathParaPr>
        <m:oMath>
          <m:eqArr>
            <m:e>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x</m:t>
                  </m:r>
                </m:e>
              </m:acc>
              <m:r>
                <m:t>&amp;</m:t>
              </m:r>
              <m:r>
                <m:rPr>
                  <m:sty m:val="p"/>
                </m:rPr>
                <m:t>=</m:t>
              </m:r>
              <m:sSub>
                <m:e>
                  <m:r>
                    <m:rPr>
                      <m:sty m:val="bi"/>
                    </m:rPr>
                    <m:t>I</m:t>
                  </m:r>
                </m:e>
                <m:sub>
                  <m:r>
                    <m:t>n</m:t>
                  </m:r>
                </m:sub>
              </m:sSub>
              <m:acc>
                <m:accPr>
                  <m:chr m:val="̃"/>
                </m:accPr>
                <m:e>
                  <m:r>
                    <m:t>x</m:t>
                  </m:r>
                </m:e>
              </m:acc>
              <m:r>
                <m:rPr>
                  <m:sty m:val="p"/>
                </m:rPr>
                <m:t>−</m:t>
              </m:r>
              <m:r>
                <m:rPr>
                  <m:sty m:val="p"/>
                </m:rPr>
                <m:t>(</m:t>
              </m:r>
              <m:r>
                <m:rPr>
                  <m:sty m:val="bi"/>
                </m:rPr>
                <m:t>G</m:t>
              </m:r>
              <m:r>
                <m:rPr>
                  <m:sty m:val="bi"/>
                </m:rPr>
                <m:t>A</m:t>
              </m:r>
              <m:r>
                <m:rPr>
                  <m:sty m:val="p"/>
                </m:rPr>
                <m:t>)</m:t>
              </m:r>
              <m:r>
                <m:t> </m:t>
              </m:r>
              <m:acc>
                <m:accPr>
                  <m:chr m:val="̃"/>
                </m:accPr>
                <m:e>
                  <m:r>
                    <m:t>x</m:t>
                  </m:r>
                </m:e>
              </m:acc>
              <m:r>
                <m:t>&amp;</m:t>
              </m:r>
              <m:r>
                <m:t>&amp;</m:t>
              </m:r>
              <m:r>
                <m:rPr>
                  <m:nor/>
                  <m:sty m:val="p"/>
                </m:rPr>
                <m:t>(</m:t>
              </m:r>
              <m:r>
                <m:rPr>
                  <m:nor/>
                  <m:sty m:val="p"/>
                </m:rPr>
                <m:t>Theorem 87</m:t>
              </m:r>
              <m:r>
                <m:rPr>
                  <m:nor/>
                  <m:sty m:val="p"/>
                </m:rPr>
                <m:t>, with </m:t>
              </m:r>
              <m:acc>
                <m:accPr>
                  <m:chr m:val="̃"/>
                </m:accPr>
                <m:e>
                  <m:r>
                    <m:t>x</m:t>
                  </m:r>
                </m:e>
              </m:acc>
              <m:r>
                <m:rPr>
                  <m:nor/>
                  <m:sty m:val="p"/>
                </m:rPr>
                <m:t> as the last factor)</m:t>
              </m:r>
            </m:e>
            <m:e>
              <m:r>
                <m:t>&amp;</m:t>
              </m:r>
              <m:r>
                <m:rPr>
                  <m:sty m:val="p"/>
                </m:rPr>
                <m:t>=</m:t>
              </m:r>
              <m:acc>
                <m:accPr>
                  <m:chr m:val="̃"/>
                </m:accPr>
                <m:e>
                  <m:r>
                    <m:t>x</m:t>
                  </m:r>
                </m:e>
              </m:acc>
              <m:r>
                <m:rPr>
                  <m:sty m:val="p"/>
                </m:rPr>
                <m:t>−</m:t>
              </m:r>
              <m:r>
                <m:rPr>
                  <m:sty m:val="p"/>
                </m:rPr>
                <m:t>(</m:t>
              </m:r>
              <m:r>
                <m:rPr>
                  <m:sty m:val="bi"/>
                </m:rPr>
                <m:t>G</m:t>
              </m:r>
              <m:r>
                <m:rPr>
                  <m:sty m:val="bi"/>
                </m:rPr>
                <m:t>A</m:t>
              </m:r>
              <m:r>
                <m:rPr>
                  <m:sty m:val="p"/>
                </m:rPr>
                <m:t>)</m:t>
              </m:r>
              <m:r>
                <m:t> </m:t>
              </m:r>
              <m:acc>
                <m:accPr>
                  <m:chr m:val="̃"/>
                </m:accPr>
                <m:e>
                  <m:r>
                    <m:t>x</m:t>
                  </m:r>
                </m:e>
              </m:acc>
              <m:r>
                <m:t>&amp;</m:t>
              </m:r>
              <m:r>
                <m:t>&amp;</m:t>
              </m:r>
              <m:r>
                <m:rPr>
                  <m:nor/>
                  <m:sty m:val="p"/>
                </m:rPr>
                <m:t>(</m:t>
              </m:r>
              <m:r>
                <m:rPr>
                  <m:nor/>
                  <m:sty m:val="p"/>
                </m:rPr>
                <m:t>Theorem 10</m:t>
              </m:r>
              <m:r>
                <m:rPr>
                  <m:nor/>
                  <m:sty m:val="p"/>
                </m:rPr>
                <m:t>)</m:t>
              </m:r>
            </m:e>
            <m:e>
              <m:r>
                <m:t>&amp;</m:t>
              </m:r>
              <m:r>
                <m:rPr>
                  <m:sty m:val="p"/>
                </m:rPr>
                <m:t>=</m:t>
              </m:r>
              <m:acc>
                <m:accPr>
                  <m:chr m:val="̃"/>
                </m:accPr>
                <m:e>
                  <m:r>
                    <m:t>x</m:t>
                  </m:r>
                </m:e>
              </m:acc>
              <m:r>
                <m:rPr>
                  <m:sty m:val="p"/>
                </m:rPr>
                <m:t>−</m:t>
              </m:r>
              <m:r>
                <m:rPr>
                  <m:sty m:val="bi"/>
                </m:rPr>
                <m:t>G</m:t>
              </m:r>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acc>
                <m:accPr>
                  <m:chr m:val="̃"/>
                </m:accPr>
                <m:e>
                  <m:r>
                    <m:t>x</m:t>
                  </m:r>
                </m:e>
              </m:acc>
              <m:r>
                <m:rPr>
                  <m:sty m:val="p"/>
                </m:rPr>
                <m:t>−</m:t>
              </m:r>
              <m:r>
                <m:rPr>
                  <m:sty m:val="bi"/>
                </m:rPr>
                <m:t>G</m:t>
              </m:r>
              <m:r>
                <m:t> </m:t>
              </m:r>
              <m:sSub>
                <m:e>
                  <m:acc>
                    <m:accPr>
                      <m:chr m:val="̃"/>
                    </m:accPr>
                    <m:e>
                      <m:r>
                        <m:t>0</m:t>
                      </m:r>
                    </m:e>
                  </m:acc>
                </m:e>
                <m:sub>
                  <m:r>
                    <m:t>m</m:t>
                  </m:r>
                </m:sub>
              </m:sSub>
              <m:r>
                <m:t>&amp;</m:t>
              </m:r>
              <m:r>
                <m:t>&amp;</m:t>
              </m:r>
              <m:r>
                <m:rPr>
                  <m:nor/>
                  <m:sty m:val="p"/>
                </m:rPr>
                <m:t>(</m:t>
              </m:r>
              <m:r>
                <m:rPr>
                  <m:sty m:val="bi"/>
                </m:rPr>
                <m:t>A</m:t>
              </m:r>
              <m:acc>
                <m:accPr>
                  <m:chr m:val="̃"/>
                </m:accPr>
                <m:e>
                  <m:r>
                    <m:t>x</m:t>
                  </m:r>
                </m:e>
              </m:acc>
              <m:r>
                <m:rPr>
                  <m:sty m:val="p"/>
                </m:rPr>
                <m:t>=</m:t>
              </m:r>
              <m:sSub>
                <m:e>
                  <m:acc>
                    <m:accPr>
                      <m:chr m:val="̃"/>
                    </m:accPr>
                    <m:e>
                      <m:r>
                        <m:t>0</m:t>
                      </m:r>
                    </m:e>
                  </m:acc>
                </m:e>
                <m:sub>
                  <m:r>
                    <m:t>m</m:t>
                  </m:r>
                </m:sub>
              </m:sSub>
              <m:r>
                <m:rPr>
                  <m:nor/>
                  <m:sty m:val="p"/>
                </m:rPr>
                <m:t>)</m:t>
              </m:r>
            </m:e>
            <m:e>
              <m:r>
                <m:t>&amp;</m:t>
              </m:r>
              <m:r>
                <m:rPr>
                  <m:sty m:val="p"/>
                </m:rPr>
                <m:t>=</m:t>
              </m:r>
              <m:acc>
                <m:accPr>
                  <m:chr m:val="̃"/>
                </m:accPr>
                <m:e>
                  <m:r>
                    <m:t>x</m:t>
                  </m:r>
                </m:e>
              </m:acc>
              <m:r>
                <m:rPr>
                  <m:sty m:val="p"/>
                </m:rPr>
                <m:t>,</m:t>
              </m:r>
              <m:r>
                <m:t>&amp;</m:t>
              </m:r>
              <m:r>
                <m:t>&amp;</m:t>
              </m:r>
              <m:r>
                <m:rPr>
                  <m:nor/>
                  <m:sty m:val="p"/>
                </m:rPr>
                <m:t>(</m:t>
              </m:r>
              <m:r>
                <m:rPr>
                  <m:sty m:val="bi"/>
                </m:rPr>
                <m:t>G</m:t>
              </m:r>
              <m:r>
                <m:t> </m:t>
              </m:r>
              <m:sSub>
                <m:e>
                  <m:acc>
                    <m:accPr>
                      <m:chr m:val="̃"/>
                    </m:accPr>
                    <m:e>
                      <m:r>
                        <m:t>0</m:t>
                      </m:r>
                    </m:e>
                  </m:acc>
                </m:e>
                <m:sub>
                  <m:r>
                    <m:t>m</m:t>
                  </m:r>
                </m:sub>
              </m:sSub>
              <m:r>
                <m:rPr>
                  <m:sty m:val="p"/>
                </m:rPr>
                <m:t>=</m:t>
              </m:r>
              <m:sSub>
                <m:e>
                  <m:acc>
                    <m:accPr>
                      <m:chr m:val="̃"/>
                    </m:accPr>
                    <m:e>
                      <m:r>
                        <m:t>0</m:t>
                      </m:r>
                    </m:e>
                  </m:acc>
                </m:e>
                <m:sub>
                  <m:r>
                    <m:t>n</m:t>
                  </m:r>
                </m:sub>
              </m:sSub>
              <m:r>
                <m:rPr>
                  <m:nor/>
                  <m:sty m:val="p"/>
                </m:rPr>
                <m:t>)</m:t>
              </m:r>
            </m:e>
          </m:eqArr>
        </m:oMath>
      </m:oMathPara>
    </w:p>
    <w:p>
      <w:pPr>
        <w:pStyle w:val="FirstParagraph"/>
      </w:pPr>
      <w:r>
        <w:t xml:space="preserve">so</w:t>
      </w:r>
      <w:r>
        <w:t xml:space="preserve"> </w:t>
      </w:r>
      <m:oMath>
        <m:acc>
          <m:accPr>
            <m:chr m:val="̃"/>
          </m:accPr>
          <m:e>
            <m:r>
              <m:t>x</m:t>
            </m:r>
          </m:e>
        </m:acc>
      </m:oMath>
      <w:r>
        <w:t xml:space="preserve"> </w:t>
      </w:r>
      <w:r>
        <w:t xml:space="preserve">is in</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 with</w:t>
      </w:r>
      <w:r>
        <w:t xml:space="preserve"> </w:t>
      </w:r>
      <m:oMath>
        <m:acc>
          <m:accPr>
            <m:chr m:val="̃"/>
          </m:accPr>
          <m:e>
            <m:r>
              <m:t>q</m:t>
            </m:r>
          </m:e>
        </m:acc>
        <m:r>
          <m:rPr>
            <m:sty m:val="p"/>
          </m:rPr>
          <m:t>=</m:t>
        </m:r>
        <m:acc>
          <m:accPr>
            <m:chr m:val="̃"/>
          </m:accPr>
          <m:e>
            <m:r>
              <m:t>x</m:t>
            </m:r>
          </m:e>
        </m:acc>
      </m:oMath>
      <w:r>
        <w:t xml:space="preserve">.</w:t>
      </w:r>
    </w:p>
    <w:p>
      <w:pPr>
        <w:pStyle w:val="BodyText"/>
      </w:pPr>
      <w:r>
        <w:rPr>
          <w:b/>
          <w:bCs/>
        </w:rPr>
        <w:t xml:space="preserve">Part 2.</w:t>
      </w:r>
      <w:r>
        <w:t xml:space="preserve"> </w:t>
      </w:r>
      <m:oMath>
        <m:r>
          <m:rPr>
            <m:sty m:val="bi"/>
          </m:rPr>
          <m:t>G</m:t>
        </m:r>
        <m:acc>
          <m:accPr>
            <m:chr m:val="̃"/>
          </m:accPr>
          <m:e>
            <m:r>
              <m:t>b</m:t>
            </m:r>
          </m:e>
        </m:acc>
      </m:oMath>
      <w:r>
        <w:t xml:space="preserve"> </w:t>
      </w:r>
      <w:r>
        <w:t xml:space="preserve">is a solution (</w:t>
      </w:r>
      <w:hyperlink w:anchor="thm-generalized-inverse-solves">
        <w:r>
          <w:rPr>
            <w:rStyle w:val="Hyperlink"/>
          </w:rPr>
          <w:t xml:space="preserve">Theorem 89</w:t>
        </w:r>
      </w:hyperlink>
      <w:r>
        <w:t xml:space="preserve">).</w:t>
      </w:r>
      <w:r>
        <w:t xml:space="preserve"> </w:t>
      </w:r>
      <w:r>
        <w:t xml:space="preserve">For any</w:t>
      </w:r>
      <w:r>
        <w:t xml:space="preserve"> </w:t>
      </w:r>
      <m:oMath>
        <m:acc>
          <m:accPr>
            <m:chr m:val="̃"/>
          </m:accPr>
          <m:e>
            <m:r>
              <m:t>x</m:t>
            </m:r>
          </m:e>
        </m:acc>
      </m:oMath>
      <w:r>
        <w:t xml:space="preserve">,</w:t>
      </w:r>
    </w:p>
    <w:p>
      <w:pPr>
        <w:pStyle w:val="BodyText"/>
      </w:pPr>
      <m:oMathPara>
        <m:oMathParaPr>
          <m:jc m:val="center"/>
        </m:oMathParaPr>
        <m:oMath>
          <m:eqArr>
            <m:e>
              <m:r>
                <m:rPr>
                  <m:sty m:val="bi"/>
                </m:rPr>
                <m:t>A</m:t>
              </m:r>
              <m:r>
                <m:t> </m:t>
              </m:r>
              <m:r>
                <m:rPr>
                  <m:sty m:val="p"/>
                </m:rPr>
                <m:t>(</m:t>
              </m:r>
              <m:acc>
                <m:accPr>
                  <m:chr m:val="̃"/>
                </m:accPr>
                <m:e>
                  <m:r>
                    <m:t>x</m:t>
                  </m:r>
                </m:e>
              </m:acc>
              <m:r>
                <m:rPr>
                  <m:sty m:val="p"/>
                </m:rPr>
                <m:t>−</m:t>
              </m:r>
              <m:r>
                <m:rPr>
                  <m:sty m:val="bi"/>
                </m:rPr>
                <m:t>G</m:t>
              </m:r>
              <m:acc>
                <m:accPr>
                  <m:chr m:val="̃"/>
                </m:accPr>
                <m:e>
                  <m:r>
                    <m:t>b</m:t>
                  </m:r>
                </m:e>
              </m:acc>
              <m:r>
                <m:rPr>
                  <m:sty m:val="p"/>
                </m:rPr>
                <m:t>)</m:t>
              </m:r>
              <m:r>
                <m:t>&amp;</m:t>
              </m:r>
              <m:r>
                <m:rPr>
                  <m:sty m:val="p"/>
                </m:rPr>
                <m:t>=</m:t>
              </m:r>
              <m:r>
                <m:rPr>
                  <m:sty m:val="bi"/>
                </m:rPr>
                <m:t>A</m:t>
              </m:r>
              <m:acc>
                <m:accPr>
                  <m:chr m:val="̃"/>
                </m:accPr>
                <m:e>
                  <m:r>
                    <m:t>x</m:t>
                  </m:r>
                </m:e>
              </m:acc>
              <m:r>
                <m:rPr>
                  <m:sty m:val="p"/>
                </m:rPr>
                <m:t>−</m:t>
              </m:r>
              <m:r>
                <m:rPr>
                  <m:sty m:val="bi"/>
                </m:rPr>
                <m:t>A</m:t>
              </m:r>
              <m:r>
                <m:t> </m:t>
              </m:r>
              <m:r>
                <m:rPr>
                  <m:sty m:val="p"/>
                </m:rPr>
                <m:t>(</m:t>
              </m:r>
              <m:r>
                <m:rPr>
                  <m:sty m:val="bi"/>
                </m:rPr>
                <m:t>G</m:t>
              </m:r>
              <m:acc>
                <m:accPr>
                  <m:chr m:val="̃"/>
                </m:accPr>
                <m:e>
                  <m:r>
                    <m:t>b</m:t>
                  </m:r>
                </m:e>
              </m:acc>
              <m:r>
                <m:rPr>
                  <m:sty m:val="p"/>
                </m:rPr>
                <m:t>)</m:t>
              </m:r>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r>
                <m:rPr>
                  <m:sty m:val="bi"/>
                </m:rPr>
                <m:t>A</m:t>
              </m:r>
              <m:acc>
                <m:accPr>
                  <m:chr m:val="̃"/>
                </m:accPr>
                <m:e>
                  <m:r>
                    <m:t>x</m:t>
                  </m:r>
                </m:e>
              </m:acc>
              <m:r>
                <m:rPr>
                  <m:sty m:val="p"/>
                </m:rPr>
                <m:t>−</m:t>
              </m:r>
              <m:r>
                <m:rPr>
                  <m:sty m:val="bi"/>
                </m:rPr>
                <m:t>A</m:t>
              </m:r>
              <m:r>
                <m:rPr>
                  <m:sty m:val="bi"/>
                </m:rPr>
                <m:t>G</m:t>
              </m:r>
              <m:acc>
                <m:accPr>
                  <m:chr m:val="̃"/>
                </m:accPr>
                <m:e>
                  <m:r>
                    <m:t>b</m:t>
                  </m:r>
                </m:e>
              </m:acc>
              <m:r>
                <m:t>&amp;</m:t>
              </m:r>
              <m:r>
                <m:t>&amp;</m:t>
              </m:r>
              <m:r>
                <m:rPr>
                  <m:nor/>
                  <m:sty m:val="p"/>
                </m:rPr>
                <m:t>(</m:t>
              </m:r>
              <m:r>
                <m:rPr>
                  <m:nor/>
                  <m:sty m:val="p"/>
                </m:rPr>
                <m:t>Theorem 8</m:t>
              </m:r>
              <m:r>
                <m:rPr>
                  <m:nor/>
                  <m:sty m:val="p"/>
                </m:rPr>
                <m:t>)</m:t>
              </m:r>
            </m:e>
            <m:e>
              <m:r>
                <m:t>&amp;</m:t>
              </m:r>
              <m:r>
                <m:rPr>
                  <m:sty m:val="p"/>
                </m:rPr>
                <m:t>=</m:t>
              </m:r>
              <m:r>
                <m:rPr>
                  <m:sty m:val="bi"/>
                </m:rPr>
                <m:t>A</m:t>
              </m:r>
              <m:acc>
                <m:accPr>
                  <m:chr m:val="̃"/>
                </m:accPr>
                <m:e>
                  <m:r>
                    <m:t>x</m:t>
                  </m:r>
                </m:e>
              </m:acc>
              <m:r>
                <m:rPr>
                  <m:sty m:val="p"/>
                </m:rPr>
                <m:t>−</m:t>
              </m:r>
              <m:acc>
                <m:accPr>
                  <m:chr m:val="̃"/>
                </m:accPr>
                <m:e>
                  <m:r>
                    <m:t>b</m:t>
                  </m:r>
                </m:e>
              </m:acc>
              <m:r>
                <m:rPr>
                  <m:sty m:val="p"/>
                </m:rPr>
                <m:t>,</m:t>
              </m:r>
              <m:r>
                <m:t>&amp;</m:t>
              </m:r>
              <m:r>
                <m:t>&amp;</m:t>
              </m:r>
              <m:r>
                <m:rPr>
                  <m:nor/>
                  <m:sty m:val="p"/>
                </m:rPr>
                <m:t>(</m:t>
              </m:r>
              <m:r>
                <m:rPr>
                  <m:nor/>
                  <m:sty m:val="p"/>
                </m:rPr>
                <m:t>Theorem 93</m:t>
              </m:r>
              <m:r>
                <m:rPr>
                  <m:nor/>
                  <m:sty m:val="p"/>
                </m:rPr>
                <m:t>, statement 3)</m:t>
              </m:r>
            </m:e>
          </m:eqArr>
        </m:oMath>
      </m:oMathPara>
    </w:p>
    <w:p>
      <w:pPr>
        <w:pStyle w:val="FirstParagraph"/>
      </w:pPr>
      <w:r>
        <w:t xml:space="preserve">so</w:t>
      </w:r>
      <w:r>
        <w:t xml:space="preserve"> </w:t>
      </w:r>
      <m:oMath>
        <m:acc>
          <m:accPr>
            <m:chr m:val="̃"/>
          </m:accPr>
          <m:e>
            <m:r>
              <m:t>x</m:t>
            </m:r>
          </m:e>
        </m:acc>
      </m:oMath>
      <w:r>
        <w:t xml:space="preserve"> </w:t>
      </w:r>
      <w:r>
        <w:t xml:space="preserve">solves</w:t>
      </w:r>
      <w:r>
        <w:t xml:space="preserve"> </w:t>
      </w:r>
      <m:oMath>
        <m:r>
          <m:rPr>
            <m:sty m:val="bi"/>
          </m:rPr>
          <m:t>A</m:t>
        </m:r>
        <m:acc>
          <m:accPr>
            <m:chr m:val="̃"/>
          </m:accPr>
          <m:e>
            <m:r>
              <m:t>x</m:t>
            </m:r>
          </m:e>
        </m:acc>
        <m:r>
          <m:rPr>
            <m:sty m:val="p"/>
          </m:rPr>
          <m:t>=</m:t>
        </m:r>
        <m:acc>
          <m:accPr>
            <m:chr m:val="̃"/>
          </m:accPr>
          <m:e>
            <m:r>
              <m:t>b</m:t>
            </m:r>
          </m:e>
        </m:acc>
      </m:oMath>
      <w:r>
        <w:t xml:space="preserve"> </w:t>
      </w:r>
      <w:r>
        <w:t xml:space="preserve">exactly when</w:t>
      </w:r>
      <w:r>
        <w:t xml:space="preserve"> </w:t>
      </w:r>
      <m:oMath>
        <m:acc>
          <m:accPr>
            <m:chr m:val="̃"/>
          </m:accPr>
          <m:e>
            <m:r>
              <m:t>x</m:t>
            </m:r>
          </m:e>
        </m:acc>
        <m:r>
          <m:rPr>
            <m:sty m:val="p"/>
          </m:rPr>
          <m:t>−</m:t>
        </m:r>
        <m:r>
          <m:rPr>
            <m:sty m:val="bi"/>
          </m:rPr>
          <m:t>G</m:t>
        </m:r>
        <m:acc>
          <m:accPr>
            <m:chr m:val="̃"/>
          </m:accPr>
          <m:e>
            <m:r>
              <m:t>b</m:t>
            </m:r>
          </m:e>
        </m:acc>
        <m:r>
          <m:rPr>
            <m:sty m:val="p"/>
          </m:rPr>
          <m:t>∈</m:t>
        </m:r>
        <m:r>
          <m:rPr>
            <m:scr m:val="script"/>
            <m:sty m:val="p"/>
          </m:rPr>
          <m:t>N</m:t>
        </m:r>
        <m:r>
          <m:rPr>
            <m:sty m:val="p"/>
          </m:rPr>
          <m:t>(</m:t>
        </m:r>
        <m:r>
          <m:rPr>
            <m:sty m:val="bi"/>
          </m:rPr>
          <m:t>A</m:t>
        </m:r>
        <m:r>
          <m:rPr>
            <m:sty m:val="p"/>
          </m:rPr>
          <m:t>)</m:t>
        </m:r>
      </m:oMath>
      <w:r>
        <w:t xml:space="preserve">,</w:t>
      </w:r>
      <w:r>
        <w:t xml:space="preserve"> </w:t>
      </w:r>
      <w:r>
        <w:t xml:space="preserve">that is, by part 1, exactly when</w:t>
      </w:r>
      <w:r>
        <w:t xml:space="preserve"> </w:t>
      </w:r>
      <m:oMath>
        <m:acc>
          <m:accPr>
            <m:chr m:val="̃"/>
          </m:accPr>
          <m:e>
            <m:r>
              <m:t>x</m:t>
            </m:r>
          </m:e>
        </m:acc>
        <m:r>
          <m:rPr>
            <m:sty m:val="p"/>
          </m:rPr>
          <m:t>−</m:t>
        </m:r>
        <m:r>
          <m:rPr>
            <m:sty m:val="bi"/>
          </m:rPr>
          <m:t>G</m:t>
        </m:r>
        <m:acc>
          <m:accPr>
            <m:chr m:val="̃"/>
          </m:accPr>
          <m:e>
            <m:r>
              <m:t>b</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oMath>
      <w:r>
        <w:t xml:space="preserve"> </w:t>
      </w:r>
      <w:r>
        <w:t xml:space="preserve">for some</w:t>
      </w:r>
      <w:r>
        <w:t xml:space="preserve"> </w:t>
      </w:r>
      <m:oMath>
        <m:acc>
          <m:accPr>
            <m:chr m:val="̃"/>
          </m:accPr>
          <m:e>
            <m:r>
              <m:t>q</m:t>
            </m:r>
          </m:e>
        </m:acc>
      </m:oMath>
      <w:r>
        <w:t xml:space="preserve">.</w:t>
      </w:r>
    </w:p>
    <w:bookmarkStart w:id="536" w:name="exm-solution-set"/>
    <w:p>
      <w:pPr>
        <w:pStyle w:val="BodyText"/>
      </w:pPr>
      <w:r>
        <w:rPr>
          <w:b/>
          <w:bCs/>
        </w:rPr>
        <w:t xml:space="preserve">Example 171 (All solutions of a consistent system)</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and</w:t>
      </w:r>
      <w:r>
        <w:t xml:space="preserve"> </w:t>
      </w:r>
      <m:oMath>
        <m:acc>
          <m:accPr>
            <m:chr m:val="̃"/>
          </m:accPr>
          <m:e>
            <m:r>
              <m:t>b</m:t>
            </m:r>
          </m:e>
        </m:acc>
        <m:r>
          <m:rPr>
            <m:sty m:val="p"/>
          </m:rPr>
          <m:t>=</m:t>
        </m:r>
        <m:r>
          <m:rPr>
            <m:sty m:val="p"/>
          </m:rPr>
          <m:t>(</m:t>
        </m:r>
        <m:r>
          <m:t>2</m:t>
        </m:r>
        <m:r>
          <m:rPr>
            <m:sty m:val="p"/>
          </m:rPr>
          <m:t>,</m:t>
        </m:r>
        <m:r>
          <m:t>0</m:t>
        </m:r>
        <m:r>
          <m:rPr>
            <m:sty m:val="p"/>
          </m:rPr>
          <m:t>)</m:t>
        </m:r>
      </m:oMath>
      <w:r>
        <w:t xml:space="preserve">:</w:t>
      </w:r>
      <w:r>
        <w:t xml:space="preserve"> </w:t>
      </w:r>
      <m:oMath>
        <m:r>
          <m:rPr>
            <m:sty m:val="bi"/>
          </m:rPr>
          <m:t>G</m:t>
        </m:r>
        <m:acc>
          <m:accPr>
            <m:chr m:val="̃"/>
          </m:accPr>
          <m:e>
            <m:r>
              <m:t>b</m:t>
            </m:r>
          </m:e>
        </m:acc>
        <m:r>
          <m:rPr>
            <m:sty m:val="p"/>
          </m:rPr>
          <m:t>=</m:t>
        </m:r>
        <m:r>
          <m:rPr>
            <m:sty m:val="p"/>
          </m:rPr>
          <m:t>(</m:t>
        </m:r>
        <m:r>
          <m:t>2</m:t>
        </m:r>
        <m:r>
          <m:rPr>
            <m:sty m:val="p"/>
          </m:rPr>
          <m:t>,</m:t>
        </m:r>
        <m:r>
          <m:t>14</m:t>
        </m:r>
        <m:r>
          <m:rPr>
            <m:sty m:val="p"/>
          </m:rPr>
          <m:t>)</m:t>
        </m:r>
      </m:oMath>
      <w:r>
        <w:t xml:space="preserve">,</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7</m:t>
                  </m:r>
                </m:e>
                <m:e>
                  <m:r>
                    <m:t>0</m:t>
                  </m:r>
                </m:e>
              </m:mr>
            </m:m>
          </m:e>
        </m:d>
      </m:oMath>
      <w:r>
        <w:t xml:space="preserve">,</w:t>
      </w:r>
      <w:r>
        <w:t xml:space="preserve"> </w:t>
      </w:r>
      <w:r>
        <w:t xml:space="preserve">and</w:t>
      </w:r>
      <w:r>
        <w:t xml:space="preserve"> </w:t>
      </w:r>
      <m:oMath>
        <m:sSub>
          <m:e>
            <m:r>
              <m:rPr>
                <m:sty m:val="bi"/>
              </m:rPr>
              <m:t>I</m:t>
            </m:r>
          </m:e>
          <m:sub>
            <m:r>
              <m:t>2</m:t>
            </m:r>
          </m:sub>
        </m:sSub>
        <m:r>
          <m:rPr>
            <m:sty m:val="p"/>
          </m:rPr>
          <m:t>−</m:t>
        </m:r>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rPr>
                      <m:sty m:val="p"/>
                    </m:rPr>
                    <m:t>−</m:t>
                  </m:r>
                  <m:r>
                    <m:t>7</m:t>
                  </m:r>
                </m:e>
                <m:e>
                  <m:r>
                    <m:t>1</m:t>
                  </m:r>
                </m:e>
              </m:mr>
            </m:m>
          </m:e>
        </m:d>
      </m:oMath>
      <w:r>
        <w:t xml:space="preserve">,</w:t>
      </w:r>
      <w:r>
        <w:t xml:space="preserve"> </w:t>
      </w:r>
      <w:r>
        <w:t xml:space="preserve">so</w:t>
      </w:r>
    </w:p>
    <w:p>
      <w:pPr>
        <w:pStyle w:val="BodyText"/>
      </w:pPr>
      <m:oMathPara>
        <m:oMathParaPr>
          <m:jc m:val="center"/>
        </m:oMathParaPr>
        <m:oMath>
          <m:acc>
            <m:accPr>
              <m:chr m:val="̃"/>
            </m:accPr>
            <m:e>
              <m:r>
                <m:t>x</m:t>
              </m:r>
            </m:e>
          </m:acc>
          <m:r>
            <m:rPr>
              <m:sty m:val="p"/>
            </m:rPr>
            <m:t>=</m:t>
          </m:r>
          <m:r>
            <m:rPr>
              <m:sty m:val="p"/>
            </m:rPr>
            <m:t>(</m:t>
          </m:r>
          <m:r>
            <m:t>2</m:t>
          </m:r>
          <m:r>
            <m:rPr>
              <m:sty m:val="p"/>
            </m:rPr>
            <m:t>,</m:t>
          </m:r>
          <m:r>
            <m:t>14</m:t>
          </m:r>
          <m:r>
            <m:rPr>
              <m:sty m:val="p"/>
            </m:rPr>
            <m:t>)</m:t>
          </m:r>
          <m:r>
            <m:rPr>
              <m:sty m:val="p"/>
            </m:rPr>
            <m:t>+</m:t>
          </m:r>
          <m:r>
            <m:rPr>
              <m:sty m:val="p"/>
            </m:rPr>
            <m:t>(</m:t>
          </m:r>
          <m:r>
            <m:t>0</m:t>
          </m:r>
          <m:r>
            <m:rPr>
              <m:sty m:val="p"/>
            </m:rPr>
            <m:t>,</m:t>
          </m:r>
          <m:r>
            <m:rPr>
              <m:sty m:val="p"/>
            </m:rPr>
            <m:t>−</m:t>
          </m:r>
          <m:r>
            <m:t>7</m:t>
          </m:r>
          <m:sSub>
            <m:e>
              <m:r>
                <m:t>q</m:t>
              </m:r>
            </m:e>
            <m:sub>
              <m:r>
                <m:t>1</m:t>
              </m:r>
            </m:sub>
          </m:sSub>
          <m:r>
            <m:rPr>
              <m:sty m:val="p"/>
            </m:rPr>
            <m:t>+</m:t>
          </m:r>
          <m:sSub>
            <m:e>
              <m:r>
                <m:t>q</m:t>
              </m:r>
            </m:e>
            <m:sub>
              <m:r>
                <m:t>2</m:t>
              </m:r>
            </m:sub>
          </m:sSub>
          <m:r>
            <m:rPr>
              <m:sty m:val="p"/>
            </m:rPr>
            <m:t>)</m:t>
          </m:r>
          <m:r>
            <m:rPr>
              <m:sty m:val="p"/>
            </m:rPr>
            <m:t>,</m:t>
          </m:r>
          <m:r>
            <m:t>  </m:t>
          </m:r>
          <m:sSub>
            <m:e>
              <m:r>
                <m:t>q</m:t>
              </m:r>
            </m:e>
            <m:sub>
              <m:r>
                <m:t>1</m:t>
              </m:r>
            </m:sub>
          </m:sSub>
          <m:r>
            <m:rPr>
              <m:sty m:val="p"/>
            </m:rPr>
            <m:t>,</m:t>
          </m:r>
          <m:sSub>
            <m:e>
              <m:r>
                <m:t>q</m:t>
              </m:r>
            </m:e>
            <m:sub>
              <m:r>
                <m:t>2</m:t>
              </m:r>
            </m:sub>
          </m:sSub>
          <m:r>
            <m:rPr>
              <m:sty m:val="p"/>
            </m:rPr>
            <m:t>∈</m:t>
          </m:r>
          <m:r>
            <m:rPr>
              <m:scr m:val="double-struck"/>
              <m:sty m:val="p"/>
            </m:rPr>
            <m:t>R</m:t>
          </m:r>
          <m:r>
            <m:rPr>
              <m:sty m:val="p"/>
            </m:rPr>
            <m:t>.</m:t>
          </m:r>
        </m:oMath>
      </m:oMathPara>
    </w:p>
    <w:p>
      <w:pPr>
        <w:pStyle w:val="FirstParagraph"/>
      </w:pPr>
      <w:r>
        <w:t xml:space="preserve">Since</w:t>
      </w:r>
      <w:r>
        <w:t xml:space="preserve"> </w:t>
      </w:r>
      <m:oMath>
        <m:r>
          <m:rPr>
            <m:sty m:val="p"/>
          </m:rPr>
          <m:t>−</m:t>
        </m:r>
        <m:r>
          <m:t>7</m:t>
        </m:r>
        <m:sSub>
          <m:e>
            <m:r>
              <m:t>q</m:t>
            </m:r>
          </m:e>
          <m:sub>
            <m:r>
              <m:t>1</m:t>
            </m:r>
          </m:sub>
        </m:sSub>
        <m:r>
          <m:rPr>
            <m:sty m:val="p"/>
          </m:rPr>
          <m:t>+</m:t>
        </m:r>
        <m:sSub>
          <m:e>
            <m:r>
              <m:t>q</m:t>
            </m:r>
          </m:e>
          <m:sub>
            <m:r>
              <m:t>2</m:t>
            </m:r>
          </m:sub>
        </m:sSub>
      </m:oMath>
      <w:r>
        <w:t xml:space="preserve"> </w:t>
      </w:r>
      <w:r>
        <w:t xml:space="preserve">can be any number,</w:t>
      </w:r>
      <w:r>
        <w:t xml:space="preserve"> </w:t>
      </w:r>
      <w:r>
        <w:t xml:space="preserve">the solutions are exactly the vectors</w:t>
      </w:r>
      <w:r>
        <w:t xml:space="preserve"> </w:t>
      </w:r>
      <m:oMath>
        <m:r>
          <m:rPr>
            <m:sty m:val="p"/>
          </m:rPr>
          <m:t>(</m:t>
        </m:r>
        <m:r>
          <m:t>2</m:t>
        </m:r>
        <m:r>
          <m:rPr>
            <m:sty m:val="p"/>
          </m:rPr>
          <m:t>,</m:t>
        </m:r>
        <m:r>
          <m:t>t</m:t>
        </m:r>
        <m:r>
          <m:rPr>
            <m:sty m:val="p"/>
          </m:rPr>
          <m:t>)</m:t>
        </m:r>
      </m:oMath>
      <w:r>
        <w:t xml:space="preserve">,</w:t>
      </w:r>
      <w:r>
        <w:t xml:space="preserve"> </w:t>
      </w:r>
      <m:oMath>
        <m:r>
          <m:t>t</m:t>
        </m:r>
        <m:r>
          <m:rPr>
            <m:sty m:val="p"/>
          </m:rPr>
          <m:t>∈</m:t>
        </m:r>
        <m:r>
          <m:rPr>
            <m:scr m:val="double-struck"/>
            <m:sty m:val="p"/>
          </m:rPr>
          <m:t>R</m:t>
        </m:r>
      </m:oMath>
      <w:r>
        <w:t xml:space="preserve">,</w:t>
      </w:r>
      <w:r>
        <w:t xml:space="preserve"> </w:t>
      </w:r>
      <w:r>
        <w:t xml:space="preserve">which is what</w:t>
      </w:r>
    </w:p>
    <w:p>
      <w:pPr>
        <w:pStyle w:val="BodyText"/>
      </w:pPr>
      <m:oMathPara>
        <m:oMathParaPr>
          <m:jc m:val="center"/>
        </m:oMathParaPr>
        <m:oMath>
          <m:eqArr>
            <m:e>
              <m:r>
                <m:rPr>
                  <m:sty m:val="bi"/>
                </m:rPr>
                <m:t>A</m:t>
              </m:r>
              <m:r>
                <m:t> </m:t>
              </m:r>
              <m:r>
                <m:rPr>
                  <m:sty m:val="p"/>
                </m:rPr>
                <m:t>(</m:t>
              </m:r>
              <m:sSub>
                <m:e>
                  <m:r>
                    <m:t>x</m:t>
                  </m:r>
                </m:e>
                <m:sub>
                  <m:r>
                    <m:t>1</m:t>
                  </m:r>
                </m:sub>
              </m:sSub>
              <m:r>
                <m:rPr>
                  <m:sty m:val="p"/>
                </m:rPr>
                <m:t>,</m:t>
              </m:r>
              <m:sSub>
                <m:e>
                  <m:r>
                    <m:t>x</m:t>
                  </m:r>
                </m:e>
                <m:sub>
                  <m:r>
                    <m:t>2</m:t>
                  </m:r>
                </m:sub>
              </m:sSub>
              <m:r>
                <m:rPr>
                  <m:sty m:val="p"/>
                </m:rPr>
                <m:t>)</m:t>
              </m:r>
              <m:r>
                <m:t>&amp;</m:t>
              </m:r>
              <m:r>
                <m:rPr>
                  <m:sty m:val="p"/>
                </m:rPr>
                <m:t>=</m:t>
              </m:r>
              <m:r>
                <m:rPr>
                  <m:sty m:val="p"/>
                </m:rPr>
                <m:t>(</m:t>
              </m:r>
              <m:sSub>
                <m:e>
                  <m:r>
                    <m:t>x</m:t>
                  </m:r>
                </m:e>
                <m:sub>
                  <m:r>
                    <m:t>1</m:t>
                  </m:r>
                </m:sub>
              </m:sSub>
              <m:r>
                <m:rPr>
                  <m:sty m:val="p"/>
                </m:rPr>
                <m:t>,</m:t>
              </m:r>
              <m:r>
                <m:t>0</m:t>
              </m:r>
              <m:r>
                <m:rPr>
                  <m:sty m:val="p"/>
                </m:rPr>
                <m:t>)</m:t>
              </m:r>
            </m:e>
            <m:e>
              <m:r>
                <m:t>&amp;</m:t>
              </m:r>
              <m:r>
                <m:rPr>
                  <m:sty m:val="p"/>
                </m:rPr>
                <m:t>=</m:t>
              </m:r>
              <m:r>
                <m:rPr>
                  <m:sty m:val="p"/>
                </m:rPr>
                <m:t>(</m:t>
              </m:r>
              <m:r>
                <m:t>2</m:t>
              </m:r>
              <m:r>
                <m:rPr>
                  <m:sty m:val="p"/>
                </m:rPr>
                <m:t>,</m:t>
              </m:r>
              <m:r>
                <m:t>0</m:t>
              </m:r>
              <m:r>
                <m:rPr>
                  <m:sty m:val="p"/>
                </m:rPr>
                <m:t>)</m:t>
              </m:r>
            </m:e>
          </m:eqArr>
        </m:oMath>
      </m:oMathPara>
    </w:p>
    <w:p>
      <w:pPr>
        <w:pStyle w:val="FirstParagraph"/>
      </w:pPr>
      <w:r>
        <w:t xml:space="preserve">says directly.</w:t>
      </w:r>
    </w:p>
    <w:bookmarkEnd w:id="536"/>
    <w:bookmarkStart w:id="537" w:name="cor-solution-unique"/>
    <w:p>
      <w:pPr>
        <w:pStyle w:val="BodyText"/>
      </w:pPr>
      <w:r>
        <w:rPr>
          <w:b/>
          <w:bCs/>
        </w:rPr>
        <w:t xml:space="preserve">Corollary 8 (Solvable for every right-hand side, and solvable uniquely)</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p>
    <w:p>
      <w:pPr>
        <w:pStyle w:val="Compact"/>
        <w:numPr>
          <w:ilvl w:val="0"/>
          <w:numId w:val="1089"/>
        </w:numPr>
      </w:pPr>
      <m:oMath>
        <m:r>
          <m:rPr>
            <m:sty m:val="bi"/>
          </m:rPr>
          <m:t>A</m:t>
        </m:r>
        <m:acc>
          <m:accPr>
            <m:chr m:val="̃"/>
          </m:accPr>
          <m:e>
            <m:r>
              <m:t>x</m:t>
            </m:r>
          </m:e>
        </m:acc>
        <m:r>
          <m:rPr>
            <m:sty m:val="p"/>
          </m:rPr>
          <m:t>=</m:t>
        </m:r>
        <m:acc>
          <m:accPr>
            <m:chr m:val="̃"/>
          </m:accPr>
          <m:e>
            <m:r>
              <m:t>b</m:t>
            </m:r>
          </m:e>
        </m:acc>
      </m:oMath>
      <w:r>
        <w:t xml:space="preserve"> </w:t>
      </w:r>
      <w:r>
        <w:t xml:space="preserve">is consistent for every</w:t>
      </w:r>
      <w:r>
        <w:t xml:space="preserve"> </w:t>
      </w:r>
      <m:oMath>
        <m:acc>
          <m:accPr>
            <m:chr m:val="̃"/>
          </m:accPr>
          <m:e>
            <m:r>
              <m:t>b</m:t>
            </m:r>
          </m:e>
        </m:acc>
        <m:r>
          <m:rPr>
            <m:sty m:val="p"/>
          </m:rPr>
          <m:t>∈</m:t>
        </m:r>
        <m:sSup>
          <m:e>
            <m:r>
              <m:rPr>
                <m:scr m:val="double-struck"/>
                <m:sty m:val="p"/>
              </m:rPr>
              <m:t>R</m:t>
            </m:r>
          </m:e>
          <m:sup>
            <m:r>
              <m:t>m</m:t>
            </m:r>
          </m:sup>
        </m:sSup>
      </m:oMath>
      <w:r>
        <w:t xml:space="preserve"> </w:t>
      </w:r>
      <w:r>
        <w:t xml:space="preserve">exactly when</w:t>
      </w:r>
      <w:r>
        <w:t xml:space="preserve"> </w:t>
      </w:r>
      <m:oMath>
        <m:r>
          <m:rPr>
            <m:sty m:val="p"/>
          </m:rPr>
          <m:t>rank</m:t>
        </m:r>
        <m:r>
          <m:rPr>
            <m:sty m:val="p"/>
          </m:rPr>
          <m:t>(</m:t>
        </m:r>
        <m:r>
          <m:rPr>
            <m:sty m:val="bi"/>
          </m:rPr>
          <m:t>A</m:t>
        </m:r>
        <m:r>
          <m:rPr>
            <m:sty m:val="p"/>
          </m:rPr>
          <m:t>)</m:t>
        </m:r>
        <m:r>
          <m:rPr>
            <m:sty m:val="p"/>
          </m:rPr>
          <m:t>=</m:t>
        </m:r>
        <m:r>
          <m:t>m</m:t>
        </m:r>
      </m:oMath>
      <w:r>
        <w:t xml:space="preserve">.</w:t>
      </w:r>
    </w:p>
    <w:p>
      <w:pPr>
        <w:pStyle w:val="Compact"/>
        <w:numPr>
          <w:ilvl w:val="0"/>
          <w:numId w:val="1089"/>
        </w:numPr>
      </w:pPr>
      <w:r>
        <w:t xml:space="preserve">A consistent system</w:t>
      </w:r>
      <w:r>
        <w:t xml:space="preserve"> </w:t>
      </w:r>
      <m:oMath>
        <m:r>
          <m:rPr>
            <m:sty m:val="bi"/>
          </m:rPr>
          <m:t>A</m:t>
        </m:r>
        <m:acc>
          <m:accPr>
            <m:chr m:val="̃"/>
          </m:accPr>
          <m:e>
            <m:r>
              <m:t>x</m:t>
            </m:r>
          </m:e>
        </m:acc>
        <m:r>
          <m:rPr>
            <m:sty m:val="p"/>
          </m:rPr>
          <m:t>=</m:t>
        </m:r>
        <m:acc>
          <m:accPr>
            <m:chr m:val="̃"/>
          </m:accPr>
          <m:e>
            <m:r>
              <m:t>b</m:t>
            </m:r>
          </m:e>
        </m:acc>
      </m:oMath>
      <w:r>
        <w:t xml:space="preserve"> </w:t>
      </w:r>
      <w:r>
        <w:t xml:space="preserve">has exactly one solution</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w:t>
      </w:r>
    </w:p>
    <w:bookmarkEnd w:id="537"/>
    <w:p>
      <w:pPr>
        <w:pStyle w:val="FirstParagraph"/>
      </w:pPr>
      <w:r>
        <w:rPr>
          <w:i/>
          <w:iCs/>
        </w:rPr>
        <w:t xml:space="preserve">Proof</w:t>
      </w:r>
      <w:r>
        <w:t xml:space="preserve">. </w:t>
      </w:r>
      <w:r>
        <w:rPr>
          <w:b/>
          <w:bCs/>
        </w:rPr>
        <w:t xml:space="preserve">Part 1.</w:t>
      </w:r>
      <w:r>
        <w:t xml:space="preserve"> </w:t>
      </w:r>
      <w:r>
        <w:t xml:space="preserve">By</w:t>
      </w:r>
      <w:r>
        <w:t xml:space="preserve"> </w:t>
      </w:r>
      <w:hyperlink w:anchor="thm-consistency">
        <w:r>
          <w:rPr>
            <w:rStyle w:val="Hyperlink"/>
          </w:rPr>
          <w:t xml:space="preserve">Theorem 93</w:t>
        </w:r>
      </w:hyperlink>
      <w:r>
        <w:t xml:space="preserve">, the system is consistent for every</w:t>
      </w:r>
      <w:r>
        <w:t xml:space="preserve"> </w:t>
      </w:r>
      <m:oMath>
        <m:acc>
          <m:accPr>
            <m:chr m:val="̃"/>
          </m:accPr>
          <m:e>
            <m:r>
              <m:t>b</m:t>
            </m:r>
          </m:e>
        </m:acc>
      </m:oMath>
      <w:r>
        <w:t xml:space="preserve"> </w:t>
      </w:r>
      <w:r>
        <w:t xml:space="preserve">exactly when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31</w:t>
        </w:r>
      </w:hyperlink>
      <w:r>
        <w:t xml:space="preserve">) with dimension</w:t>
      </w:r>
      <w:r>
        <w:t xml:space="preserve"> </w:t>
      </w:r>
      <m:oMath>
        <m:r>
          <m:rPr>
            <m:sty m:val="p"/>
          </m:rPr>
          <m:t>rank</m:t>
        </m:r>
        <m:r>
          <m:rPr>
            <m:sty m:val="p"/>
          </m:rPr>
          <m:t>(</m:t>
        </m:r>
        <m:r>
          <m:rPr>
            <m:sty m:val="bi"/>
          </m:rPr>
          <m:t>A</m:t>
        </m:r>
        <m:r>
          <m:rPr>
            <m:sty m:val="p"/>
          </m:rPr>
          <m:t>)</m:t>
        </m:r>
      </m:oMath>
      <w:r>
        <w:t xml:space="preserve"> </w:t>
      </w:r>
      <w:r>
        <w:t xml:space="preserve">(</w:t>
      </w:r>
      <w:hyperlink w:anchor="thm-rank-dim">
        <w:r>
          <w:rPr>
            <w:rStyle w:val="Hyperlink"/>
          </w:rPr>
          <w:t xml:space="preserve">Theorem 35</w:t>
        </w:r>
      </w:hyperlink>
      <w:r>
        <w:t xml:space="preserve">), and</w:t>
      </w:r>
      <w:r>
        <w:t xml:space="preserve"> </w:t>
      </w:r>
      <m:oMath>
        <m:r>
          <m:rPr>
            <m:sty m:val="p"/>
          </m:rPr>
          <m:t>dim</m:t>
        </m:r>
        <m:r>
          <m:rPr>
            <m:sty m:val="p"/>
          </m:rPr>
          <m:t>(</m:t>
        </m:r>
        <m:sSup>
          <m:e>
            <m:r>
              <m:rPr>
                <m:scr m:val="double-struck"/>
                <m:sty m:val="p"/>
              </m:rPr>
              <m:t>R</m:t>
            </m:r>
          </m:e>
          <m:sup>
            <m:r>
              <m:t>m</m:t>
            </m:r>
          </m:sup>
        </m:sSup>
        <m:r>
          <m:rPr>
            <m:sty m:val="p"/>
          </m:rPr>
          <m:t>)</m:t>
        </m:r>
        <m:r>
          <m:rPr>
            <m:sty m:val="p"/>
          </m:rPr>
          <m:t>=</m:t>
        </m:r>
        <m:r>
          <m:t>m</m:t>
        </m:r>
      </m:oMath>
      <w:r>
        <w:t xml:space="preserve"> </w:t>
      </w:r>
      <w:r>
        <w:t xml:space="preserve">(</w:t>
      </w:r>
      <w:hyperlink w:anchor="exm-dimension">
        <w:r>
          <w:rPr>
            <w:rStyle w:val="Hyperlink"/>
          </w:rPr>
          <w:t xml:space="preserve">Example 47</w:t>
        </w:r>
      </w:hyperlink>
      <w:r>
        <w:t xml:space="preserve">).</w:t>
      </w:r>
      <w:r>
        <w:t xml:space="preserve"> </w:t>
      </w:r>
      <w:r>
        <w:t xml:space="preserve">If the dimension is</w:t>
      </w:r>
      <w:r>
        <w:t xml:space="preserve"> </w:t>
      </w:r>
      <m:oMath>
        <m:r>
          <m:t>m</m:t>
        </m:r>
      </m:oMath>
      <w:r>
        <w:t xml:space="preserve">, then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w:t>
      </w:r>
      <w:r>
        <w:t xml:space="preserve">(</w:t>
      </w:r>
      <w:hyperlink w:anchor="thm-subspace-equal-dim">
        <w:r>
          <w:rPr>
            <w:rStyle w:val="Hyperlink"/>
          </w:rPr>
          <w:t xml:space="preserve">Theorem 30</w:t>
        </w:r>
      </w:hyperlink>
      <w:r>
        <w:t xml:space="preserve">);</w:t>
      </w:r>
      <w:r>
        <w:t xml:space="preserve"> </w:t>
      </w:r>
      <w:r>
        <w:t xml:space="preserve">if</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the dimension is</w:t>
      </w:r>
      <w:r>
        <w:t xml:space="preserve"> </w:t>
      </w:r>
      <m:oMath>
        <m:r>
          <m:t>m</m:t>
        </m:r>
      </m:oMath>
      <w:r>
        <w:t xml:space="preserve">.</w:t>
      </w:r>
    </w:p>
    <w:p>
      <w:pPr>
        <w:pStyle w:val="BodyText"/>
      </w:pPr>
      <w:r>
        <w:rPr>
          <w:b/>
          <w:bCs/>
        </w:rPr>
        <w:t xml:space="preserve">Part 2.</w:t>
      </w:r>
      <w:r>
        <w:t xml:space="preserve"> </w:t>
      </w:r>
      <w:r>
        <w:t xml:space="preserve">By</w:t>
      </w:r>
      <w:r>
        <w:t xml:space="preserve"> </w:t>
      </w:r>
      <w:hyperlink w:anchor="thm-solution-set">
        <w:r>
          <w:rPr>
            <w:rStyle w:val="Hyperlink"/>
          </w:rPr>
          <w:t xml:space="preserve">Theorem 94</w:t>
        </w:r>
      </w:hyperlink>
      <w:r>
        <w:t xml:space="preserve">, the solutions are a particular solution</w:t>
      </w:r>
      <w:r>
        <w:t xml:space="preserve"> </w:t>
      </w:r>
      <w:r>
        <w:t xml:space="preserve">plus the vectors of</w:t>
      </w:r>
      <w:r>
        <w:t xml:space="preserve"> </w:t>
      </w:r>
      <m:oMath>
        <m:r>
          <m:rPr>
            <m:scr m:val="script"/>
            <m:sty m:val="p"/>
          </m:rPr>
          <m:t>N</m:t>
        </m:r>
        <m:r>
          <m:rPr>
            <m:sty m:val="p"/>
          </m:rPr>
          <m:t>(</m:t>
        </m:r>
        <m:r>
          <m:rPr>
            <m:sty m:val="bi"/>
          </m:rPr>
          <m:t>A</m:t>
        </m:r>
        <m:r>
          <m:rPr>
            <m:sty m:val="p"/>
          </m:rPr>
          <m:t>)</m:t>
        </m:r>
      </m:oMath>
      <w:r>
        <w:t xml:space="preserve">,</w:t>
      </w:r>
      <w:r>
        <w:t xml:space="preserve"> </w:t>
      </w:r>
      <w:r>
        <w:t xml:space="preserve">so there is exactly one solution 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r>
        <w:t xml:space="preserve"> </w:t>
      </w:r>
      <w:r>
        <w:t xml:space="preserve">that is, when</w:t>
      </w:r>
      <w:r>
        <w:t xml:space="preserve"> </w:t>
      </w:r>
      <m:oMath>
        <m:r>
          <m:rPr>
            <m:sty m:val="p"/>
          </m:rPr>
          <m:t>nullity</m:t>
        </m:r>
        <m:r>
          <m:rPr>
            <m:sty m:val="p"/>
          </m:rPr>
          <m:t>(</m:t>
        </m:r>
        <m:r>
          <m:rPr>
            <m:sty m:val="bi"/>
          </m:rPr>
          <m:t>A</m:t>
        </m:r>
        <m:r>
          <m:rPr>
            <m:sty m:val="p"/>
          </m:rPr>
          <m:t>)</m:t>
        </m:r>
        <m:r>
          <m:rPr>
            <m:sty m:val="p"/>
          </m:rPr>
          <m:t>=</m:t>
        </m:r>
        <m:r>
          <m:t>0</m:t>
        </m:r>
      </m:oMath>
      <w:r>
        <w:t xml:space="preserve"> </w:t>
      </w:r>
      <w:r>
        <w:t xml:space="preserve">(a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acc>
              <m:accPr>
                <m:chr m:val="̃"/>
              </m:accPr>
              <m:e>
                <m:r>
                  <m:t>0</m:t>
                </m:r>
              </m:e>
            </m:acc>
          </m:e>
        </m:d>
        <m:r>
          <m:t>​</m:t>
        </m:r>
      </m:oMath>
      <w:r>
        <w:t xml:space="preserve">,</w:t>
      </w:r>
      <w:r>
        <w:t xml:space="preserve"> </w:t>
      </w:r>
      <w:r>
        <w:t xml:space="preserve">by</w:t>
      </w:r>
      <w:r>
        <w:t xml:space="preserve"> </w:t>
      </w:r>
      <w:hyperlink w:anchor="def-dimension">
        <w:r>
          <w:rPr>
            <w:rStyle w:val="Hyperlink"/>
          </w:rPr>
          <w:t xml:space="preserve">Definition 44</w:t>
        </w:r>
      </w:hyperlink>
      <w:r>
        <w:t xml:space="preserve"> </w:t>
      </w:r>
      <w:r>
        <w:t xml:space="preserve">and</w:t>
      </w:r>
      <w:r>
        <w:t xml:space="preserve"> </w:t>
      </w:r>
      <w:hyperlink w:anchor="def-span">
        <w:r>
          <w:rPr>
            <w:rStyle w:val="Hyperlink"/>
          </w:rPr>
          <w:t xml:space="preserve">Definition 41</w:t>
        </w:r>
      </w:hyperlink>
      <w:r>
        <w:t xml:space="preserve">;</w:t>
      </w:r>
      <w:r>
        <w:t xml:space="preserve"> </w:t>
      </w:r>
      <w:r>
        <w:t xml:space="preserve">and</w:t>
      </w:r>
      <w:r>
        <w:t xml:space="preserve"> </w:t>
      </w:r>
      <m:oMath>
        <m:r>
          <m:t>​</m:t>
        </m:r>
        <m:d>
          <m:dPr>
            <m:begChr m:val="{"/>
            <m:sepChr m:val=""/>
            <m:endChr m:val="}"/>
            <m:grow/>
          </m:dPr>
          <m:e>
            <m:acc>
              <m:accPr>
                <m:chr m:val="̃"/>
              </m:accPr>
              <m:e>
                <m:r>
                  <m:t>0</m:t>
                </m:r>
              </m:e>
            </m:acc>
          </m:e>
        </m:d>
        <m:r>
          <m:t>​</m:t>
        </m:r>
      </m:oMath>
      <w:r>
        <w:t xml:space="preserve"> </w:t>
      </w:r>
      <w:r>
        <w:t xml:space="preserve">has dimension</w:t>
      </w:r>
      <w:r>
        <w:t xml:space="preserve"> </w:t>
      </w:r>
      <m:oMath>
        <m:r>
          <m:t>0</m:t>
        </m:r>
      </m:oMath>
      <w:r>
        <w:t xml:space="preserve">, by</w:t>
      </w:r>
      <w:r>
        <w:t xml:space="preserve"> </w:t>
      </w:r>
      <w:hyperlink w:anchor="exm-dimension">
        <w:r>
          <w:rPr>
            <w:rStyle w:val="Hyperlink"/>
          </w:rPr>
          <w:t xml:space="preserve">Example 47</w:t>
        </w:r>
      </w:hyperlink>
      <w:r>
        <w:t xml:space="preserve">).</w:t>
      </w:r>
      <w:r>
        <w:t xml:space="preserve"> </w:t>
      </w:r>
      <w:r>
        <w:t xml:space="preserve">By</w:t>
      </w:r>
      <w:r>
        <w:t xml:space="preserve"> </w:t>
      </w:r>
      <w:hyperlink w:anchor="thm-rank-nullity">
        <w:r>
          <w:rPr>
            <w:rStyle w:val="Hyperlink"/>
          </w:rPr>
          <w:t xml:space="preserve">Theorem 36</w:t>
        </w:r>
      </w:hyperlink>
      <w:r>
        <w:t xml:space="preserve">, that is when</w:t>
      </w:r>
      <w:r>
        <w:t xml:space="preserve"> </w:t>
      </w:r>
      <m:oMath>
        <m:r>
          <m:rPr>
            <m:sty m:val="p"/>
          </m:rPr>
          <m:t>rank</m:t>
        </m:r>
        <m:r>
          <m:rPr>
            <m:sty m:val="p"/>
          </m:rPr>
          <m:t>(</m:t>
        </m:r>
        <m:r>
          <m:rPr>
            <m:sty m:val="bi"/>
          </m:rPr>
          <m:t>A</m:t>
        </m:r>
        <m:r>
          <m:rPr>
            <m:sty m:val="p"/>
          </m:rPr>
          <m:t>)</m:t>
        </m:r>
        <m:r>
          <m:rPr>
            <m:sty m:val="p"/>
          </m:rPr>
          <m:t>=</m:t>
        </m:r>
        <m:r>
          <m:t>n</m:t>
        </m:r>
      </m:oMath>
      <w:r>
        <w:t xml:space="preserve">.</w:t>
      </w:r>
    </w:p>
    <w:bookmarkStart w:id="538" w:name="exm-solution-unique"/>
    <w:p>
      <w:pPr>
        <w:pStyle w:val="BodyText"/>
      </w:pPr>
      <w:r>
        <w:rPr>
          <w:b/>
          <w:bCs/>
        </w:rPr>
        <w:t xml:space="preserve">Example 172 (Three systems)</w:t>
      </w:r>
      <w:r>
        <w:t xml:space="preserve"> </w:t>
      </w:r>
      <w:r>
        <w:t xml:space="preserve"> </w:t>
      </w:r>
    </w:p>
    <w:p>
      <w:pPr>
        <w:numPr>
          <w:ilvl w:val="0"/>
          <w:numId w:val="1090"/>
        </w:numPr>
      </w:pPr>
      <w:r>
        <w:t xml:space="preserve">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exm-rank-bound">
        <w:r>
          <w:rPr>
            <w:rStyle w:val="Hyperlink"/>
          </w:rPr>
          <w:t xml:space="preserve">Example 65</w:t>
        </w:r>
      </w:hyperlink>
      <w:r>
        <w:t xml:space="preserve"> </w:t>
      </w:r>
      <w:r>
        <w:t xml:space="preserve">has rank</w:t>
      </w:r>
      <w:r>
        <w:t xml:space="preserve"> </w:t>
      </w:r>
      <m:oMath>
        <m:r>
          <m:t>2</m:t>
        </m:r>
        <m:r>
          <m:rPr>
            <m:sty m:val="p"/>
          </m:rPr>
          <m:t>=</m:t>
        </m:r>
        <m:r>
          <m:t>m</m:t>
        </m:r>
      </m:oMath>
      <w:r>
        <w:t xml:space="preserve">, so every system with it is consistent,</w:t>
      </w:r>
      <w:r>
        <w:t xml:space="preserve"> </w:t>
      </w:r>
      <w:r>
        <w:t xml:space="preserve">but</w:t>
      </w:r>
      <w:r>
        <w:t xml:space="preserve"> </w:t>
      </w:r>
      <m:oMath>
        <m:r>
          <m:t>2</m:t>
        </m:r>
        <m:r>
          <m:rPr>
            <m:sty m:val="p"/>
          </m:rPr>
          <m:t>&lt;</m:t>
        </m:r>
        <m:r>
          <m:t>3</m:t>
        </m:r>
        <m:r>
          <m:rPr>
            <m:sty m:val="p"/>
          </m:rPr>
          <m:t>=</m:t>
        </m:r>
        <m:r>
          <m:t>n</m:t>
        </m:r>
      </m:oMath>
      <w:r>
        <w:t xml:space="preserve">, so the solutions are never unique.</w:t>
      </w:r>
    </w:p>
    <w:p>
      <w:pPr>
        <w:numPr>
          <w:ilvl w:val="0"/>
          <w:numId w:val="1090"/>
        </w:numPr>
      </w:pPr>
      <w:r>
        <w:t xml:space="preserve">The</w:t>
      </w:r>
      <w:r>
        <w:t xml:space="preserve"> </w:t>
      </w:r>
      <m:oMath>
        <m:r>
          <m:t>3</m:t>
        </m:r>
        <m:r>
          <m:rPr>
            <m:sty m:val="p"/>
          </m:rPr>
          <m:t>×</m:t>
        </m:r>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of</w:t>
      </w:r>
      <w:r>
        <w:t xml:space="preserve"> </w:t>
      </w:r>
      <w:hyperlink w:anchor="exm-gram-invertible">
        <w:r>
          <w:rPr>
            <w:rStyle w:val="Hyperlink"/>
          </w:rPr>
          <w:t xml:space="preserve">Example 152</w:t>
        </w:r>
      </w:hyperlink>
      <w:r>
        <w:t xml:space="preserve"> </w:t>
      </w:r>
      <w:r>
        <w:t xml:space="preserve">has rank</w:t>
      </w:r>
      <w:r>
        <w:t xml:space="preserve"> </w:t>
      </w:r>
      <m:oMath>
        <m:r>
          <m:t>2</m:t>
        </m:r>
        <m:r>
          <m:rPr>
            <m:sty m:val="p"/>
          </m:rPr>
          <m:t>=</m:t>
        </m:r>
        <m:r>
          <m:t>n</m:t>
        </m:r>
      </m:oMath>
      <w:r>
        <w:t xml:space="preserve">, so a consistent system has one solution,</w:t>
      </w:r>
      <w:r>
        <w:t xml:space="preserve"> </w:t>
      </w:r>
      <w:r>
        <w:t xml:space="preserve">but</w:t>
      </w:r>
      <w:r>
        <w:t xml:space="preserve"> </w:t>
      </w:r>
      <m:oMath>
        <m:r>
          <m:t>2</m:t>
        </m:r>
        <m:r>
          <m:rPr>
            <m:sty m:val="p"/>
          </m:rPr>
          <m:t>&lt;</m:t>
        </m:r>
        <m:r>
          <m:t>3</m:t>
        </m:r>
        <m:r>
          <m:rPr>
            <m:sty m:val="p"/>
          </m:rPr>
          <m:t>=</m:t>
        </m:r>
        <m:r>
          <m:t>m</m:t>
        </m:r>
      </m:oMath>
      <w:r>
        <w:t xml:space="preserve">, so some systems are inconsistent:</w:t>
      </w:r>
      <w:r>
        <w:t xml:space="preserve"> </w:t>
      </w:r>
      <m:oMath>
        <m:r>
          <m:rPr>
            <m:sty m:val="p"/>
          </m:rPr>
          <m:t>(</m:t>
        </m:r>
        <m:r>
          <m:t>1</m:t>
        </m:r>
        <m:r>
          <m:rPr>
            <m:sty m:val="p"/>
          </m:rPr>
          <m:t>,</m:t>
        </m:r>
        <m:r>
          <m:t>0</m:t>
        </m:r>
        <m:r>
          <m:rPr>
            <m:sty m:val="p"/>
          </m:rPr>
          <m:t>,</m:t>
        </m:r>
        <m:r>
          <m:t>0</m:t>
        </m:r>
        <m:r>
          <m:rPr>
            <m:sty m:val="p"/>
          </m:rPr>
          <m:t>)</m:t>
        </m:r>
        <m:r>
          <m:rPr>
            <m:sty m:val="p"/>
          </m:rPr>
          <m:t>∉</m:t>
        </m:r>
        <m:r>
          <m:rPr>
            <m:scr m:val="script"/>
            <m:sty m:val="p"/>
          </m:rPr>
          <m:t>C</m:t>
        </m:r>
        <m:r>
          <m:rPr>
            <m:sty m:val="p"/>
          </m:rPr>
          <m:t>(</m:t>
        </m:r>
        <m:r>
          <m:rPr>
            <m:sty m:val="bi"/>
          </m:rPr>
          <m:t>X</m:t>
        </m:r>
        <m:r>
          <m:rPr>
            <m:sty m:val="p"/>
          </m:rPr>
          <m:t>)</m:t>
        </m:r>
      </m:oMath>
      <w:r>
        <w:t xml:space="preserve">, because</w:t>
      </w:r>
      <w:r>
        <w:t xml:space="preserve"> </w:t>
      </w:r>
      <m:oMath>
        <m:r>
          <m:t>a</m:t>
        </m:r>
        <m:r>
          <m:t> </m:t>
        </m:r>
        <m:r>
          <m:rPr>
            <m:sty m:val="p"/>
          </m:rPr>
          <m:t>(</m:t>
        </m:r>
        <m:r>
          <m:t>1</m:t>
        </m:r>
        <m:r>
          <m:rPr>
            <m:sty m:val="p"/>
          </m:rPr>
          <m:t>,</m:t>
        </m:r>
        <m:r>
          <m:t>1</m:t>
        </m:r>
        <m:r>
          <m:rPr>
            <m:sty m:val="p"/>
          </m:rPr>
          <m:t>,</m:t>
        </m:r>
        <m:r>
          <m:t>1</m:t>
        </m:r>
        <m:r>
          <m:rPr>
            <m:sty m:val="p"/>
          </m:rPr>
          <m:t>)</m:t>
        </m:r>
        <m:r>
          <m:rPr>
            <m:sty m:val="p"/>
          </m:rPr>
          <m:t>+</m:t>
        </m:r>
        <m:r>
          <m:t>b</m:t>
        </m:r>
        <m:r>
          <m:t> </m:t>
        </m:r>
        <m:r>
          <m:rPr>
            <m:sty m:val="p"/>
          </m:rPr>
          <m:t>(</m:t>
        </m:r>
        <m:r>
          <m:t>1</m:t>
        </m:r>
        <m:r>
          <m:rPr>
            <m:sty m:val="p"/>
          </m:rPr>
          <m:t>,</m:t>
        </m:r>
        <m:r>
          <m:t>2</m:t>
        </m:r>
        <m:r>
          <m:rPr>
            <m:sty m:val="p"/>
          </m:rPr>
          <m:t>,</m:t>
        </m:r>
        <m:r>
          <m:t>3</m:t>
        </m:r>
        <m:r>
          <m:rPr>
            <m:sty m:val="p"/>
          </m:rPr>
          <m:t>)</m:t>
        </m:r>
      </m:oMath>
      <w:r>
        <w:t xml:space="preserve"> </w:t>
      </w:r>
      <w:r>
        <w:t xml:space="preserve">has equal differences between consecutive entries,</w:t>
      </w:r>
      <w:r>
        <w:t xml:space="preserve"> </w:t>
      </w:r>
      <w:r>
        <w:t xml:space="preserve">and</w:t>
      </w:r>
      <w:r>
        <w:t xml:space="preserve"> </w:t>
      </w:r>
      <m:oMath>
        <m:r>
          <m:rPr>
            <m:sty m:val="p"/>
          </m:rPr>
          <m:t>(</m:t>
        </m:r>
        <m:r>
          <m:t>1</m:t>
        </m:r>
        <m:r>
          <m:rPr>
            <m:sty m:val="p"/>
          </m:rPr>
          <m:t>,</m:t>
        </m:r>
        <m:r>
          <m:t>0</m:t>
        </m:r>
        <m:r>
          <m:rPr>
            <m:sty m:val="p"/>
          </m:rPr>
          <m:t>,</m:t>
        </m:r>
        <m:r>
          <m:t>0</m:t>
        </m:r>
        <m:r>
          <m:rPr>
            <m:sty m:val="p"/>
          </m:rPr>
          <m:t>)</m:t>
        </m:r>
      </m:oMath>
      <w:r>
        <w:t xml:space="preserve"> </w:t>
      </w:r>
      <w:r>
        <w:t xml:space="preserve">does not.</w:t>
      </w:r>
    </w:p>
    <w:p>
      <w:pPr>
        <w:numPr>
          <w:ilvl w:val="0"/>
          <w:numId w:val="1090"/>
        </w:numPr>
      </w:pPr>
      <w:r>
        <w:t xml:space="preserve">An invertible</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has rank</w:t>
      </w:r>
      <w:r>
        <w:t xml:space="preserve"> </w:t>
      </w:r>
      <m:oMath>
        <m:r>
          <m:t>p</m:t>
        </m:r>
      </m:oMath>
      <w:r>
        <w:t xml:space="preserve">:</w:t>
      </w:r>
      <w:r>
        <w:t xml:space="preserve"> </w:t>
      </w:r>
      <w:r>
        <w:t xml:space="preserve">if</w:t>
      </w:r>
      <w:r>
        <w:t xml:space="preserve"> </w:t>
      </w:r>
      <m:oMath>
        <m:r>
          <m:rPr>
            <m:sty m:val="bi"/>
          </m:rPr>
          <m:t>A</m:t>
        </m:r>
        <m:acc>
          <m:accPr>
            <m:chr m:val="̃"/>
          </m:accPr>
          <m:e>
            <m:r>
              <m:t>x</m:t>
            </m:r>
          </m:e>
        </m:acc>
        <m:r>
          <m:rPr>
            <m:sty m:val="p"/>
          </m:rPr>
          <m:t>=</m:t>
        </m:r>
        <m:acc>
          <m:accPr>
            <m:chr m:val="̃"/>
          </m:accPr>
          <m:e>
            <m:r>
              <m:t>0</m:t>
            </m:r>
          </m:e>
        </m:acc>
      </m:oMath>
      <w:r>
        <w:t xml:space="preserve"> </w:t>
      </w:r>
      <w:r>
        <w:t xml:space="preserve">then</w:t>
      </w:r>
    </w:p>
    <w:p>
      <w:pPr>
        <w:pStyle w:val="BodyText"/>
      </w:pPr>
      <m:oMathPara>
        <m:oMathParaPr>
          <m:jc m:val="center"/>
        </m:oMathParaPr>
        <m:oMath>
          <m:eqArr>
            <m:e>
              <m:acc>
                <m:accPr>
                  <m:chr m:val="̃"/>
                </m:accPr>
                <m:e>
                  <m:r>
                    <m:t>x</m:t>
                  </m:r>
                </m:e>
              </m:acc>
              <m:r>
                <m:t>&amp;</m:t>
              </m:r>
              <m:r>
                <m:rPr>
                  <m:sty m:val="p"/>
                </m:rPr>
                <m:t>=</m:t>
              </m:r>
              <m:sSup>
                <m:e>
                  <m:r>
                    <m:rPr>
                      <m:sty m:val="bi"/>
                    </m:rPr>
                    <m:t>A</m:t>
                  </m:r>
                </m:e>
                <m:sup>
                  <m:r>
                    <m:rPr>
                      <m:sty m:val="p"/>
                    </m:rPr>
                    <m:t>−</m:t>
                  </m:r>
                  <m:r>
                    <m:t>1</m:t>
                  </m:r>
                </m:sup>
              </m:sSup>
              <m:r>
                <m:rPr>
                  <m:sty m:val="bi"/>
                </m:rPr>
                <m:t>A</m:t>
              </m:r>
              <m:acc>
                <m:accPr>
                  <m:chr m:val="̃"/>
                </m:accPr>
                <m:e>
                  <m:r>
                    <m:t>x</m:t>
                  </m:r>
                </m:e>
              </m:acc>
            </m:e>
            <m:e>
              <m:r>
                <m:t>&amp;</m:t>
              </m:r>
              <m:r>
                <m:rPr>
                  <m:sty m:val="p"/>
                </m:rPr>
                <m:t>=</m:t>
              </m:r>
              <m:acc>
                <m:accPr>
                  <m:chr m:val="̃"/>
                </m:accPr>
                <m:e>
                  <m:r>
                    <m:t>0</m:t>
                  </m:r>
                </m:e>
              </m:acc>
              <m:r>
                <m:rPr>
                  <m:sty m:val="p"/>
                </m:rPr>
                <m:t>,</m:t>
              </m:r>
            </m:e>
          </m:eqArr>
        </m:oMath>
      </m:oMathPara>
    </w:p>
    <w:p>
      <w:pPr>
        <w:numPr>
          <w:ilvl w:val="0"/>
          <w:numId w:val="1000"/>
        </w:numPr>
      </w:pPr>
      <w:r>
        <w:t xml:space="preserve">so its nullity is</w:t>
      </w:r>
      <w:r>
        <w:t xml:space="preserve"> </w:t>
      </w:r>
      <m:oMath>
        <m:r>
          <m:t>0</m:t>
        </m:r>
      </m:oMath>
      <w:r>
        <w:t xml:space="preserve"> </w:t>
      </w:r>
      <w:r>
        <w:t xml:space="preserve">and its rank is</w:t>
      </w:r>
      <w:r>
        <w:t xml:space="preserve"> </w:t>
      </w:r>
      <m:oMath>
        <m:r>
          <m:t>p</m:t>
        </m:r>
      </m:oMath>
      <w:r>
        <w:t xml:space="preserve"> </w:t>
      </w:r>
      <w:r>
        <w:t xml:space="preserve">(</w:t>
      </w:r>
      <w:hyperlink w:anchor="thm-rank-nullity">
        <w:r>
          <w:rPr>
            <w:rStyle w:val="Hyperlink"/>
          </w:rPr>
          <w:t xml:space="preserve">Theorem 36</w:t>
        </w:r>
      </w:hyperlink>
      <w:r>
        <w:t xml:space="preserve">).</w:t>
      </w:r>
      <w:r>
        <w:t xml:space="preserve"> </w:t>
      </w:r>
      <w:r>
        <w:t xml:space="preserve">So every system with it is consistent (part 1, with</w:t>
      </w:r>
      <w:r>
        <w:t xml:space="preserve"> </w:t>
      </w:r>
      <m:oMath>
        <m:r>
          <m:t>p</m:t>
        </m:r>
        <m:r>
          <m:rPr>
            <m:sty m:val="p"/>
          </m:rPr>
          <m:t>=</m:t>
        </m:r>
        <m:r>
          <m:t>m</m:t>
        </m:r>
      </m:oMath>
      <w:r>
        <w:t xml:space="preserve">)</w:t>
      </w:r>
      <w:r>
        <w:t xml:space="preserve"> </w:t>
      </w:r>
      <w:r>
        <w:t xml:space="preserve">and has exactly one solution (part 2, with</w:t>
      </w:r>
      <w:r>
        <w:t xml:space="preserve"> </w:t>
      </w:r>
      <m:oMath>
        <m:r>
          <m:t>p</m:t>
        </m:r>
        <m:r>
          <m:rPr>
            <m:sty m:val="p"/>
          </m:rPr>
          <m:t>=</m:t>
        </m:r>
        <m:r>
          <m:t>n</m:t>
        </m:r>
      </m:oMath>
      <w:r>
        <w:t xml:space="preserve">),</w:t>
      </w:r>
      <w:r>
        <w:t xml:space="preserve"> </w:t>
      </w:r>
      <w:r>
        <w:t xml:space="preserve">namely</w:t>
      </w:r>
      <w:r>
        <w:t xml:space="preserve"> </w:t>
      </w:r>
      <m:oMath>
        <m:sSup>
          <m:e>
            <m:r>
              <m:rPr>
                <m:sty m:val="bi"/>
              </m:rPr>
              <m:t>A</m:t>
            </m:r>
          </m:e>
          <m:sup>
            <m:r>
              <m:rPr>
                <m:sty m:val="p"/>
              </m:rPr>
              <m:t>−</m:t>
            </m:r>
            <m:r>
              <m:t>1</m:t>
            </m:r>
          </m:sup>
        </m:sSup>
        <m:acc>
          <m:accPr>
            <m:chr m:val="̃"/>
          </m:accPr>
          <m:e>
            <m:r>
              <m:t>b</m:t>
            </m:r>
          </m:e>
        </m:acc>
      </m:oMath>
      <w:r>
        <w:t xml:space="preserve">, since</w:t>
      </w:r>
      <w:r>
        <w:t xml:space="preserve"> </w:t>
      </w:r>
      <m:oMath>
        <m:r>
          <m:rPr>
            <m:sty m:val="bi"/>
          </m:rPr>
          <m:t>A</m:t>
        </m:r>
        <m:r>
          <m:t> </m:t>
        </m:r>
        <m:r>
          <m:rPr>
            <m:sty m:val="p"/>
          </m:rPr>
          <m:t>(</m:t>
        </m:r>
        <m:sSup>
          <m:e>
            <m:r>
              <m:rPr>
                <m:sty m:val="bi"/>
              </m:rPr>
              <m:t>A</m:t>
            </m:r>
          </m:e>
          <m:sup>
            <m:r>
              <m:rPr>
                <m:sty m:val="p"/>
              </m:rPr>
              <m:t>−</m:t>
            </m:r>
            <m:r>
              <m:t>1</m:t>
            </m:r>
          </m:sup>
        </m:sSup>
        <m:acc>
          <m:accPr>
            <m:chr m:val="̃"/>
          </m:accPr>
          <m:e>
            <m:r>
              <m:t>b</m:t>
            </m:r>
          </m:e>
        </m:acc>
        <m:r>
          <m:rPr>
            <m:sty m:val="p"/>
          </m:rPr>
          <m:t>)</m:t>
        </m:r>
        <m:r>
          <m:rPr>
            <m:sty m:val="p"/>
          </m:rPr>
          <m:t>=</m:t>
        </m:r>
        <m:acc>
          <m:accPr>
            <m:chr m:val="̃"/>
          </m:accPr>
          <m:e>
            <m:r>
              <m:t>b</m:t>
            </m:r>
          </m:e>
        </m:acc>
      </m:oMath>
      <w:r>
        <w:t xml:space="preserve">.</w:t>
      </w:r>
    </w:p>
    <w:bookmarkEnd w:id="538"/>
    <w:bookmarkStart w:id="539" w:name="thm-projector-generalized-inverse"/>
    <w:p>
      <w:pPr>
        <w:pStyle w:val="FirstParagraph"/>
      </w:pPr>
      <w:r>
        <w:rPr>
          <w:b/>
          <w:bCs/>
        </w:rPr>
        <w:t xml:space="preserve">Theorem 95 (The projection onto a column space, with any generalized inverse)</w:t>
      </w:r>
      <w:r>
        <w:t xml:space="preserve"> </w:t>
      </w:r>
      <w:r>
        <w:t xml:space="preserve">Let</w:t>
      </w:r>
      <w:r>
        <w:t xml:space="preserve"> </w:t>
      </w:r>
      <m:oMath>
        <m:r>
          <m:rPr>
            <m:sty m:val="bi"/>
          </m:rPr>
          <m:t>X</m:t>
        </m:r>
      </m:oMath>
      <w:r>
        <w:t xml:space="preserve"> </w:t>
      </w:r>
      <w:r>
        <w:t xml:space="preserve">be an</w:t>
      </w:r>
      <w:r>
        <w:t xml:space="preserve"> </w:t>
      </w:r>
      <m:oMath>
        <m:r>
          <m:t>n</m:t>
        </m:r>
        <m:r>
          <m:rPr>
            <m:sty m:val="p"/>
          </m:rPr>
          <m:t>×</m:t>
        </m:r>
        <m:r>
          <m:t>p</m:t>
        </m:r>
      </m:oMath>
      <w:r>
        <w:t xml:space="preserve"> </w:t>
      </w:r>
      <w:r>
        <w:t xml:space="preserve">matrix of any rank,</w:t>
      </w:r>
      <w:r>
        <w:t xml:space="preserve"> </w:t>
      </w:r>
      <w:r>
        <w:t xml:space="preserve">and let</w:t>
      </w:r>
      <w:r>
        <w:t xml:space="preserve"> </w:t>
      </w:r>
      <m:oMath>
        <m:r>
          <m:rPr>
            <m:sty m:val="bi"/>
          </m:rPr>
          <m:t>G</m:t>
        </m:r>
      </m:oMath>
      <w:r>
        <w:t xml:space="preserve"> </w:t>
      </w:r>
      <w:r>
        <w:t xml:space="preserve">be any generalized inverse of</w:t>
      </w:r>
      <w:r>
        <w:t xml:space="preserve"> </w:t>
      </w:r>
      <m:oMath>
        <m:sSup>
          <m:e>
            <m:r>
              <m:rPr>
                <m:sty m:val="bi"/>
              </m:rPr>
              <m:t>X</m:t>
            </m:r>
          </m:e>
          <m:sup>
            <m:r>
              <m:rPr>
                <m:sty m:val="p"/>
              </m:rPr>
              <m:t>⊤</m:t>
            </m:r>
          </m:sup>
        </m:sSup>
        <m:r>
          <m:rPr>
            <m:sty m:val="bi"/>
          </m:rPr>
          <m:t>X</m:t>
        </m:r>
      </m:oMath>
      <w:r>
        <w:t xml:space="preserve"> </w:t>
      </w:r>
      <w:r>
        <w:t xml:space="preserve">(</w:t>
      </w:r>
      <w:hyperlink w:anchor="def-generalized-inverse">
        <w:r>
          <w:rPr>
            <w:rStyle w:val="Hyperlink"/>
          </w:rPr>
          <w:t xml:space="preserve">Definition 92</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n</m:t>
            </m:r>
          </m:sup>
        </m:sSup>
      </m:oMath>
      <w:r>
        <w:t xml:space="preserve">,</w:t>
      </w:r>
      <w:r>
        <w:t xml:space="preserve"> </w:t>
      </w:r>
      <m:oMath>
        <m:r>
          <m:rPr>
            <m:sty m:val="bi"/>
          </m:rPr>
          <m:t>X</m:t>
        </m:r>
        <m:r>
          <m:rPr>
            <m:sty m:val="bi"/>
          </m:rPr>
          <m:t>G</m:t>
        </m:r>
        <m:sSup>
          <m:e>
            <m:r>
              <m:rPr>
                <m:sty m:val="bi"/>
              </m:rPr>
              <m:t>X</m:t>
            </m:r>
          </m:e>
          <m:sup>
            <m:r>
              <m:rPr>
                <m:sty m:val="p"/>
              </m:rPr>
              <m:t>⊤</m:t>
            </m:r>
          </m:sup>
        </m:sSup>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 </w:t>
      </w:r>
      <w:r>
        <w:t xml:space="preserve">(</w:t>
      </w:r>
      <w:hyperlink w:anchor="def-orthogonal-projection">
        <w:r>
          <w:rPr>
            <w:rStyle w:val="Hyperlink"/>
          </w:rPr>
          <w:t xml:space="preserve">Definition 91</w:t>
        </w:r>
      </w:hyperlink>
      <w:r>
        <w:t xml:space="preserve">).</w:t>
      </w:r>
      <w:r>
        <w:t xml:space="preserve"> </w:t>
      </w:r>
      <w:r>
        <w:t xml:space="preserve">So the matrix</w:t>
      </w:r>
      <w:r>
        <w:t xml:space="preserve"> </w:t>
      </w:r>
      <m:oMath>
        <m:r>
          <m:rPr>
            <m:sty m:val="bi"/>
          </m:rPr>
          <m:t>X</m:t>
        </m:r>
        <m:r>
          <m:rPr>
            <m:sty m:val="bi"/>
          </m:rPr>
          <m:t>G</m:t>
        </m:r>
        <m:sSup>
          <m:e>
            <m:r>
              <m:rPr>
                <m:sty m:val="bi"/>
              </m:rPr>
              <m:t>X</m:t>
            </m:r>
          </m:e>
          <m:sup>
            <m:r>
              <m:rPr>
                <m:sty m:val="p"/>
              </m:rPr>
              <m:t>⊤</m:t>
            </m:r>
          </m:sup>
        </m:sSup>
      </m:oMath>
      <w:r>
        <w:t xml:space="preserve"> </w:t>
      </w:r>
      <w:r>
        <w:t xml:space="preserve">is the same for every choice of</w:t>
      </w:r>
      <w:r>
        <w:t xml:space="preserve"> </w:t>
      </w:r>
      <m:oMath>
        <m:r>
          <m:rPr>
            <m:sty m:val="bi"/>
          </m:rPr>
          <m:t>G</m:t>
        </m:r>
      </m:oMath>
      <w:r>
        <w:t xml:space="preserve">,</w:t>
      </w:r>
      <w:r>
        <w:t xml:space="preserve"> </w:t>
      </w:r>
      <w:r>
        <w:t xml:space="preserve">and when</w:t>
      </w:r>
      <w:r>
        <w:t xml:space="preserve"> </w:t>
      </w:r>
      <m:oMath>
        <m:r>
          <m:rPr>
            <m:sty m:val="p"/>
          </m:rPr>
          <m:t>rank</m:t>
        </m:r>
        <m:r>
          <m:rPr>
            <m:sty m:val="p"/>
          </m:rPr>
          <m:t>(</m:t>
        </m:r>
        <m:r>
          <m:rPr>
            <m:sty m:val="bi"/>
          </m:rPr>
          <m:t>X</m:t>
        </m:r>
        <m:r>
          <m:rPr>
            <m:sty m:val="p"/>
          </m:rPr>
          <m:t>)</m:t>
        </m:r>
        <m:r>
          <m:rPr>
            <m:sty m:val="p"/>
          </m:rPr>
          <m:t>=</m:t>
        </m:r>
        <m:r>
          <m:t>p</m:t>
        </m:r>
      </m:oMath>
      <w:r>
        <w:t xml:space="preserve"> </w:t>
      </w:r>
      <w:r>
        <w:t xml:space="preserve">it is the hat matrix</w:t>
      </w:r>
      <w:r>
        <w:t xml:space="preserve"> </w:t>
      </w:r>
      <m:oMath>
        <m:r>
          <m:rPr>
            <m:sty m:val="bi"/>
          </m:rPr>
          <m:t>H</m:t>
        </m:r>
      </m:oMath>
      <w:r>
        <w:t xml:space="preserve"> </w:t>
      </w:r>
      <w:r>
        <w:t xml:space="preserve">(</w:t>
      </w:r>
      <w:hyperlink w:anchor="def-hat-matrix">
        <w:r>
          <w:rPr>
            <w:rStyle w:val="Hyperlink"/>
          </w:rPr>
          <w:t xml:space="preserve">Definition 90</w:t>
        </w:r>
      </w:hyperlink>
      <w:r>
        <w:t xml:space="preserve">).</w:t>
      </w:r>
    </w:p>
    <w:bookmarkEnd w:id="539"/>
    <w:p>
      <w:pPr>
        <w:pStyle w:val="BodyText"/>
      </w:pPr>
      <w:r>
        <w:rPr>
          <w:i/>
          <w:iCs/>
        </w:rPr>
        <w:t xml:space="preserve">Proof</w:t>
      </w:r>
      <w:r>
        <w:t xml:space="preserve">. </w:t>
      </w:r>
      <m:oMath>
        <m:sSup>
          <m:e>
            <m:r>
              <m:rPr>
                <m:sty m:val="bi"/>
              </m:rPr>
              <m:t>X</m:t>
            </m:r>
          </m:e>
          <m:sup>
            <m:r>
              <m:rPr>
                <m:sty m:val="p"/>
              </m:rPr>
              <m:t>⊤</m:t>
            </m:r>
          </m:sup>
        </m:sSup>
        <m:acc>
          <m:accPr>
            <m:chr m:val="̃"/>
          </m:accPr>
          <m:e>
            <m:r>
              <m:t>y</m:t>
            </m:r>
          </m:e>
        </m:acc>
      </m:oMath>
      <w:r>
        <w:rPr>
          <w:b/>
          <w:bCs/>
        </w:rPr>
        <w:t xml:space="preserve"> </w:t>
      </w:r>
      <w:r>
        <w:rPr>
          <w:b/>
          <w:bCs/>
        </w:rPr>
        <w:t xml:space="preserve">is in</w:t>
      </w:r>
      <w:r>
        <w:rPr>
          <w:b/>
          <w:bCs/>
        </w:rPr>
        <w:t xml:space="preserve"> </w:t>
      </w:r>
      <m:oMath>
        <m:r>
          <m:rPr>
            <m:scr m:val="script"/>
            <m:sty m:val="p"/>
          </m:rPr>
          <m:t>C</m:t>
        </m:r>
        <m:r>
          <m:rPr>
            <m:sty m:val="p"/>
          </m:rPr>
          <m:t>(</m:t>
        </m:r>
        <m:sSup>
          <m:e>
            <m:r>
              <m:rPr>
                <m:sty m:val="bi"/>
              </m:rPr>
              <m:t>X</m:t>
            </m:r>
          </m:e>
          <m:sup>
            <m:r>
              <m:rPr>
                <m:sty m:val="p"/>
              </m:rPr>
              <m:t>⊤</m:t>
            </m:r>
          </m:sup>
        </m:sSup>
        <m:r>
          <m:rPr>
            <m:sty m:val="bi"/>
          </m:rPr>
          <m:t>X</m:t>
        </m:r>
        <m:r>
          <m:rPr>
            <m:sty m:val="p"/>
          </m:rPr>
          <m:t>)</m:t>
        </m:r>
      </m:oMath>
      <w:r>
        <w:rPr>
          <w:b/>
          <w:bCs/>
        </w:rPr>
        <w:t xml:space="preserve">.</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w:t>
      </w:r>
      <w:r>
        <w:t xml:space="preserve"> </w:t>
      </w:r>
      <w:r>
        <w:t xml:space="preserve">since</w:t>
      </w:r>
      <w:r>
        <w:t xml:space="preserve"> </w:t>
      </w:r>
      <m:oMath>
        <m:r>
          <m:rPr>
            <m:sty m:val="p"/>
          </m:rPr>
          <m:t>(</m:t>
        </m:r>
        <m:sSup>
          <m:e>
            <m:r>
              <m:rPr>
                <m:sty m:val="bi"/>
              </m:rPr>
              <m:t>X</m:t>
            </m:r>
          </m:e>
          <m:sup>
            <m:r>
              <m:rPr>
                <m:sty m:val="p"/>
              </m:rPr>
              <m:t>⊤</m:t>
            </m:r>
          </m:sup>
        </m:sSup>
        <m:r>
          <m:rPr>
            <m:sty m:val="bi"/>
          </m:rPr>
          <m:t>X</m:t>
        </m:r>
        <m:r>
          <m:rPr>
            <m:sty m:val="p"/>
          </m:rPr>
          <m:t>)</m:t>
        </m:r>
        <m:r>
          <m:t> </m:t>
        </m:r>
        <m:acc>
          <m:accPr>
            <m:chr m:val="̃"/>
          </m:accPr>
          <m:e>
            <m:r>
              <m:t>z</m:t>
            </m:r>
          </m:e>
        </m:acc>
        <m:r>
          <m:rPr>
            <m:sty m:val="p"/>
          </m:rPr>
          <m:t>=</m:t>
        </m:r>
        <m:sSup>
          <m:e>
            <m:r>
              <m:rPr>
                <m:sty m:val="bi"/>
              </m:rPr>
              <m:t>X</m:t>
            </m:r>
          </m:e>
          <m:sup>
            <m:r>
              <m:rPr>
                <m:sty m:val="p"/>
              </m:rPr>
              <m:t>⊤</m:t>
            </m:r>
          </m:sup>
        </m:sSup>
        <m:r>
          <m:t> </m:t>
        </m:r>
        <m:r>
          <m:rPr>
            <m:sty m:val="p"/>
          </m:rPr>
          <m:t>(</m:t>
        </m:r>
        <m:r>
          <m:rPr>
            <m:sty m:val="bi"/>
          </m:rPr>
          <m:t>X</m:t>
        </m:r>
        <m:acc>
          <m:accPr>
            <m:chr m:val="̃"/>
          </m:accPr>
          <m:e>
            <m:r>
              <m:t>z</m:t>
            </m:r>
          </m:e>
        </m:acc>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Both are subspaces of</w:t>
      </w:r>
      <w:r>
        <w:t xml:space="preserve"> </w:t>
      </w:r>
      <m:oMath>
        <m:sSup>
          <m:e>
            <m:r>
              <m:rPr>
                <m:scr m:val="double-struck"/>
                <m:sty m:val="p"/>
              </m:rPr>
              <m:t>R</m:t>
            </m:r>
          </m:e>
          <m:sup>
            <m:r>
              <m:t>p</m:t>
            </m:r>
          </m:sup>
        </m:sSup>
      </m:oMath>
      <w:r>
        <w:t xml:space="preserve"> </w:t>
      </w:r>
      <w:r>
        <w:t xml:space="preserve">(</w:t>
      </w:r>
      <w:hyperlink w:anchor="thm-column-space-span">
        <w:r>
          <w:rPr>
            <w:rStyle w:val="Hyperlink"/>
          </w:rPr>
          <w:t xml:space="preserve">Theorem 31</w:t>
        </w:r>
      </w:hyperlink>
      <w:r>
        <w:t xml:space="preserve">) with the same dimension:</w:t>
      </w:r>
      <w:r>
        <w:t xml:space="preserve"> </w:t>
      </w:r>
      <m:oMath>
        <m:r>
          <m:rPr>
            <m:sty m:val="p"/>
          </m:rPr>
          <m:t>rank</m:t>
        </m:r>
        <m:r>
          <m:rPr>
            <m:sty m:val="p"/>
          </m:rPr>
          <m:t>(</m:t>
        </m:r>
        <m:sSup>
          <m:e>
            <m:r>
              <m:rPr>
                <m:sty m:val="bi"/>
              </m:rPr>
              <m:t>X</m:t>
            </m:r>
          </m:e>
          <m:sup>
            <m:r>
              <m:rPr>
                <m:sty m:val="p"/>
              </m:rPr>
              <m:t>⊤</m:t>
            </m:r>
          </m:sup>
        </m:sSup>
        <m:r>
          <m:rPr>
            <m:sty m:val="bi"/>
          </m:rPr>
          <m:t>X</m:t>
        </m:r>
        <m:r>
          <m:rPr>
            <m:sty m:val="p"/>
          </m:rPr>
          <m:t>)</m:t>
        </m:r>
        <m:r>
          <m:rPr>
            <m:sty m:val="p"/>
          </m:rPr>
          <m:t>=</m:t>
        </m:r>
        <m:r>
          <m:rPr>
            <m:sty m:val="p"/>
          </m:rPr>
          <m:t>rank</m:t>
        </m:r>
        <m:r>
          <m:rPr>
            <m:sty m:val="p"/>
          </m:rPr>
          <m:t>(</m:t>
        </m:r>
        <m:sSup>
          <m:e>
            <m:r>
              <m:rPr>
                <m:sty m:val="bi"/>
              </m:rPr>
              <m:t>X</m:t>
            </m:r>
          </m:e>
          <m:sup>
            <m:r>
              <m:rPr>
                <m:sty m:val="p"/>
              </m:rPr>
              <m:t>⊤</m:t>
            </m:r>
          </m:sup>
        </m:sSup>
        <m:r>
          <m:rPr>
            <m:sty m:val="p"/>
          </m:rPr>
          <m:t>)</m:t>
        </m:r>
      </m:oMath>
      <w:r>
        <w:t xml:space="preserve"> </w:t>
      </w:r>
      <w:r>
        <w:t xml:space="preserve">(</w:t>
      </w:r>
      <w:hyperlink w:anchor="thm-rank-transpose">
        <w:r>
          <w:rPr>
            <w:rStyle w:val="Hyperlink"/>
          </w:rPr>
          <w:t xml:space="preserve">Theorem 38</w:t>
        </w:r>
      </w:hyperlink>
      <w:r>
        <w:t xml:space="preserve">,</w:t>
      </w:r>
      <w:r>
        <w:t xml:space="preserve"> </w:t>
      </w:r>
      <w:hyperlink w:anchor="thm-rank-dim">
        <w:r>
          <w:rPr>
            <w:rStyle w:val="Hyperlink"/>
          </w:rPr>
          <w:t xml:space="preserve">Theorem 35</w:t>
        </w:r>
      </w:hyperlink>
      <w:r>
        <w:t xml:space="preserve">).</w:t>
      </w:r>
      <w:r>
        <w:t xml:space="preserve"> </w:t>
      </w:r>
      <w:r>
        <w:t xml:space="preserve">So</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thm-subspace-equal-dim">
        <w:r>
          <w:rPr>
            <w:rStyle w:val="Hyperlink"/>
          </w:rPr>
          <w:t xml:space="preserve">Theorem 30</w:t>
        </w:r>
      </w:hyperlink>
      <w:r>
        <w:t xml:space="preserve">),</w:t>
      </w:r>
      <w:r>
        <w:t xml:space="preserve"> </w:t>
      </w:r>
      <w:r>
        <w:t xml:space="preserve">and since</w:t>
      </w:r>
      <w:r>
        <w:t xml:space="preserve"> </w:t>
      </w:r>
      <m:oMath>
        <m:sSup>
          <m:e>
            <m:r>
              <m:rPr>
                <m:sty m:val="bi"/>
              </m:rPr>
              <m:t>X</m:t>
            </m:r>
          </m:e>
          <m:sup>
            <m:r>
              <m:rPr>
                <m:sty m:val="p"/>
              </m:rPr>
              <m:t>⊤</m:t>
            </m:r>
          </m:sup>
        </m:sSup>
        <m:acc>
          <m:accPr>
            <m:chr m:val="̃"/>
          </m:accPr>
          <m:e>
            <m:r>
              <m:t>y</m:t>
            </m:r>
          </m:e>
        </m:acc>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def-column-space">
        <w:r>
          <w:rPr>
            <w:rStyle w:val="Hyperlink"/>
          </w:rPr>
          <w:t xml:space="preserve">Definition 45</w:t>
        </w:r>
      </w:hyperlink>
      <w:r>
        <w:t xml:space="preserve">),</w:t>
      </w:r>
      <w:r>
        <w:t xml:space="preserve"> </w:t>
      </w:r>
      <m:oMath>
        <m:sSup>
          <m:e>
            <m:r>
              <m:rPr>
                <m:sty m:val="bi"/>
              </m:rPr>
              <m:t>X</m:t>
            </m:r>
          </m:e>
          <m:sup>
            <m:r>
              <m:rPr>
                <m:sty m:val="p"/>
              </m:rPr>
              <m:t>⊤</m:t>
            </m:r>
          </m:sup>
        </m:sSup>
        <m:acc>
          <m:accPr>
            <m:chr m:val="̃"/>
          </m:accPr>
          <m:e>
            <m:r>
              <m:t>y</m:t>
            </m:r>
          </m:e>
        </m:acc>
        <m:r>
          <m:rPr>
            <m:sty m:val="p"/>
          </m:rPr>
          <m:t>=</m:t>
        </m:r>
        <m:sSup>
          <m:e>
            <m:r>
              <m:rPr>
                <m:sty m:val="bi"/>
              </m:rPr>
              <m:t>X</m:t>
            </m:r>
          </m:e>
          <m:sup>
            <m:r>
              <m:rPr>
                <m:sty m:val="p"/>
              </m:rPr>
              <m:t>⊤</m:t>
            </m:r>
          </m:sup>
        </m:sSup>
        <m:r>
          <m:rPr>
            <m:sty m:val="bi"/>
          </m:rPr>
          <m:t>X</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p</m:t>
            </m:r>
          </m:sup>
        </m:sSup>
      </m:oMath>
      <w:r>
        <w:t xml:space="preserve">.</w:t>
      </w:r>
    </w:p>
    <w:p>
      <w:pPr>
        <w:pStyle w:val="BodyText"/>
      </w:pPr>
      <w:r>
        <w:rPr>
          <w:b/>
          <w:bCs/>
        </w:rPr>
        <w:t xml:space="preserve">The split.</w:t>
      </w:r>
      <w:r>
        <w:t xml:space="preserve"> </w:t>
      </w:r>
      <w:r>
        <w:t xml:space="preserve">Let</w:t>
      </w:r>
    </w:p>
    <w:p>
      <w:pPr>
        <w:pStyle w:val="BodyText"/>
      </w:pPr>
      <m:oMathPara>
        <m:oMathParaPr>
          <m:jc m:val="center"/>
        </m:oMathParaPr>
        <m:oMath>
          <m:eqArr>
            <m:e>
              <m:acc>
                <m:accPr>
                  <m:chr m:val="̃"/>
                </m:accPr>
                <m:e>
                  <m:r>
                    <m:t>u</m:t>
                  </m:r>
                </m:e>
              </m:acc>
              <m:r>
                <m:t>&amp;</m:t>
              </m:r>
              <m:r>
                <m:rPr>
                  <m:sty m:val="p"/>
                </m:rPr>
                <m:t>=</m:t>
              </m:r>
              <m:r>
                <m:rPr>
                  <m:sty m:val="bi"/>
                </m:rPr>
                <m:t>X</m:t>
              </m:r>
              <m:r>
                <m:rPr>
                  <m:sty m:val="bi"/>
                </m:rPr>
                <m:t>G</m:t>
              </m:r>
              <m:sSup>
                <m:e>
                  <m:r>
                    <m:rPr>
                      <m:sty m:val="bi"/>
                    </m:rPr>
                    <m:t>X</m:t>
                  </m:r>
                </m:e>
                <m:sup>
                  <m:r>
                    <m:rPr>
                      <m:sty m:val="p"/>
                    </m:rPr>
                    <m:t>⊤</m:t>
                  </m:r>
                </m:sup>
              </m:sSup>
              <m:acc>
                <m:accPr>
                  <m:chr m:val="̃"/>
                </m:accPr>
                <m:e>
                  <m:r>
                    <m:t>y</m:t>
                  </m:r>
                </m:e>
              </m:acc>
            </m:e>
            <m:e>
              <m:r>
                <m:t>&amp;</m:t>
              </m:r>
              <m:r>
                <m:rPr>
                  <m:sty m:val="p"/>
                </m:rPr>
                <m:t>=</m:t>
              </m:r>
              <m:r>
                <m:rPr>
                  <m:sty m:val="bi"/>
                </m:rPr>
                <m:t>X</m:t>
              </m:r>
              <m:r>
                <m:t> </m:t>
              </m:r>
              <m:r>
                <m:rPr>
                  <m:sty m:val="p"/>
                </m:rPr>
                <m:t>(</m:t>
              </m:r>
              <m:r>
                <m:rPr>
                  <m:sty m:val="bi"/>
                </m:rPr>
                <m:t>G</m:t>
              </m:r>
              <m:sSup>
                <m:e>
                  <m:r>
                    <m:rPr>
                      <m:sty m:val="bi"/>
                    </m:rPr>
                    <m:t>X</m:t>
                  </m:r>
                </m:e>
                <m:sup>
                  <m:r>
                    <m:rPr>
                      <m:sty m:val="p"/>
                    </m:rPr>
                    <m:t>⊤</m:t>
                  </m:r>
                </m:sup>
              </m:sSup>
              <m:acc>
                <m:accPr>
                  <m:chr m:val="̃"/>
                </m:accPr>
                <m:e>
                  <m:r>
                    <m:t>y</m:t>
                  </m:r>
                </m:e>
              </m:acc>
              <m:r>
                <m:rPr>
                  <m:sty m:val="p"/>
                </m:rPr>
                <m:t>)</m:t>
              </m:r>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For</w:t>
      </w:r>
      <w:r>
        <w:t xml:space="preserve"> </w:t>
      </w:r>
      <m:oMath>
        <m:acc>
          <m:accPr>
            <m:chr m:val="̃"/>
          </m:accPr>
          <m:e>
            <m:r>
              <m:t>y</m:t>
            </m:r>
          </m:e>
        </m:acc>
        <m:r>
          <m:rPr>
            <m:sty m:val="p"/>
          </m:rPr>
          <m:t>−</m:t>
        </m:r>
        <m:acc>
          <m:accPr>
            <m:chr m:val="̃"/>
          </m:accPr>
          <m:e>
            <m:r>
              <m:t>u</m:t>
            </m:r>
          </m:e>
        </m:acc>
      </m:oMath>
      <w:r>
        <w:t xml:space="preserve">,</w:t>
      </w:r>
    </w:p>
    <w:p>
      <w:pPr>
        <w:pStyle w:val="BodyText"/>
      </w:pPr>
      <m:oMathPara>
        <m:oMathParaPr>
          <m:jc m:val="center"/>
        </m:oMathParaPr>
        <m:oMath>
          <m:eqArr>
            <m:e>
              <m:sSup>
                <m:e>
                  <m:r>
                    <m:rPr>
                      <m:sty m:val="bi"/>
                    </m:rPr>
                    <m:t>X</m:t>
                  </m:r>
                </m:e>
                <m:sup>
                  <m:r>
                    <m:rPr>
                      <m:sty m:val="p"/>
                    </m:rPr>
                    <m:t>⊤</m:t>
                  </m:r>
                </m:sup>
              </m:sSup>
              <m:r>
                <m:t> </m:t>
              </m:r>
              <m:r>
                <m:rPr>
                  <m:sty m:val="p"/>
                </m:rPr>
                <m:t>(</m:t>
              </m:r>
              <m:acc>
                <m:accPr>
                  <m:chr m:val="̃"/>
                </m:accPr>
                <m:e>
                  <m:r>
                    <m:t>y</m:t>
                  </m:r>
                </m:e>
              </m:acc>
              <m:r>
                <m:rPr>
                  <m:sty m:val="p"/>
                </m:rPr>
                <m:t>−</m:t>
              </m:r>
              <m:acc>
                <m:accPr>
                  <m:chr m:val="̃"/>
                </m:accPr>
                <m:e>
                  <m:r>
                    <m:t>u</m:t>
                  </m:r>
                </m:e>
              </m:acc>
              <m:r>
                <m:rPr>
                  <m:sty m:val="p"/>
                </m:rPr>
                <m:t>)</m:t>
              </m:r>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r>
                <m:t> </m:t>
              </m:r>
              <m:acc>
                <m:accPr>
                  <m:chr m:val="̃"/>
                </m:accPr>
                <m:e>
                  <m:r>
                    <m:t>u</m:t>
                  </m:r>
                </m:e>
              </m:acc>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r>
                <m:t> </m:t>
              </m:r>
              <m:r>
                <m:rPr>
                  <m:sty m:val="p"/>
                </m:rPr>
                <m:t>(</m:t>
              </m:r>
              <m:r>
                <m:rPr>
                  <m:sty m:val="bi"/>
                </m:rPr>
                <m:t>X</m:t>
              </m:r>
              <m:r>
                <m:rPr>
                  <m:sty m:val="bi"/>
                </m:rPr>
                <m:t>G</m:t>
              </m:r>
              <m:sSup>
                <m:e>
                  <m:r>
                    <m:rPr>
                      <m:sty m:val="bi"/>
                    </m:rPr>
                    <m:t>X</m:t>
                  </m:r>
                </m:e>
                <m:sup>
                  <m:r>
                    <m:rPr>
                      <m:sty m:val="p"/>
                    </m:rPr>
                    <m:t>⊤</m:t>
                  </m:r>
                </m:sup>
              </m:sSup>
              <m:acc>
                <m:accPr>
                  <m:chr m:val="̃"/>
                </m:accPr>
                <m:e>
                  <m:r>
                    <m:t>y</m:t>
                  </m:r>
                </m:e>
              </m:acc>
              <m:r>
                <m:rPr>
                  <m:sty m:val="p"/>
                </m:rPr>
                <m:t>)</m:t>
              </m:r>
              <m:r>
                <m:t>&amp;</m:t>
              </m:r>
              <m:r>
                <m:t>&amp;</m:t>
              </m:r>
              <m:r>
                <m:rPr>
                  <m:nor/>
                  <m:sty m:val="p"/>
                </m:rPr>
                <m:t>(substitute </m:t>
              </m:r>
              <m:acc>
                <m:accPr>
                  <m:chr m:val="̃"/>
                </m:accPr>
                <m:e>
                  <m:r>
                    <m:t>u</m:t>
                  </m:r>
                </m:e>
              </m:acc>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acc>
                <m:accPr>
                  <m:chr m:val="̃"/>
                </m:accPr>
                <m:e>
                  <m:r>
                    <m:t>y</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 </m:t>
              </m:r>
              <m:acc>
                <m:accPr>
                  <m:chr m:val="̃"/>
                </m:accPr>
                <m:e>
                  <m:r>
                    <m:t>z</m:t>
                  </m:r>
                </m:e>
              </m:acc>
              <m:r>
                <m:t>&amp;</m:t>
              </m:r>
              <m:r>
                <m:t>&amp;</m:t>
              </m:r>
              <m:r>
                <m:rPr>
                  <m:nor/>
                  <m:sty m:val="p"/>
                </m:rPr>
                <m:t>(first step)</m:t>
              </m:r>
            </m:e>
            <m:e>
              <m:r>
                <m:t>&amp;</m:t>
              </m:r>
              <m:r>
                <m:rPr>
                  <m:sty m:val="p"/>
                </m:rPr>
                <m:t>=</m:t>
              </m:r>
              <m:sSup>
                <m:e>
                  <m:r>
                    <m:rPr>
                      <m:sty m:val="bi"/>
                    </m:rPr>
                    <m:t>X</m:t>
                  </m:r>
                </m:e>
                <m:sup>
                  <m:r>
                    <m:rPr>
                      <m:sty m:val="p"/>
                    </m:rPr>
                    <m:t>⊤</m:t>
                  </m:r>
                </m:sup>
              </m:sSup>
              <m:acc>
                <m:accPr>
                  <m:chr m:val="̃"/>
                </m:accPr>
                <m:e>
                  <m:r>
                    <m:t>y</m:t>
                  </m:r>
                </m:e>
              </m:acc>
              <m:r>
                <m:rPr>
                  <m:sty m:val="p"/>
                </m:rPr>
                <m:t>−</m:t>
              </m:r>
              <m:r>
                <m:t>​</m:t>
              </m:r>
              <m:d>
                <m:dPr>
                  <m:begChr m:val="("/>
                  <m:sepChr m:val=""/>
                  <m:endChr m:val=")"/>
                  <m:grow/>
                </m:dP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e>
              </m:d>
              <m:r>
                <m:t>​</m:t>
              </m:r>
              <m:r>
                <m:t> </m:t>
              </m:r>
              <m:acc>
                <m:accPr>
                  <m:chr m:val="̃"/>
                </m:accPr>
                <m:e>
                  <m:r>
                    <m:t>z</m:t>
                  </m:r>
                </m:e>
              </m:acc>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acc>
                <m:accPr>
                  <m:chr m:val="̃"/>
                </m:accPr>
                <m:e>
                  <m:r>
                    <m:t>z</m:t>
                  </m:r>
                </m:e>
              </m:acc>
              <m:r>
                <m:t>&amp;</m:t>
              </m:r>
              <m:r>
                <m:t>&amp;</m:t>
              </m:r>
              <m:r>
                <m:rPr>
                  <m:nor/>
                  <m:sty m:val="p"/>
                </m:rPr>
                <m:t>(</m:t>
              </m:r>
              <m:r>
                <m:rPr>
                  <m:nor/>
                  <m:sty m:val="p"/>
                </m:rPr>
                <m:t>Definition 92</m:t>
              </m:r>
              <m:r>
                <m:rPr>
                  <m:nor/>
                  <m:sty m:val="p"/>
                </m:rPr>
                <m:t>)</m:t>
              </m:r>
            </m:e>
            <m:e>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acc>
                <m:accPr>
                  <m:chr m:val="̃"/>
                </m:accPr>
                <m:e>
                  <m:r>
                    <m:t>y</m:t>
                  </m:r>
                </m:e>
              </m:acc>
              <m:r>
                <m:t>&amp;</m:t>
              </m:r>
              <m:r>
                <m:t>&amp;</m:t>
              </m:r>
              <m:r>
                <m:rPr>
                  <m:nor/>
                  <m:sty m:val="p"/>
                </m:rPr>
                <m:t>(first step)</m:t>
              </m:r>
            </m:e>
            <m:e>
              <m:r>
                <m:t>&amp;</m:t>
              </m:r>
              <m:r>
                <m:rPr>
                  <m:sty m:val="p"/>
                </m:rPr>
                <m:t>=</m:t>
              </m:r>
              <m:sSub>
                <m:e>
                  <m:acc>
                    <m:accPr>
                      <m:chr m:val="̃"/>
                    </m:accPr>
                    <m:e>
                      <m:r>
                        <m:t>0</m:t>
                      </m:r>
                    </m:e>
                  </m:acc>
                </m:e>
                <m:sub>
                  <m:r>
                    <m:t>p</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y</m:t>
            </m:r>
          </m:e>
        </m:acc>
        <m:r>
          <m:rPr>
            <m:sty m:val="p"/>
          </m:rPr>
          <m:t>−</m:t>
        </m:r>
        <m:acc>
          <m:accPr>
            <m:chr m:val="̃"/>
          </m:accPr>
          <m:e>
            <m:r>
              <m:t>u</m:t>
            </m:r>
          </m:e>
        </m:acc>
        <m:r>
          <m:rPr>
            <m:sty m:val="p"/>
          </m:rPr>
          <m:t>∈</m:t>
        </m:r>
        <m:r>
          <m:rPr>
            <m:scr m:val="script"/>
            <m:sty m:val="p"/>
          </m:rPr>
          <m:t>N</m:t>
        </m:r>
        <m:r>
          <m:rPr>
            <m:sty m:val="p"/>
          </m:rPr>
          <m:t>(</m:t>
        </m:r>
        <m:sSup>
          <m:e>
            <m:r>
              <m:rPr>
                <m:sty m:val="bi"/>
              </m:rPr>
              <m:t>X</m:t>
            </m:r>
          </m:e>
          <m:sup>
            <m:r>
              <m:rPr>
                <m:sty m:val="p"/>
              </m:rPr>
              <m:t>⊤</m:t>
            </m:r>
          </m:sup>
        </m:sSup>
        <m:r>
          <m:rPr>
            <m:sty m:val="p"/>
          </m:rPr>
          <m:t>)</m:t>
        </m:r>
        <m:r>
          <m:rPr>
            <m:sty m:val="p"/>
          </m:rPr>
          <m:t>=</m:t>
        </m:r>
        <m:r>
          <m:rPr>
            <m:scr m:val="script"/>
            <m:sty m:val="p"/>
          </m:rPr>
          <m:t>C</m:t>
        </m:r>
        <m:r>
          <m:rPr>
            <m:sty m:val="p"/>
          </m:rPr>
          <m:t>(</m:t>
        </m:r>
        <m:r>
          <m:rPr>
            <m:sty m:val="bi"/>
          </m:rPr>
          <m:t>X</m:t>
        </m:r>
        <m:sSup>
          <m:e>
            <m:r>
              <m:rPr>
                <m:sty m:val="p"/>
              </m:rPr>
              <m:t>)</m:t>
            </m:r>
          </m:e>
          <m:sup>
            <m:r>
              <m:rPr>
                <m:sty m:val="p"/>
              </m:rPr>
              <m:t>⟂</m:t>
            </m:r>
          </m:sup>
        </m:sSup>
      </m:oMath>
      <w:r>
        <w:t xml:space="preserve"> </w:t>
      </w:r>
      <w:r>
        <w:t xml:space="preserve">(</w:t>
      </w:r>
      <w:hyperlink w:anchor="thm-complement-null-space">
        <w:r>
          <w:rPr>
            <w:rStyle w:val="Hyperlink"/>
          </w:rPr>
          <w:t xml:space="preserve">Theorem 49</w:t>
        </w:r>
      </w:hyperlink>
      <w:r>
        <w:t xml:space="preserve">).</w:t>
      </w:r>
      <w:r>
        <w:t xml:space="preserve"> </w:t>
      </w:r>
      <w:r>
        <w:t xml:space="preserve">By the uniqueness in</w:t>
      </w:r>
      <w:r>
        <w:t xml:space="preserve"> </w:t>
      </w:r>
      <w:hyperlink w:anchor="thm-orthogonal-direct-sum">
        <w:r>
          <w:rPr>
            <w:rStyle w:val="Hyperlink"/>
          </w:rPr>
          <w:t xml:space="preserve">Theorem 50</w:t>
        </w:r>
      </w:hyperlink>
      <w:r>
        <w:t xml:space="preserve">,</w:t>
      </w:r>
      <w:r>
        <w:t xml:space="preserve"> </w:t>
      </w:r>
      <m:oMath>
        <m:acc>
          <m:accPr>
            <m:chr m:val="̃"/>
          </m:accPr>
          <m:e>
            <m:r>
              <m:t>u</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p>
    <w:p>
      <w:pPr>
        <w:pStyle w:val="BodyText"/>
      </w:pPr>
      <w:r>
        <w:rPr>
          <w:b/>
          <w:bCs/>
        </w:rPr>
        <w:t xml:space="preserve">Same matrix.</w:t>
      </w:r>
      <w:r>
        <w:t xml:space="preserve"> </w:t>
      </w:r>
      <w:r>
        <w:t xml:space="preserve">Every choice of</w:t>
      </w:r>
      <w:r>
        <w:t xml:space="preserve"> </w:t>
      </w:r>
      <m:oMath>
        <m:r>
          <m:rPr>
            <m:sty m:val="bi"/>
          </m:rPr>
          <m:t>G</m:t>
        </m:r>
      </m:oMath>
      <w:r>
        <w:t xml:space="preserve"> </w:t>
      </w:r>
      <w:r>
        <w:t xml:space="preserve">gives a matrix that projects every</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 all choices give the same matrix (</w:t>
      </w:r>
      <w:hyperlink w:anchor="thm-projection-matrix-projects">
        <w:r>
          <w:rPr>
            <w:rStyle w:val="Hyperlink"/>
          </w:rPr>
          <w:t xml:space="preserve">Theorem 85</w:t>
        </w:r>
      </w:hyperlink>
      <w:r>
        <w:t xml:space="preserve">, part 2).</w:t>
      </w:r>
      <w:r>
        <w:t xml:space="preserve"> </w:t>
      </w:r>
      <w:r>
        <w:t xml:space="preserve">When</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m:oMath>
        <m:r>
          <m:rPr>
            <m:sty m:val="p"/>
          </m:rPr>
          <m:t>(</m:t>
        </m:r>
        <m:sSup>
          <m:e>
            <m:r>
              <m:rPr>
                <m:sty m:val="bi"/>
              </m:rPr>
              <m:t>X</m:t>
            </m:r>
          </m:e>
          <m:sup>
            <m:r>
              <m:rPr>
                <m:sty m:val="p"/>
              </m:rPr>
              <m:t>⊤</m:t>
            </m:r>
          </m:sup>
        </m:sSup>
        <m:r>
          <m:rPr>
            <m:sty m:val="bi"/>
          </m:rPr>
          <m:t>X</m:t>
        </m:r>
        <m:sSup>
          <m:e>
            <m:r>
              <m:rPr>
                <m:sty m:val="p"/>
              </m:rPr>
              <m:t>)</m:t>
            </m:r>
          </m:e>
          <m:sup>
            <m:r>
              <m:rPr>
                <m:sty m:val="p"/>
              </m:rPr>
              <m:t>−</m:t>
            </m:r>
            <m:r>
              <m:t>1</m:t>
            </m:r>
          </m:sup>
        </m:sSup>
      </m:oMath>
      <w:r>
        <w:t xml:space="preserve"> </w:t>
      </w:r>
      <w:r>
        <w:t xml:space="preserve">is one choice (</w:t>
      </w:r>
      <w:hyperlink w:anchor="thm-gram-invertible">
        <w:r>
          <w:rPr>
            <w:rStyle w:val="Hyperlink"/>
          </w:rPr>
          <w:t xml:space="preserve">Theorem 81</w:t>
        </w:r>
      </w:hyperlink>
      <w:r>
        <w:t xml:space="preserve">,</w:t>
      </w:r>
      <w:r>
        <w:t xml:space="preserve"> </w:t>
      </w:r>
      <w:hyperlink w:anchor="thm-generalized-inverse-invertible">
        <w:r>
          <w:rPr>
            <w:rStyle w:val="Hyperlink"/>
          </w:rPr>
          <w:t xml:space="preserve">Theorem 88</w:t>
        </w:r>
      </w:hyperlink>
      <w:r>
        <w:t xml:space="preserve">),</w:t>
      </w:r>
      <w:r>
        <w:t xml:space="preserve"> </w:t>
      </w:r>
      <w:r>
        <w:t xml:space="preserve">and it gives</w:t>
      </w:r>
      <w:r>
        <w:t xml:space="preserve"> </w:t>
      </w:r>
      <m:oMath>
        <m:r>
          <m:rPr>
            <m:sty m:val="bi"/>
          </m:rPr>
          <m:t>H</m:t>
        </m:r>
      </m:oMath>
      <w:r>
        <w:t xml:space="preserve">.</w:t>
      </w:r>
    </w:p>
    <w:bookmarkStart w:id="540" w:name="exm-projector-generalized-inverse"/>
    <w:p>
      <w:pPr>
        <w:pStyle w:val="BodyText"/>
      </w:pPr>
      <w:r>
        <w:rPr>
          <w:b/>
          <w:bCs/>
        </w:rPr>
        <w:t xml:space="preserve">Example 173 (A design matrix with a repeated column)</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an intercept column entered twice, so</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and</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 </w:t>
      </w:r>
      <w:r>
        <w:t xml:space="preserve">is not invertible:</w:t>
      </w:r>
      <w:r>
        <w:t xml:space="preserve"> </w:t>
      </w:r>
      <w:r>
        <w:t xml:space="preserve">its rank is</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w:t>
      </w:r>
      <w:hyperlink w:anchor="thm-rank-transpose">
        <w:r>
          <w:rPr>
            <w:rStyle w:val="Hyperlink"/>
          </w:rPr>
          <w:t xml:space="preserve">Theorem 38</w:t>
        </w:r>
      </w:hyperlink>
      <w:r>
        <w:t xml:space="preserve">),</w:t>
      </w:r>
      <w:r>
        <w:t xml:space="preserve"> </w:t>
      </w:r>
      <w:r>
        <w:t xml:space="preserve">while an invertible</w:t>
      </w:r>
      <w:r>
        <w:t xml:space="preserve"> </w:t>
      </w:r>
      <m:oMath>
        <m:r>
          <m:t>2</m:t>
        </m:r>
        <m:r>
          <m:rPr>
            <m:sty m:val="p"/>
          </m:rPr>
          <m:t>×</m:t>
        </m:r>
        <m:r>
          <m:t>2</m:t>
        </m:r>
      </m:oMath>
      <w:r>
        <w:t xml:space="preserve"> </w:t>
      </w:r>
      <w:r>
        <w:t xml:space="preserve">matrix has rank</w:t>
      </w:r>
      <w:r>
        <w:t xml:space="preserve"> </w:t>
      </w:r>
      <m:oMath>
        <m:r>
          <m:t>2</m:t>
        </m:r>
      </m:oMath>
      <w:r>
        <w:t xml:space="preserve"> </w:t>
      </w:r>
      <w:r>
        <w:t xml:space="preserve">(</w:t>
      </w:r>
      <w:hyperlink w:anchor="exm-solution-unique">
        <w:r>
          <w:rPr>
            <w:rStyle w:val="Hyperlink"/>
          </w:rPr>
          <w:t xml:space="preserve">Example 172</w:t>
        </w:r>
      </w:hyperlink>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r>
                    <m:t>0</m:t>
                  </m:r>
                </m:e>
                <m:e>
                  <m:r>
                    <m:t>0</m:t>
                  </m:r>
                </m:e>
              </m:mr>
            </m:m>
          </m:e>
        </m:d>
      </m:oMath>
      <w:r>
        <w:t xml:space="preserve"> </w:t>
      </w:r>
      <w:r>
        <w:t xml:space="preserve">is a generalized inverse of it:</w:t>
      </w:r>
    </w:p>
    <w:p>
      <w:pPr>
        <w:pStyle w:val="BodyText"/>
      </w:pPr>
      <m:oMathPara>
        <m:oMathParaPr>
          <m:jc m:val="center"/>
        </m:oMathParaPr>
        <m:oMath>
          <m:eqAr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t>&amp;</m:t>
              </m:r>
              <m:r>
                <m:t>&amp;</m:t>
              </m:r>
              <m:r>
                <m:rPr>
                  <m:nor/>
                  <m:sty m:val="p"/>
                </m:rPr>
                <m:t>(</m:t>
              </m:r>
              <m:r>
                <m:rPr>
                  <m:nor/>
                  <m:sty m:val="p"/>
                </m:rPr>
                <m:t>Definition 24</m:t>
              </m:r>
              <m:r>
                <m:rPr>
                  <m:nor/>
                  <m:sty m:val="p"/>
                </m:rPr>
                <m:t>, for the first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Then</w:t>
      </w:r>
    </w:p>
    <w:p>
      <w:pPr>
        <w:pStyle w:val="BodyText"/>
      </w:pPr>
      <m:oMathPara>
        <m:oMathParaPr>
          <m:jc m:val="center"/>
        </m:oMathParaPr>
        <m:oMath>
          <m:eqArr>
            <m:e>
              <m:r>
                <m:rPr>
                  <m:sty m:val="bi"/>
                </m:rPr>
                <m:t>X</m:t>
              </m:r>
              <m:r>
                <m:rPr>
                  <m:sty m:val="bi"/>
                </m:rPr>
                <m:t>G</m:t>
              </m:r>
              <m:sSup>
                <m:e>
                  <m:r>
                    <m:rPr>
                      <m:sty m:val="bi"/>
                    </m:rPr>
                    <m:t>X</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f>
                          <m:fPr>
                            <m:type m:val="bar"/>
                          </m:fPr>
                          <m:num>
                            <m:r>
                              <m:t>1</m:t>
                            </m:r>
                          </m:num>
                          <m:den>
                            <m:r>
                              <m:t>2</m:t>
                            </m:r>
                          </m:den>
                        </m:f>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t>&amp;</m:t>
              </m:r>
              <m:r>
                <m:t>&amp;</m:t>
              </m:r>
              <m:r>
                <m:rPr>
                  <m:nor/>
                  <m:sty m:val="p"/>
                </m:rPr>
                <m:t>(</m:t>
              </m:r>
              <m:r>
                <m:rPr>
                  <m:nor/>
                  <m:sty m:val="p"/>
                </m:rPr>
                <m:t>Definition 24</m:t>
              </m:r>
              <m:r>
                <m:rPr>
                  <m:nor/>
                  <m:sty m:val="p"/>
                </m:rPr>
                <m:t>, for </m:t>
              </m:r>
              <m:r>
                <m:rPr>
                  <m:sty m:val="bi"/>
                </m:rPr>
                <m:t>X</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the hat matrix of the intercept-only model (</w:t>
      </w:r>
      <w:hyperlink w:anchor="exm-hat-matrix">
        <w:r>
          <w:rPr>
            <w:rStyle w:val="Hyperlink"/>
          </w:rPr>
          <w:t xml:space="preserve">Example 153</w:t>
        </w:r>
      </w:hyperlink>
      <w:r>
        <w:t xml:space="preserve">).</w:t>
      </w:r>
      <w:r>
        <w:t xml:space="preserve"> </w:t>
      </w:r>
      <w:r>
        <w:t xml:space="preserve">Another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f>
                    <m:fPr>
                      <m:type m:val="bar"/>
                    </m:fPr>
                    <m:num>
                      <m:r>
                        <m:t>1</m:t>
                      </m:r>
                    </m:num>
                    <m:den>
                      <m:r>
                        <m:t>2</m:t>
                      </m:r>
                    </m:den>
                  </m:f>
                </m:e>
              </m:mr>
            </m:m>
          </m:e>
        </m:d>
      </m:oMath>
      <w:r>
        <w:t xml:space="preserve">,</w:t>
      </w:r>
      <w:r>
        <w:t xml:space="preserve"> </w:t>
      </w:r>
      <w:r>
        <w:t xml:space="preserve">which is one because</w:t>
      </w:r>
      <w:r>
        <w:t xml:space="preserve"> </w:t>
      </w:r>
      <m:oMath>
        <m:r>
          <m:rPr>
            <m:sty m:val="p"/>
          </m:rPr>
          <m:t>(</m:t>
        </m:r>
        <m:sSup>
          <m:e>
            <m:r>
              <m:rPr>
                <m:sty m:val="bi"/>
              </m:rPr>
              <m:t>X</m:t>
            </m:r>
          </m:e>
          <m:sup>
            <m:r>
              <m:rPr>
                <m:sty m:val="p"/>
              </m:rPr>
              <m:t>⊤</m:t>
            </m:r>
          </m:sup>
        </m:sSup>
        <m:r>
          <m:rPr>
            <m:sty m:val="bi"/>
          </m:rPr>
          <m:t>X</m:t>
        </m:r>
        <m:r>
          <m:rPr>
            <m:sty m:val="p"/>
          </m:rPr>
          <m:t>)</m:t>
        </m:r>
        <m:r>
          <m:t> </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1</m:t>
                  </m:r>
                </m:e>
              </m:mr>
            </m:m>
          </m:e>
        </m:d>
      </m:oMath>
      <w:r>
        <w:t xml:space="preserve"> </w:t>
      </w:r>
      <w:r>
        <w:t xml:space="preserve">and that times</w:t>
      </w:r>
      <w:r>
        <w:t xml:space="preserve"> </w:t>
      </w:r>
      <m:oMath>
        <m:sSup>
          <m:e>
            <m:r>
              <m:rPr>
                <m:sty m:val="bi"/>
              </m:rPr>
              <m:t>X</m:t>
            </m:r>
          </m:e>
          <m:sup>
            <m:r>
              <m:rPr>
                <m:sty m:val="p"/>
              </m:rPr>
              <m:t>⊤</m:t>
            </m:r>
          </m:sup>
        </m:sSup>
        <m:r>
          <m:rPr>
            <m:sty m:val="bi"/>
          </m:rPr>
          <m:t>X</m:t>
        </m:r>
      </m:oMath>
      <w:r>
        <w:t xml:space="preserve"> </w:t>
      </w:r>
      <w:r>
        <w:t xml:space="preserve">is again</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gives</w:t>
      </w:r>
      <w:r>
        <w:t xml:space="preserve"> </w:t>
      </w:r>
      <m:oMath>
        <m:r>
          <m:rPr>
            <m:sty m:val="bi"/>
          </m:rPr>
          <m:t>X</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f>
                    <m:fPr>
                      <m:type m:val="bar"/>
                    </m:fPr>
                    <m:num>
                      <m:r>
                        <m:t>1</m:t>
                      </m:r>
                    </m:num>
                    <m:den>
                      <m:r>
                        <m:t>2</m:t>
                      </m:r>
                    </m:den>
                  </m:f>
                </m:e>
              </m:mr>
              <m:mr>
                <m:e>
                  <m:r>
                    <m:t>0</m:t>
                  </m:r>
                </m:e>
                <m:e>
                  <m:f>
                    <m:fPr>
                      <m:type m:val="bar"/>
                    </m:fPr>
                    <m:num>
                      <m:r>
                        <m:t>1</m:t>
                      </m:r>
                    </m:num>
                    <m:den>
                      <m:r>
                        <m:t>2</m:t>
                      </m:r>
                    </m:den>
                  </m:f>
                </m:e>
              </m:mr>
            </m:m>
          </m:e>
        </m:d>
      </m:oMath>
      <w:r>
        <w:t xml:space="preserve"> </w:t>
      </w:r>
      <w:r>
        <w:t xml:space="preserve">and the same</w:t>
      </w:r>
      <w:r>
        <w:t xml:space="preserve"> </w:t>
      </w:r>
      <m:oMath>
        <m:r>
          <m:rPr>
            <m:sty m:val="bi"/>
          </m:rPr>
          <m:t>X</m:t>
        </m:r>
        <m:sSup>
          <m:e>
            <m:r>
              <m:rPr>
                <m:sty m:val="bi"/>
              </m:rPr>
              <m:t>G</m:t>
            </m:r>
          </m:e>
          <m:sup>
            <m:r>
              <m:rPr>
                <m:sty m:val="p"/>
              </m:rPr>
              <m:t>′</m:t>
            </m:r>
          </m:sup>
        </m:sSup>
        <m:sSup>
          <m:e>
            <m:r>
              <m:rPr>
                <m:sty m:val="bi"/>
              </m:rPr>
              <m:t>X</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oMath>
      <w:r>
        <w:t xml:space="preserve">,</w:t>
      </w:r>
      <w:r>
        <w:t xml:space="preserve"> </w:t>
      </w:r>
      <w:r>
        <w:t xml:space="preserve">as</w:t>
      </w:r>
      <w:r>
        <w:t xml:space="preserve"> </w:t>
      </w:r>
      <w:hyperlink w:anchor="thm-projector-generalized-inverse">
        <w:r>
          <w:rPr>
            <w:rStyle w:val="Hyperlink"/>
          </w:rPr>
          <w:t xml:space="preserve">Theorem 95</w:t>
        </w:r>
      </w:hyperlink>
      <w:r>
        <w:t xml:space="preserve"> </w:t>
      </w:r>
      <w:r>
        <w:t xml:space="preserve">says it must.</w:t>
      </w:r>
      <w:r>
        <w:t xml:space="preserve"> </w:t>
      </w:r>
      <w:r>
        <w:t xml:space="preserve">Both project onto</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the column space of the intercept-only design.</w:t>
      </w:r>
    </w:p>
    <w:bookmarkEnd w:id="540"/>
    <w:bookmarkEnd w:id="541"/>
    <w:bookmarkStart w:id="562" w:name="sec-solving-linear-systems"/>
    <w:p>
      <w:pPr>
        <w:pStyle w:val="Heading3"/>
      </w:pPr>
      <w:r>
        <w:t xml:space="preserve">20.3 Solving linear systems and least squares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42" name="Picture"/>
                  <a:graphic>
                    <a:graphicData uri="http://schemas.openxmlformats.org/drawingml/2006/picture">
                      <pic:pic>
                        <pic:nvPicPr>
                          <pic:cNvPr descr="/opt/quarto/share/formats/docx/note.png" id="543"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 </w:t>
            </w:r>
            <w:r>
              <w:t xml:space="preserve">and</w:t>
            </w:r>
            <w:r>
              <w:t xml:space="preserve"> </w:t>
            </w:r>
            <w:r>
              <w:t xml:space="preserve">Zhou (2024b)</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first source states that every invertible matrix has an LU factorization;</w:t>
            </w:r>
            <w:r>
              <w:t xml:space="preserve"> </w:t>
            </w:r>
            <w:r>
              <w:t xml:space="preserve">that is false without reordering rows (the</w:t>
            </w:r>
            <w:r>
              <w:t xml:space="preserve"> </w:t>
            </w:r>
            <m:oMath>
              <m:r>
                <m:t>2</m:t>
              </m:r>
              <m:r>
                <m:rPr>
                  <m:sty m:val="p"/>
                </m:rPr>
                <m:t>×</m:t>
              </m:r>
              <m:r>
                <m:t>2</m:t>
              </m:r>
            </m:oMath>
            <w:r>
              <w:t xml:space="preserve"> </w:t>
            </w:r>
            <w:r>
              <w:t xml:space="preserve">row swap</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has none),</w:t>
            </w:r>
            <w:r>
              <w:t xml:space="preserve"> </w:t>
            </w:r>
            <w:r>
              <w:t xml:space="preserve">so this section states only how an LU factorization, when one exists, solves a system.</w:t>
            </w:r>
            <w:r>
              <w:t xml:space="preserve"> </w:t>
            </w:r>
            <w:r>
              <w:t xml:space="preserve">The least squares results are proved here from the closest-point theorem (</w:t>
            </w:r>
            <w:hyperlink w:anchor="thm-closest-point">
              <w:r>
                <w:rPr>
                  <w:rStyle w:val="Hyperlink"/>
                </w:rPr>
                <w:t xml:space="preserve">Theorem 83</w:t>
              </w:r>
            </w:hyperlink>
            <w:r>
              <w:t xml:space="preserve">)</w:t>
            </w:r>
            <w:r>
              <w:t xml:space="preserve"> </w:t>
            </w:r>
            <w:r>
              <w:t xml:space="preserve">rather than by differentiating, and the QR factorization is derived from Gram-Schmidt (</w:t>
            </w:r>
            <w:hyperlink w:anchor="thm-gram-schmidt">
              <w:r>
                <w:rPr>
                  <w:rStyle w:val="Hyperlink"/>
                </w:rPr>
                <w:t xml:space="preserve">Theorem 61</w:t>
              </w:r>
            </w:hyperlink>
            <w:r>
              <w:t xml:space="preserve">).</w:t>
            </w:r>
          </w:p>
          <w:p/>
        </w:tc>
      </w:tr>
    </w:tbl>
    <w:bookmarkStart w:id="544" w:name="def-triangular-matrix"/>
    <w:p>
      <w:pPr>
        <w:pStyle w:val="BodyText"/>
      </w:pPr>
      <w:r>
        <w:rPr>
          <w:b/>
          <w:bCs/>
        </w:rPr>
        <w:t xml:space="preserve">Definition 95 (Triangular matrix)</w:t>
      </w:r>
      <w:r>
        <w:t xml:space="preserve"> </w:t>
      </w:r>
      <w:r>
        <w:t xml:space="preserve">A square matrix</w:t>
      </w:r>
      <w:r>
        <w:t xml:space="preserve"> </w:t>
      </w:r>
      <m:oMath>
        <m:r>
          <m:rPr>
            <m:sty m:val="bi"/>
          </m:rPr>
          <m:t>U</m:t>
        </m:r>
      </m:oMath>
      <w:r>
        <w:t xml:space="preserve"> </w:t>
      </w:r>
      <w:r>
        <w:t xml:space="preserve">is</w:t>
      </w:r>
      <w:r>
        <w:t xml:space="preserve"> </w:t>
      </w:r>
      <w:r>
        <w:rPr>
          <w:b/>
          <w:bCs/>
        </w:rPr>
        <w:t xml:space="preserve">upper triangular</w:t>
      </w:r>
      <w:r>
        <w:t xml:space="preserve"> </w:t>
      </w:r>
      <w:r>
        <w:t xml:space="preserve">if every entry below the diagonal is</w:t>
      </w:r>
      <w:r>
        <w:t xml:space="preserve"> </w:t>
      </w:r>
      <m:oMath>
        <m:r>
          <m:t>0</m:t>
        </m:r>
      </m:oMath>
      <w:r>
        <w:t xml:space="preserve">:</w:t>
      </w:r>
      <w:r>
        <w:t xml:space="preserve"> </w:t>
      </w:r>
      <m:oMath>
        <m:sSub>
          <m:e>
            <m:r>
              <m:t>u</m:t>
            </m:r>
          </m:e>
          <m:sub>
            <m:r>
              <m:t>i</m:t>
            </m:r>
            <m:r>
              <m:t>j</m:t>
            </m:r>
          </m:sub>
        </m:sSub>
        <m:r>
          <m:rPr>
            <m:sty m:val="p"/>
          </m:rPr>
          <m:t>=</m:t>
        </m:r>
        <m:r>
          <m:t>0</m:t>
        </m:r>
      </m:oMath>
      <w:r>
        <w:t xml:space="preserve"> </w:t>
      </w:r>
      <w:r>
        <w:t xml:space="preserve">whenever</w:t>
      </w:r>
      <w:r>
        <w:t xml:space="preserve"> </w:t>
      </w:r>
      <m:oMath>
        <m:r>
          <m:t>i</m:t>
        </m:r>
        <m:r>
          <m:rPr>
            <m:sty m:val="p"/>
          </m:rPr>
          <m:t>&gt;</m:t>
        </m:r>
        <m:r>
          <m:t>j</m:t>
        </m:r>
      </m:oMath>
      <w:r>
        <w:t xml:space="preserve">.</w:t>
      </w:r>
      <w:r>
        <w:t xml:space="preserve"> </w:t>
      </w:r>
      <w:r>
        <w:t xml:space="preserve">A square matrix</w:t>
      </w:r>
      <w:r>
        <w:t xml:space="preserve"> </w:t>
      </w:r>
      <m:oMath>
        <m:r>
          <m:rPr>
            <m:sty m:val="bi"/>
          </m:rPr>
          <m:t>L</m:t>
        </m:r>
      </m:oMath>
      <w:r>
        <w:t xml:space="preserve"> </w:t>
      </w:r>
      <w:r>
        <w:t xml:space="preserve">is</w:t>
      </w:r>
      <w:r>
        <w:t xml:space="preserve"> </w:t>
      </w:r>
      <w:r>
        <w:rPr>
          <w:b/>
          <w:bCs/>
        </w:rPr>
        <w:t xml:space="preserve">lower triangular</w:t>
      </w:r>
      <w:r>
        <w:t xml:space="preserve"> </w:t>
      </w:r>
      <w:r>
        <w:t xml:space="preserve">if every entry above the diagonal is</w:t>
      </w:r>
      <w:r>
        <w:t xml:space="preserve"> </w:t>
      </w:r>
      <m:oMath>
        <m:r>
          <m:t>0</m:t>
        </m:r>
      </m:oMath>
      <w:r>
        <w:t xml:space="preserve">:</w:t>
      </w:r>
      <w:r>
        <w:t xml:space="preserve"> </w:t>
      </w:r>
      <m:oMath>
        <m:sSub>
          <m:e>
            <m:r>
              <m:t>ℓ</m:t>
            </m:r>
          </m:e>
          <m:sub>
            <m:r>
              <m:t>i</m:t>
            </m:r>
            <m:r>
              <m:t>j</m:t>
            </m:r>
          </m:sub>
        </m:sSub>
        <m:r>
          <m:rPr>
            <m:sty m:val="p"/>
          </m:rPr>
          <m:t>=</m:t>
        </m:r>
        <m:r>
          <m:t>0</m:t>
        </m:r>
      </m:oMath>
      <w:r>
        <w:t xml:space="preserve"> </w:t>
      </w:r>
      <w:r>
        <w:t xml:space="preserve">whenever</w:t>
      </w:r>
      <w:r>
        <w:t xml:space="preserve"> </w:t>
      </w:r>
      <m:oMath>
        <m:r>
          <m:t>i</m:t>
        </m:r>
        <m:r>
          <m:rPr>
            <m:sty m:val="p"/>
          </m:rPr>
          <m:t>&lt;</m:t>
        </m:r>
        <m:r>
          <m:t>j</m:t>
        </m:r>
      </m:oMath>
      <w:r>
        <w:t xml:space="preserve">.</w:t>
      </w:r>
      <w:r>
        <w:t xml:space="preserve"> </w:t>
      </w:r>
      <w:r>
        <w:t xml:space="preserve">A lower triangular matrix whose diagonal entries are all</w:t>
      </w:r>
      <w:r>
        <w:t xml:space="preserve"> </w:t>
      </w:r>
      <m:oMath>
        <m:r>
          <m:t>1</m:t>
        </m:r>
      </m:oMath>
      <w:r>
        <w:t xml:space="preserve"> </w:t>
      </w:r>
      <w:r>
        <w:t xml:space="preserve">is</w:t>
      </w:r>
      <w:r>
        <w:t xml:space="preserve"> </w:t>
      </w:r>
      <w:r>
        <w:rPr>
          <w:b/>
          <w:bCs/>
        </w:rPr>
        <w:t xml:space="preserve">unit lower triangular</w:t>
      </w:r>
      <w:r>
        <w:t xml:space="preserve">.</w:t>
      </w:r>
    </w:p>
    <w:bookmarkEnd w:id="544"/>
    <w:bookmarkStart w:id="545" w:name="exm-triangular-matrix"/>
    <w:p>
      <w:pPr>
        <w:pStyle w:val="BodyText"/>
      </w:pPr>
      <w:r>
        <w:rPr>
          <w:b/>
          <w:bCs/>
        </w:rPr>
        <w:t xml:space="preserve">Example 174 (Triangular and not)</w:t>
      </w:r>
      <w:r>
        <w:t xml:space="preserve"> </w:t>
      </w:r>
      <w:r>
        <w:t xml:space="preserve"> </w:t>
      </w:r>
    </w:p>
    <w:p>
      <w:pPr>
        <w:pStyle w:val="Compact"/>
        <w:numPr>
          <w:ilvl w:val="0"/>
          <w:numId w:val="1091"/>
        </w:numPr>
      </w:pP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is upper triangular: its entries below the diagonal, in positions</w:t>
      </w:r>
      <w:r>
        <w:t xml:space="preserve"> </w:t>
      </w:r>
      <m:oMath>
        <m:r>
          <m:rPr>
            <m:sty m:val="p"/>
          </m:rPr>
          <m:t>(</m:t>
        </m:r>
        <m:r>
          <m:t>2</m:t>
        </m:r>
        <m:r>
          <m:rPr>
            <m:sty m:val="p"/>
          </m:rPr>
          <m:t>,</m:t>
        </m:r>
        <m:r>
          <m:t>1</m:t>
        </m:r>
        <m:r>
          <m:rPr>
            <m:sty m:val="p"/>
          </m:rPr>
          <m:t>)</m:t>
        </m:r>
      </m:oMath>
      <w:r>
        <w:t xml:space="preserve">,</w:t>
      </w:r>
      <w:r>
        <w:t xml:space="preserve"> </w:t>
      </w:r>
      <m:oMath>
        <m:r>
          <m:rPr>
            <m:sty m:val="p"/>
          </m:rPr>
          <m:t>(</m:t>
        </m:r>
        <m:r>
          <m:t>3</m:t>
        </m:r>
        <m:r>
          <m:rPr>
            <m:sty m:val="p"/>
          </m:rPr>
          <m:t>,</m:t>
        </m:r>
        <m:r>
          <m:t>1</m:t>
        </m:r>
        <m:r>
          <m:rPr>
            <m:sty m:val="p"/>
          </m:rPr>
          <m:t>)</m:t>
        </m:r>
      </m:oMath>
      <w:r>
        <w:t xml:space="preserve"> </w:t>
      </w:r>
      <w:r>
        <w:t xml:space="preserve">and</w:t>
      </w:r>
      <w:r>
        <w:t xml:space="preserve"> </w:t>
      </w:r>
      <m:oMath>
        <m:r>
          <m:rPr>
            <m:sty m:val="p"/>
          </m:rPr>
          <m:t>(</m:t>
        </m:r>
        <m:r>
          <m:t>3</m:t>
        </m:r>
        <m:r>
          <m:rPr>
            <m:sty m:val="p"/>
          </m:rPr>
          <m:t>,</m:t>
        </m:r>
        <m:r>
          <m:t>2</m:t>
        </m:r>
        <m:r>
          <m:rPr>
            <m:sty m:val="p"/>
          </m:rPr>
          <m:t>)</m:t>
        </m:r>
      </m:oMath>
      <w:r>
        <w:t xml:space="preserve">, are</w:t>
      </w:r>
      <w:r>
        <w:t xml:space="preserve"> </w:t>
      </w:r>
      <m:oMath>
        <m:r>
          <m:t>0</m:t>
        </m:r>
      </m:oMath>
      <w:r>
        <w:t xml:space="preserve">.</w:t>
      </w:r>
    </w:p>
    <w:p>
      <w:pPr>
        <w:pStyle w:val="Compact"/>
        <w:numPr>
          <w:ilvl w:val="0"/>
          <w:numId w:val="1091"/>
        </w:numPr>
      </w:pP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4</m:t>
                  </m:r>
                </m:e>
                <m:e>
                  <m:r>
                    <m:t>1</m:t>
                  </m:r>
                </m:e>
              </m:mr>
            </m:m>
          </m:e>
        </m:d>
      </m:oMath>
      <w:r>
        <w:t xml:space="preserve"> </w:t>
      </w:r>
      <w:r>
        <w:t xml:space="preserve">is unit lower triangular.</w:t>
      </w:r>
    </w:p>
    <w:p>
      <w:pPr>
        <w:pStyle w:val="Compact"/>
        <w:numPr>
          <w:ilvl w:val="0"/>
          <w:numId w:val="1091"/>
        </w:numPr>
      </w:pPr>
      <w:r>
        <w:t xml:space="preserve">A diagonal matrix (</w:t>
      </w:r>
      <w:hyperlink w:anchor="def-diagonal-matrix">
        <w:r>
          <w:rPr>
            <w:rStyle w:val="Hyperlink"/>
          </w:rPr>
          <w:t xml:space="preserve">Definition 70</w:t>
        </w:r>
      </w:hyperlink>
      <w:r>
        <w:t xml:space="preserve">) is both upper and lower triangular.</w:t>
      </w:r>
    </w:p>
    <w:p>
      <w:pPr>
        <w:pStyle w:val="Compact"/>
        <w:numPr>
          <w:ilvl w:val="0"/>
          <w:numId w:val="1091"/>
        </w:numPr>
      </w:pP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neither:</w:t>
      </w:r>
      <w:r>
        <w:t xml:space="preserve"> </w:t>
      </w:r>
      <w:r>
        <w:t xml:space="preserve">its</w:t>
      </w:r>
      <w:r>
        <w:t xml:space="preserve"> </w:t>
      </w:r>
      <m:oMath>
        <m:r>
          <m:rPr>
            <m:sty m:val="p"/>
          </m:rPr>
          <m:t>(</m:t>
        </m:r>
        <m:r>
          <m:t>2</m:t>
        </m:r>
        <m:r>
          <m:rPr>
            <m:sty m:val="p"/>
          </m:rPr>
          <m:t>,</m:t>
        </m:r>
        <m:r>
          <m:t>1</m:t>
        </m:r>
        <m:r>
          <m:rPr>
            <m:sty m:val="p"/>
          </m:rPr>
          <m:t>)</m:t>
        </m:r>
      </m:oMath>
      <w:r>
        <w:t xml:space="preserve"> </w:t>
      </w:r>
      <w:r>
        <w:t xml:space="preserve">entry is not</w:t>
      </w:r>
      <w:r>
        <w:t xml:space="preserve"> </w:t>
      </w:r>
      <m:oMath>
        <m:r>
          <m:t>0</m:t>
        </m:r>
      </m:oMath>
      <w:r>
        <w:t xml:space="preserve">, and neither is its</w:t>
      </w:r>
      <w:r>
        <w:t xml:space="preserve"> </w:t>
      </w:r>
      <m:oMath>
        <m:r>
          <m:rPr>
            <m:sty m:val="p"/>
          </m:rPr>
          <m:t>(</m:t>
        </m:r>
        <m:r>
          <m:t>1</m:t>
        </m:r>
        <m:r>
          <m:rPr>
            <m:sty m:val="p"/>
          </m:rPr>
          <m:t>,</m:t>
        </m:r>
        <m:r>
          <m:t>2</m:t>
        </m:r>
        <m:r>
          <m:rPr>
            <m:sty m:val="p"/>
          </m:rPr>
          <m:t>)</m:t>
        </m:r>
      </m:oMath>
      <w:r>
        <w:t xml:space="preserve"> </w:t>
      </w:r>
      <w:r>
        <w:t xml:space="preserve">entry.</w:t>
      </w:r>
    </w:p>
    <w:bookmarkEnd w:id="545"/>
    <w:bookmarkStart w:id="546" w:name="thm-back-substitution"/>
    <w:p>
      <w:pPr>
        <w:pStyle w:val="FirstParagraph"/>
      </w:pPr>
      <w:r>
        <w:rPr>
          <w:b/>
          <w:bCs/>
        </w:rPr>
        <w:t xml:space="preserve">Theorem 96 (Solving a triangular system by substitution)</w:t>
      </w:r>
      <w:r>
        <w:t xml:space="preserve"> </w:t>
      </w:r>
      <w:r>
        <w:t xml:space="preserve">Let</w:t>
      </w:r>
      <w:r>
        <w:t xml:space="preserve"> </w:t>
      </w:r>
      <m:oMath>
        <m:r>
          <m:rPr>
            <m:sty m:val="bi"/>
          </m:rPr>
          <m:t>U</m:t>
        </m:r>
      </m:oMath>
      <w:r>
        <w:t xml:space="preserve"> </w:t>
      </w:r>
      <w:r>
        <w:t xml:space="preserve">be an</w:t>
      </w:r>
      <w:r>
        <w:t xml:space="preserve"> </w:t>
      </w:r>
      <m:oMath>
        <m:r>
          <m:t>n</m:t>
        </m:r>
        <m:r>
          <m:rPr>
            <m:sty m:val="p"/>
          </m:rPr>
          <m:t>×</m:t>
        </m:r>
        <m:r>
          <m:t>n</m:t>
        </m:r>
      </m:oMath>
      <w:r>
        <w:t xml:space="preserve"> </w:t>
      </w:r>
      <w:r>
        <w:t xml:space="preserve">upper triangular matrix (</w:t>
      </w:r>
      <w:hyperlink w:anchor="def-triangular-matrix">
        <w:r>
          <w:rPr>
            <w:rStyle w:val="Hyperlink"/>
          </w:rPr>
          <w:t xml:space="preserve">Definition 95</w:t>
        </w:r>
      </w:hyperlink>
      <w:r>
        <w:t xml:space="preserve">)</w:t>
      </w:r>
      <w:r>
        <w:t xml:space="preserve"> </w:t>
      </w:r>
      <w:r>
        <w:t xml:space="preserve">whose diagonal entries</w:t>
      </w:r>
      <w:r>
        <w:t xml:space="preserve"> </w:t>
      </w:r>
      <m:oMath>
        <m:sSub>
          <m:e>
            <m:r>
              <m:t>u</m:t>
            </m:r>
          </m:e>
          <m:sub>
            <m:r>
              <m:t>11</m:t>
            </m:r>
          </m:sub>
        </m:sSub>
        <m:r>
          <m:rPr>
            <m:sty m:val="p"/>
          </m:rPr>
          <m:t>,</m:t>
        </m:r>
        <m:r>
          <m:rPr>
            <m:sty m:val="p"/>
          </m:rPr>
          <m:t>…</m:t>
        </m:r>
        <m:r>
          <m:rPr>
            <m:sty m:val="p"/>
          </m:rPr>
          <m:t>,</m:t>
        </m:r>
        <m:sSub>
          <m:e>
            <m:r>
              <m:t>u</m:t>
            </m:r>
          </m:e>
          <m:sub>
            <m:r>
              <m:t>n</m:t>
            </m:r>
            <m:r>
              <m:t>n</m:t>
            </m:r>
          </m:sub>
        </m:sSub>
      </m:oMath>
      <w:r>
        <w:t xml:space="preserve"> </w:t>
      </w:r>
      <w:r>
        <w:t xml:space="preserve">are all nonzero.</w:t>
      </w:r>
      <w:r>
        <w:t xml:space="preserve"> </w:t>
      </w:r>
      <w:r>
        <w:t xml:space="preserve">For every</w:t>
      </w:r>
      <w:r>
        <w:t xml:space="preserve"> </w:t>
      </w:r>
      <m:oMath>
        <m:acc>
          <m:accPr>
            <m:chr m:val="̃"/>
          </m:accPr>
          <m:e>
            <m:r>
              <m:t>b</m:t>
            </m:r>
          </m:e>
        </m:acc>
        <m:r>
          <m:rPr>
            <m:sty m:val="p"/>
          </m:rPr>
          <m:t>∈</m:t>
        </m:r>
        <m:sSup>
          <m:e>
            <m:r>
              <m:rPr>
                <m:scr m:val="double-struck"/>
                <m:sty m:val="p"/>
              </m:rPr>
              <m:t>R</m:t>
            </m:r>
          </m:e>
          <m:sup>
            <m:r>
              <m:t>n</m:t>
            </m:r>
          </m:sup>
        </m:sSup>
      </m:oMath>
      <w:r>
        <w:t xml:space="preserve">, the system</w:t>
      </w:r>
      <w:r>
        <w:t xml:space="preserve"> </w:t>
      </w:r>
      <m:oMath>
        <m:r>
          <m:rPr>
            <m:sty m:val="bi"/>
          </m:rPr>
          <m:t>U</m:t>
        </m:r>
        <m:acc>
          <m:accPr>
            <m:chr m:val="̃"/>
          </m:accPr>
          <m:e>
            <m:r>
              <m:t>x</m:t>
            </m:r>
          </m:e>
        </m:acc>
        <m:r>
          <m:rPr>
            <m:sty m:val="p"/>
          </m:rPr>
          <m:t>=</m:t>
        </m:r>
        <m:acc>
          <m:accPr>
            <m:chr m:val="̃"/>
          </m:accPr>
          <m:e>
            <m:r>
              <m:t>b</m:t>
            </m:r>
          </m:e>
        </m:acc>
      </m:oMath>
      <w:r>
        <w:t xml:space="preserve"> </w:t>
      </w:r>
      <w:r>
        <w:t xml:space="preserve">has exactly one solution, given for</w:t>
      </w:r>
      <w:r>
        <w:t xml:space="preserve"> </w:t>
      </w:r>
      <m:oMath>
        <m:r>
          <m:t>i</m:t>
        </m:r>
        <m:r>
          <m:rPr>
            <m:sty m:val="p"/>
          </m:rPr>
          <m:t>=</m:t>
        </m:r>
        <m:r>
          <m:t>n</m:t>
        </m:r>
        <m:r>
          <m:rPr>
            <m:sty m:val="p"/>
          </m:rPr>
          <m:t>,</m:t>
        </m:r>
        <m:r>
          <m:t>n</m:t>
        </m:r>
        <m:r>
          <m:rPr>
            <m:sty m:val="p"/>
          </m:rPr>
          <m:t>−</m:t>
        </m:r>
        <m:r>
          <m:t>1</m:t>
        </m:r>
        <m:r>
          <m:rPr>
            <m:sty m:val="p"/>
          </m:rPr>
          <m:t>,</m:t>
        </m:r>
        <m:r>
          <m:rPr>
            <m:sty m:val="p"/>
          </m:rPr>
          <m:t>…</m:t>
        </m:r>
        <m:r>
          <m:rPr>
            <m:sty m:val="p"/>
          </m:rPr>
          <m:t>,</m:t>
        </m:r>
        <m:r>
          <m:t>1</m:t>
        </m:r>
      </m:oMath>
      <w:r>
        <w:t xml:space="preserve"> </w:t>
      </w:r>
      <w:r>
        <w:t xml:space="preserve">in turn by</w:t>
      </w:r>
    </w:p>
    <w:p>
      <w:pPr>
        <w:pStyle w:val="BodyText"/>
      </w:pPr>
      <m:oMathPara>
        <m:oMathParaPr>
          <m:jc m:val="center"/>
        </m:oMathParaPr>
        <m:oMath>
          <m:sSub>
            <m:e>
              <m:r>
                <m:t>x</m:t>
              </m:r>
            </m:e>
            <m:sub>
              <m:r>
                <m:t>i</m:t>
              </m:r>
            </m:sub>
          </m:sSub>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oMath>
      </m:oMathPara>
    </w:p>
    <w:p>
      <w:pPr>
        <w:pStyle w:val="FirstParagraph"/>
      </w:pPr>
      <w:r>
        <w:t xml:space="preserve">(</w:t>
      </w:r>
      <w:r>
        <w:rPr>
          <w:b/>
          <w:bCs/>
        </w:rPr>
        <w:t xml:space="preserve">back substitution</w:t>
      </w:r>
      <w:r>
        <w:t xml:space="preserve">).</w:t>
      </w:r>
      <w:r>
        <w:t xml:space="preserve"> </w:t>
      </w:r>
      <w:r>
        <w:t xml:space="preserve">Likewise, if</w:t>
      </w:r>
      <w:r>
        <w:t xml:space="preserve"> </w:t>
      </w:r>
      <m:oMath>
        <m:r>
          <m:rPr>
            <m:sty m:val="bi"/>
          </m:rPr>
          <m:t>L</m:t>
        </m:r>
      </m:oMath>
      <w:r>
        <w:t xml:space="preserve"> </w:t>
      </w:r>
      <w:r>
        <w:t xml:space="preserve">is lower triangular with nonzero diagonal,</w:t>
      </w:r>
      <w:r>
        <w:t xml:space="preserve"> </w:t>
      </w:r>
      <m:oMath>
        <m:r>
          <m:rPr>
            <m:sty m:val="bi"/>
          </m:rPr>
          <m:t>L</m:t>
        </m:r>
        <m:acc>
          <m:accPr>
            <m:chr m:val="̃"/>
          </m:accPr>
          <m:e>
            <m:r>
              <m:t>y</m:t>
            </m:r>
          </m:e>
        </m:acc>
        <m:r>
          <m:rPr>
            <m:sty m:val="p"/>
          </m:rPr>
          <m:t>=</m:t>
        </m:r>
        <m:acc>
          <m:accPr>
            <m:chr m:val="̃"/>
          </m:accPr>
          <m:e>
            <m:r>
              <m:t>b</m:t>
            </m:r>
          </m:e>
        </m:acc>
      </m:oMath>
      <w:r>
        <w:t xml:space="preserve"> </w:t>
      </w:r>
      <w:r>
        <w:t xml:space="preserve">has exactly one solution, given for</w:t>
      </w:r>
      <w:r>
        <w:t xml:space="preserve"> </w:t>
      </w:r>
      <m:oMath>
        <m:r>
          <m:t>i</m:t>
        </m:r>
        <m:r>
          <m:rPr>
            <m:sty m:val="p"/>
          </m:rPr>
          <m:t>=</m:t>
        </m:r>
        <m:r>
          <m:t>1</m:t>
        </m:r>
        <m:r>
          <m:rPr>
            <m:sty m:val="p"/>
          </m:rPr>
          <m:t>,</m:t>
        </m:r>
        <m:r>
          <m:rPr>
            <m:sty m:val="p"/>
          </m:rPr>
          <m:t>…</m:t>
        </m:r>
        <m:r>
          <m:rPr>
            <m:sty m:val="p"/>
          </m:rPr>
          <m:t>,</m:t>
        </m:r>
        <m:r>
          <m:t>n</m:t>
        </m:r>
      </m:oMath>
      <w:r>
        <w:t xml:space="preserve"> </w:t>
      </w:r>
      <w:r>
        <w:t xml:space="preserve">by</w:t>
      </w:r>
      <w:r>
        <w:t xml:space="preserve"> </w:t>
      </w:r>
      <m:oMath>
        <m:sSub>
          <m:e>
            <m:r>
              <m:t>y</m:t>
            </m:r>
          </m:e>
          <m:sub>
            <m:r>
              <m:t>i</m:t>
            </m:r>
          </m:sub>
        </m:sSub>
        <m:r>
          <m:rPr>
            <m:sty m:val="p"/>
          </m:rPr>
          <m:t>=</m:t>
        </m:r>
        <m:f>
          <m:fPr>
            <m:type m:val="bar"/>
          </m:fPr>
          <m:num>
            <m:r>
              <m:t>1</m:t>
            </m:r>
          </m:num>
          <m:den>
            <m:sSub>
              <m:e>
                <m:r>
                  <m:t>ℓ</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e>
        </m:d>
        <m:r>
          <m:t>​</m:t>
        </m:r>
      </m:oMath>
      <w:r>
        <w:t xml:space="preserve"> </w:t>
      </w:r>
      <w:r>
        <w:t xml:space="preserve">(</w:t>
      </w:r>
      <w:r>
        <w:rPr>
          <w:b/>
          <w:bCs/>
        </w:rPr>
        <w:t xml:space="preserve">forward substitution</w:t>
      </w:r>
      <w:r>
        <w:t xml:space="preserve">).</w:t>
      </w:r>
    </w:p>
    <w:bookmarkEnd w:id="546"/>
    <w:p>
      <w:pPr>
        <w:pStyle w:val="BodyText"/>
      </w:pPr>
      <w:r>
        <w:rPr>
          <w:i/>
          <w:iCs/>
        </w:rPr>
        <w:t xml:space="preserve">Proof</w:t>
      </w:r>
      <w:r>
        <w:t xml:space="preserve">. </w:t>
      </w:r>
      <w:r>
        <w:t xml:space="preserve">Row</w:t>
      </w:r>
      <w:r>
        <w:t xml:space="preserve"> </w:t>
      </w:r>
      <m:oMath>
        <m:r>
          <m:t>i</m:t>
        </m:r>
      </m:oMath>
      <w:r>
        <w:t xml:space="preserve"> </w:t>
      </w:r>
      <w:r>
        <w:t xml:space="preserve">of</w:t>
      </w:r>
      <w:r>
        <w:t xml:space="preserve"> </w:t>
      </w:r>
      <m:oMath>
        <m:r>
          <m:rPr>
            <m:sty m:val="bi"/>
          </m:rPr>
          <m:t>U</m:t>
        </m:r>
        <m:acc>
          <m:accPr>
            <m:chr m:val="̃"/>
          </m:accPr>
          <m:e>
            <m:r>
              <m:t>x</m:t>
            </m:r>
          </m:e>
        </m:acc>
        <m:r>
          <m:rPr>
            <m:sty m:val="p"/>
          </m:rPr>
          <m:t>=</m:t>
        </m:r>
        <m:acc>
          <m:accPr>
            <m:chr m:val="̃"/>
          </m:accPr>
          <m:e>
            <m:r>
              <m:t>b</m:t>
            </m:r>
          </m:e>
        </m:acc>
      </m:oMath>
      <w:r>
        <w:t xml:space="preserve"> </w:t>
      </w:r>
      <w:r>
        <w:t xml:space="preserve">reads</w:t>
      </w:r>
    </w:p>
    <w:p>
      <w:pPr>
        <w:pStyle w:val="BodyText"/>
      </w:pPr>
      <m:oMathPara>
        <m:oMathParaPr>
          <m:jc m:val="center"/>
        </m:oMathParaPr>
        <m:oMath>
          <m:eqArr>
            <m:e>
              <m:sSub>
                <m:e>
                  <m:r>
                    <m:t>b</m:t>
                  </m:r>
                </m:e>
                <m:sub>
                  <m:r>
                    <m:t>i</m:t>
                  </m:r>
                </m:sub>
              </m:sSub>
              <m:r>
                <m:t>&amp;</m:t>
              </m:r>
              <m:r>
                <m:rPr>
                  <m:sty m:val="p"/>
                </m:rPr>
                <m:t>=</m:t>
              </m:r>
              <m:nary>
                <m:naryPr>
                  <m:chr m:val="∑"/>
                  <m:limLoc m:val="undOvr"/>
                  <m:subHide m:val="off"/>
                  <m:supHide m:val="off"/>
                </m:naryPr>
                <m:sub>
                  <m:r>
                    <m:t>j</m:t>
                  </m:r>
                  <m:r>
                    <m:rPr>
                      <m:sty m:val="p"/>
                    </m:rPr>
                    <m:t>=</m:t>
                  </m:r>
                  <m:r>
                    <m:t>1</m:t>
                  </m:r>
                </m:sub>
                <m:sup>
                  <m:r>
                    <m:t>n</m:t>
                  </m:r>
                </m:sup>
                <m:e>
                  <m:sSub>
                    <m:e>
                      <m:r>
                        <m:t>u</m:t>
                      </m:r>
                    </m:e>
                    <m:sub>
                      <m:r>
                        <m:t>i</m:t>
                      </m:r>
                      <m:r>
                        <m:t>j</m:t>
                      </m:r>
                    </m:sub>
                  </m:sSub>
                </m:e>
              </m:nary>
              <m:r>
                <m:t> </m:t>
              </m:r>
              <m:sSub>
                <m:e>
                  <m:r>
                    <m:t>x</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i</m:t>
                  </m:r>
                </m:sub>
                <m:sup>
                  <m:r>
                    <m:t>n</m:t>
                  </m:r>
                </m:sup>
                <m:e>
                  <m:sSub>
                    <m:e>
                      <m:r>
                        <m:t>u</m:t>
                      </m:r>
                    </m:e>
                    <m:sub>
                      <m:r>
                        <m:t>i</m:t>
                      </m:r>
                      <m:r>
                        <m:t>j</m:t>
                      </m:r>
                    </m:sub>
                  </m:sSub>
                </m:e>
              </m:nary>
              <m:r>
                <m:t> </m:t>
              </m:r>
              <m:sSub>
                <m:e>
                  <m:r>
                    <m:t>x</m:t>
                  </m:r>
                </m:e>
                <m:sub>
                  <m:r>
                    <m:t>j</m:t>
                  </m:r>
                </m:sub>
              </m:sSub>
              <m:r>
                <m:t>&amp;</m:t>
              </m:r>
              <m:r>
                <m:t>&amp;</m:t>
              </m:r>
              <m:r>
                <m:rPr>
                  <m:nor/>
                  <m:sty m:val="p"/>
                </m:rPr>
                <m:t>(</m:t>
              </m:r>
              <m:sSub>
                <m:e>
                  <m:r>
                    <m:t>u</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sSub>
                <m:e>
                  <m:r>
                    <m:t>u</m:t>
                  </m:r>
                </m:e>
                <m:sub>
                  <m:r>
                    <m:t>i</m:t>
                  </m:r>
                  <m:r>
                    <m:t>i</m:t>
                  </m:r>
                </m:sub>
              </m:sSub>
              <m:r>
                <m:t> </m:t>
              </m:r>
              <m:sSub>
                <m:e>
                  <m:r>
                    <m:t>x</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rPr>
                  <m:sty m:val="p"/>
                </m:rPr>
                <m:t>.</m:t>
              </m:r>
              <m:r>
                <m:t>&amp;</m:t>
              </m:r>
              <m:r>
                <m:t>&amp;</m:t>
              </m:r>
              <m:r>
                <m:rPr>
                  <m:nor/>
                  <m:sty m:val="p"/>
                </m:rPr>
                <m:t>(split off the </m:t>
              </m:r>
              <m:r>
                <m:t>j</m:t>
              </m:r>
              <m:r>
                <m:rPr>
                  <m:sty m:val="p"/>
                </m:rPr>
                <m:t>=</m:t>
              </m:r>
              <m:r>
                <m:t>i</m:t>
              </m:r>
              <m:r>
                <m:rPr>
                  <m:nor/>
                  <m:sty m:val="p"/>
                </m:rPr>
                <m:t> term)</m:t>
              </m:r>
            </m:e>
          </m:eqArr>
        </m:oMath>
      </m:oMathPara>
    </w:p>
    <w:p>
      <w:pPr>
        <w:pStyle w:val="FirstParagraph"/>
      </w:pPr>
      <w:r>
        <w:t xml:space="preserve">This equation is equivalent to each of</w:t>
      </w:r>
    </w:p>
    <w:p>
      <w:pPr>
        <w:pStyle w:val="BodyText"/>
      </w:pPr>
      <m:oMathPara>
        <m:oMathParaPr>
          <m:jc m:val="center"/>
        </m:oMathParaPr>
        <m:oMath>
          <m:eqArr>
            <m:e>
              <m:sSub>
                <m:e>
                  <m:r>
                    <m:t>u</m:t>
                  </m:r>
                </m:e>
                <m:sub>
                  <m:r>
                    <m:t>i</m:t>
                  </m:r>
                  <m:r>
                    <m:t>i</m:t>
                  </m:r>
                </m:sub>
              </m:sSub>
              <m:r>
                <m:t> </m:t>
              </m:r>
              <m:sSub>
                <m:e>
                  <m:r>
                    <m:t>x</m:t>
                  </m:r>
                </m:e>
                <m:sub>
                  <m:r>
                    <m:t>i</m:t>
                  </m:r>
                </m:sub>
              </m:sSub>
              <m:r>
                <m:t>&amp;</m:t>
              </m:r>
              <m:r>
                <m:rPr>
                  <m:sty m:val="p"/>
                </m:rPr>
                <m:t>=</m:t>
              </m:r>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t>&amp;</m:t>
              </m:r>
              <m:r>
                <m:t>&amp;</m:t>
              </m:r>
              <m:r>
                <m:rPr>
                  <m:nor/>
                  <m:sty m:val="p"/>
                </m:rPr>
                <m:t>(subtract the sum from both sides)</m:t>
              </m:r>
            </m:e>
            <m:e>
              <m:sSub>
                <m:e>
                  <m:r>
                    <m:t>x</m:t>
                  </m:r>
                </m:e>
                <m:sub>
                  <m:r>
                    <m:t>i</m:t>
                  </m:r>
                </m:sub>
              </m:sSub>
              <m:r>
                <m:t>&amp;</m:t>
              </m:r>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r>
                <m:rPr>
                  <m:sty m:val="p"/>
                </m:rPr>
                <m:t>.</m:t>
              </m:r>
              <m:r>
                <m:t>&amp;</m:t>
              </m:r>
              <m:r>
                <m:t>&amp;</m:t>
              </m:r>
              <m:r>
                <m:rPr>
                  <m:nor/>
                  <m:sty m:val="p"/>
                </m:rPr>
                <m:t>(divide by </m:t>
              </m:r>
              <m:sSub>
                <m:e>
                  <m:r>
                    <m:t>u</m:t>
                  </m:r>
                </m:e>
                <m:sub>
                  <m:r>
                    <m:t>i</m:t>
                  </m:r>
                  <m:r>
                    <m:t>i</m:t>
                  </m:r>
                </m:sub>
              </m:sSub>
              <m:r>
                <m:rPr>
                  <m:sty m:val="p"/>
                </m:rPr>
                <m:t>≠</m:t>
              </m:r>
              <m:r>
                <m:t>0</m:t>
              </m:r>
              <m:r>
                <m:rPr>
                  <m:nor/>
                  <m:sty m:val="p"/>
                </m:rPr>
                <m:t>)</m:t>
              </m:r>
            </m:e>
          </m:eqArr>
        </m:oMath>
      </m:oMathPara>
    </w:p>
    <w:p>
      <w:pPr>
        <w:pStyle w:val="FirstParagraph"/>
      </w:pPr>
      <w:r>
        <w:t xml:space="preserve">Row</w:t>
      </w:r>
      <w:r>
        <w:t xml:space="preserve"> </w:t>
      </w:r>
      <m:oMath>
        <m:r>
          <m:t>n</m:t>
        </m:r>
      </m:oMath>
      <w:r>
        <w:t xml:space="preserve"> </w:t>
      </w:r>
      <w:r>
        <w:t xml:space="preserve">involves only</w:t>
      </w:r>
      <w:r>
        <w:t xml:space="preserve"> </w:t>
      </w:r>
      <m:oMath>
        <m:sSub>
          <m:e>
            <m:r>
              <m:t>x</m:t>
            </m:r>
          </m:e>
          <m:sub>
            <m:r>
              <m:t>n</m:t>
            </m:r>
          </m:sub>
        </m:sSub>
      </m:oMath>
      <w:r>
        <w:t xml:space="preserve">, so it fixes</w:t>
      </w:r>
      <w:r>
        <w:t xml:space="preserve"> </w:t>
      </w:r>
      <m:oMath>
        <m:sSub>
          <m:e>
            <m:r>
              <m:t>x</m:t>
            </m:r>
          </m:e>
          <m:sub>
            <m:r>
              <m:t>n</m:t>
            </m:r>
          </m:sub>
        </m:sSub>
      </m:oMath>
      <w:r>
        <w:t xml:space="preserve">;</w:t>
      </w:r>
      <w:r>
        <w:t xml:space="preserve"> </w:t>
      </w:r>
      <w:r>
        <w:t xml:space="preserve">once</w:t>
      </w:r>
      <w:r>
        <w:t xml:space="preserve"> </w:t>
      </w:r>
      <m:oMath>
        <m:sSub>
          <m:e>
            <m:r>
              <m:t>x</m:t>
            </m:r>
          </m:e>
          <m:sub>
            <m:r>
              <m:t>i</m:t>
            </m:r>
            <m:r>
              <m:rPr>
                <m:sty m:val="p"/>
              </m:rPr>
              <m:t>+</m:t>
            </m:r>
            <m:r>
              <m:t>1</m:t>
            </m:r>
          </m:sub>
        </m:sSub>
        <m:r>
          <m:rPr>
            <m:sty m:val="p"/>
          </m:rPr>
          <m:t>,</m:t>
        </m:r>
        <m:r>
          <m:rPr>
            <m:sty m:val="p"/>
          </m:rPr>
          <m:t>…</m:t>
        </m:r>
        <m:r>
          <m:rPr>
            <m:sty m:val="p"/>
          </m:rPr>
          <m:t>,</m:t>
        </m:r>
        <m:sSub>
          <m:e>
            <m:r>
              <m:t>x</m:t>
            </m:r>
          </m:e>
          <m:sub>
            <m:r>
              <m:t>n</m:t>
            </m:r>
          </m:sub>
        </m:sSub>
      </m:oMath>
      <w:r>
        <w:t xml:space="preserve"> </w:t>
      </w:r>
      <w:r>
        <w:t xml:space="preserve">are fixed, row</w:t>
      </w:r>
      <w:r>
        <w:t xml:space="preserve"> </w:t>
      </w:r>
      <m:oMath>
        <m:r>
          <m:t>i</m:t>
        </m:r>
      </m:oMath>
      <w:r>
        <w:t xml:space="preserve"> </w:t>
      </w:r>
      <w:r>
        <w:t xml:space="preserve">fixes</w:t>
      </w:r>
      <w:r>
        <w:t xml:space="preserve"> </w:t>
      </w:r>
      <m:oMath>
        <m:sSub>
          <m:e>
            <m:r>
              <m:t>x</m:t>
            </m:r>
          </m:e>
          <m:sub>
            <m:r>
              <m:t>i</m:t>
            </m:r>
          </m:sub>
        </m:sSub>
      </m:oMath>
      <w:r>
        <w:t xml:space="preserve">.</w:t>
      </w:r>
      <w:r>
        <w:t xml:space="preserve"> </w:t>
      </w:r>
      <w:r>
        <w:t xml:space="preserve">So the rows, taken from the last to the first, hold exactly when</w:t>
      </w:r>
      <w:r>
        <w:t xml:space="preserve"> </w:t>
      </w:r>
      <m:oMath>
        <m:acc>
          <m:accPr>
            <m:chr m:val="̃"/>
          </m:accPr>
          <m:e>
            <m:r>
              <m:t>x</m:t>
            </m:r>
          </m:e>
        </m:acc>
      </m:oMath>
      <w:r>
        <w:t xml:space="preserve"> </w:t>
      </w:r>
      <w:r>
        <w:t xml:space="preserve">is the vector the formula builds:</w:t>
      </w:r>
      <w:r>
        <w:t xml:space="preserve"> </w:t>
      </w:r>
      <w:r>
        <w:t xml:space="preserve">there is one solution, and only one.</w:t>
      </w:r>
      <w:r>
        <w:t xml:space="preserve"> </w:t>
      </w:r>
      <w:r>
        <w:t xml:space="preserve">For</w:t>
      </w:r>
      <w:r>
        <w:t xml:space="preserve"> </w:t>
      </w:r>
      <m:oMath>
        <m:r>
          <m:rPr>
            <m:sty m:val="bi"/>
          </m:rPr>
          <m:t>L</m:t>
        </m:r>
      </m:oMath>
      <w:r>
        <w:t xml:space="preserve">, row</w:t>
      </w:r>
      <w:r>
        <w:t xml:space="preserve"> </w:t>
      </w:r>
      <m:oMath>
        <m:r>
          <m:t>i</m:t>
        </m:r>
      </m:oMath>
      <w:r>
        <w:t xml:space="preserve"> </w:t>
      </w:r>
      <w:r>
        <w:t xml:space="preserve">reads</w:t>
      </w:r>
      <w:r>
        <w:t xml:space="preserve"> </w:t>
      </w:r>
      <m:oMath>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r>
          <m:rPr>
            <m:sty m:val="p"/>
          </m:rPr>
          <m:t>+</m:t>
        </m:r>
        <m:sSub>
          <m:e>
            <m:r>
              <m:t>ℓ</m:t>
            </m:r>
          </m:e>
          <m:sub>
            <m:r>
              <m:t>i</m:t>
            </m:r>
            <m:r>
              <m:t>i</m:t>
            </m:r>
          </m:sub>
        </m:sSub>
        <m:r>
          <m:t> </m:t>
        </m:r>
        <m:sSub>
          <m:e>
            <m:r>
              <m:t>y</m:t>
            </m:r>
          </m:e>
          <m:sub>
            <m:r>
              <m:t>i</m:t>
            </m:r>
          </m:sub>
        </m:sSub>
        <m:r>
          <m:rPr>
            <m:sty m:val="p"/>
          </m:rPr>
          <m:t>=</m:t>
        </m:r>
        <m:sSub>
          <m:e>
            <m:r>
              <m:t>b</m:t>
            </m:r>
          </m:e>
          <m:sub>
            <m:r>
              <m:t>i</m:t>
            </m:r>
          </m:sub>
        </m:sSub>
      </m:oMath>
      <w:r>
        <w:t xml:space="preserve">,</w:t>
      </w:r>
      <w:r>
        <w:t xml:space="preserve"> </w:t>
      </w:r>
      <w:r>
        <w:t xml:space="preserve">and the same argument runs from the first row to the last.</w:t>
      </w:r>
    </w:p>
    <w:bookmarkStart w:id="547" w:name="exm-back-substitution"/>
    <w:p>
      <w:pPr>
        <w:pStyle w:val="BodyText"/>
      </w:pPr>
      <w:r>
        <w:rPr>
          <w:b/>
          <w:bCs/>
        </w:rPr>
        <w:t xml:space="preserve">Example 175 (Back substitution on a</w:t>
      </w:r>
      <w:r>
        <w:rPr>
          <w:b/>
          <w:bCs/>
        </w:rPr>
        <w:t xml:space="preserve"> </w:t>
      </w:r>
      <m:oMath>
        <m:r>
          <m:t>3</m:t>
        </m:r>
        <m:r>
          <m:rPr>
            <m:sty m:val="p"/>
          </m:rPr>
          <m:t>×</m:t>
        </m:r>
        <m:r>
          <m:t>3</m:t>
        </m:r>
      </m:oMath>
      <w:r>
        <w:rPr>
          <w:b/>
          <w:bCs/>
        </w:rPr>
        <w:t xml:space="preserve"> </w:t>
      </w:r>
      <w:r>
        <w:rPr>
          <w:b/>
          <w:bCs/>
        </w:rPr>
        <w:t xml:space="preserve">system)</w:t>
      </w:r>
      <w:r>
        <w:t xml:space="preserve"> </w:t>
      </w:r>
      <w:r>
        <w:t xml:space="preserve">Solve</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acc>
          <m:accPr>
            <m:chr m:val="̃"/>
          </m:accPr>
          <m:e>
            <m:r>
              <m:t>x</m:t>
            </m:r>
          </m:e>
        </m:acc>
        <m:r>
          <m:rPr>
            <m:sty m:val="p"/>
          </m:rPr>
          <m:t>=</m:t>
        </m:r>
        <m:d>
          <m:dPr>
            <m:begChr m:val="["/>
            <m:sepChr m:val=""/>
            <m:endChr m:val="]"/>
            <m:grow/>
          </m:dPr>
          <m:e>
            <m:m>
              <m:mPr>
                <m:baseJc m:val="center"/>
                <m:plcHide m:val="on"/>
                <m:mcs>
                  <m:mc>
                    <m:mcPr>
                      <m:mcJc m:val="center"/>
                      <m:count m:val="1"/>
                    </m:mcPr>
                  </m:mc>
                </m:mcs>
              </m:mPr>
              <m:mr>
                <m:e>
                  <m:r>
                    <m:t>8</m:t>
                  </m:r>
                </m:e>
              </m:mr>
              <m:mr>
                <m:e>
                  <m:r>
                    <m:t>1</m:t>
                  </m:r>
                </m:e>
              </m:mr>
              <m:mr>
                <m:e>
                  <m:r>
                    <m:t>1</m:t>
                  </m:r>
                </m:e>
              </m:mr>
            </m:m>
          </m:e>
        </m:d>
      </m:oMath>
      <w:r>
        <w:t xml:space="preserve">:</w:t>
      </w:r>
    </w:p>
    <w:p>
      <w:pPr>
        <w:pStyle w:val="BodyText"/>
      </w:pPr>
      <m:oMathPara>
        <m:oMathParaPr>
          <m:jc m:val="center"/>
        </m:oMathParaPr>
        <m:oMath>
          <m:eqArr>
            <m:e>
              <m:sSub>
                <m:e>
                  <m:r>
                    <m:t>x</m:t>
                  </m:r>
                </m:e>
                <m:sub>
                  <m:r>
                    <m:t>3</m:t>
                  </m:r>
                </m:sub>
              </m:sSub>
              <m:r>
                <m:t>&amp;</m:t>
              </m:r>
              <m:r>
                <m:rPr>
                  <m:sty m:val="p"/>
                </m:rPr>
                <m:t>=</m:t>
              </m:r>
              <m:f>
                <m:fPr>
                  <m:type m:val="bar"/>
                </m:fPr>
                <m:num>
                  <m:r>
                    <m:t>1</m:t>
                  </m:r>
                </m:num>
                <m:den>
                  <m:r>
                    <m:rPr>
                      <m:sty m:val="p"/>
                    </m:rPr>
                    <m:t>−</m:t>
                  </m:r>
                  <m:r>
                    <m:t>1</m:t>
                  </m:r>
                </m:den>
              </m:f>
              <m:r>
                <m:rPr>
                  <m:sty m:val="p"/>
                </m:rPr>
                <m:t>⋅</m:t>
              </m:r>
              <m:r>
                <m:t>1</m:t>
              </m:r>
            </m:e>
            <m:e>
              <m:r>
                <m:t>&amp;</m:t>
              </m:r>
              <m:r>
                <m:rPr>
                  <m:sty m:val="p"/>
                </m:rPr>
                <m:t>=</m:t>
              </m:r>
              <m:r>
                <m:rPr>
                  <m:sty m:val="p"/>
                </m:rPr>
                <m:t>−</m:t>
              </m:r>
              <m:r>
                <m:t>1</m:t>
              </m:r>
              <m:r>
                <m:rPr>
                  <m:sty m:val="p"/>
                </m:rPr>
                <m:t>;</m:t>
              </m:r>
            </m:e>
          </m:eqArr>
        </m:oMath>
      </m:oMathPara>
    </w:p>
    <w:p>
      <w:pPr>
        <w:pStyle w:val="FirstParagraph"/>
      </w:pPr>
      <m:oMathPara>
        <m:oMathParaPr>
          <m:jc m:val="center"/>
        </m:oMathParaPr>
        <m:oMath>
          <m:eqArr>
            <m:e>
              <m:sSub>
                <m:e>
                  <m:r>
                    <m:t>x</m:t>
                  </m:r>
                </m:e>
                <m:sub>
                  <m:r>
                    <m:t>2</m:t>
                  </m:r>
                </m:sub>
              </m:sSub>
              <m:r>
                <m:t>&amp;</m:t>
              </m:r>
              <m:r>
                <m:rPr>
                  <m:sty m:val="p"/>
                </m:rPr>
                <m:t>=</m:t>
              </m:r>
              <m:f>
                <m:fPr>
                  <m:type m:val="bar"/>
                </m:fPr>
                <m:num>
                  <m:r>
                    <m:t>1</m:t>
                  </m:r>
                </m:num>
                <m:den>
                  <m:r>
                    <m:t>1</m:t>
                  </m:r>
                  <m:r>
                    <m:rPr>
                      <m:sty m:val="p"/>
                    </m:rPr>
                    <m:t>/</m:t>
                  </m:r>
                  <m:r>
                    <m:t>2</m:t>
                  </m:r>
                </m:den>
              </m:f>
              <m:r>
                <m:t>​</m:t>
              </m:r>
              <m:d>
                <m:dPr>
                  <m:begChr m:val="("/>
                  <m:sepChr m:val=""/>
                  <m:endChr m:val=")"/>
                  <m:grow/>
                </m:dPr>
                <m:e>
                  <m:r>
                    <m:t>1</m:t>
                  </m:r>
                  <m:r>
                    <m:rPr>
                      <m:sty m:val="p"/>
                    </m:rPr>
                    <m:t>−</m:t>
                  </m:r>
                  <m:f>
                    <m:fPr>
                      <m:type m:val="lin"/>
                    </m:fPr>
                    <m:num>
                      <m:r>
                        <m:t>1</m:t>
                      </m:r>
                    </m:num>
                    <m:den>
                      <m:r>
                        <m:t>2</m:t>
                      </m:r>
                    </m:den>
                  </m:f>
                  <m:r>
                    <m:rPr>
                      <m:sty m:val="p"/>
                    </m:rPr>
                    <m:t>⋅</m:t>
                  </m:r>
                  <m:r>
                    <m:rPr>
                      <m:sty m:val="p"/>
                    </m:rPr>
                    <m:t>(</m:t>
                  </m:r>
                  <m:r>
                    <m:rPr>
                      <m:sty m:val="p"/>
                    </m:rPr>
                    <m:t>−</m:t>
                  </m:r>
                  <m:r>
                    <m:t>1</m:t>
                  </m:r>
                  <m:r>
                    <m:rPr>
                      <m:sty m:val="p"/>
                    </m:rPr>
                    <m:t>)</m:t>
                  </m:r>
                </m:e>
              </m:d>
              <m:r>
                <m:t>​</m:t>
              </m:r>
            </m:e>
            <m:e>
              <m:r>
                <m:t>&amp;</m:t>
              </m:r>
              <m:r>
                <m:rPr>
                  <m:sty m:val="p"/>
                </m:rPr>
                <m:t>=</m:t>
              </m:r>
              <m:r>
                <m:t>2</m:t>
              </m:r>
              <m:r>
                <m:rPr>
                  <m:sty m:val="p"/>
                </m:rPr>
                <m:t>⋅</m:t>
              </m:r>
              <m:f>
                <m:fPr>
                  <m:type m:val="lin"/>
                </m:fPr>
                <m:num>
                  <m:r>
                    <m:t>3</m:t>
                  </m:r>
                </m:num>
                <m:den>
                  <m:r>
                    <m:t>2</m:t>
                  </m:r>
                </m:den>
              </m:f>
            </m:e>
            <m:e>
              <m:r>
                <m:t>&amp;</m:t>
              </m:r>
              <m:r>
                <m:rPr>
                  <m:sty m:val="p"/>
                </m:rPr>
                <m:t>=</m:t>
              </m:r>
              <m:r>
                <m:t>3</m:t>
              </m:r>
              <m:r>
                <m:rPr>
                  <m:sty m:val="p"/>
                </m:rPr>
                <m:t>;</m:t>
              </m:r>
            </m:e>
          </m:eqArr>
        </m:oMath>
      </m:oMathPara>
    </w:p>
    <w:p>
      <w:pPr>
        <w:pStyle w:val="FirstParagraph"/>
      </w:pPr>
      <m:oMathPara>
        <m:oMathParaPr>
          <m:jc m:val="center"/>
        </m:oMathParaPr>
        <m:oMath>
          <m:eqArr>
            <m:e>
              <m:sSub>
                <m:e>
                  <m:r>
                    <m:t>x</m:t>
                  </m:r>
                </m:e>
                <m:sub>
                  <m:r>
                    <m:t>1</m:t>
                  </m:r>
                </m:sub>
              </m:sSub>
              <m:r>
                <m:t>&amp;</m:t>
              </m:r>
              <m:r>
                <m:rPr>
                  <m:sty m:val="p"/>
                </m:rPr>
                <m:t>=</m:t>
              </m:r>
              <m:f>
                <m:fPr>
                  <m:type m:val="bar"/>
                </m:fPr>
                <m:num>
                  <m:r>
                    <m:t>1</m:t>
                  </m:r>
                </m:num>
                <m:den>
                  <m:r>
                    <m:t>2</m:t>
                  </m:r>
                </m:den>
              </m:f>
              <m:r>
                <m:t>​</m:t>
              </m:r>
              <m:d>
                <m:dPr>
                  <m:begChr m:val="("/>
                  <m:sepChr m:val=""/>
                  <m:endChr m:val=")"/>
                  <m:grow/>
                </m:dPr>
                <m:e>
                  <m:r>
                    <m:t>8</m:t>
                  </m:r>
                  <m:r>
                    <m:rPr>
                      <m:sty m:val="p"/>
                    </m:rPr>
                    <m:t>−</m:t>
                  </m:r>
                  <m:r>
                    <m:t>1</m:t>
                  </m:r>
                  <m:r>
                    <m:rPr>
                      <m:sty m:val="p"/>
                    </m:rPr>
                    <m:t>⋅</m:t>
                  </m:r>
                  <m:r>
                    <m:t>3</m:t>
                  </m:r>
                  <m:r>
                    <m:rPr>
                      <m:sty m:val="p"/>
                    </m:rPr>
                    <m:t>−</m:t>
                  </m:r>
                  <m:r>
                    <m:rPr>
                      <m:sty m:val="p"/>
                    </m:rPr>
                    <m:t>(</m:t>
                  </m:r>
                  <m:r>
                    <m:rPr>
                      <m:sty m:val="p"/>
                    </m:rPr>
                    <m:t>−</m:t>
                  </m:r>
                  <m:r>
                    <m:t>1</m:t>
                  </m:r>
                  <m:r>
                    <m:rPr>
                      <m:sty m:val="p"/>
                    </m:rPr>
                    <m:t>)</m:t>
                  </m:r>
                  <m:r>
                    <m:rPr>
                      <m:sty m:val="p"/>
                    </m:rPr>
                    <m:t>(</m:t>
                  </m:r>
                  <m:r>
                    <m:rPr>
                      <m:sty m:val="p"/>
                    </m:rPr>
                    <m:t>−</m:t>
                  </m:r>
                  <m:r>
                    <m:t>1</m:t>
                  </m:r>
                  <m:r>
                    <m:rPr>
                      <m:sty m:val="p"/>
                    </m:rPr>
                    <m:t>)</m:t>
                  </m:r>
                </m:e>
              </m:d>
              <m:r>
                <m:t>​</m:t>
              </m:r>
            </m:e>
            <m:e>
              <m:r>
                <m:t>&amp;</m:t>
              </m:r>
              <m:r>
                <m:rPr>
                  <m:sty m:val="p"/>
                </m:rPr>
                <m:t>=</m:t>
              </m:r>
              <m:f>
                <m:fPr>
                  <m:type m:val="bar"/>
                </m:fPr>
                <m:num>
                  <m:r>
                    <m:t>1</m:t>
                  </m:r>
                </m:num>
                <m:den>
                  <m:r>
                    <m:t>2</m:t>
                  </m:r>
                </m:den>
              </m:f>
              <m:r>
                <m:rPr>
                  <m:sty m:val="p"/>
                </m:rPr>
                <m:t>⋅</m:t>
              </m:r>
              <m:r>
                <m:t>4</m:t>
              </m:r>
            </m:e>
            <m:e>
              <m:r>
                <m:t>&amp;</m:t>
              </m:r>
              <m:r>
                <m:rPr>
                  <m:sty m:val="p"/>
                </m:rPr>
                <m:t>=</m:t>
              </m:r>
              <m:r>
                <m:t>2</m:t>
              </m:r>
              <m:r>
                <m:rPr>
                  <m:sty m:val="p"/>
                </m:rPr>
                <m:t>.</m:t>
              </m:r>
            </m:e>
          </m:eqArr>
        </m:oMath>
      </m:oMathPara>
    </w:p>
    <w:p>
      <w:pPr>
        <w:pStyle w:val="FirstParagraph"/>
      </w:pPr>
      <w:r>
        <w:t xml:space="preserve">So</w:t>
      </w:r>
      <w:r>
        <w:t xml:space="preserve"> </w:t>
      </w:r>
      <m:oMath>
        <m:acc>
          <m:accPr>
            <m:chr m:val="̃"/>
          </m:accPr>
          <m:e>
            <m:r>
              <m:t>x</m:t>
            </m:r>
          </m:e>
        </m:acc>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Without a nonzero diagonal the method fails: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acc>
          <m:accPr>
            <m:chr m:val="̃"/>
          </m:accPr>
          <m:e>
            <m:r>
              <m:t>x</m:t>
            </m:r>
          </m:e>
        </m:acc>
        <m:r>
          <m:rPr>
            <m:sty m:val="p"/>
          </m:rPr>
          <m:t>=</m:t>
        </m:r>
        <m:r>
          <m:rPr>
            <m:sty m:val="p"/>
          </m:rPr>
          <m:t>(</m:t>
        </m:r>
        <m:r>
          <m:t>1</m:t>
        </m:r>
        <m:r>
          <m:rPr>
            <m:sty m:val="p"/>
          </m:rPr>
          <m:t>,</m:t>
        </m:r>
        <m:r>
          <m:t>1</m:t>
        </m:r>
        <m:r>
          <m:rPr>
            <m:sty m:val="p"/>
          </m:rPr>
          <m:t>)</m:t>
        </m:r>
      </m:oMath>
      <w:r>
        <w:t xml:space="preserve"> </w:t>
      </w:r>
      <w:r>
        <w:t xml:space="preserve">has no solution,</w:t>
      </w:r>
      <w:r>
        <w:t xml:space="preserve"> </w:t>
      </w:r>
      <w:r>
        <w:t xml:space="preserve">since its second row reads</w:t>
      </w:r>
      <w:r>
        <w:t xml:space="preserve"> </w:t>
      </w:r>
      <m:oMath>
        <m:r>
          <m:t>0</m:t>
        </m:r>
        <m:r>
          <m:rPr>
            <m:sty m:val="p"/>
          </m:rPr>
          <m:t>=</m:t>
        </m:r>
        <m:r>
          <m:t>1</m:t>
        </m:r>
      </m:oMath>
      <w:r>
        <w:t xml:space="preserve">.</w:t>
      </w:r>
    </w:p>
    <w:bookmarkEnd w:id="547"/>
    <w:bookmarkStart w:id="548" w:name="thm-qr"/>
    <w:p>
      <w:pPr>
        <w:pStyle w:val="BodyText"/>
      </w:pPr>
      <w:r>
        <w:rPr>
          <w:b/>
          <w:bCs/>
        </w:rPr>
        <w:t xml:space="preserve">Theorem 97 (QR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Then</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Q</m:t>
                  </m:r>
                </m:e>
                <m:lim>
                  <m:r>
                    <m:rPr>
                      <m:sty m:val="p"/>
                    </m:rPr>
                    <m:t>⏟</m:t>
                  </m:r>
                </m:lim>
              </m:limLow>
            </m:e>
            <m:lim>
              <m:r>
                <m:t>m</m:t>
              </m:r>
              <m:r>
                <m:rPr>
                  <m:sty m:val="p"/>
                </m:rPr>
                <m:t>×</m:t>
              </m:r>
              <m:r>
                <m:t>n</m:t>
              </m:r>
            </m:lim>
          </m:limLow>
          <m:r>
            <m:t> </m:t>
          </m:r>
          <m:limLow>
            <m:e>
              <m:limLow>
                <m:e>
                  <m:r>
                    <m:rPr>
                      <m:sty m:val="bi"/>
                    </m:rPr>
                    <m:t>R</m:t>
                  </m:r>
                </m:e>
                <m:lim>
                  <m:r>
                    <m:rPr>
                      <m:sty m:val="p"/>
                    </m:rPr>
                    <m:t>⏟</m:t>
                  </m:r>
                </m:lim>
              </m:limLow>
            </m:e>
            <m:lim>
              <m:r>
                <m:t>n</m:t>
              </m:r>
              <m:r>
                <m:rPr>
                  <m:sty m:val="p"/>
                </m:rPr>
                <m:t>×</m:t>
              </m:r>
              <m:r>
                <m:t>n</m:t>
              </m:r>
            </m:lim>
          </m:limLow>
          <m:r>
            <m:rPr>
              <m:sty m:val="p"/>
            </m:rPr>
            <m:t>,</m:t>
          </m:r>
        </m:oMath>
      </m:oMathPara>
    </w:p>
    <w:p>
      <w:pPr>
        <w:pStyle w:val="FirstParagraph"/>
      </w:pPr>
      <w:r>
        <w:t xml:space="preserve">where the columns of</w:t>
      </w:r>
      <w:r>
        <w:t xml:space="preserve"> </w:t>
      </w:r>
      <m:oMath>
        <m:r>
          <m:rPr>
            <m:sty m:val="bi"/>
          </m:rPr>
          <m:t>Q</m:t>
        </m:r>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and</w:t>
      </w:r>
      <w:r>
        <w:t xml:space="preserve"> </w:t>
      </w:r>
      <m:oMath>
        <m:r>
          <m:rPr>
            <m:sty m:val="bi"/>
          </m:rPr>
          <m:t>R</m:t>
        </m:r>
      </m:oMath>
      <w:r>
        <w:t xml:space="preserve"> </w:t>
      </w:r>
      <w:r>
        <w:t xml:space="preserve">is upper triangular (</w:t>
      </w:r>
      <w:hyperlink w:anchor="def-triangular-matrix">
        <w:r>
          <w:rPr>
            <w:rStyle w:val="Hyperlink"/>
          </w:rPr>
          <w:t xml:space="preserve">Definition 95</w:t>
        </w:r>
      </w:hyperlink>
      <w:r>
        <w:t xml:space="preserve">) with positive diagonal entries.</w:t>
      </w:r>
    </w:p>
    <w:bookmarkEnd w:id="548"/>
    <w:p>
      <w:pPr>
        <w:pStyle w:val="BodyText"/>
      </w:pPr>
      <w:r>
        <w:rPr>
          <w:i/>
          <w:iCs/>
        </w:rPr>
        <w:t xml:space="preserve">Proof</w:t>
      </w:r>
      <w:r>
        <w:t xml:space="preserve">. </w:t>
      </w:r>
      <w:r>
        <w:t xml:space="preserve">The</w:t>
      </w:r>
      <w:r>
        <w:t xml:space="preserve"> </w:t>
      </w:r>
      <m:oMath>
        <m:r>
          <m:t>n</m:t>
        </m:r>
      </m:oMath>
      <w:r>
        <w:t xml:space="preserve"> </w:t>
      </w:r>
      <w:r>
        <w:t xml:space="preserve">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of</w:t>
      </w:r>
      <w:r>
        <w:t xml:space="preserve"> </w:t>
      </w:r>
      <m:oMath>
        <m:r>
          <m:rPr>
            <m:sty m:val="bi"/>
          </m:rPr>
          <m:t>A</m:t>
        </m:r>
      </m:oMath>
      <w:r>
        <w:t xml:space="preserve"> </w:t>
      </w:r>
      <w:r>
        <w:t xml:space="preserve">are linearly independent</w:t>
      </w:r>
      <w:r>
        <w:t xml:space="preserve"> </w:t>
      </w:r>
      <w:r>
        <w:t xml:space="preserve">(</w:t>
      </w:r>
      <w:hyperlink w:anchor="def-full-column-rank">
        <w:r>
          <w:rPr>
            <w:rStyle w:val="Hyperlink"/>
          </w:rPr>
          <w:t xml:space="preserve">Definition 39</w:t>
        </w:r>
      </w:hyperlink>
      <w:r>
        <w:t xml:space="preserve">),</w:t>
      </w:r>
      <w:r>
        <w:t xml:space="preserve"> </w:t>
      </w:r>
      <w:r>
        <w:t xml:space="preserve">so the Gram-Schmidt process (</w:t>
      </w:r>
      <w:hyperlink w:anchor="def-gram-schmidt">
        <w:r>
          <w:rPr>
            <w:rStyle w:val="Hyperlink"/>
          </w:rPr>
          <w:t xml:space="preserve">Definition 65</w:t>
        </w:r>
      </w:hyperlink>
      <w:r>
        <w:t xml:space="preserve">) runs all</w:t>
      </w:r>
      <w:r>
        <w:t xml:space="preserve"> </w:t>
      </w:r>
      <m:oMath>
        <m:r>
          <m:t>n</m:t>
        </m:r>
      </m:oMath>
      <w:r>
        <w:t xml:space="preserve"> </w:t>
      </w:r>
      <w:r>
        <w:t xml:space="preserve">steps</w:t>
      </w:r>
      <w:r>
        <w:t xml:space="preserve"> </w:t>
      </w:r>
      <w:r>
        <w:t xml:space="preserve">and gives orthonormal</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n</m:t>
            </m:r>
          </m:sub>
        </m:sSub>
      </m:oMath>
      <w:r>
        <w:t xml:space="preserve"> </w:t>
      </w:r>
      <w:r>
        <w:t xml:space="preserve">(</w:t>
      </w:r>
      <w:hyperlink w:anchor="thm-gram-schmidt">
        <w:r>
          <w:rPr>
            <w:rStyle w:val="Hyperlink"/>
          </w:rPr>
          <w:t xml:space="preserve">Theorem 61</w:t>
        </w:r>
      </w:hyperlink>
      <w:r>
        <w:t xml:space="preserve">, parts 1 and 3);</w:t>
      </w:r>
      <w:r>
        <w:t xml:space="preserve"> </w:t>
      </w:r>
      <w:r>
        <w:t xml:space="preserve">let</w:t>
      </w:r>
      <w:r>
        <w:t xml:space="preserve"> </w:t>
      </w:r>
      <m:oMath>
        <m:r>
          <m:rPr>
            <m:sty m:val="bi"/>
          </m:rPr>
          <m:t>Q</m:t>
        </m:r>
      </m:oMath>
      <w:r>
        <w:t xml:space="preserve"> </w:t>
      </w:r>
      <w:r>
        <w:t xml:space="preserve">have these columns.</w:t>
      </w:r>
      <w:r>
        <w:t xml:space="preserve"> </w:t>
      </w:r>
      <w:r>
        <w:t xml:space="preserve">At step</w:t>
      </w:r>
      <w:r>
        <w:t xml:space="preserve"> </w:t>
      </w:r>
      <m:oMath>
        <m:r>
          <m:t>i</m:t>
        </m:r>
      </m:oMath>
      <w:r>
        <w:t xml:space="preserve">,</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and rearranging the orthogonalize step,</w:t>
      </w:r>
    </w:p>
    <w:p>
      <w:pPr>
        <w:pStyle w:val="BodyText"/>
      </w:pPr>
      <m:oMathPara>
        <m:oMathParaPr>
          <m:jc m:val="center"/>
        </m:oMathParaPr>
        <m:oMath>
          <m:eqArr>
            <m:e>
              <m:sSub>
                <m:e>
                  <m:acc>
                    <m:accPr>
                      <m:chr m:val="̃"/>
                    </m:accPr>
                    <m:e>
                      <m:r>
                        <m:t>a</m:t>
                      </m:r>
                    </m:e>
                  </m:acc>
                </m:e>
                <m:sub>
                  <m:r>
                    <m:t>i</m:t>
                  </m:r>
                </m:sub>
              </m:sSub>
              <m:r>
                <m:t>&amp;</m:t>
              </m:r>
              <m:r>
                <m:rPr>
                  <m:sty m:val="p"/>
                </m:rPr>
                <m:t>=</m:t>
              </m:r>
              <m:sSub>
                <m:e>
                  <m:acc>
                    <m:accPr>
                      <m:chr m:val="̃"/>
                    </m:accPr>
                    <m:e>
                      <m:acc>
                        <m:accPr>
                          <m:chr m:val="̃"/>
                        </m:accPr>
                        <m:e>
                          <m:r>
                            <m:t>q</m:t>
                          </m:r>
                        </m:e>
                      </m:acc>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t>&amp;</m:t>
              </m:r>
              <m:r>
                <m:t>&amp;</m:t>
              </m:r>
              <m:r>
                <m:rPr>
                  <m:nor/>
                  <m:sty m:val="p"/>
                </m:rPr>
                <m:t>(add the sum to both sides of the orthogonalize step)</m:t>
              </m:r>
            </m:e>
            <m:e>
              <m:r>
                <m:t>&amp;</m:t>
              </m:r>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rPr>
                  <m:sty m:val="p"/>
                </m:rPr>
                <m:t>.</m:t>
              </m:r>
              <m:r>
                <m:t>&amp;</m:t>
              </m:r>
              <m:r>
                <m:t>&amp;</m:t>
              </m:r>
              <m:r>
                <m:rPr>
                  <m:nor/>
                  <m:sty m:val="p"/>
                </m:rPr>
                <m:t>(normalize step: </m:t>
              </m:r>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nor/>
                  <m:sty m:val="p"/>
                </m:rPr>
                <m:t>)</m:t>
              </m:r>
            </m:e>
          </m:eqArr>
        </m:oMath>
      </m:oMathPara>
    </w:p>
    <w:p>
      <w:pPr>
        <w:pStyle w:val="FirstParagraph"/>
      </w:pPr>
      <w:r>
        <w:t xml:space="preserve">Let</w:t>
      </w:r>
      <w:r>
        <w:t xml:space="preserve"> </w:t>
      </w:r>
      <m:oMath>
        <m:r>
          <m:rPr>
            <m:sty m:val="bi"/>
          </m:rPr>
          <m:t>R</m:t>
        </m:r>
      </m:oMath>
      <w:r>
        <w:t xml:space="preserve"> </w:t>
      </w:r>
      <w:r>
        <w:t xml:space="preserve">be the</w:t>
      </w:r>
      <w:r>
        <w:t xml:space="preserve"> </w:t>
      </w:r>
      <m:oMath>
        <m:r>
          <m:t>n</m:t>
        </m:r>
        <m:r>
          <m:rPr>
            <m:sty m:val="p"/>
          </m:rPr>
          <m:t>×</m:t>
        </m:r>
        <m:r>
          <m:t>n</m:t>
        </m:r>
      </m:oMath>
      <w:r>
        <w:t xml:space="preserve"> </w:t>
      </w:r>
      <w:r>
        <w:t xml:space="preserve">matrix with</w:t>
      </w:r>
      <w:r>
        <w:t xml:space="preserve"> </w:t>
      </w:r>
      <m:oMath>
        <m:sSub>
          <m:e>
            <m:r>
              <m:t>r</m:t>
            </m:r>
          </m:e>
          <m:sub>
            <m:r>
              <m:t>j</m:t>
            </m:r>
            <m:r>
              <m:t>i</m:t>
            </m:r>
          </m:sub>
        </m:sSub>
        <m:r>
          <m:rPr>
            <m:sty m:val="p"/>
          </m:rPr>
          <m:t>=</m:t>
        </m:r>
        <m:sSub>
          <m:e>
            <m:acc>
              <m:accPr>
                <m:chr m:val="̃"/>
              </m:accPr>
              <m:e>
                <m:r>
                  <m:t>q</m:t>
                </m:r>
              </m:e>
            </m:acc>
          </m:e>
          <m:sub>
            <m:r>
              <m:t>j</m:t>
            </m:r>
          </m:sub>
        </m:sSub>
        <m:r>
          <m:rPr>
            <m:sty m:val="p"/>
          </m:rPr>
          <m:t>⋅</m:t>
        </m:r>
        <m:sSub>
          <m:e>
            <m:acc>
              <m:accPr>
                <m:chr m:val="̃"/>
              </m:accPr>
              <m:e>
                <m:r>
                  <m:t>a</m:t>
                </m:r>
              </m:e>
            </m:acc>
          </m:e>
          <m:sub>
            <m:r>
              <m:t>i</m:t>
            </m:r>
          </m:sub>
        </m:sSub>
      </m:oMath>
      <w:r>
        <w:t xml:space="preserve"> </w:t>
      </w:r>
      <w:r>
        <w:t xml:space="preserve">for</w:t>
      </w:r>
      <w:r>
        <w:t xml:space="preserve"> </w:t>
      </w:r>
      <m:oMath>
        <m:r>
          <m:t>j</m:t>
        </m:r>
        <m:r>
          <m:rPr>
            <m:sty m:val="p"/>
          </m:rPr>
          <m:t>&lt;</m:t>
        </m:r>
        <m:r>
          <m:t>i</m:t>
        </m:r>
      </m:oMath>
      <w:r>
        <w:t xml:space="preserve">,</w:t>
      </w:r>
      <w:r>
        <w:t xml:space="preserve"> </w:t>
      </w:r>
      <m:oMath>
        <m:sSub>
          <m:e>
            <m:r>
              <m:t>r</m:t>
            </m:r>
          </m:e>
          <m:sub>
            <m:r>
              <m:t>i</m:t>
            </m:r>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rPr>
            <m:sty m:val="p"/>
          </m:rPr>
          <m:t>&gt;</m:t>
        </m:r>
        <m:r>
          <m:t>0</m:t>
        </m:r>
      </m:oMath>
      <w:r>
        <w:t xml:space="preserve">,</w:t>
      </w:r>
      <w:r>
        <w:t xml:space="preserve"> </w:t>
      </w:r>
      <w:r>
        <w:t xml:space="preserve">and</w:t>
      </w:r>
      <w:r>
        <w:t xml:space="preserve"> </w:t>
      </w:r>
      <m:oMath>
        <m:sSub>
          <m:e>
            <m:r>
              <m:t>r</m:t>
            </m:r>
          </m:e>
          <m:sub>
            <m:r>
              <m:t>j</m:t>
            </m:r>
            <m:r>
              <m:t>i</m:t>
            </m:r>
          </m:sub>
        </m:sSub>
        <m:r>
          <m:rPr>
            <m:sty m:val="p"/>
          </m:rPr>
          <m:t>=</m:t>
        </m:r>
        <m:r>
          <m:t>0</m:t>
        </m:r>
      </m:oMath>
      <w:r>
        <w:t xml:space="preserve"> </w:t>
      </w:r>
      <w:r>
        <w:t xml:space="preserve">for</w:t>
      </w:r>
      <w:r>
        <w:t xml:space="preserve"> </w:t>
      </w:r>
      <m:oMath>
        <m:r>
          <m:t>j</m:t>
        </m:r>
        <m:r>
          <m:rPr>
            <m:sty m:val="p"/>
          </m:rPr>
          <m:t>&gt;</m:t>
        </m:r>
        <m:r>
          <m:t>i</m:t>
        </m:r>
      </m:oMath>
      <w:r>
        <w:t xml:space="preserve">;</w:t>
      </w:r>
      <w:r>
        <w:t xml:space="preserve"> </w:t>
      </w:r>
      <w:r>
        <w:t xml:space="preserve">it is upper triangular with positive diagonal.</w:t>
      </w:r>
      <w:r>
        <w:t xml:space="preserve"> </w:t>
      </w:r>
      <w:r>
        <w:t xml:space="preserve">Column</w:t>
      </w:r>
      <w:r>
        <w:t xml:space="preserve"> </w:t>
      </w:r>
      <m:oMath>
        <m:r>
          <m:t>i</m:t>
        </m:r>
      </m:oMath>
      <w:r>
        <w:t xml:space="preserve"> </w:t>
      </w:r>
      <w:r>
        <w:t xml:space="preserve">of</w:t>
      </w:r>
      <w:r>
        <w:t xml:space="preserve"> </w:t>
      </w:r>
      <m:oMath>
        <m:r>
          <m:rPr>
            <m:sty m:val="bi"/>
          </m:rPr>
          <m:t>Q</m:t>
        </m:r>
        <m:r>
          <m:rPr>
            <m:sty m:val="bi"/>
          </m:rPr>
          <m:t>R</m:t>
        </m:r>
      </m:oMath>
      <w:r>
        <w:t xml:space="preserve"> </w:t>
      </w:r>
      <w:r>
        <w:t xml:space="preserve">is</w:t>
      </w:r>
      <w:r>
        <w:t xml:space="preserve"> </w:t>
      </w:r>
      <m:oMath>
        <m:r>
          <m:rPr>
            <m:sty m:val="bi"/>
          </m:rPr>
          <m:t>Q</m:t>
        </m:r>
      </m:oMath>
      <w:r>
        <w:t xml:space="preserve"> </w:t>
      </w:r>
      <w:r>
        <w:t xml:space="preserve">times column</w:t>
      </w:r>
      <w:r>
        <w:t xml:space="preserve"> </w:t>
      </w:r>
      <m:oMath>
        <m:r>
          <m:t>i</m:t>
        </m:r>
      </m:oMath>
      <w:r>
        <w:t xml:space="preserve"> </w:t>
      </w:r>
      <w:r>
        <w:t xml:space="preserve">of</w:t>
      </w:r>
      <w:r>
        <w:t xml:space="preserve"> </w:t>
      </w:r>
      <m:oMath>
        <m:r>
          <m:rPr>
            <m:sty m:val="bi"/>
          </m:rPr>
          <m:t>R</m:t>
        </m:r>
      </m:oMath>
      <w:r>
        <w:t xml:space="preserve"> </w:t>
      </w:r>
      <w:r>
        <w:t xml:space="preserve">(4), and</w:t>
      </w:r>
    </w:p>
    <w:p>
      <w:pPr>
        <w:pStyle w:val="BodyText"/>
      </w:pPr>
      <m:oMathPara>
        <m:oMathParaPr>
          <m:jc m:val="center"/>
        </m:oMathParaPr>
        <m:oMath>
          <m:eqArr>
            <m:e>
              <m:r>
                <m:rPr>
                  <m:sty m:val="bi"/>
                </m:rPr>
                <m:t>Q</m:t>
              </m:r>
              <m:r>
                <m:t> </m:t>
              </m:r>
              <m:r>
                <m:rPr>
                  <m:sty m:val="p"/>
                </m:rPr>
                <m:t>(</m:t>
              </m:r>
              <m:sSub>
                <m:e>
                  <m:r>
                    <m:t>r</m:t>
                  </m:r>
                </m:e>
                <m:sub>
                  <m:r>
                    <m:t>1</m:t>
                  </m:r>
                  <m:r>
                    <m:t>i</m:t>
                  </m:r>
                </m:sub>
              </m:sSub>
              <m:r>
                <m:rPr>
                  <m:sty m:val="p"/>
                </m:rPr>
                <m:t>,</m:t>
              </m:r>
              <m:r>
                <m:rPr>
                  <m:sty m:val="p"/>
                </m:rPr>
                <m:t>…</m:t>
              </m:r>
              <m:r>
                <m:rPr>
                  <m:sty m:val="p"/>
                </m:rPr>
                <m:t>,</m:t>
              </m:r>
              <m:sSub>
                <m:e>
                  <m:r>
                    <m:t>r</m:t>
                  </m:r>
                </m:e>
                <m:sub>
                  <m:r>
                    <m:t>n</m:t>
                  </m:r>
                  <m:r>
                    <m:t>i</m:t>
                  </m:r>
                </m:sub>
              </m:sSub>
              <m:r>
                <m:rPr>
                  <m:sty m:val="p"/>
                </m:rPr>
                <m:t>)</m:t>
              </m:r>
              <m:r>
                <m:t>&amp;</m:t>
              </m:r>
              <m:r>
                <m:rPr>
                  <m:sty m:val="p"/>
                </m:rPr>
                <m:t>=</m:t>
              </m:r>
              <m:nary>
                <m:naryPr>
                  <m:chr m:val="∑"/>
                  <m:limLoc m:val="undOvr"/>
                  <m:subHide m:val="off"/>
                  <m:supHide m:val="off"/>
                </m:naryPr>
                <m:sub>
                  <m:r>
                    <m:t>j</m:t>
                  </m:r>
                  <m:r>
                    <m:rPr>
                      <m:sty m:val="p"/>
                    </m:rPr>
                    <m:t>=</m:t>
                  </m:r>
                  <m:r>
                    <m:t>1</m:t>
                  </m:r>
                </m:sub>
                <m:sup>
                  <m:r>
                    <m:t>n</m:t>
                  </m:r>
                </m:sup>
                <m:e>
                  <m:sSub>
                    <m:e>
                      <m:r>
                        <m:t>r</m:t>
                      </m:r>
                    </m:e>
                    <m:sub>
                      <m:r>
                        <m:t>j</m:t>
                      </m:r>
                      <m:r>
                        <m:t>i</m:t>
                      </m:r>
                    </m:sub>
                  </m:sSub>
                </m:e>
              </m:nary>
              <m:r>
                <m:t> </m:t>
              </m:r>
              <m:sSub>
                <m:e>
                  <m:acc>
                    <m:accPr>
                      <m:chr m:val="̃"/>
                    </m:accPr>
                    <m:e>
                      <m:r>
                        <m:t>q</m:t>
                      </m:r>
                    </m:e>
                  </m:acc>
                </m:e>
                <m:sub>
                  <m:r>
                    <m:t>j</m:t>
                  </m:r>
                </m:sub>
              </m:sSub>
              <m:r>
                <m:t>&amp;</m:t>
              </m:r>
              <m:r>
                <m:t>&amp;</m:t>
              </m:r>
              <m:r>
                <m:rPr>
                  <m:nor/>
                  <m:sty m:val="p"/>
                </m:rPr>
                <m:t>(</m:t>
              </m:r>
              <m:r>
                <m:rPr>
                  <m:nor/>
                  <m:sty m:val="p"/>
                </m:rPr>
                <m:t>Theorem 22</m:t>
              </m:r>
              <m:r>
                <m:rPr>
                  <m:nor/>
                  <m:sty m:val="p"/>
                </m:rPr>
                <m:t>)</m:t>
              </m:r>
            </m:e>
            <m:e>
              <m:r>
                <m:t>&amp;</m:t>
              </m:r>
              <m:r>
                <m:rPr>
                  <m:sty m:val="p"/>
                </m:rPr>
                <m:t>=</m:t>
              </m:r>
              <m:nary>
                <m:naryPr>
                  <m:chr m:val="∑"/>
                  <m:limLoc m:val="undOvr"/>
                  <m:subHide m:val="off"/>
                  <m:supHide m:val="off"/>
                </m:naryPr>
                <m:sub>
                  <m:r>
                    <m:t>j</m:t>
                  </m:r>
                  <m:r>
                    <m:rPr>
                      <m:sty m:val="p"/>
                    </m:rPr>
                    <m:t>=</m:t>
                  </m:r>
                  <m:r>
                    <m:t>1</m:t>
                  </m:r>
                </m:sub>
                <m:sup>
                  <m:r>
                    <m:t>i</m:t>
                  </m:r>
                </m:sup>
                <m:e>
                  <m:sSub>
                    <m:e>
                      <m:r>
                        <m:t>r</m:t>
                      </m:r>
                    </m:e>
                    <m:sub>
                      <m:r>
                        <m:t>j</m:t>
                      </m:r>
                      <m:r>
                        <m:t>i</m:t>
                      </m:r>
                    </m:sub>
                  </m:sSub>
                </m:e>
              </m:nary>
              <m:r>
                <m:t> </m:t>
              </m:r>
              <m:sSub>
                <m:e>
                  <m:acc>
                    <m:accPr>
                      <m:chr m:val="̃"/>
                    </m:accPr>
                    <m:e>
                      <m:r>
                        <m:t>q</m:t>
                      </m:r>
                    </m:e>
                  </m:acc>
                </m:e>
                <m:sub>
                  <m:r>
                    <m:t>j</m:t>
                  </m:r>
                </m:sub>
              </m:sSub>
              <m:r>
                <m:t>&amp;</m:t>
              </m:r>
              <m:r>
                <m:t>&amp;</m:t>
              </m:r>
              <m:r>
                <m:rPr>
                  <m:nor/>
                  <m:sty m:val="p"/>
                </m:rPr>
                <m:t>(</m:t>
              </m:r>
              <m:sSub>
                <m:e>
                  <m:r>
                    <m:t>r</m:t>
                  </m:r>
                </m:e>
                <m:sub>
                  <m:r>
                    <m:t>j</m:t>
                  </m:r>
                  <m:r>
                    <m:t>i</m:t>
                  </m:r>
                </m:sub>
              </m:sSub>
              <m:r>
                <m:rPr>
                  <m:sty m:val="p"/>
                </m:rPr>
                <m:t>=</m:t>
              </m:r>
              <m:r>
                <m:t>0</m:t>
              </m:r>
              <m:r>
                <m:rPr>
                  <m:nor/>
                  <m:sty m:val="p"/>
                </m:rPr>
                <m:t> for </m:t>
              </m:r>
              <m:r>
                <m:t>j</m:t>
              </m:r>
              <m:r>
                <m:rPr>
                  <m:sty m:val="p"/>
                </m:rPr>
                <m:t>&gt;</m:t>
              </m:r>
              <m:r>
                <m:t>i</m:t>
              </m:r>
              <m:r>
                <m:rPr>
                  <m:nor/>
                  <m:sty m:val="p"/>
                </m:rPr>
                <m:t>)</m:t>
              </m:r>
            </m:e>
            <m:e>
              <m:r>
                <m:t>&amp;</m:t>
              </m:r>
              <m:r>
                <m:rPr>
                  <m:sty m:val="p"/>
                </m:rPr>
                <m:t>=</m:t>
              </m:r>
              <m:sSub>
                <m:e>
                  <m:r>
                    <m:t>r</m:t>
                  </m:r>
                </m:e>
                <m:sub>
                  <m:r>
                    <m:t>i</m:t>
                  </m:r>
                  <m:r>
                    <m:t>i</m:t>
                  </m:r>
                </m:sub>
              </m:sSub>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r</m:t>
                      </m:r>
                    </m:e>
                    <m:sub>
                      <m:r>
                        <m:t>j</m:t>
                      </m:r>
                      <m:r>
                        <m:t>i</m:t>
                      </m:r>
                    </m:sub>
                  </m:sSub>
                </m:e>
              </m:nary>
              <m:r>
                <m:t> </m:t>
              </m:r>
              <m:sSub>
                <m:e>
                  <m:acc>
                    <m:accPr>
                      <m:chr m:val="̃"/>
                    </m:accPr>
                    <m:e>
                      <m:r>
                        <m:t>q</m:t>
                      </m:r>
                    </m:e>
                  </m:acc>
                </m:e>
                <m:sub>
                  <m:r>
                    <m:t>j</m:t>
                  </m:r>
                </m:sub>
              </m:sSub>
              <m:r>
                <m:t>&amp;</m:t>
              </m:r>
              <m:r>
                <m:t>&amp;</m:t>
              </m:r>
              <m:r>
                <m:rPr>
                  <m:nor/>
                  <m:sty m:val="p"/>
                </m:rPr>
                <m:t>(split off the </m:t>
              </m:r>
              <m:r>
                <m:t>j</m:t>
              </m:r>
              <m:r>
                <m:rPr>
                  <m:sty m:val="p"/>
                </m:rPr>
                <m:t>=</m:t>
              </m:r>
              <m:r>
                <m:t>i</m:t>
              </m:r>
              <m:r>
                <m:rPr>
                  <m:nor/>
                  <m:sty m:val="p"/>
                </m:rPr>
                <m:t> term)</m:t>
              </m:r>
            </m:e>
            <m:e>
              <m:r>
                <m:t>&amp;</m:t>
              </m:r>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t>&amp;</m:t>
              </m:r>
              <m:r>
                <m:t>&amp;</m:t>
              </m:r>
              <m:r>
                <m:rPr>
                  <m:nor/>
                  <m:sty m:val="p"/>
                </m:rPr>
                <m:t>(the entries of </m:t>
              </m:r>
              <m:r>
                <m:rPr>
                  <m:sty m:val="bi"/>
                </m:rPr>
                <m:t>R</m:t>
              </m:r>
              <m:r>
                <m:rPr>
                  <m:nor/>
                  <m:sty m:val="p"/>
                </m:rPr>
                <m:t>)</m:t>
              </m:r>
            </m:e>
            <m:e>
              <m:r>
                <m:t>&amp;</m:t>
              </m:r>
              <m:r>
                <m:rPr>
                  <m:sty m:val="p"/>
                </m:rPr>
                <m:t>=</m:t>
              </m:r>
              <m:sSub>
                <m:e>
                  <m:acc>
                    <m:accPr>
                      <m:chr m:val="̃"/>
                    </m:accPr>
                    <m:e>
                      <m:r>
                        <m:t>a</m:t>
                      </m:r>
                    </m:e>
                  </m:acc>
                </m:e>
                <m:sub>
                  <m:r>
                    <m:t>i</m:t>
                  </m:r>
                </m:sub>
              </m:sSub>
              <m:r>
                <m:rPr>
                  <m:sty m:val="p"/>
                </m:rPr>
                <m:t>.</m:t>
              </m:r>
              <m:r>
                <m:t>&amp;</m:t>
              </m:r>
              <m:r>
                <m:t>&amp;</m:t>
              </m:r>
              <m:r>
                <m:rPr>
                  <m:nor/>
                  <m:sty m:val="p"/>
                </m:rPr>
                <m:t>(the display)</m:t>
              </m:r>
            </m:e>
          </m:eqArr>
        </m:oMath>
      </m:oMathPara>
    </w:p>
    <w:p>
      <w:pPr>
        <w:pStyle w:val="FirstParagraph"/>
      </w:pPr>
      <w:r>
        <w:t xml:space="preserve">So</w:t>
      </w:r>
      <w:r>
        <w:t xml:space="preserve"> </w:t>
      </w:r>
      <m:oMath>
        <m:r>
          <m:rPr>
            <m:sty m:val="bi"/>
          </m:rPr>
          <m:t>Q</m:t>
        </m:r>
        <m:r>
          <m:rPr>
            <m:sty m:val="bi"/>
          </m:rPr>
          <m:t>R</m:t>
        </m:r>
        <m:r>
          <m:rPr>
            <m:sty m:val="p"/>
          </m:rPr>
          <m:t>=</m:t>
        </m:r>
        <m:r>
          <m:rPr>
            <m:sty m:val="bi"/>
          </m:rPr>
          <m:t>A</m:t>
        </m:r>
      </m:oMath>
      <w:r>
        <w:t xml:space="preserve">.</w:t>
      </w:r>
    </w:p>
    <w:bookmarkStart w:id="549" w:name="exm-qr"/>
    <w:p>
      <w:pPr>
        <w:pStyle w:val="BodyText"/>
      </w:pPr>
      <w:r>
        <w:rPr>
          <w:b/>
          <w:bCs/>
        </w:rPr>
        <w:t xml:space="preserve">Example 176 (A QR factorization from Gram-Schmidt)</w:t>
      </w:r>
      <w:r>
        <w:t xml:space="preserve"> </w:t>
      </w:r>
      <w:r>
        <w:t xml:space="preserve">For</w:t>
      </w:r>
      <w:r>
        <w:t xml:space="preserve"> </w:t>
      </w:r>
      <m:oMath>
        <m:r>
          <m:rPr>
            <m:sty m:val="bi"/>
          </m:rPr>
          <m:t>A</m:t>
        </m:r>
      </m:oMath>
      <w:r>
        <w:t xml:space="preserve"> </w:t>
      </w:r>
      <w:r>
        <w:t xml:space="preserve">with columns</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w:t>
      </w:r>
      <w:r>
        <w:t xml:space="preserve"> </w:t>
      </w:r>
      <m:oMath>
        <m:sSub>
          <m:e>
            <m:acc>
              <m:accPr>
                <m:chr m:val="̃"/>
              </m:accPr>
              <m:e>
                <m:r>
                  <m:t>a</m:t>
                </m:r>
              </m:e>
            </m:acc>
          </m:e>
          <m:sub>
            <m:r>
              <m:t>2</m:t>
            </m:r>
          </m:sub>
        </m:sSub>
        <m:r>
          <m:rPr>
            <m:sty m:val="p"/>
          </m:rPr>
          <m:t>=</m:t>
        </m:r>
        <m:r>
          <m:rPr>
            <m:sty m:val="p"/>
          </m:rPr>
          <m:t>(</m:t>
        </m:r>
        <m:r>
          <m:t>1</m:t>
        </m:r>
        <m:r>
          <m:rPr>
            <m:sty m:val="p"/>
          </m:rPr>
          <m:t>,</m:t>
        </m:r>
        <m:r>
          <m:t>0</m:t>
        </m:r>
        <m:r>
          <m:rPr>
            <m:sty m:val="p"/>
          </m:rPr>
          <m:t>,</m:t>
        </m:r>
        <m:r>
          <m:t>1</m:t>
        </m:r>
        <m:r>
          <m:rPr>
            <m:sty m:val="p"/>
          </m:rPr>
          <m:t>)</m:t>
        </m:r>
      </m:oMath>
      <w:r>
        <w:t xml:space="preserve">,</w:t>
      </w:r>
      <w:r>
        <w:t xml:space="preserve"> </w:t>
      </w:r>
      <m:oMath>
        <m:sSub>
          <m:e>
            <m:acc>
              <m:accPr>
                <m:chr m:val="̃"/>
              </m:accPr>
              <m:e>
                <m:r>
                  <m:t>a</m:t>
                </m:r>
              </m:e>
            </m:acc>
          </m:e>
          <m:sub>
            <m:r>
              <m:t>3</m:t>
            </m:r>
          </m:sub>
        </m:sSub>
        <m:r>
          <m:rPr>
            <m:sty m:val="p"/>
          </m:rPr>
          <m:t>=</m:t>
        </m:r>
        <m:r>
          <m:rPr>
            <m:sty m:val="p"/>
          </m:rPr>
          <m:t>(</m:t>
        </m:r>
        <m:r>
          <m:t>0</m:t>
        </m:r>
        <m:r>
          <m:rPr>
            <m:sty m:val="p"/>
          </m:rPr>
          <m:t>,</m:t>
        </m:r>
        <m:r>
          <m:t>1</m:t>
        </m:r>
        <m:r>
          <m:rPr>
            <m:sty m:val="p"/>
          </m:rPr>
          <m:t>,</m:t>
        </m:r>
        <m:r>
          <m:t>1</m:t>
        </m:r>
        <m:r>
          <m:rPr>
            <m:sty m:val="p"/>
          </m:rPr>
          <m:t>)</m:t>
        </m:r>
      </m:oMath>
      <w:r>
        <w:t xml:space="preserve">,</w:t>
      </w:r>
      <w:r>
        <w:t xml:space="preserve"> </w:t>
      </w:r>
      <w:hyperlink w:anchor="exm-gram-schmidt">
        <w:r>
          <w:rPr>
            <w:rStyle w:val="Hyperlink"/>
          </w:rPr>
          <w:t xml:space="preserve">Example 111</w:t>
        </w:r>
      </w:hyperlink>
      <w:r>
        <w:t xml:space="preserve"> </w:t>
      </w:r>
      <w:r>
        <w:t xml:space="preserve">and</w:t>
      </w:r>
      <w:r>
        <w:t xml:space="preserve"> </w:t>
      </w:r>
      <w:hyperlink w:anchor="exm-thm-gram-schmidt">
        <w:r>
          <w:rPr>
            <w:rStyle w:val="Hyperlink"/>
          </w:rPr>
          <w:t xml:space="preserve">Example 113</w:t>
        </w:r>
      </w:hyperlink>
      <w:r>
        <w:t xml:space="preserve"> </w:t>
      </w:r>
      <w:r>
        <w:t xml:space="preserve">found</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r>
        <w:t xml:space="preserve"> </w:t>
      </w:r>
      <m:oMath>
        <m:sSub>
          <m:e>
            <m:acc>
              <m:accPr>
                <m:chr m:val="̃"/>
              </m:accPr>
              <m:e>
                <m:r>
                  <m:t>q</m:t>
                </m:r>
              </m:e>
            </m:acc>
          </m:e>
          <m:sub>
            <m:r>
              <m:t>2</m:t>
            </m:r>
          </m:sub>
        </m:sSub>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oMath>
      <w:r>
        <w:t xml:space="preserve">,</w:t>
      </w:r>
      <w:r>
        <w:t xml:space="preserve"> </w:t>
      </w:r>
      <m:oMath>
        <m:sSub>
          <m:e>
            <m:acc>
              <m:accPr>
                <m:chr m:val="̃"/>
              </m:accPr>
              <m:e>
                <m:r>
                  <m:t>q</m:t>
                </m:r>
              </m:e>
            </m:acc>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r>
        <w:t xml:space="preserve">,</w:t>
      </w:r>
      <w:r>
        <w:t xml:space="preserve"> </w:t>
      </w:r>
      <w:r>
        <w:t xml:space="preserve">with</w:t>
      </w:r>
      <w:r>
        <w:t xml:space="preserve"> </w:t>
      </w:r>
      <m:oMath>
        <m:r>
          <m:t>​</m:t>
        </m:r>
        <m:d>
          <m:dPr>
            <m:begChr m:val="∥"/>
            <m:sepChr m:val=""/>
            <m:endChr m:val="∥"/>
            <m:grow/>
          </m:dPr>
          <m:e>
            <m:sSub>
              <m:e>
                <m:acc>
                  <m:accPr>
                    <m:chr m:val="̃"/>
                  </m:accPr>
                  <m:e>
                    <m:acc>
                      <m:accPr>
                        <m:chr m:val="̃"/>
                      </m:accPr>
                      <m:e>
                        <m:r>
                          <m:t>q</m:t>
                        </m:r>
                      </m:e>
                    </m:acc>
                  </m:e>
                </m:acc>
              </m:e>
              <m:sub>
                <m:r>
                  <m:t>1</m:t>
                </m:r>
              </m:sub>
            </m:sSub>
          </m:e>
        </m:d>
        <m:r>
          <m:t>​</m:t>
        </m:r>
        <m:r>
          <m:rPr>
            <m:sty m:val="p"/>
          </m:rPr>
          <m:t>=</m:t>
        </m:r>
        <m:rad>
          <m:radPr>
            <m:degHide m:val="on"/>
          </m:radPr>
          <m:deg/>
          <m:e>
            <m:r>
              <m:t>2</m:t>
            </m:r>
          </m:e>
        </m:rad>
      </m:oMath>
      <w:r>
        <w:t xml:space="preserve">,</w:t>
      </w:r>
      <w:r>
        <w:t xml:space="preserve"> </w:t>
      </w:r>
      <m:oMath>
        <m:r>
          <m:t>​</m:t>
        </m:r>
        <m:d>
          <m:dPr>
            <m:begChr m:val="∥"/>
            <m:sepChr m:val=""/>
            <m:endChr m:val="∥"/>
            <m:grow/>
          </m:dPr>
          <m:e>
            <m:sSub>
              <m:e>
                <m:acc>
                  <m:accPr>
                    <m:chr m:val="̃"/>
                  </m:accPr>
                  <m:e>
                    <m:acc>
                      <m:accPr>
                        <m:chr m:val="̃"/>
                      </m:accPr>
                      <m:e>
                        <m:r>
                          <m:t>q</m:t>
                        </m:r>
                      </m:e>
                    </m:acc>
                  </m:e>
                </m:acc>
              </m:e>
              <m:sub>
                <m:r>
                  <m:t>2</m:t>
                </m:r>
              </m:sub>
            </m:sSub>
          </m:e>
        </m:d>
        <m:r>
          <m:t>​</m:t>
        </m:r>
        <m:r>
          <m:rPr>
            <m:sty m:val="p"/>
          </m:rPr>
          <m:t>=</m:t>
        </m:r>
        <m:rad>
          <m:radPr>
            <m:degHide m:val="on"/>
          </m:radPr>
          <m:deg/>
          <m:e>
            <m:r>
              <m:t>3</m:t>
            </m:r>
            <m:r>
              <m:rPr>
                <m:sty m:val="p"/>
              </m:rPr>
              <m:t>/</m:t>
            </m:r>
            <m:r>
              <m:t>2</m:t>
            </m:r>
          </m:e>
        </m:rad>
      </m:oMath>
      <w:r>
        <w:t xml:space="preserve">,</w:t>
      </w:r>
      <w:r>
        <w:t xml:space="preserve"> </w:t>
      </w:r>
      <m:oMath>
        <m:r>
          <m:t>​</m:t>
        </m:r>
        <m:d>
          <m:dPr>
            <m:begChr m:val="∥"/>
            <m:sepChr m:val=""/>
            <m:endChr m:val="∥"/>
            <m:grow/>
          </m:dPr>
          <m:e>
            <m:sSub>
              <m:e>
                <m:acc>
                  <m:accPr>
                    <m:chr m:val="̃"/>
                  </m:accPr>
                  <m:e>
                    <m:acc>
                      <m:accPr>
                        <m:chr m:val="̃"/>
                      </m:accPr>
                      <m:e>
                        <m:r>
                          <m:t>q</m:t>
                        </m:r>
                      </m:e>
                    </m:acc>
                  </m:e>
                </m:acc>
              </m:e>
              <m:sub>
                <m:r>
                  <m:t>3</m:t>
                </m:r>
              </m:sub>
            </m:sSub>
          </m:e>
        </m:d>
        <m:r>
          <m:t>​</m:t>
        </m:r>
        <m:r>
          <m:rPr>
            <m:sty m:val="p"/>
          </m:rPr>
          <m:t>=</m:t>
        </m:r>
        <m:r>
          <m:t>2</m:t>
        </m:r>
        <m:r>
          <m:rPr>
            <m:sty m:val="p"/>
          </m:rPr>
          <m:t>/</m:t>
        </m:r>
        <m:rad>
          <m:radPr>
            <m:degHide m:val="on"/>
          </m:radPr>
          <m:deg/>
          <m:e>
            <m:r>
              <m:t>3</m:t>
            </m:r>
          </m:e>
        </m:rad>
      </m:oMath>
      <w:r>
        <w:t xml:space="preserve">,</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sSub>
                <m:e>
                  <m:acc>
                    <m:accPr>
                      <m:chr m:val="̃"/>
                    </m:accPr>
                    <m:e>
                      <m:r>
                        <m:t>q</m:t>
                      </m:r>
                    </m:e>
                  </m:acc>
                </m:e>
                <m:sub>
                  <m:r>
                    <m:t>1</m:t>
                  </m:r>
                </m:sub>
              </m:sSub>
              <m:r>
                <m:rPr>
                  <m:sty m:val="p"/>
                </m:rPr>
                <m:t>⋅</m:t>
              </m:r>
              <m:sSub>
                <m:e>
                  <m:acc>
                    <m:accPr>
                      <m:chr m:val="̃"/>
                    </m:accPr>
                    <m:e>
                      <m:r>
                        <m:t>a</m:t>
                      </m:r>
                    </m:e>
                  </m:acc>
                </m:e>
                <m:sub>
                  <m:r>
                    <m:t>3</m:t>
                  </m:r>
                </m:sub>
              </m:sSub>
            </m:e>
            <m:e>
              <m:r>
                <m:t>&amp;</m:t>
              </m:r>
              <m:r>
                <m:rPr>
                  <m:sty m:val="p"/>
                </m:rPr>
                <m:t>=</m:t>
              </m:r>
              <m:f>
                <m:fPr>
                  <m:type m:val="lin"/>
                </m:fPr>
                <m:num>
                  <m:r>
                    <m:t>1</m:t>
                  </m:r>
                </m:num>
                <m:den>
                  <m:rad>
                    <m:radPr>
                      <m:degHide m:val="on"/>
                    </m:radPr>
                    <m:deg/>
                    <m:e>
                      <m:r>
                        <m:t>2</m:t>
                      </m:r>
                    </m:e>
                  </m:rad>
                </m:den>
              </m:f>
            </m:e>
          </m:eqArr>
        </m:oMath>
      </m:oMathPara>
    </w:p>
    <w:p>
      <w:pPr>
        <w:pStyle w:val="FirstParagraph"/>
      </w:pPr>
      <w:r>
        <w:t xml:space="preserve">and</w:t>
      </w:r>
      <w:r>
        <w:t xml:space="preserve"> </w:t>
      </w:r>
      <m:oMath>
        <m:sSub>
          <m:e>
            <m:acc>
              <m:accPr>
                <m:chr m:val="̃"/>
              </m:accPr>
              <m:e>
                <m:r>
                  <m:t>q</m:t>
                </m:r>
              </m:e>
            </m:acc>
          </m:e>
          <m:sub>
            <m:r>
              <m:t>2</m:t>
            </m:r>
          </m:sub>
        </m:sSub>
        <m:r>
          <m:rPr>
            <m:sty m:val="p"/>
          </m:rPr>
          <m:t>⋅</m:t>
        </m:r>
        <m:sSub>
          <m:e>
            <m:acc>
              <m:accPr>
                <m:chr m:val="̃"/>
              </m:accPr>
              <m:e>
                <m:r>
                  <m:t>a</m:t>
                </m:r>
              </m:e>
            </m:acc>
          </m:e>
          <m:sub>
            <m:r>
              <m:t>3</m:t>
            </m:r>
          </m:sub>
        </m:sSub>
        <m:r>
          <m:rPr>
            <m:sty m:val="p"/>
          </m:rPr>
          <m:t>=</m:t>
        </m:r>
        <m:f>
          <m:fPr>
            <m:type m:val="lin"/>
          </m:fPr>
          <m:num>
            <m:r>
              <m:t>1</m:t>
            </m:r>
          </m:num>
          <m:den>
            <m:rad>
              <m:radPr>
                <m:degHide m:val="on"/>
              </m:radPr>
              <m:deg/>
              <m:e>
                <m:r>
                  <m:t>6</m:t>
                </m:r>
              </m:e>
            </m:rad>
          </m:den>
        </m:f>
      </m:oMath>
      <w:r>
        <w:t xml:space="preserve">. So</w:t>
      </w:r>
    </w:p>
    <w:p>
      <w:pPr>
        <w:pStyle w:val="BodyText"/>
      </w:pPr>
      <m:oMathPara>
        <m:oMathParaPr>
          <m:jc m:val="center"/>
        </m:oMathParaP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ad>
                      <m:radPr>
                        <m:degHide m:val="on"/>
                      </m:radPr>
                      <m:deg/>
                      <m:e>
                        <m:r>
                          <m:t>2</m:t>
                        </m:r>
                      </m:e>
                    </m:rad>
                  </m:e>
                  <m:e>
                    <m:f>
                      <m:fPr>
                        <m:type m:val="lin"/>
                      </m:fPr>
                      <m:num>
                        <m:r>
                          <m:t>1</m:t>
                        </m:r>
                      </m:num>
                      <m:den>
                        <m:rad>
                          <m:radPr>
                            <m:degHide m:val="on"/>
                          </m:radPr>
                          <m:deg/>
                          <m:e>
                            <m:r>
                              <m:t>2</m:t>
                            </m:r>
                          </m:e>
                        </m:rad>
                      </m:den>
                    </m:f>
                  </m:e>
                  <m:e>
                    <m:f>
                      <m:fPr>
                        <m:type m:val="lin"/>
                      </m:fPr>
                      <m:num>
                        <m:r>
                          <m:t>1</m:t>
                        </m:r>
                      </m:num>
                      <m:den>
                        <m:rad>
                          <m:radPr>
                            <m:degHide m:val="on"/>
                          </m:radPr>
                          <m:deg/>
                          <m:e>
                            <m:r>
                              <m:t>2</m:t>
                            </m:r>
                          </m:e>
                        </m:rad>
                      </m:den>
                    </m:f>
                  </m:e>
                </m:mr>
                <m:mr>
                  <m:e>
                    <m:r>
                      <m:t>0</m:t>
                    </m:r>
                  </m:e>
                  <m:e>
                    <m:rad>
                      <m:radPr>
                        <m:degHide m:val="on"/>
                      </m:radPr>
                      <m:deg/>
                      <m:e>
                        <m:r>
                          <m:t>3</m:t>
                        </m:r>
                        <m:r>
                          <m:rPr>
                            <m:sty m:val="p"/>
                          </m:rPr>
                          <m:t>/</m:t>
                        </m:r>
                        <m:r>
                          <m:t>2</m:t>
                        </m:r>
                      </m:e>
                    </m:rad>
                  </m:e>
                  <m:e>
                    <m:f>
                      <m:fPr>
                        <m:type m:val="lin"/>
                      </m:fPr>
                      <m:num>
                        <m:r>
                          <m:t>1</m:t>
                        </m:r>
                      </m:num>
                      <m:den>
                        <m:rad>
                          <m:radPr>
                            <m:degHide m:val="on"/>
                          </m:radPr>
                          <m:deg/>
                          <m:e>
                            <m:r>
                              <m:t>6</m:t>
                            </m:r>
                          </m:e>
                        </m:rad>
                      </m:den>
                    </m:f>
                  </m:e>
                </m:mr>
                <m:mr>
                  <m:e>
                    <m:r>
                      <m:t>0</m:t>
                    </m:r>
                  </m:e>
                  <m:e>
                    <m:r>
                      <m:t>0</m:t>
                    </m:r>
                  </m:e>
                  <m:e>
                    <m:f>
                      <m:fPr>
                        <m:type m:val="lin"/>
                      </m:fPr>
                      <m:num>
                        <m:r>
                          <m:t>2</m:t>
                        </m:r>
                      </m:num>
                      <m:den>
                        <m:rad>
                          <m:radPr>
                            <m:degHide m:val="on"/>
                          </m:radPr>
                          <m:deg/>
                          <m:e>
                            <m:r>
                              <m:t>3</m:t>
                            </m:r>
                          </m:e>
                        </m:rad>
                      </m:den>
                    </m:f>
                  </m:e>
                </m:mr>
              </m:m>
            </m:e>
          </m:d>
          <m:r>
            <m:rPr>
              <m:sty m:val="p"/>
            </m:rPr>
            <m:t>.</m:t>
          </m:r>
        </m:oMath>
      </m:oMathPara>
    </w:p>
    <w:p>
      <w:pPr>
        <w:pStyle w:val="FirstParagraph"/>
      </w:pPr>
      <w:r>
        <w:t xml:space="preserve">As a check on the second column,</w:t>
      </w:r>
    </w:p>
    <w:p>
      <w:pPr>
        <w:pStyle w:val="BodyText"/>
      </w:pPr>
      <m:oMathPara>
        <m:oMathParaPr>
          <m:jc m:val="center"/>
        </m:oMathParaPr>
        <m:oMath>
          <m:eqArr>
            <m:e>
              <m:f>
                <m:fPr>
                  <m:type m:val="lin"/>
                </m:fPr>
                <m:num>
                  <m:r>
                    <m:t>1</m:t>
                  </m:r>
                </m:num>
                <m:den>
                  <m:rad>
                    <m:radPr>
                      <m:degHide m:val="on"/>
                    </m:radPr>
                    <m:deg/>
                    <m:e>
                      <m:r>
                        <m:t>2</m:t>
                      </m:r>
                    </m:e>
                  </m:rad>
                </m:den>
              </m:f>
              <m:r>
                <m:t> </m:t>
              </m:r>
              <m:sSub>
                <m:e>
                  <m:acc>
                    <m:accPr>
                      <m:chr m:val="̃"/>
                    </m:accPr>
                    <m:e>
                      <m:r>
                        <m:t>q</m:t>
                      </m:r>
                    </m:e>
                  </m:acc>
                </m:e>
                <m:sub>
                  <m:r>
                    <m:t>1</m:t>
                  </m:r>
                </m:sub>
              </m:sSub>
              <m:r>
                <m:rPr>
                  <m:sty m:val="p"/>
                </m:rPr>
                <m:t>+</m:t>
              </m:r>
              <m:rad>
                <m:radPr>
                  <m:degHide m:val="on"/>
                </m:radPr>
                <m:deg/>
                <m:e>
                  <m:r>
                    <m:t>3</m:t>
                  </m:r>
                  <m:r>
                    <m:rPr>
                      <m:sty m:val="p"/>
                    </m:rPr>
                    <m:t>/</m:t>
                  </m:r>
                  <m:r>
                    <m:t>2</m:t>
                  </m:r>
                </m:e>
              </m:rad>
              <m:r>
                <m:t> </m:t>
              </m:r>
              <m:sSub>
                <m:e>
                  <m:acc>
                    <m:accPr>
                      <m:chr m:val="̃"/>
                    </m:accPr>
                    <m:e>
                      <m:r>
                        <m:t>q</m:t>
                      </m:r>
                    </m:e>
                  </m:acc>
                </m:e>
                <m:sub>
                  <m:r>
                    <m:t>2</m:t>
                  </m:r>
                </m:sub>
              </m:sSub>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rPr>
                  <m:sty m:val="p"/>
                </m:rPr>
                <m:t>−</m:t>
              </m:r>
              <m:r>
                <m:t>1</m:t>
              </m:r>
              <m:r>
                <m:rPr>
                  <m:sty m:val="p"/>
                </m:rPr>
                <m:t>,</m:t>
              </m:r>
              <m:r>
                <m:t>2</m:t>
              </m:r>
              <m:r>
                <m:rPr>
                  <m:sty m:val="p"/>
                </m:rPr>
                <m:t>)</m:t>
              </m:r>
            </m:e>
            <m:e>
              <m:r>
                <m:t>&amp;</m:t>
              </m:r>
              <m:r>
                <m:rPr>
                  <m:sty m:val="p"/>
                </m:rPr>
                <m:t>=</m:t>
              </m:r>
              <m:r>
                <m:rPr>
                  <m:sty m:val="p"/>
                </m:rPr>
                <m:t>(</m:t>
              </m:r>
              <m:r>
                <m:t>1</m:t>
              </m:r>
              <m:r>
                <m:rPr>
                  <m:sty m:val="p"/>
                </m:rPr>
                <m:t>,</m:t>
              </m:r>
              <m:r>
                <m:t>0</m:t>
              </m:r>
              <m:r>
                <m:rPr>
                  <m:sty m:val="p"/>
                </m:rPr>
                <m:t>,</m:t>
              </m:r>
              <m:r>
                <m:t>1</m:t>
              </m:r>
              <m:r>
                <m:rPr>
                  <m:sty m:val="p"/>
                </m:rPr>
                <m:t>)</m:t>
              </m:r>
            </m:e>
            <m:e>
              <m:r>
                <m:t>&amp;</m:t>
              </m:r>
              <m:r>
                <m:rPr>
                  <m:sty m:val="p"/>
                </m:rPr>
                <m:t>=</m:t>
              </m:r>
              <m:sSub>
                <m:e>
                  <m:acc>
                    <m:accPr>
                      <m:chr m:val="̃"/>
                    </m:accPr>
                    <m:e>
                      <m:r>
                        <m:t>a</m:t>
                      </m:r>
                    </m:e>
                  </m:acc>
                </m:e>
                <m:sub>
                  <m:r>
                    <m:t>2</m:t>
                  </m:r>
                </m:sub>
              </m:sSub>
              <m:r>
                <m:rPr>
                  <m:sty m:val="p"/>
                </m:rPr>
                <m:t>.</m:t>
              </m:r>
            </m:e>
          </m:eqArr>
        </m:oMath>
      </m:oMathPara>
    </w:p>
    <w:bookmarkEnd w:id="549"/>
    <w:bookmarkStart w:id="550" w:name="def-least-squares"/>
    <w:p>
      <w:pPr>
        <w:pStyle w:val="FirstParagraph"/>
      </w:pPr>
      <w:r>
        <w:rPr>
          <w:b/>
          <w:bCs/>
        </w:rPr>
        <w:t xml:space="preserve">Definition 96 (Least squares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A</w:t>
      </w:r>
      <w:r>
        <w:t xml:space="preserve"> </w:t>
      </w:r>
      <w:r>
        <w:rPr>
          <w:b/>
          <w:bCs/>
        </w:rPr>
        <w:t xml:space="preserve">least squares solution</w:t>
      </w:r>
      <w:r>
        <w:t xml:space="preserve"> </w:t>
      </w:r>
      <w:r>
        <w:t xml:space="preserve">of</w:t>
      </w:r>
      <w:r>
        <w:t xml:space="preserve"> </w:t>
      </w:r>
      <m:oMath>
        <m:r>
          <m:rPr>
            <m:sty m:val="bi"/>
          </m:rPr>
          <m:t>A</m:t>
        </m:r>
        <m:acc>
          <m:accPr>
            <m:chr m:val="̃"/>
          </m:accPr>
          <m:e>
            <m:r>
              <m:t>x</m:t>
            </m:r>
          </m:e>
        </m:acc>
        <m:r>
          <m:rPr>
            <m:sty m:val="p"/>
          </m:rPr>
          <m:t>=</m:t>
        </m:r>
        <m:acc>
          <m:accPr>
            <m:chr m:val="̃"/>
          </m:accPr>
          <m:e>
            <m:r>
              <m:t>b</m:t>
            </m:r>
          </m:e>
        </m:acc>
      </m:oMath>
      <w:r>
        <w:t xml:space="preserve"> </w:t>
      </w:r>
      <w:r>
        <w:t xml:space="preserve">is a vector</w:t>
      </w:r>
      <w:r>
        <w:t xml:space="preserve"> </w:t>
      </w:r>
      <m:oMath>
        <m:acc>
          <m:accPr>
            <m:chr m:val="̂"/>
          </m:accPr>
          <m:e>
            <m:acc>
              <m:accPr>
                <m:chr m:val="̃"/>
              </m:accPr>
              <m:e>
                <m:r>
                  <m:t>x</m:t>
                </m:r>
              </m:e>
            </m:acc>
          </m:e>
        </m:acc>
        <m:r>
          <m:rPr>
            <m:sty m:val="p"/>
          </m:rPr>
          <m:t>∈</m:t>
        </m:r>
        <m:sSup>
          <m:e>
            <m:r>
              <m:rPr>
                <m:scr m:val="double-struck"/>
                <m:sty m:val="p"/>
              </m:rPr>
              <m:t>R</m:t>
            </m:r>
          </m:e>
          <m:sup>
            <m:r>
              <m:t>n</m:t>
            </m:r>
          </m:sup>
        </m:sSup>
      </m:oMath>
      <w:r>
        <w:t xml:space="preserve"> </w:t>
      </w:r>
      <w:r>
        <w:t xml:space="preserve">such that</w:t>
      </w:r>
    </w:p>
    <w:p>
      <w:pPr>
        <w:pStyle w:val="BodyText"/>
      </w:pPr>
      <m:oMathPara>
        <m:oMathParaPr>
          <m:jc m:val="center"/>
        </m:oMathParaPr>
        <m:oMath>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m:t>
          </m:r>
          <m:d>
            <m:dPr>
              <m:begChr m:val="∥"/>
              <m:sepChr m:val=""/>
              <m:endChr m:val="∥"/>
              <m:grow/>
            </m:dPr>
            <m:e>
              <m:acc>
                <m:accPr>
                  <m:chr m:val="̃"/>
                </m:accPr>
                <m:e>
                  <m:r>
                    <m:t>b</m:t>
                  </m:r>
                </m:e>
              </m:acc>
              <m:r>
                <m:rPr>
                  <m:sty m:val="p"/>
                </m:rPr>
                <m:t>−</m:t>
              </m:r>
              <m:r>
                <m:rPr>
                  <m:sty m:val="bi"/>
                </m:rPr>
                <m:t>A</m:t>
              </m:r>
              <m:acc>
                <m:accPr>
                  <m:chr m:val="̃"/>
                </m:accPr>
                <m:e>
                  <m:r>
                    <m:t>x</m:t>
                  </m:r>
                </m:e>
              </m:acc>
            </m:e>
          </m:d>
          <m:r>
            <m:t>​</m:t>
          </m:r>
          <m:r>
            <m:t> </m:t>
          </m:r>
          <m:r>
            <m:rPr>
              <m:nor/>
              <m:sty m:val="p"/>
            </m:rPr>
            <m:t>for every </m:t>
          </m:r>
          <m:acc>
            <m:accPr>
              <m:chr m:val="̃"/>
            </m:accPr>
            <m:e>
              <m:r>
                <m:t>x</m:t>
              </m:r>
            </m:e>
          </m:acc>
          <m:r>
            <m:rPr>
              <m:sty m:val="p"/>
            </m:rPr>
            <m:t>∈</m:t>
          </m:r>
          <m:sSup>
            <m:e>
              <m:r>
                <m:rPr>
                  <m:scr m:val="double-struck"/>
                  <m:sty m:val="p"/>
                </m:rPr>
                <m:t>R</m:t>
              </m:r>
            </m:e>
            <m:sup>
              <m:r>
                <m:t>n</m:t>
              </m:r>
            </m:sup>
          </m:sSup>
          <m:r>
            <m:rPr>
              <m:sty m:val="p"/>
            </m:rPr>
            <m:t>.</m:t>
          </m:r>
        </m:oMath>
      </m:oMathPara>
    </w:p>
    <w:p>
      <w:pPr>
        <w:pStyle w:val="FirstParagraph"/>
      </w:pPr>
      <w:r>
        <w:t xml:space="preserve">The equations</w:t>
      </w:r>
      <w:r>
        <w:t xml:space="preserve"> </w:t>
      </w:r>
      <m:oMath>
        <m:sSup>
          <m:e>
            <m:r>
              <m:rPr>
                <m:sty m:val="bi"/>
              </m:rPr>
              <m:t>A</m:t>
            </m:r>
          </m:e>
          <m:sup>
            <m:r>
              <m:rPr>
                <m:sty m:val="p"/>
              </m:rPr>
              <m:t>⊤</m:t>
            </m:r>
          </m:sup>
        </m:sSup>
        <m:r>
          <m:rPr>
            <m:sty m:val="bi"/>
          </m:rPr>
          <m:t>A</m:t>
        </m:r>
        <m:acc>
          <m:accPr>
            <m:chr m:val="̃"/>
          </m:accPr>
          <m:e>
            <m:r>
              <m:t>x</m:t>
            </m:r>
          </m:e>
        </m:acc>
        <m:r>
          <m:rPr>
            <m:sty m:val="p"/>
          </m:rPr>
          <m:t>=</m:t>
        </m:r>
        <m:sSup>
          <m:e>
            <m:r>
              <m:rPr>
                <m:sty m:val="bi"/>
              </m:rPr>
              <m:t>A</m:t>
            </m:r>
          </m:e>
          <m:sup>
            <m:r>
              <m:rPr>
                <m:sty m:val="p"/>
              </m:rPr>
              <m:t>⊤</m:t>
            </m:r>
          </m:sup>
        </m:sSup>
        <m:acc>
          <m:accPr>
            <m:chr m:val="̃"/>
          </m:accPr>
          <m:e>
            <m:r>
              <m:t>b</m:t>
            </m:r>
          </m:e>
        </m:acc>
      </m:oMath>
      <w:r>
        <w:t xml:space="preserve"> </w:t>
      </w:r>
      <w:r>
        <w:t xml:space="preserve">are the</w:t>
      </w:r>
      <w:r>
        <w:t xml:space="preserve"> </w:t>
      </w:r>
      <w:r>
        <w:rPr>
          <w:b/>
          <w:bCs/>
        </w:rPr>
        <w:t xml:space="preserve">normal equations</w:t>
      </w:r>
      <w:r>
        <w:t xml:space="preserve">.</w:t>
      </w:r>
    </w:p>
    <w:bookmarkEnd w:id="550"/>
    <w:bookmarkStart w:id="551" w:name="exm-least-squares"/>
    <w:p>
      <w:pPr>
        <w:pStyle w:val="BodyText"/>
      </w:pPr>
      <w:r>
        <w:rPr>
          <w:b/>
          <w:bCs/>
        </w:rPr>
        <w:t xml:space="preserve">Example 177 (Fitting a constant)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and</w:t>
      </w:r>
      <w:r>
        <w:t xml:space="preserve"> </w:t>
      </w:r>
      <m:oMath>
        <m:acc>
          <m:accPr>
            <m:chr m:val="̃"/>
          </m:accPr>
          <m:e>
            <m:r>
              <m:t>b</m:t>
            </m:r>
          </m:e>
        </m:acc>
        <m:r>
          <m:rPr>
            <m:sty m:val="p"/>
          </m:rPr>
          <m:t>=</m:t>
        </m:r>
        <m:r>
          <m:rPr>
            <m:sty m:val="p"/>
          </m:rPr>
          <m:t>(</m:t>
        </m:r>
        <m:r>
          <m:t>1</m:t>
        </m:r>
        <m:r>
          <m:rPr>
            <m:sty m:val="p"/>
          </m:rPr>
          <m:t>,</m:t>
        </m:r>
        <m:r>
          <m:t>3</m:t>
        </m:r>
        <m:r>
          <m:rPr>
            <m:sty m:val="p"/>
          </m:rPr>
          <m:t>)</m:t>
        </m:r>
      </m:oMath>
      <w:r>
        <w:t xml:space="preserve">.</w:t>
      </w:r>
      <w:r>
        <w:t xml:space="preserve"> </w:t>
      </w:r>
      <w:r>
        <w:t xml:space="preserve">The system</w:t>
      </w:r>
      <w:r>
        <w:t xml:space="preserve"> </w:t>
      </w:r>
      <m:oMath>
        <m:r>
          <m:t>x</m:t>
        </m:r>
        <m:r>
          <m:t> </m:t>
        </m:r>
        <m:r>
          <m:rPr>
            <m:sty m:val="p"/>
          </m:rPr>
          <m:t>(</m:t>
        </m:r>
        <m:r>
          <m:t>1</m:t>
        </m:r>
        <m:r>
          <m:rPr>
            <m:sty m:val="p"/>
          </m:rPr>
          <m:t>,</m:t>
        </m:r>
        <m:r>
          <m:t>1</m:t>
        </m:r>
        <m:r>
          <m:rPr>
            <m:sty m:val="p"/>
          </m:rPr>
          <m:t>)</m:t>
        </m:r>
        <m:r>
          <m:rPr>
            <m:sty m:val="p"/>
          </m:rPr>
          <m:t>=</m:t>
        </m:r>
        <m:r>
          <m:rPr>
            <m:sty m:val="p"/>
          </m:rPr>
          <m:t>(</m:t>
        </m:r>
        <m:r>
          <m:t>1</m:t>
        </m:r>
        <m:r>
          <m:rPr>
            <m:sty m:val="p"/>
          </m:rPr>
          <m:t>,</m:t>
        </m:r>
        <m:r>
          <m:t>3</m:t>
        </m:r>
        <m:r>
          <m:rPr>
            <m:sty m:val="p"/>
          </m:rPr>
          <m:t>)</m:t>
        </m:r>
      </m:oMath>
      <w:r>
        <w:t xml:space="preserve"> </w:t>
      </w:r>
      <w:r>
        <w:t xml:space="preserve">is inconsistent (</w:t>
      </w:r>
      <w:hyperlink w:anchor="def-consistent-system">
        <w:r>
          <w:rPr>
            <w:rStyle w:val="Hyperlink"/>
          </w:rPr>
          <w:t xml:space="preserve">Definition 94</w:t>
        </w:r>
      </w:hyperlink>
      <w:r>
        <w:t xml:space="preserve">):</w:t>
      </w:r>
      <w:r>
        <w:t xml:space="preserve"> </w:t>
      </w:r>
      <w:r>
        <w:t xml:space="preserve">its first entry needs</w:t>
      </w:r>
      <w:r>
        <w:t xml:space="preserve"> </w:t>
      </w:r>
      <m:oMath>
        <m:r>
          <m:t>x</m:t>
        </m:r>
        <m:r>
          <m:rPr>
            <m:sty m:val="p"/>
          </m:rPr>
          <m:t>=</m:t>
        </m:r>
        <m:r>
          <m:t>1</m:t>
        </m:r>
      </m:oMath>
      <w:r>
        <w:t xml:space="preserve"> </w:t>
      </w:r>
      <w:r>
        <w:t xml:space="preserve">and its second needs</w:t>
      </w:r>
      <w:r>
        <w:t xml:space="preserve"> </w:t>
      </w:r>
      <m:oMath>
        <m:r>
          <m:t>x</m:t>
        </m:r>
        <m:r>
          <m:rPr>
            <m:sty m:val="p"/>
          </m:rPr>
          <m:t>=</m:t>
        </m:r>
        <m:r>
          <m:t>3</m:t>
        </m:r>
      </m:oMath>
      <w:r>
        <w:t xml:space="preserve">.</w:t>
      </w:r>
      <w:r>
        <w:t xml:space="preserve"> </w:t>
      </w:r>
      <w:r>
        <w:t xml:space="preserve">For any number</w:t>
      </w:r>
      <w:r>
        <w:t xml:space="preserve"> </w:t>
      </w:r>
      <m:oMath>
        <m:r>
          <m:t>x</m:t>
        </m:r>
      </m:oMath>
      <w:r>
        <w:t xml:space="preserve">,</w:t>
      </w:r>
    </w:p>
    <w:p>
      <w:pPr>
        <w:pStyle w:val="BodyText"/>
      </w:pPr>
      <m:oMathPara>
        <m:oMathParaPr>
          <m:jc m:val="center"/>
        </m:oMathParaPr>
        <m:oMath>
          <m:eqArr>
            <m:e>
              <m:r>
                <m:t>​</m:t>
              </m:r>
              <m:d>
                <m:dPr>
                  <m:begChr m:val="∥"/>
                  <m:sepChr m:val=""/>
                  <m:endChr m:val="∥"/>
                  <m:grow/>
                </m:dPr>
                <m:e>
                  <m:acc>
                    <m:accPr>
                      <m:chr m:val="̃"/>
                    </m:accPr>
                    <m:e>
                      <m:r>
                        <m:t>b</m:t>
                      </m:r>
                    </m:e>
                  </m:acc>
                  <m:r>
                    <m:rPr>
                      <m:sty m:val="p"/>
                    </m:rPr>
                    <m:t>−</m:t>
                  </m:r>
                  <m:r>
                    <m:rPr>
                      <m:sty m:val="bi"/>
                    </m:rPr>
                    <m:t>A</m:t>
                  </m:r>
                  <m:r>
                    <m:t>x</m:t>
                  </m:r>
                </m:e>
              </m:d>
              <m:sSup>
                <m:e>
                  <m:r>
                    <m:t>​</m:t>
                  </m:r>
                </m:e>
                <m:sup>
                  <m:r>
                    <m:t>2</m:t>
                  </m:r>
                </m:sup>
              </m:sSup>
              <m:r>
                <m:t>&amp;</m:t>
              </m:r>
              <m:r>
                <m:rPr>
                  <m:sty m:val="p"/>
                </m:rPr>
                <m:t>=</m:t>
              </m:r>
              <m:r>
                <m:rPr>
                  <m:sty m:val="p"/>
                </m:rPr>
                <m:t>(</m:t>
              </m:r>
              <m:r>
                <m:t>1</m:t>
              </m:r>
              <m:r>
                <m:rPr>
                  <m:sty m:val="p"/>
                </m:rPr>
                <m:t>−</m:t>
              </m:r>
              <m:r>
                <m:t>x</m:t>
              </m:r>
              <m:sSup>
                <m:e>
                  <m:r>
                    <m:rPr>
                      <m:sty m:val="p"/>
                    </m:rPr>
                    <m:t>)</m:t>
                  </m:r>
                </m:e>
                <m:sup>
                  <m:r>
                    <m:t>2</m:t>
                  </m:r>
                </m:sup>
              </m:sSup>
              <m:r>
                <m:rPr>
                  <m:sty m:val="p"/>
                </m:rPr>
                <m:t>+</m:t>
              </m:r>
              <m:r>
                <m:rPr>
                  <m:sty m:val="p"/>
                </m:rPr>
                <m:t>(</m:t>
              </m:r>
              <m:r>
                <m:t>3</m:t>
              </m:r>
              <m:r>
                <m:rPr>
                  <m:sty m:val="p"/>
                </m:rPr>
                <m:t>−</m:t>
              </m:r>
              <m:r>
                <m:t>x</m:t>
              </m:r>
              <m:sSup>
                <m:e>
                  <m:r>
                    <m:rPr>
                      <m:sty m:val="p"/>
                    </m:rPr>
                    <m:t>)</m:t>
                  </m:r>
                </m:e>
                <m:sup>
                  <m:r>
                    <m:t>2</m:t>
                  </m:r>
                </m:sup>
              </m:sSup>
            </m:e>
            <m:e>
              <m:r>
                <m:t>&amp;</m:t>
              </m:r>
              <m:r>
                <m:rPr>
                  <m:sty m:val="p"/>
                </m:rPr>
                <m:t>=</m:t>
              </m:r>
              <m:r>
                <m:t>2</m:t>
              </m:r>
              <m:r>
                <m:t> </m:t>
              </m:r>
              <m:r>
                <m:rPr>
                  <m:sty m:val="p"/>
                </m:rPr>
                <m:t>(</m:t>
              </m:r>
              <m:r>
                <m:t>x</m:t>
              </m:r>
              <m:r>
                <m:rPr>
                  <m:sty m:val="p"/>
                </m:rPr>
                <m:t>−</m:t>
              </m:r>
              <m:r>
                <m:t>2</m:t>
              </m:r>
              <m:sSup>
                <m:e>
                  <m:r>
                    <m:rPr>
                      <m:sty m:val="p"/>
                    </m:rPr>
                    <m:t>)</m:t>
                  </m:r>
                </m:e>
                <m:sup>
                  <m:r>
                    <m:t>2</m:t>
                  </m:r>
                </m:sup>
              </m:sSup>
              <m:r>
                <m:rPr>
                  <m:sty m:val="p"/>
                </m:rPr>
                <m:t>+</m:t>
              </m:r>
              <m:r>
                <m:t>2</m:t>
              </m:r>
              <m:r>
                <m:rPr>
                  <m:sty m:val="p"/>
                </m:rPr>
                <m:t>,</m:t>
              </m:r>
            </m:e>
          </m:eqArr>
        </m:oMath>
      </m:oMathPara>
    </w:p>
    <w:p>
      <w:pPr>
        <w:pStyle w:val="FirstParagraph"/>
      </w:pPr>
      <w:r>
        <w:t xml:space="preserve">which is smallest at</w:t>
      </w:r>
      <w:r>
        <w:t xml:space="preserve"> </w:t>
      </w:r>
      <m:oMath>
        <m:r>
          <m:t>x</m:t>
        </m:r>
        <m:r>
          <m:rPr>
            <m:sty m:val="p"/>
          </m:rPr>
          <m:t>=</m:t>
        </m:r>
        <m:r>
          <m:t>2</m:t>
        </m:r>
      </m:oMath>
      <w:r>
        <w:t xml:space="preserve">, so</w:t>
      </w:r>
      <w:r>
        <w:t xml:space="preserve"> </w:t>
      </w:r>
      <m:oMath>
        <m:acc>
          <m:accPr>
            <m:chr m:val="̂"/>
          </m:accPr>
          <m:e>
            <m:r>
              <m:t>x</m:t>
            </m:r>
          </m:e>
        </m:acc>
        <m:r>
          <m:rPr>
            <m:sty m:val="p"/>
          </m:rPr>
          <m:t>=</m:t>
        </m:r>
        <m:r>
          <m:t>2</m:t>
        </m:r>
      </m:oMath>
      <w:r>
        <w:t xml:space="preserve"> </w:t>
      </w:r>
      <w:r>
        <w:t xml:space="preserve">is the least squares solution.</w:t>
      </w:r>
      <w:r>
        <w:t xml:space="preserve"> </w:t>
      </w:r>
      <w:r>
        <w:t xml:space="preserve">The value</w:t>
      </w:r>
      <w:r>
        <w:t xml:space="preserve"> </w:t>
      </w:r>
      <m:oMath>
        <m:r>
          <m:t>x</m:t>
        </m:r>
        <m:r>
          <m:rPr>
            <m:sty m:val="p"/>
          </m:rPr>
          <m:t>=</m:t>
        </m:r>
        <m:r>
          <m:t>1</m:t>
        </m:r>
      </m:oMath>
      <w:r>
        <w:t xml:space="preserve"> </w:t>
      </w:r>
      <w:r>
        <w:t xml:space="preserve">is not one: it gives</w:t>
      </w:r>
      <w:r>
        <w:t xml:space="preserve"> </w:t>
      </w:r>
      <m:oMath>
        <m:r>
          <m:t>0</m:t>
        </m:r>
        <m:r>
          <m:rPr>
            <m:sty m:val="p"/>
          </m:rPr>
          <m:t>+</m:t>
        </m:r>
        <m:r>
          <m:t>4</m:t>
        </m:r>
        <m:r>
          <m:rPr>
            <m:sty m:val="p"/>
          </m:rPr>
          <m:t>=</m:t>
        </m:r>
        <m:r>
          <m:t>4</m:t>
        </m:r>
        <m:r>
          <m:rPr>
            <m:sty m:val="p"/>
          </m:rPr>
          <m:t>&gt;</m:t>
        </m:r>
        <m:r>
          <m:t>2</m:t>
        </m:r>
      </m:oMath>
      <w:r>
        <w:t xml:space="preserve">.</w:t>
      </w:r>
      <w:r>
        <w:t xml:space="preserve"> </w:t>
      </w:r>
      <w:r>
        <w:t xml:space="preserve">The normal equations read</w:t>
      </w:r>
      <w:r>
        <w:t xml:space="preserve"> </w:t>
      </w:r>
      <m:oMath>
        <m:r>
          <m:t>2</m:t>
        </m:r>
        <m:r>
          <m:t>x</m:t>
        </m:r>
        <m:r>
          <m:rPr>
            <m:sty m:val="p"/>
          </m:rPr>
          <m:t>=</m:t>
        </m:r>
        <m:r>
          <m:t>4</m:t>
        </m:r>
      </m:oMath>
      <w:r>
        <w:t xml:space="preserve">, and their solution is</w:t>
      </w:r>
      <w:r>
        <w:t xml:space="preserve"> </w:t>
      </w:r>
      <m:oMath>
        <m:r>
          <m:t>x</m:t>
        </m:r>
        <m:r>
          <m:rPr>
            <m:sty m:val="p"/>
          </m:rPr>
          <m:t>=</m:t>
        </m:r>
        <m:r>
          <m:t>2</m:t>
        </m:r>
      </m:oMath>
      <w:r>
        <w:t xml:space="preserve"> </w:t>
      </w:r>
      <w:r>
        <w:t xml:space="preserve">too.</w:t>
      </w:r>
    </w:p>
    <w:bookmarkEnd w:id="551"/>
    <w:bookmarkStart w:id="552" w:name="thm-normal-equations"/>
    <w:p>
      <w:pPr>
        <w:pStyle w:val="BodyText"/>
      </w:pPr>
      <w:r>
        <w:rPr>
          <w:b/>
          <w:bCs/>
        </w:rPr>
        <w:t xml:space="preserve">Theorem 98 (Least squares solutions solve the normal equations)</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acc>
          <m:accPr>
            <m:chr m:val="̃"/>
          </m:accPr>
          <m:e>
            <m:r>
              <m:t>b</m:t>
            </m:r>
          </m:e>
        </m:acc>
        <m:r>
          <m:rPr>
            <m:sty m:val="p"/>
          </m:rPr>
          <m:t>∈</m:t>
        </m:r>
        <m:sSup>
          <m:e>
            <m:r>
              <m:rPr>
                <m:scr m:val="double-struck"/>
                <m:sty m:val="p"/>
              </m:rPr>
              <m:t>R</m:t>
            </m:r>
          </m:e>
          <m:sup>
            <m:r>
              <m:t>m</m:t>
            </m:r>
          </m:sup>
        </m:sSup>
      </m:oMath>
      <w:r>
        <w:t xml:space="preserve">.</w:t>
      </w:r>
    </w:p>
    <w:p>
      <w:pPr>
        <w:pStyle w:val="Compact"/>
        <w:numPr>
          <w:ilvl w:val="0"/>
          <w:numId w:val="1093"/>
        </w:numPr>
      </w:pPr>
      <m:oMath>
        <m:acc>
          <m:accPr>
            <m:chr m:val="̂"/>
          </m:accPr>
          <m:e>
            <m:acc>
              <m:accPr>
                <m:chr m:val="̃"/>
              </m:accPr>
              <m:e>
                <m:r>
                  <m:t>x</m:t>
                </m:r>
              </m:e>
            </m:acc>
          </m:e>
        </m:acc>
      </m:oMath>
      <w:r>
        <w:t xml:space="preserve"> </w:t>
      </w:r>
      <w:r>
        <w:t xml:space="preserve">is a least squares solution (</w:t>
      </w:r>
      <w:hyperlink w:anchor="def-least-squares">
        <w:r>
          <w:rPr>
            <w:rStyle w:val="Hyperlink"/>
          </w:rPr>
          <w:t xml:space="preserve">Definition 96</w:t>
        </w:r>
      </w:hyperlink>
      <w:r>
        <w:t xml:space="preserve">)</w:t>
      </w:r>
      <w:r>
        <w:t xml:space="preserve"> </w:t>
      </w:r>
      <w:r>
        <w:t xml:space="preserve">exactly when it solves the normal equations</w:t>
      </w:r>
      <w:r>
        <w:t xml:space="preserve"> </w:t>
      </w:r>
      <m:oMath>
        <m:sSup>
          <m:e>
            <m:r>
              <m:rPr>
                <m:sty m:val="bi"/>
              </m:rPr>
              <m:t>A</m:t>
            </m:r>
          </m:e>
          <m:sup>
            <m:r>
              <m:rPr>
                <m:sty m:val="p"/>
              </m:rPr>
              <m:t>⊤</m:t>
            </m:r>
          </m:sup>
        </m:sSup>
        <m:r>
          <m:rPr>
            <m:sty m:val="bi"/>
          </m:rPr>
          <m:t>A</m:t>
        </m:r>
        <m:acc>
          <m:accPr>
            <m:chr m:val="̂"/>
          </m:accPr>
          <m:e>
            <m:acc>
              <m:accPr>
                <m:chr m:val="̃"/>
              </m:accPr>
              <m:e>
                <m:r>
                  <m:t>x</m:t>
                </m:r>
              </m:e>
            </m:acc>
          </m:e>
        </m:acc>
        <m:r>
          <m:rPr>
            <m:sty m:val="p"/>
          </m:rPr>
          <m:t>=</m:t>
        </m:r>
        <m:sSup>
          <m:e>
            <m:r>
              <m:rPr>
                <m:sty m:val="bi"/>
              </m:rPr>
              <m:t>A</m:t>
            </m:r>
          </m:e>
          <m:sup>
            <m:r>
              <m:rPr>
                <m:sty m:val="p"/>
              </m:rPr>
              <m:t>⊤</m:t>
            </m:r>
          </m:sup>
        </m:sSup>
        <m:acc>
          <m:accPr>
            <m:chr m:val="̃"/>
          </m:accPr>
          <m:e>
            <m:r>
              <m:t>b</m:t>
            </m:r>
          </m:e>
        </m:acc>
      </m:oMath>
      <w:r>
        <w:t xml:space="preserve">.</w:t>
      </w:r>
    </w:p>
    <w:p>
      <w:pPr>
        <w:pStyle w:val="Compact"/>
        <w:numPr>
          <w:ilvl w:val="0"/>
          <w:numId w:val="1093"/>
        </w:numPr>
      </w:pPr>
      <w:r>
        <w:t xml:space="preserve">The normal equations are consistent (</w:t>
      </w:r>
      <w:hyperlink w:anchor="def-consistent-system">
        <w:r>
          <w:rPr>
            <w:rStyle w:val="Hyperlink"/>
          </w:rPr>
          <w:t xml:space="preserve">Definition 94</w:t>
        </w:r>
      </w:hyperlink>
      <w:r>
        <w:t xml:space="preserve">).</w:t>
      </w:r>
    </w:p>
    <w:p>
      <w:pPr>
        <w:pStyle w:val="Compact"/>
        <w:numPr>
          <w:ilvl w:val="0"/>
          <w:numId w:val="1093"/>
        </w:numPr>
      </w:pPr>
      <w:r>
        <w:t xml:space="preserve">Every least squares solution gives the same fitted vector</w:t>
      </w:r>
      <w:r>
        <w:t xml:space="preserve"> </w:t>
      </w:r>
      <m:oMath>
        <m:r>
          <m:rPr>
            <m:sty m:val="bi"/>
          </m:rPr>
          <m:t>A</m:t>
        </m:r>
        <m:acc>
          <m:accPr>
            <m:chr m:val="̂"/>
          </m:accPr>
          <m:e>
            <m:acc>
              <m:accPr>
                <m:chr m:val="̃"/>
              </m:accPr>
              <m:e>
                <m:r>
                  <m:t>x</m:t>
                </m:r>
              </m:e>
            </m:acc>
          </m:e>
        </m:acc>
      </m:oMath>
      <w:r>
        <w:t xml:space="preserve">:</w:t>
      </w:r>
      <w:r>
        <w:t xml:space="preserve"> </w:t>
      </w:r>
      <w:r>
        <w:t xml:space="preserve">the orthogonal projection of</w:t>
      </w:r>
      <w:r>
        <w:t xml:space="preserve"> </w:t>
      </w:r>
      <m:oMath>
        <m:acc>
          <m:accPr>
            <m:chr m:val="̃"/>
          </m:accPr>
          <m:e>
            <m:r>
              <m:t>b</m:t>
            </m:r>
          </m:e>
        </m:acc>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 </w:t>
      </w:r>
      <w:r>
        <w:t xml:space="preserve">(</w:t>
      </w:r>
      <w:hyperlink w:anchor="def-orthogonal-projection">
        <w:r>
          <w:rPr>
            <w:rStyle w:val="Hyperlink"/>
          </w:rPr>
          <w:t xml:space="preserve">Definition 91</w:t>
        </w:r>
      </w:hyperlink>
      <w:r>
        <w:t xml:space="preserve">).</w:t>
      </w:r>
    </w:p>
    <w:p>
      <w:pPr>
        <w:pStyle w:val="Compact"/>
        <w:numPr>
          <w:ilvl w:val="0"/>
          <w:numId w:val="1093"/>
        </w:numPr>
      </w:pPr>
      <w:r>
        <w:t xml:space="preserve">The least squares solution is unique exactly 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and then</w:t>
      </w:r>
      <w:r>
        <w:t xml:space="preserve"> </w:t>
      </w:r>
      <m:oMath>
        <m:acc>
          <m:accPr>
            <m:chr m:val="̂"/>
          </m:accPr>
          <m:e>
            <m:acc>
              <m:accPr>
                <m:chr m:val="̃"/>
              </m:accPr>
              <m:e>
                <m:r>
                  <m:t>x</m:t>
                </m:r>
              </m:e>
            </m:acc>
          </m:e>
        </m:acc>
        <m:r>
          <m:rPr>
            <m:sty m:val="p"/>
          </m:rPr>
          <m:t>=</m:t>
        </m:r>
        <m:r>
          <m:rPr>
            <m:sty m:val="p"/>
          </m:rPr>
          <m:t>(</m:t>
        </m:r>
        <m:sSup>
          <m:e>
            <m:r>
              <m:rPr>
                <m:sty m:val="bi"/>
              </m:rPr>
              <m:t>A</m:t>
            </m:r>
          </m:e>
          <m:sup>
            <m:r>
              <m:rPr>
                <m:sty m:val="p"/>
              </m:rPr>
              <m:t>⊤</m:t>
            </m:r>
          </m:sup>
        </m:sSup>
        <m:r>
          <m:rPr>
            <m:sty m:val="bi"/>
          </m:rPr>
          <m:t>A</m:t>
        </m:r>
        <m:sSup>
          <m:e>
            <m:r>
              <m:rPr>
                <m:sty m:val="p"/>
              </m:rPr>
              <m:t>)</m:t>
            </m:r>
          </m:e>
          <m:sup>
            <m:r>
              <m:rPr>
                <m:sty m:val="p"/>
              </m:rPr>
              <m:t>−</m:t>
            </m:r>
            <m:r>
              <m:t>1</m:t>
            </m:r>
          </m:sup>
        </m:sSup>
        <m:sSup>
          <m:e>
            <m:r>
              <m:rPr>
                <m:sty m:val="bi"/>
              </m:rPr>
              <m:t>A</m:t>
            </m:r>
          </m:e>
          <m:sup>
            <m:r>
              <m:rPr>
                <m:sty m:val="p"/>
              </m:rPr>
              <m:t>⊤</m:t>
            </m:r>
          </m:sup>
        </m:sSup>
        <m:acc>
          <m:accPr>
            <m:chr m:val="̃"/>
          </m:accPr>
          <m:e>
            <m:r>
              <m:t>b</m:t>
            </m:r>
          </m:e>
        </m:acc>
      </m:oMath>
      <w:r>
        <w:t xml:space="preserve">.</w:t>
      </w:r>
    </w:p>
    <w:bookmarkEnd w:id="552"/>
    <w:p>
      <w:pPr>
        <w:pStyle w:val="FirstParagraph"/>
      </w:pPr>
      <w:r>
        <w:rPr>
          <w:i/>
          <w:iCs/>
        </w:rPr>
        <w:t xml:space="preserve">Proof</w:t>
      </w:r>
      <w:r>
        <w:t xml:space="preserve">. </w:t>
      </w:r>
      <w:r>
        <w:t xml:space="preserve">Let</w:t>
      </w:r>
      <w:r>
        <w:t xml:space="preserve"> </w:t>
      </w:r>
      <m:oMath>
        <m:acc>
          <m:accPr>
            <m:chr m:val="̃"/>
          </m:accPr>
          <m:e>
            <m:r>
              <m:t>u</m:t>
            </m:r>
          </m:e>
        </m:acc>
      </m:oMath>
      <w:r>
        <w:t xml:space="preserve"> </w:t>
      </w:r>
      <w:r>
        <w:t xml:space="preserve">be the orthogonal projection of</w:t>
      </w:r>
      <w:r>
        <w:t xml:space="preserve"> </w:t>
      </w:r>
      <m:oMath>
        <m:acc>
          <m:accPr>
            <m:chr m:val="̃"/>
          </m:accPr>
          <m:e>
            <m:r>
              <m:t>b</m:t>
            </m:r>
          </m:e>
        </m:acc>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w:t>
      </w:r>
      <w:r>
        <w:t xml:space="preserve"> </w:t>
      </w:r>
      <w:r>
        <w:t xml:space="preserve">The vectors</w:t>
      </w:r>
      <w:r>
        <w:t xml:space="preserve"> </w:t>
      </w:r>
      <m:oMath>
        <m:r>
          <m:rPr>
            <m:sty m:val="bi"/>
          </m:rPr>
          <m:t>A</m:t>
        </m:r>
        <m:acc>
          <m:accPr>
            <m:chr m:val="̃"/>
          </m:accPr>
          <m:e>
            <m:r>
              <m:t>x</m:t>
            </m:r>
          </m:e>
        </m:acc>
      </m:oMath>
      <w:r>
        <w:t xml:space="preserve">, as</w:t>
      </w:r>
      <w:r>
        <w:t xml:space="preserve"> </w:t>
      </w:r>
      <m:oMath>
        <m:acc>
          <m:accPr>
            <m:chr m:val="̃"/>
          </m:accPr>
          <m:e>
            <m:r>
              <m:t>x</m:t>
            </m:r>
          </m:e>
        </m:acc>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are exactly the points of</w:t>
      </w:r>
      <w:r>
        <w:t xml:space="preserve"> </w:t>
      </w:r>
      <m:oMath>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rPr>
          <w:b/>
          <w:bCs/>
        </w:rPr>
        <w:t xml:space="preserve">Least squares solutions are the solutions of</w:t>
      </w:r>
      <w:r>
        <w:rPr>
          <w:b/>
          <w:bCs/>
        </w:rPr>
        <w:t xml:space="preserve"> </w:t>
      </w:r>
      <m:oMath>
        <m:r>
          <m:rPr>
            <m:sty m:val="bi"/>
          </m:rPr>
          <m:t>A</m:t>
        </m:r>
        <m:acc>
          <m:accPr>
            <m:chr m:val="̃"/>
          </m:accPr>
          <m:e>
            <m:r>
              <m:t>x</m:t>
            </m:r>
          </m:e>
        </m:acc>
        <m:r>
          <m:rPr>
            <m:sty m:val="p"/>
          </m:rPr>
          <m:t>=</m:t>
        </m:r>
        <m:acc>
          <m:accPr>
            <m:chr m:val="̃"/>
          </m:accPr>
          <m:e>
            <m:r>
              <m:t>u</m:t>
            </m:r>
          </m:e>
        </m:acc>
      </m:oMath>
      <w:r>
        <w:rPr>
          <w:b/>
          <w:bCs/>
        </w:rPr>
        <w:t xml:space="preserve">.</w:t>
      </w:r>
      <w:r>
        <w:t xml:space="preserve"> </w:t>
      </w:r>
      <w:r>
        <w:t xml:space="preserve">If</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then for every</w:t>
      </w:r>
      <w:r>
        <w:t xml:space="preserve"> </w:t>
      </w:r>
      <m:oMath>
        <m:acc>
          <m:accPr>
            <m:chr m:val="̃"/>
          </m:accPr>
          <m:e>
            <m:r>
              <m:t>x</m:t>
            </m:r>
          </m:e>
        </m:acc>
      </m:oMath>
      <w:r>
        <w:t xml:space="preserve">,</w:t>
      </w:r>
      <w:r>
        <w:t xml:space="preserve"> </w:t>
      </w:r>
      <m:oMath>
        <m:r>
          <m:rPr>
            <m:sty m:val="bi"/>
          </m:rPr>
          <m:t>A</m:t>
        </m:r>
        <m:acc>
          <m:accPr>
            <m:chr m:val="̃"/>
          </m:accPr>
          <m:e>
            <m:r>
              <m:t>x</m:t>
            </m:r>
          </m:e>
        </m:acc>
        <m:r>
          <m:rPr>
            <m:sty m:val="p"/>
          </m:rPr>
          <m:t>∈</m:t>
        </m:r>
        <m:r>
          <m:rPr>
            <m:scr m:val="script"/>
            <m:sty m:val="p"/>
          </m:rPr>
          <m:t>C</m:t>
        </m:r>
        <m:r>
          <m:rPr>
            <m:sty m:val="p"/>
          </m:rPr>
          <m:t>(</m:t>
        </m:r>
        <m:r>
          <m:rPr>
            <m:sty m:val="bi"/>
          </m:rPr>
          <m:t>A</m:t>
        </m:r>
        <m:r>
          <m:rPr>
            <m:sty m:val="p"/>
          </m:rPr>
          <m:t>)</m:t>
        </m:r>
      </m:oMath>
      <w:r>
        <w:t xml:space="preserve">, so</w:t>
      </w:r>
      <w:r>
        <w:t xml:space="preserve"> </w:t>
      </w:r>
      <m:oMath>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m:t>
        </m:r>
        <m:d>
          <m:dPr>
            <m:begChr m:val="∥"/>
            <m:sepChr m:val=""/>
            <m:endChr m:val="∥"/>
            <m:grow/>
          </m:dPr>
          <m:e>
            <m:acc>
              <m:accPr>
                <m:chr m:val="̃"/>
              </m:accPr>
              <m:e>
                <m:r>
                  <m:t>b</m:t>
                </m:r>
              </m:e>
            </m:acc>
            <m:r>
              <m:rPr>
                <m:sty m:val="p"/>
              </m:rPr>
              <m:t>−</m:t>
            </m:r>
            <m:acc>
              <m:accPr>
                <m:chr m:val="̃"/>
              </m:accPr>
              <m:e>
                <m:r>
                  <m:t>u</m:t>
                </m:r>
              </m:e>
            </m:acc>
          </m:e>
        </m:d>
        <m:r>
          <m:t>​</m:t>
        </m:r>
        <m:r>
          <m:rPr>
            <m:sty m:val="p"/>
          </m:rPr>
          <m:t>≤</m:t>
        </m:r>
        <m:r>
          <m:t>​</m:t>
        </m:r>
        <m:d>
          <m:dPr>
            <m:begChr m:val="∥"/>
            <m:sepChr m:val=""/>
            <m:endChr m:val="∥"/>
            <m:grow/>
          </m:dPr>
          <m:e>
            <m:acc>
              <m:accPr>
                <m:chr m:val="̃"/>
              </m:accPr>
              <m:e>
                <m:r>
                  <m:t>b</m:t>
                </m:r>
              </m:e>
            </m:acc>
            <m:r>
              <m:rPr>
                <m:sty m:val="p"/>
              </m:rPr>
              <m:t>−</m:t>
            </m:r>
            <m:r>
              <m:rPr>
                <m:sty m:val="bi"/>
              </m:rPr>
              <m:t>A</m:t>
            </m:r>
            <m:acc>
              <m:accPr>
                <m:chr m:val="̃"/>
              </m:accPr>
              <m:e>
                <m:r>
                  <m:t>x</m:t>
                </m:r>
              </m:e>
            </m:acc>
          </m:e>
        </m:d>
        <m:r>
          <m:t>​</m:t>
        </m:r>
      </m:oMath>
      <w:r>
        <w:t xml:space="preserve"> </w:t>
      </w:r>
      <w:r>
        <w:t xml:space="preserve">(</w:t>
      </w:r>
      <w:hyperlink w:anchor="thm-closest-point">
        <w:r>
          <w:rPr>
            <w:rStyle w:val="Hyperlink"/>
          </w:rPr>
          <w:t xml:space="preserve">Theorem 83</w:t>
        </w:r>
      </w:hyperlink>
      <w:r>
        <w:t xml:space="preserve">), and</w:t>
      </w:r>
      <w:r>
        <w:t xml:space="preserve"> </w:t>
      </w:r>
      <m:oMath>
        <m:acc>
          <m:accPr>
            <m:chr m:val="̂"/>
          </m:accPr>
          <m:e>
            <m:acc>
              <m:accPr>
                <m:chr m:val="̃"/>
              </m:accPr>
              <m:e>
                <m:r>
                  <m:t>x</m:t>
                </m:r>
              </m:e>
            </m:acc>
          </m:e>
        </m:acc>
      </m:oMath>
      <w:r>
        <w:t xml:space="preserve"> </w:t>
      </w:r>
      <w:r>
        <w:t xml:space="preserve">is a least squares solution.</w:t>
      </w:r>
      <w:r>
        <w:t xml:space="preserve"> </w:t>
      </w:r>
      <w:r>
        <w:t xml:space="preserve">Conversely, let</w:t>
      </w:r>
      <w:r>
        <w:t xml:space="preserve"> </w:t>
      </w:r>
      <m:oMath>
        <m:acc>
          <m:accPr>
            <m:chr m:val="̂"/>
          </m:accPr>
          <m:e>
            <m:acc>
              <m:accPr>
                <m:chr m:val="̃"/>
              </m:accPr>
              <m:e>
                <m:r>
                  <m:t>x</m:t>
                </m:r>
              </m:e>
            </m:acc>
          </m:e>
        </m:acc>
      </m:oMath>
      <w:r>
        <w:t xml:space="preserve"> </w:t>
      </w:r>
      <w:r>
        <w:t xml:space="preserve">be a least squares solution.</w:t>
      </w:r>
      <w:r>
        <w:t xml:space="preserve"> </w:t>
      </w:r>
      <m:oMath>
        <m:acc>
          <m:accPr>
            <m:chr m:val="̃"/>
          </m:accPr>
          <m:e>
            <m:r>
              <m:t>u</m:t>
            </m:r>
          </m:e>
        </m:acc>
        <m:r>
          <m:rPr>
            <m:sty m:val="p"/>
          </m:rPr>
          <m:t>∈</m:t>
        </m:r>
        <m:r>
          <m:rPr>
            <m:scr m:val="script"/>
            <m:sty m:val="p"/>
          </m:rPr>
          <m:t>C</m:t>
        </m:r>
        <m:r>
          <m:rPr>
            <m:sty m:val="p"/>
          </m:rPr>
          <m:t>(</m:t>
        </m:r>
        <m:r>
          <m:rPr>
            <m:sty m:val="bi"/>
          </m:rPr>
          <m:t>A</m:t>
        </m:r>
        <m:r>
          <m:rPr>
            <m:sty m:val="p"/>
          </m:rPr>
          <m:t>)</m:t>
        </m:r>
      </m:oMath>
      <w:r>
        <w:t xml:space="preserve">, so</w:t>
      </w:r>
      <w:r>
        <w:t xml:space="preserve"> </w:t>
      </w:r>
      <m:oMath>
        <m:acc>
          <m:accPr>
            <m:chr m:val="̃"/>
          </m:accPr>
          <m:e>
            <m:r>
              <m:t>u</m:t>
            </m:r>
          </m:e>
        </m:acc>
        <m:r>
          <m:rPr>
            <m:sty m:val="p"/>
          </m:rPr>
          <m:t>=</m:t>
        </m:r>
        <m:r>
          <m:rPr>
            <m:sty m:val="bi"/>
          </m:rPr>
          <m:t>A</m:t>
        </m:r>
        <m:sSub>
          <m:e>
            <m:acc>
              <m:accPr>
                <m:chr m:val="̃"/>
              </m:accPr>
              <m:e>
                <m:r>
                  <m:t>x</m:t>
                </m:r>
              </m:e>
            </m:acc>
          </m:e>
          <m:sub>
            <m:r>
              <m:t>0</m:t>
            </m:r>
          </m:sub>
        </m:sSub>
      </m:oMath>
      <w:r>
        <w:t xml:space="preserve"> </w:t>
      </w:r>
      <w:r>
        <w:t xml:space="preserve">for some</w:t>
      </w:r>
      <w:r>
        <w:t xml:space="preserve"> </w:t>
      </w:r>
      <m:oMath>
        <m:sSub>
          <m:e>
            <m:acc>
              <m:accPr>
                <m:chr m:val="̃"/>
              </m:accPr>
              <m:e>
                <m:r>
                  <m:t>x</m:t>
                </m:r>
              </m:e>
            </m:acc>
          </m:e>
          <m:sub>
            <m:r>
              <m:t>0</m:t>
            </m:r>
          </m:sub>
        </m:sSub>
      </m:oMath>
      <w:r>
        <w:t xml:space="preserve"> </w:t>
      </w:r>
      <w:r>
        <w:t xml:space="preserve">(</w:t>
      </w:r>
      <w:hyperlink w:anchor="def-column-space">
        <w:r>
          <w:rPr>
            <w:rStyle w:val="Hyperlink"/>
          </w:rPr>
          <w:t xml:space="preserve">Definition 45</w:t>
        </w:r>
      </w:hyperlink>
      <w:r>
        <w:t xml:space="preserve">), and</w:t>
      </w:r>
    </w:p>
    <w:p>
      <w:pPr>
        <w:pStyle w:val="BodyText"/>
      </w:pPr>
      <m:oMathPara>
        <m:oMathParaPr>
          <m:jc m:val="center"/>
        </m:oMathParaPr>
        <m:oMath>
          <m:eqArr>
            <m:e>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t>&amp;</m:t>
              </m:r>
              <m:r>
                <m:rPr>
                  <m:sty m:val="p"/>
                </m:rPr>
                <m:t>≤</m:t>
              </m:r>
              <m:r>
                <m:t>​</m:t>
              </m:r>
              <m:d>
                <m:dPr>
                  <m:begChr m:val="∥"/>
                  <m:sepChr m:val=""/>
                  <m:endChr m:val="∥"/>
                  <m:grow/>
                </m:dPr>
                <m:e>
                  <m:acc>
                    <m:accPr>
                      <m:chr m:val="̃"/>
                    </m:accPr>
                    <m:e>
                      <m:r>
                        <m:t>b</m:t>
                      </m:r>
                    </m:e>
                  </m:acc>
                  <m:r>
                    <m:rPr>
                      <m:sty m:val="p"/>
                    </m:rPr>
                    <m:t>−</m:t>
                  </m:r>
                  <m:r>
                    <m:rPr>
                      <m:sty m:val="bi"/>
                    </m:rPr>
                    <m:t>A</m:t>
                  </m:r>
                  <m:sSub>
                    <m:e>
                      <m:acc>
                        <m:accPr>
                          <m:chr m:val="̃"/>
                        </m:accPr>
                        <m:e>
                          <m:r>
                            <m:t>x</m:t>
                          </m:r>
                        </m:e>
                      </m:acc>
                    </m:e>
                    <m:sub>
                      <m:r>
                        <m:t>0</m:t>
                      </m:r>
                    </m:sub>
                  </m:sSub>
                </m:e>
              </m:d>
              <m:r>
                <m:t>​</m:t>
              </m:r>
              <m:r>
                <m:t>&amp;</m:t>
              </m:r>
              <m:r>
                <m:t>&amp;</m:t>
              </m:r>
              <m:r>
                <m:rPr>
                  <m:nor/>
                  <m:sty m:val="p"/>
                </m:rPr>
                <m:t>(</m:t>
              </m:r>
              <m:r>
                <m:rPr>
                  <m:nor/>
                  <m:sty m:val="p"/>
                </m:rPr>
                <m:t>Definition 96</m:t>
              </m:r>
              <m:r>
                <m:rPr>
                  <m:nor/>
                  <m:sty m:val="p"/>
                </m:rPr>
                <m:t>)</m:t>
              </m:r>
            </m:e>
            <m:e>
              <m:r>
                <m:t>&amp;</m:t>
              </m:r>
              <m:r>
                <m:rPr>
                  <m:sty m:val="p"/>
                </m:rPr>
                <m:t>=</m:t>
              </m:r>
              <m:r>
                <m:t>​</m:t>
              </m:r>
              <m:d>
                <m:dPr>
                  <m:begChr m:val="∥"/>
                  <m:sepChr m:val=""/>
                  <m:endChr m:val="∥"/>
                  <m:grow/>
                </m:dPr>
                <m:e>
                  <m:acc>
                    <m:accPr>
                      <m:chr m:val="̃"/>
                    </m:accPr>
                    <m:e>
                      <m:r>
                        <m:t>b</m:t>
                      </m:r>
                    </m:e>
                  </m:acc>
                  <m:r>
                    <m:rPr>
                      <m:sty m:val="p"/>
                    </m:rPr>
                    <m:t>−</m:t>
                  </m:r>
                  <m:acc>
                    <m:accPr>
                      <m:chr m:val="̃"/>
                    </m:accPr>
                    <m:e>
                      <m:r>
                        <m:t>u</m:t>
                      </m:r>
                    </m:e>
                  </m:acc>
                </m:e>
              </m:d>
              <m:r>
                <m:t>​</m:t>
              </m:r>
              <m:r>
                <m:t>&amp;</m:t>
              </m:r>
              <m:r>
                <m:t>&amp;</m:t>
              </m:r>
              <m:r>
                <m:rPr>
                  <m:nor/>
                  <m:sty m:val="p"/>
                </m:rPr>
                <m:t>(</m:t>
              </m:r>
              <m:acc>
                <m:accPr>
                  <m:chr m:val="̃"/>
                </m:accPr>
                <m:e>
                  <m:r>
                    <m:t>u</m:t>
                  </m:r>
                </m:e>
              </m:acc>
              <m:r>
                <m:rPr>
                  <m:sty m:val="p"/>
                </m:rPr>
                <m:t>=</m:t>
              </m:r>
              <m:r>
                <m:rPr>
                  <m:sty m:val="bi"/>
                </m:rPr>
                <m:t>A</m:t>
              </m:r>
              <m:sSub>
                <m:e>
                  <m:acc>
                    <m:accPr>
                      <m:chr m:val="̃"/>
                    </m:accPr>
                    <m:e>
                      <m:r>
                        <m:t>x</m:t>
                      </m:r>
                    </m:e>
                  </m:acc>
                </m:e>
                <m:sub>
                  <m:r>
                    <m:t>0</m:t>
                  </m:r>
                </m:sub>
              </m:sSub>
              <m:r>
                <m:rPr>
                  <m:nor/>
                  <m:sty m:val="p"/>
                </m:rPr>
                <m:t>)</m:t>
              </m:r>
            </m:e>
            <m:e>
              <m:r>
                <m:t>&amp;</m:t>
              </m:r>
              <m:r>
                <m:rPr>
                  <m:sty m:val="p"/>
                </m:rPr>
                <m:t>≤</m:t>
              </m:r>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&amp;</m:t>
              </m:r>
              <m:r>
                <m:t>&amp;</m:t>
              </m:r>
              <m:r>
                <m:rPr>
                  <m:nor/>
                  <m:sty m:val="p"/>
                </m:rPr>
                <m:t>(</m:t>
              </m:r>
              <m:r>
                <m:rPr>
                  <m:nor/>
                  <m:sty m:val="p"/>
                </m:rPr>
                <m:t>Theorem 83</m:t>
              </m:r>
              <m:r>
                <m:rPr>
                  <m:nor/>
                  <m:sty m:val="p"/>
                </m:rPr>
                <m:t>, with </m:t>
              </m:r>
              <m:acc>
                <m:accPr>
                  <m:chr m:val="̃"/>
                </m:accPr>
                <m:e>
                  <m:r>
                    <m:t>w</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r>
                <m:rPr>
                  <m:sty m:val="p"/>
                </m:rPr>
                <m:t>)</m:t>
              </m:r>
              <m:r>
                <m:rPr>
                  <m:nor/>
                  <m:sty m:val="p"/>
                </m:rPr>
                <m:t>)</m:t>
              </m:r>
            </m:e>
          </m:eqArr>
        </m:oMath>
      </m:oMathPara>
    </w:p>
    <w:p>
      <w:pPr>
        <w:pStyle w:val="FirstParagraph"/>
      </w:pPr>
      <w:r>
        <w:t xml:space="preserve">so the last inequality is an equality,</w:t>
      </w:r>
      <w:r>
        <w:t xml:space="preserve"> </w:t>
      </w:r>
      <w:r>
        <w:t xml:space="preserve">and the equality case of</w:t>
      </w:r>
      <w:r>
        <w:t xml:space="preserve"> </w:t>
      </w:r>
      <w:hyperlink w:anchor="thm-closest-point">
        <w:r>
          <w:rPr>
            <w:rStyle w:val="Hyperlink"/>
          </w:rPr>
          <w:t xml:space="preserve">Theorem 83</w:t>
        </w:r>
      </w:hyperlink>
      <w:r>
        <w:t xml:space="preserve"> </w:t>
      </w:r>
      <w:r>
        <w:t xml:space="preserve">gives</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w:t>
      </w:r>
    </w:p>
    <w:p>
      <w:pPr>
        <w:pStyle w:val="BodyText"/>
      </w:pPr>
      <w:r>
        <w:rPr>
          <w:b/>
          <w:bCs/>
        </w:rPr>
        <w:t xml:space="preserve">Parts 1 and 3.</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w:t>
      </w:r>
      <w:r>
        <w:t xml:space="preserve">holds exactly when</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if</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then</w:t>
      </w:r>
      <w:r>
        <w:t xml:space="preserve"> </w:t>
      </w:r>
      <m:oMath>
        <m:acc>
          <m:accPr>
            <m:chr m:val="̃"/>
          </m:accPr>
          <m:e>
            <m:r>
              <m:t>b</m:t>
            </m:r>
          </m:e>
        </m:acc>
        <m:r>
          <m:rPr>
            <m:sty m:val="p"/>
          </m:rPr>
          <m:t>−</m:t>
        </m:r>
        <m:acc>
          <m:accPr>
            <m:chr m:val="̃"/>
          </m:accPr>
          <m:e>
            <m:r>
              <m:t>u</m:t>
            </m:r>
          </m:e>
        </m:acc>
        <m:r>
          <m:rPr>
            <m:sty m:val="p"/>
          </m:rPr>
          <m:t>∈</m:t>
        </m:r>
        <m:r>
          <m:rPr>
            <m:scr m:val="script"/>
            <m:sty m:val="p"/>
          </m:rPr>
          <m:t>C</m:t>
        </m:r>
        <m:r>
          <m:rPr>
            <m:sty m:val="p"/>
          </m:rPr>
          <m:t>(</m:t>
        </m:r>
        <m:r>
          <m:rPr>
            <m:sty m:val="bi"/>
          </m:rPr>
          <m:t>A</m:t>
        </m:r>
        <m:sSup>
          <m:e>
            <m:r>
              <m:rPr>
                <m:sty m:val="p"/>
              </m:rPr>
              <m:t>)</m:t>
            </m:r>
          </m:e>
          <m:sup>
            <m:r>
              <m:rPr>
                <m:sty m:val="p"/>
              </m:rPr>
              <m:t>⟂</m:t>
            </m:r>
          </m:sup>
        </m:sSup>
      </m:oMath>
      <w:r>
        <w:t xml:space="preserve"> </w:t>
      </w:r>
      <w:r>
        <w:t xml:space="preserve">(</w:t>
      </w:r>
      <w:hyperlink w:anchor="def-orthogonal-projection">
        <w:r>
          <w:rPr>
            <w:rStyle w:val="Hyperlink"/>
          </w:rPr>
          <w:t xml:space="preserve">Definition 91</w:t>
        </w:r>
      </w:hyperlink>
      <w:r>
        <w:t xml:space="preserve">);</w:t>
      </w:r>
      <w:r>
        <w:t xml:space="preserve"> </w:t>
      </w:r>
      <w:r>
        <w:t xml:space="preserve">conversely, if</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then</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ty m:val="p"/>
          </m:rPr>
          <m:t>(</m:t>
        </m:r>
        <m:acc>
          <m:accPr>
            <m:chr m:val="̃"/>
          </m:accPr>
          <m:e>
            <m:r>
              <m:t>b</m:t>
            </m:r>
          </m:e>
        </m:acc>
        <m:r>
          <m:rPr>
            <m:sty m:val="p"/>
          </m:rPr>
          <m:t>−</m:t>
        </m:r>
        <m:r>
          <m:rPr>
            <m:sty m:val="bi"/>
          </m:rPr>
          <m:t>A</m:t>
        </m:r>
        <m:acc>
          <m:accPr>
            <m:chr m:val="̂"/>
          </m:accPr>
          <m:e>
            <m:acc>
              <m:accPr>
                <m:chr m:val="̃"/>
              </m:accPr>
              <m:e>
                <m:r>
                  <m:t>x</m:t>
                </m:r>
              </m:e>
            </m:acc>
          </m:e>
        </m:acc>
        <m:r>
          <m:rPr>
            <m:sty m:val="p"/>
          </m:rPr>
          <m:t>)</m:t>
        </m:r>
      </m:oMath>
      <w:r>
        <w:t xml:space="preserve"> </w:t>
      </w:r>
      <w:r>
        <w:t xml:space="preserve">is a split into</w:t>
      </w:r>
      <w:r>
        <w:t xml:space="preserve"> </w:t>
      </w:r>
      <m:oMath>
        <m:r>
          <m:rPr>
            <m:scr m:val="script"/>
            <m:sty m:val="p"/>
          </m:rPr>
          <m:t>C</m:t>
        </m:r>
        <m:r>
          <m:rPr>
            <m:sty m:val="p"/>
          </m:rPr>
          <m:t>(</m:t>
        </m:r>
        <m:r>
          <m:rPr>
            <m:sty m:val="bi"/>
          </m:rPr>
          <m:t>A</m:t>
        </m:r>
        <m:r>
          <m:rPr>
            <m:sty m:val="p"/>
          </m:rPr>
          <m:t>)</m:t>
        </m:r>
      </m:oMath>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so</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w:t>
      </w:r>
      <w:r>
        <w:t xml:space="preserve">by the uniqueness in</w:t>
      </w:r>
      <w:r>
        <w:t xml:space="preserve"> </w:t>
      </w:r>
      <w:hyperlink w:anchor="thm-orthogonal-direct-sum">
        <w:r>
          <w:rPr>
            <w:rStyle w:val="Hyperlink"/>
          </w:rPr>
          <w:t xml:space="preserve">Theorem 50</w:t>
        </w:r>
      </w:hyperlink>
      <w:r>
        <w:t xml:space="preserve">.</w:t>
      </w:r>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49</w:t>
        </w:r>
      </w:hyperlink>
      <w:r>
        <w:t xml:space="preserve">), where</w:t>
      </w:r>
    </w:p>
    <w:p>
      <w:pPr>
        <w:pStyle w:val="BodyText"/>
      </w:pPr>
      <m:oMathPara>
        <m:oMathParaPr>
          <m:jc m:val="center"/>
        </m:oMathParaPr>
        <m:oMath>
          <m:eqArr>
            <m:e>
              <m:sSup>
                <m:e>
                  <m:r>
                    <m:rPr>
                      <m:sty m:val="bi"/>
                    </m:rPr>
                    <m:t>A</m:t>
                  </m:r>
                </m:e>
                <m:sup>
                  <m:r>
                    <m:rPr>
                      <m:sty m:val="p"/>
                    </m:rPr>
                    <m:t>⊤</m:t>
                  </m:r>
                </m:sup>
              </m:sSup>
              <m:r>
                <m:t> </m:t>
              </m:r>
              <m:r>
                <m:rPr>
                  <m:sty m:val="p"/>
                </m:rPr>
                <m:t>(</m:t>
              </m:r>
              <m:acc>
                <m:accPr>
                  <m:chr m:val="̃"/>
                </m:accPr>
                <m:e>
                  <m:r>
                    <m:t>b</m:t>
                  </m:r>
                </m:e>
              </m:acc>
              <m:r>
                <m:rPr>
                  <m:sty m:val="p"/>
                </m:rPr>
                <m:t>−</m:t>
              </m:r>
              <m:r>
                <m:rPr>
                  <m:sty m:val="bi"/>
                </m:rPr>
                <m:t>A</m:t>
              </m:r>
              <m:acc>
                <m:accPr>
                  <m:chr m:val="̂"/>
                </m:accPr>
                <m:e>
                  <m:acc>
                    <m:accPr>
                      <m:chr m:val="̃"/>
                    </m:accPr>
                    <m:e>
                      <m:r>
                        <m:t>x</m:t>
                      </m:r>
                    </m:e>
                  </m:acc>
                </m:e>
              </m:acc>
              <m:r>
                <m:rPr>
                  <m:sty m:val="p"/>
                </m:rPr>
                <m:t>)</m:t>
              </m:r>
              <m:r>
                <m:t>&amp;</m:t>
              </m:r>
              <m:r>
                <m:rPr>
                  <m:sty m:val="p"/>
                </m:rPr>
                <m:t>=</m:t>
              </m:r>
              <m:sSup>
                <m:e>
                  <m:r>
                    <m:rPr>
                      <m:sty m:val="bi"/>
                    </m:rPr>
                    <m:t>A</m:t>
                  </m:r>
                </m:e>
                <m:sup>
                  <m:r>
                    <m:rPr>
                      <m:sty m:val="p"/>
                    </m:rPr>
                    <m:t>⊤</m:t>
                  </m:r>
                </m:sup>
              </m:sSup>
              <m:acc>
                <m:accPr>
                  <m:chr m:val="̃"/>
                </m:accPr>
                <m:e>
                  <m:r>
                    <m:t>b</m:t>
                  </m:r>
                </m:e>
              </m:acc>
              <m:r>
                <m:rPr>
                  <m:sty m:val="p"/>
                </m:rPr>
                <m:t>−</m:t>
              </m:r>
              <m:sSup>
                <m:e>
                  <m:r>
                    <m:rPr>
                      <m:sty m:val="bi"/>
                    </m:rPr>
                    <m:t>A</m:t>
                  </m:r>
                </m:e>
                <m:sup>
                  <m:r>
                    <m:rPr>
                      <m:sty m:val="p"/>
                    </m:rPr>
                    <m:t>⊤</m:t>
                  </m:r>
                </m:sup>
              </m:sSup>
              <m:r>
                <m:t> </m:t>
              </m:r>
              <m:r>
                <m:rPr>
                  <m:sty m:val="p"/>
                </m:rPr>
                <m:t>(</m:t>
              </m:r>
              <m:r>
                <m:rPr>
                  <m:sty m:val="bi"/>
                </m:rPr>
                <m:t>A</m:t>
              </m:r>
              <m:acc>
                <m:accPr>
                  <m:chr m:val="̂"/>
                </m:accPr>
                <m:e>
                  <m:acc>
                    <m:accPr>
                      <m:chr m:val="̃"/>
                    </m:accPr>
                    <m:e>
                      <m:r>
                        <m:t>x</m:t>
                      </m:r>
                    </m:e>
                  </m:acc>
                </m:e>
              </m:acc>
              <m:r>
                <m:rPr>
                  <m:sty m:val="p"/>
                </m:rPr>
                <m:t>)</m:t>
              </m:r>
              <m:r>
                <m:t>&amp;</m:t>
              </m:r>
              <m:r>
                <m:t>&amp;</m:t>
              </m:r>
              <m:r>
                <m:rPr>
                  <m:nor/>
                  <m:sty m:val="p"/>
                </m:rPr>
                <m:t>(</m:t>
              </m:r>
              <m:r>
                <m:rPr>
                  <m:nor/>
                  <m:sty m:val="p"/>
                </m:rPr>
                <m:t>Theorem 87</m:t>
              </m:r>
              <m:r>
                <m:rPr>
                  <m:nor/>
                  <m:sty m:val="p"/>
                </m:rPr>
                <m:t>)</m:t>
              </m:r>
            </m:e>
            <m:e>
              <m:r>
                <m:t>&amp;</m:t>
              </m:r>
              <m:r>
                <m:rPr>
                  <m:sty m:val="p"/>
                </m:rPr>
                <m:t>=</m:t>
              </m:r>
              <m:sSup>
                <m:e>
                  <m:r>
                    <m:rPr>
                      <m:sty m:val="bi"/>
                    </m:rPr>
                    <m:t>A</m:t>
                  </m:r>
                </m:e>
                <m:sup>
                  <m:r>
                    <m:rPr>
                      <m:sty m:val="p"/>
                    </m:rPr>
                    <m:t>⊤</m:t>
                  </m:r>
                </m:sup>
              </m:sSup>
              <m:acc>
                <m:accPr>
                  <m:chr m:val="̃"/>
                </m:accPr>
                <m:e>
                  <m:r>
                    <m:t>b</m:t>
                  </m:r>
                </m:e>
              </m:acc>
              <m:r>
                <m:rPr>
                  <m:sty m:val="p"/>
                </m:rPr>
                <m:t>−</m:t>
              </m:r>
              <m:sSup>
                <m:e>
                  <m:r>
                    <m:rPr>
                      <m:sty m:val="bi"/>
                    </m:rPr>
                    <m:t>A</m:t>
                  </m:r>
                </m:e>
                <m:sup>
                  <m:r>
                    <m:rPr>
                      <m:sty m:val="p"/>
                    </m:rPr>
                    <m:t>⊤</m:t>
                  </m:r>
                </m:sup>
              </m:sSup>
              <m:r>
                <m:rPr>
                  <m:sty m:val="bi"/>
                </m:rPr>
                <m:t>A</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qArr>
        </m:oMath>
      </m:oMathPara>
    </w:p>
    <w:p>
      <w:pPr>
        <w:pStyle w:val="FirstParagraph"/>
      </w:pPr>
      <w:r>
        <w:t xml:space="preserve">which is</w:t>
      </w:r>
      <w:r>
        <w:t xml:space="preserve"> </w:t>
      </w:r>
      <m:oMath>
        <m:sSub>
          <m:e>
            <m:acc>
              <m:accPr>
                <m:chr m:val="̃"/>
              </m:accPr>
              <m:e>
                <m:r>
                  <m:t>0</m:t>
                </m:r>
              </m:e>
            </m:acc>
          </m:e>
          <m:sub>
            <m:r>
              <m:t>n</m:t>
            </m:r>
          </m:sub>
        </m:sSub>
      </m:oMath>
      <w:r>
        <w:t xml:space="preserve"> </w:t>
      </w:r>
      <w:r>
        <w:t xml:space="preserve">exactly when the normal equations hold.</w:t>
      </w:r>
    </w:p>
    <w:p>
      <w:pPr>
        <w:pStyle w:val="BodyText"/>
      </w:pPr>
      <w:r>
        <w:rPr>
          <w:b/>
          <w:bCs/>
        </w:rPr>
        <w:t xml:space="preserve">Part 2.</w:t>
      </w:r>
      <w:r>
        <w:t xml:space="preserve"> </w:t>
      </w:r>
      <w:r>
        <w:t xml:space="preserve">The vector</w:t>
      </w:r>
      <w:r>
        <w:t xml:space="preserve"> </w:t>
      </w:r>
      <m:oMath>
        <m:sSub>
          <m:e>
            <m:acc>
              <m:accPr>
                <m:chr m:val="̃"/>
              </m:accPr>
              <m:e>
                <m:r>
                  <m:t>x</m:t>
                </m:r>
              </m:e>
            </m:acc>
          </m:e>
          <m:sub>
            <m:r>
              <m:t>0</m:t>
            </m:r>
          </m:sub>
        </m:sSub>
      </m:oMath>
      <w:r>
        <w:t xml:space="preserve"> </w:t>
      </w:r>
      <w:r>
        <w:t xml:space="preserve">above satisfies</w:t>
      </w:r>
      <w:r>
        <w:t xml:space="preserve"> </w:t>
      </w:r>
      <m:oMath>
        <m:r>
          <m:rPr>
            <m:sty m:val="bi"/>
          </m:rPr>
          <m:t>A</m:t>
        </m:r>
        <m:sSub>
          <m:e>
            <m:acc>
              <m:accPr>
                <m:chr m:val="̃"/>
              </m:accPr>
              <m:e>
                <m:r>
                  <m:t>x</m:t>
                </m:r>
              </m:e>
            </m:acc>
          </m:e>
          <m:sub>
            <m:r>
              <m:t>0</m:t>
            </m:r>
          </m:sub>
        </m:sSub>
        <m:r>
          <m:rPr>
            <m:sty m:val="p"/>
          </m:rPr>
          <m:t>=</m:t>
        </m:r>
        <m:acc>
          <m:accPr>
            <m:chr m:val="̃"/>
          </m:accPr>
          <m:e>
            <m:r>
              <m:t>u</m:t>
            </m:r>
          </m:e>
        </m:acc>
      </m:oMath>
      <w:r>
        <w:t xml:space="preserve">,</w:t>
      </w:r>
      <w:r>
        <w:t xml:space="preserve"> </w:t>
      </w:r>
      <w:r>
        <w:t xml:space="preserve">so it is a least squares solution, and it solves the normal equations by part 1.</w:t>
      </w:r>
    </w:p>
    <w:p>
      <w:pPr>
        <w:pStyle w:val="BodyText"/>
      </w:pPr>
      <w:r>
        <w:rPr>
          <w:b/>
          <w:bCs/>
        </w:rPr>
        <w:t xml:space="preserve">Part 4.</w:t>
      </w:r>
      <w:r>
        <w:t xml:space="preserve"> </w:t>
      </w:r>
      <w:r>
        <w:t xml:space="preserve">The least squares solutions are exactly the solutions of</w:t>
      </w:r>
      <w:r>
        <w:t xml:space="preserve"> </w:t>
      </w:r>
      <m:oMath>
        <m:r>
          <m:rPr>
            <m:sty m:val="bi"/>
          </m:rPr>
          <m:t>A</m:t>
        </m:r>
        <m:acc>
          <m:accPr>
            <m:chr m:val="̃"/>
          </m:accPr>
          <m:e>
            <m:r>
              <m:t>x</m:t>
            </m:r>
          </m:e>
        </m:acc>
        <m:r>
          <m:rPr>
            <m:sty m:val="p"/>
          </m:rPr>
          <m:t>=</m:t>
        </m:r>
        <m:acc>
          <m:accPr>
            <m:chr m:val="̃"/>
          </m:accPr>
          <m:e>
            <m:r>
              <m:t>u</m:t>
            </m:r>
          </m:e>
        </m:acc>
      </m:oMath>
      <w:r>
        <w:t xml:space="preserve">,</w:t>
      </w:r>
      <w:r>
        <w:t xml:space="preserve"> </w:t>
      </w:r>
      <w:r>
        <w:t xml:space="preserve">a consistent system,</w:t>
      </w:r>
      <w:r>
        <w:t xml:space="preserve"> </w:t>
      </w:r>
      <w:r>
        <w:t xml:space="preserve">so there is exactly one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and more than one otherwise (</w:t>
      </w:r>
      <w:hyperlink w:anchor="cor-solution-unique">
        <w:r>
          <w:rPr>
            <w:rStyle w:val="Hyperlink"/>
          </w:rPr>
          <w:t xml:space="preserve">Corollary 8</w:t>
        </w:r>
      </w:hyperlink>
      <w:r>
        <w:t xml:space="preserve">).</w:t>
      </w:r>
      <w:r>
        <w:t xml:space="preserve"> </w:t>
      </w:r>
      <w:r>
        <w:t xml:space="preserve">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m:oMath>
        <m:sSup>
          <m:e>
            <m:r>
              <m:rPr>
                <m:sty m:val="bi"/>
              </m:rPr>
              <m:t>A</m:t>
            </m:r>
          </m:e>
          <m:sup>
            <m:r>
              <m:rPr>
                <m:sty m:val="p"/>
              </m:rPr>
              <m:t>⊤</m:t>
            </m:r>
          </m:sup>
        </m:sSup>
        <m:r>
          <m:rPr>
            <m:sty m:val="bi"/>
          </m:rPr>
          <m:t>A</m:t>
        </m:r>
      </m:oMath>
      <w:r>
        <w:t xml:space="preserve"> </w:t>
      </w:r>
      <w:r>
        <w:t xml:space="preserve">is invertible (</w:t>
      </w:r>
      <w:hyperlink w:anchor="thm-gram-invertible">
        <w:r>
          <w:rPr>
            <w:rStyle w:val="Hyperlink"/>
          </w:rPr>
          <w:t xml:space="preserve">Theorem 81</w:t>
        </w:r>
      </w:hyperlink>
      <w:r>
        <w:t xml:space="preserve">),</w:t>
      </w:r>
      <w:r>
        <w:t xml:space="preserve"> </w:t>
      </w:r>
      <w:r>
        <w:t xml:space="preserve">and with</w:t>
      </w:r>
      <w:r>
        <w:t xml:space="preserve"> </w:t>
      </w:r>
      <m:oMath>
        <m:r>
          <m:rPr>
            <m:sty m:val="bi"/>
          </m:rPr>
          <m:t>M</m:t>
        </m:r>
        <m:limUpp>
          <m:e>
            <m:r>
              <m:rPr>
                <m:sty m:val="p"/>
              </m:rPr>
              <m:t>=</m:t>
            </m:r>
          </m:e>
          <m:lim>
            <m:r>
              <m:rPr>
                <m:nor/>
                <m:sty m:val="p"/>
              </m:rPr>
              <m:t>def</m:t>
            </m:r>
          </m:lim>
        </m:limUpp>
        <m:sSup>
          <m:e>
            <m:r>
              <m:rPr>
                <m:sty m:val="bi"/>
              </m:rPr>
              <m:t>A</m:t>
            </m:r>
          </m:e>
          <m:sup>
            <m:r>
              <m:rPr>
                <m:sty m:val="p"/>
              </m:rPr>
              <m:t>⊤</m:t>
            </m:r>
          </m:sup>
        </m:sSup>
        <m:r>
          <m:rPr>
            <m:sty m:val="bi"/>
          </m:rPr>
          <m:t>A</m:t>
        </m:r>
      </m:oMath>
      <w:r>
        <w:t xml:space="preserve">,</w:t>
      </w:r>
    </w:p>
    <w:p>
      <w:pPr>
        <w:pStyle w:val="BodyText"/>
      </w:pPr>
      <m:oMathPara>
        <m:oMathParaPr>
          <m:jc m:val="center"/>
        </m:oMathParaPr>
        <m:oMath>
          <m:eqArr>
            <m:e>
              <m:acc>
                <m:accPr>
                  <m:chr m:val="̂"/>
                </m:accPr>
                <m:e>
                  <m:acc>
                    <m:accPr>
                      <m:chr m:val="̃"/>
                    </m:accPr>
                    <m:e>
                      <m:r>
                        <m:t>x</m:t>
                      </m:r>
                    </m:e>
                  </m:acc>
                </m:e>
              </m:acc>
              <m:r>
                <m:t>&amp;</m:t>
              </m:r>
              <m:r>
                <m:rPr>
                  <m:sty m:val="p"/>
                </m:rPr>
                <m:t>=</m:t>
              </m:r>
              <m:sSub>
                <m:e>
                  <m:r>
                    <m:rPr>
                      <m:sty m:val="bi"/>
                    </m:rPr>
                    <m:t>I</m:t>
                  </m:r>
                </m:e>
                <m:sub>
                  <m:r>
                    <m:t>n</m:t>
                  </m:r>
                </m:sub>
              </m:sSub>
              <m:r>
                <m:t> </m:t>
              </m:r>
              <m:acc>
                <m:accPr>
                  <m:chr m:val="̂"/>
                </m:accPr>
                <m:e>
                  <m:acc>
                    <m:accPr>
                      <m:chr m:val="̃"/>
                    </m:accPr>
                    <m:e>
                      <m:r>
                        <m:t>x</m:t>
                      </m:r>
                    </m:e>
                  </m:acc>
                </m:e>
              </m:acc>
              <m:r>
                <m:t>&amp;</m:t>
              </m:r>
              <m:r>
                <m:t>&amp;</m:t>
              </m:r>
              <m:r>
                <m:rPr>
                  <m:nor/>
                  <m:sty m:val="p"/>
                </m:rPr>
                <m:t>(</m:t>
              </m:r>
              <m:r>
                <m:rPr>
                  <m:nor/>
                  <m:sty m:val="p"/>
                </m:rPr>
                <m:t>Theorem 10</m:t>
              </m:r>
              <m:r>
                <m:rPr>
                  <m:nor/>
                  <m:sty m:val="p"/>
                </m:rPr>
                <m:t>)</m:t>
              </m:r>
            </m:e>
            <m:e>
              <m:r>
                <m:t>&amp;</m:t>
              </m:r>
              <m:r>
                <m:rPr>
                  <m:sty m:val="p"/>
                </m:rPr>
                <m:t>=</m:t>
              </m:r>
              <m:r>
                <m:rPr>
                  <m:sty m:val="p"/>
                </m:rPr>
                <m:t>(</m:t>
              </m:r>
              <m:sSup>
                <m:e>
                  <m:r>
                    <m:rPr>
                      <m:sty m:val="bi"/>
                    </m:rPr>
                    <m:t>M</m:t>
                  </m:r>
                </m:e>
                <m:sup>
                  <m:r>
                    <m:rPr>
                      <m:sty m:val="p"/>
                    </m:rPr>
                    <m:t>−</m:t>
                  </m:r>
                  <m:r>
                    <m:t>1</m:t>
                  </m:r>
                </m:sup>
              </m:sSup>
              <m:r>
                <m:rPr>
                  <m:sty m:val="bi"/>
                </m:rPr>
                <m:t>M</m:t>
              </m:r>
              <m:r>
                <m:rPr>
                  <m:sty m:val="p"/>
                </m:rPr>
                <m:t>)</m:t>
              </m:r>
              <m:r>
                <m:t> </m:t>
              </m:r>
              <m:acc>
                <m:accPr>
                  <m:chr m:val="̂"/>
                </m:accPr>
                <m:e>
                  <m:acc>
                    <m:accPr>
                      <m:chr m:val="̃"/>
                    </m:accPr>
                    <m:e>
                      <m:r>
                        <m:t>x</m:t>
                      </m:r>
                    </m:e>
                  </m:acc>
                </m:e>
              </m:acc>
              <m:r>
                <m:t>&amp;</m:t>
              </m:r>
              <m:r>
                <m:t>&amp;</m:t>
              </m:r>
              <m:r>
                <m:rPr>
                  <m:nor/>
                  <m:sty m:val="p"/>
                </m:rPr>
                <m:t>(</m:t>
              </m:r>
              <m:r>
                <m:rPr>
                  <m:nor/>
                  <m:sty m:val="p"/>
                </m:rPr>
                <m:t>Definition 71</m:t>
              </m:r>
              <m:r>
                <m:rPr>
                  <m:nor/>
                  <m:sty m:val="p"/>
                </m:rPr>
                <m:t>)</m:t>
              </m:r>
            </m:e>
            <m:e>
              <m:r>
                <m:t>&amp;</m:t>
              </m:r>
              <m:r>
                <m:rPr>
                  <m:sty m:val="p"/>
                </m:rPr>
                <m:t>=</m:t>
              </m:r>
              <m:sSup>
                <m:e>
                  <m:r>
                    <m:rPr>
                      <m:sty m:val="bi"/>
                    </m:rPr>
                    <m:t>M</m:t>
                  </m:r>
                </m:e>
                <m:sup>
                  <m:r>
                    <m:rPr>
                      <m:sty m:val="p"/>
                    </m:rPr>
                    <m:t>−</m:t>
                  </m:r>
                  <m:r>
                    <m:t>1</m:t>
                  </m:r>
                </m:sup>
              </m:sSup>
              <m:r>
                <m:t> </m:t>
              </m:r>
              <m:r>
                <m:rPr>
                  <m:sty m:val="p"/>
                </m:rPr>
                <m:t>(</m:t>
              </m:r>
              <m:r>
                <m:rPr>
                  <m:sty m:val="bi"/>
                </m:rPr>
                <m:t>M</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
              <m:r>
                <m:t>&amp;</m:t>
              </m:r>
              <m:r>
                <m:rPr>
                  <m:sty m:val="p"/>
                </m:rPr>
                <m:t>=</m:t>
              </m:r>
              <m:sSup>
                <m:e>
                  <m:r>
                    <m:rPr>
                      <m:sty m:val="bi"/>
                    </m:rPr>
                    <m:t>M</m:t>
                  </m:r>
                </m:e>
                <m:sup>
                  <m:r>
                    <m:rPr>
                      <m:sty m:val="p"/>
                    </m:rPr>
                    <m:t>−</m:t>
                  </m:r>
                  <m:r>
                    <m:t>1</m:t>
                  </m:r>
                </m:sup>
              </m:sSup>
              <m:r>
                <m:t> </m:t>
              </m:r>
              <m:sSup>
                <m:e>
                  <m:r>
                    <m:rPr>
                      <m:sty m:val="bi"/>
                    </m:rPr>
                    <m:t>A</m:t>
                  </m:r>
                </m:e>
                <m:sup>
                  <m:r>
                    <m:rPr>
                      <m:sty m:val="p"/>
                    </m:rPr>
                    <m:t>⊤</m:t>
                  </m:r>
                </m:sup>
              </m:sSup>
              <m:acc>
                <m:accPr>
                  <m:chr m:val="̃"/>
                </m:accPr>
                <m:e>
                  <m:r>
                    <m:t>b</m:t>
                  </m:r>
                </m:e>
              </m:acc>
              <m:r>
                <m:rPr>
                  <m:sty m:val="p"/>
                </m:rPr>
                <m:t>.</m:t>
              </m:r>
              <m:r>
                <m:t>&amp;</m:t>
              </m:r>
              <m:r>
                <m:t>&amp;</m:t>
              </m:r>
              <m:r>
                <m:rPr>
                  <m:nor/>
                  <m:sty m:val="p"/>
                </m:rPr>
                <m:t>(the normal equations)</m:t>
              </m:r>
            </m:e>
          </m:eqArr>
        </m:oMath>
      </m:oMathPara>
    </w:p>
    <w:bookmarkStart w:id="553" w:name="exm-normal-equations"/>
    <w:p>
      <w:pPr>
        <w:pStyle w:val="FirstParagraph"/>
      </w:pPr>
      <w:r>
        <w:rPr>
          <w:b/>
          <w:bCs/>
        </w:rPr>
        <w:t xml:space="preserve">Example 178 (A least squares line)</w:t>
      </w:r>
      <w:r>
        <w:t xml:space="preserve"> </w:t>
      </w:r>
      <w:r>
        <w:t xml:space="preserve">Fit</w:t>
      </w:r>
      <w:r>
        <w:t xml:space="preserve"> </w:t>
      </w:r>
      <m:oMath>
        <m:r>
          <m:t>y</m:t>
        </m:r>
        <m:r>
          <m:rPr>
            <m:sty m:val="p"/>
          </m:rPr>
          <m:t>=</m:t>
        </m:r>
        <m:sSub>
          <m:e>
            <m:r>
              <m:t>x</m:t>
            </m:r>
          </m:e>
          <m:sub>
            <m:r>
              <m:t>1</m:t>
            </m:r>
          </m:sub>
        </m:sSub>
        <m:r>
          <m:rPr>
            <m:sty m:val="p"/>
          </m:rPr>
          <m:t>+</m:t>
        </m:r>
        <m:sSub>
          <m:e>
            <m:r>
              <m:t>x</m:t>
            </m:r>
          </m:e>
          <m:sub>
            <m:r>
              <m:t>2</m:t>
            </m:r>
          </m:sub>
        </m:sSub>
        <m:r>
          <m:t> </m:t>
        </m:r>
        <m:r>
          <m:t>t</m:t>
        </m:r>
      </m:oMath>
      <w:r>
        <w:t xml:space="preserve"> </w:t>
      </w:r>
      <w:r>
        <w:t xml:space="preserve">to the points</w:t>
      </w:r>
      <w:r>
        <w:t xml:space="preserve"> </w:t>
      </w:r>
      <m:oMath>
        <m:r>
          <m:rPr>
            <m:sty m:val="p"/>
          </m:rPr>
          <m:t>(</m:t>
        </m:r>
        <m:r>
          <m:t>t</m:t>
        </m:r>
        <m:r>
          <m:rPr>
            <m:sty m:val="p"/>
          </m:rPr>
          <m:t>,</m:t>
        </m:r>
        <m:r>
          <m:t>y</m:t>
        </m:r>
        <m:r>
          <m:rPr>
            <m:sty m:val="p"/>
          </m:rPr>
          <m:t>)</m:t>
        </m:r>
        <m:r>
          <m:rPr>
            <m:sty m:val="p"/>
          </m:rPr>
          <m:t>=</m:t>
        </m:r>
        <m:r>
          <m:rPr>
            <m:sty m:val="p"/>
          </m:rPr>
          <m:t>(</m:t>
        </m:r>
        <m:r>
          <m:t>1</m:t>
        </m:r>
        <m:r>
          <m:rPr>
            <m:sty m:val="p"/>
          </m:rPr>
          <m:t>,</m:t>
        </m:r>
        <m:r>
          <m:t>1</m:t>
        </m:r>
        <m:r>
          <m:rPr>
            <m:sty m:val="p"/>
          </m:rPr>
          <m:t>)</m:t>
        </m:r>
        <m:r>
          <m:rPr>
            <m:sty m:val="p"/>
          </m:rPr>
          <m:t>,</m:t>
        </m:r>
        <m:r>
          <m:rPr>
            <m:sty m:val="p"/>
          </m:rPr>
          <m:t>(</m:t>
        </m:r>
        <m:r>
          <m:t>2</m:t>
        </m:r>
        <m:r>
          <m:rPr>
            <m:sty m:val="p"/>
          </m:rPr>
          <m:t>,</m:t>
        </m:r>
        <m:r>
          <m:t>2</m:t>
        </m:r>
        <m:r>
          <m:rPr>
            <m:sty m:val="p"/>
          </m:rPr>
          <m:t>)</m:t>
        </m:r>
        <m:r>
          <m:rPr>
            <m:sty m:val="p"/>
          </m:rPr>
          <m:t>,</m:t>
        </m:r>
        <m:r>
          <m:rPr>
            <m:sty m:val="p"/>
          </m:rPr>
          <m:t>(</m:t>
        </m:r>
        <m:r>
          <m:t>3</m:t>
        </m:r>
        <m:r>
          <m:rPr>
            <m:sty m:val="p"/>
          </m:rPr>
          <m:t>,</m:t>
        </m:r>
        <m:r>
          <m:t>2</m:t>
        </m:r>
        <m:r>
          <m:rPr>
            <m:sty m:val="p"/>
          </m:rPr>
          <m:t>)</m:t>
        </m:r>
      </m:oMath>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(the</w:t>
      </w:r>
      <w:r>
        <w:t xml:space="preserve"> </w:t>
      </w:r>
      <m:oMath>
        <m:r>
          <m:rPr>
            <m:sty m:val="bi"/>
          </m:rPr>
          <m:t>X</m:t>
        </m:r>
      </m:oMath>
      <w:r>
        <w:t xml:space="preserve"> </w:t>
      </w:r>
      <w:r>
        <w:t xml:space="preserve">of</w:t>
      </w:r>
      <w:r>
        <w:t xml:space="preserve"> </w:t>
      </w:r>
      <w:hyperlink w:anchor="exm-gram-invertible">
        <w:r>
          <w:rPr>
            <w:rStyle w:val="Hyperlink"/>
          </w:rPr>
          <w:t xml:space="preserve">Example 152</w:t>
        </w:r>
      </w:hyperlink>
      <w:r>
        <w:t xml:space="preserve">)</w:t>
      </w:r>
      <w:r>
        <w:t xml:space="preserve"> </w:t>
      </w:r>
      <w:r>
        <w:t xml:space="preserve">and</w:t>
      </w:r>
      <w:r>
        <w:t xml:space="preserve"> </w:t>
      </w:r>
      <m:oMath>
        <m:acc>
          <m:accPr>
            <m:chr m:val="̃"/>
          </m:accPr>
          <m:e>
            <m:r>
              <m:t>b</m:t>
            </m:r>
          </m:e>
        </m:acc>
        <m:r>
          <m:rPr>
            <m:sty m:val="p"/>
          </m:rPr>
          <m:t>=</m:t>
        </m:r>
        <m:r>
          <m:rPr>
            <m:sty m:val="p"/>
          </m:rPr>
          <m:t>(</m:t>
        </m:r>
        <m:r>
          <m:t>1</m:t>
        </m:r>
        <m:r>
          <m:rPr>
            <m:sty m:val="p"/>
          </m:rPr>
          <m:t>,</m:t>
        </m:r>
        <m:r>
          <m:t>2</m:t>
        </m:r>
        <m:r>
          <m:rPr>
            <m:sty m:val="p"/>
          </m:rPr>
          <m:t>,</m:t>
        </m:r>
        <m:r>
          <m:t>2</m:t>
        </m:r>
        <m:r>
          <m:rPr>
            <m:sty m:val="p"/>
          </m:rPr>
          <m:t>)</m:t>
        </m:r>
      </m:oMath>
      <w:r>
        <w:t xml:space="preserve">.</w:t>
      </w:r>
      <w:r>
        <w:t xml:space="preserve"> </w:t>
      </w:r>
      <m:oMath>
        <m:r>
          <m:rPr>
            <m:sty m:val="bi"/>
          </m:rPr>
          <m:t>A</m:t>
        </m:r>
      </m:oMath>
      <w:r>
        <w:t xml:space="preserve"> </w:t>
      </w:r>
      <w:r>
        <w:t xml:space="preserve">has rank</w:t>
      </w:r>
      <w:r>
        <w:t xml:space="preserve"> </w:t>
      </w:r>
      <m:oMath>
        <m:r>
          <m:t>2</m:t>
        </m:r>
      </m:oMath>
      <w:r>
        <w:t xml:space="preserve"> </w:t>
      </w:r>
      <w:r>
        <w:t xml:space="preserve">(</w:t>
      </w:r>
      <w:hyperlink w:anchor="exm-rank">
        <w:r>
          <w:rPr>
            <w:rStyle w:val="Hyperlink"/>
          </w:rPr>
          <w:t xml:space="preserve">Example 33</w:t>
        </w:r>
      </w:hyperlink>
      <w:r>
        <w:t xml:space="preserve">), so the solution is unique (part 4).</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has inverse</w:t>
      </w:r>
      <w:r>
        <w:t xml:space="preserve"> </w:t>
      </w:r>
      <m:oMath>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oMath>
      <w:r>
        <w:t xml:space="preserve"> </w:t>
      </w:r>
      <w:r>
        <w:t xml:space="preserve">(</w:t>
      </w:r>
      <w:hyperlink w:anchor="exm-gram-invertible">
        <w:r>
          <w:rPr>
            <w:rStyle w:val="Hyperlink"/>
          </w:rPr>
          <w:t xml:space="preserve">Example 152</w:t>
        </w:r>
      </w:hyperlink>
      <w:r>
        <w:t xml:space="preserve">),</w:t>
      </w:r>
      <w:r>
        <w:t xml:space="preserve"> </w:t>
      </w:r>
      <w:r>
        <w:t xml:space="preserve">and</w:t>
      </w:r>
    </w:p>
    <w:p>
      <w:pPr>
        <w:pStyle w:val="BodyText"/>
      </w:pPr>
      <m:oMathPara>
        <m:oMathParaPr>
          <m:jc m:val="center"/>
        </m:oMathParaPr>
        <m:oMath>
          <m:eqArr>
            <m:e>
              <m:sSup>
                <m:e>
                  <m:r>
                    <m:rPr>
                      <m:sty m:val="bi"/>
                    </m:rPr>
                    <m:t>A</m:t>
                  </m:r>
                </m:e>
                <m:sup>
                  <m:r>
                    <m:rPr>
                      <m:sty m:val="p"/>
                    </m:rPr>
                    <m:t>⊤</m:t>
                  </m:r>
                </m:sup>
              </m:sSup>
              <m:acc>
                <m:accPr>
                  <m:chr m:val="̃"/>
                </m:accPr>
                <m:e>
                  <m:r>
                    <m:t>b</m:t>
                  </m:r>
                </m:e>
              </m:acc>
              <m:r>
                <m:t>&amp;</m:t>
              </m:r>
              <m:r>
                <m:rPr>
                  <m:sty m:val="p"/>
                </m:rPr>
                <m:t>=</m:t>
              </m:r>
              <m:r>
                <m:rPr>
                  <m:sty m:val="p"/>
                </m:rPr>
                <m:t>(</m:t>
              </m:r>
              <m:r>
                <m:t>1</m:t>
              </m:r>
              <m:r>
                <m:rPr>
                  <m:sty m:val="p"/>
                </m:rPr>
                <m:t>+</m:t>
              </m:r>
              <m:r>
                <m:t>2</m:t>
              </m:r>
              <m:r>
                <m:rPr>
                  <m:sty m:val="p"/>
                </m:rPr>
                <m:t>+</m:t>
              </m:r>
              <m:r>
                <m:t>2</m:t>
              </m:r>
              <m:r>
                <m:rPr>
                  <m:sty m:val="p"/>
                </m:rPr>
                <m:t>,</m:t>
              </m:r>
              <m:r>
                <m:t> </m:t>
              </m:r>
              <m:r>
                <m:t>1</m:t>
              </m:r>
              <m:r>
                <m:rPr>
                  <m:sty m:val="p"/>
                </m:rPr>
                <m:t>+</m:t>
              </m:r>
              <m:r>
                <m:t>4</m:t>
              </m:r>
              <m:r>
                <m:rPr>
                  <m:sty m:val="p"/>
                </m:rPr>
                <m:t>+</m:t>
              </m:r>
              <m:r>
                <m:t>6</m:t>
              </m:r>
              <m:r>
                <m:rPr>
                  <m:sty m:val="p"/>
                </m:rPr>
                <m:t>)</m:t>
              </m:r>
            </m:e>
            <m:e>
              <m:r>
                <m:t>&amp;</m:t>
              </m:r>
              <m:r>
                <m:rPr>
                  <m:sty m:val="p"/>
                </m:rPr>
                <m:t>=</m:t>
              </m:r>
              <m:r>
                <m:rPr>
                  <m:sty m:val="p"/>
                </m:rPr>
                <m:t>(</m:t>
              </m:r>
              <m:r>
                <m:t>5</m:t>
              </m:r>
              <m:r>
                <m:rPr>
                  <m:sty m:val="p"/>
                </m:rPr>
                <m:t>,</m:t>
              </m:r>
              <m:r>
                <m:t>11</m:t>
              </m:r>
              <m:r>
                <m:rPr>
                  <m:sty m:val="p"/>
                </m:rPr>
                <m:t>)</m:t>
              </m:r>
              <m:r>
                <m:rPr>
                  <m:sty m:val="p"/>
                </m:rPr>
                <m:t>,</m:t>
              </m:r>
            </m:e>
          </m:eqArr>
        </m:oMath>
      </m:oMathPara>
    </w:p>
    <w:p>
      <w:pPr>
        <w:pStyle w:val="FirstParagraph"/>
      </w:pPr>
      <w:r>
        <w:t xml:space="preserve">so</w:t>
      </w:r>
    </w:p>
    <w:p>
      <w:pPr>
        <w:pStyle w:val="BodyText"/>
      </w:pPr>
      <m:oMathPara>
        <m:oMathParaPr>
          <m:jc m:val="center"/>
        </m:oMathParaPr>
        <m:oMath>
          <m:eqArr>
            <m:e>
              <m:acc>
                <m:accPr>
                  <m:chr m:val="̂"/>
                </m:accPr>
                <m:e>
                  <m:acc>
                    <m:accPr>
                      <m:chr m:val="̃"/>
                    </m:accPr>
                    <m:e>
                      <m:r>
                        <m:t>x</m:t>
                      </m:r>
                    </m:e>
                  </m:acc>
                </m:e>
              </m:acc>
              <m:r>
                <m:t>&amp;</m:t>
              </m:r>
              <m:r>
                <m:rPr>
                  <m:sty m:val="p"/>
                </m:rPr>
                <m:t>=</m:t>
              </m:r>
              <m:f>
                <m:fPr>
                  <m:type m:val="bar"/>
                </m:fPr>
                <m:num>
                  <m:r>
                    <m:t>1</m:t>
                  </m:r>
                </m:num>
                <m:den>
                  <m:r>
                    <m:t>6</m:t>
                  </m:r>
                </m:den>
              </m:f>
              <m:r>
                <m:t>​</m:t>
              </m:r>
              <m:d>
                <m:dPr>
                  <m:begChr m:val="("/>
                  <m:sepChr m:val=""/>
                  <m:endChr m:val=")"/>
                  <m:grow/>
                </m:dPr>
                <m:e>
                  <m:r>
                    <m:t>14</m:t>
                  </m:r>
                  <m:r>
                    <m:rPr>
                      <m:sty m:val="p"/>
                    </m:rPr>
                    <m:t>⋅</m:t>
                  </m:r>
                  <m:r>
                    <m:t>5</m:t>
                  </m:r>
                  <m:r>
                    <m:rPr>
                      <m:sty m:val="p"/>
                    </m:rPr>
                    <m:t>−</m:t>
                  </m:r>
                  <m:r>
                    <m:t>6</m:t>
                  </m:r>
                  <m:r>
                    <m:rPr>
                      <m:sty m:val="p"/>
                    </m:rPr>
                    <m:t>⋅</m:t>
                  </m:r>
                  <m:r>
                    <m:t>11</m:t>
                  </m:r>
                  <m:r>
                    <m:rPr>
                      <m:sty m:val="p"/>
                    </m:rPr>
                    <m:t>,</m:t>
                  </m:r>
                  <m:r>
                    <m:t> </m:t>
                  </m:r>
                  <m:r>
                    <m:rPr>
                      <m:sty m:val="p"/>
                    </m:rPr>
                    <m:t>−</m:t>
                  </m:r>
                  <m:r>
                    <m:t>6</m:t>
                  </m:r>
                  <m:r>
                    <m:rPr>
                      <m:sty m:val="p"/>
                    </m:rPr>
                    <m:t>⋅</m:t>
                  </m:r>
                  <m:r>
                    <m:t>5</m:t>
                  </m:r>
                  <m:r>
                    <m:rPr>
                      <m:sty m:val="p"/>
                    </m:rPr>
                    <m:t>+</m:t>
                  </m:r>
                  <m:r>
                    <m:t>3</m:t>
                  </m:r>
                  <m:r>
                    <m:rPr>
                      <m:sty m:val="p"/>
                    </m:rPr>
                    <m:t>⋅</m:t>
                  </m:r>
                  <m:r>
                    <m:t>11</m:t>
                  </m:r>
                </m:e>
              </m:d>
              <m:r>
                <m:t>​</m:t>
              </m:r>
            </m:e>
            <m:e>
              <m:r>
                <m:t>&amp;</m:t>
              </m:r>
              <m:r>
                <m:rPr>
                  <m:sty m:val="p"/>
                </m:rPr>
                <m:t>=</m:t>
              </m:r>
              <m:f>
                <m:fPr>
                  <m:type m:val="bar"/>
                </m:fPr>
                <m:num>
                  <m:r>
                    <m:t>1</m:t>
                  </m:r>
                </m:num>
                <m:den>
                  <m:r>
                    <m:t>6</m:t>
                  </m:r>
                </m:den>
              </m:f>
              <m:r>
                <m:t> </m:t>
              </m:r>
              <m:r>
                <m:rPr>
                  <m:sty m:val="p"/>
                </m:rPr>
                <m:t>(</m:t>
              </m:r>
              <m:r>
                <m:t>4</m:t>
              </m:r>
              <m:r>
                <m:rPr>
                  <m:sty m:val="p"/>
                </m:rPr>
                <m:t>,</m:t>
              </m:r>
              <m:r>
                <m:t>3</m:t>
              </m:r>
              <m:r>
                <m:rPr>
                  <m:sty m:val="p"/>
                </m:rPr>
                <m:t>)</m:t>
              </m:r>
            </m:e>
            <m:e>
              <m:r>
                <m:t>&amp;</m:t>
              </m:r>
              <m:r>
                <m:rPr>
                  <m:sty m:val="p"/>
                </m:rPr>
                <m:t>=</m:t>
              </m:r>
              <m:r>
                <m:t>​</m:t>
              </m:r>
              <m:d>
                <m:dPr>
                  <m:begChr m:val="("/>
                  <m:sepChr m:val=""/>
                  <m:endChr m:val=")"/>
                  <m:grow/>
                </m:dPr>
                <m:e>
                  <m:f>
                    <m:fPr>
                      <m:type m:val="lin"/>
                    </m:fPr>
                    <m:num>
                      <m:r>
                        <m:t>2</m:t>
                      </m:r>
                    </m:num>
                    <m:den>
                      <m:r>
                        <m:t>3</m:t>
                      </m:r>
                    </m:den>
                  </m:f>
                  <m:r>
                    <m:rPr>
                      <m:sty m:val="p"/>
                    </m:rPr>
                    <m:t>,</m:t>
                  </m:r>
                  <m:f>
                    <m:fPr>
                      <m:type m:val="lin"/>
                    </m:fPr>
                    <m:num>
                      <m:r>
                        <m:t>1</m:t>
                      </m:r>
                    </m:num>
                    <m:den>
                      <m:r>
                        <m:t>2</m:t>
                      </m:r>
                    </m:den>
                  </m:f>
                </m:e>
              </m:d>
              <m:r>
                <m:t>​</m:t>
              </m:r>
              <m:r>
                <m:rPr>
                  <m:sty m:val="p"/>
                </m:rPr>
                <m:t>.</m:t>
              </m:r>
            </m:e>
          </m:eqArr>
        </m:oMath>
      </m:oMathPara>
    </w:p>
    <w:p>
      <w:pPr>
        <w:pStyle w:val="FirstParagraph"/>
      </w:pPr>
      <w:r>
        <w:t xml:space="preserve">The fitted values are</w:t>
      </w:r>
      <w:r>
        <w:t xml:space="preserve"> </w:t>
      </w:r>
      <m:oMath>
        <m:r>
          <m:rPr>
            <m:sty m:val="bi"/>
          </m:rPr>
          <m:t>A</m:t>
        </m:r>
        <m:acc>
          <m:accPr>
            <m:chr m:val="̂"/>
          </m:accPr>
          <m:e>
            <m:acc>
              <m:accPr>
                <m:chr m:val="̃"/>
              </m:accPr>
              <m:e>
                <m:r>
                  <m:t>x</m:t>
                </m:r>
              </m:e>
            </m:acc>
          </m:e>
        </m:acc>
        <m:r>
          <m:rPr>
            <m:sty m:val="p"/>
          </m:rPr>
          <m:t>=</m:t>
        </m:r>
        <m:r>
          <m:t>​</m:t>
        </m:r>
        <m:d>
          <m:dPr>
            <m:begChr m:val="("/>
            <m:sepChr m:val=""/>
            <m:endChr m:val=")"/>
            <m:grow/>
          </m:dPr>
          <m:e>
            <m:f>
              <m:fPr>
                <m:type m:val="lin"/>
              </m:fPr>
              <m:num>
                <m:r>
                  <m:t>7</m:t>
                </m:r>
              </m:num>
              <m:den>
                <m:r>
                  <m:t>6</m:t>
                </m:r>
              </m:den>
            </m:f>
            <m:r>
              <m:rPr>
                <m:sty m:val="p"/>
              </m:rPr>
              <m:t>,</m:t>
            </m:r>
            <m:f>
              <m:fPr>
                <m:type m:val="lin"/>
              </m:fPr>
              <m:num>
                <m:r>
                  <m:t>5</m:t>
                </m:r>
              </m:num>
              <m:den>
                <m:r>
                  <m:t>3</m:t>
                </m:r>
              </m:den>
            </m:f>
            <m:r>
              <m:rPr>
                <m:sty m:val="p"/>
              </m:rPr>
              <m:t>,</m:t>
            </m:r>
            <m:f>
              <m:fPr>
                <m:type m:val="lin"/>
              </m:fPr>
              <m:num>
                <m:r>
                  <m:t>13</m:t>
                </m:r>
              </m:num>
              <m:den>
                <m:r>
                  <m:t>6</m:t>
                </m:r>
              </m:den>
            </m:f>
          </m:e>
        </m:d>
        <m:r>
          <m:t>​</m:t>
        </m:r>
      </m:oMath>
      <w:r>
        <w:t xml:space="preserve">,</w:t>
      </w:r>
      <w:r>
        <w:t xml:space="preserve"> </w:t>
      </w:r>
      <w:r>
        <w:t xml:space="preserve">and the residuals</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t>​</m:t>
        </m:r>
        <m:d>
          <m:dPr>
            <m:begChr m:val="("/>
            <m:sepChr m:val=""/>
            <m:endChr m:val=")"/>
            <m:grow/>
          </m:dPr>
          <m:e>
            <m:r>
              <m:rPr>
                <m:sty m:val="p"/>
              </m:rPr>
              <m:t>−</m:t>
            </m:r>
            <m:f>
              <m:fPr>
                <m:type m:val="lin"/>
              </m:fPr>
              <m:num>
                <m:r>
                  <m:t>1</m:t>
                </m:r>
              </m:num>
              <m:den>
                <m:r>
                  <m:t>6</m:t>
                </m:r>
              </m:den>
            </m:f>
            <m:r>
              <m:rPr>
                <m:sty m:val="p"/>
              </m:rPr>
              <m:t>,</m:t>
            </m:r>
            <m:f>
              <m:fPr>
                <m:type m:val="lin"/>
              </m:fPr>
              <m:num>
                <m:r>
                  <m:t>1</m:t>
                </m:r>
              </m:num>
              <m:den>
                <m:r>
                  <m:t>3</m:t>
                </m:r>
              </m:den>
            </m:f>
            <m:r>
              <m:rPr>
                <m:sty m:val="p"/>
              </m:rPr>
              <m:t>,</m:t>
            </m:r>
            <m:r>
              <m:rPr>
                <m:sty m:val="p"/>
              </m:rPr>
              <m:t>−</m:t>
            </m:r>
            <m:f>
              <m:fPr>
                <m:type m:val="lin"/>
              </m:fPr>
              <m:num>
                <m:r>
                  <m:t>1</m:t>
                </m:r>
              </m:num>
              <m:den>
                <m:r>
                  <m:t>6</m:t>
                </m:r>
              </m:den>
            </m:f>
          </m:e>
        </m:d>
        <m:r>
          <m:t>​</m:t>
        </m:r>
      </m:oMath>
      <w:r>
        <w:t xml:space="preserve"> </w:t>
      </w:r>
      <w:r>
        <w:t xml:space="preserve">are orthogonal to both columns of</w:t>
      </w:r>
      <w:r>
        <w:t xml:space="preserve"> </w:t>
      </w:r>
      <m:oMath>
        <m:r>
          <m:rPr>
            <m:sty m:val="bi"/>
          </m:rPr>
          <m:t>A</m:t>
        </m:r>
      </m:oMath>
      <w:r>
        <w:t xml:space="preserve">:</w:t>
      </w:r>
      <w:r>
        <w:t xml:space="preserve"> </w:t>
      </w:r>
      <m:oMath>
        <m:r>
          <m:rPr>
            <m:sty m:val="p"/>
          </m:rPr>
          <m:t>−</m:t>
        </m:r>
        <m:f>
          <m:fPr>
            <m:type m:val="lin"/>
          </m:fPr>
          <m:num>
            <m:r>
              <m:t>1</m:t>
            </m:r>
          </m:num>
          <m:den>
            <m:r>
              <m:t>6</m:t>
            </m:r>
          </m:den>
        </m:f>
        <m:r>
          <m:rPr>
            <m:sty m:val="p"/>
          </m:rPr>
          <m:t>+</m:t>
        </m:r>
        <m:f>
          <m:fPr>
            <m:type m:val="lin"/>
          </m:fPr>
          <m:num>
            <m:r>
              <m:t>1</m:t>
            </m:r>
          </m:num>
          <m:den>
            <m:r>
              <m:t>3</m:t>
            </m:r>
          </m:den>
        </m:f>
        <m:r>
          <m:rPr>
            <m:sty m:val="p"/>
          </m:rPr>
          <m:t>−</m:t>
        </m:r>
        <m:f>
          <m:fPr>
            <m:type m:val="lin"/>
          </m:fPr>
          <m:num>
            <m:r>
              <m:t>1</m:t>
            </m:r>
          </m:num>
          <m:den>
            <m:r>
              <m:t>6</m:t>
            </m:r>
          </m:den>
        </m:f>
        <m:r>
          <m:rPr>
            <m:sty m:val="p"/>
          </m:rPr>
          <m:t>=</m:t>
        </m:r>
        <m:r>
          <m:t>0</m:t>
        </m:r>
      </m:oMath>
      <w:r>
        <w:t xml:space="preserve"> </w:t>
      </w:r>
      <w:r>
        <w:t xml:space="preserve">and</w:t>
      </w:r>
      <w:r>
        <w:t xml:space="preserve"> </w:t>
      </w:r>
      <m:oMath>
        <m:r>
          <m:rPr>
            <m:sty m:val="p"/>
          </m:rPr>
          <m:t>−</m:t>
        </m:r>
        <m:f>
          <m:fPr>
            <m:type m:val="lin"/>
          </m:fPr>
          <m:num>
            <m:r>
              <m:t>1</m:t>
            </m:r>
          </m:num>
          <m:den>
            <m:r>
              <m:t>6</m:t>
            </m:r>
          </m:den>
        </m:f>
        <m:r>
          <m:rPr>
            <m:sty m:val="p"/>
          </m:rPr>
          <m:t>+</m:t>
        </m:r>
        <m:f>
          <m:fPr>
            <m:type m:val="lin"/>
          </m:fPr>
          <m:num>
            <m:r>
              <m:t>2</m:t>
            </m:r>
          </m:num>
          <m:den>
            <m:r>
              <m:t>3</m:t>
            </m:r>
          </m:den>
        </m:f>
        <m:r>
          <m:rPr>
            <m:sty m:val="p"/>
          </m:rPr>
          <m:t>−</m:t>
        </m:r>
        <m:f>
          <m:fPr>
            <m:type m:val="lin"/>
          </m:fPr>
          <m:num>
            <m:r>
              <m:t>1</m:t>
            </m:r>
          </m:num>
          <m:den>
            <m:r>
              <m:t>2</m:t>
            </m:r>
          </m:den>
        </m:f>
        <m:r>
          <m:rPr>
            <m:sty m:val="p"/>
          </m:rPr>
          <m:t>=</m:t>
        </m:r>
        <m:r>
          <m:t>0</m:t>
        </m:r>
      </m:oMath>
      <w:r>
        <w:t xml:space="preserve">.</w:t>
      </w:r>
    </w:p>
    <w:bookmarkEnd w:id="553"/>
    <w:bookmarkStart w:id="554" w:name="exm-normal-equations-rank-deficient"/>
    <w:p>
      <w:pPr>
        <w:pStyle w:val="BodyText"/>
      </w:pPr>
      <w:r>
        <w:rPr>
          <w:b/>
          <w:bCs/>
        </w:rPr>
        <w:t xml:space="preserve">Example 179 (Many least squares solutions, one fitted vector)</w:t>
      </w:r>
      <w:r>
        <w:t xml:space="preserve"> </w:t>
      </w:r>
      <w:r>
        <w:t xml:space="preserve">With the rank-</w:t>
      </w:r>
      <m:oMath>
        <m:r>
          <m:t>1</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w:t>
      </w:r>
      <w:hyperlink w:anchor="exm-rank">
        <w:r>
          <w:rPr>
            <w:rStyle w:val="Hyperlink"/>
          </w:rPr>
          <w:t xml:space="preserve">Example 33</w:t>
        </w:r>
      </w:hyperlink>
      <w:r>
        <w:t xml:space="preserve">)</w:t>
      </w:r>
      <w:r>
        <w:t xml:space="preserve"> </w:t>
      </w:r>
      <w:r>
        <w:t xml:space="preserve">and</w:t>
      </w:r>
      <w:r>
        <w:t xml:space="preserve"> </w:t>
      </w:r>
      <m:oMath>
        <m:acc>
          <m:accPr>
            <m:chr m:val="̃"/>
          </m:accPr>
          <m:e>
            <m:r>
              <m:t>b</m:t>
            </m:r>
          </m:e>
        </m:acc>
        <m:r>
          <m:rPr>
            <m:sty m:val="p"/>
          </m:rPr>
          <m:t>=</m:t>
        </m:r>
        <m:r>
          <m:rPr>
            <m:sty m:val="p"/>
          </m:rPr>
          <m:t>(</m:t>
        </m:r>
        <m:r>
          <m:t>1</m:t>
        </m:r>
        <m:r>
          <m:rPr>
            <m:sty m:val="p"/>
          </m:rPr>
          <m:t>,</m:t>
        </m:r>
        <m:r>
          <m:t>2</m:t>
        </m:r>
        <m:r>
          <m:rPr>
            <m:sty m:val="p"/>
          </m:rPr>
          <m:t>,</m:t>
        </m:r>
        <m:r>
          <m:t>2</m:t>
        </m:r>
        <m:r>
          <m:rPr>
            <m:sty m:val="p"/>
          </m:rPr>
          <m:t>)</m:t>
        </m:r>
      </m:oMath>
      <w:r>
        <w:t xml:space="preserve">,</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12</m:t>
                  </m:r>
                </m:e>
              </m:mr>
            </m:m>
          </m:e>
        </m:d>
      </m:oMath>
      <w:r>
        <w:t xml:space="preserve"> </w:t>
      </w:r>
      <w:r>
        <w:t xml:space="preserve">and</w:t>
      </w:r>
      <w:r>
        <w:t xml:space="preserve"> </w:t>
      </w:r>
      <m:oMath>
        <m:sSup>
          <m:e>
            <m:r>
              <m:rPr>
                <m:sty m:val="bi"/>
              </m:rPr>
              <m:t>A</m:t>
            </m:r>
          </m:e>
          <m:sup>
            <m:r>
              <m:rPr>
                <m:sty m:val="p"/>
              </m:rPr>
              <m:t>⊤</m:t>
            </m:r>
          </m:sup>
        </m:sSup>
        <m:acc>
          <m:accPr>
            <m:chr m:val="̃"/>
          </m:accPr>
          <m:e>
            <m:r>
              <m:t>b</m:t>
            </m:r>
          </m:e>
        </m:acc>
        <m:r>
          <m:rPr>
            <m:sty m:val="p"/>
          </m:rPr>
          <m:t>=</m:t>
        </m:r>
        <m:r>
          <m:rPr>
            <m:sty m:val="p"/>
          </m:rPr>
          <m:t>(</m:t>
        </m:r>
        <m:r>
          <m:t>5</m:t>
        </m:r>
        <m:r>
          <m:rPr>
            <m:sty m:val="p"/>
          </m:rPr>
          <m:t>,</m:t>
        </m:r>
        <m:r>
          <m:t>10</m:t>
        </m:r>
        <m:r>
          <m:rPr>
            <m:sty m:val="p"/>
          </m:rPr>
          <m:t>)</m:t>
        </m:r>
      </m:oMath>
      <w:r>
        <w:t xml:space="preserve">,</w:t>
      </w:r>
      <w:r>
        <w:t xml:space="preserve"> </w:t>
      </w:r>
      <w:r>
        <w:t xml:space="preserve">so both normal equations say</w:t>
      </w:r>
      <w:r>
        <w:t xml:space="preserve"> </w:t>
      </w:r>
      <m:oMath>
        <m:r>
          <m:t>3</m:t>
        </m:r>
        <m:sSub>
          <m:e>
            <m:r>
              <m:t>x</m:t>
            </m:r>
          </m:e>
          <m:sub>
            <m:r>
              <m:t>1</m:t>
            </m:r>
          </m:sub>
        </m:sSub>
        <m:r>
          <m:rPr>
            <m:sty m:val="p"/>
          </m:rPr>
          <m:t>+</m:t>
        </m:r>
        <m:r>
          <m:t>6</m:t>
        </m:r>
        <m:sSub>
          <m:e>
            <m:r>
              <m:t>x</m:t>
            </m:r>
          </m:e>
          <m:sub>
            <m:r>
              <m:t>2</m:t>
            </m:r>
          </m:sub>
        </m:sSub>
        <m:r>
          <m:rPr>
            <m:sty m:val="p"/>
          </m:rPr>
          <m:t>=</m:t>
        </m:r>
        <m:r>
          <m:t>5</m:t>
        </m:r>
      </m:oMath>
      <w:r>
        <w:t xml:space="preserve">, that is,</w:t>
      </w:r>
      <w:r>
        <w:t xml:space="preserve"> </w:t>
      </w:r>
      <m:oMath>
        <m:sSub>
          <m:e>
            <m:r>
              <m:t>x</m:t>
            </m:r>
          </m:e>
          <m:sub>
            <m:r>
              <m:t>1</m:t>
            </m:r>
          </m:sub>
        </m:sSub>
        <m:r>
          <m:rPr>
            <m:sty m:val="p"/>
          </m:rPr>
          <m:t>+</m:t>
        </m:r>
        <m:r>
          <m:t>2</m:t>
        </m:r>
        <m:sSub>
          <m:e>
            <m:r>
              <m:t>x</m:t>
            </m:r>
          </m:e>
          <m:sub>
            <m:r>
              <m:t>2</m:t>
            </m:r>
          </m:sub>
        </m:sSub>
        <m:r>
          <m:rPr>
            <m:sty m:val="p"/>
          </m:rPr>
          <m:t>=</m:t>
        </m:r>
        <m:f>
          <m:fPr>
            <m:type m:val="lin"/>
          </m:fPr>
          <m:num>
            <m:r>
              <m:t>5</m:t>
            </m:r>
          </m:num>
          <m:den>
            <m:r>
              <m:t>3</m:t>
            </m:r>
          </m:den>
        </m:f>
      </m:oMath>
      <w:r>
        <w:t xml:space="preserve">.</w:t>
      </w:r>
      <w:r>
        <w:t xml:space="preserve"> </w:t>
      </w:r>
      <w:r>
        <w:t xml:space="preserve">There are infinitely many least squares solutions, such as</w:t>
      </w:r>
      <w:r>
        <w:t xml:space="preserve"> </w:t>
      </w:r>
      <m:oMath>
        <m:r>
          <m:rPr>
            <m:sty m:val="p"/>
          </m:rPr>
          <m:t>(</m:t>
        </m:r>
        <m:f>
          <m:fPr>
            <m:type m:val="lin"/>
          </m:fPr>
          <m:num>
            <m:r>
              <m:t>5</m:t>
            </m:r>
          </m:num>
          <m:den>
            <m:r>
              <m:t>3</m:t>
            </m:r>
          </m:den>
        </m:f>
        <m:r>
          <m:rPr>
            <m:sty m:val="p"/>
          </m:rPr>
          <m:t>,</m:t>
        </m:r>
        <m:r>
          <m:t>0</m:t>
        </m:r>
        <m:r>
          <m:rPr>
            <m:sty m:val="p"/>
          </m:rPr>
          <m:t>)</m:t>
        </m:r>
      </m:oMath>
      <w:r>
        <w:t xml:space="preserve"> </w:t>
      </w:r>
      <w:r>
        <w:t xml:space="preserve">and</w:t>
      </w:r>
      <w:r>
        <w:t xml:space="preserve"> </w:t>
      </w:r>
      <m:oMath>
        <m:r>
          <m:rPr>
            <m:sty m:val="p"/>
          </m:rPr>
          <m:t>(</m:t>
        </m:r>
        <m:r>
          <m:t>0</m:t>
        </m:r>
        <m:r>
          <m:rPr>
            <m:sty m:val="p"/>
          </m:rPr>
          <m:t>,</m:t>
        </m:r>
        <m:f>
          <m:fPr>
            <m:type m:val="lin"/>
          </m:fPr>
          <m:num>
            <m:r>
              <m:t>5</m:t>
            </m:r>
          </m:num>
          <m:den>
            <m:r>
              <m:t>6</m:t>
            </m:r>
          </m:den>
        </m:f>
        <m:r>
          <m:rPr>
            <m:sty m:val="p"/>
          </m:rPr>
          <m:t>)</m:t>
        </m:r>
      </m:oMath>
      <w:r>
        <w:t xml:space="preserve">,</w:t>
      </w:r>
      <w:r>
        <w:t xml:space="preserve"> </w:t>
      </w:r>
      <w:r>
        <w:t xml:space="preserve">as part 4 predicts for</w:t>
      </w:r>
      <w:r>
        <w:t xml:space="preserve"> </w:t>
      </w:r>
      <m:oMath>
        <m:r>
          <m:rPr>
            <m:sty m:val="p"/>
          </m:rPr>
          <m:t>rank</m:t>
        </m:r>
        <m:r>
          <m:rPr>
            <m:sty m:val="p"/>
          </m:rPr>
          <m:t>(</m:t>
        </m:r>
        <m:r>
          <m:rPr>
            <m:sty m:val="bi"/>
          </m:rPr>
          <m:t>A</m:t>
        </m:r>
        <m:r>
          <m:rPr>
            <m:sty m:val="p"/>
          </m:rPr>
          <m:t>)</m:t>
        </m:r>
        <m:r>
          <m:rPr>
            <m:sty m:val="p"/>
          </m:rPr>
          <m:t>=</m:t>
        </m:r>
        <m:r>
          <m:t>1</m:t>
        </m:r>
        <m:r>
          <m:rPr>
            <m:sty m:val="p"/>
          </m:rPr>
          <m:t>&lt;</m:t>
        </m:r>
        <m:r>
          <m:t>2</m:t>
        </m:r>
      </m:oMath>
      <w:r>
        <w:t xml:space="preserve">;</w:t>
      </w:r>
      <w:r>
        <w:t xml:space="preserve"> </w:t>
      </w:r>
      <w:r>
        <w:t xml:space="preserve">but every one gives the same fitted vector</w:t>
      </w:r>
    </w:p>
    <w:p>
      <w:pPr>
        <w:pStyle w:val="BodyText"/>
      </w:pPr>
      <m:oMathPara>
        <m:oMathParaPr>
          <m:jc m:val="center"/>
        </m:oMathParaPr>
        <m:oMath>
          <m:eqArr>
            <m:e>
              <m:r>
                <m:rPr>
                  <m:sty m:val="bi"/>
                </m:rPr>
                <m:t>A</m:t>
              </m:r>
              <m:acc>
                <m:accPr>
                  <m:chr m:val="̂"/>
                </m:accPr>
                <m:e>
                  <m:acc>
                    <m:accPr>
                      <m:chr m:val="̃"/>
                    </m:accPr>
                    <m:e>
                      <m:r>
                        <m:t>x</m:t>
                      </m:r>
                    </m:e>
                  </m:acc>
                </m:e>
              </m:acc>
              <m:r>
                <m:t>&amp;</m:t>
              </m:r>
              <m:r>
                <m:rPr>
                  <m:sty m:val="p"/>
                </m:rPr>
                <m:t>=</m:t>
              </m:r>
              <m:r>
                <m:rPr>
                  <m:sty m:val="p"/>
                </m:rPr>
                <m:t>(</m:t>
              </m:r>
              <m:sSub>
                <m:e>
                  <m:r>
                    <m:t>x</m:t>
                  </m:r>
                </m:e>
                <m:sub>
                  <m:r>
                    <m:t>1</m:t>
                  </m:r>
                </m:sub>
              </m:sSub>
              <m:r>
                <m:rPr>
                  <m:sty m:val="p"/>
                </m:rPr>
                <m:t>+</m:t>
              </m:r>
              <m:r>
                <m:t>2</m:t>
              </m:r>
              <m:sSub>
                <m:e>
                  <m:r>
                    <m:t>x</m:t>
                  </m:r>
                </m:e>
                <m:sub>
                  <m:r>
                    <m:t>2</m:t>
                  </m:r>
                </m:sub>
              </m:sSub>
              <m:r>
                <m:rPr>
                  <m:sty m:val="p"/>
                </m:rPr>
                <m:t>)</m:t>
              </m:r>
              <m:r>
                <m:t> </m:t>
              </m:r>
              <m:r>
                <m:rPr>
                  <m:sty m:val="p"/>
                </m:rPr>
                <m:t>(</m:t>
              </m:r>
              <m:r>
                <m:t>1</m:t>
              </m:r>
              <m:r>
                <m:rPr>
                  <m:sty m:val="p"/>
                </m:rPr>
                <m:t>,</m:t>
              </m:r>
              <m:r>
                <m:t>1</m:t>
              </m:r>
              <m:r>
                <m:rPr>
                  <m:sty m:val="p"/>
                </m:rPr>
                <m:t>,</m:t>
              </m:r>
              <m:r>
                <m:t>1</m:t>
              </m:r>
              <m:r>
                <m:rPr>
                  <m:sty m:val="p"/>
                </m:rPr>
                <m:t>)</m:t>
              </m:r>
            </m:e>
            <m:e>
              <m:r>
                <m:t>&amp;</m:t>
              </m:r>
              <m:r>
                <m:rPr>
                  <m:sty m:val="p"/>
                </m:rPr>
                <m:t>=</m:t>
              </m:r>
              <m:f>
                <m:fPr>
                  <m:type m:val="lin"/>
                </m:fPr>
                <m:num>
                  <m:r>
                    <m:t>5</m:t>
                  </m:r>
                </m:num>
                <m:den>
                  <m:r>
                    <m:t>3</m:t>
                  </m:r>
                </m:den>
              </m:f>
              <m:r>
                <m:t> </m:t>
              </m:r>
              <m:r>
                <m:rPr>
                  <m:sty m:val="p"/>
                </m:rPr>
                <m:t>(</m:t>
              </m:r>
              <m:r>
                <m:t>1</m:t>
              </m:r>
              <m:r>
                <m:rPr>
                  <m:sty m:val="p"/>
                </m:rPr>
                <m:t>,</m:t>
              </m:r>
              <m:r>
                <m:t>1</m:t>
              </m:r>
              <m:r>
                <m:rPr>
                  <m:sty m:val="p"/>
                </m:rPr>
                <m:t>,</m:t>
              </m:r>
              <m:r>
                <m:t>1</m:t>
              </m:r>
              <m:r>
                <m:rPr>
                  <m:sty m:val="p"/>
                </m:rPr>
                <m:t>)</m:t>
              </m:r>
              <m:r>
                <m:rPr>
                  <m:sty m:val="p"/>
                </m:rPr>
                <m:t>,</m:t>
              </m:r>
            </m:e>
          </m:eqArr>
        </m:oMath>
      </m:oMathPara>
    </w:p>
    <w:p>
      <w:pPr>
        <w:pStyle w:val="FirstParagraph"/>
      </w:pPr>
      <w:r>
        <w:t xml:space="preserve">as part 3 says.</w:t>
      </w:r>
    </w:p>
    <w:bookmarkEnd w:id="554"/>
    <w:bookmarkStart w:id="555" w:name="thm-qr-least-squares"/>
    <w:p>
      <w:pPr>
        <w:pStyle w:val="BodyText"/>
      </w:pPr>
      <w:r>
        <w:rPr>
          <w:b/>
          <w:bCs/>
        </w:rPr>
        <w:t xml:space="preserve">Theorem 99 (Solving least squares by QR)</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with QR factorization</w:t>
      </w:r>
      <w:r>
        <w:t xml:space="preserve"> </w:t>
      </w:r>
      <m:oMath>
        <m:r>
          <m:rPr>
            <m:sty m:val="bi"/>
          </m:rPr>
          <m:t>A</m:t>
        </m:r>
        <m:r>
          <m:rPr>
            <m:sty m:val="p"/>
          </m:rPr>
          <m:t>=</m:t>
        </m:r>
        <m:r>
          <m:rPr>
            <m:sty m:val="bi"/>
          </m:rPr>
          <m:t>Q</m:t>
        </m:r>
        <m:r>
          <m:rPr>
            <m:sty m:val="bi"/>
          </m:rPr>
          <m:t>R</m:t>
        </m:r>
      </m:oMath>
      <w:r>
        <w:t xml:space="preserve"> </w:t>
      </w:r>
      <w:r>
        <w:t xml:space="preserve">(</w:t>
      </w:r>
      <w:hyperlink w:anchor="thm-qr">
        <w:r>
          <w:rPr>
            <w:rStyle w:val="Hyperlink"/>
          </w:rPr>
          <w:t xml:space="preserve">Theorem 97</w:t>
        </w:r>
      </w:hyperlink>
      <w:r>
        <w:t xml:space="preserve">), and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The least squares solution (</w:t>
      </w:r>
      <w:hyperlink w:anchor="def-least-squares">
        <w:r>
          <w:rPr>
            <w:rStyle w:val="Hyperlink"/>
          </w:rPr>
          <w:t xml:space="preserve">Definition 96</w:t>
        </w:r>
      </w:hyperlink>
      <w:r>
        <w:t xml:space="preserve">) is the unique solution of</w:t>
      </w:r>
    </w:p>
    <w:p>
      <w:pPr>
        <w:pStyle w:val="BodyText"/>
      </w:pPr>
      <m:oMathPara>
        <m:oMathParaPr>
          <m:jc m:val="center"/>
        </m:oMathParaPr>
        <m:oMath>
          <m:limLow>
            <m:e>
              <m:limLow>
                <m:e>
                  <m:r>
                    <m:rPr>
                      <m:sty m:val="bi"/>
                    </m:rPr>
                    <m:t>R</m:t>
                  </m:r>
                </m:e>
                <m:lim>
                  <m:r>
                    <m:rPr>
                      <m:sty m:val="p"/>
                    </m:rPr>
                    <m:t>⏟</m:t>
                  </m:r>
                </m:lim>
              </m:limLow>
            </m:e>
            <m:lim>
              <m:r>
                <m:t>n</m:t>
              </m:r>
              <m:r>
                <m:rPr>
                  <m:sty m:val="p"/>
                </m:rPr>
                <m:t>×</m:t>
              </m:r>
              <m:r>
                <m:t>n</m:t>
              </m:r>
            </m:lim>
          </m:limLow>
          <m:r>
            <m:t> </m:t>
          </m:r>
          <m:acc>
            <m:accPr>
              <m:chr m:val="̂"/>
            </m:accPr>
            <m:e>
              <m:acc>
                <m:accPr>
                  <m:chr m:val="̃"/>
                </m:accPr>
                <m:e>
                  <m:r>
                    <m:t>x</m:t>
                  </m:r>
                </m:e>
              </m:acc>
            </m:e>
          </m:acc>
          <m:r>
            <m:rPr>
              <m:sty m:val="p"/>
            </m:rPr>
            <m:t>=</m:t>
          </m:r>
          <m:limLow>
            <m:e>
              <m:limLow>
                <m:e>
                  <m:sSup>
                    <m:e>
                      <m:r>
                        <m:rPr>
                          <m:sty m:val="bi"/>
                        </m:rPr>
                        <m:t>Q</m:t>
                      </m:r>
                    </m:e>
                    <m:sup>
                      <m:r>
                        <m:rPr>
                          <m:sty m:val="p"/>
                        </m:rPr>
                        <m:t>⊤</m:t>
                      </m:r>
                    </m:sup>
                  </m:sSup>
                </m:e>
                <m:lim>
                  <m:r>
                    <m:rPr>
                      <m:sty m:val="p"/>
                    </m:rPr>
                    <m:t>⏟</m:t>
                  </m:r>
                </m:lim>
              </m:limLow>
            </m:e>
            <m:lim>
              <m:r>
                <m:t>n</m:t>
              </m:r>
              <m:r>
                <m:rPr>
                  <m:sty m:val="p"/>
                </m:rPr>
                <m:t>×</m:t>
              </m:r>
              <m:r>
                <m:t>m</m:t>
              </m:r>
            </m:lim>
          </m:limLow>
          <m:r>
            <m:t> </m:t>
          </m:r>
          <m:acc>
            <m:accPr>
              <m:chr m:val="̃"/>
            </m:accPr>
            <m:e>
              <m:r>
                <m:t>b</m:t>
              </m:r>
            </m:e>
          </m:acc>
          <m:r>
            <m:rPr>
              <m:sty m:val="p"/>
            </m:rPr>
            <m:t>,</m:t>
          </m:r>
        </m:oMath>
      </m:oMathPara>
    </w:p>
    <w:p>
      <w:pPr>
        <w:pStyle w:val="FirstParagraph"/>
      </w:pPr>
      <w:r>
        <w:t xml:space="preserve">which back substitution computes (</w:t>
      </w:r>
      <w:hyperlink w:anchor="thm-back-substitution">
        <w:r>
          <w:rPr>
            <w:rStyle w:val="Hyperlink"/>
          </w:rPr>
          <w:t xml:space="preserve">Theorem 96</w:t>
        </w:r>
      </w:hyperlink>
      <w:r>
        <w:t xml:space="preserve">).</w:t>
      </w:r>
      <w:r>
        <w:t xml:space="preserve"> </w:t>
      </w:r>
      <w:r>
        <w:t xml:space="preserve">When</w:t>
      </w:r>
      <w:r>
        <w:t xml:space="preserve"> </w:t>
      </w:r>
      <m:oMath>
        <m:r>
          <m:t>m</m:t>
        </m:r>
        <m:r>
          <m:rPr>
            <m:sty m:val="p"/>
          </m:rPr>
          <m:t>=</m:t>
        </m:r>
        <m:r>
          <m:t>n</m:t>
        </m:r>
      </m:oMath>
      <w:r>
        <w:t xml:space="preserve">, it is the unique solution of</w:t>
      </w:r>
      <w:r>
        <w:t xml:space="preserve"> </w:t>
      </w:r>
      <m:oMath>
        <m:r>
          <m:rPr>
            <m:sty m:val="bi"/>
          </m:rPr>
          <m:t>A</m:t>
        </m:r>
        <m:acc>
          <m:accPr>
            <m:chr m:val="̃"/>
          </m:accPr>
          <m:e>
            <m:r>
              <m:t>x</m:t>
            </m:r>
          </m:e>
        </m:acc>
        <m:r>
          <m:rPr>
            <m:sty m:val="p"/>
          </m:rPr>
          <m:t>=</m:t>
        </m:r>
        <m:acc>
          <m:accPr>
            <m:chr m:val="̃"/>
          </m:accPr>
          <m:e>
            <m:r>
              <m:t>b</m:t>
            </m:r>
          </m:e>
        </m:acc>
      </m:oMath>
      <w:r>
        <w:t xml:space="preserve">.</w:t>
      </w:r>
    </w:p>
    <w:bookmarkEnd w:id="555"/>
    <w:p>
      <w:pPr>
        <w:pStyle w:val="BodyText"/>
      </w:pPr>
      <w:r>
        <w:rPr>
          <w:i/>
          <w:iCs/>
        </w:rPr>
        <w:t xml:space="preserve">Proof</w:t>
      </w:r>
      <w:r>
        <w:t xml:space="preserve">. </w:t>
      </w:r>
      <m:oMath>
        <m:r>
          <m:rPr>
            <m:sty m:val="bi"/>
          </m:rPr>
          <m:t>R</m:t>
        </m:r>
      </m:oMath>
      <w:r>
        <w:t xml:space="preserve"> </w:t>
      </w:r>
      <w:r>
        <w:t xml:space="preserve">is upper triangular with positive diagonal,</w:t>
      </w:r>
      <w:r>
        <w:t xml:space="preserve"> </w:t>
      </w:r>
      <w:r>
        <w:t xml:space="preserve">so</w:t>
      </w:r>
      <w:r>
        <w:t xml:space="preserve"> </w:t>
      </w:r>
      <m:oMath>
        <m:r>
          <m:rPr>
            <m:sty m:val="bi"/>
          </m:rPr>
          <m:t>R</m:t>
        </m:r>
        <m:acc>
          <m:accPr>
            <m:chr m:val="̃"/>
          </m:accPr>
          <m:e>
            <m:r>
              <m:t>x</m:t>
            </m:r>
          </m:e>
        </m:acc>
        <m:r>
          <m:rPr>
            <m:sty m:val="p"/>
          </m:rPr>
          <m:t>=</m:t>
        </m:r>
        <m:sSup>
          <m:e>
            <m:r>
              <m:rPr>
                <m:sty m:val="bi"/>
              </m:rPr>
              <m:t>Q</m:t>
            </m:r>
          </m:e>
          <m:sup>
            <m:r>
              <m:rPr>
                <m:sty m:val="p"/>
              </m:rPr>
              <m:t>⊤</m:t>
            </m:r>
          </m:sup>
        </m:sSup>
        <m:acc>
          <m:accPr>
            <m:chr m:val="̃"/>
          </m:accPr>
          <m:e>
            <m:r>
              <m:t>b</m:t>
            </m:r>
          </m:e>
        </m:acc>
      </m:oMath>
      <w:r>
        <w:t xml:space="preserve"> </w:t>
      </w:r>
      <w:r>
        <w:t xml:space="preserve">has exactly one solution</w:t>
      </w:r>
      <w:r>
        <w:t xml:space="preserve"> </w:t>
      </w:r>
      <m:oMath>
        <m:acc>
          <m:accPr>
            <m:chr m:val="̂"/>
          </m:accPr>
          <m:e>
            <m:acc>
              <m:accPr>
                <m:chr m:val="̃"/>
              </m:accPr>
              <m:e>
                <m:r>
                  <m:t>x</m:t>
                </m:r>
              </m:e>
            </m:acc>
          </m:e>
        </m:acc>
      </m:oMath>
      <w:r>
        <w:t xml:space="preserve"> </w:t>
      </w:r>
      <w:r>
        <w:t xml:space="preserve">(</w:t>
      </w:r>
      <w:hyperlink w:anchor="thm-back-substitution">
        <w:r>
          <w:rPr>
            <w:rStyle w:val="Hyperlink"/>
          </w:rPr>
          <w:t xml:space="preserve">Theorem 96</w:t>
        </w:r>
      </w:hyperlink>
      <w:r>
        <w:t xml:space="preserve">).</w:t>
      </w:r>
      <w:r>
        <w:t xml:space="preserve"> </w:t>
      </w:r>
      <m:oMath>
        <m:sSup>
          <m:e>
            <m:r>
              <m:rPr>
                <m:sty m:val="bi"/>
              </m:rPr>
              <m:t>Q</m:t>
            </m:r>
          </m:e>
          <m:sup>
            <m:r>
              <m:rPr>
                <m:sty m:val="p"/>
              </m:rPr>
              <m:t>⊤</m:t>
            </m:r>
          </m:sup>
        </m:sSup>
        <m:r>
          <m:rPr>
            <m:sty m:val="bi"/>
          </m:rPr>
          <m:t>Q</m:t>
        </m:r>
        <m:r>
          <m:rPr>
            <m:sty m:val="p"/>
          </m:rPr>
          <m:t>=</m:t>
        </m:r>
        <m:sSub>
          <m:e>
            <m:r>
              <m:rPr>
                <m:sty m:val="bi"/>
              </m:rPr>
              <m:t>I</m:t>
            </m:r>
          </m:e>
          <m:sub>
            <m:r>
              <m:t>n</m:t>
            </m:r>
          </m:sub>
        </m:sSub>
      </m:oMath>
      <w:r>
        <w:t xml:space="preserve">, as in the proof of</w:t>
      </w:r>
      <w:r>
        <w:t xml:space="preserve"> </w:t>
      </w:r>
      <w:hyperlink w:anchor="thm-projector-onb">
        <w:r>
          <w:rPr>
            <w:rStyle w:val="Hyperlink"/>
          </w:rPr>
          <w:t xml:space="preserve">Theorem 84</w:t>
        </w:r>
      </w:hyperlink>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acc>
                <m:accPr>
                  <m:chr m:val="̂"/>
                </m:accPr>
                <m:e>
                  <m:acc>
                    <m:accPr>
                      <m:chr m:val="̃"/>
                    </m:accPr>
                    <m:e>
                      <m:r>
                        <m:t>x</m:t>
                      </m:r>
                    </m:e>
                  </m:acc>
                </m:e>
              </m:acc>
              <m:r>
                <m:t>&amp;</m:t>
              </m:r>
              <m:r>
                <m:rPr>
                  <m:sty m:val="p"/>
                </m:rPr>
                <m:t>=</m:t>
              </m:r>
              <m:sSup>
                <m:e>
                  <m:r>
                    <m:rPr>
                      <m:sty m:val="p"/>
                    </m:rPr>
                    <m:t>(</m:t>
                  </m:r>
                  <m:r>
                    <m:rPr>
                      <m:sty m:val="bi"/>
                    </m:rPr>
                    <m:t>Q</m:t>
                  </m:r>
                  <m:r>
                    <m:rPr>
                      <m:sty m:val="bi"/>
                    </m:rPr>
                    <m:t>R</m:t>
                  </m:r>
                  <m:r>
                    <m:rPr>
                      <m:sty m:val="p"/>
                    </m:rPr>
                    <m:t>)</m:t>
                  </m:r>
                </m:e>
                <m:sup>
                  <m:r>
                    <m:rPr>
                      <m:sty m:val="p"/>
                    </m:rPr>
                    <m:t>⊤</m:t>
                  </m:r>
                </m:sup>
              </m:sSup>
              <m:r>
                <m:t> </m:t>
              </m:r>
              <m:r>
                <m:rPr>
                  <m:sty m:val="p"/>
                </m:rPr>
                <m:t>(</m:t>
              </m:r>
              <m:r>
                <m:rPr>
                  <m:sty m:val="bi"/>
                </m:rPr>
                <m:t>Q</m:t>
              </m:r>
              <m:r>
                <m:rPr>
                  <m:sty m:val="bi"/>
                </m:rPr>
                <m:t>R</m:t>
              </m:r>
              <m:r>
                <m:rPr>
                  <m:sty m:val="p"/>
                </m:rPr>
                <m:t>)</m:t>
              </m:r>
              <m:r>
                <m:t> </m:t>
              </m:r>
              <m:acc>
                <m:accPr>
                  <m:chr m:val="̂"/>
                </m:accPr>
                <m:e>
                  <m:acc>
                    <m:accPr>
                      <m:chr m:val="̃"/>
                    </m:accPr>
                    <m:e>
                      <m:r>
                        <m:t>x</m:t>
                      </m:r>
                    </m:e>
                  </m:acc>
                </m:e>
              </m:acc>
              <m:r>
                <m:t>&amp;</m:t>
              </m:r>
              <m:r>
                <m:t>&amp;</m:t>
              </m:r>
              <m:r>
                <m:rPr>
                  <m:nor/>
                  <m:sty m:val="p"/>
                </m:rPr>
                <m:t>(substitute </m:t>
              </m:r>
              <m:r>
                <m:rPr>
                  <m:sty m:val="bi"/>
                </m:rPr>
                <m:t>A</m:t>
              </m:r>
              <m:r>
                <m:rPr>
                  <m:sty m:val="p"/>
                </m:rPr>
                <m:t>=</m:t>
              </m:r>
              <m:r>
                <m:rPr>
                  <m:sty m:val="bi"/>
                </m:rPr>
                <m:t>Q</m:t>
              </m:r>
              <m:r>
                <m:rPr>
                  <m:sty m:val="bi"/>
                </m:rPr>
                <m:t>R</m:t>
              </m:r>
              <m:r>
                <m:rPr>
                  <m:nor/>
                  <m:sty m:val="p"/>
                </m:rPr>
                <m:t>)</m:t>
              </m:r>
            </m:e>
            <m:e>
              <m:r>
                <m:t>&amp;</m:t>
              </m:r>
              <m:r>
                <m:rPr>
                  <m:sty m:val="p"/>
                </m:rPr>
                <m:t>=</m:t>
              </m:r>
              <m:sSup>
                <m:e>
                  <m:r>
                    <m:rPr>
                      <m:sty m:val="bi"/>
                    </m:rPr>
                    <m:t>R</m:t>
                  </m:r>
                </m:e>
                <m:sup>
                  <m:r>
                    <m:rPr>
                      <m:sty m:val="p"/>
                    </m:rPr>
                    <m:t>⊤</m:t>
                  </m:r>
                </m:sup>
              </m:sSup>
              <m:r>
                <m:t> </m:t>
              </m:r>
              <m:sSup>
                <m:e>
                  <m:r>
                    <m:rPr>
                      <m:sty m:val="bi"/>
                    </m:rPr>
                    <m:t>Q</m:t>
                  </m:r>
                </m:e>
                <m:sup>
                  <m:r>
                    <m:rPr>
                      <m:sty m:val="p"/>
                    </m:rPr>
                    <m:t>⊤</m:t>
                  </m:r>
                </m:sup>
              </m:sSup>
              <m:r>
                <m:t> </m:t>
              </m:r>
              <m:r>
                <m:rPr>
                  <m:sty m:val="p"/>
                </m:rPr>
                <m:t>(</m:t>
              </m:r>
              <m:r>
                <m:rPr>
                  <m:sty m:val="bi"/>
                </m:rPr>
                <m:t>Q</m:t>
              </m:r>
              <m:r>
                <m:rPr>
                  <m:sty m:val="bi"/>
                </m:rPr>
                <m:t>R</m:t>
              </m:r>
              <m:r>
                <m:rPr>
                  <m:sty m:val="p"/>
                </m:rPr>
                <m:t>)</m:t>
              </m:r>
              <m:r>
                <m:t> </m:t>
              </m:r>
              <m:acc>
                <m:accPr>
                  <m:chr m:val="̂"/>
                </m:accPr>
                <m:e>
                  <m:acc>
                    <m:accPr>
                      <m:chr m:val="̃"/>
                    </m:accPr>
                    <m:e>
                      <m:r>
                        <m:t>x</m:t>
                      </m:r>
                    </m:e>
                  </m:acc>
                </m:e>
              </m:acc>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r>
                <m:rPr>
                  <m:sty m:val="bi"/>
                </m:rPr>
                <m:t>Q</m:t>
              </m:r>
              <m:r>
                <m:rPr>
                  <m:sty m:val="p"/>
                </m:rPr>
                <m:t>)</m:t>
              </m:r>
              <m:r>
                <m:t> </m:t>
              </m:r>
              <m:r>
                <m:rPr>
                  <m:sty m:val="p"/>
                </m:rPr>
                <m:t>(</m:t>
              </m:r>
              <m:r>
                <m:rPr>
                  <m:sty m:val="bi"/>
                </m:rPr>
                <m:t>R</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n</m:t>
                  </m:r>
                </m:sub>
              </m:sSub>
              <m:r>
                <m:t> </m:t>
              </m:r>
              <m:r>
                <m:rPr>
                  <m:sty m:val="p"/>
                </m:rPr>
                <m:t>(</m:t>
              </m:r>
              <m:r>
                <m:rPr>
                  <m:sty m:val="bi"/>
                </m:rPr>
                <m:t>R</m:t>
              </m:r>
              <m:acc>
                <m:accPr>
                  <m:chr m:val="̂"/>
                </m:accPr>
                <m:e>
                  <m:acc>
                    <m:accPr>
                      <m:chr m:val="̃"/>
                    </m:accPr>
                    <m:e>
                      <m:r>
                        <m:t>x</m:t>
                      </m:r>
                    </m:e>
                  </m:acc>
                </m:e>
              </m:acc>
              <m:r>
                <m:rPr>
                  <m:sty m:val="p"/>
                </m:rPr>
                <m:t>)</m:t>
              </m:r>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n</m:t>
                  </m:r>
                </m:sub>
              </m:sSub>
              <m:r>
                <m:rPr>
                  <m:nor/>
                  <m:sty m:val="p"/>
                </m:rPr>
                <m:t>)</m:t>
              </m:r>
            </m:e>
            <m:e>
              <m:r>
                <m:t>&amp;</m:t>
              </m:r>
              <m:r>
                <m:rPr>
                  <m:sty m:val="p"/>
                </m:rPr>
                <m:t>=</m:t>
              </m:r>
              <m:sSup>
                <m:e>
                  <m:r>
                    <m:rPr>
                      <m:sty m:val="bi"/>
                    </m:rPr>
                    <m:t>R</m:t>
                  </m:r>
                </m:e>
                <m:sup>
                  <m:r>
                    <m:rPr>
                      <m:sty m:val="p"/>
                    </m:rPr>
                    <m:t>⊤</m:t>
                  </m:r>
                </m:sup>
              </m:sSup>
              <m:r>
                <m:t> </m:t>
              </m:r>
              <m:r>
                <m:rPr>
                  <m:sty m:val="p"/>
                </m:rPr>
                <m:t>(</m:t>
              </m:r>
              <m:r>
                <m:rPr>
                  <m:sty m:val="bi"/>
                </m:rPr>
                <m:t>R</m:t>
              </m:r>
              <m:acc>
                <m:accPr>
                  <m:chr m:val="̂"/>
                </m:accPr>
                <m:e>
                  <m:acc>
                    <m:accPr>
                      <m:chr m:val="̃"/>
                    </m:accPr>
                    <m:e>
                      <m:r>
                        <m:t>x</m:t>
                      </m:r>
                    </m:e>
                  </m:acc>
                </m:e>
              </m:acc>
              <m:r>
                <m:rPr>
                  <m:sty m:val="p"/>
                </m:rPr>
                <m:t>)</m:t>
              </m:r>
              <m:r>
                <m:t>&amp;</m:t>
              </m:r>
              <m:r>
                <m:t>&amp;</m:t>
              </m:r>
              <m:r>
                <m:rPr>
                  <m:nor/>
                  <m:sty m:val="p"/>
                </m:rPr>
                <m:t>(</m:t>
              </m:r>
              <m:r>
                <m:rPr>
                  <m:nor/>
                  <m:sty m:val="p"/>
                </m:rPr>
                <m:t>Theorem 10</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acc>
                <m:accPr>
                  <m:chr m:val="̃"/>
                </m:accPr>
                <m:e>
                  <m:r>
                    <m:t>b</m:t>
                  </m:r>
                </m:e>
              </m:acc>
              <m:r>
                <m:rPr>
                  <m:sty m:val="p"/>
                </m:rPr>
                <m:t>)</m:t>
              </m:r>
              <m:r>
                <m:t>&amp;</m:t>
              </m:r>
              <m:r>
                <m:t>&amp;</m:t>
              </m:r>
              <m:r>
                <m:rPr>
                  <m:nor/>
                  <m:sty m:val="p"/>
                </m:rPr>
                <m:t>(</m:t>
              </m:r>
              <m:r>
                <m:rPr>
                  <m:sty m:val="bi"/>
                </m:rPr>
                <m:t>R</m:t>
              </m:r>
              <m:acc>
                <m:accPr>
                  <m:chr m:val="̂"/>
                </m:accPr>
                <m:e>
                  <m:acc>
                    <m:accPr>
                      <m:chr m:val="̃"/>
                    </m:accPr>
                    <m:e>
                      <m:r>
                        <m:t>x</m:t>
                      </m:r>
                    </m:e>
                  </m:acc>
                </m:e>
              </m:acc>
              <m:r>
                <m:rPr>
                  <m:sty m:val="p"/>
                </m:rPr>
                <m:t>=</m:t>
              </m:r>
              <m:sSup>
                <m:e>
                  <m:r>
                    <m:rPr>
                      <m:sty m:val="bi"/>
                    </m:rPr>
                    <m:t>Q</m:t>
                  </m:r>
                </m:e>
                <m:sup>
                  <m:r>
                    <m:rPr>
                      <m:sty m:val="p"/>
                    </m:rPr>
                    <m:t>⊤</m:t>
                  </m:r>
                </m:sup>
              </m:sSup>
              <m:acc>
                <m:accPr>
                  <m:chr m:val="̃"/>
                </m:accPr>
                <m:e>
                  <m:r>
                    <m:t>b</m:t>
                  </m:r>
                </m:e>
              </m:acc>
              <m:r>
                <m:rPr>
                  <m:nor/>
                  <m:sty m:val="p"/>
                </m:rPr>
                <m:t>)</m:t>
              </m:r>
            </m:e>
            <m:e>
              <m:r>
                <m:t>&amp;</m:t>
              </m:r>
              <m:r>
                <m:rPr>
                  <m:sty m:val="p"/>
                </m:rPr>
                <m:t>=</m:t>
              </m:r>
              <m:r>
                <m:rPr>
                  <m:sty m:val="p"/>
                </m:rPr>
                <m:t>(</m:t>
              </m:r>
              <m:sSup>
                <m:e>
                  <m:r>
                    <m:rPr>
                      <m:sty m:val="bi"/>
                    </m:rPr>
                    <m:t>R</m:t>
                  </m:r>
                </m:e>
                <m:sup>
                  <m:r>
                    <m:rPr>
                      <m:sty m:val="p"/>
                    </m:rPr>
                    <m:t>⊤</m:t>
                  </m:r>
                </m:sup>
              </m:sSup>
              <m:r>
                <m:t> </m:t>
              </m:r>
              <m:sSup>
                <m:e>
                  <m:r>
                    <m:rPr>
                      <m:sty m:val="bi"/>
                    </m:rPr>
                    <m:t>Q</m:t>
                  </m:r>
                </m:e>
                <m:sup>
                  <m:r>
                    <m:rPr>
                      <m:sty m:val="p"/>
                    </m:rPr>
                    <m:t>⊤</m:t>
                  </m:r>
                </m:sup>
              </m:sSup>
              <m:r>
                <m:rPr>
                  <m:sty m:val="p"/>
                </m:rPr>
                <m:t>)</m:t>
              </m:r>
              <m:r>
                <m:t> </m:t>
              </m:r>
              <m:acc>
                <m:accPr>
                  <m:chr m:val="̃"/>
                </m:accPr>
                <m:e>
                  <m:r>
                    <m:t>b</m:t>
                  </m:r>
                </m:e>
              </m:acc>
              <m:r>
                <m:t>&amp;</m:t>
              </m:r>
              <m:r>
                <m:t>&amp;</m:t>
              </m:r>
              <m:r>
                <m:rPr>
                  <m:nor/>
                  <m:sty m:val="p"/>
                </m:rPr>
                <m:t>(</m:t>
              </m:r>
              <m:r>
                <m:rPr>
                  <m:nor/>
                  <m:sty m:val="p"/>
                </m:rPr>
                <m:t>Theorem 8</m:t>
              </m:r>
              <m:r>
                <m:rPr>
                  <m:nor/>
                  <m:sty m:val="p"/>
                </m:rPr>
                <m:t>)</m:t>
              </m:r>
            </m:e>
            <m:e>
              <m:r>
                <m:t>&amp;</m:t>
              </m:r>
              <m:r>
                <m:rPr>
                  <m:sty m:val="p"/>
                </m:rPr>
                <m:t>=</m:t>
              </m:r>
              <m:sSup>
                <m:e>
                  <m:r>
                    <m:rPr>
                      <m:sty m:val="p"/>
                    </m:rPr>
                    <m:t>(</m:t>
                  </m:r>
                  <m:r>
                    <m:rPr>
                      <m:sty m:val="bi"/>
                    </m:rPr>
                    <m:t>Q</m:t>
                  </m:r>
                  <m:r>
                    <m:rPr>
                      <m:sty m:val="bi"/>
                    </m:rPr>
                    <m:t>R</m:t>
                  </m:r>
                  <m:r>
                    <m:rPr>
                      <m:sty m:val="p"/>
                    </m:rPr>
                    <m:t>)</m:t>
                  </m:r>
                </m:e>
                <m:sup>
                  <m:r>
                    <m:rPr>
                      <m:sty m:val="p"/>
                    </m:rPr>
                    <m:t>⊤</m:t>
                  </m:r>
                </m:sup>
              </m:sSup>
              <m:r>
                <m:t> </m:t>
              </m:r>
              <m:acc>
                <m:accPr>
                  <m:chr m:val="̃"/>
                </m:accPr>
                <m:e>
                  <m:r>
                    <m:t>b</m:t>
                  </m:r>
                </m:e>
              </m:acc>
              <m:r>
                <m:t>&amp;</m:t>
              </m:r>
              <m:r>
                <m:t>&amp;</m:t>
              </m:r>
              <m:r>
                <m:rPr>
                  <m:nor/>
                  <m:sty m:val="p"/>
                </m:rPr>
                <m:t>(</m:t>
              </m:r>
              <m:r>
                <m:rPr>
                  <m:nor/>
                  <m:sty m:val="p"/>
                </m:rPr>
                <m:t>Theorem 19</m:t>
              </m:r>
              <m:r>
                <m:rPr>
                  <m:nor/>
                  <m:sty m:val="p"/>
                </m:rPr>
                <m:t>)</m:t>
              </m:r>
            </m:e>
            <m:e>
              <m:r>
                <m:t>&amp;</m:t>
              </m:r>
              <m:r>
                <m:rPr>
                  <m:sty m:val="p"/>
                </m:rPr>
                <m:t>=</m:t>
              </m:r>
              <m:sSup>
                <m:e>
                  <m:r>
                    <m:rPr>
                      <m:sty m:val="bi"/>
                    </m:rPr>
                    <m:t>A</m:t>
                  </m:r>
                </m:e>
                <m:sup>
                  <m:r>
                    <m:rPr>
                      <m:sty m:val="p"/>
                    </m:rPr>
                    <m:t>⊤</m:t>
                  </m:r>
                </m:sup>
              </m:sSup>
              <m:acc>
                <m:accPr>
                  <m:chr m:val="̃"/>
                </m:accPr>
                <m:e>
                  <m:r>
                    <m:t>b</m:t>
                  </m:r>
                </m:e>
              </m:acc>
              <m:r>
                <m:rPr>
                  <m:sty m:val="p"/>
                </m:rPr>
                <m:t>,</m:t>
              </m:r>
              <m:r>
                <m:t>&amp;</m:t>
              </m:r>
              <m:r>
                <m:t>&amp;</m:t>
              </m:r>
              <m:r>
                <m:rPr>
                  <m:nor/>
                  <m:sty m:val="p"/>
                </m:rPr>
                <m:t>(</m:t>
              </m:r>
              <m:r>
                <m:rPr>
                  <m:sty m:val="bi"/>
                </m:rPr>
                <m:t>A</m:t>
              </m:r>
              <m:r>
                <m:rPr>
                  <m:sty m:val="p"/>
                </m:rPr>
                <m:t>=</m:t>
              </m:r>
              <m:r>
                <m:rPr>
                  <m:sty m:val="bi"/>
                </m:rPr>
                <m:t>Q</m:t>
              </m:r>
              <m:r>
                <m:rPr>
                  <m:sty m:val="bi"/>
                </m:rPr>
                <m:t>R</m:t>
              </m:r>
              <m:r>
                <m:rPr>
                  <m:nor/>
                  <m:sty m:val="p"/>
                </m:rPr>
                <m:t>)</m:t>
              </m:r>
            </m:e>
          </m:eqArr>
        </m:oMath>
      </m:oMathPara>
    </w:p>
    <w:p>
      <w:pPr>
        <w:pStyle w:val="FirstParagraph"/>
      </w:pPr>
      <w:r>
        <w:t xml:space="preserve">so</w:t>
      </w:r>
      <w:r>
        <w:t xml:space="preserve"> </w:t>
      </w:r>
      <m:oMath>
        <m:acc>
          <m:accPr>
            <m:chr m:val="̂"/>
          </m:accPr>
          <m:e>
            <m:acc>
              <m:accPr>
                <m:chr m:val="̃"/>
              </m:accPr>
              <m:e>
                <m:r>
                  <m:t>x</m:t>
                </m:r>
              </m:e>
            </m:acc>
          </m:e>
        </m:acc>
      </m:oMath>
      <w:r>
        <w:t xml:space="preserve"> </w:t>
      </w:r>
      <w:r>
        <w:t xml:space="preserve">solves the normal equations and is the least squares solution</w:t>
      </w:r>
      <w:r>
        <w:t xml:space="preserve"> </w:t>
      </w:r>
      <w:r>
        <w:t xml:space="preserve">(</w:t>
      </w:r>
      <w:hyperlink w:anchor="thm-normal-equations">
        <w:r>
          <w:rPr>
            <w:rStyle w:val="Hyperlink"/>
          </w:rPr>
          <w:t xml:space="preserve">Theorem 98</w:t>
        </w:r>
      </w:hyperlink>
      <w:r>
        <w:t xml:space="preserve">), which is unique because</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When</w:t>
      </w:r>
      <w:r>
        <w:t xml:space="preserve"> </w:t>
      </w:r>
      <m:oMath>
        <m:r>
          <m:t>m</m:t>
        </m:r>
        <m:r>
          <m:rPr>
            <m:sty m:val="p"/>
          </m:rPr>
          <m:t>=</m:t>
        </m:r>
        <m:r>
          <m:t>n</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t>n</m:t>
              </m:r>
            </m:e>
            <m:e>
              <m:r>
                <m:t>&amp;</m:t>
              </m:r>
              <m:r>
                <m:rPr>
                  <m:sty m:val="p"/>
                </m:rPr>
                <m:t>=</m:t>
              </m:r>
              <m:r>
                <m:t>m</m:t>
              </m:r>
              <m:r>
                <m:rPr>
                  <m:sty m:val="p"/>
                </m:rPr>
                <m:t>,</m:t>
              </m:r>
            </m:e>
          </m:eqArr>
        </m:oMath>
      </m:oMathPara>
    </w:p>
    <w:p>
      <w:pPr>
        <w:pStyle w:val="FirstParagraph"/>
      </w:pPr>
      <w:r>
        <w:t xml:space="preserve">so</w:t>
      </w:r>
      <w:r>
        <w:t xml:space="preserve"> </w:t>
      </w:r>
      <m:oMath>
        <m:r>
          <m:rPr>
            <m:sty m:val="bi"/>
          </m:rPr>
          <m:t>A</m:t>
        </m:r>
        <m:acc>
          <m:accPr>
            <m:chr m:val="̃"/>
          </m:accPr>
          <m:e>
            <m:r>
              <m:t>x</m:t>
            </m:r>
          </m:e>
        </m:acc>
        <m:r>
          <m:rPr>
            <m:sty m:val="p"/>
          </m:rPr>
          <m:t>=</m:t>
        </m:r>
        <m:acc>
          <m:accPr>
            <m:chr m:val="̃"/>
          </m:accPr>
          <m:e>
            <m:r>
              <m:t>b</m:t>
            </m:r>
          </m:e>
        </m:acc>
      </m:oMath>
      <w:r>
        <w:t xml:space="preserve"> </w:t>
      </w:r>
      <w:r>
        <w:t xml:space="preserve">is consistent for every</w:t>
      </w:r>
      <w:r>
        <w:t xml:space="preserve"> </w:t>
      </w:r>
      <m:oMath>
        <m:acc>
          <m:accPr>
            <m:chr m:val="̃"/>
          </m:accPr>
          <m:e>
            <m:r>
              <m:t>b</m:t>
            </m:r>
          </m:e>
        </m:acc>
      </m:oMath>
      <w:r>
        <w:t xml:space="preserve"> </w:t>
      </w:r>
      <w:r>
        <w:t xml:space="preserve">(</w:t>
      </w:r>
      <w:hyperlink w:anchor="cor-solution-unique">
        <w:r>
          <w:rPr>
            <w:rStyle w:val="Hyperlink"/>
          </w:rPr>
          <w:t xml:space="preserve">Corollary 8</w:t>
        </w:r>
      </w:hyperlink>
      <w:r>
        <w:t xml:space="preserve">, part 1),</w:t>
      </w:r>
      <w:r>
        <w:t xml:space="preserve"> </w:t>
      </w:r>
      <w:r>
        <w:t xml:space="preserve">so its solution leaves residual</w:t>
      </w:r>
      <w:r>
        <w:t xml:space="preserve"> </w:t>
      </w:r>
      <m:oMath>
        <m:acc>
          <m:accPr>
            <m:chr m:val="̃"/>
          </m:accPr>
          <m:e>
            <m:r>
              <m:t>0</m:t>
            </m:r>
          </m:e>
        </m:acc>
      </m:oMath>
      <w:r>
        <w:t xml:space="preserve">, is a least squares solution,</w:t>
      </w:r>
      <w:r>
        <w:t xml:space="preserve"> </w:t>
      </w:r>
      <w:r>
        <w:t xml:space="preserve">and is therefore</w:t>
      </w:r>
      <w:r>
        <w:t xml:space="preserve"> </w:t>
      </w:r>
      <m:oMath>
        <m:acc>
          <m:accPr>
            <m:chr m:val="̂"/>
          </m:accPr>
          <m:e>
            <m:acc>
              <m:accPr>
                <m:chr m:val="̃"/>
              </m:accPr>
              <m:e>
                <m:r>
                  <m:t>x</m:t>
                </m:r>
              </m:e>
            </m:acc>
          </m:e>
        </m:acc>
      </m:oMath>
      <w:r>
        <w:t xml:space="preserve">.</w:t>
      </w:r>
    </w:p>
    <w:bookmarkStart w:id="556" w:name="exm-qr-least-squares"/>
    <w:p>
      <w:pPr>
        <w:pStyle w:val="BodyText"/>
      </w:pPr>
      <w:r>
        <w:rPr>
          <w:b/>
          <w:bCs/>
        </w:rPr>
        <w:t xml:space="preserve">Example 180 (The least squares line by QR)</w:t>
      </w:r>
      <w:r>
        <w:t xml:space="preserve"> </w:t>
      </w:r>
      <w:r>
        <w:t xml:space="preserve">For</w:t>
      </w:r>
      <w:r>
        <w:t xml:space="preserve"> </w:t>
      </w:r>
      <m:oMath>
        <m:r>
          <m:rPr>
            <m:sty m:val="bi"/>
          </m:rPr>
          <m:t>A</m:t>
        </m:r>
      </m:oMath>
      <w:r>
        <w:t xml:space="preserve"> </w:t>
      </w:r>
      <w:r>
        <w:t xml:space="preserve">and</w:t>
      </w:r>
      <w:r>
        <w:t xml:space="preserve"> </w:t>
      </w:r>
      <m:oMath>
        <m:acc>
          <m:accPr>
            <m:chr m:val="̃"/>
          </m:accPr>
          <m:e>
            <m:r>
              <m:t>b</m:t>
            </m:r>
          </m:e>
        </m:acc>
      </m:oMath>
      <w:r>
        <w:t xml:space="preserve"> </w:t>
      </w:r>
      <w:r>
        <w:t xml:space="preserve">of</w:t>
      </w:r>
      <w:r>
        <w:t xml:space="preserve"> </w:t>
      </w:r>
      <w:hyperlink w:anchor="exm-normal-equations">
        <w:r>
          <w:rPr>
            <w:rStyle w:val="Hyperlink"/>
          </w:rPr>
          <w:t xml:space="preserve">Example 178</w:t>
        </w:r>
      </w:hyperlink>
      <w:r>
        <w:t xml:space="preserve">,</w:t>
      </w:r>
      <w:r>
        <w:t xml:space="preserve"> </w:t>
      </w:r>
      <w:r>
        <w:t xml:space="preserve">Gram-Schmidt gives</w:t>
      </w:r>
      <w:r>
        <w:t xml:space="preserve"> </w:t>
      </w:r>
      <m:oMath>
        <m:sSub>
          <m:e>
            <m:acc>
              <m:accPr>
                <m:chr m:val="̃"/>
              </m:accPr>
              <m:e>
                <m:r>
                  <m:t>q</m:t>
                </m:r>
              </m:e>
            </m:acc>
          </m:e>
          <m:sub>
            <m:r>
              <m:t>1</m:t>
            </m:r>
          </m:sub>
        </m:sSub>
        <m:r>
          <m:rPr>
            <m:sty m:val="p"/>
          </m:rPr>
          <m:t>=</m:t>
        </m:r>
        <m:f>
          <m:fPr>
            <m:type m:val="lin"/>
          </m:fPr>
          <m:num>
            <m:r>
              <m:t>1</m:t>
            </m:r>
          </m:num>
          <m:den>
            <m:rad>
              <m:radPr>
                <m:degHide m:val="on"/>
              </m:radPr>
              <m:deg/>
              <m:e>
                <m:r>
                  <m:t>3</m:t>
                </m:r>
              </m:e>
            </m:rad>
          </m:den>
        </m:f>
        <m:r>
          <m:t> </m:t>
        </m:r>
        <m:r>
          <m:rPr>
            <m:sty m:val="p"/>
          </m:rPr>
          <m:t>(</m:t>
        </m:r>
        <m:r>
          <m:t>1</m:t>
        </m:r>
        <m:r>
          <m:rPr>
            <m:sty m:val="p"/>
          </m:rPr>
          <m:t>,</m:t>
        </m:r>
        <m:r>
          <m:t>1</m:t>
        </m:r>
        <m:r>
          <m:rPr>
            <m:sty m:val="p"/>
          </m:rPr>
          <m:t>,</m:t>
        </m:r>
        <m:r>
          <m:t>1</m:t>
        </m:r>
        <m:r>
          <m:rPr>
            <m:sty m:val="p"/>
          </m:rPr>
          <m:t>)</m:t>
        </m:r>
      </m:oMath>
      <w:r>
        <w:t xml:space="preserve">;</w:t>
      </w:r>
      <w:r>
        <w:t xml:space="preserve"> </w:t>
      </w:r>
      <w:r>
        <w:t xml:space="preserve">then</w:t>
      </w:r>
    </w:p>
    <w:p>
      <w:pPr>
        <w:pStyle w:val="BodyText"/>
      </w:pPr>
      <m:oMathPara>
        <m:oMathParaPr>
          <m:jc m:val="center"/>
        </m:oMathParaPr>
        <m:oMath>
          <m:eqArr>
            <m:e>
              <m:sSub>
                <m:e>
                  <m:acc>
                    <m:accPr>
                      <m:chr m:val="̃"/>
                    </m:accPr>
                    <m:e>
                      <m:r>
                        <m:t>q</m:t>
                      </m:r>
                    </m:e>
                  </m:acc>
                </m:e>
                <m:sub>
                  <m:r>
                    <m:t>1</m:t>
                  </m:r>
                </m:sub>
              </m:sSub>
              <m:r>
                <m:rPr>
                  <m:sty m:val="p"/>
                </m:rPr>
                <m:t>⋅</m:t>
              </m:r>
              <m:r>
                <m:rPr>
                  <m:sty m:val="p"/>
                </m:rPr>
                <m:t>(</m:t>
              </m:r>
              <m:r>
                <m:t>1</m:t>
              </m:r>
              <m:r>
                <m:rPr>
                  <m:sty m:val="p"/>
                </m:rPr>
                <m:t>,</m:t>
              </m:r>
              <m:r>
                <m:t>2</m:t>
              </m:r>
              <m:r>
                <m:rPr>
                  <m:sty m:val="p"/>
                </m:rPr>
                <m:t>,</m:t>
              </m:r>
              <m:r>
                <m:t>3</m:t>
              </m:r>
              <m:r>
                <m:rPr>
                  <m:sty m:val="p"/>
                </m:rPr>
                <m:t>)</m:t>
              </m:r>
              <m:r>
                <m:t>&amp;</m:t>
              </m:r>
              <m:r>
                <m:rPr>
                  <m:sty m:val="p"/>
                </m:rPr>
                <m:t>=</m:t>
              </m:r>
              <m:f>
                <m:fPr>
                  <m:type m:val="lin"/>
                </m:fPr>
                <m:num>
                  <m:r>
                    <m:t>6</m:t>
                  </m:r>
                </m:num>
                <m:den>
                  <m:rad>
                    <m:radPr>
                      <m:degHide m:val="on"/>
                    </m:radPr>
                    <m:deg/>
                    <m:e>
                      <m:r>
                        <m:t>3</m:t>
                      </m:r>
                    </m:e>
                  </m:rad>
                </m:den>
              </m:f>
            </m:e>
            <m:e>
              <m:r>
                <m:t>&amp;</m:t>
              </m:r>
              <m:r>
                <m:rPr>
                  <m:sty m:val="p"/>
                </m:rPr>
                <m:t>=</m:t>
              </m:r>
              <m:r>
                <m:t>2</m:t>
              </m:r>
              <m:rad>
                <m:radPr>
                  <m:degHide m:val="on"/>
                </m:radPr>
                <m:deg/>
                <m:e>
                  <m:r>
                    <m:t>3</m:t>
                  </m:r>
                </m:e>
              </m:rad>
              <m:r>
                <m:rPr>
                  <m:sty m:val="p"/>
                </m:rPr>
                <m:t>,</m:t>
              </m:r>
            </m:e>
          </m:eqArr>
        </m:oMath>
      </m:oMathPara>
    </w:p>
    <w:p>
      <w:pPr>
        <w:pStyle w:val="FirstParagraph"/>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2</m:t>
              </m:r>
              <m:r>
                <m:rPr>
                  <m:sty m:val="p"/>
                </m:rPr>
                <m:t>,</m:t>
              </m:r>
              <m:r>
                <m:t>3</m:t>
              </m:r>
              <m:r>
                <m:rPr>
                  <m:sty m:val="p"/>
                </m:rPr>
                <m:t>)</m:t>
              </m:r>
              <m:r>
                <m:rPr>
                  <m:sty m:val="p"/>
                </m:rPr>
                <m:t>−</m:t>
              </m:r>
              <m:r>
                <m:t>2</m:t>
              </m:r>
              <m:r>
                <m:t> </m:t>
              </m:r>
              <m:r>
                <m:rPr>
                  <m:sty m:val="p"/>
                </m:rPr>
                <m:t>(</m:t>
              </m:r>
              <m:r>
                <m:t>1</m:t>
              </m:r>
              <m:r>
                <m:rPr>
                  <m:sty m:val="p"/>
                </m:rPr>
                <m:t>,</m:t>
              </m:r>
              <m:r>
                <m:t>1</m:t>
              </m:r>
              <m:r>
                <m:rPr>
                  <m:sty m:val="p"/>
                </m:rPr>
                <m:t>,</m:t>
              </m:r>
              <m:r>
                <m:t>1</m:t>
              </m:r>
              <m:r>
                <m:rPr>
                  <m:sty m:val="p"/>
                </m:rPr>
                <m:t>)</m:t>
              </m:r>
            </m:e>
            <m:e>
              <m:r>
                <m:t>&amp;</m:t>
              </m:r>
              <m:r>
                <m:rPr>
                  <m:sty m:val="p"/>
                </m:rPr>
                <m:t>=</m:t>
              </m:r>
              <m:r>
                <m:rPr>
                  <m:sty m:val="p"/>
                </m:rPr>
                <m:t>(</m:t>
              </m:r>
              <m:r>
                <m:rPr>
                  <m:sty m:val="p"/>
                </m:rPr>
                <m:t>−</m:t>
              </m:r>
              <m:r>
                <m:t>1</m:t>
              </m:r>
              <m:r>
                <m:rPr>
                  <m:sty m:val="p"/>
                </m:rPr>
                <m:t>,</m:t>
              </m:r>
              <m:r>
                <m:t>0</m:t>
              </m:r>
              <m:r>
                <m:rPr>
                  <m:sty m:val="p"/>
                </m:rPr>
                <m:t>,</m:t>
              </m:r>
              <m:r>
                <m:t>1</m:t>
              </m:r>
              <m:r>
                <m:rPr>
                  <m:sty m:val="p"/>
                </m:rPr>
                <m:t>)</m:t>
              </m:r>
            </m:e>
          </m:eqArr>
        </m:oMath>
      </m:oMathPara>
    </w:p>
    <w:p>
      <w:pPr>
        <w:pStyle w:val="FirstParagraph"/>
      </w:pPr>
      <w:r>
        <w:t xml:space="preserve">with norm</w:t>
      </w:r>
      <w:r>
        <w:t xml:space="preserve"> </w:t>
      </w:r>
      <m:oMath>
        <m:rad>
          <m:radPr>
            <m:degHide m:val="on"/>
          </m:radPr>
          <m:deg/>
          <m:e>
            <m:r>
              <m:t>2</m:t>
            </m:r>
          </m:e>
        </m:rad>
      </m:oMath>
      <w:r>
        <w:t xml:space="preserve">,</w:t>
      </w:r>
      <w:r>
        <w:t xml:space="preserve"> </w:t>
      </w:r>
      <w:r>
        <w:t xml:space="preserve">and</w:t>
      </w:r>
      <w:r>
        <w:t xml:space="preserve"> </w:t>
      </w:r>
      <m:oMath>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rPr>
            <m:sty m:val="p"/>
          </m:rPr>
          <m:t>−</m:t>
        </m:r>
        <m:r>
          <m:t>1</m:t>
        </m:r>
        <m:r>
          <m:rPr>
            <m:sty m:val="p"/>
          </m:rPr>
          <m:t>,</m:t>
        </m:r>
        <m:r>
          <m:t>0</m:t>
        </m:r>
        <m:r>
          <m:rPr>
            <m:sty m:val="p"/>
          </m:rPr>
          <m:t>,</m:t>
        </m:r>
        <m:r>
          <m:t>1</m:t>
        </m:r>
        <m:r>
          <m:rPr>
            <m:sty m:val="p"/>
          </m:rPr>
          <m:t>)</m:t>
        </m:r>
      </m:oMath>
      <w:r>
        <w:t xml:space="preserve">. So</w:t>
      </w:r>
    </w:p>
    <w:p>
      <w:pPr>
        <w:pStyle w:val="BodyText"/>
      </w:pPr>
      <m:oMathPara>
        <m:oMathParaPr>
          <m:jc m:val="center"/>
        </m:oMathParaPr>
        <m:oMath>
          <m:eqArr>
            <m:e>
              <m:r>
                <m:rPr>
                  <m:sty m:val="bi"/>
                </m:rPr>
                <m:t>R</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3</m:t>
                            </m:r>
                          </m:e>
                        </m:rad>
                      </m:e>
                      <m:e>
                        <m:r>
                          <m:t>2</m:t>
                        </m:r>
                        <m:rad>
                          <m:radPr>
                            <m:degHide m:val="on"/>
                          </m:radPr>
                          <m:deg/>
                          <m:e>
                            <m:r>
                              <m:t>3</m:t>
                            </m:r>
                          </m:e>
                        </m:rad>
                      </m:e>
                    </m:mr>
                    <m:mr>
                      <m:e>
                        <m:r>
                          <m:t>0</m:t>
                        </m:r>
                      </m:e>
                      <m:e>
                        <m:rad>
                          <m:radPr>
                            <m:degHide m:val="on"/>
                          </m:radPr>
                          <m:deg/>
                          <m:e>
                            <m:r>
                              <m:t>2</m:t>
                            </m:r>
                          </m:e>
                        </m:rad>
                      </m:e>
                    </m:mr>
                  </m:m>
                </m:e>
              </m:d>
              <m:r>
                <m:rPr>
                  <m:sty m:val="p"/>
                </m:rPr>
                <m:t>,</m:t>
              </m:r>
            </m:e>
            <m:e>
              <m:sSup>
                <m:e>
                  <m:r>
                    <m:rPr>
                      <m:sty m:val="bi"/>
                    </m:rPr>
                    <m:t>Q</m:t>
                  </m:r>
                </m:e>
                <m:sup>
                  <m:r>
                    <m:rPr>
                      <m:sty m:val="p"/>
                    </m:rPr>
                    <m:t>⊤</m:t>
                  </m:r>
                </m:sup>
              </m:sSup>
              <m:acc>
                <m:accPr>
                  <m:chr m:val="̃"/>
                </m:accPr>
                <m:e>
                  <m:r>
                    <m:t>b</m:t>
                  </m:r>
                </m:e>
              </m:acc>
              <m:r>
                <m:t>&amp;</m:t>
              </m:r>
              <m:r>
                <m:rPr>
                  <m:sty m:val="p"/>
                </m:rPr>
                <m:t>=</m:t>
              </m:r>
              <m:r>
                <m:t>​</m:t>
              </m:r>
              <m:d>
                <m:dPr>
                  <m:begChr m:val="("/>
                  <m:sepChr m:val=""/>
                  <m:endChr m:val=")"/>
                  <m:grow/>
                </m:dPr>
                <m:e>
                  <m:f>
                    <m:fPr>
                      <m:type m:val="lin"/>
                    </m:fPr>
                    <m:num>
                      <m:r>
                        <m:t>1</m:t>
                      </m:r>
                      <m:r>
                        <m:rPr>
                          <m:sty m:val="p"/>
                        </m:rPr>
                        <m:t>+</m:t>
                      </m:r>
                      <m:r>
                        <m:t>2</m:t>
                      </m:r>
                      <m:r>
                        <m:rPr>
                          <m:sty m:val="p"/>
                        </m:rPr>
                        <m:t>+</m:t>
                      </m:r>
                      <m:r>
                        <m:t>2</m:t>
                      </m:r>
                    </m:num>
                    <m:den>
                      <m:rad>
                        <m:radPr>
                          <m:degHide m:val="on"/>
                        </m:radPr>
                        <m:deg/>
                        <m:e>
                          <m:r>
                            <m:t>3</m:t>
                          </m:r>
                        </m:e>
                      </m:rad>
                    </m:den>
                  </m:f>
                  <m:r>
                    <m:rPr>
                      <m:sty m:val="p"/>
                    </m:rPr>
                    <m:t>,</m:t>
                  </m:r>
                  <m:r>
                    <m:t> </m:t>
                  </m:r>
                  <m:f>
                    <m:fPr>
                      <m:type m:val="lin"/>
                    </m:fPr>
                    <m:num>
                      <m:r>
                        <m:rPr>
                          <m:sty m:val="p"/>
                        </m:rPr>
                        <m:t>−</m:t>
                      </m:r>
                      <m:r>
                        <m:t>1</m:t>
                      </m:r>
                      <m:r>
                        <m:rPr>
                          <m:sty m:val="p"/>
                        </m:rPr>
                        <m:t>+</m:t>
                      </m:r>
                      <m:r>
                        <m:t>0</m:t>
                      </m:r>
                      <m:r>
                        <m:rPr>
                          <m:sty m:val="p"/>
                        </m:rPr>
                        <m:t>+</m:t>
                      </m:r>
                      <m:r>
                        <m:t>2</m:t>
                      </m:r>
                    </m:num>
                    <m:den>
                      <m:rad>
                        <m:radPr>
                          <m:degHide m:val="on"/>
                        </m:radPr>
                        <m:deg/>
                        <m:e>
                          <m:r>
                            <m:t>2</m:t>
                          </m:r>
                        </m:e>
                      </m:rad>
                    </m:den>
                  </m:f>
                </m:e>
              </m:d>
              <m:r>
                <m:t>​</m:t>
              </m:r>
            </m:e>
            <m:e>
              <m:r>
                <m:t>&amp;</m:t>
              </m:r>
              <m:r>
                <m:rPr>
                  <m:sty m:val="p"/>
                </m:rPr>
                <m:t>=</m:t>
              </m:r>
              <m:r>
                <m:t>​</m:t>
              </m:r>
              <m:d>
                <m:dPr>
                  <m:begChr m:val="("/>
                  <m:sepChr m:val=""/>
                  <m:endChr m:val=")"/>
                  <m:grow/>
                </m:dPr>
                <m:e>
                  <m:f>
                    <m:fPr>
                      <m:type m:val="lin"/>
                    </m:fPr>
                    <m:num>
                      <m:r>
                        <m:t>5</m:t>
                      </m:r>
                    </m:num>
                    <m:den>
                      <m:rad>
                        <m:radPr>
                          <m:degHide m:val="on"/>
                        </m:radPr>
                        <m:deg/>
                        <m:e>
                          <m:r>
                            <m:t>3</m:t>
                          </m:r>
                        </m:e>
                      </m:rad>
                    </m:den>
                  </m:f>
                  <m:r>
                    <m:rPr>
                      <m:sty m:val="p"/>
                    </m:rPr>
                    <m:t>,</m:t>
                  </m:r>
                  <m:f>
                    <m:fPr>
                      <m:type m:val="lin"/>
                    </m:fPr>
                    <m:num>
                      <m:r>
                        <m:t>1</m:t>
                      </m:r>
                    </m:num>
                    <m:den>
                      <m:rad>
                        <m:radPr>
                          <m:degHide m:val="on"/>
                        </m:radPr>
                        <m:deg/>
                        <m:e>
                          <m:r>
                            <m:t>2</m:t>
                          </m:r>
                        </m:e>
                      </m:rad>
                    </m:den>
                  </m:f>
                </m:e>
              </m:d>
              <m:r>
                <m:t>​</m:t>
              </m:r>
              <m:r>
                <m:rPr>
                  <m:sty m:val="p"/>
                </m:rPr>
                <m:t>.</m:t>
              </m:r>
            </m:e>
          </m:eqArr>
        </m:oMath>
      </m:oMathPara>
    </w:p>
    <w:p>
      <w:pPr>
        <w:pStyle w:val="FirstParagraph"/>
      </w:pPr>
      <w:r>
        <w:t xml:space="preserve">Back substitution gives</w:t>
      </w:r>
    </w:p>
    <w:p>
      <w:pPr>
        <w:pStyle w:val="BodyText"/>
      </w:pPr>
      <m:oMathPara>
        <m:oMathParaPr>
          <m:jc m:val="center"/>
        </m:oMathParaPr>
        <m:oMath>
          <m:eqArr>
            <m:e>
              <m:sSub>
                <m:e>
                  <m:r>
                    <m:t>x</m:t>
                  </m:r>
                </m:e>
                <m:sub>
                  <m:r>
                    <m:t>2</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e>
            <m:e>
              <m:r>
                <m:t>&amp;</m:t>
              </m:r>
              <m:r>
                <m:rPr>
                  <m:sty m:val="p"/>
                </m:rPr>
                <m:t>=</m:t>
              </m:r>
              <m:f>
                <m:fPr>
                  <m:type m:val="lin"/>
                </m:fPr>
                <m:num>
                  <m:r>
                    <m:t>1</m:t>
                  </m:r>
                </m:num>
                <m:den>
                  <m:r>
                    <m:t>2</m:t>
                  </m:r>
                </m:den>
              </m:f>
            </m:e>
          </m:eqArr>
        </m:oMath>
      </m:oMathPara>
    </w:p>
    <w:p>
      <w:pPr>
        <w:pStyle w:val="FirstParagraph"/>
      </w:pPr>
      <w:r>
        <w:t xml:space="preserve">and</w:t>
      </w:r>
    </w:p>
    <w:p>
      <w:pPr>
        <w:pStyle w:val="BodyText"/>
      </w:pPr>
      <m:oMathPara>
        <m:oMathParaPr>
          <m:jc m:val="center"/>
        </m:oMathParaPr>
        <m:oMath>
          <m:eqArr>
            <m:e>
              <m:sSub>
                <m:e>
                  <m:r>
                    <m:t>x</m:t>
                  </m:r>
                </m:e>
                <m:sub>
                  <m:r>
                    <m:t>1</m:t>
                  </m:r>
                </m:sub>
              </m:sSub>
              <m:r>
                <m:t>&amp;</m:t>
              </m:r>
              <m:r>
                <m:rPr>
                  <m:sty m:val="p"/>
                </m:rPr>
                <m:t>=</m:t>
              </m:r>
              <m:f>
                <m:fPr>
                  <m:type m:val="lin"/>
                </m:fPr>
                <m:num>
                  <m:r>
                    <m:t>1</m:t>
                  </m:r>
                </m:num>
                <m:den>
                  <m:rad>
                    <m:radPr>
                      <m:degHide m:val="on"/>
                    </m:radPr>
                    <m:deg/>
                    <m:e>
                      <m:r>
                        <m:t>3</m:t>
                      </m:r>
                    </m:e>
                  </m:rad>
                </m:den>
              </m:f>
              <m:r>
                <m:t>​</m:t>
              </m:r>
              <m:d>
                <m:dPr>
                  <m:begChr m:val="("/>
                  <m:sepChr m:val=""/>
                  <m:endChr m:val=")"/>
                  <m:grow/>
                </m:dPr>
                <m:e>
                  <m:f>
                    <m:fPr>
                      <m:type m:val="lin"/>
                    </m:fPr>
                    <m:num>
                      <m:r>
                        <m:t>5</m:t>
                      </m:r>
                    </m:num>
                    <m:den>
                      <m:rad>
                        <m:radPr>
                          <m:degHide m:val="on"/>
                        </m:radPr>
                        <m:deg/>
                        <m:e>
                          <m:r>
                            <m:t>3</m:t>
                          </m:r>
                        </m:e>
                      </m:rad>
                    </m:den>
                  </m:f>
                  <m:r>
                    <m:rPr>
                      <m:sty m:val="p"/>
                    </m:rPr>
                    <m:t>−</m:t>
                  </m:r>
                  <m:r>
                    <m:t>2</m:t>
                  </m:r>
                  <m:rad>
                    <m:radPr>
                      <m:degHide m:val="on"/>
                    </m:radPr>
                    <m:deg/>
                    <m:e>
                      <m:r>
                        <m:t>3</m:t>
                      </m:r>
                    </m:e>
                  </m:rad>
                  <m:r>
                    <m:rPr>
                      <m:sty m:val="p"/>
                    </m:rPr>
                    <m:t>⋅</m:t>
                  </m:r>
                  <m:f>
                    <m:fPr>
                      <m:type m:val="lin"/>
                    </m:fPr>
                    <m:num>
                      <m:r>
                        <m:t>1</m:t>
                      </m:r>
                    </m:num>
                    <m:den>
                      <m:r>
                        <m:t>2</m:t>
                      </m:r>
                    </m:den>
                  </m:f>
                </m:e>
              </m:d>
              <m:r>
                <m:t>​</m:t>
              </m:r>
            </m:e>
            <m:e>
              <m:r>
                <m:t>&amp;</m:t>
              </m:r>
              <m:r>
                <m:rPr>
                  <m:sty m:val="p"/>
                </m:rPr>
                <m:t>=</m:t>
              </m:r>
              <m:f>
                <m:fPr>
                  <m:type m:val="lin"/>
                </m:fPr>
                <m:num>
                  <m:r>
                    <m:t>5</m:t>
                  </m:r>
                </m:num>
                <m:den>
                  <m:r>
                    <m:t>3</m:t>
                  </m:r>
                </m:den>
              </m:f>
              <m:r>
                <m:rPr>
                  <m:sty m:val="p"/>
                </m:rPr>
                <m:t>−</m:t>
              </m:r>
              <m:r>
                <m:t>1</m:t>
              </m:r>
            </m:e>
            <m:e>
              <m:r>
                <m:t>&amp;</m:t>
              </m:r>
              <m:r>
                <m:rPr>
                  <m:sty m:val="p"/>
                </m:rPr>
                <m:t>=</m:t>
              </m:r>
              <m:f>
                <m:fPr>
                  <m:type m:val="lin"/>
                </m:fPr>
                <m:num>
                  <m:r>
                    <m:t>2</m:t>
                  </m:r>
                </m:num>
                <m:den>
                  <m:r>
                    <m:t>3</m:t>
                  </m:r>
                </m:den>
              </m:f>
              <m:r>
                <m:rPr>
                  <m:sty m:val="p"/>
                </m:rPr>
                <m:t>,</m:t>
              </m:r>
            </m:e>
          </m:eqArr>
        </m:oMath>
      </m:oMathPara>
    </w:p>
    <w:p>
      <w:pPr>
        <w:pStyle w:val="FirstParagraph"/>
      </w:pPr>
      <w:r>
        <w:t xml:space="preserve">the solution found in</w:t>
      </w:r>
      <w:r>
        <w:t xml:space="preserve"> </w:t>
      </w:r>
      <w:hyperlink w:anchor="exm-normal-equations">
        <w:r>
          <w:rPr>
            <w:rStyle w:val="Hyperlink"/>
          </w:rPr>
          <w:t xml:space="preserve">Example 178</w:t>
        </w:r>
      </w:hyperlink>
      <w:r>
        <w:t xml:space="preserve">.</w:t>
      </w:r>
    </w:p>
    <w:bookmarkEnd w:id="556"/>
    <w:bookmarkStart w:id="557" w:name="def-lu"/>
    <w:p>
      <w:pPr>
        <w:pStyle w:val="BodyText"/>
      </w:pPr>
      <w:r>
        <w:rPr>
          <w:b/>
          <w:bCs/>
        </w:rPr>
        <w:t xml:space="preserve">Definition 97 (LU factorization)</w:t>
      </w:r>
      <w:r>
        <w:t xml:space="preserve"> </w:t>
      </w:r>
      <w:r>
        <w:t xml:space="preserve">An</w:t>
      </w:r>
      <w:r>
        <w:t xml:space="preserve"> </w:t>
      </w:r>
      <w:r>
        <w:rPr>
          <w:b/>
          <w:bCs/>
        </w:rPr>
        <w:t xml:space="preserve">LU factorization</w:t>
      </w:r>
      <w:r>
        <w:t xml:space="preserve"> </w:t>
      </w:r>
      <w:r>
        <w:t xml:space="preserve">of 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a product</w:t>
      </w:r>
      <w:r>
        <w:t xml:space="preserve"> </w:t>
      </w:r>
      <m:oMath>
        <m:r>
          <m:rPr>
            <m:sty m:val="bi"/>
          </m:rPr>
          <m:t>A</m:t>
        </m:r>
        <m:r>
          <m:rPr>
            <m:sty m:val="p"/>
          </m:rPr>
          <m:t>=</m:t>
        </m:r>
        <m:r>
          <m:rPr>
            <m:sty m:val="bi"/>
          </m:rPr>
          <m:t>L</m:t>
        </m:r>
        <m:r>
          <m:rPr>
            <m:sty m:val="bi"/>
          </m:rPr>
          <m:t>U</m:t>
        </m:r>
      </m:oMath>
      <w:r>
        <w:t xml:space="preserve"> </w:t>
      </w:r>
      <w:r>
        <w:t xml:space="preserve">with</w:t>
      </w:r>
      <w:r>
        <w:t xml:space="preserve"> </w:t>
      </w:r>
      <m:oMath>
        <m:r>
          <m:rPr>
            <m:sty m:val="bi"/>
          </m:rPr>
          <m:t>L</m:t>
        </m:r>
      </m:oMath>
      <w:r>
        <w:t xml:space="preserve"> </w:t>
      </w:r>
      <w:r>
        <w:t xml:space="preserve">unit lower triangular and</w:t>
      </w:r>
      <w:r>
        <w:t xml:space="preserve"> </w:t>
      </w:r>
      <m:oMath>
        <m:r>
          <m:rPr>
            <m:sty m:val="bi"/>
          </m:rPr>
          <m:t>U</m:t>
        </m:r>
      </m:oMath>
      <w:r>
        <w:t xml:space="preserve"> </w:t>
      </w:r>
      <w:r>
        <w:t xml:space="preserve">upper triangular (</w:t>
      </w:r>
      <w:hyperlink w:anchor="def-triangular-matrix">
        <w:r>
          <w:rPr>
            <w:rStyle w:val="Hyperlink"/>
          </w:rPr>
          <w:t xml:space="preserve">Definition 95</w:t>
        </w:r>
      </w:hyperlink>
      <w:r>
        <w:t xml:space="preserve">).</w:t>
      </w:r>
    </w:p>
    <w:bookmarkEnd w:id="557"/>
    <w:bookmarkStart w:id="558" w:name="exm-lu"/>
    <w:p>
      <w:pPr>
        <w:pStyle w:val="BodyText"/>
      </w:pPr>
      <w:r>
        <w:rPr>
          <w:b/>
          <w:bCs/>
        </w:rPr>
        <w:t xml:space="preserve">Example 181 (An LU factorization of a</w:t>
      </w:r>
      <w:r>
        <w:rPr>
          <w:b/>
          <w:bCs/>
        </w:rPr>
        <w:t xml:space="preserve"> </w:t>
      </w:r>
      <m:oMath>
        <m:r>
          <m:t>3</m:t>
        </m:r>
        <m:r>
          <m:rPr>
            <m:sty m:val="p"/>
          </m:rPr>
          <m:t>×</m:t>
        </m:r>
        <m:r>
          <m:t>3</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rPr>
                      <m:sty m:val="p"/>
                    </m:rPr>
                    <m:t>−</m:t>
                  </m:r>
                  <m:r>
                    <m:t>3</m:t>
                  </m:r>
                </m:e>
                <m:e>
                  <m:r>
                    <m:rPr>
                      <m:sty m:val="p"/>
                    </m:rPr>
                    <m:t>−</m:t>
                  </m:r>
                  <m:r>
                    <m:t>1</m:t>
                  </m:r>
                </m:e>
                <m:e>
                  <m:r>
                    <m:t>2</m:t>
                  </m:r>
                </m:e>
              </m:mr>
              <m:mr>
                <m:e>
                  <m:r>
                    <m:rPr>
                      <m:sty m:val="p"/>
                    </m:rPr>
                    <m:t>−</m:t>
                  </m:r>
                  <m:r>
                    <m:t>2</m:t>
                  </m:r>
                </m:e>
                <m:e>
                  <m:r>
                    <m:t>1</m:t>
                  </m:r>
                </m:e>
                <m:e>
                  <m:r>
                    <m:t>2</m:t>
                  </m:r>
                </m:e>
              </m:mr>
            </m:m>
          </m:e>
        </m:d>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rPr>
                      <m:sty m:val="p"/>
                    </m:rPr>
                    <m:t>−</m:t>
                  </m:r>
                  <m:f>
                    <m:fPr>
                      <m:type m:val="bar"/>
                    </m:fPr>
                    <m:num>
                      <m:r>
                        <m:t>3</m:t>
                      </m:r>
                    </m:num>
                    <m:den>
                      <m:r>
                        <m:t>2</m:t>
                      </m:r>
                    </m:den>
                  </m:f>
                </m:e>
                <m:e>
                  <m:r>
                    <m:t>1</m:t>
                  </m:r>
                </m:e>
                <m:e>
                  <m:r>
                    <m:t>0</m:t>
                  </m:r>
                </m:e>
              </m:mr>
              <m:mr>
                <m:e>
                  <m:r>
                    <m:rPr>
                      <m:sty m:val="p"/>
                    </m:rPr>
                    <m:t>−</m:t>
                  </m:r>
                  <m:r>
                    <m:t>1</m:t>
                  </m:r>
                </m:e>
                <m:e>
                  <m:r>
                    <m:t>4</m:t>
                  </m:r>
                </m:e>
                <m:e>
                  <m:r>
                    <m:t>1</m:t>
                  </m:r>
                </m:e>
              </m:mr>
            </m:m>
          </m:e>
        </m:d>
      </m:oMath>
      <w:r>
        <w:t xml:space="preserve"> </w:t>
      </w:r>
      <w:r>
        <w:t xml:space="preserve">(unit lower triangular) and</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(upper triangular).</w:t>
      </w:r>
      <w:r>
        <w:t xml:space="preserve"> </w:t>
      </w:r>
      <w:r>
        <w:t xml:space="preserve">By 4,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r>
          <m:t> </m:t>
        </m:r>
        <m:sSub>
          <m:e>
            <m:r>
              <m:t>u</m:t>
            </m:r>
          </m:e>
          <m:sub>
            <m:r>
              <m:t>k</m:t>
            </m:r>
            <m:r>
              <m:t>j</m:t>
            </m:r>
          </m:sub>
        </m:sSub>
      </m:oMath>
      <w:r>
        <w:t xml:space="preserve">,</w:t>
      </w:r>
      <w:r>
        <w:t xml:space="preserve"> </w:t>
      </w:r>
      <w:r>
        <w:t xml:space="preserve">so row</w:t>
      </w:r>
      <w:r>
        <w:t xml:space="preserve"> </w:t>
      </w:r>
      <m:oMath>
        <m:r>
          <m:t>i</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oMath>
      <w:r>
        <w:t xml:space="preserve"> </w:t>
      </w:r>
      <w:r>
        <w:t xml:space="preserve">times row</w:t>
      </w:r>
      <w:r>
        <w:t xml:space="preserve"> </w:t>
      </w:r>
      <m:oMath>
        <m:r>
          <m:t>k</m:t>
        </m:r>
      </m:oMath>
      <w:r>
        <w:t xml:space="preserve"> </w:t>
      </w:r>
      <w:r>
        <w:t xml:space="preserve">of</w:t>
      </w:r>
      <w:r>
        <w:t xml:space="preserve"> </w:t>
      </w:r>
      <m:oMath>
        <m:r>
          <m:rPr>
            <m:sty m:val="bi"/>
          </m:rPr>
          <m:t>U</m:t>
        </m:r>
      </m:oMath>
      <w:r>
        <w:t xml:space="preserve">.</w:t>
      </w:r>
      <w:r>
        <w:t xml:space="preserve"> </w:t>
      </w:r>
      <w:r>
        <w:t xml:space="preserve">Row 1 is</w:t>
      </w:r>
      <w:r>
        <w:t xml:space="preserve"> </w:t>
      </w:r>
      <m:oMath>
        <m:r>
          <m:t>1</m:t>
        </m:r>
        <m:r>
          <m:rPr>
            <m:sty m:val="p"/>
          </m:rPr>
          <m:t>⋅</m:t>
        </m:r>
        <m:r>
          <m:rPr>
            <m:sty m:val="p"/>
          </m:rPr>
          <m:t>(</m:t>
        </m:r>
        <m:r>
          <m:t>2</m:t>
        </m:r>
        <m:r>
          <m:rPr>
            <m:sty m:val="p"/>
          </m:rPr>
          <m:t>,</m:t>
        </m:r>
        <m:r>
          <m:t>1</m:t>
        </m:r>
        <m:r>
          <m:rPr>
            <m:sty m:val="p"/>
          </m:rPr>
          <m:t>,</m:t>
        </m:r>
        <m:r>
          <m:rPr>
            <m:sty m:val="p"/>
          </m:rPr>
          <m:t>−</m:t>
        </m:r>
        <m:r>
          <m:t>1</m:t>
        </m:r>
        <m:r>
          <m:rPr>
            <m:sty m:val="p"/>
          </m:rPr>
          <m:t>)</m:t>
        </m:r>
        <m:r>
          <m:rPr>
            <m:sty m:val="p"/>
          </m:rPr>
          <m:t>=</m:t>
        </m:r>
        <m:r>
          <m:rPr>
            <m:sty m:val="p"/>
          </m:rPr>
          <m:t>(</m:t>
        </m:r>
        <m:r>
          <m:t>2</m:t>
        </m:r>
        <m:r>
          <m:rPr>
            <m:sty m:val="p"/>
          </m:rPr>
          <m:t>,</m:t>
        </m:r>
        <m:r>
          <m:t>1</m:t>
        </m:r>
        <m:r>
          <m:rPr>
            <m:sty m:val="p"/>
          </m:rPr>
          <m:t>,</m:t>
        </m:r>
        <m:r>
          <m:rPr>
            <m:sty m:val="p"/>
          </m:rPr>
          <m:t>−</m:t>
        </m:r>
        <m:r>
          <m:t>1</m:t>
        </m:r>
        <m:r>
          <m:rPr>
            <m:sty m:val="p"/>
          </m:rPr>
          <m:t>)</m:t>
        </m:r>
      </m:oMath>
      <w:r>
        <w:t xml:space="preserve">;</w:t>
      </w:r>
      <w:r>
        <w:t xml:space="preserve"> </w:t>
      </w:r>
      <w:r>
        <w:t xml:space="preserve">row 2 is</w:t>
      </w:r>
      <w:r>
        <w:t xml:space="preserve"> </w:t>
      </w:r>
      <m:oMath>
        <m:r>
          <m:rPr>
            <m:sty m:val="p"/>
          </m:rPr>
          <m:t>−</m:t>
        </m:r>
        <m:f>
          <m:fPr>
            <m:type m:val="lin"/>
          </m:fPr>
          <m:num>
            <m:r>
              <m:t>3</m:t>
            </m:r>
          </m:num>
          <m:den>
            <m:r>
              <m:t>2</m:t>
            </m:r>
          </m:den>
        </m:f>
        <m:r>
          <m:t> </m:t>
        </m:r>
        <m:r>
          <m:rPr>
            <m:sty m:val="p"/>
          </m:rPr>
          <m:t>(</m:t>
        </m:r>
        <m:r>
          <m:t>2</m:t>
        </m:r>
        <m:r>
          <m:rPr>
            <m:sty m:val="p"/>
          </m:rPr>
          <m:t>,</m:t>
        </m:r>
        <m:r>
          <m:t>1</m:t>
        </m:r>
        <m:r>
          <m:rPr>
            <m:sty m:val="p"/>
          </m:rPr>
          <m:t>,</m:t>
        </m:r>
        <m:r>
          <m:rPr>
            <m:sty m:val="p"/>
          </m:rPr>
          <m:t>−</m:t>
        </m:r>
        <m:r>
          <m:t>1</m:t>
        </m:r>
        <m:r>
          <m:rPr>
            <m:sty m:val="p"/>
          </m:rPr>
          <m:t>)</m:t>
        </m:r>
        <m:r>
          <m:rPr>
            <m:sty m:val="p"/>
          </m:rPr>
          <m:t>+</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rPr>
            <m:sty m:val="p"/>
          </m:rPr>
          <m:t>−</m:t>
        </m:r>
        <m:r>
          <m:t>3</m:t>
        </m:r>
        <m:r>
          <m:rPr>
            <m:sty m:val="p"/>
          </m:rPr>
          <m:t>,</m:t>
        </m:r>
        <m:r>
          <m:rPr>
            <m:sty m:val="p"/>
          </m:rPr>
          <m:t>−</m:t>
        </m:r>
        <m:r>
          <m:t>1</m:t>
        </m:r>
        <m:r>
          <m:rPr>
            <m:sty m:val="p"/>
          </m:rPr>
          <m:t>,</m:t>
        </m:r>
        <m:r>
          <m:t>2</m:t>
        </m:r>
        <m:r>
          <m:rPr>
            <m:sty m:val="p"/>
          </m:rPr>
          <m:t>)</m:t>
        </m:r>
      </m:oMath>
      <w:r>
        <w:t xml:space="preserve">,</w:t>
      </w:r>
      <w:r>
        <w:t xml:space="preserve"> </w:t>
      </w:r>
      <w:r>
        <w:t xml:space="preserve">and row 3 is</w:t>
      </w:r>
      <w:r>
        <w:t xml:space="preserve"> </w:t>
      </w:r>
      <m:oMath>
        <m:r>
          <m:rPr>
            <m:sty m:val="p"/>
          </m:rPr>
          <m:t>−</m:t>
        </m:r>
        <m:r>
          <m:rPr>
            <m:sty m:val="p"/>
          </m:rPr>
          <m:t>(</m:t>
        </m:r>
        <m:r>
          <m:t>2</m:t>
        </m:r>
        <m:r>
          <m:rPr>
            <m:sty m:val="p"/>
          </m:rPr>
          <m:t>,</m:t>
        </m:r>
        <m:r>
          <m:t>1</m:t>
        </m:r>
        <m:r>
          <m:rPr>
            <m:sty m:val="p"/>
          </m:rPr>
          <m:t>,</m:t>
        </m:r>
        <m:r>
          <m:rPr>
            <m:sty m:val="p"/>
          </m:rPr>
          <m:t>−</m:t>
        </m:r>
        <m:r>
          <m:t>1</m:t>
        </m:r>
        <m:r>
          <m:rPr>
            <m:sty m:val="p"/>
          </m:rPr>
          <m:t>)</m:t>
        </m:r>
        <m:r>
          <m:rPr>
            <m:sty m:val="p"/>
          </m:rPr>
          <m:t>+</m:t>
        </m:r>
        <m:r>
          <m:t>4</m:t>
        </m:r>
        <m:r>
          <m:t> </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t>0</m:t>
        </m:r>
        <m:r>
          <m:rPr>
            <m:sty m:val="p"/>
          </m:rPr>
          <m:t>,</m:t>
        </m:r>
        <m:r>
          <m:t>0</m:t>
        </m:r>
        <m:r>
          <m:rPr>
            <m:sty m:val="p"/>
          </m:rPr>
          <m:t>,</m:t>
        </m:r>
        <m:r>
          <m:rPr>
            <m:sty m:val="p"/>
          </m:rPr>
          <m:t>−</m:t>
        </m:r>
        <m:r>
          <m:t>1</m:t>
        </m:r>
        <m:r>
          <m:rPr>
            <m:sty m:val="p"/>
          </m:rPr>
          <m:t>)</m:t>
        </m:r>
        <m:r>
          <m:rPr>
            <m:sty m:val="p"/>
          </m:rPr>
          <m:t>=</m:t>
        </m:r>
        <m:r>
          <m:rPr>
            <m:sty m:val="p"/>
          </m:rPr>
          <m:t>(</m:t>
        </m:r>
        <m:r>
          <m:rPr>
            <m:sty m:val="p"/>
          </m:rPr>
          <m:t>−</m:t>
        </m:r>
        <m:r>
          <m:t>2</m:t>
        </m:r>
        <m:r>
          <m:rPr>
            <m:sty m:val="p"/>
          </m:rPr>
          <m:t>,</m:t>
        </m:r>
        <m:r>
          <m:t>1</m:t>
        </m:r>
        <m:r>
          <m:rPr>
            <m:sty m:val="p"/>
          </m:rPr>
          <m:t>,</m:t>
        </m:r>
        <m:r>
          <m:t>2</m:t>
        </m:r>
        <m:r>
          <m:rPr>
            <m:sty m:val="p"/>
          </m:rPr>
          <m:t>)</m:t>
        </m:r>
      </m:oMath>
      <w:r>
        <w:t xml:space="preserve">.</w:t>
      </w:r>
      <w:r>
        <w:t xml:space="preserve"> </w:t>
      </w:r>
      <w:r>
        <w:t xml:space="preserve">These are the rows of</w:t>
      </w:r>
      <w:r>
        <w:t xml:space="preserve"> </w:t>
      </w:r>
      <m:oMath>
        <m:r>
          <m:rPr>
            <m:sty m:val="bi"/>
          </m:rPr>
          <m:t>A</m:t>
        </m:r>
      </m:oMath>
      <w:r>
        <w:t xml:space="preserve">, so</w:t>
      </w:r>
      <w:r>
        <w:t xml:space="preserve"> </w:t>
      </w:r>
      <m:oMath>
        <m:r>
          <m:rPr>
            <m:sty m:val="bi"/>
          </m:rPr>
          <m:t>L</m:t>
        </m:r>
        <m:r>
          <m:rPr>
            <m:sty m:val="bi"/>
          </m:rPr>
          <m:t>U</m:t>
        </m:r>
        <m:r>
          <m:rPr>
            <m:sty m:val="p"/>
          </m:rPr>
          <m:t>=</m:t>
        </m:r>
        <m:r>
          <m:rPr>
            <m:sty m:val="bi"/>
          </m:rPr>
          <m:t>A</m:t>
        </m:r>
      </m:oMath>
      <w:r>
        <w:t xml:space="preserve"> </w:t>
      </w:r>
      <w:r>
        <w:t xml:space="preserve">is an LU factorization.</w:t>
      </w:r>
      <w:r>
        <w:t xml:space="preserve"> </w:t>
      </w:r>
      <w:r>
        <w:t xml:space="preserve">The below-diagonal entries of</w:t>
      </w:r>
      <w:r>
        <w:t xml:space="preserve"> </w:t>
      </w:r>
      <m:oMath>
        <m:r>
          <m:rPr>
            <m:sty m:val="bi"/>
          </m:rPr>
          <m:t>L</m:t>
        </m:r>
      </m:oMath>
      <w:r>
        <w:t xml:space="preserve"> </w:t>
      </w:r>
      <w:r>
        <w:t xml:space="preserve">are the negatives of the multiples of earlier rows</w:t>
      </w:r>
      <w:r>
        <w:t xml:space="preserve"> </w:t>
      </w:r>
      <w:r>
        <w:t xml:space="preserve">that Gaussian elimination adds to reduce</w:t>
      </w:r>
      <w:r>
        <w:t xml:space="preserve"> </w:t>
      </w:r>
      <m:oMath>
        <m:r>
          <m:rPr>
            <m:sty m:val="bi"/>
          </m:rPr>
          <m:t>A</m:t>
        </m:r>
      </m:oMath>
      <w:r>
        <w:t xml:space="preserve"> </w:t>
      </w:r>
      <w:r>
        <w:t xml:space="preserve">to</w:t>
      </w:r>
      <w:r>
        <w:t xml:space="preserve"> </w:t>
      </w:r>
      <m:oMath>
        <m:r>
          <m:rPr>
            <m:sty m:val="bi"/>
          </m:rPr>
          <m:t>U</m:t>
        </m:r>
      </m:oMath>
      <w:r>
        <w:t xml:space="preserve">.</w:t>
      </w:r>
    </w:p>
    <w:bookmarkEnd w:id="558"/>
    <w:bookmarkStart w:id="559" w:name="exm-not-lu"/>
    <w:p>
      <w:pPr>
        <w:pStyle w:val="BodyText"/>
      </w:pPr>
      <w:r>
        <w:rPr>
          <w:b/>
          <w:bCs/>
        </w:rPr>
        <w:t xml:space="preserve">Example 182 (An invertible matrix with no LU factorization)</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invertible:</w:t>
      </w:r>
      <w:r>
        <w:t xml:space="preserve"> </w:t>
      </w:r>
      <m:oMath>
        <m:sSup>
          <m:e>
            <m:r>
              <m:rPr>
                <m:sty m:val="bi"/>
              </m:rPr>
              <m:t>P</m:t>
            </m:r>
          </m:e>
          <m:sup>
            <m:r>
              <m:t>2</m:t>
            </m:r>
          </m:sup>
        </m:sSup>
        <m:r>
          <m:rPr>
            <m:sty m:val="p"/>
          </m:rPr>
          <m:t>=</m:t>
        </m:r>
        <m:sSub>
          <m:e>
            <m:r>
              <m:rPr>
                <m:sty m:val="bi"/>
              </m:rPr>
              <m:t>I</m:t>
            </m:r>
          </m:e>
          <m:sub>
            <m:r>
              <m:t>2</m:t>
            </m:r>
          </m:sub>
        </m:sSub>
      </m:oMath>
      <w:r>
        <w:t xml:space="preserve">, so</w:t>
      </w:r>
      <w:r>
        <w:t xml:space="preserve"> </w:t>
      </w:r>
      <m:oMath>
        <m:sSup>
          <m:e>
            <m:r>
              <m:rPr>
                <m:sty m:val="bi"/>
              </m:rPr>
              <m:t>P</m:t>
            </m:r>
          </m:e>
          <m:sup>
            <m:r>
              <m:rPr>
                <m:sty m:val="p"/>
              </m:rPr>
              <m:t>−</m:t>
            </m:r>
            <m:r>
              <m:t>1</m:t>
            </m:r>
          </m:sup>
        </m:sSup>
        <m:r>
          <m:rPr>
            <m:sty m:val="p"/>
          </m:rPr>
          <m:t>=</m:t>
        </m:r>
        <m:r>
          <m:rPr>
            <m:sty m:val="bi"/>
          </m:rPr>
          <m:t>P</m:t>
        </m:r>
      </m:oMath>
      <w:r>
        <w:t xml:space="preserve"> </w:t>
      </w:r>
      <w:r>
        <w:t xml:space="preserve">(5);</w:t>
      </w:r>
      <w:r>
        <w:t xml:space="preserve"> </w:t>
      </w:r>
      <w:r>
        <w:t xml:space="preserve">but it has no LU factorization.</w:t>
      </w:r>
      <w:r>
        <w:t xml:space="preserve"> </w:t>
      </w:r>
      <w:r>
        <w:t xml:space="preserve">If</w:t>
      </w:r>
      <w:r>
        <w:t xml:space="preserve"> </w:t>
      </w:r>
      <m:oMath>
        <m:r>
          <m:rPr>
            <m:sty m:val="bi"/>
          </m:rPr>
          <m:t>P</m:t>
        </m:r>
        <m:r>
          <m:rPr>
            <m:sty m:val="p"/>
          </m:rPr>
          <m:t>=</m:t>
        </m:r>
        <m:r>
          <m:rPr>
            <m:sty m:val="bi"/>
          </m:rPr>
          <m:t>L</m:t>
        </m:r>
        <m:r>
          <m:rPr>
            <m:sty m:val="bi"/>
          </m:rPr>
          <m:t>U</m:t>
        </m:r>
      </m:oMath>
      <w:r>
        <w:t xml:space="preserve">, the</w:t>
      </w:r>
      <w:r>
        <w:t xml:space="preserve"> </w:t>
      </w:r>
      <m:oMath>
        <m:r>
          <m:rPr>
            <m:sty m:val="p"/>
          </m:rPr>
          <m:t>(</m:t>
        </m:r>
        <m:r>
          <m:t>1</m:t>
        </m:r>
        <m:r>
          <m:rPr>
            <m:sty m:val="p"/>
          </m:rPr>
          <m:t>,</m:t>
        </m:r>
        <m:r>
          <m:t>1</m:t>
        </m:r>
        <m:r>
          <m:rPr>
            <m:sty m:val="p"/>
          </m:rPr>
          <m:t>)</m:t>
        </m:r>
      </m:oMath>
      <w:r>
        <w:t xml:space="preserve"> </w:t>
      </w:r>
      <w:r>
        <w:t xml:space="preserve">entry gives</w:t>
      </w:r>
      <w:r>
        <w:t xml:space="preserve"> </w:t>
      </w:r>
      <m:oMath>
        <m:r>
          <m:t>0</m:t>
        </m:r>
        <m:r>
          <m:rPr>
            <m:sty m:val="p"/>
          </m:rPr>
          <m:t>=</m:t>
        </m:r>
        <m:r>
          <m:t>1</m:t>
        </m:r>
        <m:r>
          <m:rPr>
            <m:sty m:val="p"/>
          </m:rPr>
          <m:t>⋅</m:t>
        </m:r>
        <m:sSub>
          <m:e>
            <m:r>
              <m:t>u</m:t>
            </m:r>
          </m:e>
          <m:sub>
            <m:r>
              <m:t>11</m:t>
            </m:r>
          </m:sub>
        </m:sSub>
      </m:oMath>
      <w:r>
        <w:t xml:space="preserve">, so</w:t>
      </w:r>
      <w:r>
        <w:t xml:space="preserve"> </w:t>
      </w:r>
      <m:oMath>
        <m:sSub>
          <m:e>
            <m:r>
              <m:t>u</m:t>
            </m:r>
          </m:e>
          <m:sub>
            <m:r>
              <m:t>11</m:t>
            </m:r>
          </m:sub>
        </m:sSub>
        <m:r>
          <m:rPr>
            <m:sty m:val="p"/>
          </m:rPr>
          <m:t>=</m:t>
        </m:r>
        <m:r>
          <m:t>0</m:t>
        </m:r>
      </m:oMath>
      <w:r>
        <w:t xml:space="preserve">,</w:t>
      </w:r>
      <w:r>
        <w:t xml:space="preserve"> </w:t>
      </w:r>
      <w:r>
        <w:t xml:space="preserve">and then the</w:t>
      </w:r>
      <w:r>
        <w:t xml:space="preserve"> </w:t>
      </w:r>
      <m:oMath>
        <m:r>
          <m:rPr>
            <m:sty m:val="p"/>
          </m:rPr>
          <m:t>(</m:t>
        </m:r>
        <m:r>
          <m:t>2</m:t>
        </m:r>
        <m:r>
          <m:rPr>
            <m:sty m:val="p"/>
          </m:rPr>
          <m:t>,</m:t>
        </m:r>
        <m:r>
          <m:t>1</m:t>
        </m:r>
        <m:r>
          <m:rPr>
            <m:sty m:val="p"/>
          </m:rPr>
          <m:t>)</m:t>
        </m:r>
      </m:oMath>
      <w:r>
        <w:t xml:space="preserve"> </w:t>
      </w:r>
      <w:r>
        <w:t xml:space="preserve">entry gives</w:t>
      </w:r>
    </w:p>
    <w:p>
      <w:pPr>
        <w:pStyle w:val="BodyText"/>
      </w:pPr>
      <m:oMathPara>
        <m:oMathParaPr>
          <m:jc m:val="center"/>
        </m:oMathParaPr>
        <m:oMath>
          <m:eqArr>
            <m:e>
              <m:r>
                <m:t>1</m:t>
              </m:r>
              <m:r>
                <m:t>&amp;</m:t>
              </m:r>
              <m:r>
                <m:rPr>
                  <m:sty m:val="p"/>
                </m:rPr>
                <m:t>=</m:t>
              </m:r>
              <m:sSub>
                <m:e>
                  <m:r>
                    <m:t>ℓ</m:t>
                  </m:r>
                </m:e>
                <m:sub>
                  <m:r>
                    <m:t>21</m:t>
                  </m:r>
                </m:sub>
              </m:sSub>
              <m:r>
                <m:t> </m:t>
              </m:r>
              <m:sSub>
                <m:e>
                  <m:r>
                    <m:t>u</m:t>
                  </m:r>
                </m:e>
                <m:sub>
                  <m:r>
                    <m:t>11</m:t>
                  </m:r>
                </m:sub>
              </m:sSub>
            </m:e>
            <m:e>
              <m:r>
                <m:t>&amp;</m:t>
              </m:r>
              <m:r>
                <m:rPr>
                  <m:sty m:val="p"/>
                </m:rPr>
                <m:t>=</m:t>
              </m:r>
              <m:r>
                <m:t>0</m:t>
              </m:r>
              <m:r>
                <m:rPr>
                  <m:sty m:val="p"/>
                </m:rPr>
                <m:t>,</m:t>
              </m:r>
            </m:e>
          </m:eqArr>
        </m:oMath>
      </m:oMathPara>
    </w:p>
    <w:p>
      <w:pPr>
        <w:pStyle w:val="FirstParagraph"/>
      </w:pPr>
      <w:r>
        <w:t xml:space="preserve">which is impossible.</w:t>
      </w:r>
      <w:r>
        <w:t xml:space="preserve"> </w:t>
      </w:r>
      <w:r>
        <w:t xml:space="preserve">Swapping the two rows first removes the obstacle:</w:t>
      </w:r>
      <w:r>
        <w:t xml:space="preserve"> </w:t>
      </w:r>
      <w:r>
        <w:t xml:space="preserve">the swapped matrix is</w:t>
      </w:r>
      <w:r>
        <w:t xml:space="preserve"> </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oMath>
      <w:r>
        <w:t xml:space="preserve">.</w:t>
      </w:r>
    </w:p>
    <w:bookmarkEnd w:id="559"/>
    <w:bookmarkStart w:id="560" w:name="thm-lu-solve"/>
    <w:p>
      <w:pPr>
        <w:pStyle w:val="BodyText"/>
      </w:pPr>
      <w:r>
        <w:rPr>
          <w:b/>
          <w:bCs/>
        </w:rPr>
        <w:t xml:space="preserve">Theorem 100 (Solving a system with an LU factorization)</w:t>
      </w:r>
      <w:r>
        <w:t xml:space="preserve"> </w:t>
      </w:r>
      <w:r>
        <w:t xml:space="preserve">If</w:t>
      </w:r>
      <w:r>
        <w:t xml:space="preserve"> </w:t>
      </w:r>
      <m:oMath>
        <m:r>
          <m:rPr>
            <m:sty m:val="bi"/>
          </m:rPr>
          <m:t>A</m:t>
        </m:r>
        <m:r>
          <m:rPr>
            <m:sty m:val="p"/>
          </m:rPr>
          <m:t>=</m:t>
        </m:r>
        <m:r>
          <m:rPr>
            <m:sty m:val="bi"/>
          </m:rPr>
          <m:t>L</m:t>
        </m:r>
        <m:r>
          <m:rPr>
            <m:sty m:val="bi"/>
          </m:rPr>
          <m:t>U</m:t>
        </m:r>
      </m:oMath>
      <w:r>
        <w:t xml:space="preserve"> </w:t>
      </w:r>
      <w:r>
        <w:t xml:space="preserve">is an LU factorization (</w:t>
      </w:r>
      <w:hyperlink w:anchor="def-lu">
        <w:r>
          <w:rPr>
            <w:rStyle w:val="Hyperlink"/>
          </w:rPr>
          <w:t xml:space="preserve">Definition 97</w:t>
        </w:r>
      </w:hyperlink>
      <w:r>
        <w:t xml:space="preserve">)</w:t>
      </w:r>
      <w:r>
        <w:t xml:space="preserve"> </w:t>
      </w:r>
      <w:r>
        <w:t xml:space="preserve">and the diagonal entries of</w:t>
      </w:r>
      <w:r>
        <w:t xml:space="preserve"> </w:t>
      </w:r>
      <m:oMath>
        <m:r>
          <m:rPr>
            <m:sty m:val="bi"/>
          </m:rPr>
          <m:t>U</m:t>
        </m:r>
      </m:oMath>
      <w:r>
        <w:t xml:space="preserve"> </w:t>
      </w:r>
      <w:r>
        <w:t xml:space="preserve">are all nonzero,</w:t>
      </w:r>
      <w:r>
        <w:t xml:space="preserve"> </w:t>
      </w:r>
      <w:r>
        <w:t xml:space="preserve">then for every</w:t>
      </w:r>
      <w:r>
        <w:t xml:space="preserve"> </w:t>
      </w:r>
      <m:oMath>
        <m:acc>
          <m:accPr>
            <m:chr m:val="̃"/>
          </m:accPr>
          <m:e>
            <m:r>
              <m:t>b</m:t>
            </m:r>
          </m:e>
        </m:acc>
        <m:r>
          <m:rPr>
            <m:sty m:val="p"/>
          </m:rPr>
          <m:t>∈</m:t>
        </m:r>
        <m:sSup>
          <m:e>
            <m:r>
              <m:rPr>
                <m:scr m:val="double-struck"/>
                <m:sty m:val="p"/>
              </m:rPr>
              <m:t>R</m:t>
            </m:r>
          </m:e>
          <m:sup>
            <m:r>
              <m:t>n</m:t>
            </m:r>
          </m:sup>
        </m:sSup>
      </m:oMath>
      <w:r>
        <w:t xml:space="preserve"> </w:t>
      </w:r>
      <w:r>
        <w:t xml:space="preserve">the system</w:t>
      </w:r>
      <w:r>
        <w:t xml:space="preserve"> </w:t>
      </w:r>
      <m:oMath>
        <m:r>
          <m:rPr>
            <m:sty m:val="bi"/>
          </m:rPr>
          <m:t>A</m:t>
        </m:r>
        <m:acc>
          <m:accPr>
            <m:chr m:val="̃"/>
          </m:accPr>
          <m:e>
            <m:r>
              <m:t>x</m:t>
            </m:r>
          </m:e>
        </m:acc>
        <m:r>
          <m:rPr>
            <m:sty m:val="p"/>
          </m:rPr>
          <m:t>=</m:t>
        </m:r>
        <m:acc>
          <m:accPr>
            <m:chr m:val="̃"/>
          </m:accPr>
          <m:e>
            <m:r>
              <m:t>b</m:t>
            </m:r>
          </m:e>
        </m:acc>
      </m:oMath>
      <w:r>
        <w:t xml:space="preserve"> </w:t>
      </w:r>
      <w:r>
        <w:t xml:space="preserve">has exactly one solution:</w:t>
      </w:r>
      <w:r>
        <w:t xml:space="preserve"> </w:t>
      </w:r>
      <w:r>
        <w:t xml:space="preserve">solve</w:t>
      </w:r>
      <w:r>
        <w:t xml:space="preserve"> </w:t>
      </w:r>
      <m:oMath>
        <m:r>
          <m:rPr>
            <m:sty m:val="bi"/>
          </m:rPr>
          <m:t>L</m:t>
        </m:r>
        <m:acc>
          <m:accPr>
            <m:chr m:val="̃"/>
          </m:accPr>
          <m:e>
            <m:r>
              <m:t>y</m:t>
            </m:r>
          </m:e>
        </m:acc>
        <m:r>
          <m:rPr>
            <m:sty m:val="p"/>
          </m:rPr>
          <m:t>=</m:t>
        </m:r>
        <m:acc>
          <m:accPr>
            <m:chr m:val="̃"/>
          </m:accPr>
          <m:e>
            <m:r>
              <m:t>b</m:t>
            </m:r>
          </m:e>
        </m:acc>
      </m:oMath>
      <w:r>
        <w:t xml:space="preserve"> </w:t>
      </w:r>
      <w:r>
        <w:t xml:space="preserve">by forward substitution,</w:t>
      </w:r>
      <w:r>
        <w:t xml:space="preserve"> </w:t>
      </w:r>
      <w:r>
        <w:t xml:space="preserve">then</w:t>
      </w:r>
      <w:r>
        <w:t xml:space="preserve"> </w:t>
      </w:r>
      <m:oMath>
        <m:r>
          <m:rPr>
            <m:sty m:val="bi"/>
          </m:rPr>
          <m:t>U</m:t>
        </m:r>
        <m:acc>
          <m:accPr>
            <m:chr m:val="̃"/>
          </m:accPr>
          <m:e>
            <m:r>
              <m:t>x</m:t>
            </m:r>
          </m:e>
        </m:acc>
        <m:r>
          <m:rPr>
            <m:sty m:val="p"/>
          </m:rPr>
          <m:t>=</m:t>
        </m:r>
        <m:acc>
          <m:accPr>
            <m:chr m:val="̃"/>
          </m:accPr>
          <m:e>
            <m:r>
              <m:t>y</m:t>
            </m:r>
          </m:e>
        </m:acc>
      </m:oMath>
      <w:r>
        <w:t xml:space="preserve"> </w:t>
      </w:r>
      <w:r>
        <w:t xml:space="preserve">by back substitution (</w:t>
      </w:r>
      <w:hyperlink w:anchor="thm-back-substitution">
        <w:r>
          <w:rPr>
            <w:rStyle w:val="Hyperlink"/>
          </w:rPr>
          <w:t xml:space="preserve">Theorem 96</w:t>
        </w:r>
      </w:hyperlink>
      <w:r>
        <w:t xml:space="preserve">).</w:t>
      </w:r>
    </w:p>
    <w:bookmarkEnd w:id="560"/>
    <w:p>
      <w:pPr>
        <w:pStyle w:val="BodyText"/>
      </w:pPr>
      <w:r>
        <w:rPr>
          <w:i/>
          <w:iCs/>
        </w:rPr>
        <w:t xml:space="preserve">Proof</w:t>
      </w:r>
      <w:r>
        <w:t xml:space="preserve">. </w:t>
      </w:r>
      <m:oMath>
        <m:r>
          <m:rPr>
            <m:sty m:val="bi"/>
          </m:rPr>
          <m:t>L</m:t>
        </m:r>
      </m:oMath>
      <w:r>
        <w:t xml:space="preserve"> </w:t>
      </w:r>
      <w:r>
        <w:t xml:space="preserve">has diagonal entries</w:t>
      </w:r>
      <w:r>
        <w:t xml:space="preserve"> </w:t>
      </w:r>
      <m:oMath>
        <m:r>
          <m:t>1</m:t>
        </m:r>
      </m:oMath>
      <w:r>
        <w:t xml:space="preserve"> </w:t>
      </w:r>
      <w:r>
        <w:t xml:space="preserve">and</w:t>
      </w:r>
      <w:r>
        <w:t xml:space="preserve"> </w:t>
      </w:r>
      <m:oMath>
        <m:r>
          <m:rPr>
            <m:sty m:val="bi"/>
          </m:rPr>
          <m:t>U</m:t>
        </m:r>
      </m:oMath>
      <w:r>
        <w:t xml:space="preserve"> </w:t>
      </w:r>
      <w:r>
        <w:t xml:space="preserve">has nonzero ones,</w:t>
      </w:r>
      <w:r>
        <w:t xml:space="preserve"> </w:t>
      </w:r>
      <w:r>
        <w:t xml:space="preserve">so each of the two triangular systems has exactly one solution (</w:t>
      </w:r>
      <w:hyperlink w:anchor="thm-back-substitution">
        <w:r>
          <w:rPr>
            <w:rStyle w:val="Hyperlink"/>
          </w:rPr>
          <w:t xml:space="preserve">Theorem 96</w:t>
        </w:r>
      </w:hyperlink>
      <w:r>
        <w:t xml:space="preserve">).</w:t>
      </w:r>
      <w:r>
        <w:t xml:space="preserve"> </w:t>
      </w:r>
      <w:r>
        <w:t xml:space="preserve">If</w:t>
      </w:r>
      <w:r>
        <w:t xml:space="preserve"> </w:t>
      </w:r>
      <m:oMath>
        <m:acc>
          <m:accPr>
            <m:chr m:val="̃"/>
          </m:accPr>
          <m:e>
            <m:r>
              <m:t>y</m:t>
            </m:r>
          </m:e>
        </m:acc>
      </m:oMath>
      <w:r>
        <w:t xml:space="preserve"> </w:t>
      </w:r>
      <w:r>
        <w:t xml:space="preserve">and</w:t>
      </w:r>
      <w:r>
        <w:t xml:space="preserve"> </w:t>
      </w:r>
      <m:oMath>
        <m:acc>
          <m:accPr>
            <m:chr m:val="̃"/>
          </m:accPr>
          <m:e>
            <m:r>
              <m:t>x</m:t>
            </m:r>
          </m:e>
        </m:acc>
      </m:oMath>
      <w:r>
        <w:t xml:space="preserve"> </w:t>
      </w:r>
      <w:r>
        <w:t xml:space="preserve">are those solutions, then</w:t>
      </w:r>
    </w:p>
    <w:p>
      <w:pPr>
        <w:pStyle w:val="BodyText"/>
      </w:pPr>
      <m:oMathPara>
        <m:oMathParaPr>
          <m:jc m:val="center"/>
        </m:oMathParaPr>
        <m:oMath>
          <m:eqArr>
            <m:e>
              <m:r>
                <m:rPr>
                  <m:sty m:val="bi"/>
                </m:rPr>
                <m:t>A</m:t>
              </m:r>
              <m:acc>
                <m:accPr>
                  <m:chr m:val="̃"/>
                </m:accPr>
                <m:e>
                  <m:r>
                    <m:t>x</m:t>
                  </m:r>
                </m:e>
              </m:acc>
              <m:r>
                <m:t>&amp;</m:t>
              </m:r>
              <m:r>
                <m:rPr>
                  <m:sty m:val="p"/>
                </m:rPr>
                <m:t>=</m:t>
              </m:r>
              <m:r>
                <m:rPr>
                  <m:sty m:val="bi"/>
                </m:rPr>
                <m:t>L</m:t>
              </m:r>
              <m:r>
                <m:t> </m:t>
              </m:r>
              <m:r>
                <m:rPr>
                  <m:sty m:val="p"/>
                </m:rPr>
                <m:t>(</m:t>
              </m:r>
              <m:r>
                <m:rPr>
                  <m:sty m:val="bi"/>
                </m:rPr>
                <m:t>U</m:t>
              </m:r>
              <m:acc>
                <m:accPr>
                  <m:chr m:val="̃"/>
                </m:accPr>
                <m:e>
                  <m:r>
                    <m:t>x</m:t>
                  </m:r>
                </m:e>
              </m:acc>
              <m:r>
                <m:rPr>
                  <m:sty m:val="p"/>
                </m:rPr>
                <m:t>)</m:t>
              </m:r>
            </m:e>
            <m:e>
              <m:r>
                <m:t>&amp;</m:t>
              </m:r>
              <m:r>
                <m:rPr>
                  <m:sty m:val="p"/>
                </m:rPr>
                <m:t>=</m:t>
              </m:r>
              <m:r>
                <m:rPr>
                  <m:sty m:val="bi"/>
                </m:rPr>
                <m:t>L</m:t>
              </m:r>
              <m:acc>
                <m:accPr>
                  <m:chr m:val="̃"/>
                </m:accPr>
                <m:e>
                  <m:r>
                    <m:t>y</m:t>
                  </m:r>
                </m:e>
              </m:acc>
            </m:e>
            <m:e>
              <m:r>
                <m:t>&amp;</m:t>
              </m:r>
              <m:r>
                <m:rPr>
                  <m:sty m:val="p"/>
                </m:rPr>
                <m:t>=</m:t>
              </m:r>
              <m:acc>
                <m:accPr>
                  <m:chr m:val="̃"/>
                </m:accPr>
                <m:e>
                  <m:r>
                    <m:t>b</m:t>
                  </m:r>
                </m:e>
              </m:acc>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m:oMath>
        <m:acc>
          <m:accPr>
            <m:chr m:val="̃"/>
          </m:accPr>
          <m:e>
            <m:r>
              <m:t>x</m:t>
            </m:r>
          </m:e>
        </m:acc>
      </m:oMath>
      <w:r>
        <w:t xml:space="preserve"> </w:t>
      </w:r>
      <w:r>
        <w:t xml:space="preserve">is a solution.</w:t>
      </w:r>
      <w:r>
        <w:t xml:space="preserve"> </w:t>
      </w:r>
      <w:r>
        <w:t xml:space="preserve">Conversely, if</w:t>
      </w:r>
      <w:r>
        <w:t xml:space="preserve"> </w:t>
      </w:r>
      <m:oMath>
        <m:r>
          <m:rPr>
            <m:sty m:val="bi"/>
          </m:rPr>
          <m:t>A</m:t>
        </m:r>
        <m:acc>
          <m:accPr>
            <m:chr m:val="̃"/>
          </m:accPr>
          <m:e>
            <m:r>
              <m:t>x</m:t>
            </m:r>
          </m:e>
        </m:acc>
        <m:r>
          <m:rPr>
            <m:sty m:val="p"/>
          </m:rPr>
          <m:t>=</m:t>
        </m:r>
        <m:acc>
          <m:accPr>
            <m:chr m:val="̃"/>
          </m:accPr>
          <m:e>
            <m:r>
              <m:t>b</m:t>
            </m:r>
          </m:e>
        </m:acc>
      </m:oMath>
      <w:r>
        <w:t xml:space="preserve">, then</w:t>
      </w:r>
      <w:r>
        <w:t xml:space="preserve"> </w:t>
      </w:r>
      <m:oMath>
        <m:acc>
          <m:accPr>
            <m:chr m:val="̃"/>
          </m:accPr>
          <m:e>
            <m:r>
              <m:t>y</m:t>
            </m:r>
          </m:e>
        </m:acc>
        <m:limUpp>
          <m:e>
            <m:r>
              <m:rPr>
                <m:sty m:val="p"/>
              </m:rPr>
              <m:t>=</m:t>
            </m:r>
          </m:e>
          <m:lim>
            <m:r>
              <m:rPr>
                <m:nor/>
                <m:sty m:val="p"/>
              </m:rPr>
              <m:t>def</m:t>
            </m:r>
          </m:lim>
        </m:limUpp>
        <m:r>
          <m:rPr>
            <m:sty m:val="bi"/>
          </m:rPr>
          <m:t>U</m:t>
        </m:r>
        <m:acc>
          <m:accPr>
            <m:chr m:val="̃"/>
          </m:accPr>
          <m:e>
            <m:r>
              <m:t>x</m:t>
            </m:r>
          </m:e>
        </m:acc>
      </m:oMath>
      <w:r>
        <w:t xml:space="preserve"> </w:t>
      </w:r>
      <w:r>
        <w:t xml:space="preserve">satisfies</w:t>
      </w:r>
    </w:p>
    <w:p>
      <w:pPr>
        <w:pStyle w:val="BodyText"/>
      </w:pPr>
      <m:oMathPara>
        <m:oMathParaPr>
          <m:jc m:val="center"/>
        </m:oMathParaPr>
        <m:oMath>
          <m:eqArr>
            <m:e>
              <m:r>
                <m:rPr>
                  <m:sty m:val="bi"/>
                </m:rPr>
                <m:t>L</m:t>
              </m:r>
              <m:acc>
                <m:accPr>
                  <m:chr m:val="̃"/>
                </m:accPr>
                <m:e>
                  <m:r>
                    <m:t>y</m:t>
                  </m:r>
                </m:e>
              </m:acc>
              <m:r>
                <m:t>&amp;</m:t>
              </m:r>
              <m:r>
                <m:rPr>
                  <m:sty m:val="p"/>
                </m:rPr>
                <m:t>=</m:t>
              </m:r>
              <m:r>
                <m:rPr>
                  <m:sty m:val="bi"/>
                </m:rPr>
                <m:t>L</m:t>
              </m:r>
              <m:r>
                <m:t> </m:t>
              </m:r>
              <m:r>
                <m:rPr>
                  <m:sty m:val="p"/>
                </m:rPr>
                <m:t>(</m:t>
              </m:r>
              <m:r>
                <m:rPr>
                  <m:sty m:val="bi"/>
                </m:rPr>
                <m:t>U</m:t>
              </m:r>
              <m:acc>
                <m:accPr>
                  <m:chr m:val="̃"/>
                </m:accPr>
                <m:e>
                  <m:r>
                    <m:t>x</m:t>
                  </m:r>
                </m:e>
              </m:acc>
              <m:r>
                <m:rPr>
                  <m:sty m:val="p"/>
                </m:rPr>
                <m:t>)</m:t>
              </m:r>
            </m:e>
            <m:e>
              <m:r>
                <m:t>&amp;</m:t>
              </m:r>
              <m:r>
                <m:rPr>
                  <m:sty m:val="p"/>
                </m:rPr>
                <m:t>=</m:t>
              </m:r>
              <m:r>
                <m:rPr>
                  <m:sty m:val="p"/>
                </m:rPr>
                <m:t>(</m:t>
              </m:r>
              <m:r>
                <m:rPr>
                  <m:sty m:val="bi"/>
                </m:rPr>
                <m:t>L</m:t>
              </m:r>
              <m:r>
                <m:rPr>
                  <m:sty m:val="bi"/>
                </m:rPr>
                <m:t>U</m:t>
              </m:r>
              <m:r>
                <m:rPr>
                  <m:sty m:val="p"/>
                </m:rPr>
                <m:t>)</m:t>
              </m:r>
              <m:r>
                <m:t> </m:t>
              </m:r>
              <m:acc>
                <m:accPr>
                  <m:chr m:val="̃"/>
                </m:accPr>
                <m:e>
                  <m:r>
                    <m:t>x</m:t>
                  </m:r>
                </m:e>
              </m:acc>
            </m:e>
            <m:e>
              <m:r>
                <m:t>&amp;</m:t>
              </m:r>
              <m:r>
                <m:rPr>
                  <m:sty m:val="p"/>
                </m:rPr>
                <m:t>=</m:t>
              </m:r>
              <m:r>
                <m:rPr>
                  <m:sty m:val="bi"/>
                </m:rPr>
                <m:t>A</m:t>
              </m:r>
              <m:acc>
                <m:accPr>
                  <m:chr m:val="̃"/>
                </m:accPr>
                <m:e>
                  <m:r>
                    <m:t>x</m:t>
                  </m:r>
                </m:e>
              </m:acc>
            </m:e>
            <m:e>
              <m:r>
                <m:t>&amp;</m:t>
              </m:r>
              <m:r>
                <m:rPr>
                  <m:sty m:val="p"/>
                </m:rPr>
                <m:t>=</m:t>
              </m:r>
              <m:acc>
                <m:accPr>
                  <m:chr m:val="̃"/>
                </m:accPr>
                <m:e>
                  <m:r>
                    <m:t>b</m:t>
                  </m:r>
                </m:e>
              </m:acc>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m:oMath>
        <m:acc>
          <m:accPr>
            <m:chr m:val="̃"/>
          </m:accPr>
          <m:e>
            <m:r>
              <m:t>y</m:t>
            </m:r>
          </m:e>
        </m:acc>
      </m:oMath>
      <w:r>
        <w:t xml:space="preserve"> </w:t>
      </w:r>
      <w:r>
        <w:t xml:space="preserve">is the unique solution of that system,</w:t>
      </w:r>
      <w:r>
        <w:t xml:space="preserve"> </w:t>
      </w:r>
      <w:r>
        <w:t xml:space="preserve">and</w:t>
      </w:r>
      <w:r>
        <w:t xml:space="preserve"> </w:t>
      </w:r>
      <m:oMath>
        <m:acc>
          <m:accPr>
            <m:chr m:val="̃"/>
          </m:accPr>
          <m:e>
            <m:r>
              <m:t>x</m:t>
            </m:r>
          </m:e>
        </m:acc>
      </m:oMath>
      <w:r>
        <w:t xml:space="preserve"> </w:t>
      </w:r>
      <w:r>
        <w:t xml:space="preserve">is then the unique solution of</w:t>
      </w:r>
      <w:r>
        <w:t xml:space="preserve"> </w:t>
      </w:r>
      <m:oMath>
        <m:r>
          <m:rPr>
            <m:sty m:val="bi"/>
          </m:rPr>
          <m:t>U</m:t>
        </m:r>
        <m:acc>
          <m:accPr>
            <m:chr m:val="̃"/>
          </m:accPr>
          <m:e>
            <m:r>
              <m:t>x</m:t>
            </m:r>
          </m:e>
        </m:acc>
        <m:r>
          <m:rPr>
            <m:sty m:val="p"/>
          </m:rPr>
          <m:t>=</m:t>
        </m:r>
        <m:acc>
          <m:accPr>
            <m:chr m:val="̃"/>
          </m:accPr>
          <m:e>
            <m:r>
              <m:t>y</m:t>
            </m:r>
          </m:e>
        </m:acc>
      </m:oMath>
      <w:r>
        <w:t xml:space="preserve">.</w:t>
      </w:r>
    </w:p>
    <w:bookmarkStart w:id="561" w:name="exm-lu-solve"/>
    <w:p>
      <w:pPr>
        <w:pStyle w:val="BodyText"/>
      </w:pPr>
      <w:r>
        <w:rPr>
          <w:b/>
          <w:bCs/>
        </w:rPr>
        <w:t xml:space="preserve">Example 183 (Two triangular solves)</w:t>
      </w:r>
      <w:r>
        <w:t xml:space="preserve"> </w:t>
      </w:r>
      <w:r>
        <w:t xml:space="preserve">With</w:t>
      </w:r>
      <w:r>
        <w:t xml:space="preserve"> </w:t>
      </w:r>
      <m:oMath>
        <m:r>
          <m:rPr>
            <m:sty m:val="bi"/>
          </m:rPr>
          <m:t>L</m:t>
        </m:r>
      </m:oMath>
      <w:r>
        <w:t xml:space="preserve"> </w:t>
      </w:r>
      <w:r>
        <w:t xml:space="preserve">and</w:t>
      </w:r>
      <w:r>
        <w:t xml:space="preserve"> </w:t>
      </w:r>
      <m:oMath>
        <m:r>
          <m:rPr>
            <m:sty m:val="bi"/>
          </m:rPr>
          <m:t>U</m:t>
        </m:r>
      </m:oMath>
      <w:r>
        <w:t xml:space="preserve"> </w:t>
      </w:r>
      <w:r>
        <w:t xml:space="preserve">of</w:t>
      </w:r>
      <w:r>
        <w:t xml:space="preserve"> </w:t>
      </w:r>
      <w:hyperlink w:anchor="exm-lu">
        <w:r>
          <w:rPr>
            <w:rStyle w:val="Hyperlink"/>
          </w:rPr>
          <w:t xml:space="preserve">Example 181</w:t>
        </w:r>
      </w:hyperlink>
      <w:r>
        <w:t xml:space="preserve">, solve</w:t>
      </w:r>
      <w:r>
        <w:t xml:space="preserve"> </w:t>
      </w:r>
      <m:oMath>
        <m:r>
          <m:rPr>
            <m:sty m:val="bi"/>
          </m:rPr>
          <m:t>A</m:t>
        </m:r>
        <m:acc>
          <m:accPr>
            <m:chr m:val="̃"/>
          </m:accPr>
          <m:e>
            <m:r>
              <m:t>x</m:t>
            </m:r>
          </m:e>
        </m:acc>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w:t>
      </w:r>
      <w:r>
        <w:t xml:space="preserve"> </w:t>
      </w:r>
      <w:r>
        <w:t xml:space="preserve">Forward substitution on</w:t>
      </w:r>
      <w:r>
        <w:t xml:space="preserve"> </w:t>
      </w:r>
      <m:oMath>
        <m:r>
          <m:rPr>
            <m:sty m:val="bi"/>
          </m:rPr>
          <m:t>L</m:t>
        </m:r>
        <m:acc>
          <m:accPr>
            <m:chr m:val="̃"/>
          </m:accPr>
          <m:e>
            <m:r>
              <m:t>y</m:t>
            </m:r>
          </m:e>
        </m:acc>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 </w:t>
      </w:r>
      <w:r>
        <w:t xml:space="preserve">gives</w:t>
      </w:r>
      <w:r>
        <w:t xml:space="preserve"> </w:t>
      </w:r>
      <m:oMath>
        <m:sSub>
          <m:e>
            <m:r>
              <m:t>y</m:t>
            </m:r>
          </m:e>
          <m:sub>
            <m:r>
              <m:t>1</m:t>
            </m:r>
          </m:sub>
        </m:sSub>
        <m:r>
          <m:rPr>
            <m:sty m:val="p"/>
          </m:rPr>
          <m:t>=</m:t>
        </m:r>
        <m:r>
          <m:t>8</m:t>
        </m:r>
      </m:oMath>
      <w:r>
        <w:t xml:space="preserve">,</w:t>
      </w:r>
    </w:p>
    <w:p>
      <w:pPr>
        <w:pStyle w:val="BodyText"/>
      </w:pPr>
      <m:oMathPara>
        <m:oMathParaPr>
          <m:jc m:val="center"/>
        </m:oMathParaPr>
        <m:oMath>
          <m:eqArr>
            <m:e>
              <m:sSub>
                <m:e>
                  <m:r>
                    <m:t>y</m:t>
                  </m:r>
                </m:e>
                <m:sub>
                  <m:r>
                    <m:t>2</m:t>
                  </m:r>
                </m:sub>
              </m:sSub>
              <m:r>
                <m:t>&amp;</m:t>
              </m:r>
              <m:r>
                <m:rPr>
                  <m:sty m:val="p"/>
                </m:rPr>
                <m:t>=</m:t>
              </m:r>
              <m:r>
                <m:rPr>
                  <m:sty m:val="p"/>
                </m:rPr>
                <m:t>−</m:t>
              </m:r>
              <m:r>
                <m:t>11</m:t>
              </m:r>
              <m:r>
                <m:rPr>
                  <m:sty m:val="p"/>
                </m:rPr>
                <m:t>+</m:t>
              </m:r>
              <m:f>
                <m:fPr>
                  <m:type m:val="lin"/>
                </m:fPr>
                <m:num>
                  <m:r>
                    <m:t>3</m:t>
                  </m:r>
                </m:num>
                <m:den>
                  <m:r>
                    <m:t>2</m:t>
                  </m:r>
                </m:den>
              </m:f>
              <m:r>
                <m:rPr>
                  <m:sty m:val="p"/>
                </m:rPr>
                <m:t>⋅</m:t>
              </m:r>
              <m:r>
                <m:t>8</m:t>
              </m:r>
            </m:e>
            <m:e>
              <m:r>
                <m:t>&amp;</m:t>
              </m:r>
              <m:r>
                <m:rPr>
                  <m:sty m:val="p"/>
                </m:rPr>
                <m:t>=</m:t>
              </m:r>
              <m:r>
                <m:t>1</m:t>
              </m:r>
              <m:r>
                <m:rPr>
                  <m:sty m:val="p"/>
                </m:rPr>
                <m:t>,</m:t>
              </m:r>
            </m:e>
          </m:eqArr>
        </m:oMath>
      </m:oMathPara>
    </w:p>
    <w:p>
      <w:pPr>
        <w:pStyle w:val="FirstParagraph"/>
      </w:pPr>
      <m:oMathPara>
        <m:oMathParaPr>
          <m:jc m:val="center"/>
        </m:oMathParaPr>
        <m:oMath>
          <m:eqArr>
            <m:e>
              <m:sSub>
                <m:e>
                  <m:r>
                    <m:t>y</m:t>
                  </m:r>
                </m:e>
                <m:sub>
                  <m:r>
                    <m:t>3</m:t>
                  </m:r>
                </m:sub>
              </m:sSub>
              <m:r>
                <m:t>&amp;</m:t>
              </m:r>
              <m:r>
                <m:rPr>
                  <m:sty m:val="p"/>
                </m:rPr>
                <m:t>=</m:t>
              </m:r>
              <m:r>
                <m:rPr>
                  <m:sty m:val="p"/>
                </m:rPr>
                <m:t>−</m:t>
              </m:r>
              <m:r>
                <m:t>3</m:t>
              </m:r>
              <m:r>
                <m:rPr>
                  <m:sty m:val="p"/>
                </m:rPr>
                <m:t>+</m:t>
              </m:r>
              <m:r>
                <m:t>8</m:t>
              </m:r>
              <m:r>
                <m:rPr>
                  <m:sty m:val="p"/>
                </m:rPr>
                <m:t>−</m:t>
              </m:r>
              <m:r>
                <m:t>4</m:t>
              </m:r>
              <m:r>
                <m:rPr>
                  <m:sty m:val="p"/>
                </m:rPr>
                <m:t>⋅</m:t>
              </m:r>
              <m:r>
                <m:t>1</m:t>
              </m:r>
            </m:e>
            <m:e>
              <m:r>
                <m:t>&amp;</m:t>
              </m:r>
              <m:r>
                <m:rPr>
                  <m:sty m:val="p"/>
                </m:rPr>
                <m:t>=</m:t>
              </m:r>
              <m:r>
                <m:t>1</m:t>
              </m:r>
              <m:r>
                <m:rPr>
                  <m:sty m:val="p"/>
                </m:rPr>
                <m:t>.</m:t>
              </m:r>
            </m:e>
          </m:eqArr>
        </m:oMath>
      </m:oMathPara>
    </w:p>
    <w:p>
      <w:pPr>
        <w:pStyle w:val="FirstParagraph"/>
      </w:pPr>
      <w:r>
        <w:t xml:space="preserve">Back substitution on</w:t>
      </w:r>
      <w:r>
        <w:t xml:space="preserve"> </w:t>
      </w:r>
      <m:oMath>
        <m:r>
          <m:rPr>
            <m:sty m:val="bi"/>
          </m:rPr>
          <m:t>U</m:t>
        </m:r>
        <m:acc>
          <m:accPr>
            <m:chr m:val="̃"/>
          </m:accPr>
          <m:e>
            <m:r>
              <m:t>x</m:t>
            </m:r>
          </m:e>
        </m:acc>
        <m:r>
          <m:rPr>
            <m:sty m:val="p"/>
          </m:rPr>
          <m:t>=</m:t>
        </m:r>
        <m:r>
          <m:rPr>
            <m:sty m:val="p"/>
          </m:rPr>
          <m:t>(</m:t>
        </m:r>
        <m:r>
          <m:t>8</m:t>
        </m:r>
        <m:r>
          <m:rPr>
            <m:sty m:val="p"/>
          </m:rPr>
          <m:t>,</m:t>
        </m:r>
        <m:r>
          <m:t>1</m:t>
        </m:r>
        <m:r>
          <m:rPr>
            <m:sty m:val="p"/>
          </m:rPr>
          <m:t>,</m:t>
        </m:r>
        <m:r>
          <m:t>1</m:t>
        </m:r>
        <m:r>
          <m:rPr>
            <m:sty m:val="p"/>
          </m:rPr>
          <m:t>)</m:t>
        </m:r>
      </m:oMath>
      <w:r>
        <w:t xml:space="preserve"> </w:t>
      </w:r>
      <w:r>
        <w:t xml:space="preserve">is</w:t>
      </w:r>
      <w:r>
        <w:t xml:space="preserve"> </w:t>
      </w:r>
      <w:hyperlink w:anchor="exm-back-substitution">
        <w:r>
          <w:rPr>
            <w:rStyle w:val="Hyperlink"/>
          </w:rPr>
          <w:t xml:space="preserve">Example 175</w:t>
        </w:r>
      </w:hyperlink>
      <w:r>
        <w:t xml:space="preserve">,</w:t>
      </w:r>
      <w:r>
        <w:t xml:space="preserve"> </w:t>
      </w:r>
      <w:r>
        <w:t xml:space="preserve">which gives</w:t>
      </w:r>
      <w:r>
        <w:t xml:space="preserve"> </w:t>
      </w:r>
      <m:oMath>
        <m:acc>
          <m:accPr>
            <m:chr m:val="̃"/>
          </m:accPr>
          <m:e>
            <m:r>
              <m:t>x</m:t>
            </m:r>
          </m:e>
        </m:acc>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As a check,</w:t>
      </w:r>
    </w:p>
    <w:p>
      <w:pPr>
        <w:pStyle w:val="BodyText"/>
      </w:pPr>
      <m:oMathPara>
        <m:oMathParaPr>
          <m:jc m:val="center"/>
        </m:oMathParaPr>
        <m:oMath>
          <m:eqArr>
            <m:e>
              <m:r>
                <m:rPr>
                  <m:sty m:val="bi"/>
                </m:rPr>
                <m:t>A</m:t>
              </m:r>
              <m:r>
                <m:t> </m:t>
              </m:r>
              <m:r>
                <m:rPr>
                  <m:sty m:val="p"/>
                </m:rPr>
                <m:t>(</m:t>
              </m:r>
              <m:r>
                <m:t>2</m:t>
              </m:r>
              <m:r>
                <m:rPr>
                  <m:sty m:val="p"/>
                </m:rPr>
                <m:t>,</m:t>
              </m:r>
              <m:r>
                <m:t>3</m:t>
              </m:r>
              <m:r>
                <m:rPr>
                  <m:sty m:val="p"/>
                </m:rPr>
                <m:t>,</m:t>
              </m:r>
              <m:r>
                <m:rPr>
                  <m:sty m:val="p"/>
                </m:rPr>
                <m:t>−</m:t>
              </m:r>
              <m:r>
                <m:t>1</m:t>
              </m:r>
              <m:r>
                <m:rPr>
                  <m:sty m:val="p"/>
                </m:rPr>
                <m:t>)</m:t>
              </m:r>
              <m:r>
                <m:t>&amp;</m:t>
              </m:r>
              <m:r>
                <m:rPr>
                  <m:sty m:val="p"/>
                </m:rPr>
                <m:t>=</m:t>
              </m:r>
              <m:r>
                <m:rPr>
                  <m:sty m:val="p"/>
                </m:rPr>
                <m:t>(</m:t>
              </m:r>
              <m:r>
                <m:t>4</m:t>
              </m:r>
              <m:r>
                <m:rPr>
                  <m:sty m:val="p"/>
                </m:rPr>
                <m:t>+</m:t>
              </m:r>
              <m:r>
                <m:t>3</m:t>
              </m:r>
              <m:r>
                <m:rPr>
                  <m:sty m:val="p"/>
                </m:rPr>
                <m:t>+</m:t>
              </m:r>
              <m:r>
                <m:t>1</m:t>
              </m:r>
              <m:r>
                <m:rPr>
                  <m:sty m:val="p"/>
                </m:rPr>
                <m:t>,</m:t>
              </m:r>
              <m:r>
                <m:t> </m:t>
              </m:r>
              <m:r>
                <m:rPr>
                  <m:sty m:val="p"/>
                </m:rPr>
                <m:t>−</m:t>
              </m:r>
              <m:r>
                <m:t>6</m:t>
              </m:r>
              <m:r>
                <m:rPr>
                  <m:sty m:val="p"/>
                </m:rPr>
                <m:t>−</m:t>
              </m:r>
              <m:r>
                <m:t>3</m:t>
              </m:r>
              <m:r>
                <m:rPr>
                  <m:sty m:val="p"/>
                </m:rPr>
                <m:t>−</m:t>
              </m:r>
              <m:r>
                <m:t>2</m:t>
              </m:r>
              <m:r>
                <m:rPr>
                  <m:sty m:val="p"/>
                </m:rPr>
                <m:t>,</m:t>
              </m:r>
              <m:r>
                <m:t> </m:t>
              </m:r>
              <m:r>
                <m:rPr>
                  <m:sty m:val="p"/>
                </m:rPr>
                <m:t>−</m:t>
              </m:r>
              <m:r>
                <m:t>4</m:t>
              </m:r>
              <m:r>
                <m:rPr>
                  <m:sty m:val="p"/>
                </m:rPr>
                <m:t>+</m:t>
              </m:r>
              <m:r>
                <m:t>3</m:t>
              </m:r>
              <m:r>
                <m:rPr>
                  <m:sty m:val="p"/>
                </m:rPr>
                <m:t>−</m:t>
              </m:r>
              <m:r>
                <m:t>2</m:t>
              </m:r>
              <m:r>
                <m:rPr>
                  <m:sty m:val="p"/>
                </m:rPr>
                <m:t>)</m:t>
              </m:r>
            </m:e>
            <m:e>
              <m:r>
                <m:t>&amp;</m:t>
              </m:r>
              <m:r>
                <m:rPr>
                  <m:sty m:val="p"/>
                </m:rPr>
                <m:t>=</m:t>
              </m:r>
              <m:r>
                <m:rPr>
                  <m:sty m:val="p"/>
                </m:rPr>
                <m:t>(</m:t>
              </m:r>
              <m:r>
                <m:t>8</m:t>
              </m:r>
              <m:r>
                <m:rPr>
                  <m:sty m:val="p"/>
                </m:rPr>
                <m:t>,</m:t>
              </m:r>
              <m:r>
                <m:rPr>
                  <m:sty m:val="p"/>
                </m:rPr>
                <m:t>−</m:t>
              </m:r>
              <m:r>
                <m:t>11</m:t>
              </m:r>
              <m:r>
                <m:rPr>
                  <m:sty m:val="p"/>
                </m:rPr>
                <m:t>,</m:t>
              </m:r>
              <m:r>
                <m:rPr>
                  <m:sty m:val="p"/>
                </m:rPr>
                <m:t>−</m:t>
              </m:r>
              <m:r>
                <m:t>3</m:t>
              </m:r>
              <m:r>
                <m:rPr>
                  <m:sty m:val="p"/>
                </m:rPr>
                <m:t>)</m:t>
              </m:r>
              <m:r>
                <m:rPr>
                  <m:sty m:val="p"/>
                </m:rPr>
                <m:t>.</m:t>
              </m:r>
            </m:e>
          </m:eqArr>
        </m:oMath>
      </m:oMathPara>
    </w:p>
    <w:bookmarkEnd w:id="561"/>
    <w:bookmarkEnd w:id="562"/>
    <w:bookmarkEnd w:id="563"/>
    <w:bookmarkStart w:id="595" w:name="sec-diagonalization"/>
    <w:p>
      <w:pPr>
        <w:pStyle w:val="Heading2"/>
      </w:pPr>
      <w:r>
        <w:t xml:space="preserve">21 Similarity and diagonalization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64" name="Picture"/>
                  <a:graphic>
                    <a:graphicData uri="http://schemas.openxmlformats.org/drawingml/2006/picture">
                      <pic:pic>
                        <pic:nvPicPr>
                          <pic:cNvPr descr="/opt/quarto/share/formats/docx/note.png" id="565"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(2024a)</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These notes take eigenvalues to be real numbers (</w:t>
            </w:r>
            <w:hyperlink w:anchor="def-eigenvalue">
              <w:r>
                <w:rPr>
                  <w:rStyle w:val="Hyperlink"/>
                </w:rPr>
                <w:t xml:space="preserve">Definition 82</w:t>
              </w:r>
            </w:hyperlink>
            <w:r>
              <w:t xml:space="preserve">),</w:t>
            </w:r>
            <w:r>
              <w:t xml:space="preserve"> </w:t>
            </w:r>
            <w:r>
              <w:t xml:space="preserve">so the source’s complex eigenvalues are left out,</w:t>
            </w:r>
            <w:r>
              <w:t xml:space="preserve"> </w:t>
            </w:r>
            <w:r>
              <w:t xml:space="preserve">and eigenvalues are characterized through null spaces</w:t>
            </w:r>
            <w:r>
              <w:t xml:space="preserve"> </w:t>
            </w:r>
            <w:r>
              <w:t xml:space="preserve">rather than through the characteristic polynomial.</w:t>
            </w:r>
            <w:r>
              <w:t xml:space="preserve"> </w:t>
            </w:r>
            <w:r>
              <w:t xml:space="preserve">Only the source’s material on similarity, diagonalization and the basic eigenvalue properties is adapted;</w:t>
            </w:r>
            <w:r>
              <w:t xml:space="preserve"> </w:t>
            </w:r>
            <w:r>
              <w:t xml:space="preserve">its characteristic polynomial and algebraic multiplicity,</w:t>
            </w:r>
            <w:r>
              <w:t xml:space="preserve"> </w:t>
            </w:r>
            <w:r>
              <w:t xml:space="preserve">its trace and determinant identities,</w:t>
            </w:r>
            <w:r>
              <w:t xml:space="preserve"> </w:t>
            </w:r>
            <w:r>
              <w:t xml:space="preserve">and its section on symmetric matrices (covered by</w:t>
            </w:r>
            <w:r>
              <w:t xml:space="preserve"> </w:t>
            </w:r>
            <w:hyperlink w:anchor="thm-spectral">
              <w:r>
                <w:rPr>
                  <w:rStyle w:val="Hyperlink"/>
                </w:rPr>
                <w:t xml:space="preserve">Theorem 72</w:t>
              </w:r>
            </w:hyperlink>
            <w:r>
              <w:t xml:space="preserve">) are left out,</w:t>
            </w:r>
            <w:r>
              <w:t xml:space="preserve"> </w:t>
            </w:r>
            <w:r>
              <w:t xml:space="preserve">and its result that eigenvalues of orthogonal matrices have modulus</w:t>
            </w:r>
            <w:r>
              <w:t xml:space="preserve"> </w:t>
            </w:r>
            <m:oMath>
              <m:r>
                <m:t>1</m:t>
              </m:r>
            </m:oMath>
            <w:r>
              <w:t xml:space="preserve"> </w:t>
            </w:r>
            <w:r>
              <w:t xml:space="preserve">appears here in the real form</w:t>
            </w:r>
            <w:r>
              <w:t xml:space="preserve"> </w:t>
            </w:r>
            <m:oMath>
              <m:r>
                <m:rPr>
                  <m:sty m:val="p"/>
                </m:rPr>
                <m:t>±</m:t>
              </m:r>
              <m:r>
                <m:t>1</m:t>
              </m:r>
            </m:oMath>
            <w:r>
              <w:t xml:space="preserve">.</w:t>
            </w:r>
            <w:r>
              <w:t xml:space="preserve"> </w:t>
            </w:r>
            <w:r>
              <w:t xml:space="preserve">The source’s two-vector argument that eigenvectors for distinct eigenvalues are independent</w:t>
            </w:r>
            <w:r>
              <w:t xml:space="preserve"> </w:t>
            </w:r>
            <w:r>
              <w:t xml:space="preserve">is extended here to any number of eigenvectors.</w:t>
            </w:r>
          </w:p>
          <w:p/>
        </w:tc>
      </w:tr>
    </w:tbl>
    <w:bookmarkStart w:id="566" w:name="thm-invertible-rank"/>
    <w:p>
      <w:pPr>
        <w:pStyle w:val="BodyText"/>
      </w:pPr>
      <w:r>
        <w:rPr>
          <w:b/>
          <w:bCs/>
        </w:rPr>
        <w:t xml:space="preserve">Theorem 101 (A square matrix is invertible exactly when it has full column rank)</w:t>
      </w:r>
      <w:r>
        <w:t xml:space="preserve"> </w:t>
      </w:r>
      <w:r>
        <w:t xml:space="preserve">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invertible (</w:t>
      </w:r>
      <w:hyperlink w:anchor="def-invertible-matrix">
        <w:r>
          <w:rPr>
            <w:rStyle w:val="Hyperlink"/>
          </w:rPr>
          <w:t xml:space="preserve">Definition 72</w:t>
        </w:r>
      </w:hyperlink>
      <w:r>
        <w:t xml:space="preserve">)</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(full column rank,</w:t>
      </w:r>
      <w:r>
        <w:t xml:space="preserve"> </w:t>
      </w:r>
      <w:hyperlink w:anchor="def-full-column-rank">
        <w:r>
          <w:rPr>
            <w:rStyle w:val="Hyperlink"/>
          </w:rPr>
          <w:t xml:space="preserve">Definition 39</w:t>
        </w:r>
      </w:hyperlink>
      <w:r>
        <w:t xml:space="preserve">),</w:t>
      </w:r>
      <w:r>
        <w:t xml:space="preserve"> </w:t>
      </w:r>
      <w:r>
        <w:t xml:space="preserve">that is, 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p>
    <w:bookmarkEnd w:id="566"/>
    <w:p>
      <w:pPr>
        <w:pStyle w:val="BodyText"/>
      </w:pPr>
      <w:r>
        <w:rPr>
          <w:i/>
          <w:iCs/>
        </w:rPr>
        <w:t xml:space="preserve">Proof</w:t>
      </w:r>
      <w:r>
        <w:t xml:space="preserve">. </w:t>
      </w:r>
      <w:r>
        <w:rPr>
          <w:b/>
          <w:bCs/>
        </w:rPr>
        <w:t xml:space="preserve">Invertible implies rank</w:t>
      </w:r>
      <w:r>
        <w:rPr>
          <w:b/>
          <w:bCs/>
        </w:rPr>
        <w:t xml:space="preserve"> </w:t>
      </w:r>
      <m:oMath>
        <m:r>
          <m:t>n</m:t>
        </m:r>
      </m:oMath>
      <w:r>
        <w:rPr>
          <w:b/>
          <w:bCs/>
        </w:rPr>
        <w:t xml:space="preserve">.</w:t>
      </w:r>
      <w:r>
        <w:t xml:space="preserve"> </w:t>
      </w:r>
      <w:r>
        <w:t xml:space="preserve">If</w:t>
      </w:r>
      <w:r>
        <w:t xml:space="preserve"> </w:t>
      </w:r>
      <m:oMath>
        <m:r>
          <m:rPr>
            <m:sty m:val="bi"/>
          </m:rPr>
          <m:t>A</m:t>
        </m:r>
        <m:acc>
          <m:accPr>
            <m:chr m:val="̃"/>
          </m:accPr>
          <m:e>
            <m:r>
              <m:t>x</m:t>
            </m:r>
          </m:e>
        </m:acc>
        <m:r>
          <m:rPr>
            <m:sty m:val="p"/>
          </m:rPr>
          <m:t>=</m:t>
        </m:r>
        <m:sSub>
          <m:e>
            <m:acc>
              <m:accPr>
                <m:chr m:val="̃"/>
              </m:accPr>
              <m:e>
                <m:r>
                  <m:t>0</m:t>
                </m:r>
              </m:e>
            </m:acc>
          </m:e>
          <m:sub>
            <m:r>
              <m:t>n</m:t>
            </m:r>
          </m:sub>
        </m:sSub>
      </m:oMath>
      <w:r>
        <w:t xml:space="preserve">, then</w:t>
      </w:r>
    </w:p>
    <w:p>
      <w:pPr>
        <w:pStyle w:val="BodyText"/>
      </w:pPr>
      <m:oMathPara>
        <m:oMathParaPr>
          <m:jc m:val="center"/>
        </m:oMathParaPr>
        <m:oMath>
          <m:eqArr>
            <m:e>
              <m:acc>
                <m:accPr>
                  <m:chr m:val="̃"/>
                </m:accPr>
                <m:e>
                  <m:r>
                    <m:t>x</m:t>
                  </m:r>
                </m:e>
              </m:acc>
              <m:r>
                <m:t>&amp;</m:t>
              </m:r>
              <m:r>
                <m:rPr>
                  <m:sty m:val="p"/>
                </m:rPr>
                <m:t>=</m:t>
              </m:r>
              <m:sSub>
                <m:e>
                  <m:r>
                    <m:rPr>
                      <m:sty m:val="bi"/>
                    </m:rPr>
                    <m:t>I</m:t>
                  </m:r>
                </m:e>
                <m:sub>
                  <m:r>
                    <m:t>n</m:t>
                  </m:r>
                </m:sub>
              </m:sSub>
              <m:acc>
                <m:accPr>
                  <m:chr m:val="̃"/>
                </m:accPr>
                <m:e>
                  <m:r>
                    <m:t>x</m:t>
                  </m:r>
                </m:e>
              </m:acc>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acc>
                <m:accPr>
                  <m:chr m:val="̃"/>
                </m:accPr>
                <m:e>
                  <m:r>
                    <m:t>x</m:t>
                  </m:r>
                </m:e>
              </m:acc>
              <m:r>
                <m:t>&amp;</m:t>
              </m:r>
              <m:r>
                <m:t>&amp;</m:t>
              </m:r>
              <m:r>
                <m:rPr>
                  <m:nor/>
                  <m:sty m:val="p"/>
                </m:rPr>
                <m:t>(</m:t>
              </m:r>
              <m:r>
                <m:rPr>
                  <m:nor/>
                  <m:sty m:val="p"/>
                </m:rPr>
                <m:t>Definition 71</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t> </m:t>
              </m:r>
              <m:sSub>
                <m:e>
                  <m:acc>
                    <m:accPr>
                      <m:chr m:val="̃"/>
                    </m:accPr>
                    <m:e>
                      <m:r>
                        <m:t>0</m:t>
                      </m:r>
                    </m:e>
                  </m:acc>
                </m:e>
                <m:sub>
                  <m:r>
                    <m:t>n</m:t>
                  </m:r>
                </m:sub>
              </m:sSub>
              <m:r>
                <m:t>&amp;</m:t>
              </m:r>
              <m:r>
                <m:t>&amp;</m:t>
              </m:r>
              <m:r>
                <m:rPr>
                  <m:nor/>
                  <m:sty m:val="p"/>
                </m:rPr>
                <m:t>(</m:t>
              </m:r>
              <m:r>
                <m:rPr>
                  <m:sty m:val="bi"/>
                </m:rPr>
                <m:t>A</m:t>
              </m:r>
              <m:acc>
                <m:accPr>
                  <m:chr m:val="̃"/>
                </m:accPr>
                <m:e>
                  <m:r>
                    <m:t>x</m:t>
                  </m:r>
                </m:e>
              </m:acc>
              <m:r>
                <m:rPr>
                  <m:sty m:val="p"/>
                </m:rPr>
                <m:t>=</m:t>
              </m:r>
              <m:sSub>
                <m:e>
                  <m:acc>
                    <m:accPr>
                      <m:chr m:val="̃"/>
                    </m:accPr>
                    <m:e>
                      <m:r>
                        <m:t>0</m:t>
                      </m:r>
                    </m:e>
                  </m:acc>
                </m:e>
                <m:sub>
                  <m:r>
                    <m:t>n</m:t>
                  </m:r>
                </m:sub>
              </m:sSub>
              <m:r>
                <m:rPr>
                  <m:nor/>
                  <m:sty m:val="p"/>
                </m:rPr>
                <m:t>)</m:t>
              </m:r>
            </m:e>
            <m:e>
              <m:r>
                <m:t>&amp;</m:t>
              </m:r>
              <m:r>
                <m:rPr>
                  <m:sty m:val="p"/>
                </m:rPr>
                <m:t>=</m:t>
              </m:r>
              <m:sSub>
                <m:e>
                  <m:acc>
                    <m:accPr>
                      <m:chr m:val="̃"/>
                    </m:accPr>
                    <m:e>
                      <m:r>
                        <m:t>0</m:t>
                      </m:r>
                    </m:e>
                  </m:acc>
                </m:e>
                <m:sub>
                  <m:r>
                    <m:t>n</m:t>
                  </m:r>
                </m:sub>
              </m:sSub>
              <m:r>
                <m:rPr>
                  <m:sty m:val="p"/>
                </m:rPr>
                <m:t>,</m:t>
              </m:r>
              <m:r>
                <m:t>&amp;</m:t>
              </m:r>
              <m:r>
                <m:t>&amp;</m:t>
              </m:r>
              <m:r>
                <m:rPr>
                  <m:nor/>
                  <m:sty m:val="p"/>
                </m:rPr>
                <m:t>(</m:t>
              </m:r>
              <m:r>
                <m:rPr>
                  <m:nor/>
                  <m:sty m:val="p"/>
                </m:rPr>
                <m:t>Definition 28</m:t>
              </m:r>
              <m:r>
                <m:rPr>
                  <m:nor/>
                  <m:sty m:val="p"/>
                </m:rPr>
                <m:t>)</m:t>
              </m:r>
            </m:e>
          </m:eqArr>
        </m:oMath>
      </m:oMathPara>
    </w:p>
    <w:p>
      <w:pPr>
        <w:pStyle w:val="FirstParagraph"/>
      </w:pPr>
      <w:r>
        <w:t xml:space="preserve">so</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the nullity is</w:t>
      </w:r>
      <w:r>
        <w:t xml:space="preserve"> </w:t>
      </w:r>
      <m:oMath>
        <m:r>
          <m:t>0</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thm-rank-nullity">
        <w:r>
          <w:rPr>
            <w:rStyle w:val="Hyperlink"/>
          </w:rPr>
          <w:t xml:space="preserve">Theorem 36</w:t>
        </w:r>
      </w:hyperlink>
      <w:r>
        <w:t xml:space="preserve">).</w:t>
      </w:r>
    </w:p>
    <w:p>
      <w:pPr>
        <w:pStyle w:val="BodyText"/>
      </w:pPr>
      <w:r>
        <w:rPr>
          <w:b/>
          <w:bCs/>
        </w:rPr>
        <w:t xml:space="preserve">Rank</w:t>
      </w:r>
      <w:r>
        <w:rPr>
          <w:b/>
          <w:bCs/>
        </w:rPr>
        <w:t xml:space="preserve"> </w:t>
      </w:r>
      <m:oMath>
        <m:r>
          <m:t>n</m:t>
        </m:r>
      </m:oMath>
      <w:r>
        <w:rPr>
          <w:b/>
          <w:bCs/>
        </w:rPr>
        <w:t xml:space="preserve"> </w:t>
      </w:r>
      <w:r>
        <w:rPr>
          <w:b/>
          <w:bCs/>
        </w:rPr>
        <w:t xml:space="preserve">implies invertible.</w:t>
      </w:r>
      <w:r>
        <w:t xml:space="preserve"> </w:t>
      </w:r>
      <w:r>
        <w:t xml:space="preserve">Every system</w:t>
      </w:r>
      <w:r>
        <w:t xml:space="preserve"> </w:t>
      </w:r>
      <m:oMath>
        <m:r>
          <m:rPr>
            <m:sty m:val="bi"/>
          </m:rPr>
          <m:t>A</m:t>
        </m:r>
        <m:acc>
          <m:accPr>
            <m:chr m:val="̃"/>
          </m:accPr>
          <m:e>
            <m:r>
              <m:t>y</m:t>
            </m:r>
          </m:e>
        </m:acc>
        <m:r>
          <m:rPr>
            <m:sty m:val="p"/>
          </m:rPr>
          <m:t>=</m:t>
        </m:r>
        <m:acc>
          <m:accPr>
            <m:chr m:val="̃"/>
          </m:accPr>
          <m:e>
            <m:r>
              <m:t>b</m:t>
            </m:r>
          </m:e>
        </m:acc>
      </m:oMath>
      <w:r>
        <w:t xml:space="preserve"> </w:t>
      </w:r>
      <w:r>
        <w:t xml:space="preserve">has exactly one solution</w:t>
      </w:r>
      <w:r>
        <w:t xml:space="preserve"> </w:t>
      </w:r>
      <w:r>
        <w:t xml:space="preserve">(</w:t>
      </w:r>
      <w:hyperlink w:anchor="cor-solution-unique">
        <w:r>
          <w:rPr>
            <w:rStyle w:val="Hyperlink"/>
          </w:rPr>
          <w:t xml:space="preserve">Corollary 8</w:t>
        </w:r>
      </w:hyperlink>
      <w:r>
        <w:t xml:space="preserve">, both parts, with</w:t>
      </w:r>
      <w:r>
        <w:t xml:space="preserve"> </w:t>
      </w:r>
      <m:oMath>
        <m:r>
          <m:t>m</m:t>
        </m:r>
        <m:r>
          <m:rPr>
            <m:sty m:val="p"/>
          </m:rPr>
          <m:t>=</m:t>
        </m:r>
        <m:r>
          <m:t>n</m:t>
        </m:r>
      </m:oMath>
      <w:r>
        <w:t xml:space="preserve">).</w:t>
      </w:r>
      <w:r>
        <w:t xml:space="preserve"> </w:t>
      </w:r>
      <w:r>
        <w:t xml:space="preserve">Let</w:t>
      </w:r>
      <w:r>
        <w:t xml:space="preserve"> </w:t>
      </w:r>
      <m:oMath>
        <m:sSub>
          <m:e>
            <m:acc>
              <m:accPr>
                <m:chr m:val="̃"/>
              </m:accPr>
              <m:e>
                <m:r>
                  <m:t>y</m:t>
                </m:r>
              </m:e>
            </m:acc>
          </m:e>
          <m:sub>
            <m:r>
              <m:t>j</m:t>
            </m:r>
          </m:sub>
        </m:sSub>
      </m:oMath>
      <w:r>
        <w:t xml:space="preserve"> </w:t>
      </w:r>
      <w:r>
        <w:t xml:space="preserve">solve</w:t>
      </w:r>
      <w:r>
        <w:t xml:space="preserve"> </w:t>
      </w:r>
      <m:oMath>
        <m:r>
          <m:rPr>
            <m:sty m:val="bi"/>
          </m:rPr>
          <m:t>A</m:t>
        </m:r>
        <m:sSub>
          <m:e>
            <m:acc>
              <m:accPr>
                <m:chr m:val="̃"/>
              </m:accPr>
              <m:e>
                <m:r>
                  <m:t>y</m:t>
                </m:r>
              </m:e>
            </m:acc>
          </m:e>
          <m:sub>
            <m:r>
              <m:t>j</m:t>
            </m:r>
          </m:sub>
        </m:sSub>
        <m:r>
          <m:rPr>
            <m:sty m:val="p"/>
          </m:rPr>
          <m:t>=</m:t>
        </m:r>
        <m:sSub>
          <m:e>
            <m:acc>
              <m:accPr>
                <m:chr m:val="̃"/>
              </m:accPr>
              <m:e>
                <m:r>
                  <m:t>e</m:t>
                </m:r>
              </m:e>
            </m:acc>
          </m:e>
          <m:sub>
            <m:r>
              <m:t>j</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and let</w:t>
      </w:r>
      <w:r>
        <w:t xml:space="preserve"> </w:t>
      </w:r>
      <m:oMath>
        <m:r>
          <m:rPr>
            <m:sty m:val="bi"/>
          </m:rPr>
          <m:t>B</m:t>
        </m:r>
      </m:oMath>
      <w:r>
        <w:t xml:space="preserve"> </w:t>
      </w:r>
      <w:r>
        <w:t xml:space="preserve">have columns</w:t>
      </w:r>
      <w:r>
        <w:t xml:space="preserve"> </w:t>
      </w:r>
      <m:oMath>
        <m:sSub>
          <m:e>
            <m:acc>
              <m:accPr>
                <m:chr m:val="̃"/>
              </m:accPr>
              <m:e>
                <m:r>
                  <m:t>y</m:t>
                </m:r>
              </m:e>
            </m:acc>
          </m:e>
          <m:sub>
            <m:r>
              <m:t>1</m:t>
            </m:r>
          </m:sub>
        </m:sSub>
        <m:r>
          <m:rPr>
            <m:sty m:val="p"/>
          </m:rPr>
          <m:t>,</m:t>
        </m:r>
        <m:r>
          <m:rPr>
            <m:sty m:val="p"/>
          </m:rPr>
          <m:t>…</m:t>
        </m:r>
        <m:r>
          <m:rPr>
            <m:sty m:val="p"/>
          </m:rPr>
          <m:t>,</m:t>
        </m:r>
        <m:sSub>
          <m:e>
            <m:acc>
              <m:accPr>
                <m:chr m:val="̃"/>
              </m:accPr>
              <m:e>
                <m:r>
                  <m:t>y</m:t>
                </m:r>
              </m:e>
            </m:acc>
          </m:e>
          <m:sub>
            <m:r>
              <m:t>n</m:t>
            </m:r>
          </m:sub>
        </m:sSub>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B</m:t>
        </m:r>
      </m:oMath>
      <w:r>
        <w:t xml:space="preserve"> </w:t>
      </w:r>
      <w:r>
        <w:t xml:space="preserve">is</w:t>
      </w:r>
      <w:r>
        <w:t xml:space="preserve"> </w:t>
      </w:r>
      <m:oMath>
        <m:r>
          <m:rPr>
            <m:sty m:val="bi"/>
          </m:rPr>
          <m:t>A</m:t>
        </m:r>
        <m:sSub>
          <m:e>
            <m:acc>
              <m:accPr>
                <m:chr m:val="̃"/>
              </m:accPr>
              <m:e>
                <m:r>
                  <m:t>y</m:t>
                </m:r>
              </m:e>
            </m:acc>
          </m:e>
          <m:sub>
            <m:r>
              <m:t>j</m:t>
            </m:r>
          </m:sub>
        </m:sSub>
        <m:r>
          <m:rPr>
            <m:sty m:val="p"/>
          </m:rPr>
          <m:t>=</m:t>
        </m:r>
        <m:sSub>
          <m:e>
            <m:acc>
              <m:accPr>
                <m:chr m:val="̃"/>
              </m:accPr>
              <m:e>
                <m:r>
                  <m:t>e</m:t>
                </m:r>
              </m:e>
            </m:acc>
          </m:e>
          <m:sub>
            <m:r>
              <m:t>j</m:t>
            </m:r>
          </m:sub>
        </m:sSub>
      </m:oMath>
      <w:r>
        <w:t xml:space="preserve"> </w:t>
      </w:r>
      <w:r>
        <w:t xml:space="preserve">(4),</w:t>
      </w:r>
      <w:r>
        <w:t xml:space="preserve"> </w:t>
      </w:r>
      <w:r>
        <w:t xml:space="preserve">so</w:t>
      </w:r>
      <w:r>
        <w:t xml:space="preserve"> </w:t>
      </w:r>
      <m:oMath>
        <m:r>
          <m:rPr>
            <m:sty m:val="bi"/>
          </m:rPr>
          <m:t>A</m:t>
        </m:r>
        <m:r>
          <m:rPr>
            <m:sty m:val="bi"/>
          </m:rPr>
          <m:t>B</m:t>
        </m:r>
        <m:r>
          <m:rPr>
            <m:sty m:val="p"/>
          </m:rPr>
          <m:t>=</m:t>
        </m:r>
        <m:sSub>
          <m:e>
            <m:r>
              <m:rPr>
                <m:sty m:val="bi"/>
              </m:rPr>
              <m:t>I</m:t>
            </m:r>
          </m:e>
          <m:sub>
            <m:r>
              <m:t>n</m:t>
            </m:r>
          </m:sub>
        </m:sSub>
      </m:oMath>
      <w:r>
        <w:t xml:space="preserve">.</w:t>
      </w:r>
      <w:r>
        <w:t xml:space="preserve"> </w:t>
      </w:r>
      <w:r>
        <w:t xml:space="preserve">For the other order,</w:t>
      </w:r>
    </w:p>
    <w:p>
      <w:pPr>
        <w:pStyle w:val="BodyText"/>
      </w:pPr>
      <m:oMathPara>
        <m:oMathParaPr>
          <m:jc m:val="center"/>
        </m:oMathParaPr>
        <m:oMath>
          <m:eqArr>
            <m:e>
              <m:r>
                <m:rPr>
                  <m:sty m:val="bi"/>
                </m:rPr>
                <m:t>A</m:t>
              </m:r>
              <m:r>
                <m:t> </m:t>
              </m:r>
              <m:r>
                <m:rPr>
                  <m:sty m:val="p"/>
                </m:rPr>
                <m:t>(</m:t>
              </m:r>
              <m:r>
                <m:rPr>
                  <m:sty m:val="bi"/>
                </m:rPr>
                <m:t>B</m:t>
              </m:r>
              <m:r>
                <m:rPr>
                  <m:sty m:val="bi"/>
                </m:rPr>
                <m:t>A</m:t>
              </m:r>
              <m:r>
                <m:rPr>
                  <m:sty m:val="p"/>
                </m:rPr>
                <m:t>−</m:t>
              </m:r>
              <m:sSub>
                <m:e>
                  <m:r>
                    <m:rPr>
                      <m:sty m:val="bi"/>
                    </m:rPr>
                    <m:t>I</m:t>
                  </m:r>
                </m:e>
                <m:sub>
                  <m:r>
                    <m:t>n</m:t>
                  </m:r>
                </m:sub>
              </m:sSub>
              <m:r>
                <m:rPr>
                  <m:sty m:val="p"/>
                </m:rPr>
                <m:t>)</m:t>
              </m:r>
              <m:r>
                <m:t>&amp;</m:t>
              </m:r>
              <m:r>
                <m:rPr>
                  <m:sty m:val="p"/>
                </m:rPr>
                <m:t>=</m:t>
              </m:r>
              <m:r>
                <m:rPr>
                  <m:sty m:val="bi"/>
                </m:rPr>
                <m:t>A</m:t>
              </m:r>
              <m:r>
                <m:rPr>
                  <m:sty m:val="bi"/>
                </m:rPr>
                <m:t>B</m:t>
              </m:r>
              <m:r>
                <m:rPr>
                  <m:sty m:val="bi"/>
                </m:rPr>
                <m:t>A</m:t>
              </m:r>
              <m:r>
                <m:rPr>
                  <m:sty m:val="p"/>
                </m:rPr>
                <m:t>−</m:t>
              </m:r>
              <m:r>
                <m:rPr>
                  <m:sty m:val="bi"/>
                </m:rPr>
                <m:t>A</m:t>
              </m:r>
              <m:sSub>
                <m:e>
                  <m:r>
                    <m:rPr>
                      <m:sty m:val="bi"/>
                    </m:rPr>
                    <m:t>I</m:t>
                  </m:r>
                </m:e>
                <m:sub>
                  <m:r>
                    <m:t>n</m:t>
                  </m:r>
                </m:sub>
              </m:sSub>
              <m:r>
                <m:t>&amp;</m:t>
              </m:r>
              <m:r>
                <m:t>&amp;</m:t>
              </m:r>
              <m:r>
                <m:rPr>
                  <m:nor/>
                  <m:sty m:val="p"/>
                </m:rPr>
                <m:t>(</m:t>
              </m:r>
              <m:r>
                <m:rPr>
                  <m:nor/>
                  <m:sty m:val="p"/>
                </m:rPr>
                <m:t>Theorem 87</m:t>
              </m:r>
              <m:r>
                <m:rPr>
                  <m:nor/>
                  <m:sty m:val="p"/>
                </m:rPr>
                <m:t>, </m:t>
              </m:r>
              <m:r>
                <m:rPr>
                  <m:nor/>
                  <m:sty m:val="p"/>
                </m:rPr>
                <m:t>Theorem 8</m:t>
              </m:r>
              <m:r>
                <m:rPr>
                  <m:nor/>
                  <m:sty m:val="p"/>
                </m:rPr>
                <m:t>)</m:t>
              </m:r>
            </m:e>
            <m:e>
              <m:r>
                <m:t>&amp;</m:t>
              </m:r>
              <m:r>
                <m:rPr>
                  <m:sty m:val="p"/>
                </m:rPr>
                <m:t>=</m:t>
              </m:r>
              <m:sSub>
                <m:e>
                  <m:r>
                    <m:rPr>
                      <m:sty m:val="bi"/>
                    </m:rPr>
                    <m:t>I</m:t>
                  </m:r>
                </m:e>
                <m:sub>
                  <m:r>
                    <m:t>n</m:t>
                  </m:r>
                </m:sub>
              </m:sSub>
              <m:r>
                <m:rPr>
                  <m:sty m:val="bi"/>
                </m:rPr>
                <m:t>A</m:t>
              </m:r>
              <m:r>
                <m:rPr>
                  <m:sty m:val="p"/>
                </m:rPr>
                <m:t>−</m:t>
              </m:r>
              <m:r>
                <m:rPr>
                  <m:sty m:val="bi"/>
                </m:rPr>
                <m:t>A</m:t>
              </m:r>
              <m:sSub>
                <m:e>
                  <m:r>
                    <m:rPr>
                      <m:sty m:val="bi"/>
                    </m:rPr>
                    <m:t>I</m:t>
                  </m:r>
                </m:e>
                <m:sub>
                  <m:r>
                    <m:t>n</m:t>
                  </m:r>
                </m:sub>
              </m:sSub>
              <m:r>
                <m:t>&amp;</m:t>
              </m:r>
              <m:r>
                <m:t>&amp;</m:t>
              </m:r>
              <m:r>
                <m:rPr>
                  <m:nor/>
                  <m:sty m:val="p"/>
                </m:rPr>
                <m:t>(</m:t>
              </m:r>
              <m:r>
                <m:rPr>
                  <m:sty m:val="bi"/>
                </m:rPr>
                <m:t>A</m:t>
              </m:r>
              <m:r>
                <m:rPr>
                  <m:sty m:val="bi"/>
                </m:rPr>
                <m:t>B</m:t>
              </m:r>
              <m:r>
                <m:rPr>
                  <m:sty m:val="p"/>
                </m:rPr>
                <m:t>=</m:t>
              </m:r>
              <m:sSub>
                <m:e>
                  <m:r>
                    <m:rPr>
                      <m:sty m:val="bi"/>
                    </m:rPr>
                    <m:t>I</m:t>
                  </m:r>
                </m:e>
                <m:sub>
                  <m:r>
                    <m:t>n</m:t>
                  </m:r>
                </m:sub>
              </m:sSub>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Theorem 10</m:t>
              </m:r>
              <m:r>
                <m:rPr>
                  <m:nor/>
                  <m:sty m:val="p"/>
                </m:rPr>
                <m:t>)</m:t>
              </m:r>
            </m:e>
            <m:e>
              <m:r>
                <m:t>&amp;</m:t>
              </m:r>
              <m:r>
                <m:rPr>
                  <m:sty m:val="p"/>
                </m:rPr>
                <m:t>=</m:t>
              </m:r>
              <m:sSub>
                <m:e>
                  <m:r>
                    <m:rPr>
                      <m:sty m:val="b"/>
                    </m:rPr>
                    <m:t>0</m:t>
                  </m:r>
                </m:e>
                <m:sub>
                  <m:r>
                    <m:t>n</m:t>
                  </m:r>
                  <m:r>
                    <m:rPr>
                      <m:sty m:val="p"/>
                    </m:rPr>
                    <m:t>×</m:t>
                  </m:r>
                  <m:r>
                    <m:t>n</m:t>
                  </m:r>
                </m:sub>
              </m:sSub>
              <m:r>
                <m:rPr>
                  <m:sty m:val="p"/>
                </m:rPr>
                <m:t>,</m:t>
              </m:r>
              <m:r>
                <m:t>&amp;</m:t>
              </m:r>
              <m:r>
                <m:t>&amp;</m:t>
              </m:r>
              <m:r>
                <m:rPr>
                  <m:nor/>
                  <m:sty m:val="p"/>
                </m:rPr>
                <m:t>(arithmetic)</m:t>
              </m:r>
            </m:e>
          </m:eqArr>
        </m:oMath>
      </m:oMathPara>
    </w:p>
    <w:p>
      <w:pPr>
        <w:pStyle w:val="FirstParagraph"/>
      </w:pPr>
      <w:r>
        <w:t xml:space="preserve">so every column of</w:t>
      </w:r>
      <w:r>
        <w:t xml:space="preserve"> </w:t>
      </w:r>
      <m:oMath>
        <m:r>
          <m:rPr>
            <m:sty m:val="bi"/>
          </m:rPr>
          <m:t>B</m:t>
        </m:r>
        <m:r>
          <m:rPr>
            <m:sty m:val="bi"/>
          </m:rPr>
          <m:t>A</m:t>
        </m:r>
        <m:r>
          <m:rPr>
            <m:sty m:val="p"/>
          </m:rPr>
          <m:t>−</m:t>
        </m:r>
        <m:sSub>
          <m:e>
            <m:r>
              <m:rPr>
                <m:sty m:val="bi"/>
              </m:rPr>
              <m:t>I</m:t>
            </m:r>
          </m:e>
          <m:sub>
            <m:r>
              <m:t>n</m:t>
            </m:r>
          </m:sub>
        </m:sSub>
      </m:oMath>
      <w:r>
        <w:t xml:space="preserve"> </w:t>
      </w:r>
      <w:r>
        <w:t xml:space="preserve">is in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w:t>
      </w:r>
      <w:r>
        <w:t xml:space="preserve">(4),</w:t>
      </w:r>
      <w:r>
        <w:t xml:space="preserve"> </w:t>
      </w:r>
      <w:r>
        <w:t xml:space="preserve">and</w:t>
      </w:r>
      <w:r>
        <w:t xml:space="preserve"> </w:t>
      </w:r>
      <m:oMath>
        <m:r>
          <m:rPr>
            <m:sty m:val="bi"/>
          </m:rPr>
          <m:t>B</m:t>
        </m:r>
        <m:r>
          <m:rPr>
            <m:sty m:val="bi"/>
          </m:rPr>
          <m:t>A</m:t>
        </m:r>
        <m:r>
          <m:rPr>
            <m:sty m:val="p"/>
          </m:rPr>
          <m:t>=</m:t>
        </m:r>
        <m:sSub>
          <m:e>
            <m:r>
              <m:rPr>
                <m:sty m:val="bi"/>
              </m:rPr>
              <m:t>I</m:t>
            </m:r>
          </m:e>
          <m:sub>
            <m:r>
              <m:t>n</m:t>
            </m:r>
          </m:sub>
        </m:sSub>
      </m:oMath>
      <w:r>
        <w:t xml:space="preserve">.</w:t>
      </w:r>
      <w:r>
        <w:t xml:space="preserve"> </w:t>
      </w:r>
      <w:r>
        <w:t xml:space="preserve">So</w:t>
      </w:r>
      <w:r>
        <w:t xml:space="preserve"> </w:t>
      </w:r>
      <m:oMath>
        <m:r>
          <m:rPr>
            <m:sty m:val="bi"/>
          </m:rPr>
          <m:t>B</m:t>
        </m:r>
      </m:oMath>
      <w:r>
        <w:t xml:space="preserve"> </w:t>
      </w:r>
      <w:r>
        <w:t xml:space="preserve">satisfies</w:t>
      </w:r>
      <w:r>
        <w:t xml:space="preserve"> </w:t>
      </w:r>
      <w:hyperlink w:anchor="def-invertible-matrix">
        <w:r>
          <w:rPr>
            <w:rStyle w:val="Hyperlink"/>
          </w:rPr>
          <w:t xml:space="preserve">Definition 72</w:t>
        </w:r>
      </w:hyperlink>
      <w:r>
        <w:t xml:space="preserve">.</w:t>
      </w:r>
      <w:r>
        <w:t xml:space="preserve"> </w:t>
      </w:r>
      <w:r>
        <w:t xml:space="preserve">The two conditions in the statement are equivalent by</w:t>
      </w:r>
      <w:r>
        <w:t xml:space="preserve"> </w:t>
      </w:r>
      <w:hyperlink w:anchor="thm-rank-nullity">
        <w:r>
          <w:rPr>
            <w:rStyle w:val="Hyperlink"/>
          </w:rPr>
          <w:t xml:space="preserve">Theorem 36</w:t>
        </w:r>
      </w:hyperlink>
      <w:r>
        <w:t xml:space="preserve">:</w:t>
      </w:r>
      <w:r>
        <w:t xml:space="preserve"> </w:t>
      </w:r>
      <w:r>
        <w:t xml:space="preserve">the nullity is</w:t>
      </w:r>
      <w:r>
        <w:t xml:space="preserve"> </w:t>
      </w:r>
      <m:oMath>
        <m:r>
          <m:t>0</m:t>
        </m:r>
      </m:oMath>
      <w:r>
        <w:t xml:space="preserve"> </w:t>
      </w:r>
      <w:r>
        <w:t xml:space="preserve">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r>
        <w:t xml:space="preserve"> </w:t>
      </w:r>
      <w:r>
        <w:t xml:space="preserve">because 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acc>
              <m:accPr>
                <m:chr m:val="̃"/>
              </m:accPr>
              <m:e>
                <m:r>
                  <m:t>0</m:t>
                </m:r>
              </m:e>
            </m:acc>
          </m:e>
        </m:d>
        <m:r>
          <m:t>​</m:t>
        </m:r>
      </m:oMath>
      <w:r>
        <w:t xml:space="preserve"> </w:t>
      </w:r>
      <w:r>
        <w:t xml:space="preserve">(</w:t>
      </w:r>
      <w:hyperlink w:anchor="def-dimension">
        <w:r>
          <w:rPr>
            <w:rStyle w:val="Hyperlink"/>
          </w:rPr>
          <w:t xml:space="preserve">Definition 44</w:t>
        </w:r>
      </w:hyperlink>
      <w:r>
        <w:t xml:space="preserve">,</w:t>
      </w:r>
      <w:r>
        <w:t xml:space="preserve"> </w:t>
      </w:r>
      <w:hyperlink w:anchor="def-span">
        <w:r>
          <w:rPr>
            <w:rStyle w:val="Hyperlink"/>
          </w:rPr>
          <w:t xml:space="preserve">Definition 41</w:t>
        </w:r>
      </w:hyperlink>
      <w:r>
        <w:t xml:space="preserve">), and</w:t>
      </w:r>
      <w:r>
        <w:t xml:space="preserve"> </w:t>
      </w:r>
      <m:oMath>
        <m:r>
          <m:t>​</m:t>
        </m:r>
        <m:d>
          <m:dPr>
            <m:begChr m:val="{"/>
            <m:sepChr m:val=""/>
            <m:endChr m:val="}"/>
            <m:grow/>
          </m:dPr>
          <m:e>
            <m:acc>
              <m:accPr>
                <m:chr m:val="̃"/>
              </m:accPr>
              <m:e>
                <m:r>
                  <m:t>0</m:t>
                </m:r>
              </m:e>
            </m:acc>
          </m:e>
        </m:d>
        <m:r>
          <m:t>​</m:t>
        </m:r>
      </m:oMath>
      <w:r>
        <w:t xml:space="preserve"> </w:t>
      </w:r>
      <w:r>
        <w:t xml:space="preserve">has dimension</w:t>
      </w:r>
      <w:r>
        <w:t xml:space="preserve"> </w:t>
      </w:r>
      <m:oMath>
        <m:r>
          <m:t>0</m:t>
        </m:r>
      </m:oMath>
      <w:r>
        <w:t xml:space="preserve"> </w:t>
      </w:r>
      <w:r>
        <w:t xml:space="preserve">(</w:t>
      </w:r>
      <w:hyperlink w:anchor="exm-dimension">
        <w:r>
          <w:rPr>
            <w:rStyle w:val="Hyperlink"/>
          </w:rPr>
          <w:t xml:space="preserve">Example 47</w:t>
        </w:r>
      </w:hyperlink>
      <w:r>
        <w:t xml:space="preserve">).</w:t>
      </w:r>
    </w:p>
    <w:bookmarkStart w:id="567" w:name="exm-invertible-rank"/>
    <w:p>
      <w:pPr>
        <w:pStyle w:val="BodyText"/>
      </w:pPr>
      <w:r>
        <w:rPr>
          <w:b/>
          <w:bCs/>
        </w:rPr>
        <w:t xml:space="preserve">Example 184 (Rank decides invertibility)</w:t>
      </w:r>
      <w:r>
        <w:t xml:space="preserve"> </w:t>
      </w:r>
      <w:r>
        <w:t xml:space="preserve"> </w:t>
      </w:r>
    </w:p>
    <w:p>
      <w:pPr>
        <w:pStyle w:val="Compact"/>
        <w:numPr>
          <w:ilvl w:val="0"/>
          <w:numId w:val="1094"/>
        </w:numPr>
      </w:p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121</w:t>
        </w:r>
      </w:hyperlink>
      <w:r>
        <w:t xml:space="preserve"> </w:t>
      </w:r>
      <w:r>
        <w:t xml:space="preserve">has rank</w:t>
      </w:r>
      <w:r>
        <w:t xml:space="preserve"> </w:t>
      </w:r>
      <m:oMath>
        <m:r>
          <m:t>2</m:t>
        </m:r>
      </m:oMath>
      <w:r>
        <w:t xml:space="preserve">:</w:t>
      </w:r>
      <w:r>
        <w:t xml:space="preserve"> </w:t>
      </w:r>
      <m:oMath>
        <m:sSub>
          <m:e>
            <m:r>
              <m:t>c</m:t>
            </m:r>
          </m:e>
          <m:sub>
            <m:r>
              <m:t>1</m:t>
            </m:r>
          </m:sub>
        </m:sSub>
        <m:r>
          <m:rPr>
            <m:sty m:val="p"/>
          </m:rPr>
          <m:t>(</m:t>
        </m:r>
        <m:r>
          <m:t>2</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 it is invertible, as that example found by exhibiting the inverse.</w:t>
      </w:r>
    </w:p>
    <w:p>
      <w:pPr>
        <w:pStyle w:val="Compact"/>
        <w:numPr>
          <w:ilvl w:val="0"/>
          <w:numId w:val="1094"/>
        </w:numPr>
      </w:pP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rank less than</w:t>
      </w:r>
      <w:r>
        <w:t xml:space="preserve"> </w:t>
      </w:r>
      <m:oMath>
        <m:r>
          <m:t>2</m:t>
        </m:r>
      </m:oMath>
      <w:r>
        <w:t xml:space="preserve">:</w:t>
      </w:r>
      <w:r>
        <w:t xml:space="preserve"> </w:t>
      </w:r>
      <m:oMath>
        <m:r>
          <m:rPr>
            <m:sty m:val="p"/>
          </m:rPr>
          <m:t>(</m:t>
        </m:r>
        <m:r>
          <m:t>1</m:t>
        </m:r>
        <m:r>
          <m:rPr>
            <m:sty m:val="p"/>
          </m:rPr>
          <m:t>,</m:t>
        </m:r>
        <m:r>
          <m:rPr>
            <m:sty m:val="p"/>
          </m:rPr>
          <m:t>−</m:t>
        </m:r>
        <m:r>
          <m:t>1</m:t>
        </m:r>
        <m:r>
          <m:rPr>
            <m:sty m:val="p"/>
          </m:rPr>
          <m:t>)</m:t>
        </m:r>
      </m:oMath>
      <w:r>
        <w:t xml:space="preserve"> </w:t>
      </w:r>
      <w:r>
        <w:t xml:space="preserve">is a nonzero vector in its null space.</w:t>
      </w:r>
      <w:r>
        <w:t xml:space="preserve"> </w:t>
      </w:r>
      <w:r>
        <w:t xml:space="preserve">So it is singular, as</w:t>
      </w:r>
      <w:r>
        <w:t xml:space="preserve"> </w:t>
      </w:r>
      <w:hyperlink w:anchor="exm-invertible-matrix">
        <w:r>
          <w:rPr>
            <w:rStyle w:val="Hyperlink"/>
          </w:rPr>
          <w:t xml:space="preserve">Example 121</w:t>
        </w:r>
      </w:hyperlink>
      <w:r>
        <w:t xml:space="preserve"> </w:t>
      </w:r>
      <w:r>
        <w:t xml:space="preserve">found.</w:t>
      </w:r>
    </w:p>
    <w:bookmarkEnd w:id="567"/>
    <w:bookmarkStart w:id="568" w:name="def-eigenspace"/>
    <w:p>
      <w:pPr>
        <w:pStyle w:val="FirstParagraph"/>
      </w:pPr>
      <w:r>
        <w:rPr>
          <w:b/>
          <w:bCs/>
        </w:rPr>
        <w:t xml:space="preserve">Definition 98 (Eigenspace and geometric multiplicity)</w:t>
      </w:r>
      <w:r>
        <w:t xml:space="preserve"> </w:t>
      </w:r>
      <w:r>
        <w:t xml:space="preserve">Let</w:t>
      </w:r>
      <w:r>
        <w:t xml:space="preserve"> </w:t>
      </w:r>
      <m:oMath>
        <m:r>
          <m:t>λ</m:t>
        </m:r>
      </m:oMath>
      <w:r>
        <w:t xml:space="preserve"> </w:t>
      </w:r>
      <w:r>
        <w:t xml:space="preserve">be an eigenvalue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t>
      </w:r>
      <w:hyperlink w:anchor="def-eigenvalue">
        <w:r>
          <w:rPr>
            <w:rStyle w:val="Hyperlink"/>
          </w:rPr>
          <w:t xml:space="preserve">Definition 82</w:t>
        </w:r>
      </w:hyperlink>
      <w:r>
        <w:t xml:space="preserve">).</w:t>
      </w:r>
      <w:r>
        <w:t xml:space="preserve"> </w:t>
      </w:r>
      <w:r>
        <w:t xml:space="preserve">The</w:t>
      </w:r>
      <w:r>
        <w:t xml:space="preserve"> </w:t>
      </w:r>
      <w:r>
        <w:rPr>
          <w:b/>
          <w:bCs/>
        </w:rPr>
        <w:t xml:space="preserve">eigenspace</w:t>
      </w:r>
      <w:r>
        <w:t xml:space="preserve"> </w:t>
      </w:r>
      <w:r>
        <w:t xml:space="preserve">of</w:t>
      </w:r>
      <w:r>
        <w:t xml:space="preserve"> </w:t>
      </w:r>
      <m:oMath>
        <m:r>
          <m:t>λ</m:t>
        </m:r>
      </m:oMath>
      <w:r>
        <w:t xml:space="preserve"> </w:t>
      </w:r>
      <w:r>
        <w:t xml:space="preserve">is</w:t>
      </w:r>
      <w:r>
        <w:t xml:space="preserve"> </w:t>
      </w:r>
      <m:oMath>
        <m:sSub>
          <m:e>
            <m:r>
              <m:rPr>
                <m:scr m:val="script"/>
                <m:sty m:val="p"/>
              </m:rPr>
              <m:t>E</m:t>
            </m:r>
          </m:e>
          <m:sub>
            <m:r>
              <m:t>λ</m:t>
            </m:r>
          </m:sub>
        </m:sSub>
        <m:limUpp>
          <m:e>
            <m:r>
              <m:rPr>
                <m:sty m:val="p"/>
              </m:rPr>
              <m:t>=</m:t>
            </m:r>
          </m:e>
          <m:lim>
            <m:r>
              <m:rPr>
                <m:nor/>
                <m:sty m:val="p"/>
              </m:rPr>
              <m:t>def</m:t>
            </m:r>
          </m:lim>
        </m:limUpp>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It is a subspace of</w:t>
      </w:r>
      <w:r>
        <w:t xml:space="preserve"> </w:t>
      </w:r>
      <m:oMath>
        <m:sSup>
          <m:e>
            <m:r>
              <m:rPr>
                <m:scr m:val="double-struck"/>
                <m:sty m:val="p"/>
              </m:rPr>
              <m:t>R</m:t>
            </m:r>
          </m:e>
          <m:sup>
            <m:r>
              <m:t>p</m:t>
            </m:r>
          </m:sup>
        </m:sSup>
      </m:oMath>
      <w:r>
        <w:t xml:space="preserve"> </w:t>
      </w:r>
      <w:r>
        <w:t xml:space="preserve">(</w:t>
      </w:r>
      <w:hyperlink w:anchor="thm-null-space-subspace">
        <w:r>
          <w:rPr>
            <w:rStyle w:val="Hyperlink"/>
          </w:rPr>
          <w:t xml:space="preserve">Theorem 32</w:t>
        </w:r>
      </w:hyperlink>
      <w:r>
        <w:t xml:space="preserve">),</w:t>
      </w:r>
      <w:r>
        <w:t xml:space="preserve"> </w:t>
      </w:r>
      <w:r>
        <w:t xml:space="preserve">and its dimension (</w:t>
      </w:r>
      <w:hyperlink w:anchor="def-dimension">
        <w:r>
          <w:rPr>
            <w:rStyle w:val="Hyperlink"/>
          </w:rPr>
          <w:t xml:space="preserve">Definition 44</w:t>
        </w:r>
      </w:hyperlink>
      <w:r>
        <w:t xml:space="preserve">) is the</w:t>
      </w:r>
      <w:r>
        <w:t xml:space="preserve"> </w:t>
      </w:r>
      <w:r>
        <w:rPr>
          <w:b/>
          <w:bCs/>
        </w:rPr>
        <w:t xml:space="preserve">geometric multiplicity</w:t>
      </w:r>
      <w:r>
        <w:t xml:space="preserve"> </w:t>
      </w:r>
      <w:r>
        <w:t xml:space="preserve">of</w:t>
      </w:r>
      <w:r>
        <w:t xml:space="preserve"> </w:t>
      </w:r>
      <m:oMath>
        <m:r>
          <m:t>λ</m:t>
        </m:r>
      </m:oMath>
      <w:r>
        <w:t xml:space="preserve">.</w:t>
      </w:r>
    </w:p>
    <w:bookmarkEnd w:id="568"/>
    <w:bookmarkStart w:id="569" w:name="exm-eigenspace"/>
    <w:p>
      <w:pPr>
        <w:pStyle w:val="BodyText"/>
      </w:pPr>
      <w:r>
        <w:rPr>
          <w:b/>
          <w:bCs/>
        </w:rPr>
        <w:t xml:space="preserve">Example 185 (Eigenspaces of two matrices)</w:t>
      </w:r>
      <w:r>
        <w:t xml:space="preserve"> </w:t>
      </w:r>
      <w:r>
        <w:t xml:space="preserve"> </w:t>
      </w:r>
    </w:p>
    <w:p>
      <w:pPr>
        <w:numPr>
          <w:ilvl w:val="0"/>
          <w:numId w:val="1095"/>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of</w:t>
      </w:r>
      <w:r>
        <w:t xml:space="preserve"> </w:t>
      </w:r>
      <w:hyperlink w:anchor="exm-eigenvalue">
        <w:r>
          <w:rPr>
            <w:rStyle w:val="Hyperlink"/>
          </w:rPr>
          <w:t xml:space="preserve">Example 137</w:t>
        </w:r>
      </w:hyperlink>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sends</w:t>
      </w:r>
      <w:r>
        <w:t xml:space="preserve"> </w:t>
      </w:r>
      <m:oMath>
        <m:acc>
          <m:accPr>
            <m:chr m:val="̃"/>
          </m:accPr>
          <m:e>
            <m:r>
              <m:t>v</m:t>
            </m:r>
          </m:e>
        </m:acc>
      </m:oMath>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r>
          <m:t> </m:t>
        </m:r>
        <m:r>
          <m:rPr>
            <m:sty m:val="p"/>
          </m:rPr>
          <m:t>(</m:t>
        </m:r>
        <m:r>
          <m:t>1</m:t>
        </m:r>
        <m:r>
          <m:rPr>
            <m:sty m:val="p"/>
          </m:rPr>
          <m:t>,</m:t>
        </m:r>
        <m:r>
          <m:rPr>
            <m:sty m:val="p"/>
          </m:rPr>
          <m:t>−</m:t>
        </m:r>
        <m:r>
          <m:t>1</m:t>
        </m:r>
        <m:r>
          <m:rPr>
            <m:sty m:val="p"/>
          </m:rPr>
          <m:t>)</m:t>
        </m:r>
      </m:oMath>
      <w:r>
        <w:t xml:space="preserve">,</w:t>
      </w:r>
      <w:r>
        <w:t xml:space="preserve"> </w:t>
      </w:r>
      <w:r>
        <w:t xml:space="preserve">so</w:t>
      </w:r>
      <w:r>
        <w:t xml:space="preserve"> </w:t>
      </w:r>
      <m:oMath>
        <m:sSub>
          <m:e>
            <m:r>
              <m:rPr>
                <m:scr m:val="script"/>
                <m:sty m:val="p"/>
              </m:rPr>
              <m:t>E</m:t>
            </m:r>
          </m:e>
          <m:sub>
            <m:r>
              <m:t>3</m:t>
            </m:r>
          </m:sub>
        </m:sSub>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with geometric multiplicity</w:t>
      </w:r>
      <w:r>
        <w:t xml:space="preserve"> </w:t>
      </w:r>
      <m:oMath>
        <m:r>
          <m:t>1</m:t>
        </m:r>
      </m:oMath>
      <w:r>
        <w:t xml:space="preserve">.</w:t>
      </w:r>
    </w:p>
    <w:p>
      <w:pPr>
        <w:numPr>
          <w:ilvl w:val="0"/>
          <w:numId w:val="1095"/>
        </w:numPr>
      </w:pPr>
      <w:r>
        <w:t xml:space="preserve">For</w:t>
      </w:r>
      <w:r>
        <w:t xml:space="preserve"> </w:t>
      </w: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w:t>
      </w:r>
      <w:r>
        <w:t xml:space="preserve"> </w:t>
      </w:r>
      <m:oMath>
        <m:r>
          <m:rPr>
            <m:sty m:val="bi"/>
          </m:rPr>
          <m:t>J</m:t>
        </m:r>
        <m:acc>
          <m:accPr>
            <m:chr m:val="̃"/>
          </m:accPr>
          <m:e>
            <m:r>
              <m:t>v</m:t>
            </m:r>
          </m:e>
        </m:acc>
        <m:r>
          <m:rPr>
            <m:sty m:val="p"/>
          </m:rPr>
          <m:t>=</m:t>
        </m:r>
        <m:r>
          <m:rPr>
            <m:sty m:val="p"/>
          </m:rPr>
          <m:t>(</m:t>
        </m:r>
        <m:sSub>
          <m:e>
            <m:r>
              <m:t>v</m:t>
            </m:r>
          </m:e>
          <m:sub>
            <m:r>
              <m:t>2</m:t>
            </m:r>
          </m:sub>
        </m:sSub>
        <m:r>
          <m:rPr>
            <m:sty m:val="p"/>
          </m:rPr>
          <m:t>,</m:t>
        </m:r>
        <m:r>
          <m:t>0</m:t>
        </m:r>
        <m:r>
          <m:rPr>
            <m:sty m:val="p"/>
          </m:rPr>
          <m:t>)</m:t>
        </m:r>
      </m:oMath>
      <w:r>
        <w:t xml:space="preserve">.</w:t>
      </w:r>
    </w:p>
    <w:p>
      <w:pPr>
        <w:pStyle w:val="BodyText"/>
      </w:pPr>
      <m:oMathPara>
        <m:oMathParaPr>
          <m:jc m:val="center"/>
        </m:oMathParaPr>
        <m:oMath>
          <m:eqArr>
            <m:e>
              <m:r>
                <m:rPr>
                  <m:sty m:val="bi"/>
                </m:rPr>
                <m:t>J</m:t>
              </m:r>
              <m:r>
                <m:t> </m:t>
              </m:r>
              <m:r>
                <m:rPr>
                  <m:sty m:val="p"/>
                </m:rPr>
                <m:t>(</m:t>
              </m:r>
              <m:r>
                <m:t>1</m:t>
              </m:r>
              <m:r>
                <m:rPr>
                  <m:sty m:val="p"/>
                </m:rPr>
                <m:t>,</m:t>
              </m:r>
              <m:r>
                <m:t>0</m:t>
              </m:r>
              <m:r>
                <m:rPr>
                  <m:sty m:val="p"/>
                </m:rPr>
                <m:t>)</m:t>
              </m:r>
              <m:r>
                <m:t>&amp;</m:t>
              </m:r>
              <m:r>
                <m:rPr>
                  <m:sty m:val="p"/>
                </m:rPr>
                <m:t>=</m:t>
              </m:r>
              <m:r>
                <m:rPr>
                  <m:sty m:val="p"/>
                </m:rPr>
                <m:t>(</m:t>
              </m:r>
              <m:r>
                <m:t>0</m:t>
              </m:r>
              <m:r>
                <m:rPr>
                  <m:sty m:val="p"/>
                </m:rPr>
                <m:t>,</m:t>
              </m:r>
              <m:r>
                <m:t>0</m:t>
              </m:r>
              <m:r>
                <m:rPr>
                  <m:sty m:val="p"/>
                </m:rPr>
                <m:t>)</m:t>
              </m:r>
            </m:e>
            <m:e>
              <m:r>
                <m:t>&amp;</m:t>
              </m:r>
              <m:r>
                <m:rPr>
                  <m:sty m:val="p"/>
                </m:rPr>
                <m:t>=</m:t>
              </m:r>
              <m:r>
                <m:t>0</m:t>
              </m:r>
              <m:r>
                <m:t> </m:t>
              </m:r>
              <m:r>
                <m:rPr>
                  <m:sty m:val="p"/>
                </m:rPr>
                <m:t>(</m:t>
              </m:r>
              <m:r>
                <m:t>1</m:t>
              </m:r>
              <m:r>
                <m:rPr>
                  <m:sty m:val="p"/>
                </m:rPr>
                <m:t>,</m:t>
              </m:r>
              <m:r>
                <m:t>0</m:t>
              </m:r>
              <m:r>
                <m:rPr>
                  <m:sty m:val="p"/>
                </m:rPr>
                <m:t>)</m:t>
              </m:r>
              <m:r>
                <m:rPr>
                  <m:sty m:val="p"/>
                </m:rPr>
                <m:t>,</m:t>
              </m:r>
            </m:e>
          </m:eqArr>
        </m:oMath>
      </m:oMathPara>
    </w:p>
    <w:p>
      <w:pPr>
        <w:numPr>
          <w:ilvl w:val="0"/>
          <w:numId w:val="1000"/>
        </w:numPr>
      </w:pPr>
      <w:r>
        <w:t xml:space="preserve">so</w:t>
      </w:r>
      <w:r>
        <w:t xml:space="preserve"> </w:t>
      </w:r>
      <m:oMath>
        <m:r>
          <m:t>0</m:t>
        </m:r>
      </m:oMath>
      <w:r>
        <w:t xml:space="preserve"> </w:t>
      </w:r>
      <w:r>
        <w:t xml:space="preserve">is an eigenvalue.</w:t>
      </w:r>
      <w:r>
        <w:t xml:space="preserve"> </w:t>
      </w:r>
      <w:r>
        <w:t xml:space="preserve">If</w:t>
      </w:r>
      <w:r>
        <w:t xml:space="preserve"> </w:t>
      </w:r>
      <m:oMath>
        <m:r>
          <m:rPr>
            <m:sty m:val="bi"/>
          </m:rPr>
          <m:t>J</m:t>
        </m:r>
        <m:acc>
          <m:accPr>
            <m:chr m:val="̃"/>
          </m:accPr>
          <m:e>
            <m:r>
              <m:t>v</m:t>
            </m:r>
          </m:e>
        </m:acc>
        <m:r>
          <m:rPr>
            <m:sty m:val="p"/>
          </m:rPr>
          <m:t>=</m:t>
        </m:r>
        <m:r>
          <m:t>λ</m:t>
        </m:r>
        <m:acc>
          <m:accPr>
            <m:chr m:val="̃"/>
          </m:accPr>
          <m:e>
            <m:r>
              <m:t>v</m:t>
            </m:r>
          </m:e>
        </m:acc>
      </m:oMath>
      <w:r>
        <w:t xml:space="preserve"> </w:t>
      </w:r>
      <w:r>
        <w:t xml:space="preserve">with</w:t>
      </w:r>
      <w:r>
        <w:t xml:space="preserve"> </w:t>
      </w:r>
      <m:oMath>
        <m:r>
          <m:t>λ</m:t>
        </m:r>
        <m:r>
          <m:rPr>
            <m:sty m:val="p"/>
          </m:rPr>
          <m:t>≠</m:t>
        </m:r>
        <m:r>
          <m:t>0</m:t>
        </m:r>
      </m:oMath>
      <w:r>
        <w:t xml:space="preserve">,</w:t>
      </w:r>
      <w:r>
        <w:t xml:space="preserve"> </w:t>
      </w:r>
      <w:r>
        <w:t xml:space="preserve">the second entry gives</w:t>
      </w:r>
      <w:r>
        <w:t xml:space="preserve"> </w:t>
      </w:r>
      <m:oMath>
        <m:r>
          <m:t>λ</m:t>
        </m:r>
        <m:sSub>
          <m:e>
            <m:r>
              <m:t>v</m:t>
            </m:r>
          </m:e>
          <m:sub>
            <m:r>
              <m:t>2</m:t>
            </m:r>
          </m:sub>
        </m:sSub>
        <m:r>
          <m:rPr>
            <m:sty m:val="p"/>
          </m:rPr>
          <m:t>=</m:t>
        </m:r>
        <m:r>
          <m:t>0</m:t>
        </m:r>
      </m:oMath>
      <w:r>
        <w:t xml:space="preserve">, so</w:t>
      </w:r>
      <w:r>
        <w:t xml:space="preserve"> </w:t>
      </w:r>
      <m:oMath>
        <m:sSub>
          <m:e>
            <m:r>
              <m:t>v</m:t>
            </m:r>
          </m:e>
          <m:sub>
            <m:r>
              <m:t>2</m:t>
            </m:r>
          </m:sub>
        </m:sSub>
        <m:r>
          <m:rPr>
            <m:sty m:val="p"/>
          </m:rPr>
          <m:t>=</m:t>
        </m:r>
        <m:r>
          <m:t>0</m:t>
        </m:r>
      </m:oMath>
      <w:r>
        <w:t xml:space="preserve">,</w:t>
      </w:r>
      <w:r>
        <w:t xml:space="preserve"> </w:t>
      </w:r>
      <w:r>
        <w:t xml:space="preserve">and then the first gives</w:t>
      </w:r>
      <w:r>
        <w:t xml:space="preserve"> </w:t>
      </w:r>
      <m:oMath>
        <m:r>
          <m:t>λ</m:t>
        </m:r>
        <m:sSub>
          <m:e>
            <m:r>
              <m:t>v</m:t>
            </m:r>
          </m:e>
          <m:sub>
            <m:r>
              <m:t>1</m:t>
            </m:r>
          </m:sub>
        </m:sSub>
        <m:r>
          <m:rPr>
            <m:sty m:val="p"/>
          </m:rPr>
          <m:t>=</m:t>
        </m:r>
        <m:r>
          <m:t>0</m:t>
        </m:r>
      </m:oMath>
      <w:r>
        <w:t xml:space="preserve">, so</w:t>
      </w:r>
      <w:r>
        <w:t xml:space="preserve"> </w:t>
      </w:r>
      <m:oMath>
        <m:acc>
          <m:accPr>
            <m:chr m:val="̃"/>
          </m:accPr>
          <m:e>
            <m:r>
              <m:t>v</m:t>
            </m:r>
          </m:e>
        </m:acc>
        <m:r>
          <m:rPr>
            <m:sty m:val="p"/>
          </m:rPr>
          <m:t>=</m:t>
        </m:r>
        <m:acc>
          <m:accPr>
            <m:chr m:val="̃"/>
          </m:accPr>
          <m:e>
            <m:r>
              <m:t>0</m:t>
            </m:r>
          </m:e>
        </m:acc>
      </m:oMath>
      <w:r>
        <w:t xml:space="preserve">.</w:t>
      </w:r>
      <w:r>
        <w:t xml:space="preserve"> </w:t>
      </w:r>
      <w:r>
        <w:t xml:space="preserve">So</w:t>
      </w:r>
      <w:r>
        <w:t xml:space="preserve"> </w:t>
      </w:r>
      <m:oMath>
        <m:r>
          <m:t>0</m:t>
        </m:r>
      </m:oMath>
      <w:r>
        <w:t xml:space="preserve"> </w:t>
      </w:r>
      <w:r>
        <w:t xml:space="preserve">is the only eigenvalue,</w:t>
      </w:r>
      <w:r>
        <w:t xml:space="preserve"> </w:t>
      </w:r>
      <w:r>
        <w:t xml:space="preserve">and</w:t>
      </w:r>
    </w:p>
    <w:p>
      <w:pPr>
        <w:pStyle w:val="BodyText"/>
      </w:pPr>
      <m:oMathPara>
        <m:oMathParaPr>
          <m:jc m:val="center"/>
        </m:oMathParaPr>
        <m:oMath>
          <m:eqArr>
            <m:e>
              <m:sSub>
                <m:e>
                  <m:r>
                    <m:rPr>
                      <m:scr m:val="script"/>
                      <m:sty m:val="p"/>
                    </m:rPr>
                    <m:t>E</m:t>
                  </m:r>
                </m:e>
                <m:sub>
                  <m:r>
                    <m:t>0</m:t>
                  </m:r>
                </m:sub>
              </m:sSub>
              <m:r>
                <m:t>&amp;</m:t>
              </m:r>
              <m:r>
                <m:rPr>
                  <m:sty m:val="p"/>
                </m:rPr>
                <m:t>=</m:t>
              </m:r>
              <m:r>
                <m:rPr>
                  <m:scr m:val="script"/>
                  <m:sty m:val="p"/>
                </m:rPr>
                <m:t>N</m:t>
              </m:r>
              <m:r>
                <m:rPr>
                  <m:sty m:val="p"/>
                </m:rPr>
                <m:t>(</m:t>
              </m:r>
              <m:r>
                <m:rPr>
                  <m:sty m:val="bi"/>
                </m:rPr>
                <m:t>J</m:t>
              </m:r>
              <m:r>
                <m:rPr>
                  <m:sty m:val="p"/>
                </m:rPr>
                <m:t>)</m:t>
              </m:r>
            </m:e>
            <m:e>
              <m:r>
                <m:t>&amp;</m:t>
              </m:r>
              <m:r>
                <m:rPr>
                  <m:sty m:val="p"/>
                </m:rPr>
                <m:t>=</m:t>
              </m:r>
              <m:r>
                <m:t>​</m:t>
              </m:r>
              <m:d>
                <m:dPr>
                  <m:begChr m:val="{"/>
                  <m:sepChr m:val=""/>
                  <m:endChr m:val="}"/>
                  <m:grow/>
                </m:dPr>
                <m:e>
                  <m:r>
                    <m:rPr>
                      <m:sty m:val="p"/>
                    </m:rPr>
                    <m:t>(</m:t>
                  </m:r>
                  <m:r>
                    <m:t>t</m:t>
                  </m:r>
                  <m:r>
                    <m:rPr>
                      <m:sty m:val="p"/>
                    </m:rPr>
                    <m:t>,</m:t>
                  </m:r>
                  <m:r>
                    <m:t>0</m:t>
                  </m:r>
                  <m:r>
                    <m:rPr>
                      <m:sty m:val="p"/>
                    </m:rPr>
                    <m:t>)</m:t>
                  </m:r>
                  <m:r>
                    <m:rPr>
                      <m:sty m:val="p"/>
                    </m:rPr>
                    <m:t>:</m:t>
                  </m:r>
                  <m:r>
                    <m:t>t</m:t>
                  </m:r>
                  <m:r>
                    <m:rPr>
                      <m:sty m:val="p"/>
                    </m:rPr>
                    <m:t>∈</m:t>
                  </m:r>
                  <m:r>
                    <m:rPr>
                      <m:scr m:val="double-struck"/>
                      <m:sty m:val="p"/>
                    </m:rPr>
                    <m:t>R</m:t>
                  </m:r>
                </m:e>
              </m:d>
              <m:r>
                <m:t>​</m:t>
              </m:r>
              <m:r>
                <m:rPr>
                  <m:sty m:val="p"/>
                </m:rPr>
                <m:t>,</m:t>
              </m:r>
            </m:e>
          </m:eqArr>
        </m:oMath>
      </m:oMathPara>
    </w:p>
    <w:p>
      <w:pPr>
        <w:numPr>
          <w:ilvl w:val="0"/>
          <w:numId w:val="1000"/>
        </w:numPr>
      </w:pPr>
      <w:r>
        <w:t xml:space="preserve">with geometric multiplicity</w:t>
      </w:r>
      <w:r>
        <w:t xml:space="preserve"> </w:t>
      </w:r>
      <m:oMath>
        <m:r>
          <m:t>1</m:t>
        </m:r>
      </m:oMath>
      <w:r>
        <w:t xml:space="preserve">.</w:t>
      </w:r>
    </w:p>
    <w:bookmarkEnd w:id="569"/>
    <w:bookmarkStart w:id="570" w:name="exm-not-eigenspace"/>
    <w:p>
      <w:pPr>
        <w:pStyle w:val="FirstParagraph"/>
      </w:pPr>
      <w:r>
        <w:rPr>
          <w:b/>
          <w:bCs/>
        </w:rPr>
        <w:t xml:space="preserve">Example 186 (A number that is not an eigenvalue has no eigenspace)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t>λ</m:t>
        </m:r>
        <m:r>
          <m:rPr>
            <m:sty m:val="p"/>
          </m:rPr>
          <m:t>=</m:t>
        </m:r>
        <m:r>
          <m:t>2</m:t>
        </m:r>
      </m:oMath>
      <w:r>
        <w:t xml:space="preserve">,</w:t>
      </w:r>
      <w:r>
        <w:t xml:space="preserve"> </w:t>
      </w: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acc>
          <m:accPr>
            <m:chr m:val="̃"/>
          </m:accPr>
          <m:e>
            <m:r>
              <m:t>v</m:t>
            </m:r>
          </m:e>
        </m:acc>
      </m:oMath>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oMath>
      <w:r>
        <w:t xml:space="preserve">, which is</w:t>
      </w:r>
      <w:r>
        <w:t xml:space="preserve"> </w:t>
      </w:r>
      <m:oMath>
        <m:acc>
          <m:accPr>
            <m:chr m:val="̃"/>
          </m:accPr>
          <m:e>
            <m:r>
              <m:t>0</m:t>
            </m:r>
          </m:e>
        </m:acc>
      </m:oMath>
      <w:r>
        <w:t xml:space="preserve"> </w:t>
      </w:r>
      <w:r>
        <w:t xml:space="preserve">only for</w:t>
      </w:r>
      <w:r>
        <w:t xml:space="preserve"> </w:t>
      </w:r>
      <m:oMath>
        <m:acc>
          <m:accPr>
            <m:chr m:val="̃"/>
          </m:accPr>
          <m:e>
            <m:r>
              <m:t>v</m:t>
            </m:r>
          </m:e>
        </m:acc>
        <m:r>
          <m:rPr>
            <m:sty m:val="p"/>
          </m:rPr>
          <m:t>=</m:t>
        </m:r>
        <m:acc>
          <m:accPr>
            <m:chr m:val="̃"/>
          </m:accPr>
          <m:e>
            <m:r>
              <m:t>0</m:t>
            </m:r>
          </m:e>
        </m:acc>
      </m:oMath>
      <w:r>
        <w:t xml:space="preserve">,</w:t>
      </w:r>
      <w:r>
        <w:t xml:space="preserve"> </w:t>
      </w:r>
      <w:r>
        <w:t xml:space="preserve">so</w:t>
      </w:r>
      <w:r>
        <w:t xml:space="preserve"> </w:t>
      </w:r>
      <m:oMath>
        <m:r>
          <m:rPr>
            <m:scr m:val="script"/>
            <m:sty m:val="p"/>
          </m:rPr>
          <m:t>N</m:t>
        </m:r>
        <m:r>
          <m:rPr>
            <m:sty m:val="p"/>
          </m:rPr>
          <m:t>(</m:t>
        </m:r>
        <m:r>
          <m:rPr>
            <m:sty m:val="bi"/>
          </m:rPr>
          <m:t>A</m:t>
        </m:r>
        <m:r>
          <m:rPr>
            <m:sty m:val="p"/>
          </m:rPr>
          <m:t>−</m:t>
        </m:r>
        <m:r>
          <m:t>2</m:t>
        </m:r>
        <m:r>
          <m:t> </m:t>
        </m:r>
        <m:sSub>
          <m:e>
            <m:r>
              <m:rPr>
                <m:sty m:val="bi"/>
              </m:rPr>
              <m:t>I</m:t>
            </m:r>
          </m:e>
          <m:sub>
            <m:r>
              <m:t>2</m:t>
            </m:r>
          </m:sub>
        </m:sSub>
        <m:r>
          <m:rPr>
            <m:sty m:val="p"/>
          </m:rPr>
          <m:t>)</m:t>
        </m:r>
        <m:r>
          <m:rPr>
            <m:sty m:val="p"/>
          </m:rPr>
          <m:t>=</m:t>
        </m:r>
        <m:r>
          <m:t>​</m:t>
        </m:r>
        <m:d>
          <m:dPr>
            <m:begChr m:val="{"/>
            <m:sepChr m:val=""/>
            <m:endChr m:val="}"/>
            <m:grow/>
          </m:dPr>
          <m:e>
            <m:acc>
              <m:accPr>
                <m:chr m:val="̃"/>
              </m:accPr>
              <m:e>
                <m:r>
                  <m:t>0</m:t>
                </m:r>
              </m:e>
            </m:acc>
          </m:e>
        </m:d>
        <m:r>
          <m:t>​</m:t>
        </m:r>
      </m:oMath>
      <w:r>
        <w:t xml:space="preserve">.</w:t>
      </w:r>
      <w:r>
        <w:t xml:space="preserve"> </w:t>
      </w:r>
      <w:r>
        <w:t xml:space="preserve">And</w:t>
      </w:r>
      <w:r>
        <w:t xml:space="preserve"> </w:t>
      </w:r>
      <m:oMath>
        <m:r>
          <m:t>2</m:t>
        </m:r>
      </m:oMath>
      <w:r>
        <w:t xml:space="preserve"> </w:t>
      </w:r>
      <w:r>
        <w:t xml:space="preserve">is not an eigenvalue (</w:t>
      </w:r>
      <w:hyperlink w:anchor="def-eigenvalue">
        <w:r>
          <w:rPr>
            <w:rStyle w:val="Hyperlink"/>
          </w:rPr>
          <w:t xml:space="preserve">Definition 82</w:t>
        </w:r>
      </w:hyperlink>
      <w:r>
        <w:t xml:space="preserve">):</w:t>
      </w:r>
      <w:r>
        <w:t xml:space="preserve"> </w:t>
      </w:r>
      <m:oMath>
        <m:r>
          <m:rPr>
            <m:sty m:val="bi"/>
          </m:rPr>
          <m:t>A</m:t>
        </m:r>
        <m:acc>
          <m:accPr>
            <m:chr m:val="̃"/>
          </m:accPr>
          <m:e>
            <m:r>
              <m:t>v</m:t>
            </m:r>
          </m:e>
        </m:acc>
        <m:r>
          <m:rPr>
            <m:sty m:val="p"/>
          </m:rPr>
          <m:t>=</m:t>
        </m:r>
        <m:r>
          <m:t>2</m:t>
        </m:r>
        <m:acc>
          <m:accPr>
            <m:chr m:val="̃"/>
          </m:accPr>
          <m:e>
            <m:r>
              <m:t>v</m:t>
            </m:r>
          </m:e>
        </m:acc>
      </m:oMath>
      <w:r>
        <w:t xml:space="preserve"> </w:t>
      </w:r>
      <w:r>
        <w:t xml:space="preserve">reads</w:t>
      </w:r>
      <w:r>
        <w:t xml:space="preserve"> </w:t>
      </w:r>
      <m:oMath>
        <m:r>
          <m:rPr>
            <m:sty m:val="p"/>
          </m:rPr>
          <m:t>(</m:t>
        </m:r>
        <m:r>
          <m:t>2</m:t>
        </m:r>
        <m:sSub>
          <m:e>
            <m:r>
              <m:t>v</m:t>
            </m:r>
          </m:e>
          <m:sub>
            <m:r>
              <m:t>1</m:t>
            </m:r>
          </m:sub>
        </m:sSub>
        <m:r>
          <m:rPr>
            <m:sty m:val="p"/>
          </m:rPr>
          <m:t>+</m:t>
        </m:r>
        <m:sSub>
          <m:e>
            <m:r>
              <m:t>v</m:t>
            </m:r>
          </m:e>
          <m:sub>
            <m:r>
              <m:t>2</m:t>
            </m:r>
          </m:sub>
        </m:sSub>
        <m:r>
          <m:rPr>
            <m:sty m:val="p"/>
          </m:rPr>
          <m:t>,</m:t>
        </m:r>
        <m:sSub>
          <m:e>
            <m:r>
              <m:t>v</m:t>
            </m:r>
          </m:e>
          <m:sub>
            <m:r>
              <m:t>1</m:t>
            </m:r>
          </m:sub>
        </m:sSub>
        <m:r>
          <m:rPr>
            <m:sty m:val="p"/>
          </m:rPr>
          <m:t>+</m:t>
        </m:r>
        <m:r>
          <m:t>2</m:t>
        </m:r>
        <m:sSub>
          <m:e>
            <m:r>
              <m:t>v</m:t>
            </m:r>
          </m:e>
          <m:sub>
            <m:r>
              <m:t>2</m:t>
            </m:r>
          </m:sub>
        </m:sSub>
        <m:r>
          <m:rPr>
            <m:sty m:val="p"/>
          </m:rPr>
          <m:t>)</m:t>
        </m:r>
        <m:r>
          <m:rPr>
            <m:sty m:val="p"/>
          </m:rPr>
          <m:t>=</m:t>
        </m:r>
        <m:r>
          <m:rPr>
            <m:sty m:val="p"/>
          </m:rPr>
          <m:t>(</m:t>
        </m:r>
        <m:r>
          <m:t>2</m:t>
        </m:r>
        <m:sSub>
          <m:e>
            <m:r>
              <m:t>v</m:t>
            </m:r>
          </m:e>
          <m:sub>
            <m:r>
              <m:t>1</m:t>
            </m:r>
          </m:sub>
        </m:sSub>
        <m:r>
          <m:rPr>
            <m:sty m:val="p"/>
          </m:rPr>
          <m:t>,</m:t>
        </m:r>
        <m:r>
          <m:t>2</m:t>
        </m:r>
        <m:sSub>
          <m:e>
            <m:r>
              <m:t>v</m:t>
            </m:r>
          </m:e>
          <m:sub>
            <m:r>
              <m:t>2</m:t>
            </m:r>
          </m:sub>
        </m:sSub>
        <m:r>
          <m:rPr>
            <m:sty m:val="p"/>
          </m:rPr>
          <m:t>)</m:t>
        </m:r>
      </m:oMath>
      <w:r>
        <w:t xml:space="preserve">,</w:t>
      </w:r>
      <w:r>
        <w:t xml:space="preserve"> </w:t>
      </w:r>
      <w:r>
        <w:t xml:space="preserve">so</w:t>
      </w:r>
      <w:r>
        <w:t xml:space="preserve"> </w:t>
      </w:r>
      <m:oMath>
        <m:sSub>
          <m:e>
            <m:r>
              <m:t>v</m:t>
            </m:r>
          </m:e>
          <m:sub>
            <m:r>
              <m:t>2</m:t>
            </m:r>
          </m:sub>
        </m:sSub>
        <m:r>
          <m:rPr>
            <m:sty m:val="p"/>
          </m:rPr>
          <m:t>=</m:t>
        </m:r>
        <m:r>
          <m:t>0</m:t>
        </m:r>
      </m:oMath>
      <w:r>
        <w:t xml:space="preserve"> </w:t>
      </w:r>
      <w:r>
        <w:t xml:space="preserve">and</w:t>
      </w:r>
      <w:r>
        <w:t xml:space="preserve"> </w:t>
      </w:r>
      <m:oMath>
        <m:sSub>
          <m:e>
            <m:r>
              <m:t>v</m:t>
            </m:r>
          </m:e>
          <m:sub>
            <m:r>
              <m:t>1</m:t>
            </m:r>
          </m:sub>
        </m:sSub>
        <m:r>
          <m:rPr>
            <m:sty m:val="p"/>
          </m:rPr>
          <m:t>=</m:t>
        </m:r>
        <m:r>
          <m:t>0</m:t>
        </m:r>
      </m:oMath>
      <w:r>
        <w:t xml:space="preserve">.</w:t>
      </w:r>
      <w:r>
        <w:t xml:space="preserve"> </w:t>
      </w:r>
      <w:r>
        <w:t xml:space="preserve">So</w:t>
      </w:r>
      <w:r>
        <w:t xml:space="preserve"> </w:t>
      </w:r>
      <w:hyperlink w:anchor="def-eigenspace">
        <w:r>
          <w:rPr>
            <w:rStyle w:val="Hyperlink"/>
          </w:rPr>
          <w:t xml:space="preserve">Definition 98</w:t>
        </w:r>
      </w:hyperlink>
      <w:r>
        <w:t xml:space="preserve"> </w:t>
      </w:r>
      <w:r>
        <w:t xml:space="preserve">does not apply to</w:t>
      </w:r>
      <w:r>
        <w:t xml:space="preserve"> </w:t>
      </w:r>
      <m:oMath>
        <m:r>
          <m:t>2</m:t>
        </m:r>
      </m:oMath>
      <w:r>
        <w:t xml:space="preserve">.</w:t>
      </w:r>
    </w:p>
    <w:bookmarkEnd w:id="570"/>
    <w:bookmarkStart w:id="571" w:name="thm-eigenvalue-singular"/>
    <w:p>
      <w:pPr>
        <w:pStyle w:val="BodyText"/>
      </w:pPr>
      <w:r>
        <w:rPr>
          <w:b/>
          <w:bCs/>
        </w:rPr>
        <w:t xml:space="preserve">Theorem 102 (Eigenvalues are where</w:t>
      </w:r>
      <w:r>
        <w:rPr>
          <w:b/>
          <w:bCs/>
        </w:rPr>
        <w:t xml:space="preserve"> </w:t>
      </w:r>
      <m:oMath>
        <m:r>
          <m:rPr>
            <m:sty m:val="bi"/>
          </m:rPr>
          <m:t>A</m:t>
        </m:r>
        <m:r>
          <m:rPr>
            <m:sty m:val="p"/>
          </m:rPr>
          <m:t>−</m:t>
        </m:r>
        <m:r>
          <m:t>λ</m:t>
        </m:r>
        <m:r>
          <m:rPr>
            <m:sty m:val="bi"/>
          </m:rPr>
          <m:t>I</m:t>
        </m:r>
      </m:oMath>
      <w:r>
        <w:rPr>
          <w:b/>
          <w:bCs/>
        </w:rPr>
        <w:t xml:space="preserve"> </w:t>
      </w:r>
      <w:r>
        <w:rPr>
          <w:b/>
          <w:bCs/>
        </w:rPr>
        <w:t xml:space="preserve">is singular)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 and</w:t>
      </w:r>
      <w:r>
        <w:t xml:space="preserve"> </w:t>
      </w:r>
      <m:oMath>
        <m:r>
          <m:t>λ</m:t>
        </m:r>
      </m:oMath>
      <w:r>
        <w:t xml:space="preserve"> </w:t>
      </w:r>
      <w:r>
        <w:t xml:space="preserve">a real number.</w:t>
      </w:r>
      <w:r>
        <w:t xml:space="preserve"> </w:t>
      </w:r>
      <w:r>
        <w:t xml:space="preserve">Then</w:t>
      </w:r>
      <w:r>
        <w:t xml:space="preserve"> </w:t>
      </w:r>
      <m:oMath>
        <m:r>
          <m:t>λ</m:t>
        </m:r>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82</w:t>
        </w:r>
      </w:hyperlink>
      <w:r>
        <w:t xml:space="preserve">)</w:t>
      </w:r>
      <w:r>
        <w:t xml:space="preserve"> </w:t>
      </w:r>
      <w:r>
        <w:t xml:space="preserve">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 (</w:t>
      </w:r>
      <w:hyperlink w:anchor="def-invertible-matrix">
        <w:r>
          <w:rPr>
            <w:rStyle w:val="Hyperlink"/>
          </w:rPr>
          <w:t xml:space="preserve">Definition 72</w:t>
        </w:r>
      </w:hyperlink>
      <w:r>
        <w:t xml:space="preserve">).</w:t>
      </w:r>
      <w:r>
        <w:t xml:space="preserve"> </w:t>
      </w:r>
      <w:r>
        <w:t xml:space="preserve">In particular,</w:t>
      </w:r>
      <w:r>
        <w:t xml:space="preserve"> </w:t>
      </w:r>
      <m:oMath>
        <m:r>
          <m:rPr>
            <m:sty m:val="bi"/>
          </m:rPr>
          <m:t>A</m:t>
        </m:r>
      </m:oMath>
      <w:r>
        <w:t xml:space="preserve"> </w:t>
      </w:r>
      <w:r>
        <w:t xml:space="preserve">is singular exactly when</w:t>
      </w:r>
      <w:r>
        <w:t xml:space="preserve"> </w:t>
      </w:r>
      <m:oMath>
        <m:r>
          <m:t>0</m:t>
        </m:r>
      </m:oMath>
      <w:r>
        <w:t xml:space="preserve"> </w:t>
      </w:r>
      <w:r>
        <w:t xml:space="preserve">is one of its eigenvalues;</w:t>
      </w:r>
      <w:r>
        <w:t xml:space="preserve"> </w:t>
      </w:r>
      <w:r>
        <w:t xml:space="preserve">and each eigenspace</w:t>
      </w:r>
      <w:r>
        <w:t xml:space="preserve"> </w:t>
      </w:r>
      <m:oMath>
        <m:sSub>
          <m:e>
            <m:r>
              <m:rPr>
                <m:scr m:val="script"/>
                <m:sty m:val="p"/>
              </m:rPr>
              <m:t>E</m:t>
            </m:r>
          </m:e>
          <m:sub>
            <m:r>
              <m:t>λ</m:t>
            </m:r>
          </m:sub>
        </m:sSub>
      </m:oMath>
      <w:r>
        <w:t xml:space="preserve"> </w:t>
      </w:r>
      <w:r>
        <w:t xml:space="preserve">(</w:t>
      </w:r>
      <w:hyperlink w:anchor="def-eigenspace">
        <w:r>
          <w:rPr>
            <w:rStyle w:val="Hyperlink"/>
          </w:rPr>
          <w:t xml:space="preserve">Definition 98</w:t>
        </w:r>
      </w:hyperlink>
      <w:r>
        <w:t xml:space="preserve">) is a subspace of</w:t>
      </w:r>
      <w:r>
        <w:t xml:space="preserve"> </w:t>
      </w:r>
      <m:oMath>
        <m:sSup>
          <m:e>
            <m:r>
              <m:rPr>
                <m:scr m:val="double-struck"/>
                <m:sty m:val="p"/>
              </m:rPr>
              <m:t>R</m:t>
            </m:r>
          </m:e>
          <m:sup>
            <m:r>
              <m:t>p</m:t>
            </m:r>
          </m:sup>
        </m:sSup>
      </m:oMath>
      <w:r>
        <w:t xml:space="preserve"> </w:t>
      </w:r>
      <w:r>
        <w:t xml:space="preserve">consisting of</w:t>
      </w:r>
      <w:r>
        <w:t xml:space="preserve"> </w:t>
      </w:r>
      <m:oMath>
        <m:acc>
          <m:accPr>
            <m:chr m:val="̃"/>
          </m:accPr>
          <m:e>
            <m:r>
              <m:t>0</m:t>
            </m:r>
          </m:e>
        </m:acc>
      </m:oMath>
      <w:r>
        <w:t xml:space="preserve"> </w:t>
      </w:r>
      <w:r>
        <w:t xml:space="preserve">and the eigenvectors for</w:t>
      </w:r>
      <w:r>
        <w:t xml:space="preserve"> </w:t>
      </w:r>
      <m:oMath>
        <m:r>
          <m:t>λ</m:t>
        </m:r>
      </m:oMath>
      <w:r>
        <w:t xml:space="preserve">.</w:t>
      </w:r>
    </w:p>
    <w:bookmarkEnd w:id="571"/>
    <w:p>
      <w:pPr>
        <w:pStyle w:val="BodyText"/>
      </w:pPr>
      <w:r>
        <w:rPr>
          <w:i/>
          <w:iCs/>
        </w:rPr>
        <w:t xml:space="preserve">Proof</w:t>
      </w:r>
      <w:r>
        <w:t xml:space="preserve">. </w:t>
      </w:r>
      <w:r>
        <w:t xml:space="preserve">For any</w:t>
      </w:r>
      <w:r>
        <w:t xml:space="preserve"> </w:t>
      </w:r>
      <m:oMath>
        <m:acc>
          <m:accPr>
            <m:chr m:val="̃"/>
          </m:accPr>
          <m:e>
            <m:r>
              <m:t>v</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r>
                <m:rPr>
                  <m:sty m:val="p"/>
                </m:rPr>
                <m:t>(</m:t>
              </m:r>
              <m:r>
                <m:rPr>
                  <m:sty m:val="bi"/>
                </m:rPr>
                <m:t>A</m:t>
              </m:r>
              <m:r>
                <m:rPr>
                  <m:sty m:val="p"/>
                </m:rPr>
                <m:t>−</m:t>
              </m:r>
              <m:r>
                <m:t>λ</m:t>
              </m:r>
              <m:r>
                <m:t> </m:t>
              </m:r>
              <m:sSub>
                <m:e>
                  <m:r>
                    <m:rPr>
                      <m:sty m:val="bi"/>
                    </m:rPr>
                    <m:t>I</m:t>
                  </m:r>
                </m:e>
                <m:sub>
                  <m:r>
                    <m:t>p</m:t>
                  </m:r>
                </m:sub>
              </m:sSub>
              <m:r>
                <m:rPr>
                  <m:sty m:val="p"/>
                </m:rPr>
                <m:t>)</m:t>
              </m:r>
              <m:r>
                <m:t> </m:t>
              </m:r>
              <m:acc>
                <m:accPr>
                  <m:chr m:val="̃"/>
                </m:accPr>
                <m:e>
                  <m:r>
                    <m:t>v</m:t>
                  </m:r>
                </m:e>
              </m:acc>
              <m:r>
                <m:t>&amp;</m:t>
              </m:r>
              <m:r>
                <m:rPr>
                  <m:sty m:val="p"/>
                </m:rPr>
                <m:t>=</m:t>
              </m:r>
              <m:r>
                <m:rPr>
                  <m:sty m:val="bi"/>
                </m:rPr>
                <m:t>A</m:t>
              </m:r>
              <m:acc>
                <m:accPr>
                  <m:chr m:val="̃"/>
                </m:accPr>
                <m:e>
                  <m:r>
                    <m:t>v</m:t>
                  </m:r>
                </m:e>
              </m:acc>
              <m:r>
                <m:rPr>
                  <m:sty m:val="p"/>
                </m:rPr>
                <m:t>−</m:t>
              </m:r>
              <m:r>
                <m:rPr>
                  <m:sty m:val="p"/>
                </m:rPr>
                <m:t>(</m:t>
              </m:r>
              <m:r>
                <m:t>λ</m:t>
              </m:r>
              <m:r>
                <m:t> </m:t>
              </m:r>
              <m:sSub>
                <m:e>
                  <m:r>
                    <m:rPr>
                      <m:sty m:val="bi"/>
                    </m:rPr>
                    <m:t>I</m:t>
                  </m:r>
                </m:e>
                <m:sub>
                  <m:r>
                    <m:t>p</m:t>
                  </m:r>
                </m:sub>
              </m:sSub>
              <m:r>
                <m:rPr>
                  <m:sty m:val="p"/>
                </m:rPr>
                <m:t>)</m:t>
              </m:r>
              <m:r>
                <m:t> </m:t>
              </m:r>
              <m:acc>
                <m:accPr>
                  <m:chr m:val="̃"/>
                </m:accPr>
                <m:e>
                  <m:r>
                    <m:t>v</m:t>
                  </m:r>
                </m:e>
              </m:acc>
              <m:r>
                <m:t>&amp;</m:t>
              </m:r>
              <m:r>
                <m:t>&amp;</m:t>
              </m:r>
              <m:r>
                <m:rPr>
                  <m:nor/>
                  <m:sty m:val="p"/>
                </m:rPr>
                <m:t>(</m:t>
              </m:r>
              <m:r>
                <m:rPr>
                  <m:nor/>
                  <m:sty m:val="p"/>
                </m:rPr>
                <m:t>Theorem 87</m:t>
              </m:r>
              <m:r>
                <m:rPr>
                  <m:nor/>
                  <m:sty m:val="p"/>
                </m:rPr>
                <m:t>, the difference law)</m:t>
              </m:r>
            </m:e>
            <m:e>
              <m:r>
                <m:t>&amp;</m:t>
              </m:r>
              <m:r>
                <m:rPr>
                  <m:sty m:val="p"/>
                </m:rPr>
                <m:t>=</m:t>
              </m:r>
              <m:r>
                <m:rPr>
                  <m:sty m:val="bi"/>
                </m:rPr>
                <m:t>A</m:t>
              </m:r>
              <m:acc>
                <m:accPr>
                  <m:chr m:val="̃"/>
                </m:accPr>
                <m:e>
                  <m:r>
                    <m:t>v</m:t>
                  </m:r>
                </m:e>
              </m:acc>
              <m:r>
                <m:rPr>
                  <m:sty m:val="p"/>
                </m:rPr>
                <m:t>−</m:t>
              </m:r>
              <m:r>
                <m:t>λ</m:t>
              </m:r>
              <m:r>
                <m:t> </m:t>
              </m:r>
              <m:r>
                <m:rPr>
                  <m:sty m:val="p"/>
                </m:rPr>
                <m:t>(</m:t>
              </m:r>
              <m:sSub>
                <m:e>
                  <m:r>
                    <m:rPr>
                      <m:sty m:val="bi"/>
                    </m:rPr>
                    <m:t>I</m:t>
                  </m:r>
                </m:e>
                <m:sub>
                  <m:r>
                    <m:t>p</m:t>
                  </m:r>
                </m:sub>
              </m:sSub>
              <m:acc>
                <m:accPr>
                  <m:chr m:val="̃"/>
                </m:accPr>
                <m:e>
                  <m:r>
                    <m:t>v</m:t>
                  </m:r>
                </m:e>
              </m:acc>
              <m:r>
                <m:rPr>
                  <m:sty m:val="p"/>
                </m:rPr>
                <m:t>)</m:t>
              </m:r>
              <m:r>
                <m:t>&amp;</m:t>
              </m:r>
              <m:r>
                <m:t>&amp;</m:t>
              </m:r>
              <m:r>
                <m:rPr>
                  <m:nor/>
                  <m:sty m:val="p"/>
                </m:rPr>
                <m:t>(</m:t>
              </m:r>
              <m:r>
                <m:rPr>
                  <m:nor/>
                  <m:sty m:val="p"/>
                </m:rPr>
                <m:t>Theorem 87</m:t>
              </m:r>
              <m:r>
                <m:rPr>
                  <m:nor/>
                  <m:sty m:val="p"/>
                </m:rPr>
                <m:t>, the scalar factor)</m:t>
              </m:r>
            </m:e>
            <m:e>
              <m:r>
                <m:t>&amp;</m:t>
              </m:r>
              <m:r>
                <m:rPr>
                  <m:sty m:val="p"/>
                </m:rPr>
                <m:t>=</m:t>
              </m:r>
              <m:r>
                <m:rPr>
                  <m:sty m:val="bi"/>
                </m:rPr>
                <m:t>A</m:t>
              </m:r>
              <m:acc>
                <m:accPr>
                  <m:chr m:val="̃"/>
                </m:accPr>
                <m:e>
                  <m:r>
                    <m:t>v</m:t>
                  </m:r>
                </m:e>
              </m:acc>
              <m:r>
                <m:rPr>
                  <m:sty m:val="p"/>
                </m:rPr>
                <m:t>−</m:t>
              </m:r>
              <m:r>
                <m:t>λ</m:t>
              </m:r>
              <m:acc>
                <m:accPr>
                  <m:chr m:val="̃"/>
                </m:accPr>
                <m:e>
                  <m:r>
                    <m:t>v</m:t>
                  </m:r>
                </m:e>
              </m:acc>
              <m:r>
                <m:rPr>
                  <m:sty m:val="p"/>
                </m:rPr>
                <m:t>,</m:t>
              </m:r>
              <m:r>
                <m:t>&amp;</m:t>
              </m:r>
              <m:r>
                <m:t>&amp;</m:t>
              </m:r>
              <m:r>
                <m:rPr>
                  <m:nor/>
                  <m:sty m:val="p"/>
                </m:rPr>
                <m:t>(</m:t>
              </m:r>
              <m:r>
                <m:rPr>
                  <m:nor/>
                  <m:sty m:val="p"/>
                </m:rPr>
                <m:t>Theorem 10</m:t>
              </m:r>
              <m:r>
                <m:rPr>
                  <m:nor/>
                  <m:sty m:val="p"/>
                </m:rPr>
                <m:t>)</m:t>
              </m:r>
            </m:e>
          </m:eqArr>
        </m:oMath>
      </m:oMathPara>
    </w:p>
    <w:p>
      <w:pPr>
        <w:pStyle w:val="FirstParagraph"/>
      </w:pPr>
      <w:r>
        <w:t xml:space="preserve">so</w:t>
      </w:r>
      <w:r>
        <w:t xml:space="preserve"> </w:t>
      </w:r>
      <m:oMath>
        <m:r>
          <m:rPr>
            <m:sty m:val="bi"/>
          </m:rPr>
          <m:t>A</m:t>
        </m:r>
        <m:acc>
          <m:accPr>
            <m:chr m:val="̃"/>
          </m:accPr>
          <m:e>
            <m:r>
              <m:t>v</m:t>
            </m:r>
          </m:e>
        </m:acc>
        <m:r>
          <m:rPr>
            <m:sty m:val="p"/>
          </m:rPr>
          <m:t>=</m:t>
        </m:r>
        <m:r>
          <m:t>λ</m:t>
        </m:r>
        <m:acc>
          <m:accPr>
            <m:chr m:val="̃"/>
          </m:accPr>
          <m:e>
            <m:r>
              <m:t>v</m:t>
            </m:r>
          </m:e>
        </m:acc>
      </m:oMath>
      <w:r>
        <w:t xml:space="preserve"> </w:t>
      </w:r>
      <w:r>
        <w:t xml:space="preserve">exactly when</w:t>
      </w:r>
      <w:r>
        <w:t xml:space="preserve"> </w:t>
      </w:r>
      <m:oMath>
        <m:acc>
          <m:accPr>
            <m:chr m:val="̃"/>
          </m:accPr>
          <m:e>
            <m:r>
              <m:t>v</m:t>
            </m:r>
          </m:e>
        </m:acc>
        <m:r>
          <m:rPr>
            <m:sty m:val="p"/>
          </m:rPr>
          <m:t>∈</m:t>
        </m:r>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the nonzero such</w:t>
      </w:r>
      <w:r>
        <w:t xml:space="preserve"> </w:t>
      </w:r>
      <m:oMath>
        <m:acc>
          <m:accPr>
            <m:chr m:val="̃"/>
          </m:accPr>
          <m:e>
            <m:r>
              <m:t>v</m:t>
            </m:r>
          </m:e>
        </m:acc>
      </m:oMath>
      <w:r>
        <w:t xml:space="preserve"> </w:t>
      </w:r>
      <w:r>
        <w:t xml:space="preserve">are the eigenvectors for</w:t>
      </w:r>
      <w:r>
        <w:t xml:space="preserve"> </w:t>
      </w:r>
      <m:oMath>
        <m:r>
          <m:t>λ</m:t>
        </m:r>
      </m:oMath>
      <w:r>
        <w:t xml:space="preserve">.</w:t>
      </w:r>
      <w:r>
        <w:t xml:space="preserve"> </w:t>
      </w:r>
      <w:r>
        <w:t xml:space="preserve">So</w:t>
      </w:r>
      <w:r>
        <w:t xml:space="preserve"> </w:t>
      </w:r>
      <m:oMath>
        <m:r>
          <m:t>λ</m:t>
        </m:r>
      </m:oMath>
      <w:r>
        <w:t xml:space="preserve"> </w:t>
      </w:r>
      <w:r>
        <w:t xml:space="preserve">is an eigenvalue exactly when that null space contains a nonzero vector,</w:t>
      </w:r>
      <w:r>
        <w:t xml:space="preserve"> </w:t>
      </w:r>
      <w:r>
        <w:t xml:space="preserve">which by</w:t>
      </w:r>
      <w:r>
        <w:t xml:space="preserve"> </w:t>
      </w:r>
      <w:hyperlink w:anchor="thm-invertible-rank">
        <w:r>
          <w:rPr>
            <w:rStyle w:val="Hyperlink"/>
          </w:rPr>
          <w:t xml:space="preserve">Theorem 101</w:t>
        </w:r>
      </w:hyperlink>
      <w:r>
        <w:t xml:space="preserve"> </w:t>
      </w:r>
      <w:r>
        <w:t xml:space="preserve">is 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w:t>
      </w:r>
      <w:r>
        <w:t xml:space="preserve"> </w:t>
      </w:r>
      <w:r>
        <w:t xml:space="preserve">With</w:t>
      </w:r>
      <w:r>
        <w:t xml:space="preserve"> </w:t>
      </w:r>
      <m:oMath>
        <m:r>
          <m:t>λ</m:t>
        </m:r>
        <m:r>
          <m:rPr>
            <m:sty m:val="p"/>
          </m:rPr>
          <m:t>=</m:t>
        </m:r>
        <m:r>
          <m:t>0</m:t>
        </m:r>
      </m:oMath>
      <w:r>
        <w:t xml:space="preserve">,</w:t>
      </w:r>
      <w:r>
        <w:t xml:space="preserve"> </w:t>
      </w:r>
      <m:oMath>
        <m:r>
          <m:rPr>
            <m:sty m:val="bi"/>
          </m:rPr>
          <m:t>A</m:t>
        </m:r>
        <m:r>
          <m:rPr>
            <m:sty m:val="p"/>
          </m:rPr>
          <m:t>−</m:t>
        </m:r>
        <m:r>
          <m:t>0</m:t>
        </m:r>
        <m:r>
          <m:t> </m:t>
        </m:r>
        <m:sSub>
          <m:e>
            <m:r>
              <m:rPr>
                <m:sty m:val="bi"/>
              </m:rPr>
              <m:t>I</m:t>
            </m:r>
          </m:e>
          <m:sub>
            <m:r>
              <m:t>p</m:t>
            </m:r>
          </m:sub>
        </m:sSub>
        <m:r>
          <m:rPr>
            <m:sty m:val="p"/>
          </m:rPr>
          <m:t>=</m:t>
        </m:r>
        <m:r>
          <m:rPr>
            <m:sty m:val="bi"/>
          </m:rPr>
          <m:t>A</m:t>
        </m:r>
      </m:oMath>
      <w:r>
        <w:t xml:space="preserve">.</w:t>
      </w:r>
      <w:r>
        <w:t xml:space="preserve"> </w:t>
      </w:r>
      <w:r>
        <w:t xml:space="preserve">An eigenspace is a null space, so it is a subspace (</w:t>
      </w:r>
      <w:hyperlink w:anchor="thm-null-space-subspace">
        <w:r>
          <w:rPr>
            <w:rStyle w:val="Hyperlink"/>
          </w:rPr>
          <w:t xml:space="preserve">Theorem 32</w:t>
        </w:r>
      </w:hyperlink>
      <w:r>
        <w:t xml:space="preserve">).</w:t>
      </w:r>
    </w:p>
    <w:bookmarkStart w:id="572" w:name="exm-eigenvalue-singular"/>
    <w:p>
      <w:pPr>
        <w:pStyle w:val="BodyText"/>
      </w:pPr>
      <w:r>
        <w:rPr>
          <w:b/>
          <w:bCs/>
        </w:rPr>
        <w:t xml:space="preserve">Example 187 (Eigenvalues and singular matrices)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is singular</w:t>
      </w:r>
      <w:r>
        <w:t xml:space="preserve"> </w:t>
      </w:r>
      <w:r>
        <w:t xml:space="preserve">(its columns are negatives of each other, so its rank is</w:t>
      </w:r>
      <w:r>
        <w:t xml:space="preserve"> </w:t>
      </w:r>
      <m:oMath>
        <m:r>
          <m:t>1</m:t>
        </m:r>
      </m:oMath>
      <w:r>
        <w:t xml:space="preserve">),</w:t>
      </w:r>
      <w:r>
        <w:t xml:space="preserve"> </w:t>
      </w:r>
      <w:r>
        <w:t xml:space="preserve">matching the eigenvalue</w:t>
      </w:r>
      <w:r>
        <w:t xml:space="preserve"> </w:t>
      </w:r>
      <m:oMath>
        <m:r>
          <m:t>3</m:t>
        </m:r>
      </m:oMath>
      <w:r>
        <w:t xml:space="preserve"> </w:t>
      </w:r>
      <w:r>
        <w:t xml:space="preserve">of</w:t>
      </w:r>
      <w:r>
        <w:t xml:space="preserve"> </w:t>
      </w:r>
      <w:hyperlink w:anchor="exm-eigenvalue">
        <w:r>
          <w:rPr>
            <w:rStyle w:val="Hyperlink"/>
          </w:rPr>
          <w:t xml:space="preserve">Example 137</w:t>
        </w:r>
      </w:hyperlink>
      <w:r>
        <w:t xml:space="preserve">.</w:t>
      </w:r>
      <w:r>
        <w:t xml:space="preserve"> </w:t>
      </w:r>
      <m:oMath>
        <m:r>
          <m:rPr>
            <m:sty m:val="bi"/>
          </m:rPr>
          <m:t>A</m:t>
        </m:r>
      </m:oMath>
      <w:r>
        <w:t xml:space="preserve"> </w:t>
      </w:r>
      <w:r>
        <w:t xml:space="preserve">itself has rank</w:t>
      </w:r>
      <w:r>
        <w:t xml:space="preserve"> </w:t>
      </w:r>
      <m:oMath>
        <m:r>
          <m:t>2</m:t>
        </m:r>
      </m:oMath>
      <w:r>
        <w:t xml:space="preserve">, since</w:t>
      </w:r>
      <w:r>
        <w:t xml:space="preserve"> </w:t>
      </w:r>
      <m:oMath>
        <m:sSub>
          <m:e>
            <m:r>
              <m:t>c</m:t>
            </m:r>
          </m:e>
          <m:sub>
            <m:r>
              <m:t>1</m:t>
            </m:r>
          </m:sub>
        </m:sSub>
        <m:r>
          <m:rPr>
            <m:sty m:val="p"/>
          </m:rPr>
          <m:t>(</m:t>
        </m:r>
        <m:r>
          <m:t>2</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1</m:t>
            </m:r>
          </m:sub>
        </m:sSub>
        <m:r>
          <m:rPr>
            <m:sty m:val="p"/>
          </m:rPr>
          <m:t>+</m:t>
        </m:r>
        <m:r>
          <m:t>2</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e>
          </m:eqArr>
        </m:oMath>
      </m:oMathPara>
    </w:p>
    <w:p>
      <w:pPr>
        <w:pStyle w:val="FirstParagraph"/>
      </w:pPr>
      <w:r>
        <w:t xml:space="preserve">(subtract twice the second entry from the first:</w:t>
      </w:r>
      <w:r>
        <w:t xml:space="preserve"> </w:t>
      </w:r>
      <m:oMath>
        <m:r>
          <m:rPr>
            <m:sty m:val="p"/>
          </m:rPr>
          <m:t>−</m:t>
        </m:r>
        <m:r>
          <m:t>3</m:t>
        </m:r>
        <m:sSub>
          <m:e>
            <m:r>
              <m:t>c</m:t>
            </m:r>
          </m:e>
          <m:sub>
            <m:r>
              <m:t>2</m:t>
            </m:r>
          </m:sub>
        </m:sSub>
        <m:r>
          <m:rPr>
            <m:sty m:val="p"/>
          </m:rPr>
          <m:t>=</m:t>
        </m:r>
        <m:r>
          <m:t>0</m:t>
        </m:r>
      </m:oMath>
      <w:r>
        <w:t xml:space="preserve">, and then the second entry gives</w:t>
      </w:r>
      <w:r>
        <w:t xml:space="preserve"> </w:t>
      </w:r>
      <m:oMath>
        <m:sSub>
          <m:e>
            <m:r>
              <m:t>c</m:t>
            </m:r>
          </m:e>
          <m:sub>
            <m:r>
              <m:t>1</m:t>
            </m:r>
          </m:sub>
        </m:sSub>
        <m:r>
          <m:rPr>
            <m:sty m:val="p"/>
          </m:rPr>
          <m:t>=</m:t>
        </m:r>
        <m:r>
          <m:t>0</m:t>
        </m:r>
      </m:oMath>
      <w:r>
        <w:t xml:space="preserve">);</w:t>
      </w:r>
      <w:r>
        <w:t xml:space="preserve"> </w:t>
      </w:r>
      <w:r>
        <w:t xml:space="preserve">so it is invertible (</w:t>
      </w:r>
      <w:hyperlink w:anchor="thm-invertible-rank">
        <w:r>
          <w:rPr>
            <w:rStyle w:val="Hyperlink"/>
          </w:rPr>
          <w:t xml:space="preserve">Theorem 101</w:t>
        </w:r>
      </w:hyperlink>
      <w:r>
        <w:t xml:space="preserve">),</w:t>
      </w:r>
      <w:r>
        <w:t xml:space="preserve"> </w:t>
      </w:r>
      <w:r>
        <w:t xml:space="preserve">and</w:t>
      </w:r>
      <w:r>
        <w:t xml:space="preserve"> </w:t>
      </w:r>
      <m:oMath>
        <m:r>
          <m:t>0</m:t>
        </m:r>
      </m:oMath>
      <w:r>
        <w:t xml:space="preserve"> </w:t>
      </w:r>
      <w:r>
        <w:t xml:space="preserve">is not an eigenvalue.</w:t>
      </w:r>
      <w:r>
        <w:t xml:space="preserve"> </w:t>
      </w:r>
      <w:r>
        <w:t xml:space="preserve">The singular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w:t>
      </w:r>
      <w:r>
        <w:t xml:space="preserve"> </w:t>
      </w:r>
      <m:oMath>
        <m:r>
          <m:t>0</m:t>
        </m:r>
      </m:oMath>
      <w:r>
        <w:t xml:space="preserve">,</w:t>
      </w:r>
      <w:r>
        <w:t xml:space="preserve"> </w:t>
      </w:r>
      <w:r>
        <w:t xml:space="preserve">with eigenvector</w:t>
      </w:r>
      <w:r>
        <w:t xml:space="preserve"> </w:t>
      </w:r>
      <m:oMath>
        <m:r>
          <m:rPr>
            <m:sty m:val="p"/>
          </m:rPr>
          <m:t>(</m:t>
        </m:r>
        <m:r>
          <m:t>1</m:t>
        </m:r>
        <m:r>
          <m:rPr>
            <m:sty m:val="p"/>
          </m:rPr>
          <m:t>,</m:t>
        </m:r>
        <m:r>
          <m:rPr>
            <m:sty m:val="p"/>
          </m:rPr>
          <m:t>−</m:t>
        </m:r>
        <m:r>
          <m:t>1</m:t>
        </m:r>
        <m:r>
          <m:rPr>
            <m:sty m:val="p"/>
          </m:rPr>
          <m:t>)</m:t>
        </m:r>
      </m:oMath>
      <w:r>
        <w:t xml:space="preserve">.</w:t>
      </w:r>
    </w:p>
    <w:bookmarkEnd w:id="572"/>
    <w:bookmarkStart w:id="573" w:name="thm-eigen-shift-power"/>
    <w:p>
      <w:pPr>
        <w:pStyle w:val="BodyText"/>
      </w:pPr>
      <w:r>
        <w:rPr>
          <w:b/>
          <w:bCs/>
        </w:rPr>
        <w:t xml:space="preserve">Theorem 103 (Eigenvalues of shifts and powers)</w:t>
      </w:r>
      <w:r>
        <w:t xml:space="preserve"> </w:t>
      </w:r>
      <w:r>
        <w:t xml:space="preserve">Let</w:t>
      </w:r>
      <w:r>
        <w:t xml:space="preserve"> </w:t>
      </w:r>
      <m:oMath>
        <m:acc>
          <m:accPr>
            <m:chr m:val="̃"/>
          </m:accPr>
          <m:e>
            <m:r>
              <m:t>v</m:t>
            </m:r>
          </m:e>
        </m:acc>
      </m:oMath>
      <w:r>
        <w:t xml:space="preserve"> </w:t>
      </w:r>
      <w:r>
        <w:t xml:space="preserve">be an eigenvector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the eigenvalue</w:t>
      </w:r>
      <w:r>
        <w:t xml:space="preserve"> </w:t>
      </w:r>
      <m:oMath>
        <m:r>
          <m:t>λ</m:t>
        </m:r>
      </m:oMath>
      <w:r>
        <w:t xml:space="preserve"> </w:t>
      </w:r>
      <w:r>
        <w:t xml:space="preserve">(</w:t>
      </w:r>
      <w:hyperlink w:anchor="def-eigenvalue">
        <w:r>
          <w:rPr>
            <w:rStyle w:val="Hyperlink"/>
          </w:rPr>
          <w:t xml:space="preserve">Definition 82</w:t>
        </w:r>
      </w:hyperlink>
      <w:r>
        <w:t xml:space="preserve">). Then</w:t>
      </w:r>
    </w:p>
    <w:p>
      <w:pPr>
        <w:pStyle w:val="Compact"/>
        <w:numPr>
          <w:ilvl w:val="0"/>
          <w:numId w:val="1096"/>
        </w:numPr>
      </w:pPr>
      <m:oMath>
        <m:acc>
          <m:accPr>
            <m:chr m:val="̃"/>
          </m:accPr>
          <m:e>
            <m:r>
              <m:t>v</m:t>
            </m:r>
          </m:e>
        </m:acc>
      </m:oMath>
      <w:r>
        <w:t xml:space="preserve"> </w:t>
      </w:r>
      <w:r>
        <w:t xml:space="preserve">is an eigenvector of</w:t>
      </w:r>
      <w:r>
        <w:t xml:space="preserve"> </w:t>
      </w:r>
      <m:oMath>
        <m:r>
          <m:rPr>
            <m:sty m:val="bi"/>
          </m:rPr>
          <m:t>A</m:t>
        </m:r>
        <m:r>
          <m:rPr>
            <m:sty m:val="p"/>
          </m:rPr>
          <m:t>+</m:t>
        </m:r>
        <m:r>
          <m:t>s</m:t>
        </m:r>
        <m:r>
          <m:t> </m:t>
        </m:r>
        <m:sSub>
          <m:e>
            <m:r>
              <m:rPr>
                <m:sty m:val="bi"/>
              </m:rPr>
              <m:t>I</m:t>
            </m:r>
          </m:e>
          <m:sub>
            <m:r>
              <m:t>p</m:t>
            </m:r>
          </m:sub>
        </m:sSub>
      </m:oMath>
      <w:r>
        <w:t xml:space="preserve"> </w:t>
      </w:r>
      <w:r>
        <w:t xml:space="preserve">for</w:t>
      </w:r>
      <w:r>
        <w:t xml:space="preserve"> </w:t>
      </w:r>
      <m:oMath>
        <m:r>
          <m:t>λ</m:t>
        </m:r>
        <m:r>
          <m:rPr>
            <m:sty m:val="p"/>
          </m:rPr>
          <m:t>+</m:t>
        </m:r>
        <m:r>
          <m:t>s</m:t>
        </m:r>
      </m:oMath>
      <w:r>
        <w:t xml:space="preserve">, for every number</w:t>
      </w:r>
      <w:r>
        <w:t xml:space="preserve"> </w:t>
      </w:r>
      <m:oMath>
        <m:r>
          <m:t>s</m:t>
        </m:r>
      </m:oMath>
      <w:r>
        <w:t xml:space="preserve">;</w:t>
      </w:r>
    </w:p>
    <w:p>
      <w:pPr>
        <w:pStyle w:val="Compact"/>
        <w:numPr>
          <w:ilvl w:val="0"/>
          <w:numId w:val="1096"/>
        </w:numPr>
      </w:pPr>
      <m:oMath>
        <m:acc>
          <m:accPr>
            <m:chr m:val="̃"/>
          </m:accPr>
          <m:e>
            <m:r>
              <m:t>v</m:t>
            </m:r>
          </m:e>
        </m:acc>
      </m:oMath>
      <w:r>
        <w:t xml:space="preserve"> </w:t>
      </w:r>
      <w:r>
        <w:t xml:space="preserve">is an eigenvector of</w:t>
      </w:r>
      <w:r>
        <w:t xml:space="preserve"> </w:t>
      </w:r>
      <m:oMath>
        <m:sSup>
          <m:e>
            <m:r>
              <m:rPr>
                <m:sty m:val="bi"/>
              </m:rPr>
              <m:t>A</m:t>
            </m:r>
          </m:e>
          <m:sup>
            <m:r>
              <m:t>k</m:t>
            </m:r>
          </m:sup>
        </m:sSup>
      </m:oMath>
      <w:r>
        <w:t xml:space="preserve"> </w:t>
      </w:r>
      <w:r>
        <w:t xml:space="preserve">(</w:t>
      </w:r>
      <w:hyperlink w:anchor="def-matrix-power">
        <w:r>
          <w:rPr>
            <w:rStyle w:val="Hyperlink"/>
          </w:rPr>
          <w:t xml:space="preserve">Definition 68</w:t>
        </w:r>
      </w:hyperlink>
      <w:r>
        <w:t xml:space="preserve">) for</w:t>
      </w:r>
      <w:r>
        <w:t xml:space="preserve"> </w:t>
      </w:r>
      <m:oMath>
        <m:sSup>
          <m:e>
            <m:r>
              <m:t>λ</m:t>
            </m:r>
          </m:e>
          <m:sup>
            <m:r>
              <m:t>k</m:t>
            </m:r>
          </m:sup>
        </m:sSup>
      </m:oMath>
      <w:r>
        <w:t xml:space="preserve">,</w:t>
      </w:r>
      <w:r>
        <w:t xml:space="preserve"> </w:t>
      </w:r>
      <w:r>
        <w:t xml:space="preserve">for every positive integer</w:t>
      </w:r>
      <w:r>
        <w:t xml:space="preserve"> </w:t>
      </w:r>
      <m:oMath>
        <m:r>
          <m:t>k</m:t>
        </m:r>
      </m:oMath>
      <w:r>
        <w:t xml:space="preserve">.</w:t>
      </w:r>
    </w:p>
    <w:bookmarkEnd w:id="573"/>
    <w:p>
      <w:pPr>
        <w:pStyle w:val="FirstParagraph"/>
      </w:pPr>
      <w:r>
        <w:rPr>
          <w:i/>
          <w:iCs/>
        </w:rPr>
        <w:t xml:space="preserve">Proof</w:t>
      </w:r>
      <w:r>
        <w:t xml:space="preserve">. </w:t>
      </w:r>
      <w:r>
        <w:rPr>
          <w:b/>
          <w:bCs/>
        </w:rPr>
        <w:t xml:space="preserve">Part 1.</w:t>
      </w:r>
    </w:p>
    <w:p>
      <w:pPr>
        <w:pStyle w:val="BodyText"/>
      </w:pPr>
      <m:oMathPara>
        <m:oMathParaPr>
          <m:jc m:val="center"/>
        </m:oMathParaPr>
        <m:oMath>
          <m:eqArr>
            <m:e>
              <m:r>
                <m:rPr>
                  <m:sty m:val="p"/>
                </m:rPr>
                <m:t>(</m:t>
              </m:r>
              <m:r>
                <m:rPr>
                  <m:sty m:val="bi"/>
                </m:rPr>
                <m:t>A</m:t>
              </m:r>
              <m:r>
                <m:rPr>
                  <m:sty m:val="p"/>
                </m:rPr>
                <m:t>+</m:t>
              </m:r>
              <m:r>
                <m:t>s</m:t>
              </m:r>
              <m:r>
                <m:t> </m:t>
              </m:r>
              <m:sSub>
                <m:e>
                  <m:r>
                    <m:rPr>
                      <m:sty m:val="bi"/>
                    </m:rPr>
                    <m:t>I</m:t>
                  </m:r>
                </m:e>
                <m:sub>
                  <m:r>
                    <m:t>p</m:t>
                  </m:r>
                </m:sub>
              </m:sSub>
              <m:r>
                <m:rPr>
                  <m:sty m:val="p"/>
                </m:rPr>
                <m:t>)</m:t>
              </m:r>
              <m:r>
                <m:t> </m:t>
              </m:r>
              <m:acc>
                <m:accPr>
                  <m:chr m:val="̃"/>
                </m:accPr>
                <m:e>
                  <m:r>
                    <m:t>v</m:t>
                  </m:r>
                </m:e>
              </m:acc>
              <m:r>
                <m:t>&amp;</m:t>
              </m:r>
              <m:r>
                <m:rPr>
                  <m:sty m:val="p"/>
                </m:rPr>
                <m:t>=</m:t>
              </m:r>
              <m:r>
                <m:rPr>
                  <m:sty m:val="bi"/>
                </m:rPr>
                <m:t>A</m:t>
              </m:r>
              <m:acc>
                <m:accPr>
                  <m:chr m:val="̃"/>
                </m:accPr>
                <m:e>
                  <m:r>
                    <m:t>v</m:t>
                  </m:r>
                </m:e>
              </m:acc>
              <m:r>
                <m:rPr>
                  <m:sty m:val="p"/>
                </m:rPr>
                <m:t>+</m:t>
              </m:r>
              <m:r>
                <m:rPr>
                  <m:sty m:val="p"/>
                </m:rPr>
                <m:t>(</m:t>
              </m:r>
              <m:r>
                <m:t>s</m:t>
              </m:r>
              <m:r>
                <m:t> </m:t>
              </m:r>
              <m:sSub>
                <m:e>
                  <m:r>
                    <m:rPr>
                      <m:sty m:val="bi"/>
                    </m:rPr>
                    <m:t>I</m:t>
                  </m:r>
                </m:e>
                <m:sub>
                  <m:r>
                    <m:t>p</m:t>
                  </m:r>
                </m:sub>
              </m:sSub>
              <m:r>
                <m:rPr>
                  <m:sty m:val="p"/>
                </m:rPr>
                <m:t>)</m:t>
              </m:r>
              <m:r>
                <m:t> </m:t>
              </m:r>
              <m:acc>
                <m:accPr>
                  <m:chr m:val="̃"/>
                </m:accPr>
                <m:e>
                  <m:r>
                    <m:t>v</m:t>
                  </m:r>
                </m:e>
              </m:acc>
              <m:r>
                <m:t>&amp;</m:t>
              </m:r>
              <m:r>
                <m:t>&amp;</m:t>
              </m:r>
              <m:r>
                <m:rPr>
                  <m:nor/>
                  <m:sty m:val="p"/>
                </m:rPr>
                <m:t>(</m:t>
              </m:r>
              <m:r>
                <m:rPr>
                  <m:nor/>
                  <m:sty m:val="p"/>
                </m:rPr>
                <m:t>Theorem 9</m:t>
              </m:r>
              <m:r>
                <m:rPr>
                  <m:nor/>
                  <m:sty m:val="p"/>
                </m:rPr>
                <m:t>)</m:t>
              </m:r>
            </m:e>
            <m:e>
              <m:r>
                <m:t>&amp;</m:t>
              </m:r>
              <m:r>
                <m:rPr>
                  <m:sty m:val="p"/>
                </m:rPr>
                <m:t>=</m:t>
              </m:r>
              <m:r>
                <m:rPr>
                  <m:sty m:val="bi"/>
                </m:rPr>
                <m:t>A</m:t>
              </m:r>
              <m:acc>
                <m:accPr>
                  <m:chr m:val="̃"/>
                </m:accPr>
                <m:e>
                  <m:r>
                    <m:t>v</m:t>
                  </m:r>
                </m:e>
              </m:acc>
              <m:r>
                <m:rPr>
                  <m:sty m:val="p"/>
                </m:rPr>
                <m:t>+</m:t>
              </m:r>
              <m:r>
                <m:t>s</m:t>
              </m:r>
              <m:r>
                <m:t> </m:t>
              </m:r>
              <m:r>
                <m:rPr>
                  <m:sty m:val="p"/>
                </m:rPr>
                <m:t>(</m:t>
              </m:r>
              <m:sSub>
                <m:e>
                  <m:r>
                    <m:rPr>
                      <m:sty m:val="bi"/>
                    </m:rPr>
                    <m:t>I</m:t>
                  </m:r>
                </m:e>
                <m:sub>
                  <m:r>
                    <m:t>p</m:t>
                  </m:r>
                </m:sub>
              </m:sSub>
              <m:acc>
                <m:accPr>
                  <m:chr m:val="̃"/>
                </m:accPr>
                <m:e>
                  <m:r>
                    <m:t>v</m:t>
                  </m:r>
                </m:e>
              </m:acc>
              <m:r>
                <m:rPr>
                  <m:sty m:val="p"/>
                </m:rPr>
                <m:t>)</m:t>
              </m:r>
              <m:r>
                <m:t>&amp;</m:t>
              </m:r>
              <m:r>
                <m:t>&amp;</m:t>
              </m:r>
              <m:r>
                <m:rPr>
                  <m:nor/>
                  <m:sty m:val="p"/>
                </m:rPr>
                <m:t>(</m:t>
              </m:r>
              <m:r>
                <m:rPr>
                  <m:nor/>
                  <m:sty m:val="p"/>
                </m:rPr>
                <m:t>Theorem 87</m:t>
              </m:r>
              <m:r>
                <m:rPr>
                  <m:nor/>
                  <m:sty m:val="p"/>
                </m:rPr>
                <m:t>)</m:t>
              </m:r>
            </m:e>
            <m:e>
              <m:r>
                <m:t>&amp;</m:t>
              </m:r>
              <m:r>
                <m:rPr>
                  <m:sty m:val="p"/>
                </m:rPr>
                <m:t>=</m:t>
              </m:r>
              <m:r>
                <m:t>λ</m:t>
              </m:r>
              <m:acc>
                <m:accPr>
                  <m:chr m:val="̃"/>
                </m:accPr>
                <m:e>
                  <m:r>
                    <m:t>v</m:t>
                  </m:r>
                </m:e>
              </m:acc>
              <m:r>
                <m:rPr>
                  <m:sty m:val="p"/>
                </m:rPr>
                <m:t>+</m:t>
              </m:r>
              <m:r>
                <m:t>s</m:t>
              </m:r>
              <m:r>
                <m:t> </m:t>
              </m:r>
              <m:r>
                <m:rPr>
                  <m:sty m:val="p"/>
                </m:rPr>
                <m:t>(</m:t>
              </m:r>
              <m:sSub>
                <m:e>
                  <m:r>
                    <m:rPr>
                      <m:sty m:val="bi"/>
                    </m:rPr>
                    <m:t>I</m:t>
                  </m:r>
                </m:e>
                <m:sub>
                  <m:r>
                    <m:t>p</m:t>
                  </m:r>
                </m:sub>
              </m:sSub>
              <m:acc>
                <m:accPr>
                  <m:chr m:val="̃"/>
                </m:accPr>
                <m:e>
                  <m:r>
                    <m:t>v</m:t>
                  </m:r>
                </m:e>
              </m:acc>
              <m:r>
                <m:rPr>
                  <m:sty m:val="p"/>
                </m:rPr>
                <m:t>)</m:t>
              </m:r>
              <m:r>
                <m:t>&amp;</m:t>
              </m:r>
              <m:r>
                <m:t>&amp;</m:t>
              </m:r>
              <m:r>
                <m:rPr>
                  <m:nor/>
                  <m:sty m:val="p"/>
                </m:rPr>
                <m:t>(eigenvector)</m:t>
              </m:r>
            </m:e>
            <m:e>
              <m:r>
                <m:t>&amp;</m:t>
              </m:r>
              <m:r>
                <m:rPr>
                  <m:sty m:val="p"/>
                </m:rPr>
                <m:t>=</m:t>
              </m:r>
              <m:r>
                <m:t>λ</m:t>
              </m:r>
              <m:acc>
                <m:accPr>
                  <m:chr m:val="̃"/>
                </m:accPr>
                <m:e>
                  <m:r>
                    <m:t>v</m:t>
                  </m:r>
                </m:e>
              </m:acc>
              <m:r>
                <m:rPr>
                  <m:sty m:val="p"/>
                </m:rPr>
                <m:t>+</m:t>
              </m:r>
              <m:r>
                <m:t>s</m:t>
              </m:r>
              <m:acc>
                <m:accPr>
                  <m:chr m:val="̃"/>
                </m:accPr>
                <m:e>
                  <m:r>
                    <m:t>v</m:t>
                  </m:r>
                </m:e>
              </m:acc>
              <m:r>
                <m:t>&amp;</m:t>
              </m:r>
              <m:r>
                <m:t>&amp;</m:t>
              </m:r>
              <m:r>
                <m:rPr>
                  <m:nor/>
                  <m:sty m:val="p"/>
                </m:rPr>
                <m:t>(</m:t>
              </m:r>
              <m:r>
                <m:rPr>
                  <m:nor/>
                  <m:sty m:val="p"/>
                </m:rPr>
                <m:t>Theorem 10</m:t>
              </m:r>
              <m:r>
                <m:rPr>
                  <m:nor/>
                  <m:sty m:val="p"/>
                </m:rPr>
                <m:t>)</m:t>
              </m:r>
            </m:e>
            <m:e>
              <m:r>
                <m:t>&amp;</m:t>
              </m:r>
              <m:r>
                <m:rPr>
                  <m:sty m:val="p"/>
                </m:rPr>
                <m:t>=</m:t>
              </m:r>
              <m:r>
                <m:rPr>
                  <m:sty m:val="p"/>
                </m:rPr>
                <m:t>(</m:t>
              </m:r>
              <m:r>
                <m:t>λ</m:t>
              </m:r>
              <m:r>
                <m:rPr>
                  <m:sty m:val="p"/>
                </m:rPr>
                <m:t>+</m:t>
              </m:r>
              <m:r>
                <m:t>s</m:t>
              </m:r>
              <m:r>
                <m:rPr>
                  <m:sty m:val="p"/>
                </m:rPr>
                <m:t>)</m:t>
              </m:r>
              <m:r>
                <m:t> </m:t>
              </m:r>
              <m:acc>
                <m:accPr>
                  <m:chr m:val="̃"/>
                </m:accPr>
                <m:e>
                  <m:r>
                    <m:t>v</m:t>
                  </m:r>
                </m:e>
              </m:acc>
              <m:r>
                <m:rPr>
                  <m:sty m:val="p"/>
                </m:rPr>
                <m:t>.</m:t>
              </m:r>
              <m:r>
                <m:t>&amp;</m:t>
              </m:r>
              <m:r>
                <m:t>&amp;</m:t>
              </m:r>
              <m:r>
                <m:rPr>
                  <m:nor/>
                  <m:sty m:val="p"/>
                </m:rPr>
                <m:t>(add entrywise)</m:t>
              </m:r>
            </m:e>
          </m:eqArr>
        </m:oMath>
      </m:oMathPara>
    </w:p>
    <w:p>
      <w:pPr>
        <w:pStyle w:val="FirstParagraph"/>
      </w:pPr>
      <w:r>
        <w:rPr>
          <w:b/>
          <w:bCs/>
        </w:rPr>
        <w:t xml:space="preserve">Part 2, by</w:t>
      </w:r>
      <w:r>
        <w:rPr>
          <w:b/>
          <w:bCs/>
        </w:rPr>
        <w:t xml:space="preserve"> </w:t>
      </w:r>
      <w:hyperlink r:id="rId133">
        <w:r>
          <w:rPr>
            <w:rStyle w:val="Hyperlink"/>
            <w:b/>
            <w:bCs/>
          </w:rPr>
          <w:t xml:space="preserve">induction</w:t>
        </w:r>
      </w:hyperlink>
      <w:r>
        <w:rPr>
          <w:b/>
          <w:bCs/>
        </w:rPr>
        <w:t xml:space="preserve"> </w:t>
      </w:r>
      <w:r>
        <w:rPr>
          <w:b/>
          <w:bCs/>
        </w:rPr>
        <w:t xml:space="preserve">on</w:t>
      </w:r>
      <w:r>
        <w:rPr>
          <w:b/>
          <w:bCs/>
        </w:rPr>
        <w:t xml:space="preserve"> </w:t>
      </w:r>
      <m:oMath>
        <m:r>
          <m:t>k</m:t>
        </m:r>
      </m:oMath>
      <w:r>
        <w:rPr>
          <w:b/>
          <w:bCs/>
        </w:rPr>
        <w:t xml:space="preserve">.</w:t>
      </w:r>
      <w:r>
        <w:t xml:space="preserve"> </w:t>
      </w:r>
      <w:r>
        <w:t xml:space="preserve">For</w:t>
      </w:r>
      <w:r>
        <w:t xml:space="preserve"> </w:t>
      </w:r>
      <m:oMath>
        <m:r>
          <m:t>k</m:t>
        </m:r>
        <m:r>
          <m:rPr>
            <m:sty m:val="p"/>
          </m:rPr>
          <m:t>=</m:t>
        </m:r>
        <m:r>
          <m:t>1</m:t>
        </m:r>
      </m:oMath>
      <w:r>
        <w:t xml:space="preserve"> </w:t>
      </w:r>
      <w:r>
        <w:t xml:space="preserve">it is the assumption.</w:t>
      </w:r>
      <w:r>
        <w:t xml:space="preserve"> </w:t>
      </w:r>
      <w:r>
        <w:t xml:space="preserve">If</w:t>
      </w:r>
      <w:r>
        <w:t xml:space="preserve"> </w:t>
      </w:r>
      <m:oMath>
        <m:sSup>
          <m:e>
            <m:r>
              <m:rPr>
                <m:sty m:val="bi"/>
              </m:rPr>
              <m:t>A</m:t>
            </m:r>
          </m:e>
          <m:sup>
            <m:r>
              <m:t>k</m:t>
            </m:r>
            <m:r>
              <m:rPr>
                <m:sty m:val="p"/>
              </m:rPr>
              <m:t>−</m:t>
            </m:r>
            <m:r>
              <m:t>1</m:t>
            </m:r>
          </m:sup>
        </m:sSup>
        <m:acc>
          <m:accPr>
            <m:chr m:val="̃"/>
          </m:accPr>
          <m:e>
            <m:r>
              <m:t>v</m:t>
            </m:r>
          </m:e>
        </m:acc>
        <m:r>
          <m:rPr>
            <m:sty m:val="p"/>
          </m:rPr>
          <m:t>=</m:t>
        </m:r>
        <m:sSup>
          <m:e>
            <m:r>
              <m:t>λ</m:t>
            </m:r>
          </m:e>
          <m:sup>
            <m:r>
              <m:t>k</m:t>
            </m:r>
            <m:r>
              <m:rPr>
                <m:sty m:val="p"/>
              </m:rPr>
              <m:t>−</m:t>
            </m:r>
            <m:r>
              <m:t>1</m:t>
            </m:r>
          </m:sup>
        </m:sSup>
        <m:acc>
          <m:accPr>
            <m:chr m:val="̃"/>
          </m:accPr>
          <m:e>
            <m:r>
              <m:t>v</m:t>
            </m:r>
          </m:e>
        </m:acc>
      </m:oMath>
      <w:r>
        <w:t xml:space="preserve">, then</w:t>
      </w:r>
    </w:p>
    <w:p>
      <w:pPr>
        <w:pStyle w:val="BodyText"/>
      </w:pPr>
      <m:oMathPara>
        <m:oMathParaPr>
          <m:jc m:val="center"/>
        </m:oMathParaPr>
        <m:oMath>
          <m:eqArr>
            <m:e>
              <m:sSup>
                <m:e>
                  <m:r>
                    <m:rPr>
                      <m:sty m:val="bi"/>
                    </m:rPr>
                    <m:t>A</m:t>
                  </m:r>
                </m:e>
                <m:sup>
                  <m:r>
                    <m:t>k</m:t>
                  </m:r>
                </m:sup>
              </m:sSup>
              <m:acc>
                <m:accPr>
                  <m:chr m:val="̃"/>
                </m:accPr>
                <m:e>
                  <m:r>
                    <m:t>v</m:t>
                  </m:r>
                </m:e>
              </m:acc>
              <m:r>
                <m:t>&amp;</m:t>
              </m:r>
              <m:r>
                <m:rPr>
                  <m:sty m:val="p"/>
                </m:rPr>
                <m:t>=</m:t>
              </m:r>
              <m:r>
                <m:rPr>
                  <m:sty m:val="bi"/>
                </m:rPr>
                <m:t>A</m:t>
              </m:r>
              <m:r>
                <m:t> </m:t>
              </m:r>
              <m:r>
                <m:rPr>
                  <m:sty m:val="p"/>
                </m:rPr>
                <m:t>(</m:t>
              </m:r>
              <m:sSup>
                <m:e>
                  <m:r>
                    <m:rPr>
                      <m:sty m:val="bi"/>
                    </m:rPr>
                    <m:t>A</m:t>
                  </m:r>
                </m:e>
                <m:sup>
                  <m:r>
                    <m:t>k</m:t>
                  </m:r>
                  <m:r>
                    <m:rPr>
                      <m:sty m:val="p"/>
                    </m:rPr>
                    <m:t>−</m:t>
                  </m:r>
                  <m:r>
                    <m:t>1</m:t>
                  </m:r>
                </m:sup>
              </m:sSup>
              <m:acc>
                <m:accPr>
                  <m:chr m:val="̃"/>
                </m:accPr>
                <m:e>
                  <m:r>
                    <m:t>v</m:t>
                  </m:r>
                </m:e>
              </m:acc>
              <m:r>
                <m:rPr>
                  <m:sty m:val="p"/>
                </m:rPr>
                <m:t>)</m:t>
              </m:r>
              <m:r>
                <m:t>&amp;</m:t>
              </m:r>
              <m:r>
                <m:t>&amp;</m:t>
              </m:r>
              <m:r>
                <m:rPr>
                  <m:nor/>
                  <m:sty m:val="p"/>
                </m:rPr>
                <m:t>(</m:t>
              </m:r>
              <m:r>
                <m:rPr>
                  <m:nor/>
                  <m:sty m:val="p"/>
                </m:rPr>
                <m:t>Definition 68</m:t>
              </m:r>
              <m:r>
                <m:rPr>
                  <m:nor/>
                  <m:sty m:val="p"/>
                </m:rPr>
                <m:t>, </m:t>
              </m:r>
              <m:r>
                <m:rPr>
                  <m:nor/>
                  <m:sty m:val="p"/>
                </m:rPr>
                <m:t>Theorem 8</m:t>
              </m:r>
              <m:r>
                <m:rPr>
                  <m:nor/>
                  <m:sty m:val="p"/>
                </m:rPr>
                <m:t>)</m:t>
              </m:r>
            </m:e>
            <m:e>
              <m:r>
                <m:t>&amp;</m:t>
              </m:r>
              <m:r>
                <m:rPr>
                  <m:sty m:val="p"/>
                </m:rPr>
                <m:t>=</m:t>
              </m:r>
              <m:r>
                <m:rPr>
                  <m:sty m:val="bi"/>
                </m:rPr>
                <m:t>A</m:t>
              </m:r>
              <m:r>
                <m:t> </m:t>
              </m:r>
              <m:r>
                <m:rPr>
                  <m:sty m:val="p"/>
                </m:rPr>
                <m:t>(</m:t>
              </m:r>
              <m:sSup>
                <m:e>
                  <m:r>
                    <m:t>λ</m:t>
                  </m:r>
                </m:e>
                <m:sup>
                  <m:r>
                    <m:t>k</m:t>
                  </m:r>
                  <m:r>
                    <m:rPr>
                      <m:sty m:val="p"/>
                    </m:rPr>
                    <m:t>−</m:t>
                  </m:r>
                  <m:r>
                    <m:t>1</m:t>
                  </m:r>
                </m:sup>
              </m:sSup>
              <m:acc>
                <m:accPr>
                  <m:chr m:val="̃"/>
                </m:accPr>
                <m:e>
                  <m:r>
                    <m:t>v</m:t>
                  </m:r>
                </m:e>
              </m:acc>
              <m:r>
                <m:rPr>
                  <m:sty m:val="p"/>
                </m:rPr>
                <m:t>)</m:t>
              </m:r>
              <m:r>
                <m:t>&amp;</m:t>
              </m:r>
              <m:r>
                <m:t>&amp;</m:t>
              </m:r>
              <m:r>
                <m:rPr>
                  <m:nor/>
                  <m:sty m:val="p"/>
                </m:rPr>
                <m:t>(induction hypothesis)</m:t>
              </m:r>
            </m:e>
            <m:e>
              <m:r>
                <m:t>&amp;</m:t>
              </m:r>
              <m:r>
                <m:rPr>
                  <m:sty m:val="p"/>
                </m:rPr>
                <m:t>=</m:t>
              </m:r>
              <m:sSup>
                <m:e>
                  <m:r>
                    <m:t>λ</m:t>
                  </m:r>
                </m:e>
                <m:sup>
                  <m:r>
                    <m:t>k</m:t>
                  </m:r>
                  <m:r>
                    <m:rPr>
                      <m:sty m:val="p"/>
                    </m:rPr>
                    <m:t>−</m:t>
                  </m:r>
                  <m:r>
                    <m:t>1</m:t>
                  </m:r>
                </m:sup>
              </m:sSup>
              <m:r>
                <m:t> </m:t>
              </m:r>
              <m:r>
                <m:rPr>
                  <m:sty m:val="p"/>
                </m:rPr>
                <m:t>(</m:t>
              </m:r>
              <m:r>
                <m:rPr>
                  <m:sty m:val="bi"/>
                </m:rPr>
                <m:t>A</m:t>
              </m:r>
              <m:acc>
                <m:accPr>
                  <m:chr m:val="̃"/>
                </m:accPr>
                <m:e>
                  <m:r>
                    <m:t>v</m:t>
                  </m:r>
                </m:e>
              </m:acc>
              <m:r>
                <m:rPr>
                  <m:sty m:val="p"/>
                </m:rPr>
                <m:t>)</m:t>
              </m:r>
              <m:r>
                <m:t>&amp;</m:t>
              </m:r>
              <m:r>
                <m:t>&amp;</m:t>
              </m:r>
              <m:r>
                <m:rPr>
                  <m:nor/>
                  <m:sty m:val="p"/>
                </m:rPr>
                <m:t>(</m:t>
              </m:r>
              <m:r>
                <m:rPr>
                  <m:nor/>
                  <m:sty m:val="p"/>
                </m:rPr>
                <m:t>Theorem 87</m:t>
              </m:r>
              <m:r>
                <m:rPr>
                  <m:nor/>
                  <m:sty m:val="p"/>
                </m:rPr>
                <m:t>)</m:t>
              </m:r>
            </m:e>
            <m:e>
              <m:r>
                <m:t>&amp;</m:t>
              </m:r>
              <m:r>
                <m:rPr>
                  <m:sty m:val="p"/>
                </m:rPr>
                <m:t>=</m:t>
              </m:r>
              <m:sSup>
                <m:e>
                  <m:r>
                    <m:t>λ</m:t>
                  </m:r>
                </m:e>
                <m:sup>
                  <m:r>
                    <m:t>k</m:t>
                  </m:r>
                  <m:r>
                    <m:rPr>
                      <m:sty m:val="p"/>
                    </m:rPr>
                    <m:t>−</m:t>
                  </m:r>
                  <m:r>
                    <m:t>1</m:t>
                  </m:r>
                </m:sup>
              </m:sSup>
              <m:r>
                <m:t> </m:t>
              </m:r>
              <m:r>
                <m:rPr>
                  <m:sty m:val="p"/>
                </m:rPr>
                <m:t>(</m:t>
              </m:r>
              <m:r>
                <m:t>λ</m:t>
              </m:r>
              <m:acc>
                <m:accPr>
                  <m:chr m:val="̃"/>
                </m:accPr>
                <m:e>
                  <m:r>
                    <m:t>v</m:t>
                  </m:r>
                </m:e>
              </m:acc>
              <m:r>
                <m:rPr>
                  <m:sty m:val="p"/>
                </m:rPr>
                <m:t>)</m:t>
              </m:r>
              <m:r>
                <m:t>&amp;</m:t>
              </m:r>
              <m:r>
                <m:t>&amp;</m:t>
              </m:r>
              <m:r>
                <m:rPr>
                  <m:nor/>
                  <m:sty m:val="p"/>
                </m:rPr>
                <m:t>(eigenvector)</m:t>
              </m:r>
            </m:e>
            <m:e>
              <m:r>
                <m:t>&amp;</m:t>
              </m:r>
              <m:r>
                <m:rPr>
                  <m:sty m:val="p"/>
                </m:rPr>
                <m:t>=</m:t>
              </m:r>
              <m:sSup>
                <m:e>
                  <m:r>
                    <m:t>λ</m:t>
                  </m:r>
                </m:e>
                <m:sup>
                  <m:r>
                    <m:t>k</m:t>
                  </m:r>
                </m:sup>
              </m:sSup>
              <m:acc>
                <m:accPr>
                  <m:chr m:val="̃"/>
                </m:accPr>
                <m:e>
                  <m:r>
                    <m:t>v</m:t>
                  </m:r>
                </m:e>
              </m:acc>
              <m:r>
                <m:rPr>
                  <m:sty m:val="p"/>
                </m:rPr>
                <m:t>.</m:t>
              </m:r>
              <m:r>
                <m:t>&amp;</m:t>
              </m:r>
              <m:r>
                <m:t>&amp;</m:t>
              </m:r>
              <m:r>
                <m:rPr>
                  <m:nor/>
                  <m:sty m:val="p"/>
                </m:rPr>
                <m:t>(multiply the numbers)</m:t>
              </m:r>
            </m:e>
          </m:eqArr>
        </m:oMath>
      </m:oMathPara>
    </w:p>
    <w:p>
      <w:pPr>
        <w:pStyle w:val="FirstParagraph"/>
      </w:pPr>
      <w:r>
        <w:t xml:space="preserve">In both parts</w:t>
      </w:r>
      <w:r>
        <w:t xml:space="preserve"> </w:t>
      </w:r>
      <m:oMath>
        <m:acc>
          <m:accPr>
            <m:chr m:val="̃"/>
          </m:accPr>
          <m:e>
            <m:r>
              <m:t>v</m:t>
            </m:r>
          </m:e>
        </m:acc>
        <m:r>
          <m:rPr>
            <m:sty m:val="p"/>
          </m:rPr>
          <m:t>≠</m:t>
        </m:r>
        <m:acc>
          <m:accPr>
            <m:chr m:val="̃"/>
          </m:accPr>
          <m:e>
            <m:r>
              <m:t>0</m:t>
            </m:r>
          </m:e>
        </m:acc>
      </m:oMath>
      <w:r>
        <w:t xml:space="preserve">, so</w:t>
      </w:r>
      <w:r>
        <w:t xml:space="preserve"> </w:t>
      </w:r>
      <m:oMath>
        <m:acc>
          <m:accPr>
            <m:chr m:val="̃"/>
          </m:accPr>
          <m:e>
            <m:r>
              <m:t>v</m:t>
            </m:r>
          </m:e>
        </m:acc>
      </m:oMath>
      <w:r>
        <w:t xml:space="preserve"> </w:t>
      </w:r>
      <w:r>
        <w:t xml:space="preserve">is an eigenvector.</w:t>
      </w:r>
    </w:p>
    <w:bookmarkStart w:id="574" w:name="exm-eigen-shift-power"/>
    <w:p>
      <w:pPr>
        <w:pStyle w:val="BodyText"/>
      </w:pPr>
      <w:r>
        <w:rPr>
          <w:b/>
          <w:bCs/>
        </w:rPr>
        <w:t xml:space="preserve">Example 188 (Shifting and squaring)</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with eigenvector</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w:t>
      </w:r>
      <w:hyperlink w:anchor="exm-eigenvalue">
        <w:r>
          <w:rPr>
            <w:rStyle w:val="Hyperlink"/>
          </w:rPr>
          <w:t xml:space="preserve">Example 137</w:t>
        </w:r>
      </w:hyperlink>
      <w:r>
        <w:t xml:space="preserve">):</w:t>
      </w:r>
    </w:p>
    <w:p>
      <w:pPr>
        <w:numPr>
          <w:ilvl w:val="0"/>
          <w:numId w:val="1097"/>
        </w:numPr>
      </w:pP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r>
          <m:rPr>
            <m:sty m:val="p"/>
          </m:rPr>
          <m:t>=</m:t>
        </m:r>
        <m:r>
          <m:rPr>
            <m:sty m:val="p"/>
          </m:rPr>
          <m:t>(</m:t>
        </m:r>
        <m:r>
          <m:t>3</m:t>
        </m:r>
        <m:r>
          <m:rPr>
            <m:sty m:val="p"/>
          </m:rPr>
          <m:t>−</m:t>
        </m:r>
        <m:r>
          <m:t>2</m:t>
        </m:r>
        <m:r>
          <m:rPr>
            <m:sty m:val="p"/>
          </m:rPr>
          <m:t>)</m:t>
        </m:r>
        <m:r>
          <m:t> </m:t>
        </m:r>
        <m:r>
          <m:rPr>
            <m:sty m:val="p"/>
          </m:rPr>
          <m:t>(</m:t>
        </m:r>
        <m:r>
          <m:t>1</m:t>
        </m:r>
        <m:r>
          <m:rPr>
            <m:sty m:val="p"/>
          </m:rPr>
          <m:t>,</m:t>
        </m:r>
        <m:r>
          <m:t>1</m:t>
        </m:r>
        <m:r>
          <m:rPr>
            <m:sty m:val="p"/>
          </m:rPr>
          <m:t>)</m:t>
        </m:r>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1</m:t>
                        </m:r>
                        <m:r>
                          <m:rPr>
                            <m:sty m:val="p"/>
                          </m:rPr>
                          <m:t>⋅</m:t>
                        </m:r>
                        <m:r>
                          <m:t>1</m:t>
                        </m:r>
                      </m:e>
                      <m:e>
                        <m:r>
                          <m:t>2</m:t>
                        </m:r>
                        <m:r>
                          <m:rPr>
                            <m:sty m:val="p"/>
                          </m:rPr>
                          <m:t>⋅</m:t>
                        </m:r>
                        <m:r>
                          <m:t>1</m:t>
                        </m:r>
                        <m:r>
                          <m:rPr>
                            <m:sty m:val="p"/>
                          </m:rPr>
                          <m:t>+</m:t>
                        </m:r>
                        <m:r>
                          <m:t>1</m:t>
                        </m:r>
                        <m:r>
                          <m:rPr>
                            <m:sty m:val="p"/>
                          </m:rPr>
                          <m:t>⋅</m:t>
                        </m:r>
                        <m:r>
                          <m:t>2</m:t>
                        </m:r>
                      </m:e>
                    </m:mr>
                    <m:mr>
                      <m:e>
                        <m:r>
                          <m:t>1</m:t>
                        </m:r>
                        <m:r>
                          <m:rPr>
                            <m:sty m:val="p"/>
                          </m:rPr>
                          <m:t>⋅</m:t>
                        </m:r>
                        <m:r>
                          <m:t>2</m:t>
                        </m:r>
                        <m:r>
                          <m:rPr>
                            <m:sty m:val="p"/>
                          </m:rPr>
                          <m:t>+</m:t>
                        </m:r>
                        <m:r>
                          <m:t>2</m:t>
                        </m:r>
                        <m:r>
                          <m:rPr>
                            <m:sty m:val="p"/>
                          </m:rPr>
                          <m:t>⋅</m:t>
                        </m:r>
                        <m:r>
                          <m:t>1</m:t>
                        </m:r>
                      </m:e>
                      <m:e>
                        <m:r>
                          <m:t>1</m:t>
                        </m:r>
                        <m:r>
                          <m:rPr>
                            <m:sty m:val="p"/>
                          </m:rPr>
                          <m:t>⋅</m:t>
                        </m:r>
                        <m:r>
                          <m:t>1</m:t>
                        </m:r>
                        <m:r>
                          <m:rPr>
                            <m:sty m:val="p"/>
                          </m:rPr>
                          <m:t>+</m:t>
                        </m:r>
                        <m:r>
                          <m:t>2</m:t>
                        </m:r>
                        <m:r>
                          <m:rPr>
                            <m:sty m:val="p"/>
                          </m:rPr>
                          <m:t>⋅</m:t>
                        </m:r>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e>
          </m:eqArr>
        </m:oMath>
      </m:oMathPara>
    </w:p>
    <w:p>
      <w:pPr>
        <w:pStyle w:val="Compact"/>
        <w:numPr>
          <w:ilvl w:val="1"/>
          <w:numId w:val="1045"/>
        </w:numPr>
      </w:pP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9</m:t>
        </m:r>
        <m:r>
          <m:rPr>
            <m:sty m:val="p"/>
          </m:rPr>
          <m:t>,</m:t>
        </m:r>
        <m:r>
          <m:t>9</m:t>
        </m:r>
        <m:r>
          <m:rPr>
            <m:sty m:val="p"/>
          </m:rPr>
          <m:t>)</m:t>
        </m:r>
        <m:r>
          <m:rPr>
            <m:sty m:val="p"/>
          </m:rPr>
          <m:t>=</m:t>
        </m:r>
        <m:sSup>
          <m:e>
            <m:r>
              <m:t>3</m:t>
            </m:r>
          </m:e>
          <m:sup>
            <m:r>
              <m:t>2</m:t>
            </m:r>
          </m:sup>
        </m:sSup>
        <m:r>
          <m:t> </m:t>
        </m:r>
        <m:r>
          <m:rPr>
            <m:sty m:val="p"/>
          </m:rPr>
          <m:t>(</m:t>
        </m:r>
        <m:r>
          <m:t>1</m:t>
        </m:r>
        <m:r>
          <m:rPr>
            <m:sty m:val="p"/>
          </m:rPr>
          <m:t>,</m:t>
        </m:r>
        <m:r>
          <m:t>1</m:t>
        </m:r>
        <m:r>
          <m:rPr>
            <m:sty m:val="p"/>
          </m:rPr>
          <m:t>)</m:t>
        </m:r>
      </m:oMath>
      <w:r>
        <w:t xml:space="preserve">.</w:t>
      </w:r>
    </w:p>
    <w:bookmarkEnd w:id="574"/>
    <w:bookmarkStart w:id="575" w:name="thm-eigen-triangular"/>
    <w:p>
      <w:pPr>
        <w:pStyle w:val="FirstParagraph"/>
      </w:pPr>
      <w:r>
        <w:rPr>
          <w:b/>
          <w:bCs/>
        </w:rPr>
        <w:t xml:space="preserve">Theorem 104 (The eigenvalues of an upper triangular matrix are its diagonal entries)</w:t>
      </w:r>
      <w:r>
        <w:t xml:space="preserve"> </w:t>
      </w:r>
      <w:r>
        <w:t xml:space="preserve">The eigenvalues (</w:t>
      </w:r>
      <w:hyperlink w:anchor="def-eigenvalue">
        <w:r>
          <w:rPr>
            <w:rStyle w:val="Hyperlink"/>
          </w:rPr>
          <w:t xml:space="preserve">Definition 82</w:t>
        </w:r>
      </w:hyperlink>
      <w:r>
        <w:t xml:space="preserve">) of an upper triangular</w:t>
      </w:r>
      <w:r>
        <w:t xml:space="preserve"> </w:t>
      </w:r>
      <m:oMath>
        <m:r>
          <m:t>p</m:t>
        </m:r>
        <m:r>
          <m:rPr>
            <m:sty m:val="p"/>
          </m:rPr>
          <m:t>×</m:t>
        </m:r>
        <m:r>
          <m:t>p</m:t>
        </m:r>
      </m:oMath>
      <w:r>
        <w:t xml:space="preserve"> </w:t>
      </w:r>
      <w:r>
        <w:t xml:space="preserve">matrix</w:t>
      </w:r>
      <w:r>
        <w:t xml:space="preserve"> </w:t>
      </w:r>
      <m:oMath>
        <m:r>
          <m:rPr>
            <m:sty m:val="bi"/>
          </m:rPr>
          <m:t>U</m:t>
        </m:r>
      </m:oMath>
      <w:r>
        <w:t xml:space="preserve"> </w:t>
      </w:r>
      <w:r>
        <w:t xml:space="preserve">(</w:t>
      </w:r>
      <w:hyperlink w:anchor="def-triangular-matrix">
        <w:r>
          <w:rPr>
            <w:rStyle w:val="Hyperlink"/>
          </w:rPr>
          <w:t xml:space="preserve">Definition 95</w:t>
        </w:r>
      </w:hyperlink>
      <w:r>
        <w:t xml:space="preserve">) are exactly its diagonal entries</w:t>
      </w:r>
      <w:r>
        <w:t xml:space="preserve"> </w:t>
      </w:r>
      <m:oMath>
        <m:sSub>
          <m:e>
            <m:r>
              <m:t>u</m:t>
            </m:r>
          </m:e>
          <m:sub>
            <m:r>
              <m:t>11</m:t>
            </m:r>
          </m:sub>
        </m:sSub>
        <m:r>
          <m:rPr>
            <m:sty m:val="p"/>
          </m:rPr>
          <m:t>,</m:t>
        </m:r>
        <m:r>
          <m:rPr>
            <m:sty m:val="p"/>
          </m:rPr>
          <m:t>…</m:t>
        </m:r>
        <m:r>
          <m:rPr>
            <m:sty m:val="p"/>
          </m:rPr>
          <m:t>,</m:t>
        </m:r>
        <m:sSub>
          <m:e>
            <m:r>
              <m:t>u</m:t>
            </m:r>
          </m:e>
          <m:sub>
            <m:r>
              <m:t>p</m:t>
            </m:r>
            <m:r>
              <m:t>p</m:t>
            </m:r>
          </m:sub>
        </m:sSub>
      </m:oMath>
      <w:r>
        <w:t xml:space="preserve">.</w:t>
      </w:r>
    </w:p>
    <w:bookmarkEnd w:id="575"/>
    <w:p>
      <w:pPr>
        <w:pStyle w:val="BodyText"/>
      </w:pPr>
      <w:r>
        <w:rPr>
          <w:i/>
          <w:iCs/>
        </w:rPr>
        <w:t xml:space="preserve">Proof</w:t>
      </w:r>
      <w:r>
        <w:t xml:space="preserve">. </w:t>
      </w:r>
      <m:oMath>
        <m:r>
          <m:rPr>
            <m:sty m:val="bi"/>
          </m:rPr>
          <m:t>U</m:t>
        </m:r>
        <m:r>
          <m:rPr>
            <m:sty m:val="p"/>
          </m:rPr>
          <m:t>−</m:t>
        </m:r>
        <m:r>
          <m:t>λ</m:t>
        </m:r>
        <m:r>
          <m:t> </m:t>
        </m:r>
        <m:sSub>
          <m:e>
            <m:r>
              <m:rPr>
                <m:sty m:val="bi"/>
              </m:rPr>
              <m:t>I</m:t>
            </m:r>
          </m:e>
          <m:sub>
            <m:r>
              <m:t>p</m:t>
            </m:r>
          </m:sub>
        </m:sSub>
      </m:oMath>
      <w:r>
        <w:t xml:space="preserve"> </w:t>
      </w:r>
      <w:r>
        <w:t xml:space="preserve">is upper triangular,</w:t>
      </w:r>
      <w:r>
        <w:t xml:space="preserve"> </w:t>
      </w:r>
      <w:r>
        <w:t xml:space="preserve">with diagonal entries</w:t>
      </w:r>
      <w:r>
        <w:t xml:space="preserve"> </w:t>
      </w:r>
      <m:oMath>
        <m:sSub>
          <m:e>
            <m:r>
              <m:t>u</m:t>
            </m:r>
          </m:e>
          <m:sub>
            <m:r>
              <m:t>i</m:t>
            </m:r>
            <m:r>
              <m:t>i</m:t>
            </m:r>
          </m:sub>
        </m:sSub>
        <m:r>
          <m:rPr>
            <m:sty m:val="p"/>
          </m:rPr>
          <m:t>−</m:t>
        </m:r>
        <m:r>
          <m:t>λ</m:t>
        </m:r>
      </m:oMath>
      <w:r>
        <w:t xml:space="preserve"> </w:t>
      </w:r>
      <w:r>
        <w:t xml:space="preserve">(</w:t>
      </w:r>
      <w:hyperlink w:anchor="def-identity-matrix">
        <w:r>
          <w:rPr>
            <w:rStyle w:val="Hyperlink"/>
          </w:rPr>
          <w:t xml:space="preserve">Definition 27</w:t>
        </w:r>
      </w:hyperlink>
      <w:r>
        <w:t xml:space="preserve">,</w:t>
      </w:r>
      <w:r>
        <w:t xml:space="preserve"> </w:t>
      </w:r>
      <w:hyperlink w:anchor="def-matrix-addition">
        <w:r>
          <w:rPr>
            <w:rStyle w:val="Hyperlink"/>
          </w:rPr>
          <w:t xml:space="preserve">Definition 22</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not a diagonal entry,</w:t>
      </w:r>
      <w:r>
        <w:t xml:space="preserve"> </w:t>
      </w:r>
      <w:r>
        <w:t xml:space="preserve">every</w:t>
      </w:r>
      <w:r>
        <w:t xml:space="preserve"> </w:t>
      </w:r>
      <m:oMath>
        <m:sSub>
          <m:e>
            <m:r>
              <m:t>u</m:t>
            </m:r>
          </m:e>
          <m:sub>
            <m:r>
              <m:t>i</m:t>
            </m:r>
            <m:r>
              <m:t>i</m:t>
            </m:r>
          </m:sub>
        </m:sSub>
        <m:r>
          <m:rPr>
            <m:sty m:val="p"/>
          </m:rPr>
          <m:t>−</m:t>
        </m:r>
        <m:r>
          <m:t>λ</m:t>
        </m:r>
        <m:r>
          <m:rPr>
            <m:sty m:val="p"/>
          </m:rPr>
          <m:t>≠</m:t>
        </m:r>
        <m:r>
          <m:t>0</m:t>
        </m:r>
      </m:oMath>
      <w:r>
        <w:t xml:space="preserve">, so</w:t>
      </w:r>
      <w:r>
        <w:t xml:space="preserve"> </w:t>
      </w:r>
      <m:oMath>
        <m:r>
          <m:rPr>
            <m:sty m:val="p"/>
          </m:rPr>
          <m:t>(</m:t>
        </m:r>
        <m:r>
          <m:rPr>
            <m:sty m:val="bi"/>
          </m:rPr>
          <m:t>U</m:t>
        </m:r>
        <m:r>
          <m:rPr>
            <m:sty m:val="p"/>
          </m:rPr>
          <m:t>−</m:t>
        </m:r>
        <m:r>
          <m:t>λ</m:t>
        </m:r>
        <m:r>
          <m:t> </m:t>
        </m:r>
        <m:sSub>
          <m:e>
            <m:r>
              <m:rPr>
                <m:sty m:val="bi"/>
              </m:rPr>
              <m:t>I</m:t>
            </m:r>
          </m:e>
          <m:sub>
            <m:r>
              <m:t>p</m:t>
            </m:r>
          </m:sub>
        </m:sSub>
        <m:r>
          <m:rPr>
            <m:sty m:val="p"/>
          </m:rPr>
          <m:t>)</m:t>
        </m:r>
        <m:r>
          <m:t> </m:t>
        </m:r>
        <m:acc>
          <m:accPr>
            <m:chr m:val="̃"/>
          </m:accPr>
          <m:e>
            <m:r>
              <m:t>v</m:t>
            </m:r>
          </m:e>
        </m:acc>
        <m:r>
          <m:rPr>
            <m:sty m:val="p"/>
          </m:rPr>
          <m:t>=</m:t>
        </m:r>
        <m:acc>
          <m:accPr>
            <m:chr m:val="̃"/>
          </m:accPr>
          <m:e>
            <m:r>
              <m:t>0</m:t>
            </m:r>
          </m:e>
        </m:acc>
      </m:oMath>
      <w:r>
        <w:t xml:space="preserve"> </w:t>
      </w:r>
      <w:r>
        <w:t xml:space="preserve">has exactly one solution,</w:t>
      </w:r>
      <w:r>
        <w:t xml:space="preserve"> </w:t>
      </w:r>
      <m:oMath>
        <m:acc>
          <m:accPr>
            <m:chr m:val="̃"/>
          </m:accPr>
          <m:e>
            <m:r>
              <m:t>v</m:t>
            </m:r>
          </m:e>
        </m:acc>
        <m:r>
          <m:rPr>
            <m:sty m:val="p"/>
          </m:rPr>
          <m:t>=</m:t>
        </m:r>
        <m:acc>
          <m:accPr>
            <m:chr m:val="̃"/>
          </m:accPr>
          <m:e>
            <m:r>
              <m:t>0</m:t>
            </m:r>
          </m:e>
        </m:acc>
      </m:oMath>
      <w:r>
        <w:t xml:space="preserve"> </w:t>
      </w:r>
      <w:r>
        <w:t xml:space="preserve">(</w:t>
      </w:r>
      <w:hyperlink w:anchor="thm-back-substitution">
        <w:r>
          <w:rPr>
            <w:rStyle w:val="Hyperlink"/>
          </w:rPr>
          <w:t xml:space="preserve">Theorem 96</w:t>
        </w:r>
      </w:hyperlink>
      <w:r>
        <w:t xml:space="preserve">),</w:t>
      </w:r>
      <w:r>
        <w:t xml:space="preserve"> </w:t>
      </w:r>
      <w:r>
        <w:t xml:space="preserve">and</w:t>
      </w:r>
      <w:r>
        <w:t xml:space="preserve"> </w:t>
      </w:r>
      <m:oMath>
        <m:r>
          <m:t>λ</m:t>
        </m:r>
      </m:oMath>
      <w:r>
        <w:t xml:space="preserve"> </w:t>
      </w:r>
      <w:r>
        <w:t xml:space="preserve">is not an eigenvalue (</w:t>
      </w:r>
      <w:hyperlink w:anchor="thm-eigenvalue-singular">
        <w:r>
          <w:rPr>
            <w:rStyle w:val="Hyperlink"/>
          </w:rPr>
          <w:t xml:space="preserve">Theorem 102</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a diagonal entry,</w:t>
      </w:r>
      <w:r>
        <w:t xml:space="preserve"> </w:t>
      </w:r>
      <w:r>
        <w:t xml:space="preserve">let</w:t>
      </w:r>
      <w:r>
        <w:t xml:space="preserve"> </w:t>
      </w:r>
      <m:oMath>
        <m:r>
          <m:t>k</m:t>
        </m:r>
      </m:oMath>
      <w:r>
        <w:t xml:space="preserve"> </w:t>
      </w:r>
      <w:r>
        <w:t xml:space="preserve">be the smallest index with</w:t>
      </w:r>
      <w:r>
        <w:t xml:space="preserve"> </w:t>
      </w:r>
      <m:oMath>
        <m:sSub>
          <m:e>
            <m:r>
              <m:t>u</m:t>
            </m:r>
          </m:e>
          <m:sub>
            <m:r>
              <m:t>k</m:t>
            </m:r>
            <m:r>
              <m:t>k</m:t>
            </m:r>
          </m:sub>
        </m:sSub>
        <m:r>
          <m:rPr>
            <m:sty m:val="p"/>
          </m:rPr>
          <m:t>=</m:t>
        </m:r>
        <m:r>
          <m:t>λ</m:t>
        </m:r>
      </m:oMath>
      <w:r>
        <w:t xml:space="preserve">,</w:t>
      </w:r>
      <w:r>
        <w:t xml:space="preserve"> </w:t>
      </w:r>
      <w:r>
        <w:t xml:space="preserve">and write</w:t>
      </w:r>
      <w:r>
        <w:t xml:space="preserve"> </w:t>
      </w:r>
      <m:oMath>
        <m:r>
          <m:rPr>
            <m:sty m:val="bi"/>
          </m:rPr>
          <m:t>M</m:t>
        </m:r>
        <m:r>
          <m:rPr>
            <m:sty m:val="p"/>
          </m:rPr>
          <m:t>=</m:t>
        </m:r>
        <m:r>
          <m:rPr>
            <m:sty m:val="bi"/>
          </m:rPr>
          <m:t>U</m:t>
        </m:r>
        <m:r>
          <m:rPr>
            <m:sty m:val="p"/>
          </m:rPr>
          <m:t>−</m:t>
        </m:r>
        <m:r>
          <m:t>λ</m:t>
        </m:r>
        <m:r>
          <m:t> </m:t>
        </m:r>
        <m:sSub>
          <m:e>
            <m:r>
              <m:rPr>
                <m:sty m:val="bi"/>
              </m:rPr>
              <m:t>I</m:t>
            </m:r>
          </m:e>
          <m:sub>
            <m:r>
              <m:t>p</m:t>
            </m:r>
          </m:sub>
        </m:sSub>
      </m:oMath>
      <w:r>
        <w:t xml:space="preserve">, so</w:t>
      </w:r>
      <w:r>
        <w:t xml:space="preserve"> </w:t>
      </w:r>
      <m:oMath>
        <m:sSub>
          <m:e>
            <m:r>
              <m:t>m</m:t>
            </m:r>
          </m:e>
          <m:sub>
            <m:r>
              <m:t>k</m:t>
            </m:r>
            <m:r>
              <m:t>k</m:t>
            </m:r>
          </m:sub>
        </m:sSub>
        <m:r>
          <m:rPr>
            <m:sty m:val="p"/>
          </m:rPr>
          <m:t>=</m:t>
        </m:r>
        <m:r>
          <m:t>0</m:t>
        </m:r>
      </m:oMath>
      <w:r>
        <w:t xml:space="preserve"> </w:t>
      </w:r>
      <w:r>
        <w:t xml:space="preserve">and</w:t>
      </w:r>
      <w:r>
        <w:t xml:space="preserve"> </w:t>
      </w:r>
      <m:oMath>
        <m:sSub>
          <m:e>
            <m:r>
              <m:t>m</m:t>
            </m:r>
          </m:e>
          <m:sub>
            <m:r>
              <m:t>i</m:t>
            </m:r>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Look for</w:t>
      </w:r>
      <w:r>
        <w:t xml:space="preserve"> </w:t>
      </w:r>
      <m:oMath>
        <m:acc>
          <m:accPr>
            <m:chr m:val="̃"/>
          </m:accPr>
          <m:e>
            <m:r>
              <m:t>v</m:t>
            </m:r>
          </m:e>
        </m:acc>
      </m:oMath>
      <w:r>
        <w:t xml:space="preserve"> </w:t>
      </w:r>
      <w:r>
        <w:t xml:space="preserve">with</w:t>
      </w:r>
      <w:r>
        <w:t xml:space="preserve"> </w:t>
      </w:r>
      <m:oMath>
        <m:sSub>
          <m:e>
            <m:r>
              <m:t>v</m:t>
            </m:r>
          </m:e>
          <m:sub>
            <m:r>
              <m:t>k</m:t>
            </m:r>
          </m:sub>
        </m:sSub>
        <m:r>
          <m:rPr>
            <m:sty m:val="p"/>
          </m:rPr>
          <m:t>=</m:t>
        </m:r>
        <m:r>
          <m:t>1</m:t>
        </m:r>
      </m:oMath>
      <w:r>
        <w:t xml:space="preserve"> </w:t>
      </w:r>
      <w:r>
        <w:t xml:space="preserve">and</w:t>
      </w:r>
      <w:r>
        <w:t xml:space="preserve"> </w:t>
      </w:r>
      <m:oMath>
        <m:sSub>
          <m:e>
            <m:r>
              <m:t>v</m:t>
            </m:r>
          </m:e>
          <m:sub>
            <m:r>
              <m:t>j</m:t>
            </m:r>
          </m:sub>
        </m:sSub>
        <m:r>
          <m:rPr>
            <m:sty m:val="p"/>
          </m:rPr>
          <m:t>=</m:t>
        </m:r>
        <m:r>
          <m:t>0</m:t>
        </m:r>
      </m:oMath>
      <w:r>
        <w:t xml:space="preserve"> </w:t>
      </w:r>
      <w:r>
        <w:t xml:space="preserve">for</w:t>
      </w:r>
      <w:r>
        <w:t xml:space="preserve"> </w:t>
      </w:r>
      <m:oMath>
        <m:r>
          <m:t>j</m:t>
        </m:r>
        <m:r>
          <m:rPr>
            <m:sty m:val="p"/>
          </m:rPr>
          <m:t>&gt;</m:t>
        </m:r>
        <m:r>
          <m:t>k</m:t>
        </m:r>
      </m:oMath>
      <w:r>
        <w:t xml:space="preserve">.</w:t>
      </w:r>
      <w:r>
        <w:t xml:space="preserve"> </w:t>
      </w:r>
      <w:r>
        <w:t xml:space="preserve">Entry</w:t>
      </w:r>
      <w:r>
        <w:t xml:space="preserve"> </w:t>
      </w:r>
      <m:oMath>
        <m:r>
          <m:t>i</m:t>
        </m:r>
      </m:oMath>
      <w:r>
        <w:t xml:space="preserve"> </w:t>
      </w:r>
      <w:r>
        <w:t xml:space="preserve">of</w:t>
      </w:r>
      <w:r>
        <w:t xml:space="preserve"> </w:t>
      </w:r>
      <m:oMath>
        <m:r>
          <m:rPr>
            <m:sty m:val="bi"/>
          </m:rPr>
          <m:t>M</m:t>
        </m:r>
        <m:acc>
          <m:accPr>
            <m:chr m:val="̃"/>
          </m:accPr>
          <m:e>
            <m:r>
              <m:t>v</m:t>
            </m:r>
          </m:e>
        </m:acc>
      </m:oMath>
      <w:r>
        <w:t xml:space="preserve"> </w:t>
      </w:r>
      <w:r>
        <w:t xml:space="preserve">is</w:t>
      </w:r>
    </w:p>
    <w:p>
      <w:pPr>
        <w:pStyle w:val="BodyText"/>
      </w:pPr>
      <m:oMathPara>
        <m:oMathParaPr>
          <m:jc m:val="center"/>
        </m:oMathParaPr>
        <m:oMath>
          <m:eqArr>
            <m:e>
              <m:nary>
                <m:naryPr>
                  <m:chr m:val="∑"/>
                  <m:limLoc m:val="undOvr"/>
                  <m:subHide m:val="off"/>
                  <m:supHide m:val="off"/>
                </m:naryPr>
                <m:sub>
                  <m:r>
                    <m:t>j</m:t>
                  </m:r>
                  <m:r>
                    <m:rPr>
                      <m:sty m:val="p"/>
                    </m:rPr>
                    <m:t>=</m:t>
                  </m:r>
                  <m:r>
                    <m:t>1</m:t>
                  </m:r>
                </m:sub>
                <m:sup>
                  <m:r>
                    <m:t>p</m:t>
                  </m:r>
                </m:sup>
                <m:e>
                  <m:sSub>
                    <m:e>
                      <m:r>
                        <m:t>m</m:t>
                      </m:r>
                    </m:e>
                    <m:sub>
                      <m:r>
                        <m:t>i</m:t>
                      </m:r>
                      <m:r>
                        <m:t>j</m:t>
                      </m:r>
                    </m:sub>
                  </m:sSub>
                </m:e>
              </m:nary>
              <m:r>
                <m:t> </m:t>
              </m:r>
              <m:sSub>
                <m:e>
                  <m:r>
                    <m:t>v</m:t>
                  </m:r>
                </m:e>
                <m:sub>
                  <m:r>
                    <m:t>j</m:t>
                  </m:r>
                </m:sub>
              </m:sSub>
              <m:r>
                <m:t>&amp;</m:t>
              </m:r>
              <m:r>
                <m:rPr>
                  <m:sty m:val="p"/>
                </m:rPr>
                <m:t>=</m:t>
              </m:r>
              <m:nary>
                <m:naryPr>
                  <m:chr m:val="∑"/>
                  <m:limLoc m:val="undOvr"/>
                  <m:subHide m:val="off"/>
                  <m:supHide m:val="off"/>
                </m:naryPr>
                <m:sub>
                  <m:r>
                    <m:t>j</m:t>
                  </m:r>
                  <m:r>
                    <m:rPr>
                      <m:sty m:val="p"/>
                    </m:rPr>
                    <m:t>=</m:t>
                  </m:r>
                  <m:r>
                    <m:t>i</m:t>
                  </m:r>
                </m:sub>
                <m:sup>
                  <m:r>
                    <m:t>p</m:t>
                  </m:r>
                </m:sup>
                <m:e>
                  <m:sSub>
                    <m:e>
                      <m:r>
                        <m:t>m</m:t>
                      </m:r>
                    </m:e>
                    <m:sub>
                      <m:r>
                        <m:t>i</m:t>
                      </m:r>
                      <m:r>
                        <m:t>j</m:t>
                      </m:r>
                    </m:sub>
                  </m:sSub>
                </m:e>
              </m:nary>
              <m:r>
                <m:t> </m:t>
              </m:r>
              <m:sSub>
                <m:e>
                  <m:r>
                    <m:t>v</m:t>
                  </m:r>
                </m:e>
                <m:sub>
                  <m:r>
                    <m:t>j</m:t>
                  </m:r>
                </m:sub>
              </m:sSub>
              <m:r>
                <m:t>&amp;</m:t>
              </m:r>
              <m:r>
                <m:t>&amp;</m:t>
              </m:r>
              <m:r>
                <m:rPr>
                  <m:nor/>
                  <m:sty m:val="p"/>
                </m:rPr>
                <m:t>(</m:t>
              </m:r>
              <m:sSub>
                <m:e>
                  <m:r>
                    <m:t>m</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nary>
                <m:naryPr>
                  <m:chr m:val="∑"/>
                  <m:limLoc m:val="undOvr"/>
                  <m:subHide m:val="off"/>
                  <m:supHide m:val="off"/>
                </m:naryPr>
                <m:sub>
                  <m:r>
                    <m:t>j</m:t>
                  </m:r>
                  <m:r>
                    <m:rPr>
                      <m:sty m:val="p"/>
                    </m:rPr>
                    <m:t>=</m:t>
                  </m:r>
                  <m:r>
                    <m:t>i</m:t>
                  </m:r>
                </m:sub>
                <m:sup>
                  <m:r>
                    <m:t>k</m:t>
                  </m:r>
                </m:sup>
                <m:e>
                  <m:sSub>
                    <m:e>
                      <m:r>
                        <m:t>m</m:t>
                      </m:r>
                    </m:e>
                    <m:sub>
                      <m:r>
                        <m:t>i</m:t>
                      </m:r>
                      <m:r>
                        <m:t>j</m:t>
                      </m:r>
                    </m:sub>
                  </m:sSub>
                </m:e>
              </m:nary>
              <m:r>
                <m:t> </m:t>
              </m:r>
              <m:sSub>
                <m:e>
                  <m:r>
                    <m:t>v</m:t>
                  </m:r>
                </m:e>
                <m:sub>
                  <m:r>
                    <m:t>j</m:t>
                  </m:r>
                </m:sub>
              </m:sSub>
              <m:r>
                <m:rPr>
                  <m:sty m:val="p"/>
                </m:rPr>
                <m:t>,</m:t>
              </m:r>
              <m:r>
                <m:t>&amp;</m:t>
              </m:r>
              <m:r>
                <m:t>&amp;</m:t>
              </m:r>
              <m:r>
                <m:rPr>
                  <m:nor/>
                  <m:sty m:val="p"/>
                </m:rPr>
                <m:t>(</m:t>
              </m:r>
              <m:sSub>
                <m:e>
                  <m:r>
                    <m:t>v</m:t>
                  </m:r>
                </m:e>
                <m:sub>
                  <m:r>
                    <m:t>j</m:t>
                  </m:r>
                </m:sub>
              </m:sSub>
              <m:r>
                <m:rPr>
                  <m:sty m:val="p"/>
                </m:rPr>
                <m:t>=</m:t>
              </m:r>
              <m:r>
                <m:t>0</m:t>
              </m:r>
              <m:r>
                <m:rPr>
                  <m:nor/>
                  <m:sty m:val="p"/>
                </m:rPr>
                <m:t> for </m:t>
              </m:r>
              <m:r>
                <m:t>j</m:t>
              </m:r>
              <m:r>
                <m:rPr>
                  <m:sty m:val="p"/>
                </m:rPr>
                <m:t>&gt;</m:t>
              </m:r>
              <m:r>
                <m:t>k</m:t>
              </m:r>
              <m:r>
                <m:rPr>
                  <m:nor/>
                  <m:sty m:val="p"/>
                </m:rPr>
                <m:t>)</m:t>
              </m:r>
            </m:e>
          </m:eqArr>
        </m:oMath>
      </m:oMathPara>
    </w:p>
    <w:p>
      <w:pPr>
        <w:pStyle w:val="FirstParagraph"/>
      </w:pPr>
      <w:r>
        <w:t xml:space="preserve">where the last sum is empty, and so</w:t>
      </w:r>
      <w:r>
        <w:t xml:space="preserve"> </w:t>
      </w:r>
      <m:oMath>
        <m:r>
          <m:t>0</m:t>
        </m:r>
      </m:oMath>
      <w:r>
        <w:t xml:space="preserve">, when</w:t>
      </w:r>
      <w:r>
        <w:t xml:space="preserve"> </w:t>
      </w:r>
      <m:oMath>
        <m:r>
          <m:t>i</m:t>
        </m:r>
        <m:r>
          <m:rPr>
            <m:sty m:val="p"/>
          </m:rPr>
          <m:t>&gt;</m:t>
        </m:r>
        <m:r>
          <m:t>k</m:t>
        </m:r>
      </m:oMath>
      <w:r>
        <w:t xml:space="preserve">. So:</w:t>
      </w:r>
    </w:p>
    <w:p>
      <w:pPr>
        <w:pStyle w:val="Compact"/>
        <w:numPr>
          <w:ilvl w:val="0"/>
          <w:numId w:val="1098"/>
        </w:numPr>
      </w:pPr>
      <w:r>
        <w:t xml:space="preserve">for</w:t>
      </w:r>
      <w:r>
        <w:t xml:space="preserve"> </w:t>
      </w:r>
      <m:oMath>
        <m:r>
          <m:t>i</m:t>
        </m:r>
        <m:r>
          <m:rPr>
            <m:sty m:val="p"/>
          </m:rPr>
          <m:t>&gt;</m:t>
        </m:r>
        <m:r>
          <m:t>k</m:t>
        </m:r>
      </m:oMath>
      <w:r>
        <w:t xml:space="preserve"> </w:t>
      </w:r>
      <w:r>
        <w:t xml:space="preserve">entry</w:t>
      </w:r>
      <w:r>
        <w:t xml:space="preserve"> </w:t>
      </w:r>
      <m:oMath>
        <m:r>
          <m:t>i</m:t>
        </m:r>
      </m:oMath>
      <w:r>
        <w:t xml:space="preserve"> </w:t>
      </w:r>
      <w:r>
        <w:t xml:space="preserve">is</w:t>
      </w:r>
      <w:r>
        <w:t xml:space="preserve"> </w:t>
      </w:r>
      <m:oMath>
        <m:r>
          <m:t>0</m:t>
        </m:r>
      </m:oMath>
      <w:r>
        <w:t xml:space="preserve">;</w:t>
      </w:r>
    </w:p>
    <w:p>
      <w:pPr>
        <w:pStyle w:val="Compact"/>
        <w:numPr>
          <w:ilvl w:val="0"/>
          <w:numId w:val="1098"/>
        </w:numPr>
      </w:pPr>
      <w:r>
        <w:t xml:space="preserve">for</w:t>
      </w:r>
      <w:r>
        <w:t xml:space="preserve"> </w:t>
      </w:r>
      <m:oMath>
        <m:r>
          <m:t>i</m:t>
        </m:r>
        <m:r>
          <m:rPr>
            <m:sty m:val="p"/>
          </m:rPr>
          <m:t>=</m:t>
        </m:r>
        <m:r>
          <m:t>k</m:t>
        </m:r>
      </m:oMath>
      <w:r>
        <w:t xml:space="preserve"> </w:t>
      </w:r>
      <w:r>
        <w:t xml:space="preserve">it is</w:t>
      </w:r>
      <w:r>
        <w:t xml:space="preserve"> </w:t>
      </w:r>
      <m:oMath>
        <m:sSub>
          <m:e>
            <m:r>
              <m:t>m</m:t>
            </m:r>
          </m:e>
          <m:sub>
            <m:r>
              <m:t>k</m:t>
            </m:r>
            <m:r>
              <m:t>k</m:t>
            </m:r>
          </m:sub>
        </m:sSub>
        <m:r>
          <m:t> </m:t>
        </m:r>
        <m:sSub>
          <m:e>
            <m:r>
              <m:t>v</m:t>
            </m:r>
          </m:e>
          <m:sub>
            <m:r>
              <m:t>k</m:t>
            </m:r>
          </m:sub>
        </m:sSub>
        <m:r>
          <m:rPr>
            <m:sty m:val="p"/>
          </m:rPr>
          <m:t>=</m:t>
        </m:r>
        <m:r>
          <m:t>0</m:t>
        </m:r>
      </m:oMath>
      <w:r>
        <w:t xml:space="preserve">;</w:t>
      </w:r>
    </w:p>
    <w:p>
      <w:pPr>
        <w:pStyle w:val="Compact"/>
        <w:numPr>
          <w:ilvl w:val="0"/>
          <w:numId w:val="1098"/>
        </w:numPr>
      </w:pPr>
      <w:r>
        <w:t xml:space="preserve">for</w:t>
      </w:r>
      <w:r>
        <w:t xml:space="preserve"> </w:t>
      </w:r>
      <m:oMath>
        <m:r>
          <m:t>i</m:t>
        </m:r>
        <m:r>
          <m:rPr>
            <m:sty m:val="p"/>
          </m:rPr>
          <m:t>&lt;</m:t>
        </m:r>
        <m:r>
          <m:t>k</m:t>
        </m:r>
      </m:oMath>
      <w:r>
        <w:t xml:space="preserve"> </w:t>
      </w:r>
      <w:r>
        <w:t xml:space="preserve">it is</w:t>
      </w:r>
      <w:r>
        <w:t xml:space="preserve"> </w:t>
      </w:r>
      <m:oMath>
        <m:r>
          <m:t>0</m:t>
        </m:r>
      </m:oMath>
      <w:r>
        <w:t xml:space="preserve"> </w:t>
      </w:r>
      <w:r>
        <w:t xml:space="preserve">exactly when</w:t>
      </w:r>
      <w:r>
        <w:t xml:space="preserve"> </w:t>
      </w:r>
      <m:oMath>
        <m:sSub>
          <m:e>
            <m:r>
              <m:t>v</m:t>
            </m:r>
          </m:e>
          <m:sub>
            <m:r>
              <m:t>i</m:t>
            </m:r>
          </m:sub>
        </m:sSub>
        <m:r>
          <m:rPr>
            <m:sty m:val="p"/>
          </m:rPr>
          <m:t>=</m:t>
        </m:r>
        <m:r>
          <m:rPr>
            <m:sty m:val="p"/>
          </m:rPr>
          <m:t>−</m:t>
        </m:r>
        <m:f>
          <m:fPr>
            <m:type m:val="bar"/>
          </m:fPr>
          <m:num>
            <m:r>
              <m:t>1</m:t>
            </m:r>
          </m:num>
          <m:den>
            <m:sSub>
              <m:e>
                <m:r>
                  <m:t>m</m:t>
                </m:r>
              </m:e>
              <m:sub>
                <m:r>
                  <m:t>i</m:t>
                </m:r>
                <m:r>
                  <m:t>i</m:t>
                </m:r>
              </m:sub>
            </m:sSub>
          </m:den>
        </m:f>
        <m:nary>
          <m:naryPr>
            <m:chr m:val="∑"/>
            <m:limLoc m:val="undOvr"/>
            <m:subHide m:val="off"/>
            <m:supHide m:val="off"/>
          </m:naryPr>
          <m:sub>
            <m:r>
              <m:t>j</m:t>
            </m:r>
            <m:r>
              <m:rPr>
                <m:sty m:val="p"/>
              </m:rPr>
              <m:t>=</m:t>
            </m:r>
            <m:r>
              <m:t>i</m:t>
            </m:r>
            <m:r>
              <m:rPr>
                <m:sty m:val="p"/>
              </m:rPr>
              <m:t>+</m:t>
            </m:r>
            <m:r>
              <m:t>1</m:t>
            </m:r>
          </m:sub>
          <m:sup>
            <m:r>
              <m:t>k</m:t>
            </m:r>
          </m:sup>
          <m:e>
            <m:sSub>
              <m:e>
                <m:r>
                  <m:t>m</m:t>
                </m:r>
              </m:e>
              <m:sub>
                <m:r>
                  <m:t>i</m:t>
                </m:r>
                <m:r>
                  <m:t>j</m:t>
                </m:r>
              </m:sub>
            </m:sSub>
          </m:e>
        </m:nary>
        <m:r>
          <m:t> </m:t>
        </m:r>
        <m:sSub>
          <m:e>
            <m:r>
              <m:t>v</m:t>
            </m:r>
          </m:e>
          <m:sub>
            <m:r>
              <m:t>j</m:t>
            </m:r>
          </m:sub>
        </m:sSub>
      </m:oMath>
      <w:r>
        <w:t xml:space="preserve">,</w:t>
      </w:r>
      <w:r>
        <w:t xml:space="preserve"> </w:t>
      </w:r>
      <w:r>
        <w:t xml:space="preserve">and these equations fix</w:t>
      </w:r>
      <w:r>
        <w:t xml:space="preserve"> </w:t>
      </w:r>
      <m:oMath>
        <m:sSub>
          <m:e>
            <m:r>
              <m:t>v</m:t>
            </m:r>
          </m:e>
          <m:sub>
            <m:r>
              <m:t>k</m:t>
            </m:r>
            <m:r>
              <m:rPr>
                <m:sty m:val="p"/>
              </m:rPr>
              <m:t>−</m:t>
            </m:r>
            <m:r>
              <m:t>1</m:t>
            </m:r>
          </m:sub>
        </m:sSub>
        <m:r>
          <m:rPr>
            <m:sty m:val="p"/>
          </m:rPr>
          <m:t>,</m:t>
        </m:r>
        <m:r>
          <m:rPr>
            <m:sty m:val="p"/>
          </m:rPr>
          <m:t>…</m:t>
        </m:r>
        <m:r>
          <m:rPr>
            <m:sty m:val="p"/>
          </m:rPr>
          <m:t>,</m:t>
        </m:r>
        <m:sSub>
          <m:e>
            <m:r>
              <m:t>v</m:t>
            </m:r>
          </m:e>
          <m:sub>
            <m:r>
              <m:t>1</m:t>
            </m:r>
          </m:sub>
        </m:sSub>
      </m:oMath>
      <w:r>
        <w:t xml:space="preserve"> </w:t>
      </w:r>
      <w:r>
        <w:t xml:space="preserve">in turn, as in</w:t>
      </w:r>
      <w:r>
        <w:t xml:space="preserve"> </w:t>
      </w:r>
      <w:hyperlink w:anchor="thm-back-substitution">
        <w:r>
          <w:rPr>
            <w:rStyle w:val="Hyperlink"/>
          </w:rPr>
          <w:t xml:space="preserve">Theorem 96</w:t>
        </w:r>
      </w:hyperlink>
      <w:r>
        <w:t xml:space="preserve">.</w:t>
      </w:r>
    </w:p>
    <w:p>
      <w:pPr>
        <w:pStyle w:val="FirstParagraph"/>
      </w:pPr>
      <w:r>
        <w:t xml:space="preserve">So</w:t>
      </w:r>
      <w:r>
        <w:t xml:space="preserve"> </w:t>
      </w:r>
      <m:oMath>
        <m:r>
          <m:rPr>
            <m:sty m:val="bi"/>
          </m:rPr>
          <m:t>M</m:t>
        </m:r>
        <m:acc>
          <m:accPr>
            <m:chr m:val="̃"/>
          </m:accPr>
          <m:e>
            <m:r>
              <m:t>v</m:t>
            </m:r>
          </m:e>
        </m:acc>
        <m:r>
          <m:rPr>
            <m:sty m:val="p"/>
          </m:rPr>
          <m:t>=</m:t>
        </m:r>
        <m:acc>
          <m:accPr>
            <m:chr m:val="̃"/>
          </m:accPr>
          <m:e>
            <m:r>
              <m:t>0</m:t>
            </m:r>
          </m:e>
        </m:acc>
      </m:oMath>
      <w:r>
        <w:t xml:space="preserve"> </w:t>
      </w:r>
      <w:r>
        <w:t xml:space="preserve">with</w:t>
      </w:r>
      <w:r>
        <w:t xml:space="preserve"> </w:t>
      </w:r>
      <m:oMath>
        <m:sSub>
          <m:e>
            <m:r>
              <m:t>v</m:t>
            </m:r>
          </m:e>
          <m:sub>
            <m:r>
              <m:t>k</m:t>
            </m:r>
          </m:sub>
        </m:sSub>
        <m:r>
          <m:rPr>
            <m:sty m:val="p"/>
          </m:rPr>
          <m:t>=</m:t>
        </m:r>
        <m:r>
          <m:t>1</m:t>
        </m:r>
      </m:oMath>
      <w:r>
        <w:t xml:space="preserve">, hence</w:t>
      </w:r>
      <w:r>
        <w:t xml:space="preserve"> </w:t>
      </w:r>
      <m:oMath>
        <m:acc>
          <m:accPr>
            <m:chr m:val="̃"/>
          </m:accPr>
          <m:e>
            <m:r>
              <m:t>v</m:t>
            </m:r>
          </m:e>
        </m:acc>
        <m:r>
          <m:rPr>
            <m:sty m:val="p"/>
          </m:rPr>
          <m:t>≠</m:t>
        </m:r>
        <m:acc>
          <m:accPr>
            <m:chr m:val="̃"/>
          </m:accPr>
          <m:e>
            <m:r>
              <m:t>0</m:t>
            </m:r>
          </m:e>
        </m:acc>
      </m:oMath>
      <w:r>
        <w:t xml:space="preserve">,</w:t>
      </w:r>
      <w:r>
        <w:t xml:space="preserve"> </w:t>
      </w:r>
      <w:r>
        <w:t xml:space="preserve">and</w:t>
      </w:r>
      <w:r>
        <w:t xml:space="preserve"> </w:t>
      </w:r>
      <m:oMath>
        <m:r>
          <m:t>λ</m:t>
        </m:r>
      </m:oMath>
      <w:r>
        <w:t xml:space="preserve"> </w:t>
      </w:r>
      <w:r>
        <w:t xml:space="preserve">is an eigenvalue.</w:t>
      </w:r>
    </w:p>
    <w:bookmarkStart w:id="576" w:name="exm-eigen-triangular"/>
    <w:p>
      <w:pPr>
        <w:pStyle w:val="BodyText"/>
      </w:pPr>
      <w:r>
        <w:rPr>
          <w:b/>
          <w:bCs/>
        </w:rPr>
        <w:t xml:space="preserve">Example 189 (Eigenvalues read off the diagonal)</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of</w:t>
      </w:r>
      <w:r>
        <w:t xml:space="preserve"> </w:t>
      </w:r>
      <w:hyperlink w:anchor="exm-triangular-matrix">
        <w:r>
          <w:rPr>
            <w:rStyle w:val="Hyperlink"/>
          </w:rPr>
          <w:t xml:space="preserve">Example 174</w:t>
        </w:r>
      </w:hyperlink>
      <w:r>
        <w:t xml:space="preserve"> </w:t>
      </w:r>
      <w:r>
        <w:t xml:space="preserve">has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w:t>
      </w:r>
      <w:r>
        <w:t xml:space="preserve"> </w:t>
      </w:r>
      <w:r>
        <w:t xml:space="preserve">For</w:t>
      </w:r>
      <w:r>
        <w:t xml:space="preserve"> </w:t>
      </w:r>
      <m:oMath>
        <m:r>
          <m:t>λ</m:t>
        </m:r>
        <m:r>
          <m:rPr>
            <m:sty m:val="p"/>
          </m:rPr>
          <m:t>=</m:t>
        </m:r>
        <m:f>
          <m:fPr>
            <m:type m:val="lin"/>
          </m:fPr>
          <m:num>
            <m:r>
              <m:t>1</m:t>
            </m:r>
          </m:num>
          <m:den>
            <m:r>
              <m:t>2</m:t>
            </m:r>
          </m:den>
        </m:f>
      </m:oMath>
      <w:r>
        <w:t xml:space="preserve"> </w:t>
      </w:r>
      <w:r>
        <w:t xml:space="preserve">(so</w:t>
      </w:r>
      <w:r>
        <w:t xml:space="preserve"> </w:t>
      </w:r>
      <m:oMath>
        <m:r>
          <m:t>k</m:t>
        </m:r>
        <m:r>
          <m:rPr>
            <m:sty m:val="p"/>
          </m:rPr>
          <m:t>=</m:t>
        </m:r>
        <m:r>
          <m:t>2</m:t>
        </m:r>
      </m:oMath>
      <w:r>
        <w:t xml:space="preserve">), take</w:t>
      </w:r>
      <w:r>
        <w:t xml:space="preserve"> </w:t>
      </w:r>
      <m:oMath>
        <m:sSub>
          <m:e>
            <m:r>
              <m:t>v</m:t>
            </m:r>
          </m:e>
          <m:sub>
            <m:r>
              <m:t>2</m:t>
            </m:r>
          </m:sub>
        </m:sSub>
        <m:r>
          <m:rPr>
            <m:sty m:val="p"/>
          </m:rPr>
          <m:t>=</m:t>
        </m:r>
        <m:r>
          <m:t>1</m:t>
        </m:r>
      </m:oMath>
      <w:r>
        <w:t xml:space="preserve">,</w:t>
      </w:r>
      <w:r>
        <w:t xml:space="preserve"> </w:t>
      </w:r>
      <m:oMath>
        <m:sSub>
          <m:e>
            <m:r>
              <m:t>v</m:t>
            </m:r>
          </m:e>
          <m:sub>
            <m:r>
              <m:t>3</m:t>
            </m:r>
          </m:sub>
        </m:sSub>
        <m:r>
          <m:rPr>
            <m:sty m:val="p"/>
          </m:rPr>
          <m:t>=</m:t>
        </m:r>
        <m:r>
          <m:t>0</m:t>
        </m:r>
      </m:oMath>
      <w:r>
        <w:t xml:space="preserve">;</w:t>
      </w:r>
      <w:r>
        <w:t xml:space="preserve"> </w:t>
      </w:r>
      <w:r>
        <w:t xml:space="preserve">row 1 of</w:t>
      </w:r>
      <w:r>
        <w:t xml:space="preserve"> </w:t>
      </w:r>
      <m:oMath>
        <m:r>
          <m:rPr>
            <m:sty m:val="p"/>
          </m:rPr>
          <m:t>(</m:t>
        </m:r>
        <m:r>
          <m:rPr>
            <m:sty m:val="bi"/>
          </m:rPr>
          <m:t>U</m:t>
        </m:r>
        <m:r>
          <m:rPr>
            <m:sty m:val="p"/>
          </m:rPr>
          <m:t>−</m:t>
        </m:r>
        <m:f>
          <m:fPr>
            <m:type m:val="lin"/>
          </m:fPr>
          <m:num>
            <m:r>
              <m:t>1</m:t>
            </m:r>
          </m:num>
          <m:den>
            <m:r>
              <m:t>2</m:t>
            </m:r>
          </m:den>
        </m:f>
        <m:r>
          <m:t> </m:t>
        </m:r>
        <m:sSub>
          <m:e>
            <m:r>
              <m:rPr>
                <m:sty m:val="bi"/>
              </m:rPr>
              <m:t>I</m:t>
            </m:r>
          </m:e>
          <m:sub>
            <m:r>
              <m:t>3</m:t>
            </m:r>
          </m:sub>
        </m:sSub>
        <m:r>
          <m:rPr>
            <m:sty m:val="p"/>
          </m:rPr>
          <m:t>)</m:t>
        </m:r>
        <m:r>
          <m:t> </m:t>
        </m:r>
        <m:acc>
          <m:accPr>
            <m:chr m:val="̃"/>
          </m:accPr>
          <m:e>
            <m:r>
              <m:t>v</m:t>
            </m:r>
          </m:e>
        </m:acc>
      </m:oMath>
      <w:r>
        <w:t xml:space="preserve"> </w:t>
      </w:r>
      <w:r>
        <w:t xml:space="preserve">is</w:t>
      </w:r>
      <w:r>
        <w:t xml:space="preserve"> </w:t>
      </w:r>
      <m:oMath>
        <m:f>
          <m:fPr>
            <m:type m:val="lin"/>
          </m:fPr>
          <m:num>
            <m:r>
              <m:t>3</m:t>
            </m:r>
          </m:num>
          <m:den>
            <m:r>
              <m:t>2</m:t>
            </m:r>
          </m:den>
        </m:f>
        <m:r>
          <m:t> </m:t>
        </m:r>
        <m:sSub>
          <m:e>
            <m:r>
              <m:t>v</m:t>
            </m:r>
          </m:e>
          <m:sub>
            <m:r>
              <m:t>1</m:t>
            </m:r>
          </m:sub>
        </m:sSub>
        <m:r>
          <m:rPr>
            <m:sty m:val="p"/>
          </m:rPr>
          <m:t>+</m:t>
        </m:r>
        <m:r>
          <m:t>1</m:t>
        </m:r>
        <m:r>
          <m:rPr>
            <m:sty m:val="p"/>
          </m:rPr>
          <m:t>=</m:t>
        </m:r>
        <m:r>
          <m:t>0</m:t>
        </m:r>
      </m:oMath>
      <w:r>
        <w:t xml:space="preserve">, so</w:t>
      </w:r>
      <w:r>
        <w:t xml:space="preserve"> </w:t>
      </w:r>
      <m:oMath>
        <m:sSub>
          <m:e>
            <m:r>
              <m:t>v</m:t>
            </m:r>
          </m:e>
          <m:sub>
            <m:r>
              <m:t>1</m:t>
            </m:r>
          </m:sub>
        </m:sSub>
        <m:r>
          <m:rPr>
            <m:sty m:val="p"/>
          </m:rPr>
          <m:t>=</m:t>
        </m:r>
        <m:r>
          <m:rPr>
            <m:sty m:val="p"/>
          </m:rPr>
          <m:t>−</m:t>
        </m:r>
        <m:f>
          <m:fPr>
            <m:type m:val="lin"/>
          </m:fPr>
          <m:num>
            <m:r>
              <m:t>2</m:t>
            </m:r>
          </m:num>
          <m:den>
            <m:r>
              <m:t>3</m:t>
            </m:r>
          </m:den>
        </m:f>
      </m:oMath>
      <w:r>
        <w:t xml:space="preserve">.</w:t>
      </w:r>
      <w:r>
        <w:t xml:space="preserve"> </w:t>
      </w:r>
      <w:r>
        <w:t xml:space="preserve">Check:</w:t>
      </w:r>
    </w:p>
    <w:p>
      <w:pPr>
        <w:pStyle w:val="BodyText"/>
      </w:pPr>
      <m:oMathPara>
        <m:oMathParaPr>
          <m:jc m:val="center"/>
        </m:oMathParaPr>
        <m:oMath>
          <m:eqArr>
            <m:e>
              <m:r>
                <m:rPr>
                  <m:sty m:val="bi"/>
                </m:rPr>
                <m:t>U</m:t>
              </m:r>
              <m:r>
                <m:t> </m:t>
              </m:r>
              <m:r>
                <m:rPr>
                  <m:sty m:val="p"/>
                </m:rPr>
                <m:t>(</m:t>
              </m:r>
              <m:r>
                <m:rPr>
                  <m:sty m:val="p"/>
                </m:rPr>
                <m:t>−</m:t>
              </m:r>
              <m:f>
                <m:fPr>
                  <m:type m:val="lin"/>
                </m:fPr>
                <m:num>
                  <m:r>
                    <m:t>2</m:t>
                  </m:r>
                </m:num>
                <m:den>
                  <m:r>
                    <m:t>3</m:t>
                  </m:r>
                </m:den>
              </m:f>
              <m:r>
                <m:rPr>
                  <m:sty m:val="p"/>
                </m:rPr>
                <m:t>,</m:t>
              </m:r>
              <m:r>
                <m:t>1</m:t>
              </m:r>
              <m:r>
                <m:rPr>
                  <m:sty m:val="p"/>
                </m:rPr>
                <m:t>,</m:t>
              </m:r>
              <m:r>
                <m:t>0</m:t>
              </m:r>
              <m:r>
                <m:rPr>
                  <m:sty m:val="p"/>
                </m:rPr>
                <m:t>)</m:t>
              </m:r>
              <m:r>
                <m:t>&amp;</m:t>
              </m:r>
              <m:r>
                <m:rPr>
                  <m:sty m:val="p"/>
                </m:rPr>
                <m:t>=</m:t>
              </m:r>
              <m:r>
                <m:rPr>
                  <m:sty m:val="p"/>
                </m:rPr>
                <m:t>(</m:t>
              </m:r>
              <m:r>
                <m:rPr>
                  <m:sty m:val="p"/>
                </m:rPr>
                <m:t>−</m:t>
              </m:r>
              <m:f>
                <m:fPr>
                  <m:type m:val="lin"/>
                </m:fPr>
                <m:num>
                  <m:r>
                    <m:t>4</m:t>
                  </m:r>
                </m:num>
                <m:den>
                  <m:r>
                    <m:t>3</m:t>
                  </m:r>
                </m:den>
              </m:f>
              <m:r>
                <m:rPr>
                  <m:sty m:val="p"/>
                </m:rPr>
                <m:t>+</m:t>
              </m:r>
              <m:r>
                <m:t>1</m:t>
              </m:r>
              <m:r>
                <m:rPr>
                  <m:sty m:val="p"/>
                </m:rPr>
                <m:t>,</m:t>
              </m:r>
              <m:f>
                <m:fPr>
                  <m:type m:val="lin"/>
                </m:fPr>
                <m:num>
                  <m:r>
                    <m:t>1</m:t>
                  </m:r>
                </m:num>
                <m:den>
                  <m:r>
                    <m:t>2</m:t>
                  </m:r>
                </m:den>
              </m:f>
              <m:r>
                <m:rPr>
                  <m:sty m:val="p"/>
                </m:rPr>
                <m:t>,</m:t>
              </m:r>
              <m:r>
                <m:t>0</m:t>
              </m:r>
              <m:r>
                <m:rPr>
                  <m:sty m:val="p"/>
                </m:rPr>
                <m:t>)</m:t>
              </m:r>
            </m:e>
            <m:e>
              <m:r>
                <m:t>&amp;</m:t>
              </m:r>
              <m:r>
                <m:rPr>
                  <m:sty m:val="p"/>
                </m:rPr>
                <m:t>=</m:t>
              </m:r>
              <m:f>
                <m:fPr>
                  <m:type m:val="lin"/>
                </m:fPr>
                <m:num>
                  <m:r>
                    <m:t>1</m:t>
                  </m:r>
                </m:num>
                <m:den>
                  <m:r>
                    <m:t>2</m:t>
                  </m:r>
                </m:den>
              </m:f>
              <m:r>
                <m:t> </m:t>
              </m:r>
              <m:r>
                <m:rPr>
                  <m:sty m:val="p"/>
                </m:rPr>
                <m:t>(</m:t>
              </m:r>
              <m:r>
                <m:rPr>
                  <m:sty m:val="p"/>
                </m:rPr>
                <m:t>−</m:t>
              </m:r>
              <m:f>
                <m:fPr>
                  <m:type m:val="lin"/>
                </m:fPr>
                <m:num>
                  <m:r>
                    <m:t>2</m:t>
                  </m:r>
                </m:num>
                <m:den>
                  <m:r>
                    <m:t>3</m:t>
                  </m:r>
                </m:den>
              </m:f>
              <m:r>
                <m:rPr>
                  <m:sty m:val="p"/>
                </m:rPr>
                <m:t>,</m:t>
              </m:r>
              <m:r>
                <m:t>1</m:t>
              </m:r>
              <m:r>
                <m:rPr>
                  <m:sty m:val="p"/>
                </m:rPr>
                <m:t>,</m:t>
              </m:r>
              <m:r>
                <m:t>0</m:t>
              </m:r>
              <m:r>
                <m:rPr>
                  <m:sty m:val="p"/>
                </m:rPr>
                <m:t>)</m:t>
              </m:r>
              <m:r>
                <m:rPr>
                  <m:sty m:val="p"/>
                </m:rPr>
                <m:t>.</m:t>
              </m:r>
            </m:e>
          </m:eqArr>
        </m:oMath>
      </m:oMathPara>
    </w:p>
    <w:p>
      <w:pPr>
        <w:pStyle w:val="FirstParagraph"/>
      </w:pPr>
      <w:r>
        <w:t xml:space="preserve">The matrix</w:t>
      </w:r>
      <w:r>
        <w:t xml:space="preserve"> </w:t>
      </w:r>
      <m:oMath>
        <m:r>
          <m:rPr>
            <m:sty m:val="bi"/>
          </m:rPr>
          <m:t>J</m:t>
        </m:r>
      </m:oMath>
      <w:r>
        <w:t xml:space="preserve"> </w:t>
      </w:r>
      <w:r>
        <w:t xml:space="preserve">of</w:t>
      </w:r>
      <w:r>
        <w:t xml:space="preserve"> </w:t>
      </w:r>
      <w:hyperlink w:anchor="exm-eigenspace">
        <w:r>
          <w:rPr>
            <w:rStyle w:val="Hyperlink"/>
          </w:rPr>
          <w:t xml:space="preserve">Example 185</w:t>
        </w:r>
      </w:hyperlink>
      <w:r>
        <w:t xml:space="preserve"> </w:t>
      </w:r>
      <w:r>
        <w:t xml:space="preserve">is upper triangular with both diagonal entries</w:t>
      </w:r>
      <w:r>
        <w:t xml:space="preserve"> </w:t>
      </w:r>
      <m:oMath>
        <m:r>
          <m:t>0</m:t>
        </m:r>
      </m:oMath>
      <w:r>
        <w:t xml:space="preserve">,</w:t>
      </w:r>
      <w:r>
        <w:t xml:space="preserve"> </w:t>
      </w:r>
      <w:r>
        <w:t xml:space="preserve">and</w:t>
      </w:r>
      <w:r>
        <w:t xml:space="preserve"> </w:t>
      </w:r>
      <m:oMath>
        <m:r>
          <m:t>0</m:t>
        </m:r>
      </m:oMath>
      <w:r>
        <w:t xml:space="preserve"> </w:t>
      </w:r>
      <w:r>
        <w:t xml:space="preserve">is its only eigenvalue.</w:t>
      </w:r>
    </w:p>
    <w:bookmarkEnd w:id="576"/>
    <w:bookmarkStart w:id="577" w:name="thm-eigen-idempotent-orthogonal"/>
    <w:p>
      <w:pPr>
        <w:pStyle w:val="BodyText"/>
      </w:pPr>
      <w:r>
        <w:rPr>
          <w:b/>
          <w:bCs/>
        </w:rPr>
        <w:t xml:space="preserve">Theorem 105 (Eigenvalues of idempotent and orthogonal matrices)</w:t>
      </w:r>
      <w:r>
        <w:t xml:space="preserve"> </w:t>
      </w:r>
      <w:r>
        <w:t xml:space="preserve"> </w:t>
      </w:r>
    </w:p>
    <w:p>
      <w:pPr>
        <w:pStyle w:val="Compact"/>
        <w:numPr>
          <w:ilvl w:val="0"/>
          <w:numId w:val="1099"/>
        </w:numPr>
      </w:pPr>
      <w:r>
        <w:t xml:space="preserve">Every eigenvalue of an idempotent matrix (</w:t>
      </w:r>
      <w:hyperlink w:anchor="def-idempotent-matrix">
        <w:r>
          <w:rPr>
            <w:rStyle w:val="Hyperlink"/>
          </w:rPr>
          <w:t xml:space="preserve">Definition 73</w:t>
        </w:r>
      </w:hyperlink>
      <w:r>
        <w:t xml:space="preserve">) is</w:t>
      </w:r>
      <w:r>
        <w:t xml:space="preserve"> </w:t>
      </w:r>
      <m:oMath>
        <m:r>
          <m:t>0</m:t>
        </m:r>
      </m:oMath>
      <w:r>
        <w:t xml:space="preserve"> </w:t>
      </w:r>
      <w:r>
        <w:t xml:space="preserve">or</w:t>
      </w:r>
      <w:r>
        <w:t xml:space="preserve"> </w:t>
      </w:r>
      <m:oMath>
        <m:r>
          <m:t>1</m:t>
        </m:r>
      </m:oMath>
      <w:r>
        <w:t xml:space="preserve">.</w:t>
      </w:r>
    </w:p>
    <w:p>
      <w:pPr>
        <w:pStyle w:val="Compact"/>
        <w:numPr>
          <w:ilvl w:val="0"/>
          <w:numId w:val="1099"/>
        </w:numPr>
      </w:pPr>
      <w:r>
        <w:t xml:space="preserve">Every eigenvalue of an orthogonal matrix (</w:t>
      </w:r>
      <w:hyperlink w:anchor="def-orthogonal-matrix">
        <w:r>
          <w:rPr>
            <w:rStyle w:val="Hyperlink"/>
          </w:rPr>
          <w:t xml:space="preserve">Definition 76</w:t>
        </w:r>
      </w:hyperlink>
      <w:r>
        <w:t xml:space="preserve">) is</w:t>
      </w:r>
      <w:r>
        <w:t xml:space="preserve"> </w:t>
      </w:r>
      <m:oMath>
        <m:r>
          <m:t>1</m:t>
        </m:r>
      </m:oMath>
      <w:r>
        <w:t xml:space="preserve"> </w:t>
      </w:r>
      <w:r>
        <w:t xml:space="preserve">or</w:t>
      </w:r>
      <w:r>
        <w:t xml:space="preserve"> </w:t>
      </w:r>
      <m:oMath>
        <m:r>
          <m:rPr>
            <m:sty m:val="p"/>
          </m:rPr>
          <m:t>−</m:t>
        </m:r>
        <m:r>
          <m:t>1</m:t>
        </m:r>
      </m:oMath>
      <w:r>
        <w:t xml:space="preserve">.</w:t>
      </w:r>
    </w:p>
    <w:bookmarkEnd w:id="577"/>
    <w:p>
      <w:pPr>
        <w:pStyle w:val="FirstParagraph"/>
      </w:pPr>
      <w:r>
        <w:rPr>
          <w:i/>
          <w:iCs/>
        </w:rPr>
        <w:t xml:space="preserve">Proof</w:t>
      </w:r>
      <w:r>
        <w:t xml:space="preserve">. </w:t>
      </w:r>
      <w:r>
        <w:t xml:space="preserve">Let</w:t>
      </w:r>
      <w:r>
        <w:t xml:space="preserve"> </w:t>
      </w:r>
      <m:oMath>
        <m:acc>
          <m:accPr>
            <m:chr m:val="̃"/>
          </m:accPr>
          <m:e>
            <m:r>
              <m:t>v</m:t>
            </m:r>
          </m:e>
        </m:acc>
        <m:r>
          <m:rPr>
            <m:sty m:val="p"/>
          </m:rPr>
          <m:t>≠</m:t>
        </m:r>
        <m:acc>
          <m:accPr>
            <m:chr m:val="̃"/>
          </m:accPr>
          <m:e>
            <m:r>
              <m:t>0</m:t>
            </m:r>
          </m:e>
        </m:acc>
      </m:oMath>
      <w:r>
        <w:t xml:space="preserve"> </w:t>
      </w:r>
      <w:r>
        <w:t xml:space="preserve">with</w:t>
      </w:r>
      <w:r>
        <w:t xml:space="preserve"> </w:t>
      </w:r>
      <m:oMath>
        <m:r>
          <m:rPr>
            <m:sty m:val="bi"/>
          </m:rPr>
          <m:t>A</m:t>
        </m:r>
        <m:acc>
          <m:accPr>
            <m:chr m:val="̃"/>
          </m:accPr>
          <m:e>
            <m:r>
              <m:t>v</m:t>
            </m:r>
          </m:e>
        </m:acc>
        <m:r>
          <m:rPr>
            <m:sty m:val="p"/>
          </m:rPr>
          <m:t>=</m:t>
        </m:r>
        <m:r>
          <m:t>λ</m:t>
        </m:r>
        <m:acc>
          <m:accPr>
            <m:chr m:val="̃"/>
          </m:accPr>
          <m:e>
            <m:r>
              <m:t>v</m:t>
            </m:r>
          </m:e>
        </m:acc>
      </m:oMath>
      <w:r>
        <w:t xml:space="preserve">.</w:t>
      </w:r>
    </w:p>
    <w:p>
      <w:pPr>
        <w:pStyle w:val="BodyText"/>
      </w:pPr>
      <w:r>
        <w:rPr>
          <w:b/>
          <w:bCs/>
        </w:rPr>
        <w:t xml:space="preserve">Part 1.</w:t>
      </w:r>
      <w:r>
        <w:t xml:space="preserve"> </w:t>
      </w:r>
      <w:r>
        <w:t xml:space="preserve">If</w:t>
      </w:r>
      <w:r>
        <w:t xml:space="preserve"> </w:t>
      </w:r>
      <m:oMath>
        <m:sSup>
          <m:e>
            <m:r>
              <m:rPr>
                <m:sty m:val="bi"/>
              </m:rPr>
              <m:t>A</m:t>
            </m:r>
          </m:e>
          <m:sup>
            <m:r>
              <m:t>2</m:t>
            </m:r>
          </m:sup>
        </m:sSup>
        <m:r>
          <m:rPr>
            <m:sty m:val="p"/>
          </m:rPr>
          <m:t>=</m:t>
        </m:r>
        <m:r>
          <m:rPr>
            <m:sty m:val="bi"/>
          </m:rPr>
          <m:t>A</m:t>
        </m:r>
      </m:oMath>
      <w:r>
        <w:t xml:space="preserve">, then</w:t>
      </w:r>
    </w:p>
    <w:p>
      <w:pPr>
        <w:pStyle w:val="BodyText"/>
      </w:pPr>
      <m:oMathPara>
        <m:oMathParaPr>
          <m:jc m:val="center"/>
        </m:oMathParaPr>
        <m:oMath>
          <m:eqArr>
            <m:e>
              <m:r>
                <m:t>λ</m:t>
              </m:r>
              <m:acc>
                <m:accPr>
                  <m:chr m:val="̃"/>
                </m:accPr>
                <m:e>
                  <m:r>
                    <m:t>v</m:t>
                  </m:r>
                </m:e>
              </m:acc>
              <m:r>
                <m:t>&amp;</m:t>
              </m:r>
              <m:r>
                <m:rPr>
                  <m:sty m:val="p"/>
                </m:rPr>
                <m:t>=</m:t>
              </m:r>
              <m:r>
                <m:rPr>
                  <m:sty m:val="bi"/>
                </m:rPr>
                <m:t>A</m:t>
              </m:r>
              <m:acc>
                <m:accPr>
                  <m:chr m:val="̃"/>
                </m:accPr>
                <m:e>
                  <m:r>
                    <m:t>v</m:t>
                  </m:r>
                </m:e>
              </m:acc>
              <m:r>
                <m:t>&amp;</m:t>
              </m:r>
              <m:r>
                <m:t>&amp;</m:t>
              </m:r>
              <m:r>
                <m:rPr>
                  <m:nor/>
                  <m:sty m:val="p"/>
                </m:rPr>
                <m:t>(eigenvector)</m:t>
              </m:r>
            </m:e>
            <m:e>
              <m:r>
                <m:t>&amp;</m:t>
              </m:r>
              <m:r>
                <m:rPr>
                  <m:sty m:val="p"/>
                </m:rPr>
                <m:t>=</m:t>
              </m:r>
              <m:sSup>
                <m:e>
                  <m:r>
                    <m:rPr>
                      <m:sty m:val="bi"/>
                    </m:rPr>
                    <m:t>A</m:t>
                  </m:r>
                </m:e>
                <m:sup>
                  <m:r>
                    <m:t>2</m:t>
                  </m:r>
                </m:sup>
              </m:sSup>
              <m:acc>
                <m:accPr>
                  <m:chr m:val="̃"/>
                </m:accPr>
                <m:e>
                  <m:r>
                    <m:t>v</m:t>
                  </m:r>
                </m:e>
              </m:acc>
              <m:r>
                <m:t>&amp;</m:t>
              </m:r>
              <m:r>
                <m:t>&amp;</m:t>
              </m:r>
              <m:r>
                <m:rPr>
                  <m:nor/>
                  <m:sty m:val="p"/>
                </m:rPr>
                <m:t>(idempotent)</m:t>
              </m:r>
            </m:e>
            <m:e>
              <m:r>
                <m:t>&amp;</m:t>
              </m:r>
              <m:r>
                <m:rPr>
                  <m:sty m:val="p"/>
                </m:rPr>
                <m:t>=</m:t>
              </m:r>
              <m:sSup>
                <m:e>
                  <m:r>
                    <m:t>λ</m:t>
                  </m:r>
                </m:e>
                <m:sup>
                  <m:r>
                    <m:t>2</m:t>
                  </m:r>
                </m:sup>
              </m:sSup>
              <m:acc>
                <m:accPr>
                  <m:chr m:val="̃"/>
                </m:accPr>
                <m:e>
                  <m:r>
                    <m:t>v</m:t>
                  </m:r>
                </m:e>
              </m:acc>
              <m:r>
                <m:rPr>
                  <m:sty m:val="p"/>
                </m:rPr>
                <m:t>,</m:t>
              </m:r>
              <m:r>
                <m:t>&amp;</m:t>
              </m:r>
              <m:r>
                <m:t>&amp;</m:t>
              </m:r>
              <m:r>
                <m:rPr>
                  <m:nor/>
                  <m:sty m:val="p"/>
                </m:rPr>
                <m:t>(</m:t>
              </m:r>
              <m:r>
                <m:rPr>
                  <m:nor/>
                  <m:sty m:val="p"/>
                </m:rPr>
                <m:t>Theorem 103</m:t>
              </m:r>
              <m:r>
                <m:rPr>
                  <m:nor/>
                  <m:sty m:val="p"/>
                </m:rPr>
                <m:t>, part 2)</m:t>
              </m:r>
            </m:e>
          </m:eqArr>
        </m:oMath>
      </m:oMathPara>
    </w:p>
    <w:p>
      <w:pPr>
        <w:pStyle w:val="FirstParagraph"/>
      </w:pPr>
      <w:r>
        <w:t xml:space="preserve">and subtracting</w:t>
      </w:r>
      <w:r>
        <w:t xml:space="preserve"> </w:t>
      </w:r>
      <m:oMath>
        <m:r>
          <m:t>λ</m:t>
        </m:r>
        <m:acc>
          <m:accPr>
            <m:chr m:val="̃"/>
          </m:accPr>
          <m:e>
            <m:r>
              <m:t>v</m:t>
            </m:r>
          </m:e>
        </m:acc>
      </m:oMath>
      <w:r>
        <w:t xml:space="preserve"> </w:t>
      </w:r>
      <w:r>
        <w:t xml:space="preserve">from both sides gives</w:t>
      </w:r>
      <w:r>
        <w:t xml:space="preserve"> </w:t>
      </w:r>
      <m:oMath>
        <m:r>
          <m:rPr>
            <m:sty m:val="p"/>
          </m:rPr>
          <m:t>(</m:t>
        </m:r>
        <m:sSup>
          <m:e>
            <m:r>
              <m:t>λ</m:t>
            </m:r>
          </m:e>
          <m:sup>
            <m:r>
              <m:t>2</m:t>
            </m:r>
          </m:sup>
        </m:sSup>
        <m:r>
          <m:rPr>
            <m:sty m:val="p"/>
          </m:rPr>
          <m:t>−</m:t>
        </m:r>
        <m:r>
          <m:t>λ</m:t>
        </m:r>
        <m:r>
          <m:rPr>
            <m:sty m:val="p"/>
          </m:rPr>
          <m:t>)</m:t>
        </m:r>
        <m:r>
          <m:t> </m:t>
        </m:r>
        <m:acc>
          <m:accPr>
            <m:chr m:val="̃"/>
          </m:accPr>
          <m:e>
            <m:r>
              <m:t>v</m:t>
            </m:r>
          </m:e>
        </m:acc>
        <m:r>
          <m:rPr>
            <m:sty m:val="p"/>
          </m:rPr>
          <m:t>=</m:t>
        </m:r>
        <m:acc>
          <m:accPr>
            <m:chr m:val="̃"/>
          </m:accPr>
          <m:e>
            <m:r>
              <m:t>0</m:t>
            </m:r>
          </m:e>
        </m:acc>
      </m:oMath>
      <w:r>
        <w:t xml:space="preserve">.</w:t>
      </w:r>
      <w:r>
        <w:t xml:space="preserve"> </w:t>
      </w:r>
      <w:r>
        <w:t xml:space="preserve">Some entry of</w:t>
      </w:r>
      <w:r>
        <w:t xml:space="preserve"> </w:t>
      </w:r>
      <m:oMath>
        <m:acc>
          <m:accPr>
            <m:chr m:val="̃"/>
          </m:accPr>
          <m:e>
            <m:r>
              <m:t>v</m:t>
            </m:r>
          </m:e>
        </m:acc>
      </m:oMath>
      <w:r>
        <w:t xml:space="preserve"> </w:t>
      </w:r>
      <w:r>
        <w:t xml:space="preserve">is nonzero, so</w:t>
      </w:r>
    </w:p>
    <w:p>
      <w:pPr>
        <w:pStyle w:val="BodyText"/>
      </w:pPr>
      <m:oMathPara>
        <m:oMathParaPr>
          <m:jc m:val="center"/>
        </m:oMathParaPr>
        <m:oMath>
          <m:eqArr>
            <m:e>
              <m:sSup>
                <m:e>
                  <m:r>
                    <m:t>λ</m:t>
                  </m:r>
                </m:e>
                <m:sup>
                  <m:r>
                    <m:t>2</m:t>
                  </m:r>
                </m:sup>
              </m:sSup>
              <m:r>
                <m:rPr>
                  <m:sty m:val="p"/>
                </m:rPr>
                <m:t>−</m:t>
              </m:r>
              <m:r>
                <m:t>λ</m:t>
              </m:r>
              <m:r>
                <m:t>&amp;</m:t>
              </m:r>
              <m:r>
                <m:rPr>
                  <m:sty m:val="p"/>
                </m:rPr>
                <m:t>=</m:t>
              </m:r>
              <m:r>
                <m:t>λ</m:t>
              </m:r>
              <m:r>
                <m:t> </m:t>
              </m:r>
              <m:r>
                <m:rPr>
                  <m:sty m:val="p"/>
                </m:rPr>
                <m:t>(</m:t>
              </m:r>
              <m:r>
                <m:t>λ</m:t>
              </m:r>
              <m:r>
                <m:rPr>
                  <m:sty m:val="p"/>
                </m:rPr>
                <m:t>−</m:t>
              </m:r>
              <m:r>
                <m:t>1</m:t>
              </m:r>
              <m:r>
                <m:rPr>
                  <m:sty m:val="p"/>
                </m:rPr>
                <m:t>)</m:t>
              </m:r>
            </m:e>
            <m:e>
              <m:r>
                <m:t>&amp;</m:t>
              </m:r>
              <m:r>
                <m:rPr>
                  <m:sty m:val="p"/>
                </m:rPr>
                <m:t>=</m:t>
              </m:r>
              <m:r>
                <m:t>0</m:t>
              </m:r>
              <m:r>
                <m:rPr>
                  <m:sty m:val="p"/>
                </m:rPr>
                <m:t>,</m:t>
              </m:r>
            </m:e>
          </m:eqArr>
        </m:oMath>
      </m:oMathPara>
    </w:p>
    <w:p>
      <w:pPr>
        <w:pStyle w:val="FirstParagraph"/>
      </w:pPr>
      <w:r>
        <w:t xml:space="preserve">and a product of two numbers is</w:t>
      </w:r>
      <w:r>
        <w:t xml:space="preserve"> </w:t>
      </w:r>
      <m:oMath>
        <m:r>
          <m:t>0</m:t>
        </m:r>
      </m:oMath>
      <w:r>
        <w:t xml:space="preserve"> </w:t>
      </w:r>
      <w:r>
        <w:t xml:space="preserve">only when one of them is:</w:t>
      </w:r>
      <w:r>
        <w:t xml:space="preserve"> </w:t>
      </w:r>
      <m:oMath>
        <m:r>
          <m:t>λ</m:t>
        </m:r>
        <m:r>
          <m:rPr>
            <m:sty m:val="p"/>
          </m:rPr>
          <m:t>=</m:t>
        </m:r>
        <m:r>
          <m:t>0</m:t>
        </m:r>
      </m:oMath>
      <w:r>
        <w:t xml:space="preserve"> </w:t>
      </w:r>
      <w:r>
        <w:t xml:space="preserve">or</w:t>
      </w:r>
      <w:r>
        <w:t xml:space="preserve"> </w:t>
      </w:r>
      <m:oMath>
        <m:r>
          <m:t>λ</m:t>
        </m:r>
        <m:r>
          <m:rPr>
            <m:sty m:val="p"/>
          </m:rPr>
          <m:t>=</m:t>
        </m:r>
        <m:r>
          <m:t>1</m:t>
        </m:r>
      </m:oMath>
      <w:r>
        <w:t xml:space="preserve">.</w:t>
      </w:r>
    </w:p>
    <w:p>
      <w:pPr>
        <w:pStyle w:val="BodyText"/>
      </w:pPr>
      <w:r>
        <w:rPr>
          <w:b/>
          <w:bCs/>
        </w:rPr>
        <w:t xml:space="preserve">Part 2.</w:t>
      </w:r>
      <w:r>
        <w:t xml:space="preserve"> </w:t>
      </w:r>
      <w:r>
        <w:t xml:space="preserve">If</w:t>
      </w:r>
      <w:r>
        <w:t xml:space="preserve"> </w:t>
      </w:r>
      <m:oMath>
        <m:r>
          <m:rPr>
            <m:sty m:val="bi"/>
          </m:rPr>
          <m:t>A</m:t>
        </m:r>
      </m:oMath>
      <w:r>
        <w:t xml:space="preserve"> </w:t>
      </w:r>
      <w:r>
        <w:t xml:space="preserve">is orthogonal, then</w:t>
      </w:r>
    </w:p>
    <w:p>
      <w:pPr>
        <w:pStyle w:val="BodyText"/>
      </w:pPr>
      <m:oMathPara>
        <m:oMathParaPr>
          <m:jc m:val="center"/>
        </m:oMathParaPr>
        <m:oMath>
          <m:eqArr>
            <m:e>
              <m:r>
                <m:t>​</m:t>
              </m:r>
              <m:d>
                <m:dPr>
                  <m:begChr m:val="∥"/>
                  <m:sepChr m:val=""/>
                  <m:endChr m:val="∥"/>
                  <m:grow/>
                </m:dPr>
                <m:e>
                  <m:acc>
                    <m:accPr>
                      <m:chr m:val="̃"/>
                    </m:accPr>
                    <m:e>
                      <m:r>
                        <m:t>v</m:t>
                      </m:r>
                    </m:e>
                  </m:acc>
                </m:e>
              </m:d>
              <m:r>
                <m:t>​</m:t>
              </m:r>
              <m:r>
                <m:t>&amp;</m:t>
              </m:r>
              <m:r>
                <m:rPr>
                  <m:sty m:val="p"/>
                </m:rPr>
                <m:t>=</m:t>
              </m:r>
              <m:r>
                <m:t>​</m:t>
              </m:r>
              <m:d>
                <m:dPr>
                  <m:begChr m:val="∥"/>
                  <m:sepChr m:val=""/>
                  <m:endChr m:val="∥"/>
                  <m:grow/>
                </m:dPr>
                <m:e>
                  <m:r>
                    <m:rPr>
                      <m:sty m:val="bi"/>
                    </m:rPr>
                    <m:t>A</m:t>
                  </m:r>
                  <m:acc>
                    <m:accPr>
                      <m:chr m:val="̃"/>
                    </m:accPr>
                    <m:e>
                      <m:r>
                        <m:t>v</m:t>
                      </m:r>
                    </m:e>
                  </m:acc>
                </m:e>
              </m:d>
              <m:r>
                <m:t>​</m:t>
              </m:r>
              <m:r>
                <m:t>&amp;</m:t>
              </m:r>
              <m:r>
                <m:t>&amp;</m:t>
              </m:r>
              <m:r>
                <m:rPr>
                  <m:nor/>
                  <m:sty m:val="p"/>
                </m:rPr>
                <m:t>(</m:t>
              </m:r>
              <m:r>
                <m:rPr>
                  <m:nor/>
                  <m:sty m:val="p"/>
                </m:rPr>
                <m:t>Theorem 67</m:t>
              </m:r>
              <m:r>
                <m:rPr>
                  <m:nor/>
                  <m:sty m:val="p"/>
                </m:rPr>
                <m:t>)</m:t>
              </m:r>
            </m:e>
            <m:e>
              <m:r>
                <m:t>&amp;</m:t>
              </m:r>
              <m:r>
                <m:rPr>
                  <m:sty m:val="p"/>
                </m:rPr>
                <m:t>=</m:t>
              </m:r>
              <m:r>
                <m:t>​</m:t>
              </m:r>
              <m:d>
                <m:dPr>
                  <m:begChr m:val="∥"/>
                  <m:sepChr m:val=""/>
                  <m:endChr m:val="∥"/>
                  <m:grow/>
                </m:dPr>
                <m:e>
                  <m:r>
                    <m:t>λ</m:t>
                  </m:r>
                  <m:acc>
                    <m:accPr>
                      <m:chr m:val="̃"/>
                    </m:accPr>
                    <m:e>
                      <m:r>
                        <m:t>v</m:t>
                      </m:r>
                    </m:e>
                  </m:acc>
                </m:e>
              </m:d>
              <m:r>
                <m:t>​</m:t>
              </m:r>
              <m:r>
                <m:t>&amp;</m:t>
              </m:r>
              <m:r>
                <m:t>&amp;</m:t>
              </m:r>
              <m:r>
                <m:rPr>
                  <m:nor/>
                  <m:sty m:val="p"/>
                </m:rPr>
                <m:t>(eigenvector)</m:t>
              </m:r>
            </m:e>
            <m:e>
              <m:r>
                <m:t>&amp;</m:t>
              </m:r>
              <m:r>
                <m:rPr>
                  <m:sty m:val="p"/>
                </m:rPr>
                <m:t>=</m:t>
              </m:r>
              <m:r>
                <m:t>​</m:t>
              </m:r>
              <m:d>
                <m:dPr>
                  <m:begChr m:val="|"/>
                  <m:sepChr m:val=""/>
                  <m:endChr m:val="|"/>
                  <m:grow/>
                </m:dPr>
                <m:e>
                  <m:r>
                    <m:t>λ</m:t>
                  </m:r>
                </m:e>
              </m:d>
              <m:r>
                <m:t>​</m:t>
              </m:r>
              <m:r>
                <m:t> </m:t>
              </m:r>
              <m:r>
                <m:t>​</m:t>
              </m:r>
              <m:d>
                <m:dPr>
                  <m:begChr m:val="∥"/>
                  <m:sepChr m:val=""/>
                  <m:endChr m:val="∥"/>
                  <m:grow/>
                </m:dPr>
                <m:e>
                  <m:acc>
                    <m:accPr>
                      <m:chr m:val="̃"/>
                    </m:accPr>
                    <m:e>
                      <m:r>
                        <m:t>v</m:t>
                      </m:r>
                    </m:e>
                  </m:acc>
                </m:e>
              </m:d>
              <m:r>
                <m:t>​</m:t>
              </m:r>
              <m:r>
                <m:rPr>
                  <m:sty m:val="p"/>
                </m:rPr>
                <m:t>,</m:t>
              </m:r>
              <m:r>
                <m:t>&amp;</m:t>
              </m:r>
              <m:r>
                <m:t>&amp;</m:t>
              </m:r>
              <m:r>
                <m:rPr>
                  <m:nor/>
                  <m:sty m:val="p"/>
                </m:rPr>
                <m:t>(</m:t>
              </m:r>
              <m:r>
                <m:rPr>
                  <m:nor/>
                  <m:sty m:val="p"/>
                </m:rPr>
                <m:t>Theorem 53</m:t>
              </m:r>
              <m:r>
                <m:rPr>
                  <m:nor/>
                  <m:sty m:val="p"/>
                </m:rPr>
                <m:t>, part 2)</m:t>
              </m:r>
            </m:e>
          </m:eqArr>
        </m:oMath>
      </m:oMathPara>
    </w:p>
    <w:p>
      <w:pPr>
        <w:pStyle w:val="FirstParagraph"/>
      </w:pPr>
      <w:r>
        <w:t xml:space="preserve">and</w:t>
      </w:r>
      <w:r>
        <w:t xml:space="preserve"> </w:t>
      </w:r>
      <m:oMath>
        <m:r>
          <m:t>​</m:t>
        </m:r>
        <m:d>
          <m:dPr>
            <m:begChr m:val="∥"/>
            <m:sepChr m:val=""/>
            <m:endChr m:val="∥"/>
            <m:grow/>
          </m:dPr>
          <m:e>
            <m:acc>
              <m:accPr>
                <m:chr m:val="̃"/>
              </m:accPr>
              <m:e>
                <m:r>
                  <m:t>v</m:t>
                </m:r>
              </m:e>
            </m:acc>
          </m:e>
        </m:d>
        <m:r>
          <m:t>​</m:t>
        </m:r>
        <m:r>
          <m:rPr>
            <m:sty m:val="p"/>
          </m:rPr>
          <m:t>&gt;</m:t>
        </m:r>
        <m:r>
          <m:t>0</m:t>
        </m:r>
      </m:oMath>
      <w:r>
        <w:t xml:space="preserve"> </w:t>
      </w:r>
      <w:r>
        <w:t xml:space="preserve">(</w:t>
      </w:r>
      <w:hyperlink w:anchor="thm-norm-properties">
        <w:r>
          <w:rPr>
            <w:rStyle w:val="Hyperlink"/>
          </w:rPr>
          <w:t xml:space="preserve">Theorem 53</w:t>
        </w:r>
      </w:hyperlink>
      <w:r>
        <w:t xml:space="preserve">, part 1),</w:t>
      </w:r>
      <w:r>
        <w:t xml:space="preserve"> </w:t>
      </w:r>
      <w:r>
        <w:t xml:space="preserve">so dividing by</w:t>
      </w:r>
      <w:r>
        <w:t xml:space="preserve"> </w:t>
      </w:r>
      <m:oMath>
        <m:r>
          <m:t>​</m:t>
        </m:r>
        <m:d>
          <m:dPr>
            <m:begChr m:val="∥"/>
            <m:sepChr m:val=""/>
            <m:endChr m:val="∥"/>
            <m:grow/>
          </m:dPr>
          <m:e>
            <m:acc>
              <m:accPr>
                <m:chr m:val="̃"/>
              </m:accPr>
              <m:e>
                <m:r>
                  <m:t>v</m:t>
                </m:r>
              </m:e>
            </m:acc>
          </m:e>
        </m:d>
        <m:r>
          <m:t>​</m:t>
        </m:r>
      </m:oMath>
      <w:r>
        <w:t xml:space="preserve"> </w:t>
      </w:r>
      <w:r>
        <w:t xml:space="preserve">gives</w:t>
      </w:r>
      <w:r>
        <w:t xml:space="preserve"> </w:t>
      </w:r>
      <m:oMath>
        <m:r>
          <m:t>​</m:t>
        </m:r>
        <m:d>
          <m:dPr>
            <m:begChr m:val="|"/>
            <m:sepChr m:val=""/>
            <m:endChr m:val="|"/>
            <m:grow/>
          </m:dPr>
          <m:e>
            <m:r>
              <m:t>λ</m:t>
            </m:r>
          </m:e>
        </m:d>
        <m:r>
          <m:t>​</m:t>
        </m:r>
        <m:r>
          <m:rPr>
            <m:sty m:val="p"/>
          </m:rPr>
          <m:t>=</m:t>
        </m:r>
        <m:r>
          <m:t>1</m:t>
        </m:r>
      </m:oMath>
      <w:r>
        <w:t xml:space="preserve">;</w:t>
      </w:r>
      <w:r>
        <w:t xml:space="preserve"> </w:t>
      </w:r>
      <w:r>
        <w:t xml:space="preserve">since</w:t>
      </w:r>
      <w:r>
        <w:t xml:space="preserve"> </w:t>
      </w:r>
      <m:oMath>
        <m:r>
          <m:t>λ</m:t>
        </m:r>
      </m:oMath>
      <w:r>
        <w:t xml:space="preserve"> </w:t>
      </w:r>
      <w:r>
        <w:t xml:space="preserve">is real (</w:t>
      </w:r>
      <w:hyperlink w:anchor="def-eigenvalue">
        <w:r>
          <w:rPr>
            <w:rStyle w:val="Hyperlink"/>
          </w:rPr>
          <w:t xml:space="preserve">Definition 82</w:t>
        </w:r>
      </w:hyperlink>
      <w:r>
        <w:t xml:space="preserve">),</w:t>
      </w:r>
      <w:r>
        <w:t xml:space="preserve"> </w:t>
      </w:r>
      <m:oMath>
        <m:r>
          <m:t>λ</m:t>
        </m:r>
        <m:r>
          <m:rPr>
            <m:sty m:val="p"/>
          </m:rPr>
          <m:t>=</m:t>
        </m:r>
        <m:r>
          <m:t>1</m:t>
        </m:r>
      </m:oMath>
      <w:r>
        <w:t xml:space="preserve"> </w:t>
      </w:r>
      <w:r>
        <w:t xml:space="preserve">or</w:t>
      </w:r>
      <w:r>
        <w:t xml:space="preserve"> </w:t>
      </w:r>
      <m:oMath>
        <m:r>
          <m:t>λ</m:t>
        </m:r>
        <m:r>
          <m:rPr>
            <m:sty m:val="p"/>
          </m:rPr>
          <m:t>=</m:t>
        </m:r>
        <m:r>
          <m:rPr>
            <m:sty m:val="p"/>
          </m:rPr>
          <m:t>−</m:t>
        </m:r>
        <m:r>
          <m:t>1</m:t>
        </m:r>
      </m:oMath>
      <w:r>
        <w:t xml:space="preserve">.</w:t>
      </w:r>
    </w:p>
    <w:bookmarkStart w:id="578" w:name="exm-eigen-idempotent-orthogonal"/>
    <w:p>
      <w:pPr>
        <w:pStyle w:val="BodyText"/>
      </w:pPr>
      <w:r>
        <w:rPr>
          <w:b/>
          <w:bCs/>
        </w:rPr>
        <w:t xml:space="preserve">Example 190 (Projections and reflections)</w:t>
      </w:r>
      <w:r>
        <w:t xml:space="preserve"> </w:t>
      </w:r>
      <w:r>
        <w:t xml:space="preserve"> </w:t>
      </w:r>
    </w:p>
    <w:p>
      <w:pPr>
        <w:numPr>
          <w:ilvl w:val="0"/>
          <w:numId w:val="1100"/>
        </w:numPr>
      </w:pPr>
      <w:r>
        <w:t xml:space="preserve">The idempotent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of</w:t>
      </w:r>
      <w:r>
        <w:t xml:space="preserve"> </w:t>
      </w:r>
      <w:hyperlink w:anchor="exm-hat-matrix-projection">
        <w:r>
          <w:rPr>
            <w:rStyle w:val="Hyperlink"/>
          </w:rPr>
          <w:t xml:space="preserve">Example 154</w:t>
        </w:r>
      </w:hyperlink>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t>0</m:t>
        </m:r>
        <m:r>
          <m:rPr>
            <m:sty m:val="p"/>
          </m:rPr>
          <m:t>,</m:t>
        </m:r>
        <m:r>
          <m:t>0</m:t>
        </m:r>
        <m:r>
          <m:rPr>
            <m:sty m:val="p"/>
          </m:rPr>
          <m:t>)</m:t>
        </m:r>
      </m:oMath>
      <w:r>
        <w:t xml:space="preserve">: eigenvalues</w:t>
      </w:r>
      <w:r>
        <w:t xml:space="preserve"> </w:t>
      </w:r>
      <m:oMath>
        <m:r>
          <m:t>1</m:t>
        </m:r>
      </m:oMath>
      <w:r>
        <w:t xml:space="preserve"> </w:t>
      </w:r>
      <w:r>
        <w:t xml:space="preserve">and</w:t>
      </w:r>
      <w:r>
        <w:t xml:space="preserve"> </w:t>
      </w:r>
      <m:oMath>
        <m:r>
          <m:t>0</m:t>
        </m:r>
      </m:oMath>
      <w:r>
        <w:t xml:space="preserve">.</w:t>
      </w:r>
    </w:p>
    <w:p>
      <w:pPr>
        <w:numPr>
          <w:ilvl w:val="0"/>
          <w:numId w:val="1100"/>
        </w:numPr>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which swaps the two entries,</w:t>
      </w:r>
      <w:r>
        <w:t xml:space="preserve"> </w:t>
      </w:r>
      <w:r>
        <w:t xml:space="preserve">is orthogonal: its columns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oMath>
      <w:r>
        <w:t xml:space="preserve"> </w:t>
      </w:r>
      <w:r>
        <w:t xml:space="preserve">are orthonormal (</w:t>
      </w:r>
      <w:hyperlink w:anchor="rem-orthogonal-matrix-columns">
        <w:r>
          <w:rPr>
            <w:rStyle w:val="Hyperlink"/>
          </w:rPr>
          <w:t xml:space="preserve">Remark 23</w:t>
        </w:r>
      </w:hyperlink>
      <w:r>
        <w:t xml:space="preserve">).</w:t>
      </w:r>
      <w:r>
        <w:t xml:space="preserve"> </w:t>
      </w:r>
      <w:r>
        <w:t xml:space="preserve">It 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rPr>
            <m:sty m:val="p"/>
          </m:rPr>
          <m:t>−</m:t>
        </m:r>
        <m:r>
          <m:t>1</m:t>
        </m:r>
        <m:r>
          <m:rPr>
            <m:sty m:val="p"/>
          </m:rPr>
          <m:t>,</m:t>
        </m:r>
        <m:r>
          <m:t>1</m:t>
        </m:r>
        <m:r>
          <m:rPr>
            <m:sty m:val="p"/>
          </m:rPr>
          <m:t>)</m:t>
        </m:r>
      </m:oMath>
      <w:r>
        <w:t xml:space="preserve">:</w:t>
      </w:r>
      <w:r>
        <w:t xml:space="preserve"> </w:t>
      </w:r>
      <w:r>
        <w:t xml:space="preserve">eigenvalues</w:t>
      </w:r>
      <w:r>
        <w:t xml:space="preserve"> </w:t>
      </w:r>
      <m:oMath>
        <m:r>
          <m:t>1</m:t>
        </m:r>
      </m:oMath>
      <w:r>
        <w:t xml:space="preserve"> </w:t>
      </w:r>
      <w:r>
        <w:t xml:space="preserve">and</w:t>
      </w:r>
      <w:r>
        <w:t xml:space="preserve"> </w:t>
      </w:r>
      <m:oMath>
        <m:r>
          <m:rPr>
            <m:sty m:val="p"/>
          </m:rPr>
          <m:t>−</m:t>
        </m:r>
        <m:r>
          <m:t>1</m:t>
        </m:r>
      </m:oMath>
      <w:r>
        <w:t xml:space="preserve">.</w:t>
      </w:r>
    </w:p>
    <w:p>
      <w:pPr>
        <w:numPr>
          <w:ilvl w:val="0"/>
          <w:numId w:val="1100"/>
        </w:numPr>
      </w:pPr>
      <w:r>
        <w:t xml:space="preserve">The rotation</w:t>
      </w:r>
      <w:r>
        <w:t xml:space="preserve"> </w:t>
      </w:r>
      <m:oMath>
        <m:r>
          <m:rPr>
            <m:sty m:val="bi"/>
          </m:rPr>
          <m:t>Q</m:t>
        </m:r>
      </m:oMath>
      <w:r>
        <w:t xml:space="preserve"> </w:t>
      </w:r>
      <w:r>
        <w:t xml:space="preserve">of</w:t>
      </w:r>
      <w:r>
        <w:t xml:space="preserve"> </w:t>
      </w:r>
      <w:hyperlink w:anchor="exm-orthogonal-matrix">
        <w:r>
          <w:rPr>
            <w:rStyle w:val="Hyperlink"/>
          </w:rPr>
          <w:t xml:space="preserve">Example 127</w:t>
        </w:r>
      </w:hyperlink>
      <w:r>
        <w:t xml:space="preserve"> </w:t>
      </w:r>
      <w:r>
        <w:t xml:space="preserve">has no real eigenvalue.</w:t>
      </w:r>
      <w:r>
        <w:t xml:space="preserve"> </w:t>
      </w:r>
      <w:r>
        <w:t xml:space="preserve">By part 2 the only candidates are</w:t>
      </w:r>
      <w:r>
        <w:t xml:space="preserve"> </w:t>
      </w:r>
      <m:oMath>
        <m:r>
          <m:rPr>
            <m:sty m:val="p"/>
          </m:rPr>
          <m:t>±</m:t>
        </m:r>
        <m:r>
          <m:t>1</m:t>
        </m:r>
      </m:oMath>
      <w:r>
        <w:t xml:space="preserve">.</w:t>
      </w:r>
      <w:r>
        <w:t xml:space="preserve"> </w:t>
      </w:r>
      <m:oMath>
        <m:r>
          <m:rPr>
            <m:sty m:val="bi"/>
          </m:rPr>
          <m:t>Q</m:t>
        </m:r>
        <m:acc>
          <m:accPr>
            <m:chr m:val="̃"/>
          </m:accPr>
          <m:e>
            <m:r>
              <m:t>v</m:t>
            </m:r>
          </m:e>
        </m:acc>
        <m:r>
          <m:rPr>
            <m:sty m:val="p"/>
          </m:rPr>
          <m:t>=</m:t>
        </m:r>
        <m:acc>
          <m:accPr>
            <m:chr m:val="̃"/>
          </m:accPr>
          <m:e>
            <m:r>
              <m:t>v</m:t>
            </m:r>
          </m:e>
        </m:acc>
      </m:oMath>
      <w:r>
        <w:t xml:space="preserve"> </w:t>
      </w:r>
      <w:r>
        <w:t xml:space="preserve">reads</w:t>
      </w:r>
      <w:r>
        <w:t xml:space="preserve"> </w:t>
      </w:r>
      <m:oMath>
        <m:r>
          <m:rPr>
            <m:sty m:val="p"/>
          </m:rPr>
          <m:t>−</m:t>
        </m:r>
        <m:r>
          <m:t>0.4</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0.4</m:t>
        </m:r>
        <m:r>
          <m:t> </m:t>
        </m:r>
        <m:sSub>
          <m:e>
            <m:r>
              <m:t>v</m:t>
            </m:r>
          </m:e>
          <m:sub>
            <m:r>
              <m:t>2</m:t>
            </m:r>
          </m:sub>
        </m:sSub>
        <m:r>
          <m:rPr>
            <m:sty m:val="p"/>
          </m:rPr>
          <m:t>=</m:t>
        </m:r>
        <m:r>
          <m:t>0</m:t>
        </m:r>
      </m:oMath>
      <w:r>
        <w:t xml:space="preserve">,</w:t>
      </w:r>
      <w:r>
        <w:t xml:space="preserve"> </w:t>
      </w:r>
      <w:r>
        <w:t xml:space="preserve">so</w:t>
      </w:r>
      <w:r>
        <w:t xml:space="preserve"> </w:t>
      </w:r>
      <m:oMath>
        <m:sSub>
          <m:e>
            <m:r>
              <m:t>v</m:t>
            </m:r>
          </m:e>
          <m:sub>
            <m:r>
              <m:t>1</m:t>
            </m:r>
          </m:sub>
        </m:sSub>
        <m:r>
          <m:rPr>
            <m:sty m:val="p"/>
          </m:rPr>
          <m:t>=</m:t>
        </m:r>
        <m:r>
          <m:rPr>
            <m:sty m:val="p"/>
          </m:rPr>
          <m:t>−</m:t>
        </m:r>
        <m:r>
          <m:t>2</m:t>
        </m:r>
        <m:sSub>
          <m:e>
            <m:r>
              <m:t>v</m:t>
            </m:r>
          </m:e>
          <m:sub>
            <m:r>
              <m:t>2</m:t>
            </m:r>
          </m:sub>
        </m:sSub>
      </m:oMath>
      <w:r>
        <w:t xml:space="preserve"> </w:t>
      </w:r>
      <w:r>
        <w:t xml:space="preserve">and</w:t>
      </w:r>
    </w:p>
    <w:p>
      <w:pPr>
        <w:pStyle w:val="BodyText"/>
      </w:pPr>
      <m:oMathPara>
        <m:oMathParaPr>
          <m:jc m:val="center"/>
        </m:oMathParaPr>
        <m:oMath>
          <m:eqArr>
            <m:e>
              <m:sSub>
                <m:e>
                  <m:r>
                    <m:t>v</m:t>
                  </m:r>
                </m:e>
                <m:sub>
                  <m:r>
                    <m:t>2</m:t>
                  </m:r>
                </m:sub>
              </m:sSub>
              <m:r>
                <m:t>&amp;</m:t>
              </m:r>
              <m:r>
                <m:rPr>
                  <m:sty m:val="p"/>
                </m:rPr>
                <m:t>=</m:t>
              </m:r>
              <m:r>
                <m:t>2</m:t>
              </m:r>
              <m:sSub>
                <m:e>
                  <m:r>
                    <m:t>v</m:t>
                  </m:r>
                </m:e>
                <m:sub>
                  <m:r>
                    <m:t>1</m:t>
                  </m:r>
                </m:sub>
              </m:sSub>
            </m:e>
            <m:e>
              <m:r>
                <m:t>&amp;</m:t>
              </m:r>
              <m:r>
                <m:rPr>
                  <m:sty m:val="p"/>
                </m:rPr>
                <m:t>=</m:t>
              </m:r>
              <m:r>
                <m:rPr>
                  <m:sty m:val="p"/>
                </m:rPr>
                <m:t>−</m:t>
              </m:r>
              <m:r>
                <m:t>4</m:t>
              </m:r>
              <m:sSub>
                <m:e>
                  <m:r>
                    <m:t>v</m:t>
                  </m:r>
                </m:e>
                <m:sub>
                  <m:r>
                    <m:t>2</m:t>
                  </m:r>
                </m:sub>
              </m:sSub>
              <m:r>
                <m:rPr>
                  <m:sty m:val="p"/>
                </m:rPr>
                <m:t>,</m:t>
              </m:r>
            </m:e>
          </m:eqArr>
        </m:oMath>
      </m:oMathPara>
    </w:p>
    <w:p>
      <w:pPr>
        <w:numPr>
          <w:ilvl w:val="0"/>
          <w:numId w:val="1000"/>
        </w:numPr>
      </w:pPr>
      <w:r>
        <w:t xml:space="preserve">forcing</w:t>
      </w:r>
      <w:r>
        <w:t xml:space="preserve"> </w:t>
      </w:r>
      <m:oMath>
        <m:acc>
          <m:accPr>
            <m:chr m:val="̃"/>
          </m:accPr>
          <m:e>
            <m:r>
              <m:t>v</m:t>
            </m:r>
          </m:e>
        </m:acc>
        <m:r>
          <m:rPr>
            <m:sty m:val="p"/>
          </m:rPr>
          <m:t>=</m:t>
        </m:r>
        <m:acc>
          <m:accPr>
            <m:chr m:val="̃"/>
          </m:accPr>
          <m:e>
            <m:r>
              <m:t>0</m:t>
            </m:r>
          </m:e>
        </m:acc>
      </m:oMath>
      <w:r>
        <w:t xml:space="preserve">;</w:t>
      </w:r>
      <w:r>
        <w:t xml:space="preserve"> </w:t>
      </w:r>
      <m:oMath>
        <m:r>
          <m:rPr>
            <m:sty m:val="bi"/>
          </m:rPr>
          <m:t>Q</m:t>
        </m:r>
        <m:acc>
          <m:accPr>
            <m:chr m:val="̃"/>
          </m:accPr>
          <m:e>
            <m:r>
              <m:t>v</m:t>
            </m:r>
          </m:e>
        </m:acc>
        <m:r>
          <m:rPr>
            <m:sty m:val="p"/>
          </m:rPr>
          <m:t>=</m:t>
        </m:r>
        <m:r>
          <m:rPr>
            <m:sty m:val="p"/>
          </m:rPr>
          <m:t>−</m:t>
        </m:r>
        <m:acc>
          <m:accPr>
            <m:chr m:val="̃"/>
          </m:accPr>
          <m:e>
            <m:r>
              <m:t>v</m:t>
            </m:r>
          </m:e>
        </m:acc>
      </m:oMath>
      <w:r>
        <w:t xml:space="preserve"> </w:t>
      </w:r>
      <w:r>
        <w:t xml:space="preserve">reads</w:t>
      </w:r>
      <w:r>
        <w:t xml:space="preserve"> </w:t>
      </w:r>
      <m:oMath>
        <m:r>
          <m:t>1.6</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1.6</m:t>
        </m:r>
        <m:r>
          <m:t> </m:t>
        </m:r>
        <m:sSub>
          <m:e>
            <m:r>
              <m:t>v</m:t>
            </m:r>
          </m:e>
          <m:sub>
            <m:r>
              <m:t>2</m:t>
            </m:r>
          </m:sub>
        </m:sSub>
        <m:r>
          <m:rPr>
            <m:sty m:val="p"/>
          </m:rPr>
          <m:t>=</m:t>
        </m:r>
        <m:r>
          <m:t>0</m:t>
        </m:r>
      </m:oMath>
      <w:r>
        <w:t xml:space="preserve">,</w:t>
      </w:r>
      <w:r>
        <w:t xml:space="preserve"> </w:t>
      </w:r>
      <w:r>
        <w:t xml:space="preserve">so</w:t>
      </w:r>
      <w:r>
        <w:t xml:space="preserve"> </w:t>
      </w:r>
      <m:oMath>
        <m:sSub>
          <m:e>
            <m:r>
              <m:t>v</m:t>
            </m:r>
          </m:e>
          <m:sub>
            <m:r>
              <m:t>2</m:t>
            </m:r>
          </m:sub>
        </m:sSub>
        <m:r>
          <m:rPr>
            <m:sty m:val="p"/>
          </m:rPr>
          <m:t>=</m:t>
        </m:r>
        <m:r>
          <m:t>2</m:t>
        </m:r>
        <m:sSub>
          <m:e>
            <m:r>
              <m:t>v</m:t>
            </m:r>
          </m:e>
          <m:sub>
            <m:r>
              <m:t>1</m:t>
            </m:r>
          </m:sub>
        </m:sSub>
      </m:oMath>
      <w:r>
        <w:t xml:space="preserve"> </w:t>
      </w:r>
      <w:r>
        <w:t xml:space="preserve">and</w:t>
      </w:r>
      <w:r>
        <w:t xml:space="preserve"> </w:t>
      </w:r>
      <m:oMath>
        <m:r>
          <m:t>0.8</m:t>
        </m:r>
        <m:r>
          <m:t> </m:t>
        </m:r>
        <m:sSub>
          <m:e>
            <m:r>
              <m:t>v</m:t>
            </m:r>
          </m:e>
          <m:sub>
            <m:r>
              <m:t>1</m:t>
            </m:r>
          </m:sub>
        </m:sSub>
        <m:r>
          <m:rPr>
            <m:sty m:val="p"/>
          </m:rPr>
          <m:t>+</m:t>
        </m:r>
        <m:r>
          <m:t>3.2</m:t>
        </m:r>
        <m:r>
          <m:t> </m:t>
        </m:r>
        <m:sSub>
          <m:e>
            <m:r>
              <m:t>v</m:t>
            </m:r>
          </m:e>
          <m:sub>
            <m:r>
              <m:t>1</m:t>
            </m:r>
          </m:sub>
        </m:sSub>
        <m:r>
          <m:rPr>
            <m:sty m:val="p"/>
          </m:rPr>
          <m:t>=</m:t>
        </m:r>
        <m:r>
          <m:t>0</m:t>
        </m:r>
      </m:oMath>
      <w:r>
        <w:t xml:space="preserve">, forcing</w:t>
      </w:r>
      <w:r>
        <w:t xml:space="preserve"> </w:t>
      </w:r>
      <m:oMath>
        <m:acc>
          <m:accPr>
            <m:chr m:val="̃"/>
          </m:accPr>
          <m:e>
            <m:r>
              <m:t>v</m:t>
            </m:r>
          </m:e>
        </m:acc>
        <m:r>
          <m:rPr>
            <m:sty m:val="p"/>
          </m:rPr>
          <m:t>=</m:t>
        </m:r>
        <m:acc>
          <m:accPr>
            <m:chr m:val="̃"/>
          </m:accPr>
          <m:e>
            <m:r>
              <m:t>0</m:t>
            </m:r>
          </m:e>
        </m:acc>
      </m:oMath>
      <w:r>
        <w:t xml:space="preserve"> </w:t>
      </w:r>
      <w:r>
        <w:t xml:space="preserve">again.</w:t>
      </w:r>
    </w:p>
    <w:bookmarkEnd w:id="578"/>
    <w:bookmarkStart w:id="579" w:name="def-similar"/>
    <w:p>
      <w:pPr>
        <w:pStyle w:val="FirstParagraph"/>
      </w:pPr>
      <w:r>
        <w:rPr>
          <w:b/>
          <w:bCs/>
        </w:rPr>
        <w:t xml:space="preserve">Definition 99 (Similar matrices)</w:t>
      </w:r>
      <w:r>
        <w:t xml:space="preserve"> </w:t>
      </w:r>
      <w:r>
        <w:t xml:space="preserve">Two</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w:r>
        <w:rPr>
          <w:b/>
          <w:bCs/>
        </w:rPr>
        <w:t xml:space="preserve">similar</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P</m:t>
        </m:r>
      </m:oMath>
      <w:r>
        <w:t xml:space="preserve"> </w:t>
      </w:r>
      <w:r>
        <w:t xml:space="preserve">(</w:t>
      </w:r>
      <w:hyperlink w:anchor="def-invertible-matrix">
        <w:r>
          <w:rPr>
            <w:rStyle w:val="Hyperlink"/>
          </w:rPr>
          <w:t xml:space="preserve">Definition 72</w:t>
        </w:r>
      </w:hyperlink>
      <w:r>
        <w:t xml:space="preserve">).</w:t>
      </w:r>
    </w:p>
    <w:bookmarkEnd w:id="579"/>
    <w:bookmarkStart w:id="580" w:name="rem-similar-both-ways"/>
    <w:p>
      <w:pPr>
        <w:pStyle w:val="BodyText"/>
      </w:pPr>
      <w:r>
        <w:rPr>
          <w:i/>
          <w:iCs/>
        </w:rPr>
        <w:t xml:space="preserve">Remark 42</w:t>
      </w:r>
      <w:r>
        <w:t xml:space="preserve"> (Similarity read both ways). </w:t>
      </w:r>
      <w:r>
        <w:t xml:space="preserve">If</w:t>
      </w:r>
      <w:r>
        <w:t xml:space="preserve"> </w:t>
      </w:r>
      <m:oMath>
        <m:r>
          <m:rPr>
            <m:sty m:val="bi"/>
          </m:rPr>
          <m:t>P</m:t>
        </m:r>
      </m:oMath>
      <w:r>
        <w:t xml:space="preserve"> </w:t>
      </w:r>
      <w:r>
        <w:t xml:space="preserve">is invertible, then</w:t>
      </w:r>
      <w:r>
        <w:t xml:space="preserve"> </w:t>
      </w:r>
      <m:oMath>
        <m:sSup>
          <m:e>
            <m:r>
              <m:rPr>
                <m:sty m:val="bi"/>
              </m:rPr>
              <m:t>P</m:t>
            </m:r>
          </m:e>
          <m:sup>
            <m:r>
              <m:rPr>
                <m:sty m:val="p"/>
              </m:rPr>
              <m:t>−</m:t>
            </m:r>
            <m:r>
              <m:t>1</m:t>
            </m:r>
          </m:sup>
        </m:sSup>
      </m:oMath>
      <w:r>
        <w:t xml:space="preserve"> </w:t>
      </w:r>
      <w:r>
        <w:t xml:space="preserve">is invertible with inverse</w:t>
      </w:r>
      <w:r>
        <w:t xml:space="preserve"> </w:t>
      </w:r>
      <m:oMath>
        <m:r>
          <m:rPr>
            <m:sty m:val="bi"/>
          </m:rPr>
          <m:t>P</m:t>
        </m:r>
      </m:oMath>
      <w:r>
        <w:t xml:space="preserve">:</w:t>
      </w:r>
    </w:p>
    <w:p>
      <w:pPr>
        <w:pStyle w:val="BodyText"/>
      </w:pPr>
      <m:oMathPara>
        <m:oMathParaPr>
          <m:jc m:val="center"/>
        </m:oMathParaPr>
        <m:oMath>
          <m:eqArr>
            <m:e>
              <m:sSup>
                <m:e>
                  <m:r>
                    <m:rPr>
                      <m:sty m:val="bi"/>
                    </m:rPr>
                    <m:t>P</m:t>
                  </m:r>
                </m:e>
                <m:sup>
                  <m:r>
                    <m:rPr>
                      <m:sty m:val="p"/>
                    </m:rPr>
                    <m:t>−</m:t>
                  </m:r>
                  <m:r>
                    <m:t>1</m:t>
                  </m:r>
                </m:sup>
              </m:sSup>
              <m:r>
                <m:rPr>
                  <m:sty m:val="bi"/>
                </m:rPr>
                <m:t>P</m:t>
              </m:r>
              <m:r>
                <m:t>&amp;</m:t>
              </m:r>
              <m:r>
                <m:rPr>
                  <m:sty m:val="p"/>
                </m:rPr>
                <m:t>=</m:t>
              </m:r>
              <m:r>
                <m:rPr>
                  <m:sty m:val="bi"/>
                </m:rPr>
                <m:t>P</m:t>
              </m:r>
              <m:sSup>
                <m:e>
                  <m:r>
                    <m:rPr>
                      <m:sty m:val="bi"/>
                    </m:rPr>
                    <m:t>P</m:t>
                  </m:r>
                </m:e>
                <m:sup>
                  <m:r>
                    <m:rPr>
                      <m:sty m:val="p"/>
                    </m:rPr>
                    <m:t>−</m:t>
                  </m:r>
                  <m:r>
                    <m:t>1</m:t>
                  </m:r>
                </m:sup>
              </m:sSup>
            </m:e>
            <m:e>
              <m:r>
                <m:t>&amp;</m:t>
              </m:r>
              <m:r>
                <m:rPr>
                  <m:sty m:val="p"/>
                </m:rPr>
                <m:t>=</m:t>
              </m:r>
              <m:sSub>
                <m:e>
                  <m:r>
                    <m:rPr>
                      <m:sty m:val="bi"/>
                    </m:rPr>
                    <m:t>I</m:t>
                  </m:r>
                </m:e>
                <m:sub>
                  <m:r>
                    <m:t>p</m:t>
                  </m:r>
                </m:sub>
              </m:sSub>
            </m:e>
          </m:eqArr>
        </m:oMath>
      </m:oMathPara>
    </w:p>
    <w:p>
      <w:pPr>
        <w:pStyle w:val="Compact"/>
        <w:numPr>
          <w:ilvl w:val="0"/>
          <w:numId w:val="1045"/>
        </w:numPr>
      </w:pPr>
      <w:r>
        <w:t xml:space="preserve">is the condition of</w:t>
      </w:r>
      <w:r>
        <w:t xml:space="preserve"> </w:t>
      </w:r>
      <w:hyperlink w:anchor="def-invertible-matrix">
        <w:r>
          <w:rPr>
            <w:rStyle w:val="Hyperlink"/>
          </w:rPr>
          <w:t xml:space="preserve">Definition 72</w:t>
        </w:r>
      </w:hyperlink>
      <w:r>
        <w:t xml:space="preserve"> </w:t>
      </w:r>
      <w:r>
        <w:t xml:space="preserve">for</w:t>
      </w:r>
      <w:r>
        <w:t xml:space="preserve"> </w:t>
      </w:r>
      <m:oMath>
        <m:sSup>
          <m:e>
            <m:r>
              <m:rPr>
                <m:sty m:val="bi"/>
              </m:rPr>
              <m:t>P</m:t>
            </m:r>
          </m:e>
          <m:sup>
            <m:r>
              <m:rPr>
                <m:sty m:val="p"/>
              </m:rPr>
              <m:t>−</m:t>
            </m:r>
            <m:r>
              <m:t>1</m:t>
            </m:r>
          </m:sup>
        </m:sSup>
      </m:oMath>
      <w:r>
        <w:t xml:space="preserve"> </w:t>
      </w:r>
      <w:r>
        <w:t xml:space="preserve">with</w:t>
      </w:r>
      <w:r>
        <w:t xml:space="preserve"> </w:t>
      </w:r>
      <m:oMath>
        <m:r>
          <m:rPr>
            <m:sty m:val="bi"/>
          </m:rPr>
          <m:t>P</m:t>
        </m:r>
      </m:oMath>
      <w:r>
        <w:t xml:space="preserve"> </w:t>
      </w:r>
      <w:r>
        <w:t xml:space="preserve">as the other factor,</w:t>
      </w:r>
      <w:r>
        <w:t xml:space="preserve"> </w:t>
      </w:r>
      <w:r>
        <w:t xml:space="preserve">and that factor is unique (</w:t>
      </w:r>
      <w:hyperlink w:anchor="rem-invertible-inverse">
        <w:r>
          <w:rPr>
            <w:rStyle w:val="Hyperlink"/>
          </w:rPr>
          <w:t xml:space="preserve">Remark 21</w:t>
        </w:r>
      </w:hyperlink>
      <w:r>
        <w:t xml:space="preserve">).</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then</w:t>
      </w:r>
    </w:p>
    <w:p>
      <w:pPr>
        <w:pStyle w:val="FirstParagraph"/>
      </w:pPr>
      <m:oMathPara>
        <m:oMathParaPr>
          <m:jc m:val="center"/>
        </m:oMathParaPr>
        <m:oMath>
          <m:eqArr>
            <m:e>
              <m:r>
                <m:rPr>
                  <m:sty m:val="bi"/>
                </m:rPr>
                <m:t>P</m:t>
              </m:r>
              <m:r>
                <m:rPr>
                  <m:sty m:val="bi"/>
                </m:rPr>
                <m:t>B</m:t>
              </m:r>
              <m:sSup>
                <m:e>
                  <m:r>
                    <m:rPr>
                      <m:sty m:val="bi"/>
                    </m:rPr>
                    <m:t>P</m:t>
                  </m:r>
                </m:e>
                <m:sup>
                  <m:r>
                    <m:rPr>
                      <m:sty m:val="p"/>
                    </m:rPr>
                    <m:t>−</m:t>
                  </m:r>
                  <m:r>
                    <m:t>1</m:t>
                  </m:r>
                </m:sup>
              </m:sSup>
              <m:r>
                <m:t>&amp;</m:t>
              </m:r>
              <m:r>
                <m:rPr>
                  <m:sty m:val="p"/>
                </m:rPr>
                <m:t>=</m:t>
              </m:r>
              <m:r>
                <m:rPr>
                  <m:sty m:val="bi"/>
                </m:rPr>
                <m:t>P</m:t>
              </m:r>
              <m:r>
                <m:t> </m:t>
              </m:r>
              <m:r>
                <m:rPr>
                  <m:sty m:val="p"/>
                </m:rPr>
                <m:t>(</m:t>
              </m:r>
              <m:sSup>
                <m:e>
                  <m:r>
                    <m:rPr>
                      <m:sty m:val="bi"/>
                    </m:rPr>
                    <m:t>P</m:t>
                  </m:r>
                </m:e>
                <m:sup>
                  <m:r>
                    <m:rPr>
                      <m:sty m:val="p"/>
                    </m:rPr>
                    <m:t>−</m:t>
                  </m:r>
                  <m:r>
                    <m:t>1</m:t>
                  </m:r>
                </m:sup>
              </m:sSup>
              <m:r>
                <m:rPr>
                  <m:sty m:val="bi"/>
                </m:rPr>
                <m:t>A</m:t>
              </m:r>
              <m:r>
                <m:rPr>
                  <m:sty m:val="bi"/>
                </m:rPr>
                <m:t>P</m:t>
              </m:r>
              <m:r>
                <m:rPr>
                  <m:sty m:val="p"/>
                </m:rPr>
                <m:t>)</m:t>
              </m:r>
              <m:r>
                <m:t> </m:t>
              </m:r>
              <m:sSup>
                <m:e>
                  <m:r>
                    <m:rPr>
                      <m:sty m:val="bi"/>
                    </m:rPr>
                    <m:t>P</m:t>
                  </m:r>
                </m:e>
                <m:sup>
                  <m:r>
                    <m:rPr>
                      <m:sty m:val="p"/>
                    </m:rPr>
                    <m:t>−</m:t>
                  </m:r>
                  <m:r>
                    <m:t>1</m:t>
                  </m:r>
                </m:sup>
              </m:sSup>
              <m:r>
                <m:t>&amp;</m:t>
              </m:r>
              <m:r>
                <m:t>&amp;</m:t>
              </m:r>
              <m:r>
                <m:rPr>
                  <m:nor/>
                  <m:sty m:val="p"/>
                </m:rPr>
                <m:t>(substitute </m:t>
              </m:r>
              <m:r>
                <m:rPr>
                  <m:sty m:val="bi"/>
                </m:rPr>
                <m:t>B</m:t>
              </m:r>
              <m:r>
                <m:rPr>
                  <m:nor/>
                  <m:sty m:val="p"/>
                </m:rPr>
                <m:t>)</m:t>
              </m:r>
            </m:e>
            <m:e>
              <m:r>
                <m:t>&amp;</m:t>
              </m:r>
              <m:r>
                <m:rPr>
                  <m:sty m:val="p"/>
                </m:rPr>
                <m:t>=</m:t>
              </m:r>
              <m:r>
                <m:rPr>
                  <m:sty m:val="p"/>
                </m:rPr>
                <m:t>(</m:t>
              </m:r>
              <m:r>
                <m:rPr>
                  <m:sty m:val="bi"/>
                </m:rPr>
                <m:t>P</m:t>
              </m:r>
              <m:sSup>
                <m:e>
                  <m:r>
                    <m:rPr>
                      <m:sty m:val="bi"/>
                    </m:rPr>
                    <m:t>P</m:t>
                  </m:r>
                </m:e>
                <m:sup>
                  <m:r>
                    <m:rPr>
                      <m:sty m:val="p"/>
                    </m:rPr>
                    <m:t>−</m:t>
                  </m:r>
                  <m:r>
                    <m:t>1</m:t>
                  </m:r>
                </m:sup>
              </m:sSup>
              <m:r>
                <m:rPr>
                  <m:sty m:val="p"/>
                </m:rPr>
                <m:t>)</m:t>
              </m:r>
              <m:r>
                <m:t> </m:t>
              </m:r>
              <m:r>
                <m:rPr>
                  <m:sty m:val="bi"/>
                </m:rPr>
                <m:t>A</m:t>
              </m:r>
              <m:r>
                <m:t> </m:t>
              </m:r>
              <m:r>
                <m:rPr>
                  <m:sty m:val="p"/>
                </m:rPr>
                <m:t>(</m:t>
              </m:r>
              <m:r>
                <m:rPr>
                  <m:sty m:val="bi"/>
                </m:rPr>
                <m:t>P</m:t>
              </m:r>
              <m:sSup>
                <m:e>
                  <m:r>
                    <m:rPr>
                      <m:sty m:val="bi"/>
                    </m:rPr>
                    <m:t>P</m:t>
                  </m:r>
                </m:e>
                <m:sup>
                  <m:r>
                    <m:rPr>
                      <m:sty m:val="p"/>
                    </m:rPr>
                    <m:t>−</m:t>
                  </m:r>
                  <m:r>
                    <m:t>1</m:t>
                  </m:r>
                </m:sup>
              </m:sSup>
              <m:r>
                <m:rPr>
                  <m:sty m:val="p"/>
                </m:rPr>
                <m:t>)</m:t>
              </m:r>
              <m:r>
                <m:t>&amp;</m:t>
              </m:r>
              <m:r>
                <m:t>&amp;</m:t>
              </m:r>
              <m:r>
                <m:rPr>
                  <m:nor/>
                  <m:sty m:val="p"/>
                </m:rPr>
                <m:t>(</m:t>
              </m:r>
              <m:r>
                <m:rPr>
                  <m:nor/>
                  <m:sty m:val="p"/>
                </m:rPr>
                <m:t>Theorem 8</m:t>
              </m:r>
              <m:r>
                <m:rPr>
                  <m:nor/>
                  <m:sty m:val="p"/>
                </m:rPr>
                <m:t>)</m:t>
              </m:r>
            </m:e>
            <m:e>
              <m:r>
                <m:t>&amp;</m:t>
              </m:r>
              <m:r>
                <m:rPr>
                  <m:sty m:val="p"/>
                </m:rPr>
                <m:t>=</m:t>
              </m:r>
              <m:sSub>
                <m:e>
                  <m:r>
                    <m:rPr>
                      <m:sty m:val="bi"/>
                    </m:rPr>
                    <m:t>I</m:t>
                  </m:r>
                </m:e>
                <m:sub>
                  <m:r>
                    <m:t>p</m:t>
                  </m:r>
                </m:sub>
              </m:sSub>
              <m:r>
                <m:t> </m:t>
              </m:r>
              <m:r>
                <m:rPr>
                  <m:sty m:val="bi"/>
                </m:rPr>
                <m:t>A</m:t>
              </m:r>
              <m:r>
                <m:t> </m:t>
              </m:r>
              <m:sSub>
                <m:e>
                  <m:r>
                    <m:rPr>
                      <m:sty m:val="bi"/>
                    </m:rPr>
                    <m:t>I</m:t>
                  </m:r>
                </m:e>
                <m:sub>
                  <m:r>
                    <m:t>p</m:t>
                  </m:r>
                </m:sub>
              </m:sSub>
              <m:r>
                <m:t>&amp;</m:t>
              </m:r>
              <m:r>
                <m:t>&amp;</m:t>
              </m:r>
              <m:r>
                <m:rPr>
                  <m:nor/>
                  <m:sty m:val="p"/>
                </m:rPr>
                <m:t>(</m:t>
              </m:r>
              <m:r>
                <m:rPr>
                  <m:nor/>
                  <m:sty m:val="p"/>
                </m:rPr>
                <m:t>Definition 71</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and the same steps with</w:t>
      </w:r>
      <w:r>
        <w:t xml:space="preserve"> </w:t>
      </w:r>
      <m:oMath>
        <m:r>
          <m:rPr>
            <m:sty m:val="bi"/>
          </m:rPr>
          <m:t>P</m:t>
        </m:r>
      </m:oMath>
      <w:r>
        <w:t xml:space="preserve"> </w:t>
      </w:r>
      <w:r>
        <w:t xml:space="preserve">and</w:t>
      </w:r>
      <w:r>
        <w:t xml:space="preserve"> </w:t>
      </w:r>
      <m:oMath>
        <m:sSup>
          <m:e>
            <m:r>
              <m:rPr>
                <m:sty m:val="bi"/>
              </m:rPr>
              <m:t>P</m:t>
            </m:r>
          </m:e>
          <m:sup>
            <m:r>
              <m:rPr>
                <m:sty m:val="p"/>
              </m:rPr>
              <m:t>−</m:t>
            </m:r>
            <m:r>
              <m:t>1</m:t>
            </m:r>
          </m:sup>
        </m:sSup>
      </m:oMath>
      <w:r>
        <w:t xml:space="preserve"> </w:t>
      </w:r>
      <w:r>
        <w:t xml:space="preserve">exchanged turn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 </w:t>
      </w:r>
      <w:r>
        <w:t xml:space="preserve">back into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w:t>
      </w:r>
      <w:r>
        <w:t xml:space="preserve"> </w:t>
      </w:r>
      <w:r>
        <w:t xml:space="preserve">So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exactly when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w:t>
      </w:r>
      <w:r>
        <w:t xml:space="preserve"> </w:t>
      </w:r>
      <w:r>
        <w:t xml:space="preserve">and similarity goes both ways:</w:t>
      </w:r>
      <w:r>
        <w:t xml:space="preserve"> </w:t>
      </w:r>
      <m:oMath>
        <m:r>
          <m:rPr>
            <m:sty m:val="bi"/>
          </m:rPr>
          <m:t>A</m:t>
        </m:r>
      </m:oMath>
      <w:r>
        <w:t xml:space="preserve"> </w:t>
      </w:r>
      <w:r>
        <w:t xml:space="preserve">is similar to</w:t>
      </w:r>
      <w:r>
        <w:t xml:space="preserve"> </w:t>
      </w:r>
      <m:oMath>
        <m:r>
          <m:rPr>
            <m:sty m:val="bi"/>
          </m:rPr>
          <m:t>B</m:t>
        </m:r>
      </m:oMath>
      <w:r>
        <w:t xml:space="preserve"> </w:t>
      </w:r>
      <w:r>
        <w:t xml:space="preserve">through</w:t>
      </w:r>
      <w:r>
        <w:t xml:space="preserve"> </w:t>
      </w:r>
      <m:oMath>
        <m:sSup>
          <m:e>
            <m:r>
              <m:rPr>
                <m:sty m:val="bi"/>
              </m:rPr>
              <m:t>P</m:t>
            </m:r>
          </m:e>
          <m:sup>
            <m:r>
              <m:rPr>
                <m:sty m:val="p"/>
              </m:rPr>
              <m:t>−</m:t>
            </m:r>
            <m:r>
              <m:t>1</m:t>
            </m:r>
          </m:sup>
        </m:sSup>
      </m:oMath>
      <w:r>
        <w:t xml:space="preserve">, whose inverse is</w:t>
      </w:r>
      <w:r>
        <w:t xml:space="preserve"> </w:t>
      </w:r>
      <m:oMath>
        <m:r>
          <m:rPr>
            <m:sty m:val="bi"/>
          </m:rPr>
          <m:t>P</m:t>
        </m:r>
      </m:oMath>
      <w:r>
        <w:t xml:space="preserve">.</w:t>
      </w:r>
    </w:p>
    <w:bookmarkEnd w:id="580"/>
    <w:bookmarkStart w:id="581" w:name="exm-similar"/>
    <w:p>
      <w:pPr>
        <w:pStyle w:val="BodyText"/>
      </w:pPr>
      <w:r>
        <w:rPr>
          <w:b/>
          <w:bCs/>
        </w:rPr>
        <w:t xml:space="preserve">Example 191 (A matrix similar to a diagonal one)</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Then</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e>
                      <m:e>
                        <m:r>
                          <m:t>1</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t>1</m:t>
                        </m:r>
                        <m:r>
                          <m:rPr>
                            <m:sty m:val="p"/>
                          </m:rPr>
                          <m:t>)</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r>
                <m:t>&amp;</m:t>
              </m:r>
              <m:r>
                <m:t>&amp;</m:t>
              </m:r>
              <m:r>
                <m:rPr>
                  <m:nor/>
                  <m:sty m:val="p"/>
                </m:rPr>
                <m:t>(arithmetic)</m:t>
              </m:r>
            </m:e>
            <m:e>
              <m:r>
                <m:t>&amp;</m:t>
              </m:r>
              <m:r>
                <m:rPr>
                  <m:sty m:val="p"/>
                </m:rPr>
                <m:t>=</m:t>
              </m:r>
              <m:r>
                <m:t>2</m:t>
              </m:r>
              <m:r>
                <m:t> </m:t>
              </m:r>
              <m:sSub>
                <m:e>
                  <m:r>
                    <m:rPr>
                      <m:sty m:val="bi"/>
                    </m:rPr>
                    <m:t>I</m:t>
                  </m:r>
                </m:e>
                <m:sub>
                  <m:r>
                    <m:t>2</m:t>
                  </m:r>
                </m:sub>
              </m:sSub>
              <m:r>
                <m:rPr>
                  <m:sty m:val="p"/>
                </m:rPr>
                <m:t>,</m:t>
              </m:r>
              <m:r>
                <m:t>&amp;</m:t>
              </m:r>
              <m:r>
                <m:t>&amp;</m:t>
              </m:r>
              <m:r>
                <m:rPr>
                  <m:nor/>
                  <m:sty m:val="p"/>
                </m:rPr>
                <m:t>(</m:t>
              </m:r>
              <m:r>
                <m:rPr>
                  <m:nor/>
                  <m:sty m:val="p"/>
                </m:rPr>
                <m:t>Definition 23</m:t>
              </m:r>
              <m:r>
                <m:rPr>
                  <m:nor/>
                  <m:sty m:val="p"/>
                </m:rPr>
                <m:t>, </m:t>
              </m:r>
              <m:r>
                <m:rPr>
                  <m:nor/>
                  <m:sty m:val="p"/>
                </m:rPr>
                <m:t>Definition 27</m:t>
              </m:r>
              <m:r>
                <m:rPr>
                  <m:nor/>
                  <m:sty m:val="p"/>
                </m:rPr>
                <m:t>)</m:t>
              </m:r>
            </m:e>
          </m:eqArr>
        </m:oMath>
      </m:oMathPara>
    </w:p>
    <w:p>
      <w:pPr>
        <w:pStyle w:val="FirstParagraph"/>
      </w:pPr>
      <w:r>
        <w:t xml:space="preserve">so</w:t>
      </w:r>
    </w:p>
    <w:p>
      <w:pPr>
        <w:pStyle w:val="BodyText"/>
      </w:pPr>
      <m:oMathPara>
        <m:oMathParaPr>
          <m:jc m:val="center"/>
        </m:oMathParaPr>
        <m:oMath>
          <m:eqArr>
            <m:e>
              <m:r>
                <m:rPr>
                  <m:sty m:val="bi"/>
                </m:rPr>
                <m:t>P</m:t>
              </m:r>
              <m:r>
                <m:t> </m:t>
              </m:r>
              <m:r>
                <m:rPr>
                  <m:sty m:val="p"/>
                </m:rPr>
                <m:t>(</m:t>
              </m:r>
              <m:f>
                <m:fPr>
                  <m:type m:val="lin"/>
                </m:fPr>
                <m:num>
                  <m:r>
                    <m:t>1</m:t>
                  </m:r>
                </m:num>
                <m:den>
                  <m:r>
                    <m:t>2</m:t>
                  </m:r>
                </m:den>
              </m:f>
              <m:r>
                <m:t> </m:t>
              </m:r>
              <m:r>
                <m:rPr>
                  <m:sty m:val="bi"/>
                </m:rPr>
                <m:t>P</m:t>
              </m:r>
              <m:r>
                <m:rPr>
                  <m:sty m:val="p"/>
                </m:rPr>
                <m:t>)</m:t>
              </m:r>
              <m:r>
                <m:t>&amp;</m:t>
              </m:r>
              <m:r>
                <m:rPr>
                  <m:sty m:val="p"/>
                </m:rPr>
                <m:t>=</m:t>
              </m:r>
              <m:f>
                <m:fPr>
                  <m:type m:val="lin"/>
                </m:fPr>
                <m:num>
                  <m:r>
                    <m:t>1</m:t>
                  </m:r>
                </m:num>
                <m:den>
                  <m:r>
                    <m:t>2</m:t>
                  </m:r>
                </m:den>
              </m:f>
              <m:r>
                <m:t> </m:t>
              </m:r>
              <m:sSup>
                <m:e>
                  <m:r>
                    <m:rPr>
                      <m:sty m:val="bi"/>
                    </m:rPr>
                    <m:t>P</m:t>
                  </m:r>
                </m:e>
                <m:sup>
                  <m:r>
                    <m:t>2</m:t>
                  </m:r>
                </m:sup>
              </m:sSup>
            </m:e>
            <m:e>
              <m:r>
                <m:t>&amp;</m:t>
              </m:r>
              <m:r>
                <m:rPr>
                  <m:sty m:val="p"/>
                </m:rPr>
                <m:t>=</m:t>
              </m:r>
              <m:sSub>
                <m:e>
                  <m:r>
                    <m:rPr>
                      <m:sty m:val="bi"/>
                    </m:rPr>
                    <m:t>I</m:t>
                  </m:r>
                </m:e>
                <m:sub>
                  <m:r>
                    <m:t>2</m:t>
                  </m:r>
                </m:sub>
              </m:sSub>
            </m:e>
          </m:eqArr>
        </m:oMath>
      </m:oMathPara>
    </w:p>
    <w:p>
      <w:pPr>
        <w:pStyle w:val="FirstParagraph"/>
      </w:pPr>
      <w:r>
        <w:t xml:space="preserve">and likewise</w:t>
      </w:r>
      <w:r>
        <w:t xml:space="preserve"> </w:t>
      </w:r>
      <m:oMath>
        <m:r>
          <m:rPr>
            <m:sty m:val="p"/>
          </m:rPr>
          <m:t>(</m:t>
        </m:r>
        <m:f>
          <m:fPr>
            <m:type m:val="lin"/>
          </m:fPr>
          <m:num>
            <m:r>
              <m:t>1</m:t>
            </m:r>
          </m:num>
          <m:den>
            <m:r>
              <m:t>2</m:t>
            </m:r>
          </m:den>
        </m:f>
        <m:r>
          <m:t> </m:t>
        </m:r>
        <m:r>
          <m:rPr>
            <m:sty m:val="bi"/>
          </m:rPr>
          <m:t>P</m:t>
        </m:r>
        <m:r>
          <m:rPr>
            <m:sty m:val="p"/>
          </m:rPr>
          <m:t>)</m:t>
        </m:r>
        <m:r>
          <m:t> </m:t>
        </m:r>
        <m:r>
          <m:rPr>
            <m:sty m:val="bi"/>
          </m:rPr>
          <m:t>P</m:t>
        </m:r>
        <m:r>
          <m:rPr>
            <m:sty m:val="p"/>
          </m:rPr>
          <m:t>=</m:t>
        </m:r>
        <m:sSub>
          <m:e>
            <m:r>
              <m:rPr>
                <m:sty m:val="bi"/>
              </m:rPr>
              <m:t>I</m:t>
            </m:r>
          </m:e>
          <m:sub>
            <m:r>
              <m:t>2</m:t>
            </m:r>
          </m:sub>
        </m:sSub>
      </m:oMath>
      <w:r>
        <w:t xml:space="preserve"> </w:t>
      </w:r>
      <w:r>
        <w:t xml:space="preserve">(</w:t>
      </w:r>
      <w:hyperlink w:anchor="thm-scalar-matmul">
        <w:r>
          <w:rPr>
            <w:rStyle w:val="Hyperlink"/>
          </w:rPr>
          <w:t xml:space="preserve">Theorem 87</w:t>
        </w:r>
      </w:hyperlink>
      <w:r>
        <w:t xml:space="preserve">):</w:t>
      </w:r>
      <w:r>
        <w:t xml:space="preserve"> </w:t>
      </w:r>
      <m:oMath>
        <m:sSup>
          <m:e>
            <m:r>
              <m:rPr>
                <m:sty m:val="bi"/>
              </m:rPr>
              <m:t>P</m:t>
            </m:r>
          </m:e>
          <m:sup>
            <m:r>
              <m:rPr>
                <m:sty m:val="p"/>
              </m:rPr>
              <m:t>−</m:t>
            </m:r>
            <m:r>
              <m:t>1</m:t>
            </m:r>
          </m:sup>
        </m:sSup>
        <m:r>
          <m:rPr>
            <m:sty m:val="p"/>
          </m:rPr>
          <m:t>=</m:t>
        </m:r>
        <m:f>
          <m:fPr>
            <m:type m:val="lin"/>
          </m:fPr>
          <m:num>
            <m:r>
              <m:t>1</m:t>
            </m:r>
          </m:num>
          <m:den>
            <m:r>
              <m:t>2</m:t>
            </m:r>
          </m:den>
        </m:f>
        <m:r>
          <m:t> </m:t>
        </m:r>
        <m:r>
          <m:rPr>
            <m:sty m:val="bi"/>
          </m:rPr>
          <m:t>P</m:t>
        </m:r>
      </m:oMath>
      <w:r>
        <w:t xml:space="preserve"> </w:t>
      </w:r>
      <w:r>
        <w:t xml:space="preserve">(5). Then</w:t>
      </w:r>
    </w:p>
    <w:p>
      <w:pPr>
        <w:pStyle w:val="BodyText"/>
      </w:pPr>
      <m:oMathPara>
        <m:oMathParaPr>
          <m:jc m:val="center"/>
        </m:oMathParaPr>
        <m:oMath>
          <m:eqArr>
            <m:e>
              <m:sSup>
                <m:e>
                  <m:r>
                    <m:rPr>
                      <m:sty m:val="bi"/>
                    </m:rPr>
                    <m:t>P</m:t>
                  </m:r>
                </m:e>
                <m:sup>
                  <m:r>
                    <m:rPr>
                      <m:sty m:val="p"/>
                    </m:rPr>
                    <m:t>−</m:t>
                  </m:r>
                  <m:r>
                    <m:t>1</m:t>
                  </m:r>
                </m:sup>
              </m:sSup>
              <m:r>
                <m:rPr>
                  <m:sty m:val="bi"/>
                </m:rPr>
                <m:t>A</m:t>
              </m:r>
              <m:r>
                <m:rPr>
                  <m:sty m:val="bi"/>
                </m:rPr>
                <m:t>P</m:t>
              </m:r>
              <m:r>
                <m:t>&amp;</m:t>
              </m:r>
              <m:r>
                <m:rPr>
                  <m:sty m:val="p"/>
                </m:rPr>
                <m:t>=</m:t>
              </m:r>
              <m:r>
                <m:rPr>
                  <m:sty m:val="p"/>
                </m:rPr>
                <m:t>(</m:t>
              </m:r>
              <m:f>
                <m:fPr>
                  <m:type m:val="lin"/>
                </m:fPr>
                <m:num>
                  <m:r>
                    <m:t>1</m:t>
                  </m:r>
                </m:num>
                <m:den>
                  <m:r>
                    <m:t>2</m:t>
                  </m:r>
                </m:den>
              </m:f>
              <m:r>
                <m:t> </m:t>
              </m:r>
              <m:r>
                <m:rPr>
                  <m:sty m:val="bi"/>
                </m:rPr>
                <m:t>P</m:t>
              </m:r>
              <m:r>
                <m:rPr>
                  <m:sty m:val="p"/>
                </m:rPr>
                <m:t>)</m:t>
              </m:r>
              <m:r>
                <m:t> </m:t>
              </m:r>
              <m:r>
                <m:rPr>
                  <m:sty m:val="bi"/>
                </m:rPr>
                <m:t>A</m:t>
              </m:r>
              <m:r>
                <m:rPr>
                  <m:sty m:val="bi"/>
                </m:rPr>
                <m:t>P</m:t>
              </m:r>
              <m:r>
                <m:t>&amp;</m:t>
              </m:r>
              <m:r>
                <m:t>&amp;</m:t>
              </m:r>
              <m:r>
                <m:rPr>
                  <m:nor/>
                  <m:sty m:val="p"/>
                </m:rPr>
                <m:t>(substitute </m:t>
              </m:r>
              <m:sSup>
                <m:e>
                  <m:r>
                    <m:rPr>
                      <m:sty m:val="bi"/>
                    </m:rPr>
                    <m:t>P</m:t>
                  </m:r>
                </m:e>
                <m:sup>
                  <m:r>
                    <m:rPr>
                      <m:sty m:val="p"/>
                    </m:rPr>
                    <m:t>−</m:t>
                  </m:r>
                  <m:r>
                    <m:t>1</m:t>
                  </m:r>
                </m:sup>
              </m:sSup>
              <m:r>
                <m:rPr>
                  <m:nor/>
                  <m:sty m:val="p"/>
                </m:rPr>
                <m:t>)</m:t>
              </m:r>
            </m:e>
            <m:e>
              <m:r>
                <m:t>&amp;</m:t>
              </m:r>
              <m:r>
                <m:rPr>
                  <m:sty m:val="p"/>
                </m:rPr>
                <m:t>=</m:t>
              </m:r>
              <m:f>
                <m:fPr>
                  <m:type m:val="lin"/>
                </m:fPr>
                <m:num>
                  <m:r>
                    <m:t>1</m:t>
                  </m:r>
                </m:num>
                <m:den>
                  <m:r>
                    <m:t>2</m:t>
                  </m:r>
                </m:den>
              </m:f>
              <m:r>
                <m:t> </m:t>
              </m:r>
              <m:r>
                <m:rPr>
                  <m:sty m:val="p"/>
                </m:rPr>
                <m:t>(</m:t>
              </m:r>
              <m:r>
                <m:rPr>
                  <m:sty m:val="bi"/>
                </m:rPr>
                <m:t>P</m:t>
              </m:r>
              <m:r>
                <m:rPr>
                  <m:sty m:val="bi"/>
                </m:rPr>
                <m:t>A</m:t>
              </m:r>
              <m:r>
                <m:rPr>
                  <m:sty m:val="bi"/>
                </m:rPr>
                <m:t>P</m:t>
              </m:r>
              <m:r>
                <m:rPr>
                  <m:sty m:val="p"/>
                </m:rPr>
                <m:t>)</m:t>
              </m:r>
              <m:r>
                <m:t>&amp;</m:t>
              </m:r>
              <m:r>
                <m:t>&amp;</m:t>
              </m:r>
              <m:r>
                <m:rPr>
                  <m:nor/>
                  <m:sty m:val="p"/>
                </m:rPr>
                <m:t>(</m:t>
              </m:r>
              <m:r>
                <m:rPr>
                  <m:nor/>
                  <m:sty m:val="p"/>
                </m:rPr>
                <m:t>Theorem 87</m:t>
              </m:r>
              <m:r>
                <m:rPr>
                  <m:nor/>
                  <m:sty m:val="p"/>
                </m:rPr>
                <m:t>)</m:t>
              </m:r>
            </m:e>
            <m:e>
              <m:r>
                <m:t>&amp;</m:t>
              </m:r>
              <m:r>
                <m:rPr>
                  <m:sty m:val="p"/>
                </m:rPr>
                <m:t>=</m:t>
              </m:r>
              <m:f>
                <m:fPr>
                  <m:type m:val="lin"/>
                </m:fPr>
                <m:num>
                  <m:r>
                    <m:t>1</m:t>
                  </m:r>
                </m:num>
                <m:den>
                  <m:r>
                    <m:t>2</m:t>
                  </m:r>
                </m:den>
              </m:f>
              <m:r>
                <m:t> </m:t>
              </m:r>
              <m:r>
                <m:rPr>
                  <m:sty m:val="bi"/>
                </m:rPr>
                <m:t>P</m:t>
              </m:r>
              <m:r>
                <m:t> </m:t>
              </m:r>
              <m:r>
                <m:rPr>
                  <m:sty m:val="p"/>
                </m:rPr>
                <m:t>(</m:t>
              </m:r>
              <m:r>
                <m:rPr>
                  <m:sty m:val="bi"/>
                </m:rPr>
                <m:t>A</m:t>
              </m:r>
              <m:r>
                <m:rPr>
                  <m:sty m:val="bi"/>
                </m:rPr>
                <m:t>P</m:t>
              </m:r>
              <m:r>
                <m:rPr>
                  <m:sty m:val="p"/>
                </m:rPr>
                <m:t>)</m:t>
              </m:r>
              <m:r>
                <m:t>&amp;</m:t>
              </m:r>
              <m:r>
                <m:t>&amp;</m:t>
              </m:r>
              <m:r>
                <m:rPr>
                  <m:nor/>
                  <m:sty m:val="p"/>
                </m:rPr>
                <m:t>(</m:t>
              </m:r>
              <m:r>
                <m:rPr>
                  <m:nor/>
                  <m:sty m:val="p"/>
                </m:rPr>
                <m:t>Theorem 8</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r>
                <m:t>&amp;</m:t>
              </m:r>
              <m:r>
                <m:t>&amp;</m:t>
              </m:r>
              <m:r>
                <m:rPr>
                  <m:nor/>
                  <m:sty m:val="p"/>
                </m:rPr>
                <m:t>(</m:t>
              </m:r>
              <m:r>
                <m:rPr>
                  <m:nor/>
                  <m:sty m:val="p"/>
                </m:rPr>
                <m:t>Definition 24</m:t>
              </m:r>
              <m:r>
                <m:rPr>
                  <m:nor/>
                  <m:sty m:val="p"/>
                </m:rPr>
                <m:t>, for </m:t>
              </m:r>
              <m:r>
                <m:rPr>
                  <m:sty m:val="bi"/>
                </m:rPr>
                <m:t>A</m:t>
              </m:r>
              <m:r>
                <m:rPr>
                  <m:sty m:val="bi"/>
                </m:rPr>
                <m:t>P</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rPr>
                  <m:sty m:val="p"/>
                </m:rPr>
                <m:t>,</m:t>
              </m:r>
              <m:r>
                <m:t>&amp;</m:t>
              </m:r>
              <m:r>
                <m:t>&amp;</m:t>
              </m:r>
              <m:r>
                <m:rPr>
                  <m:nor/>
                  <m:sty m:val="p"/>
                </m:rPr>
                <m:t>(</m:t>
              </m:r>
              <m:r>
                <m:rPr>
                  <m:nor/>
                  <m:sty m:val="p"/>
                </m:rPr>
                <m:t>Definition 23</m:t>
              </m:r>
              <m:r>
                <m:rPr>
                  <m:nor/>
                  <m:sty m:val="p"/>
                </m:rPr>
                <m:t>)</m:t>
              </m:r>
            </m:e>
          </m:eqArr>
        </m:oMath>
      </m:oMathPara>
    </w:p>
    <w:p>
      <w:pPr>
        <w:pStyle w:val="FirstParagraph"/>
      </w:pPr>
      <w:r>
        <w:t xml:space="preserve">so</w:t>
      </w:r>
      <w:r>
        <w:t xml:space="preserve"> </w:t>
      </w:r>
      <m:oMath>
        <m:r>
          <m:rPr>
            <m:sty m:val="bi"/>
          </m:rPr>
          <m:t>A</m:t>
        </m:r>
      </m:oMath>
      <w:r>
        <w:t xml:space="preserve"> </w:t>
      </w:r>
      <w:r>
        <w:t xml:space="preserve">is similar to</w:t>
      </w:r>
      <w:r>
        <w:t xml:space="preserve"> </w:t>
      </w:r>
      <m:oMath>
        <m:r>
          <m:rPr>
            <m:sty m:val="p"/>
          </m:rPr>
          <m:t>diag</m:t>
        </m:r>
        <m:r>
          <m:rPr>
            <m:sty m:val="p"/>
          </m:rPr>
          <m:t>(</m:t>
        </m:r>
        <m:r>
          <m:t>3</m:t>
        </m:r>
        <m:r>
          <m:rPr>
            <m:sty m:val="p"/>
          </m:rPr>
          <m:t>,</m:t>
        </m:r>
        <m:r>
          <m:t>1</m:t>
        </m:r>
        <m:r>
          <m:rPr>
            <m:sty m:val="p"/>
          </m:rPr>
          <m:t>)</m:t>
        </m:r>
      </m:oMath>
      <w:r>
        <w:t xml:space="preserve">.</w:t>
      </w:r>
      <w:r>
        <w:t xml:space="preserve"> </w:t>
      </w:r>
      <w:r>
        <w:t xml:space="preserve">At the other extreme, the identity matrix is similar only to itself:</w:t>
      </w:r>
    </w:p>
    <w:p>
      <w:pPr>
        <w:pStyle w:val="BodyText"/>
      </w:pPr>
      <m:oMathPara>
        <m:oMathParaPr>
          <m:jc m:val="center"/>
        </m:oMathParaPr>
        <m:oMath>
          <m:eqArr>
            <m:e>
              <m:sSup>
                <m:e>
                  <m:r>
                    <m:rPr>
                      <m:sty m:val="bi"/>
                    </m:rPr>
                    <m:t>P</m:t>
                  </m:r>
                </m:e>
                <m:sup>
                  <m:r>
                    <m:rPr>
                      <m:sty m:val="p"/>
                    </m:rPr>
                    <m:t>−</m:t>
                  </m:r>
                  <m:r>
                    <m:t>1</m:t>
                  </m:r>
                </m:sup>
              </m:sSup>
              <m:sSub>
                <m:e>
                  <m:r>
                    <m:rPr>
                      <m:sty m:val="bi"/>
                    </m:rPr>
                    <m:t>I</m:t>
                  </m:r>
                </m:e>
                <m:sub>
                  <m:r>
                    <m:t>p</m:t>
                  </m:r>
                </m:sub>
              </m:sSub>
              <m:r>
                <m:rPr>
                  <m:sty m:val="bi"/>
                </m:rPr>
                <m:t>P</m:t>
              </m:r>
              <m:r>
                <m:t>&amp;</m:t>
              </m:r>
              <m:r>
                <m:rPr>
                  <m:sty m:val="p"/>
                </m:rPr>
                <m:t>=</m:t>
              </m:r>
              <m:sSup>
                <m:e>
                  <m:r>
                    <m:rPr>
                      <m:sty m:val="bi"/>
                    </m:rPr>
                    <m:t>P</m:t>
                  </m:r>
                </m:e>
                <m:sup>
                  <m:r>
                    <m:rPr>
                      <m:sty m:val="p"/>
                    </m:rPr>
                    <m:t>−</m:t>
                  </m:r>
                  <m:r>
                    <m:t>1</m:t>
                  </m:r>
                </m:sup>
              </m:sSup>
              <m:r>
                <m:rPr>
                  <m:sty m:val="bi"/>
                </m:rPr>
                <m:t>P</m:t>
              </m:r>
            </m:e>
            <m:e>
              <m:r>
                <m:t>&amp;</m:t>
              </m:r>
              <m:r>
                <m:rPr>
                  <m:sty m:val="p"/>
                </m:rPr>
                <m:t>=</m:t>
              </m:r>
              <m:sSub>
                <m:e>
                  <m:r>
                    <m:rPr>
                      <m:sty m:val="bi"/>
                    </m:rPr>
                    <m:t>I</m:t>
                  </m:r>
                </m:e>
                <m:sub>
                  <m:r>
                    <m:t>p</m:t>
                  </m:r>
                </m:sub>
              </m:sSub>
            </m:e>
          </m:eqArr>
        </m:oMath>
      </m:oMathPara>
    </w:p>
    <w:p>
      <w:pPr>
        <w:pStyle w:val="FirstParagraph"/>
      </w:pPr>
      <w:r>
        <w:t xml:space="preserve">for every invertible</w:t>
      </w:r>
      <w:r>
        <w:t xml:space="preserve"> </w:t>
      </w:r>
      <m:oMath>
        <m:r>
          <m:rPr>
            <m:sty m:val="bi"/>
          </m:rPr>
          <m:t>P</m:t>
        </m:r>
      </m:oMath>
      <w:r>
        <w:t xml:space="preserve"> </w:t>
      </w:r>
      <w:r>
        <w:t xml:space="preserve">(</w:t>
      </w:r>
      <w:hyperlink w:anchor="thm-identity">
        <w:r>
          <w:rPr>
            <w:rStyle w:val="Hyperlink"/>
          </w:rPr>
          <w:t xml:space="preserve">Theorem 10</w:t>
        </w:r>
      </w:hyperlink>
      <w:r>
        <w:t xml:space="preserve">, 5).</w:t>
      </w:r>
    </w:p>
    <w:bookmarkEnd w:id="581"/>
    <w:bookmarkStart w:id="582" w:name="thm-similar-eigenvalues"/>
    <w:p>
      <w:pPr>
        <w:pStyle w:val="BodyText"/>
      </w:pPr>
      <w:r>
        <w:rPr>
          <w:b/>
          <w:bCs/>
        </w:rPr>
        <w:t xml:space="preserve">Theorem 106 (Similar matrices have the same eigenvalues)</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w:t>
      </w:r>
      <w:hyperlink w:anchor="def-similar">
        <w:r>
          <w:rPr>
            <w:rStyle w:val="Hyperlink"/>
          </w:rPr>
          <w:t xml:space="preserve">Definition 99</w:t>
        </w:r>
      </w:hyperlink>
      <w:r>
        <w:t xml:space="preserve">),</w:t>
      </w:r>
      <w:r>
        <w:t xml:space="preserve"> </w:t>
      </w:r>
      <w:r>
        <w:t xml:space="preserve">then</w:t>
      </w:r>
      <w:r>
        <w:t xml:space="preserve"> </w:t>
      </w:r>
      <m:oMath>
        <m:acc>
          <m:accPr>
            <m:chr m:val="̃"/>
          </m:accPr>
          <m:e>
            <m:r>
              <m:t>v</m:t>
            </m:r>
          </m:e>
        </m:acc>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 </w:t>
      </w:r>
      <w:r>
        <w:t xml:space="preserve">exactly when</w:t>
      </w:r>
      <w:r>
        <w:t xml:space="preserve"> </w:t>
      </w:r>
      <m:oMath>
        <m:sSup>
          <m:e>
            <m:r>
              <m:rPr>
                <m:sty m:val="bi"/>
              </m:rPr>
              <m:t>P</m:t>
            </m:r>
          </m:e>
          <m:sup>
            <m:r>
              <m:rPr>
                <m:sty m:val="p"/>
              </m:rPr>
              <m:t>−</m:t>
            </m:r>
            <m:r>
              <m:t>1</m:t>
            </m:r>
          </m:sup>
        </m:sSup>
        <m:acc>
          <m:accPr>
            <m:chr m:val="̃"/>
          </m:accPr>
          <m:e>
            <m:r>
              <m:t>v</m:t>
            </m:r>
          </m:e>
        </m:acc>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So</w:t>
      </w:r>
      <w:r>
        <w:t xml:space="preserve"> </w:t>
      </w:r>
      <m:oMath>
        <m:r>
          <m:rPr>
            <m:sty m:val="bi"/>
          </m:rPr>
          <m:t>A</m:t>
        </m:r>
      </m:oMath>
      <w:r>
        <w:t xml:space="preserve"> </w:t>
      </w:r>
      <w:r>
        <w:t xml:space="preserve">and</w:t>
      </w:r>
      <w:r>
        <w:t xml:space="preserve"> </w:t>
      </w:r>
      <m:oMath>
        <m:r>
          <m:rPr>
            <m:sty m:val="bi"/>
          </m:rPr>
          <m:t>B</m:t>
        </m:r>
      </m:oMath>
      <w:r>
        <w:t xml:space="preserve"> </w:t>
      </w:r>
      <w:r>
        <w:t xml:space="preserve">have the same eigenvalues.</w:t>
      </w:r>
    </w:p>
    <w:bookmarkEnd w:id="582"/>
    <w:p>
      <w:pPr>
        <w:pStyle w:val="BodyText"/>
      </w:pPr>
      <w:r>
        <w:rPr>
          <w:i/>
          <w:iCs/>
        </w:rPr>
        <w:t xml:space="preserve">Proof</w:t>
      </w:r>
      <w:r>
        <w:t xml:space="preserve">. </w:t>
      </w:r>
      <w:r>
        <w:rPr>
          <w:b/>
          <w:bCs/>
        </w:rPr>
        <w:t xml:space="preserve">From</w:t>
      </w:r>
      <w:r>
        <w:rPr>
          <w:b/>
          <w:bCs/>
        </w:rPr>
        <w:t xml:space="preserve"> </w:t>
      </w:r>
      <m:oMath>
        <m:r>
          <m:rPr>
            <m:sty m:val="bi"/>
          </m:rPr>
          <m:t>A</m:t>
        </m:r>
      </m:oMath>
      <w:r>
        <w:rPr>
          <w:b/>
          <w:bCs/>
        </w:rPr>
        <w:t xml:space="preserve"> </w:t>
      </w:r>
      <w:r>
        <w:rPr>
          <w:b/>
          <w:bCs/>
        </w:rPr>
        <w:t xml:space="preserve">to</w:t>
      </w:r>
      <w:r>
        <w:rPr>
          <w:b/>
          <w:bCs/>
        </w:rPr>
        <w:t xml:space="preserve"> </w:t>
      </w:r>
      <m:oMath>
        <m:r>
          <m:rPr>
            <m:sty m:val="bi"/>
          </m:rPr>
          <m:t>B</m:t>
        </m:r>
      </m:oMath>
      <w:r>
        <w:rPr>
          <w:b/>
          <w:bCs/>
        </w:rPr>
        <w:t xml:space="preserve">.</w:t>
      </w:r>
      <w:r>
        <w:t xml:space="preserve"> </w:t>
      </w:r>
      <w:r>
        <w:t xml:space="preserve">Let</w:t>
      </w:r>
      <w:r>
        <w:t xml:space="preserve"> </w:t>
      </w:r>
      <m:oMath>
        <m:r>
          <m:rPr>
            <m:sty m:val="bi"/>
          </m:rPr>
          <m:t>A</m:t>
        </m:r>
        <m:acc>
          <m:accPr>
            <m:chr m:val="̃"/>
          </m:accPr>
          <m:e>
            <m:r>
              <m:t>v</m:t>
            </m:r>
          </m:e>
        </m:acc>
        <m:r>
          <m:rPr>
            <m:sty m:val="p"/>
          </m:rPr>
          <m:t>=</m:t>
        </m:r>
        <m:r>
          <m:t>λ</m:t>
        </m:r>
        <m:acc>
          <m:accPr>
            <m:chr m:val="̃"/>
          </m:accPr>
          <m:e>
            <m:r>
              <m:t>v</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and</w:t>
      </w:r>
      <w:r>
        <w:t xml:space="preserve"> </w:t>
      </w:r>
      <m:oMath>
        <m:acc>
          <m:accPr>
            <m:chr m:val="̃"/>
          </m:accPr>
          <m:e>
            <m:r>
              <m:t>w</m:t>
            </m:r>
          </m:e>
        </m:acc>
        <m:r>
          <m:rPr>
            <m:sty m:val="p"/>
          </m:rPr>
          <m:t>=</m:t>
        </m:r>
        <m:sSup>
          <m:e>
            <m:r>
              <m:rPr>
                <m:sty m:val="bi"/>
              </m:rPr>
              <m:t>P</m:t>
            </m:r>
          </m:e>
          <m:sup>
            <m:r>
              <m:rPr>
                <m:sty m:val="p"/>
              </m:rPr>
              <m:t>−</m:t>
            </m:r>
            <m:r>
              <m:t>1</m:t>
            </m:r>
          </m:sup>
        </m:sSup>
        <m:acc>
          <m:accPr>
            <m:chr m:val="̃"/>
          </m:accPr>
          <m:e>
            <m:r>
              <m:t>v</m:t>
            </m:r>
          </m:e>
        </m:acc>
      </m:oMath>
      <w:r>
        <w:t xml:space="preserve">. Then</w:t>
      </w:r>
    </w:p>
    <w:p>
      <w:pPr>
        <w:pStyle w:val="BodyText"/>
      </w:pPr>
      <m:oMathPara>
        <m:oMathParaPr>
          <m:jc m:val="center"/>
        </m:oMathParaPr>
        <m:oMath>
          <m:eqArr>
            <m:e>
              <m:r>
                <m:rPr>
                  <m:sty m:val="bi"/>
                </m:rPr>
                <m:t>B</m:t>
              </m:r>
              <m:acc>
                <m:accPr>
                  <m:chr m:val="̃"/>
                </m:accPr>
                <m:e>
                  <m:r>
                    <m:t>w</m:t>
                  </m:r>
                </m:e>
              </m:acc>
              <m:r>
                <m:t>&amp;</m:t>
              </m:r>
              <m:r>
                <m:rPr>
                  <m:sty m:val="p"/>
                </m:rPr>
                <m:t>=</m:t>
              </m:r>
              <m:r>
                <m:rPr>
                  <m:sty m:val="p"/>
                </m:rPr>
                <m:t>(</m:t>
              </m:r>
              <m:sSup>
                <m:e>
                  <m:r>
                    <m:rPr>
                      <m:sty m:val="bi"/>
                    </m:rPr>
                    <m:t>P</m:t>
                  </m:r>
                </m:e>
                <m:sup>
                  <m:r>
                    <m:rPr>
                      <m:sty m:val="p"/>
                    </m:rPr>
                    <m:t>−</m:t>
                  </m:r>
                  <m:r>
                    <m:t>1</m:t>
                  </m:r>
                </m:sup>
              </m:sSup>
              <m:r>
                <m:rPr>
                  <m:sty m:val="bi"/>
                </m:rPr>
                <m:t>A</m:t>
              </m:r>
              <m:r>
                <m:rPr>
                  <m:sty m:val="bi"/>
                </m:rPr>
                <m:t>P</m:t>
              </m:r>
              <m:r>
                <m:rPr>
                  <m:sty m:val="p"/>
                </m:rPr>
                <m:t>)</m:t>
              </m:r>
              <m:r>
                <m:t> </m:t>
              </m:r>
              <m:r>
                <m:rPr>
                  <m:sty m:val="p"/>
                </m:rPr>
                <m:t>(</m:t>
              </m:r>
              <m:sSup>
                <m:e>
                  <m:r>
                    <m:rPr>
                      <m:sty m:val="bi"/>
                    </m:rPr>
                    <m:t>P</m:t>
                  </m:r>
                </m:e>
                <m:sup>
                  <m:r>
                    <m:rPr>
                      <m:sty m:val="p"/>
                    </m:rPr>
                    <m:t>−</m:t>
                  </m:r>
                  <m:r>
                    <m:t>1</m:t>
                  </m:r>
                </m:sup>
              </m:sSup>
              <m:acc>
                <m:accPr>
                  <m:chr m:val="̃"/>
                </m:accPr>
                <m:e>
                  <m:r>
                    <m:t>v</m:t>
                  </m:r>
                </m:e>
              </m:acc>
              <m:r>
                <m:rPr>
                  <m:sty m:val="p"/>
                </m:rPr>
                <m:t>)</m:t>
              </m:r>
              <m:r>
                <m:t>&amp;</m:t>
              </m:r>
              <m:r>
                <m:t>&amp;</m:t>
              </m:r>
              <m:r>
                <m:rPr>
                  <m:nor/>
                  <m:sty m:val="p"/>
                </m:rPr>
                <m:t>(substitute </m:t>
              </m:r>
              <m:r>
                <m:rPr>
                  <m:sty m:val="bi"/>
                </m:rPr>
                <m:t>B</m:t>
              </m:r>
              <m:r>
                <m:rPr>
                  <m:nor/>
                  <m:sty m:val="p"/>
                </m:rPr>
                <m:t> and </m:t>
              </m:r>
              <m:acc>
                <m:accPr>
                  <m:chr m:val="̃"/>
                </m:accPr>
                <m:e>
                  <m:r>
                    <m:t>w</m:t>
                  </m:r>
                </m:e>
              </m:acc>
              <m:r>
                <m:rPr>
                  <m:nor/>
                  <m:sty m:val="p"/>
                </m:rPr>
                <m:t>)</m:t>
              </m:r>
            </m:e>
            <m:e>
              <m:r>
                <m:t>&amp;</m:t>
              </m:r>
              <m:r>
                <m:rPr>
                  <m:sty m:val="p"/>
                </m:rPr>
                <m:t>=</m:t>
              </m:r>
              <m:sSup>
                <m:e>
                  <m:r>
                    <m:rPr>
                      <m:sty m:val="bi"/>
                    </m:rPr>
                    <m:t>P</m:t>
                  </m:r>
                </m:e>
                <m:sup>
                  <m:r>
                    <m:rPr>
                      <m:sty m:val="p"/>
                    </m:rPr>
                    <m:t>−</m:t>
                  </m:r>
                  <m:r>
                    <m:t>1</m:t>
                  </m:r>
                </m:sup>
              </m:sSup>
              <m:r>
                <m:rPr>
                  <m:sty m:val="bi"/>
                </m:rPr>
                <m:t>A</m:t>
              </m:r>
              <m:r>
                <m:t> </m:t>
              </m:r>
              <m:r>
                <m:rPr>
                  <m:sty m:val="p"/>
                </m:rPr>
                <m:t>(</m:t>
              </m:r>
              <m:r>
                <m:rPr>
                  <m:sty m:val="bi"/>
                </m:rPr>
                <m:t>P</m:t>
              </m:r>
              <m:sSup>
                <m:e>
                  <m:r>
                    <m:rPr>
                      <m:sty m:val="bi"/>
                    </m:rPr>
                    <m:t>P</m:t>
                  </m:r>
                </m:e>
                <m:sup>
                  <m:r>
                    <m:rPr>
                      <m:sty m:val="p"/>
                    </m:rPr>
                    <m:t>−</m:t>
                  </m:r>
                  <m:r>
                    <m:t>1</m:t>
                  </m:r>
                </m:sup>
              </m:sSup>
              <m:r>
                <m:rPr>
                  <m:sty m:val="p"/>
                </m:rPr>
                <m:t>)</m:t>
              </m:r>
              <m:r>
                <m:t> </m:t>
              </m:r>
              <m:acc>
                <m:accPr>
                  <m:chr m:val="̃"/>
                </m:accPr>
                <m:e>
                  <m:r>
                    <m:t>v</m:t>
                  </m:r>
                </m:e>
              </m:acc>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rPr>
                  <m:sty m:val="bi"/>
                </m:rPr>
                <m:t>A</m:t>
              </m:r>
              <m:r>
                <m:t> </m:t>
              </m:r>
              <m:sSub>
                <m:e>
                  <m:r>
                    <m:rPr>
                      <m:sty m:val="bi"/>
                    </m:rPr>
                    <m:t>I</m:t>
                  </m:r>
                </m:e>
                <m:sub>
                  <m:r>
                    <m:t>p</m:t>
                  </m:r>
                </m:sub>
              </m:sSub>
              <m:r>
                <m:t> </m:t>
              </m:r>
              <m:acc>
                <m:accPr>
                  <m:chr m:val="̃"/>
                </m:accPr>
                <m:e>
                  <m:r>
                    <m:t>v</m:t>
                  </m:r>
                </m:e>
              </m:acc>
              <m:r>
                <m:t>&amp;</m:t>
              </m:r>
              <m:r>
                <m:t>&amp;</m:t>
              </m:r>
              <m:r>
                <m:rPr>
                  <m:nor/>
                  <m:sty m:val="p"/>
                </m:rPr>
                <m:t>(</m:t>
              </m:r>
              <m:r>
                <m:rPr>
                  <m:nor/>
                  <m:sty m:val="p"/>
                </m:rPr>
                <m:t>Definition 71</m:t>
              </m:r>
              <m:r>
                <m:rPr>
                  <m:nor/>
                  <m:sty m:val="p"/>
                </m:rPr>
                <m:t>)</m:t>
              </m:r>
            </m:e>
            <m:e>
              <m:r>
                <m:t>&amp;</m:t>
              </m:r>
              <m:r>
                <m:rPr>
                  <m:sty m:val="p"/>
                </m:rPr>
                <m:t>=</m:t>
              </m:r>
              <m:sSup>
                <m:e>
                  <m:r>
                    <m:rPr>
                      <m:sty m:val="bi"/>
                    </m:rPr>
                    <m:t>P</m:t>
                  </m:r>
                </m:e>
                <m:sup>
                  <m:r>
                    <m:rPr>
                      <m:sty m:val="p"/>
                    </m:rPr>
                    <m:t>−</m:t>
                  </m:r>
                  <m:r>
                    <m:t>1</m:t>
                  </m:r>
                </m:sup>
              </m:sSup>
              <m:r>
                <m:rPr>
                  <m:sty m:val="bi"/>
                </m:rPr>
                <m:t>A</m:t>
              </m:r>
              <m:acc>
                <m:accPr>
                  <m:chr m:val="̃"/>
                </m:accPr>
                <m:e>
                  <m:r>
                    <m:t>v</m:t>
                  </m:r>
                </m:e>
              </m:acc>
              <m:r>
                <m:t>&amp;</m:t>
              </m:r>
              <m:r>
                <m:t>&amp;</m:t>
              </m:r>
              <m:r>
                <m:rPr>
                  <m:nor/>
                  <m:sty m:val="p"/>
                </m:rPr>
                <m:t>(</m:t>
              </m:r>
              <m:r>
                <m:rPr>
                  <m:nor/>
                  <m:sty m:val="p"/>
                </m:rPr>
                <m:t>Theorem 10</m:t>
              </m:r>
              <m:r>
                <m:rPr>
                  <m:nor/>
                  <m:sty m:val="p"/>
                </m:rPr>
                <m:t>)</m:t>
              </m:r>
            </m:e>
            <m:e>
              <m:r>
                <m:t>&amp;</m:t>
              </m:r>
              <m:r>
                <m:rPr>
                  <m:sty m:val="p"/>
                </m:rPr>
                <m:t>=</m:t>
              </m:r>
              <m:sSup>
                <m:e>
                  <m:r>
                    <m:rPr>
                      <m:sty m:val="bi"/>
                    </m:rPr>
                    <m:t>P</m:t>
                  </m:r>
                </m:e>
                <m:sup>
                  <m:r>
                    <m:rPr>
                      <m:sty m:val="p"/>
                    </m:rPr>
                    <m:t>−</m:t>
                  </m:r>
                  <m:r>
                    <m:t>1</m:t>
                  </m:r>
                </m:sup>
              </m:sSup>
              <m:r>
                <m:t> </m:t>
              </m:r>
              <m:r>
                <m:rPr>
                  <m:sty m:val="p"/>
                </m:rPr>
                <m:t>(</m:t>
              </m:r>
              <m:r>
                <m:rPr>
                  <m:sty m:val="bi"/>
                </m:rPr>
                <m:t>A</m:t>
              </m:r>
              <m:acc>
                <m:accPr>
                  <m:chr m:val="̃"/>
                </m:accPr>
                <m:e>
                  <m:r>
                    <m:t>v</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t> </m:t>
              </m:r>
              <m:r>
                <m:rPr>
                  <m:sty m:val="p"/>
                </m:rPr>
                <m:t>(</m:t>
              </m:r>
              <m:r>
                <m:t>λ</m:t>
              </m:r>
              <m:acc>
                <m:accPr>
                  <m:chr m:val="̃"/>
                </m:accPr>
                <m:e>
                  <m:r>
                    <m:t>v</m:t>
                  </m:r>
                </m:e>
              </m:acc>
              <m:r>
                <m:rPr>
                  <m:sty m:val="p"/>
                </m:rPr>
                <m:t>)</m:t>
              </m:r>
              <m:r>
                <m:t>&amp;</m:t>
              </m:r>
              <m:r>
                <m:t>&amp;</m:t>
              </m:r>
              <m:r>
                <m:rPr>
                  <m:nor/>
                  <m:sty m:val="p"/>
                </m:rPr>
                <m:t>(eigenvector)</m:t>
              </m:r>
            </m:e>
            <m:e>
              <m:r>
                <m:t>&amp;</m:t>
              </m:r>
              <m:r>
                <m:rPr>
                  <m:sty m:val="p"/>
                </m:rPr>
                <m:t>=</m:t>
              </m:r>
              <m:r>
                <m:t>λ</m:t>
              </m:r>
              <m:r>
                <m:t> </m:t>
              </m:r>
              <m:acc>
                <m:accPr>
                  <m:chr m:val="̃"/>
                </m:accPr>
                <m:e>
                  <m:r>
                    <m:t>w</m:t>
                  </m:r>
                </m:e>
              </m:acc>
              <m:r>
                <m:rPr>
                  <m:sty m:val="p"/>
                </m:rPr>
                <m:t>.</m:t>
              </m:r>
              <m:r>
                <m:t>&amp;</m:t>
              </m:r>
              <m:r>
                <m:t>&amp;</m:t>
              </m:r>
              <m:r>
                <m:rPr>
                  <m:nor/>
                  <m:sty m:val="p"/>
                </m:rPr>
                <m:t>(</m:t>
              </m:r>
              <m:r>
                <m:rPr>
                  <m:nor/>
                  <m:sty m:val="p"/>
                </m:rPr>
                <m:t>Theorem 87</m:t>
              </m:r>
              <m:r>
                <m:rPr>
                  <m:nor/>
                  <m:sty m:val="p"/>
                </m:rPr>
                <m:t>)</m:t>
              </m:r>
            </m:e>
          </m:eqArr>
        </m:oMath>
      </m:oMathPara>
    </w:p>
    <w:p>
      <w:pPr>
        <w:pStyle w:val="FirstParagraph"/>
      </w:pPr>
      <w:r>
        <w:t xml:space="preserve">And</w:t>
      </w:r>
      <w:r>
        <w:t xml:space="preserve"> </w:t>
      </w:r>
      <m:oMath>
        <m:acc>
          <m:accPr>
            <m:chr m:val="̃"/>
          </m:accPr>
          <m:e>
            <m:r>
              <m:t>w</m:t>
            </m:r>
          </m:e>
        </m:acc>
        <m:r>
          <m:rPr>
            <m:sty m:val="p"/>
          </m:rPr>
          <m:t>≠</m:t>
        </m:r>
        <m:acc>
          <m:accPr>
            <m:chr m:val="̃"/>
          </m:accPr>
          <m:e>
            <m:r>
              <m:t>0</m:t>
            </m:r>
          </m:e>
        </m:acc>
      </m:oMath>
      <w:r>
        <w:t xml:space="preserve">: if</w:t>
      </w:r>
      <w:r>
        <w:t xml:space="preserve"> </w:t>
      </w:r>
      <m:oMath>
        <m:acc>
          <m:accPr>
            <m:chr m:val="̃"/>
          </m:accPr>
          <m:e>
            <m:r>
              <m:t>w</m:t>
            </m:r>
          </m:e>
        </m:acc>
        <m:r>
          <m:rPr>
            <m:sty m:val="p"/>
          </m:rPr>
          <m:t>=</m:t>
        </m:r>
        <m:acc>
          <m:accPr>
            <m:chr m:val="̃"/>
          </m:accPr>
          <m:e>
            <m:r>
              <m:t>0</m:t>
            </m:r>
          </m:e>
        </m:acc>
      </m:oMath>
      <w:r>
        <w:t xml:space="preserve">, then</w:t>
      </w:r>
    </w:p>
    <w:p>
      <w:pPr>
        <w:pStyle w:val="BodyText"/>
      </w:pPr>
      <m:oMathPara>
        <m:oMathParaPr>
          <m:jc m:val="center"/>
        </m:oMathParaPr>
        <m:oMath>
          <m:eqArr>
            <m:e>
              <m:acc>
                <m:accPr>
                  <m:chr m:val="̃"/>
                </m:accPr>
                <m:e>
                  <m:r>
                    <m:t>v</m:t>
                  </m:r>
                </m:e>
              </m:acc>
              <m:r>
                <m:t>&amp;</m:t>
              </m:r>
              <m:r>
                <m:rPr>
                  <m:sty m:val="p"/>
                </m:rPr>
                <m:t>=</m:t>
              </m:r>
              <m:sSub>
                <m:e>
                  <m:r>
                    <m:rPr>
                      <m:sty m:val="bi"/>
                    </m:rPr>
                    <m:t>I</m:t>
                  </m:r>
                </m:e>
                <m:sub>
                  <m:r>
                    <m:t>p</m:t>
                  </m:r>
                </m:sub>
              </m:sSub>
              <m:acc>
                <m:accPr>
                  <m:chr m:val="̃"/>
                </m:accPr>
                <m:e>
                  <m:r>
                    <m:t>v</m:t>
                  </m:r>
                </m:e>
              </m:acc>
            </m:e>
            <m:e>
              <m:r>
                <m:t>&amp;</m:t>
              </m:r>
              <m:r>
                <m:rPr>
                  <m:sty m:val="p"/>
                </m:rPr>
                <m:t>=</m:t>
              </m:r>
              <m:r>
                <m:rPr>
                  <m:sty m:val="bi"/>
                </m:rPr>
                <m:t>P</m:t>
              </m:r>
              <m:r>
                <m:t> </m:t>
              </m:r>
              <m:r>
                <m:rPr>
                  <m:sty m:val="p"/>
                </m:rPr>
                <m:t>(</m:t>
              </m:r>
              <m:sSup>
                <m:e>
                  <m:r>
                    <m:rPr>
                      <m:sty m:val="bi"/>
                    </m:rPr>
                    <m:t>P</m:t>
                  </m:r>
                </m:e>
                <m:sup>
                  <m:r>
                    <m:rPr>
                      <m:sty m:val="p"/>
                    </m:rPr>
                    <m:t>−</m:t>
                  </m:r>
                  <m:r>
                    <m:t>1</m:t>
                  </m:r>
                </m:sup>
              </m:sSup>
              <m:acc>
                <m:accPr>
                  <m:chr m:val="̃"/>
                </m:accPr>
                <m:e>
                  <m:r>
                    <m:t>v</m:t>
                  </m:r>
                </m:e>
              </m:acc>
              <m:r>
                <m:rPr>
                  <m:sty m:val="p"/>
                </m:rPr>
                <m:t>)</m:t>
              </m:r>
            </m:e>
            <m:e>
              <m:r>
                <m:t>&amp;</m:t>
              </m:r>
              <m:r>
                <m:rPr>
                  <m:sty m:val="p"/>
                </m:rPr>
                <m:t>=</m:t>
              </m:r>
              <m:r>
                <m:rPr>
                  <m:sty m:val="bi"/>
                </m:rPr>
                <m:t>P</m:t>
              </m:r>
              <m:r>
                <m:t> </m:t>
              </m:r>
              <m:acc>
                <m:accPr>
                  <m:chr m:val="̃"/>
                </m:accPr>
                <m:e>
                  <m:r>
                    <m:t>0</m:t>
                  </m:r>
                </m:e>
              </m:acc>
            </m:e>
            <m:e>
              <m:r>
                <m:t>&amp;</m:t>
              </m:r>
              <m:r>
                <m:rPr>
                  <m:sty m:val="p"/>
                </m:rPr>
                <m:t>=</m:t>
              </m:r>
              <m:acc>
                <m:accPr>
                  <m:chr m:val="̃"/>
                </m:accPr>
                <m:e>
                  <m:r>
                    <m:t>0</m:t>
                  </m:r>
                </m:e>
              </m:acc>
            </m:e>
          </m:eqArr>
        </m:oMath>
      </m:oMathPara>
    </w:p>
    <w:p>
      <w:pPr>
        <w:pStyle w:val="FirstParagraph"/>
      </w:pPr>
      <w:r>
        <w:t xml:space="preserve">(</w:t>
      </w:r>
      <w:hyperlink w:anchor="thm-identity">
        <w:r>
          <w:rPr>
            <w:rStyle w:val="Hyperlink"/>
          </w:rPr>
          <w:t xml:space="preserve">Theorem 10</w:t>
        </w:r>
      </w:hyperlink>
      <w:r>
        <w:t xml:space="preserve">, 5,</w:t>
      </w:r>
      <w:r>
        <w:t xml:space="preserve"> </w:t>
      </w:r>
      <w:hyperlink w:anchor="thm-matmul-assoc">
        <w:r>
          <w:rPr>
            <w:rStyle w:val="Hyperlink"/>
          </w:rPr>
          <w:t xml:space="preserve">Theorem 8</w:t>
        </w:r>
      </w:hyperlink>
      <w:r>
        <w:t xml:space="preserve">,</w:t>
      </w:r>
      <w:r>
        <w:t xml:space="preserve"> </w:t>
      </w:r>
      <w:hyperlink w:anchor="def-matvec-mult">
        <w:r>
          <w:rPr>
            <w:rStyle w:val="Hyperlink"/>
          </w:rPr>
          <w:t xml:space="preserve">Definition 28</w:t>
        </w:r>
      </w:hyperlink>
      <w:r>
        <w:t xml:space="preserve">),</w:t>
      </w:r>
      <w:r>
        <w:t xml:space="preserve"> </w:t>
      </w:r>
      <w:r>
        <w:t xml:space="preserve">which is false.</w:t>
      </w:r>
    </w:p>
    <w:p>
      <w:pPr>
        <w:pStyle w:val="BodyText"/>
      </w:pPr>
      <w:r>
        <w:rPr>
          <w:b/>
          <w:bCs/>
        </w:rPr>
        <w:t xml:space="preserve">From</w:t>
      </w:r>
      <w:r>
        <w:rPr>
          <w:b/>
          <w:bCs/>
        </w:rPr>
        <w:t xml:space="preserve"> </w:t>
      </w:r>
      <m:oMath>
        <m:r>
          <m:rPr>
            <m:sty m:val="bi"/>
          </m:rPr>
          <m:t>B</m:t>
        </m:r>
      </m:oMath>
      <w:r>
        <w:rPr>
          <w:b/>
          <w:bCs/>
        </w:rPr>
        <w:t xml:space="preserve"> </w:t>
      </w:r>
      <w:r>
        <w:rPr>
          <w:b/>
          <w:bCs/>
        </w:rPr>
        <w:t xml:space="preserve">to</w:t>
      </w:r>
      <w:r>
        <w:rPr>
          <w:b/>
          <w:bCs/>
        </w:rPr>
        <w:t xml:space="preserve"> </w:t>
      </w:r>
      <m:oMath>
        <m:r>
          <m:rPr>
            <m:sty m:val="bi"/>
          </m:rPr>
          <m:t>A</m:t>
        </m:r>
      </m:oMath>
      <w:r>
        <w:rPr>
          <w:b/>
          <w:bCs/>
        </w:rPr>
        <w:t xml:space="preserve">.</w:t>
      </w:r>
      <w:r>
        <w:t xml:space="preserve"> </w:t>
      </w:r>
      <w:r>
        <w:t xml:space="preserve">By</w:t>
      </w:r>
      <w:r>
        <w:t xml:space="preserve"> </w:t>
      </w:r>
      <w:hyperlink w:anchor="rem-similar-both-ways">
        <w:r>
          <w:rPr>
            <w:rStyle w:val="Hyperlink"/>
          </w:rPr>
          <w:t xml:space="preserve">Remark 42</w:t>
        </w:r>
      </w:hyperlink>
      <w:r>
        <w:t xml:space="preserve">,</w:t>
      </w:r>
    </w:p>
    <w:p>
      <w:pPr>
        <w:pStyle w:val="BodyText"/>
      </w:pPr>
      <m:oMathPara>
        <m:oMathParaPr>
          <m:jc m:val="center"/>
        </m:oMathParaPr>
        <m:oMath>
          <m:eqArr>
            <m:e>
              <m:r>
                <m:rPr>
                  <m:sty m:val="bi"/>
                </m:rPr>
                <m:t>A</m:t>
              </m:r>
              <m:r>
                <m:t>&amp;</m:t>
              </m:r>
              <m:r>
                <m:rPr>
                  <m:sty m:val="p"/>
                </m:rPr>
                <m:t>=</m:t>
              </m:r>
              <m:r>
                <m:rPr>
                  <m:sty m:val="bi"/>
                </m:rPr>
                <m:t>P</m:t>
              </m:r>
              <m:r>
                <m:rPr>
                  <m:sty m:val="bi"/>
                </m:rPr>
                <m:t>B</m:t>
              </m:r>
              <m:sSup>
                <m:e>
                  <m:r>
                    <m:rPr>
                      <m:sty m:val="bi"/>
                    </m:rPr>
                    <m:t>P</m:t>
                  </m:r>
                </m:e>
                <m:sup>
                  <m:r>
                    <m:rPr>
                      <m:sty m:val="p"/>
                    </m:rPr>
                    <m:t>−</m:t>
                  </m:r>
                  <m:r>
                    <m:t>1</m:t>
                  </m:r>
                </m:sup>
              </m:sSup>
            </m:e>
            <m:e>
              <m:r>
                <m:t>&amp;</m:t>
              </m:r>
              <m:r>
                <m:rPr>
                  <m:sty m:val="p"/>
                </m:rPr>
                <m:t>=</m:t>
              </m:r>
              <m:r>
                <m:rPr>
                  <m:sty m:val="p"/>
                </m:rPr>
                <m:t>(</m:t>
              </m:r>
              <m:sSup>
                <m:e>
                  <m:r>
                    <m:rPr>
                      <m:sty m:val="bi"/>
                    </m:rPr>
                    <m:t>P</m:t>
                  </m:r>
                </m:e>
                <m:sup>
                  <m:r>
                    <m:rPr>
                      <m:sty m:val="p"/>
                    </m:rPr>
                    <m:t>−</m:t>
                  </m:r>
                  <m:r>
                    <m:t>1</m:t>
                  </m:r>
                </m:sup>
              </m:sSup>
              <m:sSup>
                <m:e>
                  <m:r>
                    <m:rPr>
                      <m:sty m:val="p"/>
                    </m:rPr>
                    <m:t>)</m:t>
                  </m:r>
                </m:e>
                <m:sup>
                  <m:r>
                    <m:rPr>
                      <m:sty m:val="p"/>
                    </m:rPr>
                    <m:t>−</m:t>
                  </m:r>
                  <m:r>
                    <m:t>1</m:t>
                  </m:r>
                </m:sup>
              </m:sSup>
              <m:r>
                <m:rPr>
                  <m:sty m:val="bi"/>
                </m:rPr>
                <m:t>B</m:t>
              </m:r>
              <m:r>
                <m:t> </m:t>
              </m:r>
              <m:sSup>
                <m:e>
                  <m:r>
                    <m:rPr>
                      <m:sty m:val="bi"/>
                    </m:rPr>
                    <m:t>P</m:t>
                  </m:r>
                </m:e>
                <m:sup>
                  <m:r>
                    <m:rPr>
                      <m:sty m:val="p"/>
                    </m:rPr>
                    <m:t>−</m:t>
                  </m:r>
                  <m:r>
                    <m:t>1</m:t>
                  </m:r>
                </m:sup>
              </m:sSup>
              <m:r>
                <m:rPr>
                  <m:sty m:val="p"/>
                </m:rPr>
                <m:t>,</m:t>
              </m:r>
            </m:e>
          </m:eqArr>
        </m:oMath>
      </m:oMathPara>
    </w:p>
    <w:p>
      <w:pPr>
        <w:pStyle w:val="FirstParagraph"/>
      </w:pPr>
      <w:r>
        <w:t xml:space="preserve">so the first part, with</w:t>
      </w:r>
      <w:r>
        <w:t xml:space="preserve"> </w:t>
      </w:r>
      <m:oMath>
        <m:sSup>
          <m:e>
            <m:r>
              <m:rPr>
                <m:sty m:val="bi"/>
              </m:rPr>
              <m:t>P</m:t>
            </m:r>
          </m:e>
          <m:sup>
            <m:r>
              <m:rPr>
                <m:sty m:val="p"/>
              </m:rPr>
              <m:t>−</m:t>
            </m:r>
            <m:r>
              <m:t>1</m:t>
            </m:r>
          </m:sup>
        </m:sSup>
      </m:oMath>
      <w:r>
        <w:t xml:space="preserve"> </w:t>
      </w:r>
      <w:r>
        <w:t xml:space="preserve">in place of</w:t>
      </w:r>
      <w:r>
        <w:t xml:space="preserve"> </w:t>
      </w:r>
      <m:oMath>
        <m:r>
          <m:rPr>
            <m:sty m:val="bi"/>
          </m:rPr>
          <m:t>P</m:t>
        </m:r>
      </m:oMath>
      <w:r>
        <w:t xml:space="preserve"> </w:t>
      </w:r>
      <w:r>
        <w:t xml:space="preserve">and the roles of</w:t>
      </w:r>
      <w:r>
        <w:t xml:space="preserve"> </w:t>
      </w:r>
      <m:oMath>
        <m:r>
          <m:rPr>
            <m:sty m:val="bi"/>
          </m:rPr>
          <m:t>A</m:t>
        </m:r>
      </m:oMath>
      <w:r>
        <w:t xml:space="preserve"> </w:t>
      </w:r>
      <w:r>
        <w:t xml:space="preserve">and</w:t>
      </w:r>
      <w:r>
        <w:t xml:space="preserve"> </w:t>
      </w:r>
      <m:oMath>
        <m:r>
          <m:rPr>
            <m:sty m:val="bi"/>
          </m:rPr>
          <m:t>B</m:t>
        </m:r>
      </m:oMath>
      <w:r>
        <w:t xml:space="preserve"> </w:t>
      </w:r>
      <w:r>
        <w:t xml:space="preserve">exchanged,</w:t>
      </w:r>
      <w:r>
        <w:t xml:space="preserve"> </w:t>
      </w:r>
      <w:r>
        <w:t xml:space="preserve">shows that if</w:t>
      </w:r>
      <w:r>
        <w:t xml:space="preserve"> </w:t>
      </w:r>
      <m:oMath>
        <m:acc>
          <m:accPr>
            <m:chr m:val="̃"/>
          </m:accPr>
          <m:e>
            <m:r>
              <m:t>w</m:t>
            </m:r>
          </m:e>
        </m:acc>
        <m:r>
          <m:rPr>
            <m:sty m:val="p"/>
          </m:rPr>
          <m:t>=</m:t>
        </m:r>
        <m:sSup>
          <m:e>
            <m:r>
              <m:rPr>
                <m:sty m:val="bi"/>
              </m:rPr>
              <m:t>P</m:t>
            </m:r>
          </m:e>
          <m:sup>
            <m:r>
              <m:rPr>
                <m:sty m:val="p"/>
              </m:rPr>
              <m:t>−</m:t>
            </m:r>
            <m:r>
              <m:t>1</m:t>
            </m:r>
          </m:sup>
        </m:sSup>
        <m:acc>
          <m:accPr>
            <m:chr m:val="̃"/>
          </m:accPr>
          <m:e>
            <m:r>
              <m:t>v</m:t>
            </m:r>
          </m:e>
        </m:acc>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then</w:t>
      </w:r>
      <w:r>
        <w:t xml:space="preserve"> </w:t>
      </w:r>
      <m:oMath>
        <m:r>
          <m:rPr>
            <m:sty m:val="bi"/>
          </m:rPr>
          <m:t>P</m:t>
        </m:r>
        <m:acc>
          <m:accPr>
            <m:chr m:val="̃"/>
          </m:accPr>
          <m:e>
            <m:r>
              <m:t>w</m:t>
            </m:r>
          </m:e>
        </m:acc>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w:t>
      </w:r>
      <w:r>
        <w:t xml:space="preserve"> </w:t>
      </w:r>
      <w:r>
        <w:t xml:space="preserve">and</w:t>
      </w:r>
    </w:p>
    <w:p>
      <w:pPr>
        <w:pStyle w:val="BodyText"/>
      </w:pPr>
      <m:oMathPara>
        <m:oMathParaPr>
          <m:jc m:val="center"/>
        </m:oMathParaPr>
        <m:oMath>
          <m:eqArr>
            <m:e>
              <m:r>
                <m:rPr>
                  <m:sty m:val="bi"/>
                </m:rPr>
                <m:t>P</m:t>
              </m:r>
              <m:acc>
                <m:accPr>
                  <m:chr m:val="̃"/>
                </m:accPr>
                <m:e>
                  <m:r>
                    <m:t>w</m:t>
                  </m:r>
                </m:e>
              </m:acc>
              <m:r>
                <m:t>&amp;</m:t>
              </m:r>
              <m:r>
                <m:rPr>
                  <m:sty m:val="p"/>
                </m:rPr>
                <m:t>=</m:t>
              </m:r>
              <m:r>
                <m:rPr>
                  <m:sty m:val="bi"/>
                </m:rPr>
                <m:t>P</m:t>
              </m:r>
              <m:sSup>
                <m:e>
                  <m:r>
                    <m:rPr>
                      <m:sty m:val="bi"/>
                    </m:rPr>
                    <m:t>P</m:t>
                  </m:r>
                </m:e>
                <m:sup>
                  <m:r>
                    <m:rPr>
                      <m:sty m:val="p"/>
                    </m:rPr>
                    <m:t>−</m:t>
                  </m:r>
                  <m:r>
                    <m:t>1</m:t>
                  </m:r>
                </m:sup>
              </m:sSup>
              <m:acc>
                <m:accPr>
                  <m:chr m:val="̃"/>
                </m:accPr>
                <m:e>
                  <m:r>
                    <m:t>v</m:t>
                  </m:r>
                </m:e>
              </m:acc>
            </m:e>
            <m:e>
              <m:r>
                <m:t>&amp;</m:t>
              </m:r>
              <m:r>
                <m:rPr>
                  <m:sty m:val="p"/>
                </m:rPr>
                <m:t>=</m:t>
              </m:r>
              <m:acc>
                <m:accPr>
                  <m:chr m:val="̃"/>
                </m:accPr>
                <m:e>
                  <m:r>
                    <m:t>v</m:t>
                  </m:r>
                </m:e>
              </m:acc>
            </m:e>
          </m:eqArr>
        </m:oMath>
      </m:oMathPara>
    </w:p>
    <w:p>
      <w:pPr>
        <w:pStyle w:val="FirstParagraph"/>
      </w:pP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10</w:t>
        </w:r>
      </w:hyperlink>
      <w:r>
        <w:t xml:space="preserve">).</w:t>
      </w:r>
    </w:p>
    <w:bookmarkStart w:id="583" w:name="exm-similar-eigenvalues"/>
    <w:p>
      <w:pPr>
        <w:pStyle w:val="BodyText"/>
      </w:pPr>
      <w:r>
        <w:rPr>
          <w:b/>
          <w:bCs/>
        </w:rPr>
        <w:t xml:space="preserve">Example 192 (Eigenvectors carried across a similarity)</w:t>
      </w:r>
      <w:r>
        <w:t xml:space="preserve"> </w:t>
      </w:r>
      <w:r>
        <w:t xml:space="preserve">In</w:t>
      </w:r>
      <w:r>
        <w:t xml:space="preserve"> </w:t>
      </w:r>
      <w:hyperlink w:anchor="exm-similar">
        <w:r>
          <w:rPr>
            <w:rStyle w:val="Hyperlink"/>
          </w:rPr>
          <w:t xml:space="preserve">Example 191</w:t>
        </w:r>
      </w:hyperlink>
      <w:r>
        <w:t xml:space="preserve">,</w:t>
      </w:r>
      <w:r>
        <w:t xml:space="preserve"> </w:t>
      </w:r>
      <m:oMath>
        <m:r>
          <m:rPr>
            <m:sty m:val="bi"/>
          </m:rPr>
          <m:t>B</m:t>
        </m:r>
        <m:r>
          <m:rPr>
            <m:sty m:val="p"/>
          </m:rPr>
          <m:t>=</m:t>
        </m:r>
        <m:r>
          <m:rPr>
            <m:sty m:val="p"/>
          </m:rPr>
          <m:t>diag</m:t>
        </m:r>
        <m:r>
          <m:rPr>
            <m:sty m:val="p"/>
          </m:rPr>
          <m:t>(</m:t>
        </m:r>
        <m:r>
          <m:t>3</m:t>
        </m:r>
        <m:r>
          <m:rPr>
            <m:sty m:val="p"/>
          </m:rPr>
          <m:t>,</m:t>
        </m:r>
        <m:r>
          <m:t>1</m:t>
        </m:r>
        <m:r>
          <m:rPr>
            <m:sty m:val="p"/>
          </m:rPr>
          <m:t>)</m:t>
        </m:r>
      </m:oMath>
      <w:r>
        <w:t xml:space="preserve"> </w:t>
      </w:r>
      <w:r>
        <w:t xml:space="preserve">has eigenvectors</w:t>
      </w:r>
      <w:r>
        <w:t xml:space="preserve"> </w:t>
      </w:r>
      <m:oMath>
        <m:r>
          <m:rPr>
            <m:sty m:val="p"/>
          </m:rPr>
          <m:t>(</m:t>
        </m:r>
        <m:r>
          <m:t>1</m:t>
        </m:r>
        <m:r>
          <m:rPr>
            <m:sty m:val="p"/>
          </m:rPr>
          <m:t>,</m:t>
        </m:r>
        <m:r>
          <m:t>0</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w:t>
      </w:r>
      <w:r>
        <w:t xml:space="preserve"> </w:t>
      </w:r>
      <m:oMath>
        <m:r>
          <m:t>1</m:t>
        </m:r>
      </m:oMath>
      <w:r>
        <w:t xml:space="preserve">:</w:t>
      </w:r>
      <w:r>
        <w:t xml:space="preserve"> </w:t>
      </w:r>
      <m:oMath>
        <m:r>
          <m:rPr>
            <m:sty m:val="p"/>
          </m:rPr>
          <m:t>diag</m:t>
        </m:r>
        <m:r>
          <m:rPr>
            <m:sty m:val="p"/>
          </m:rPr>
          <m:t>(</m:t>
        </m:r>
        <m:r>
          <m:t>3</m:t>
        </m:r>
        <m:r>
          <m:rPr>
            <m:sty m:val="p"/>
          </m:rPr>
          <m:t>,</m:t>
        </m:r>
        <m:r>
          <m:t>1</m:t>
        </m:r>
        <m:r>
          <m:rPr>
            <m:sty m:val="p"/>
          </m:rPr>
          <m:t>)</m:t>
        </m:r>
        <m:r>
          <m:t> </m:t>
        </m:r>
        <m:r>
          <m:rPr>
            <m:sty m:val="p"/>
          </m:rPr>
          <m:t>(</m:t>
        </m:r>
        <m:r>
          <m:t>1</m:t>
        </m:r>
        <m:r>
          <m:rPr>
            <m:sty m:val="p"/>
          </m:rPr>
          <m:t>,</m:t>
        </m:r>
        <m:r>
          <m:t>0</m:t>
        </m:r>
        <m:r>
          <m:rPr>
            <m:sty m:val="p"/>
          </m:rPr>
          <m:t>)</m:t>
        </m:r>
        <m:r>
          <m:rPr>
            <m:sty m:val="p"/>
          </m:rPr>
          <m:t>=</m:t>
        </m:r>
        <m:r>
          <m:rPr>
            <m:sty m:val="p"/>
          </m:rPr>
          <m:t>(</m:t>
        </m:r>
        <m:r>
          <m:t>3</m:t>
        </m:r>
        <m:r>
          <m:rPr>
            <m:sty m:val="p"/>
          </m:rPr>
          <m:t>,</m:t>
        </m:r>
        <m:r>
          <m:t>0</m:t>
        </m:r>
        <m:r>
          <m:rPr>
            <m:sty m:val="p"/>
          </m:rPr>
          <m:t>)</m:t>
        </m:r>
      </m:oMath>
      <w:r>
        <w:t xml:space="preserve"> </w:t>
      </w:r>
      <w:r>
        <w:t xml:space="preserve">and</w:t>
      </w:r>
      <w:r>
        <w:t xml:space="preserve"> </w:t>
      </w:r>
      <m:oMath>
        <m:r>
          <m:rPr>
            <m:sty m:val="p"/>
          </m:rPr>
          <m:t>diag</m:t>
        </m:r>
        <m:r>
          <m:rPr>
            <m:sty m:val="p"/>
          </m:rPr>
          <m:t>(</m:t>
        </m:r>
        <m:r>
          <m:t>3</m:t>
        </m:r>
        <m:r>
          <m:rPr>
            <m:sty m:val="p"/>
          </m:rPr>
          <m:t>,</m:t>
        </m:r>
        <m:r>
          <m:t>1</m:t>
        </m:r>
        <m:r>
          <m:rPr>
            <m:sty m:val="p"/>
          </m:rPr>
          <m:t>)</m:t>
        </m:r>
        <m:r>
          <m:t> </m:t>
        </m:r>
        <m:r>
          <m:rPr>
            <m:sty m:val="p"/>
          </m:rPr>
          <m:t>(</m:t>
        </m:r>
        <m:r>
          <m:t>0</m:t>
        </m:r>
        <m:r>
          <m:rPr>
            <m:sty m:val="p"/>
          </m:rPr>
          <m:t>,</m:t>
        </m:r>
        <m:r>
          <m:t>1</m:t>
        </m:r>
        <m:r>
          <m:rPr>
            <m:sty m:val="p"/>
          </m:rPr>
          <m:t>)</m:t>
        </m:r>
        <m:r>
          <m:rPr>
            <m:sty m:val="p"/>
          </m:rPr>
          <m:t>=</m:t>
        </m:r>
        <m:r>
          <m:rPr>
            <m:sty m:val="p"/>
          </m:rPr>
          <m:t>(</m:t>
        </m:r>
        <m:r>
          <m:t>0</m:t>
        </m:r>
        <m:r>
          <m:rPr>
            <m:sty m:val="p"/>
          </m:rPr>
          <m:t>,</m:t>
        </m:r>
        <m:r>
          <m:t>1</m:t>
        </m:r>
        <m:r>
          <m:rPr>
            <m:sty m:val="p"/>
          </m:rPr>
          <m:t>)</m:t>
        </m:r>
      </m:oMath>
      <w:r>
        <w:t xml:space="preserve">.</w:t>
      </w:r>
      <w:r>
        <w:t xml:space="preserve"> </w:t>
      </w:r>
      <m:oMath>
        <m:r>
          <m:rPr>
            <m:sty m:val="bi"/>
          </m:rPr>
          <m:t>P</m:t>
        </m:r>
        <m:r>
          <m:t> </m:t>
        </m:r>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and</w:t>
      </w:r>
      <w:r>
        <w:t xml:space="preserve"> </w:t>
      </w:r>
      <m:oMath>
        <m:r>
          <m:rPr>
            <m:sty m:val="bi"/>
          </m:rPr>
          <m:t>P</m:t>
        </m:r>
        <m:r>
          <m:t> </m:t>
        </m:r>
        <m:r>
          <m:rPr>
            <m:sty m:val="p"/>
          </m:rPr>
          <m:t>(</m:t>
        </m:r>
        <m:r>
          <m:t>0</m:t>
        </m:r>
        <m:r>
          <m:rPr>
            <m:sty m:val="p"/>
          </m:rPr>
          <m:t>,</m:t>
        </m:r>
        <m:r>
          <m:t>1</m:t>
        </m:r>
        <m:r>
          <m:rPr>
            <m:sty m:val="p"/>
          </m:rPr>
          <m:t>)</m:t>
        </m:r>
        <m:r>
          <m:rPr>
            <m:sty m:val="p"/>
          </m:rPr>
          <m:t>=</m:t>
        </m:r>
        <m:r>
          <m:rPr>
            <m:sty m:val="p"/>
          </m:rPr>
          <m:t>(</m:t>
        </m:r>
        <m:r>
          <m:t>1</m:t>
        </m:r>
        <m:r>
          <m:rPr>
            <m:sty m:val="p"/>
          </m:rPr>
          <m:t>,</m:t>
        </m:r>
        <m:r>
          <m:rPr>
            <m:sty m:val="p"/>
          </m:rPr>
          <m:t>−</m:t>
        </m:r>
        <m:r>
          <m:t>1</m:t>
        </m:r>
        <m:r>
          <m:rPr>
            <m:sty m:val="p"/>
          </m:rPr>
          <m:t>)</m:t>
        </m:r>
      </m:oMath>
      <w:r>
        <w:t xml:space="preserve"> </w:t>
      </w:r>
      <w:r>
        <w:t xml:space="preserve">are the eigenvectors of</w:t>
      </w:r>
      <w:r>
        <w:t xml:space="preserve"> </w:t>
      </w:r>
      <m:oMath>
        <m:r>
          <m:rPr>
            <m:sty m:val="bi"/>
          </m:rPr>
          <m:t>A</m:t>
        </m:r>
      </m:oMath>
      <w:r>
        <w:t xml:space="preserve"> </w:t>
      </w:r>
      <w:r>
        <w:t xml:space="preserve">for</w:t>
      </w:r>
      <w:r>
        <w:t xml:space="preserve"> </w:t>
      </w:r>
      <m:oMath>
        <m:r>
          <m:t>3</m:t>
        </m:r>
      </m:oMath>
      <w:r>
        <w:t xml:space="preserve"> </w:t>
      </w:r>
      <w:r>
        <w:t xml:space="preserve">and</w:t>
      </w:r>
      <w:r>
        <w:t xml:space="preserve"> </w:t>
      </w:r>
      <m:oMath>
        <m:r>
          <m:t>1</m:t>
        </m:r>
      </m:oMath>
      <w:r>
        <w:t xml:space="preserve"> </w:t>
      </w:r>
      <w:r>
        <w:t xml:space="preserve">found in</w:t>
      </w:r>
      <w:r>
        <w:t xml:space="preserve"> </w:t>
      </w:r>
      <w:hyperlink w:anchor="exm-eigenvalue">
        <w:r>
          <w:rPr>
            <w:rStyle w:val="Hyperlink"/>
          </w:rPr>
          <w:t xml:space="preserve">Example 137</w:t>
        </w:r>
      </w:hyperlink>
      <w:r>
        <w:t xml:space="preserve">.</w:t>
      </w:r>
    </w:p>
    <w:bookmarkEnd w:id="583"/>
    <w:bookmarkStart w:id="584" w:name="thm-eigenvectors-independent"/>
    <w:p>
      <w:pPr>
        <w:pStyle w:val="BodyText"/>
      </w:pPr>
      <w:r>
        <w:rPr>
          <w:b/>
          <w:bCs/>
        </w:rPr>
        <w:t xml:space="preserve">Theorem 107 (Eigenvectors for distinct eigenvalues are linearly independent)</w:t>
      </w:r>
      <w:r>
        <w:t xml:space="preserve"> </w:t>
      </w:r>
      <w:r>
        <w:t xml:space="preserve">If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eigenvectors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eigenvalues</w:t>
      </w:r>
      <w:r>
        <w:t xml:space="preserve"> </w:t>
      </w:r>
      <m:oMath>
        <m:sSub>
          <m:e>
            <m:r>
              <m:t>λ</m:t>
            </m:r>
          </m:e>
          <m:sub>
            <m:r>
              <m:t>1</m:t>
            </m:r>
          </m:sub>
        </m:sSub>
        <m:r>
          <m:rPr>
            <m:sty m:val="p"/>
          </m:rPr>
          <m:t>,</m:t>
        </m:r>
        <m:r>
          <m:rPr>
            <m:sty m:val="p"/>
          </m:rPr>
          <m:t>…</m:t>
        </m:r>
        <m:r>
          <m:rPr>
            <m:sty m:val="p"/>
          </m:rPr>
          <m:t>,</m:t>
        </m:r>
        <m:sSub>
          <m:e>
            <m:r>
              <m:t>λ</m:t>
            </m:r>
          </m:e>
          <m:sub>
            <m:r>
              <m:t>k</m:t>
            </m:r>
          </m:sub>
        </m:sSub>
      </m:oMath>
      <w:r>
        <w:t xml:space="preserve"> </w:t>
      </w:r>
      <w:r>
        <w:t xml:space="preserve">that are all different,</w:t>
      </w:r>
      <w:r>
        <w:t xml:space="preserve"> </w:t>
      </w:r>
      <w:r>
        <w:t xml:space="preserve">then</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 (</w:t>
      </w:r>
      <w:hyperlink w:anchor="def-linearly-independent">
        <w:r>
          <w:rPr>
            <w:rStyle w:val="Hyperlink"/>
          </w:rPr>
          <w:t xml:space="preserve">Definition 37</w:t>
        </w:r>
      </w:hyperlink>
      <w:r>
        <w:t xml:space="preserve">).</w:t>
      </w:r>
    </w:p>
    <w:bookmarkEnd w:id="584"/>
    <w:p>
      <w:pPr>
        <w:pStyle w:val="BodyText"/>
      </w:pPr>
      <w:r>
        <w:rPr>
          <w:i/>
          <w:iCs/>
        </w:rPr>
        <w:t xml:space="preserve">Proof</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w:t>
      </w:r>
      <w:r>
        <w:t xml:space="preserve"> </w:t>
      </w:r>
      <m:oMath>
        <m:sSub>
          <m:e>
            <m:acc>
              <m:accPr>
                <m:chr m:val="̃"/>
              </m:accPr>
              <m:e>
                <m:r>
                  <m:t>v</m:t>
                </m:r>
              </m:e>
            </m:acc>
          </m:e>
          <m:sub>
            <m:r>
              <m:t>1</m:t>
            </m:r>
          </m:sub>
        </m:sSub>
        <m:r>
          <m:rPr>
            <m:sty m:val="p"/>
          </m:rPr>
          <m:t>≠</m:t>
        </m:r>
        <m:acc>
          <m:accPr>
            <m:chr m:val="̃"/>
          </m:accPr>
          <m:e>
            <m:r>
              <m:t>0</m:t>
            </m:r>
          </m:e>
        </m:acc>
      </m:oMath>
      <w:r>
        <w:t xml:space="preserve"> </w:t>
      </w:r>
      <w:r>
        <w:t xml:space="preserve">is linearly independent on its own.</w:t>
      </w:r>
      <w:r>
        <w:t xml:space="preserve"> </w:t>
      </w:r>
      <w:r>
        <w:t xml:space="preserve">Suppose the result holds for</w:t>
      </w:r>
      <w:r>
        <w:t xml:space="preserve"> </w:t>
      </w:r>
      <m:oMath>
        <m:r>
          <m:t>k</m:t>
        </m:r>
        <m:r>
          <m:rPr>
            <m:sty m:val="p"/>
          </m:rPr>
          <m:t>−</m:t>
        </m:r>
        <m:r>
          <m:t>1</m:t>
        </m:r>
      </m:oMath>
      <w:r>
        <w:t xml:space="preserve"> </w:t>
      </w:r>
      <w:r>
        <w:t xml:space="preserve">eigenvectors, and</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r>
          <m:rPr>
            <m:sty m:val="p"/>
          </m:rPr>
          <m:t>=</m:t>
        </m:r>
        <m:acc>
          <m:accPr>
            <m:chr m:val="̃"/>
          </m:accPr>
          <m:e>
            <m:r>
              <m:t>0</m:t>
            </m:r>
          </m:e>
        </m:acc>
      </m:oMath>
      <w:r>
        <w:t xml:space="preserve">. Then</w:t>
      </w:r>
    </w:p>
    <w:p>
      <w:pPr>
        <w:pStyle w:val="BodyText"/>
      </w:pPr>
      <m:oMathPara>
        <m:oMathParaPr>
          <m:jc m:val="center"/>
        </m:oMathParaPr>
        <m:oMath>
          <m:eqArr>
            <m:e>
              <m:acc>
                <m:accPr>
                  <m:chr m:val="̃"/>
                </m:accPr>
                <m:e>
                  <m:r>
                    <m:t>0</m:t>
                  </m:r>
                </m:e>
              </m:acc>
              <m:r>
                <m:t>&amp;</m:t>
              </m:r>
              <m:r>
                <m:rPr>
                  <m:sty m:val="p"/>
                </m:rPr>
                <m:t>=</m:t>
              </m:r>
              <m:r>
                <m:rPr>
                  <m:sty m:val="p"/>
                </m:rPr>
                <m:t>(</m:t>
              </m:r>
              <m:r>
                <m:rPr>
                  <m:sty m:val="bi"/>
                </m:rPr>
                <m:t>A</m:t>
              </m:r>
              <m:r>
                <m:rPr>
                  <m:sty m:val="p"/>
                </m:rPr>
                <m:t>−</m:t>
              </m:r>
              <m:sSub>
                <m:e>
                  <m:r>
                    <m:t>λ</m:t>
                  </m:r>
                </m:e>
                <m:sub>
                  <m:r>
                    <m:t>k</m:t>
                  </m:r>
                </m:sub>
              </m:sSub>
              <m:sSub>
                <m:e>
                  <m:r>
                    <m:rPr>
                      <m:sty m:val="bi"/>
                    </m:rPr>
                    <m:t>I</m:t>
                  </m:r>
                </m:e>
                <m:sub>
                  <m:r>
                    <m:t>p</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r>
                <m:t>&amp;</m:t>
              </m:r>
              <m:r>
                <m:t>&amp;</m:t>
              </m:r>
              <m:r>
                <m:rPr>
                  <m:nor/>
                  <m:sty m:val="p"/>
                </m:rPr>
                <m:t>(multiply the supposed equation by </m:t>
              </m:r>
              <m:r>
                <m:rPr>
                  <m:sty m:val="bi"/>
                </m:rPr>
                <m:t>A</m:t>
              </m:r>
              <m:r>
                <m:rPr>
                  <m:sty m:val="p"/>
                </m:rPr>
                <m:t>−</m:t>
              </m:r>
              <m:sSub>
                <m:e>
                  <m:r>
                    <m:t>λ</m:t>
                  </m:r>
                </m:e>
                <m:sub>
                  <m:r>
                    <m:t>k</m:t>
                  </m:r>
                </m:sub>
              </m:sSub>
              <m:sSub>
                <m:e>
                  <m:r>
                    <m:rPr>
                      <m:sty m:val="bi"/>
                    </m:rPr>
                    <m:t>I</m:t>
                  </m:r>
                </m:e>
                <m:sub>
                  <m:r>
                    <m:t>p</m:t>
                  </m:r>
                </m:sub>
              </m:sSub>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r>
                <m:rPr>
                  <m:sty m:val="bi"/>
                </m:rPr>
                <m:t>A</m:t>
              </m:r>
              <m:r>
                <m:rPr>
                  <m:sty m:val="p"/>
                </m:rPr>
                <m:t>−</m:t>
              </m:r>
              <m:sSub>
                <m:e>
                  <m:r>
                    <m:t>λ</m:t>
                  </m:r>
                </m:e>
                <m:sub>
                  <m:r>
                    <m:t>k</m:t>
                  </m:r>
                </m:sub>
              </m:sSub>
              <m:sSub>
                <m:e>
                  <m:r>
                    <m:rPr>
                      <m:sty m:val="bi"/>
                    </m:rPr>
                    <m:t>I</m:t>
                  </m:r>
                </m:e>
                <m:sub>
                  <m:r>
                    <m:t>p</m:t>
                  </m:r>
                </m:sub>
              </m:sSub>
              <m:r>
                <m:rPr>
                  <m:sty m:val="p"/>
                </m:rPr>
                <m:t>)</m:t>
              </m:r>
              <m:r>
                <m:t> </m:t>
              </m:r>
              <m:sSub>
                <m:e>
                  <m:acc>
                    <m:accPr>
                      <m:chr m:val="̃"/>
                    </m:accPr>
                    <m:e>
                      <m:r>
                        <m:t>v</m:t>
                      </m:r>
                    </m:e>
                  </m:acc>
                </m:e>
                <m:sub>
                  <m:r>
                    <m:t>i</m:t>
                  </m:r>
                </m:sub>
              </m:sSub>
              <m:r>
                <m:t>&amp;</m:t>
              </m:r>
              <m:r>
                <m:t>&amp;</m:t>
              </m:r>
              <m:r>
                <m:rPr>
                  <m:nor/>
                  <m:sty m:val="p"/>
                </m:rPr>
                <m:t>(</m:t>
              </m:r>
              <m:r>
                <m:rPr>
                  <m:nor/>
                  <m:sty m:val="p"/>
                </m:rPr>
                <m:t>Theorem 23</m:t>
              </m:r>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acc>
                    <m:accPr>
                      <m:chr m:val="̃"/>
                    </m:accPr>
                    <m:e>
                      <m:r>
                        <m:t>v</m:t>
                      </m:r>
                    </m:e>
                  </m:acc>
                </m:e>
                <m:sub>
                  <m:r>
                    <m:t>i</m:t>
                  </m:r>
                </m:sub>
              </m:sSub>
              <m:r>
                <m:t>&amp;</m:t>
              </m:r>
              <m:r>
                <m:t>&amp;</m:t>
              </m:r>
              <m:r>
                <m:rPr>
                  <m:nor/>
                  <m:sty m:val="p"/>
                </m:rPr>
                <m:t>(</m:t>
              </m:r>
              <m:r>
                <m:rPr>
                  <m:nor/>
                  <m:sty m:val="p"/>
                </m:rPr>
                <m:t>Theorem 103</m:t>
              </m:r>
              <m:r>
                <m:rPr>
                  <m:nor/>
                  <m:sty m:val="p"/>
                </m:rPr>
                <m:t>, part 1, with </m:t>
              </m:r>
              <m:r>
                <m:t>s</m:t>
              </m:r>
              <m:r>
                <m:rPr>
                  <m:sty m:val="p"/>
                </m:rPr>
                <m:t>=</m:t>
              </m:r>
              <m:r>
                <m:rPr>
                  <m:sty m:val="p"/>
                </m:rPr>
                <m:t>−</m:t>
              </m:r>
              <m:sSub>
                <m:e>
                  <m:r>
                    <m:t>λ</m:t>
                  </m:r>
                </m:e>
                <m:sub>
                  <m:r>
                    <m:t>k</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acc>
                    <m:accPr>
                      <m:chr m:val="̃"/>
                    </m:accPr>
                    <m:e>
                      <m:r>
                        <m:t>v</m:t>
                      </m:r>
                    </m:e>
                  </m:acc>
                </m:e>
                <m:sub>
                  <m:r>
                    <m:t>i</m:t>
                  </m:r>
                </m:sub>
              </m:sSub>
              <m:r>
                <m:rPr>
                  <m:sty m:val="p"/>
                </m:rPr>
                <m:t>.</m:t>
              </m:r>
              <m:r>
                <m:t>&amp;</m:t>
              </m:r>
              <m:r>
                <m:t>&amp;</m:t>
              </m:r>
              <m:r>
                <m:rPr>
                  <m:nor/>
                  <m:sty m:val="p"/>
                </m:rPr>
                <m:t>(the </m:t>
              </m:r>
              <m:r>
                <m:t>i</m:t>
              </m:r>
              <m:r>
                <m:rPr>
                  <m:sty m:val="p"/>
                </m:rPr>
                <m:t>=</m:t>
              </m:r>
              <m:r>
                <m:t>k</m:t>
              </m:r>
              <m:r>
                <m:rPr>
                  <m:nor/>
                  <m:sty m:val="p"/>
                </m:rPr>
                <m:t> term is </m:t>
              </m:r>
              <m:acc>
                <m:accPr>
                  <m:chr m:val="̃"/>
                </m:accPr>
                <m:e>
                  <m:r>
                    <m:t>0</m:t>
                  </m:r>
                </m:e>
              </m:acc>
              <m:r>
                <m:rPr>
                  <m:nor/>
                  <m:sty m:val="p"/>
                </m:rPr>
                <m:t>)</m:t>
              </m:r>
            </m:e>
          </m:eqArr>
        </m:oMath>
      </m:oMathPara>
    </w:p>
    <w:p>
      <w:pPr>
        <w:pStyle w:val="FirstParagraph"/>
      </w:pPr>
      <w:r>
        <w:t xml:space="preserve">By the induction hypothesis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r>
              <m:rPr>
                <m:sty m:val="p"/>
              </m:rPr>
              <m:t>−</m:t>
            </m:r>
            <m:r>
              <m:t>1</m:t>
            </m:r>
          </m:sub>
        </m:sSub>
      </m:oMath>
      <w:r>
        <w:t xml:space="preserve"> </w:t>
      </w:r>
      <w:r>
        <w:t xml:space="preserve">are linearly independent,</w:t>
      </w:r>
      <w:r>
        <w:t xml:space="preserve"> </w:t>
      </w:r>
      <w:r>
        <w:t xml:space="preserve">so every</w:t>
      </w:r>
      <w:r>
        <w:t xml:space="preserve"> </w:t>
      </w:r>
      <m:oMath>
        <m:sSub>
          <m:e>
            <m:r>
              <m:t>c</m:t>
            </m:r>
          </m:e>
          <m:sub>
            <m:r>
              <m:t>i</m:t>
            </m:r>
          </m:sub>
        </m:sSub>
        <m:r>
          <m:t> </m:t>
        </m:r>
        <m:r>
          <m:rPr>
            <m:sty m:val="p"/>
          </m:rPr>
          <m:t>(</m:t>
        </m:r>
        <m:sSub>
          <m:e>
            <m:r>
              <m:t>λ</m:t>
            </m:r>
          </m:e>
          <m:sub>
            <m:r>
              <m:t>i</m:t>
            </m:r>
          </m:sub>
        </m:sSub>
        <m:r>
          <m:rPr>
            <m:sty m:val="p"/>
          </m:rPr>
          <m:t>−</m:t>
        </m:r>
        <m:sSub>
          <m:e>
            <m:r>
              <m:t>λ</m:t>
            </m:r>
          </m:e>
          <m:sub>
            <m:r>
              <m:t>k</m:t>
            </m:r>
          </m:sub>
        </m:sSub>
        <m:r>
          <m:rPr>
            <m:sty m:val="p"/>
          </m:rPr>
          <m:t>)</m:t>
        </m:r>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and since</w:t>
      </w:r>
      <w:r>
        <w:t xml:space="preserve"> </w:t>
      </w:r>
      <m:oMath>
        <m:sSub>
          <m:e>
            <m:r>
              <m:t>λ</m:t>
            </m:r>
          </m:e>
          <m:sub>
            <m:r>
              <m:t>i</m:t>
            </m:r>
          </m:sub>
        </m:sSub>
        <m:r>
          <m:rPr>
            <m:sty m:val="p"/>
          </m:rPr>
          <m:t>≠</m:t>
        </m:r>
        <m:sSub>
          <m:e>
            <m:r>
              <m:t>λ</m:t>
            </m:r>
          </m:e>
          <m:sub>
            <m:r>
              <m:t>k</m:t>
            </m:r>
          </m:sub>
        </m:sSub>
      </m:oMath>
      <w:r>
        <w:t xml:space="preserve">, every</w:t>
      </w:r>
      <w:r>
        <w:t xml:space="preserve"> </w:t>
      </w:r>
      <m:oMath>
        <m:sSub>
          <m:e>
            <m:r>
              <m:t>c</m:t>
            </m:r>
          </m:e>
          <m:sub>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The supposed equation then reads</w:t>
      </w:r>
      <w:r>
        <w:t xml:space="preserve"> </w:t>
      </w:r>
      <m:oMath>
        <m:sSub>
          <m:e>
            <m:r>
              <m:t>c</m:t>
            </m:r>
          </m:e>
          <m:sub>
            <m:r>
              <m:t>k</m:t>
            </m:r>
          </m:sub>
        </m:sSub>
        <m:sSub>
          <m:e>
            <m:acc>
              <m:accPr>
                <m:chr m:val="̃"/>
              </m:accPr>
              <m:e>
                <m:r>
                  <m:t>v</m:t>
                </m:r>
              </m:e>
            </m:acc>
          </m:e>
          <m:sub>
            <m:r>
              <m:t>k</m:t>
            </m:r>
          </m:sub>
        </m:sSub>
        <m:r>
          <m:rPr>
            <m:sty m:val="p"/>
          </m:rPr>
          <m:t>=</m:t>
        </m:r>
        <m:acc>
          <m:accPr>
            <m:chr m:val="̃"/>
          </m:accPr>
          <m:e>
            <m:r>
              <m:t>0</m:t>
            </m:r>
          </m:e>
        </m:acc>
      </m:oMath>
      <w:r>
        <w:t xml:space="preserve"> </w:t>
      </w:r>
      <w:r>
        <w:t xml:space="preserve">with</w:t>
      </w:r>
      <w:r>
        <w:t xml:space="preserve"> </w:t>
      </w:r>
      <m:oMath>
        <m:sSub>
          <m:e>
            <m:acc>
              <m:accPr>
                <m:chr m:val="̃"/>
              </m:accPr>
              <m:e>
                <m:r>
                  <m:t>v</m:t>
                </m:r>
              </m:e>
            </m:acc>
          </m:e>
          <m:sub>
            <m:r>
              <m:t>k</m:t>
            </m:r>
          </m:sub>
        </m:sSub>
        <m:r>
          <m:rPr>
            <m:sty m:val="p"/>
          </m:rPr>
          <m:t>≠</m:t>
        </m:r>
        <m:acc>
          <m:accPr>
            <m:chr m:val="̃"/>
          </m:accPr>
          <m:e>
            <m:r>
              <m:t>0</m:t>
            </m:r>
          </m:e>
        </m:acc>
      </m:oMath>
      <w:r>
        <w:t xml:space="preserve">,</w:t>
      </w:r>
      <w:r>
        <w:t xml:space="preserve"> </w:t>
      </w:r>
      <w:r>
        <w:t xml:space="preserve">so</w:t>
      </w:r>
      <w:r>
        <w:t xml:space="preserve"> </w:t>
      </w:r>
      <m:oMath>
        <m:sSub>
          <m:e>
            <m:r>
              <m:t>c</m:t>
            </m:r>
          </m:e>
          <m:sub>
            <m:r>
              <m:t>k</m:t>
            </m:r>
          </m:sub>
        </m:sSub>
        <m:r>
          <m:rPr>
            <m:sty m:val="p"/>
          </m:rPr>
          <m:t>=</m:t>
        </m:r>
        <m:r>
          <m:t>0</m:t>
        </m:r>
      </m:oMath>
      <w:r>
        <w:t xml:space="preserve"> </w:t>
      </w:r>
      <w:r>
        <w:t xml:space="preserve">too.</w:t>
      </w:r>
    </w:p>
    <w:bookmarkStart w:id="585" w:name="exm-eigenvectors-independent"/>
    <w:p>
      <w:pPr>
        <w:pStyle w:val="BodyText"/>
      </w:pPr>
      <w:r>
        <w:rPr>
          <w:b/>
          <w:bCs/>
        </w:rPr>
        <w:t xml:space="preserve">Example 193 (Independent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 </w:t>
      </w:r>
      <w:r>
        <w:t xml:space="preserve">of</w:t>
      </w:r>
      <w:r>
        <w:t xml:space="preserve"> </w:t>
      </w:r>
      <w:hyperlink w:anchor="exm-eigenvalue">
        <w:r>
          <w:rPr>
            <w:rStyle w:val="Hyperlink"/>
          </w:rPr>
          <w:t xml:space="preserve">Example 137</w:t>
        </w:r>
      </w:hyperlink>
      <w:r>
        <w:t xml:space="preserve"> </w:t>
      </w:r>
      <w:r>
        <w:t xml:space="preserve">are linearly independent, as</w:t>
      </w:r>
      <w:r>
        <w:t xml:space="preserve"> </w:t>
      </w:r>
      <w:hyperlink w:anchor="thm-eigenvectors-independent">
        <w:r>
          <w:rPr>
            <w:rStyle w:val="Hyperlink"/>
          </w:rPr>
          <w:t xml:space="preserve">Theorem 107</w:t>
        </w:r>
      </w:hyperlink>
      <w:r>
        <w:t xml:space="preserve"> </w:t>
      </w:r>
      <w:r>
        <w:t xml:space="preserve">says they must be:</w:t>
      </w:r>
      <w:r>
        <w:t xml:space="preserve"> </w:t>
      </w:r>
      <m:oMath>
        <m:sSub>
          <m:e>
            <m:r>
              <m:t>c</m:t>
            </m:r>
          </m:e>
          <m:sub>
            <m:r>
              <m:t>1</m:t>
            </m:r>
          </m:sub>
        </m:sSub>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Two eigenvectors for the same eigenvalue need not be independent:</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2</m:t>
        </m:r>
        <m:r>
          <m:rPr>
            <m:sty m:val="p"/>
          </m:rPr>
          <m:t>,</m:t>
        </m:r>
        <m:r>
          <m:t>2</m:t>
        </m:r>
        <m:r>
          <m:rPr>
            <m:sty m:val="p"/>
          </m:rPr>
          <m:t>)</m:t>
        </m:r>
      </m:oMath>
      <w:r>
        <w:t xml:space="preserve"> </w:t>
      </w:r>
      <w:r>
        <w:t xml:space="preserve">are both eigenvectors for</w:t>
      </w:r>
      <w:r>
        <w:t xml:space="preserve"> </w:t>
      </w:r>
      <m:oMath>
        <m:r>
          <m:t>3</m:t>
        </m:r>
      </m:oMath>
      <w:r>
        <w:t xml:space="preserve">.</w:t>
      </w:r>
    </w:p>
    <w:bookmarkEnd w:id="585"/>
    <w:bookmarkStart w:id="586" w:name="def-diagonalizable"/>
    <w:p>
      <w:pPr>
        <w:pStyle w:val="BodyText"/>
      </w:pPr>
      <w:r>
        <w:rPr>
          <w:b/>
          <w:bCs/>
        </w:rPr>
        <w:t xml:space="preserve">Definition 100 (Diagonalizable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diagonalizable</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X</m:t>
        </m:r>
      </m:oMath>
      <w:r>
        <w:t xml:space="preserve"> </w:t>
      </w:r>
      <w:r>
        <w:t xml:space="preserve">and diagonal</w:t>
      </w:r>
      <w:r>
        <w:t xml:space="preserve"> </w:t>
      </w:r>
      <m:oMath>
        <m:r>
          <m:t>p</m:t>
        </m:r>
        <m:r>
          <m:rPr>
            <m:sty m:val="p"/>
          </m:rPr>
          <m:t>×</m:t>
        </m:r>
        <m:r>
          <m:t>p</m:t>
        </m:r>
      </m:oMath>
      <w:r>
        <w:t xml:space="preserve"> </w:t>
      </w:r>
      <w:r>
        <w:t xml:space="preserve">matrix</w:t>
      </w:r>
      <w:r>
        <w:t xml:space="preserve"> </w:t>
      </w:r>
      <m:oMath>
        <m:r>
          <m:rPr>
            <m:sty m:val="b"/>
          </m:rPr>
          <m:t>Λ</m:t>
        </m:r>
      </m:oMath>
      <w:r>
        <w:t xml:space="preserve"> </w:t>
      </w:r>
      <w:r>
        <w:t xml:space="preserve">(</w:t>
      </w:r>
      <w:hyperlink w:anchor="def-diagonal-matrix">
        <w:r>
          <w:rPr>
            <w:rStyle w:val="Hyperlink"/>
          </w:rPr>
          <w:t xml:space="preserve">Definition 70</w:t>
        </w:r>
      </w:hyperlink>
      <w:r>
        <w:t xml:space="preserve">);</w:t>
      </w:r>
      <w:r>
        <w:t xml:space="preserve"> </w:t>
      </w:r>
      <w:r>
        <w:t xml:space="preserve">by</w:t>
      </w:r>
      <w:r>
        <w:t xml:space="preserve"> </w:t>
      </w:r>
      <w:hyperlink w:anchor="rem-similar-both-ways">
        <w:r>
          <w:rPr>
            <w:rStyle w:val="Hyperlink"/>
          </w:rPr>
          <w:t xml:space="preserve">Remark 42</w:t>
        </w:r>
      </w:hyperlink>
      <w:r>
        <w:t xml:space="preserve">, that is the same as</w:t>
      </w:r>
      <w:r>
        <w:t xml:space="preserve"> </w:t>
      </w:r>
      <m:oMath>
        <m:r>
          <m:rPr>
            <m:sty m:val="b"/>
          </m:rPr>
          <m:t>Λ</m:t>
        </m:r>
        <m:r>
          <m:rPr>
            <m:sty m:val="p"/>
          </m:rPr>
          <m:t>=</m:t>
        </m:r>
        <m:sSup>
          <m:e>
            <m:r>
              <m:rPr>
                <m:sty m:val="bi"/>
              </m:rPr>
              <m:t>X</m:t>
            </m:r>
          </m:e>
          <m:sup>
            <m:r>
              <m:rPr>
                <m:sty m:val="p"/>
              </m:rPr>
              <m:t>−</m:t>
            </m:r>
            <m:r>
              <m:t>1</m:t>
            </m:r>
          </m:sup>
        </m:sSup>
        <m:r>
          <m:rPr>
            <m:sty m:val="bi"/>
          </m:rPr>
          <m:t>A</m:t>
        </m:r>
        <m:r>
          <m:rPr>
            <m:sty m:val="bi"/>
          </m:rPr>
          <m:t>X</m:t>
        </m:r>
      </m:oMath>
      <w:r>
        <w:t xml:space="preserve">,</w:t>
      </w:r>
      <w:r>
        <w:t xml:space="preserve"> </w:t>
      </w:r>
      <w:r>
        <w:t xml:space="preserve">so a diagonalizable matrix is one similar to a diagonal matrix (</w:t>
      </w:r>
      <w:hyperlink w:anchor="def-similar">
        <w:r>
          <w:rPr>
            <w:rStyle w:val="Hyperlink"/>
          </w:rPr>
          <w:t xml:space="preserve">Definition 99</w:t>
        </w:r>
      </w:hyperlink>
      <w:r>
        <w:t xml:space="preserve">).</w:t>
      </w:r>
    </w:p>
    <w:bookmarkEnd w:id="586"/>
    <w:bookmarkStart w:id="587" w:name="exm-diagonalizable"/>
    <w:p>
      <w:pPr>
        <w:pStyle w:val="BodyText"/>
      </w:pPr>
      <w:r>
        <w:rPr>
          <w:b/>
          <w:bCs/>
        </w:rPr>
        <w:t xml:space="preserve">Example 194 (Diagonalizable and not)</w:t>
      </w:r>
      <w:r>
        <w:t xml:space="preserve"> </w:t>
      </w:r>
      <w:r>
        <w:t xml:space="preserve"> </w:t>
      </w:r>
    </w:p>
    <w:p>
      <w:pPr>
        <w:numPr>
          <w:ilvl w:val="0"/>
          <w:numId w:val="1101"/>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diagonalizable:</w:t>
      </w:r>
      <w:r>
        <w:t xml:space="preserve"> </w:t>
      </w:r>
      <w:r>
        <w:t xml:space="preserve">with</w:t>
      </w:r>
      <w:r>
        <w:t xml:space="preserve"> </w:t>
      </w:r>
      <m:oMath>
        <m:r>
          <m:rPr>
            <m:sty m:val="bi"/>
          </m:rPr>
          <m:t>P</m:t>
        </m:r>
      </m:oMath>
      <w:r>
        <w:t xml:space="preserve"> </w:t>
      </w:r>
      <w:r>
        <w:t xml:space="preserve">as in</w:t>
      </w:r>
      <w:r>
        <w:t xml:space="preserve"> </w:t>
      </w:r>
      <w:hyperlink w:anchor="exm-similar">
        <w:r>
          <w:rPr>
            <w:rStyle w:val="Hyperlink"/>
          </w:rPr>
          <w:t xml:space="preserve">Example 191</w:t>
        </w:r>
      </w:hyperlink>
      <w:r>
        <w:t xml:space="preserve">,</w:t>
      </w:r>
      <w:r>
        <w:t xml:space="preserve"> </w:t>
      </w:r>
      <m:oMath>
        <m:r>
          <m:rPr>
            <m:sty m:val="p"/>
          </m:rPr>
          <m:t>diag</m:t>
        </m:r>
        <m:r>
          <m:rPr>
            <m:sty m:val="p"/>
          </m:rPr>
          <m:t>(</m:t>
        </m:r>
        <m:r>
          <m:t>3</m:t>
        </m:r>
        <m:r>
          <m:rPr>
            <m:sty m:val="p"/>
          </m:rPr>
          <m:t>,</m:t>
        </m:r>
        <m:r>
          <m:t>1</m:t>
        </m:r>
        <m:r>
          <m:rPr>
            <m:sty m:val="p"/>
          </m:rPr>
          <m:t>)</m:t>
        </m:r>
        <m:r>
          <m:rPr>
            <m:sty m:val="p"/>
          </m:rPr>
          <m:t>=</m:t>
        </m:r>
        <m:sSup>
          <m:e>
            <m:r>
              <m:rPr>
                <m:sty m:val="bi"/>
              </m:rPr>
              <m:t>P</m:t>
            </m:r>
          </m:e>
          <m:sup>
            <m:r>
              <m:rPr>
                <m:sty m:val="p"/>
              </m:rPr>
              <m:t>−</m:t>
            </m:r>
            <m:r>
              <m:t>1</m:t>
            </m:r>
          </m:sup>
        </m:sSup>
        <m:r>
          <m:rPr>
            <m:sty m:val="bi"/>
          </m:rPr>
          <m:t>A</m:t>
        </m:r>
        <m:r>
          <m:rPr>
            <m:sty m:val="bi"/>
          </m:rPr>
          <m:t>P</m:t>
        </m:r>
      </m:oMath>
      <w:r>
        <w:t xml:space="preserve">.</w:t>
      </w:r>
    </w:p>
    <w:p>
      <w:pPr>
        <w:numPr>
          <w:ilvl w:val="0"/>
          <w:numId w:val="1101"/>
        </w:numPr>
      </w:pP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 </w:t>
      </w:r>
      <w:r>
        <w:t xml:space="preserve">is not.</w:t>
      </w:r>
      <w:r>
        <w:t xml:space="preserve"> </w:t>
      </w:r>
      <w:r>
        <w:t xml:space="preserve">Suppose</w:t>
      </w:r>
      <w:r>
        <w:t xml:space="preserve"> </w:t>
      </w:r>
      <m:oMath>
        <m:r>
          <m:rPr>
            <m:sty m:val="bi"/>
          </m:rPr>
          <m:t>J</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so</w:t>
      </w:r>
      <w:r>
        <w:t xml:space="preserve"> </w:t>
      </w:r>
      <m:oMath>
        <m:r>
          <m:rPr>
            <m:sty m:val="b"/>
          </m:rPr>
          <m:t>Λ</m:t>
        </m:r>
        <m:r>
          <m:rPr>
            <m:sty m:val="p"/>
          </m:rPr>
          <m:t>=</m:t>
        </m:r>
        <m:sSup>
          <m:e>
            <m:r>
              <m:rPr>
                <m:sty m:val="bi"/>
              </m:rPr>
              <m:t>X</m:t>
            </m:r>
          </m:e>
          <m:sup>
            <m:r>
              <m:rPr>
                <m:sty m:val="p"/>
              </m:rPr>
              <m:t>−</m:t>
            </m:r>
            <m:r>
              <m:t>1</m:t>
            </m:r>
          </m:sup>
        </m:sSup>
        <m:r>
          <m:rPr>
            <m:sty m:val="bi"/>
          </m:rPr>
          <m:t>J</m:t>
        </m:r>
        <m:r>
          <m:rPr>
            <m:sty m:val="bi"/>
          </m:rPr>
          <m:t>X</m:t>
        </m:r>
      </m:oMath>
      <w:r>
        <w:t xml:space="preserve"> </w:t>
      </w:r>
      <w:r>
        <w:t xml:space="preserve">(</w:t>
      </w:r>
      <w:hyperlink w:anchor="rem-similar-both-ways">
        <w:r>
          <w:rPr>
            <w:rStyle w:val="Hyperlink"/>
          </w:rPr>
          <w:t xml:space="preserve">Remark 42</w:t>
        </w:r>
      </w:hyperlink>
      <w:r>
        <w:t xml:space="preserve">).</w:t>
      </w:r>
      <w:r>
        <w:t xml:space="preserve"> </w:t>
      </w:r>
      <w:r>
        <w:t xml:space="preserve">The eigenvalues of</w:t>
      </w:r>
      <w:r>
        <w:t xml:space="preserve"> </w:t>
      </w:r>
      <m:oMath>
        <m:r>
          <m:rPr>
            <m:sty m:val="b"/>
          </m:rPr>
          <m:t>Λ</m:t>
        </m:r>
      </m:oMath>
      <w:r>
        <w:t xml:space="preserve"> </w:t>
      </w:r>
      <w:r>
        <w:t xml:space="preserve">are its diagonal entries (</w:t>
      </w:r>
      <w:hyperlink w:anchor="thm-eigen-triangular">
        <w:r>
          <w:rPr>
            <w:rStyle w:val="Hyperlink"/>
          </w:rPr>
          <w:t xml:space="preserve">Theorem 104</w:t>
        </w:r>
      </w:hyperlink>
      <w:r>
        <w:t xml:space="preserve">,</w:t>
      </w:r>
      <w:r>
        <w:t xml:space="preserve"> </w:t>
      </w:r>
      <w:r>
        <w:t xml:space="preserve">since a diagonal matrix is upper triangular)</w:t>
      </w:r>
      <w:r>
        <w:t xml:space="preserve"> </w:t>
      </w:r>
      <w:r>
        <w:t xml:space="preserve">and are the eigenvalues of</w:t>
      </w:r>
      <w:r>
        <w:t xml:space="preserve"> </w:t>
      </w:r>
      <m:oMath>
        <m:r>
          <m:rPr>
            <m:sty m:val="bi"/>
          </m:rPr>
          <m:t>J</m:t>
        </m:r>
      </m:oMath>
      <w:r>
        <w:t xml:space="preserve"> </w:t>
      </w:r>
      <w:r>
        <w:t xml:space="preserve">(</w:t>
      </w:r>
      <w:hyperlink w:anchor="thm-similar-eigenvalues">
        <w:r>
          <w:rPr>
            <w:rStyle w:val="Hyperlink"/>
          </w:rPr>
          <w:t xml:space="preserve">Theorem 106</w:t>
        </w:r>
      </w:hyperlink>
      <w:r>
        <w:t xml:space="preserve">),</w:t>
      </w:r>
      <w:r>
        <w:t xml:space="preserve"> </w:t>
      </w:r>
      <w:r>
        <w:t xml:space="preserve">of which</w:t>
      </w:r>
      <w:r>
        <w:t xml:space="preserve"> </w:t>
      </w:r>
      <m:oMath>
        <m:r>
          <m:t>0</m:t>
        </m:r>
      </m:oMath>
      <w:r>
        <w:t xml:space="preserve"> </w:t>
      </w:r>
      <w:r>
        <w:t xml:space="preserve">is the only one (</w:t>
      </w:r>
      <w:hyperlink w:anchor="exm-eigenspace">
        <w:r>
          <w:rPr>
            <w:rStyle w:val="Hyperlink"/>
          </w:rPr>
          <w:t xml:space="preserve">Example 185</w:t>
        </w:r>
      </w:hyperlink>
      <w:r>
        <w:t xml:space="preserve">).</w:t>
      </w:r>
      <w:r>
        <w:t xml:space="preserve"> </w:t>
      </w:r>
      <w:r>
        <w:t xml:space="preserve">So</w:t>
      </w:r>
      <w:r>
        <w:t xml:space="preserve"> </w:t>
      </w:r>
      <m:oMath>
        <m:r>
          <m:rPr>
            <m:sty m:val="b"/>
          </m:rPr>
          <m:t>Λ</m:t>
        </m:r>
        <m:r>
          <m:rPr>
            <m:sty m:val="p"/>
          </m:rPr>
          <m:t>=</m:t>
        </m:r>
        <m:sSub>
          <m:e>
            <m:r>
              <m:rPr>
                <m:sty m:val="b"/>
              </m:rPr>
              <m:t>0</m:t>
            </m:r>
          </m:e>
          <m:sub>
            <m:r>
              <m:t>2</m:t>
            </m:r>
            <m:r>
              <m:rPr>
                <m:sty m:val="p"/>
              </m:rPr>
              <m:t>×</m:t>
            </m:r>
            <m:r>
              <m:t>2</m:t>
            </m:r>
          </m:sub>
        </m:sSub>
      </m:oMath>
      <w:r>
        <w:t xml:space="preserve">,</w:t>
      </w:r>
      <w:r>
        <w:t xml:space="preserve"> </w:t>
      </w:r>
      <w:r>
        <w:t xml:space="preserve">and then</w:t>
      </w:r>
    </w:p>
    <w:p>
      <w:pPr>
        <w:pStyle w:val="BodyText"/>
      </w:pPr>
      <m:oMathPara>
        <m:oMathParaPr>
          <m:jc m:val="center"/>
        </m:oMathParaPr>
        <m:oMath>
          <m:eqArr>
            <m:e>
              <m:r>
                <m:rPr>
                  <m:sty m:val="bi"/>
                </m:rPr>
                <m:t>J</m:t>
              </m:r>
              <m:r>
                <m:t>&amp;</m:t>
              </m:r>
              <m:r>
                <m:rPr>
                  <m:sty m:val="p"/>
                </m:rPr>
                <m:t>=</m:t>
              </m:r>
              <m:r>
                <m:rPr>
                  <m:sty m:val="bi"/>
                </m:rPr>
                <m:t>X</m:t>
              </m:r>
              <m:r>
                <m:t> </m:t>
              </m:r>
              <m:sSub>
                <m:e>
                  <m:r>
                    <m:rPr>
                      <m:sty m:val="b"/>
                    </m:rPr>
                    <m:t>0</m:t>
                  </m:r>
                </m:e>
                <m:sub>
                  <m:r>
                    <m:t>2</m:t>
                  </m:r>
                  <m:r>
                    <m:rPr>
                      <m:sty m:val="p"/>
                    </m:rPr>
                    <m:t>×</m:t>
                  </m:r>
                  <m:r>
                    <m:t>2</m:t>
                  </m:r>
                </m:sub>
              </m:sSub>
              <m:r>
                <m:t> </m:t>
              </m:r>
              <m:sSup>
                <m:e>
                  <m:r>
                    <m:rPr>
                      <m:sty m:val="bi"/>
                    </m:rPr>
                    <m:t>X</m:t>
                  </m:r>
                </m:e>
                <m:sup>
                  <m:r>
                    <m:rPr>
                      <m:sty m:val="p"/>
                    </m:rPr>
                    <m:t>−</m:t>
                  </m:r>
                  <m:r>
                    <m:t>1</m:t>
                  </m:r>
                </m:sup>
              </m:sSup>
            </m:e>
            <m:e>
              <m:r>
                <m:t>&amp;</m:t>
              </m:r>
              <m:r>
                <m:rPr>
                  <m:sty m:val="p"/>
                </m:rPr>
                <m:t>=</m:t>
              </m:r>
              <m:sSub>
                <m:e>
                  <m:r>
                    <m:rPr>
                      <m:sty m:val="b"/>
                    </m:rPr>
                    <m:t>0</m:t>
                  </m:r>
                </m:e>
                <m:sub>
                  <m:r>
                    <m:t>2</m:t>
                  </m:r>
                  <m:r>
                    <m:rPr>
                      <m:sty m:val="p"/>
                    </m:rPr>
                    <m:t>×</m:t>
                  </m:r>
                  <m:r>
                    <m:t>2</m:t>
                  </m:r>
                </m:sub>
              </m:sSub>
            </m:e>
          </m:eqArr>
        </m:oMath>
      </m:oMathPara>
    </w:p>
    <w:p>
      <w:pPr>
        <w:numPr>
          <w:ilvl w:val="0"/>
          <w:numId w:val="1000"/>
        </w:numPr>
      </w:pPr>
      <w:r>
        <w:t xml:space="preserve">(4),</w:t>
      </w:r>
      <w:r>
        <w:t xml:space="preserve"> </w:t>
      </w:r>
      <w:r>
        <w:t xml:space="preserve">which it is not.</w:t>
      </w:r>
    </w:p>
    <w:bookmarkEnd w:id="587"/>
    <w:bookmarkStart w:id="588" w:name="thm-diagonalizable"/>
    <w:p>
      <w:pPr>
        <w:pStyle w:val="FirstParagraph"/>
      </w:pPr>
      <w:r>
        <w:rPr>
          <w:b/>
          <w:bCs/>
        </w:rPr>
        <w:t xml:space="preserve">Theorem 108 (Diagonalizable means a basis of eigenvectors)</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diagonalizable (</w:t>
      </w:r>
      <w:hyperlink w:anchor="def-diagonalizable">
        <w:r>
          <w:rPr>
            <w:rStyle w:val="Hyperlink"/>
          </w:rPr>
          <w:t xml:space="preserve">Definition 100</w:t>
        </w:r>
      </w:hyperlink>
      <w:r>
        <w:t xml:space="preserve">)</w:t>
      </w:r>
      <w:r>
        <w:t xml:space="preserve"> </w:t>
      </w:r>
      <w:r>
        <w:t xml:space="preserve">exactly when it has</w:t>
      </w:r>
      <w:r>
        <w:t xml:space="preserve"> </w:t>
      </w:r>
      <m:oMath>
        <m:r>
          <m:t>p</m:t>
        </m:r>
      </m:oMath>
      <w:r>
        <w:t xml:space="preserve"> </w:t>
      </w:r>
      <w:r>
        <w:t xml:space="preserve">linearly independent eigenvectors.</w:t>
      </w:r>
      <w:r>
        <w:t xml:space="preserve"> </w:t>
      </w:r>
      <w:r>
        <w:t xml:space="preserve">Then</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with the eigenvectors as the columns of</w:t>
      </w:r>
      <w:r>
        <w:t xml:space="preserve"> </w:t>
      </w:r>
      <m:oMath>
        <m:r>
          <m:rPr>
            <m:sty m:val="bi"/>
          </m:rPr>
          <m:t>X</m:t>
        </m:r>
      </m:oMath>
      <w:r>
        <w:t xml:space="preserve"> </w:t>
      </w:r>
      <w:r>
        <w:t xml:space="preserve">and their eigenvalues, in the same order, on the diagonal of</w:t>
      </w:r>
      <w:r>
        <w:t xml:space="preserve"> </w:t>
      </w:r>
      <m:oMath>
        <m:r>
          <m:rPr>
            <m:sty m:val="b"/>
          </m:rPr>
          <m:t>Λ</m:t>
        </m:r>
      </m:oMath>
      <w:r>
        <w:t xml:space="preserve">.</w:t>
      </w:r>
    </w:p>
    <w:bookmarkEnd w:id="588"/>
    <w:p>
      <w:pPr>
        <w:pStyle w:val="BodyText"/>
      </w:pPr>
      <w:r>
        <w:rPr>
          <w:i/>
          <w:iCs/>
        </w:rPr>
        <w:t xml:space="preserve">Proof</w:t>
      </w:r>
      <w:r>
        <w:t xml:space="preserve">. </w:t>
      </w:r>
      <w:r>
        <w:t xml:space="preserve">Let</w:t>
      </w:r>
      <w:r>
        <w:t xml:space="preserve"> </w:t>
      </w:r>
      <m:oMath>
        <m:r>
          <m:rPr>
            <m:sty m:val="bi"/>
          </m:rPr>
          <m:t>X</m:t>
        </m:r>
      </m:oMath>
      <w:r>
        <w:t xml:space="preserve"> </w:t>
      </w:r>
      <w:r>
        <w:t xml:space="preserve">have columns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p</m:t>
            </m:r>
          </m:sub>
        </m:sSub>
      </m:oMath>
      <w:r>
        <w:t xml:space="preserve"> </w:t>
      </w:r>
      <w:r>
        <w:t xml:space="preserve">and</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X</m:t>
        </m:r>
      </m:oMath>
      <w:r>
        <w:t xml:space="preserve"> </w:t>
      </w:r>
      <w:r>
        <w:t xml:space="preserve">is</w:t>
      </w:r>
      <w:r>
        <w:t xml:space="preserve"> </w:t>
      </w:r>
      <m:oMath>
        <m:r>
          <m:rPr>
            <m:sty m:val="bi"/>
          </m:rPr>
          <m:t>A</m:t>
        </m:r>
        <m:sSub>
          <m:e>
            <m:acc>
              <m:accPr>
                <m:chr m:val="̃"/>
              </m:accPr>
              <m:e>
                <m:r>
                  <m:t>x</m:t>
                </m:r>
              </m:e>
            </m:acc>
          </m:e>
          <m:sub>
            <m:r>
              <m:t>j</m:t>
            </m:r>
          </m:sub>
        </m:sSub>
      </m:oMath>
      <w:r>
        <w:t xml:space="preserve">,</w:t>
      </w:r>
      <w:r>
        <w:t xml:space="preserve"> </w:t>
      </w:r>
      <w:r>
        <w:t xml:space="preserve">and column</w:t>
      </w:r>
      <w:r>
        <w:t xml:space="preserve"> </w:t>
      </w:r>
      <m:oMath>
        <m:r>
          <m:t>j</m:t>
        </m:r>
      </m:oMath>
      <w:r>
        <w:t xml:space="preserve"> </w:t>
      </w:r>
      <w:r>
        <w:t xml:space="preserve">of</w:t>
      </w:r>
      <w:r>
        <w:t xml:space="preserve"> </w:t>
      </w:r>
      <m:oMath>
        <m:r>
          <m:rPr>
            <m:sty m:val="bi"/>
          </m:rPr>
          <m:t>X</m:t>
        </m:r>
        <m:r>
          <m:rPr>
            <m:sty m:val="b"/>
          </m:rPr>
          <m:t>Λ</m:t>
        </m:r>
      </m:oMath>
      <w:r>
        <w:t xml:space="preserve"> </w:t>
      </w:r>
      <w:r>
        <w:t xml:space="preserve">is</w:t>
      </w:r>
      <w:r>
        <w:t xml:space="preserve"> </w:t>
      </w:r>
      <m:oMath>
        <m:r>
          <m:rPr>
            <m:sty m:val="bi"/>
          </m:rPr>
          <m:t>X</m:t>
        </m:r>
      </m:oMath>
      <w:r>
        <w:t xml:space="preserve"> </w:t>
      </w:r>
      <w:r>
        <w:t xml:space="preserve">times column</w:t>
      </w:r>
      <w:r>
        <w:t xml:space="preserve"> </w:t>
      </w:r>
      <m:oMath>
        <m:r>
          <m:t>j</m:t>
        </m:r>
      </m:oMath>
      <w:r>
        <w:t xml:space="preserve"> </w:t>
      </w:r>
      <w:r>
        <w:t xml:space="preserve">of</w:t>
      </w:r>
      <w:r>
        <w:t xml:space="preserve"> </w:t>
      </w:r>
      <m:oMath>
        <m:r>
          <m:rPr>
            <m:sty m:val="b"/>
          </m:rPr>
          <m:t>Λ</m:t>
        </m:r>
      </m:oMath>
      <w:r>
        <w:t xml:space="preserve"> </w:t>
      </w:r>
      <w:r>
        <w:t xml:space="preserve">(4),</w:t>
      </w:r>
      <w:r>
        <w:t xml:space="preserve"> </w:t>
      </w:r>
      <w:r>
        <w:t xml:space="preserve">which is</w:t>
      </w:r>
    </w:p>
    <w:p>
      <w:pPr>
        <w:pStyle w:val="BodyText"/>
      </w:pPr>
      <m:oMathPara>
        <m:oMathParaPr>
          <m:jc m:val="center"/>
        </m:oMathParaPr>
        <m:oMath>
          <m:eqArr>
            <m:e>
              <m:r>
                <m:rPr>
                  <m:sty m:val="bi"/>
                </m:rPr>
                <m:t>X</m:t>
              </m:r>
              <m:r>
                <m:t> </m:t>
              </m:r>
              <m:r>
                <m:rPr>
                  <m:sty m:val="p"/>
                </m:rPr>
                <m:t>(</m:t>
              </m:r>
              <m:sSub>
                <m:e>
                  <m:r>
                    <m:t>λ</m:t>
                  </m:r>
                </m:e>
                <m:sub>
                  <m:r>
                    <m:t>j</m:t>
                  </m:r>
                </m:sub>
              </m:sSub>
              <m:sSub>
                <m:e>
                  <m:acc>
                    <m:accPr>
                      <m:chr m:val="̃"/>
                    </m:accPr>
                    <m:e>
                      <m:r>
                        <m:t>e</m:t>
                      </m:r>
                    </m:e>
                  </m:acc>
                </m:e>
                <m:sub>
                  <m:r>
                    <m:t>j</m:t>
                  </m:r>
                </m:sub>
              </m:sSub>
              <m:r>
                <m:rPr>
                  <m:sty m:val="p"/>
                </m:rPr>
                <m:t>)</m:t>
              </m:r>
              <m:r>
                <m:t>&amp;</m:t>
              </m:r>
              <m:r>
                <m:rPr>
                  <m:sty m:val="p"/>
                </m:rPr>
                <m:t>=</m:t>
              </m:r>
              <m:sSub>
                <m:e>
                  <m:r>
                    <m:t>λ</m:t>
                  </m:r>
                </m:e>
                <m:sub>
                  <m:r>
                    <m:t>j</m:t>
                  </m:r>
                </m:sub>
              </m:sSub>
              <m:r>
                <m:t> </m:t>
              </m:r>
              <m:r>
                <m:rPr>
                  <m:sty m:val="p"/>
                </m:rPr>
                <m:t>(</m:t>
              </m:r>
              <m:r>
                <m:rPr>
                  <m:sty m:val="bi"/>
                </m:rPr>
                <m:t>X</m:t>
              </m:r>
              <m:sSub>
                <m:e>
                  <m:acc>
                    <m:accPr>
                      <m:chr m:val="̃"/>
                    </m:accPr>
                    <m:e>
                      <m:r>
                        <m:t>e</m:t>
                      </m:r>
                    </m:e>
                  </m:acc>
                </m:e>
                <m:sub>
                  <m:r>
                    <m:t>j</m:t>
                  </m:r>
                </m:sub>
              </m:sSub>
              <m:r>
                <m:rPr>
                  <m:sty m:val="p"/>
                </m:rPr>
                <m:t>)</m:t>
              </m:r>
            </m:e>
            <m:e>
              <m:r>
                <m:t>&amp;</m:t>
              </m:r>
              <m:r>
                <m:rPr>
                  <m:sty m:val="p"/>
                </m:rPr>
                <m:t>=</m:t>
              </m:r>
              <m:sSub>
                <m:e>
                  <m:r>
                    <m:t>λ</m:t>
                  </m:r>
                </m:e>
                <m:sub>
                  <m:r>
                    <m:t>j</m:t>
                  </m:r>
                </m:sub>
              </m:sSub>
              <m:sSub>
                <m:e>
                  <m:acc>
                    <m:accPr>
                      <m:chr m:val="̃"/>
                    </m:accPr>
                    <m:e>
                      <m:r>
                        <m:t>x</m:t>
                      </m:r>
                    </m:e>
                  </m:acc>
                </m:e>
                <m:sub>
                  <m:r>
                    <m:t>j</m:t>
                  </m:r>
                </m:sub>
              </m:sSub>
            </m:e>
          </m:eqArr>
        </m:oMath>
      </m:oMathPara>
    </w:p>
    <w:p>
      <w:pPr>
        <w:pStyle w:val="FirstParagraph"/>
      </w:pPr>
      <w:r>
        <w:t xml:space="preserve">(</w:t>
      </w:r>
      <w:hyperlink w:anchor="thm-scalar-matmul">
        <w:r>
          <w:rPr>
            <w:rStyle w:val="Hyperlink"/>
          </w:rPr>
          <w:t xml:space="preserve">Theorem 87</w:t>
        </w:r>
      </w:hyperlink>
      <w:r>
        <w:t xml:space="preserve">,</w:t>
      </w:r>
      <w:r>
        <w:t xml:space="preserve"> </w:t>
      </w:r>
      <w:hyperlink w:anchor="thm-matvec-columns">
        <w:r>
          <w:rPr>
            <w:rStyle w:val="Hyperlink"/>
          </w:rPr>
          <w:t xml:space="preserve">Theorem 22</w:t>
        </w:r>
      </w:hyperlink>
      <w:r>
        <w:t xml:space="preserve">),</w:t>
      </w:r>
      <w:r>
        <w:t xml:space="preserve"> </w:t>
      </w:r>
      <w:r>
        <w:t xml:space="preserve">so</w:t>
      </w:r>
    </w:p>
    <w:p>
      <w:pPr>
        <w:pStyle w:val="BodyText"/>
      </w:pPr>
      <w:bookmarkStart w:id="589" w:name="eq-ax-xlambda"/>
      <m:oMathPara>
        <m:oMathParaPr>
          <m:jc m:val="center"/>
        </m:oMathParaPr>
        <m:oMath>
          <m:r>
            <m:rPr>
              <m:sty m:val="bi"/>
            </m:rPr>
            <m:t>A</m:t>
          </m:r>
          <m:r>
            <m:rPr>
              <m:sty m:val="bi"/>
            </m:rPr>
            <m:t>X</m:t>
          </m:r>
          <m:r>
            <m:rPr>
              <m:sty m:val="p"/>
            </m:rPr>
            <m:t>=</m:t>
          </m:r>
          <m:r>
            <m:rPr>
              <m:sty m:val="bi"/>
            </m:rPr>
            <m:t>X</m:t>
          </m:r>
          <m:r>
            <m:rPr>
              <m:sty m:val="b"/>
            </m:rPr>
            <m:t>Λ</m:t>
          </m:r>
          <m:r>
            <m:rPr>
              <m:sty m:val="p"/>
            </m:rPr>
            <m:t>⇔</m:t>
          </m:r>
          <m:r>
            <m:rPr>
              <m:sty m:val="bi"/>
            </m:rPr>
            <m:t>A</m:t>
          </m:r>
          <m:sSub>
            <m:e>
              <m:acc>
                <m:accPr>
                  <m:chr m:val="̃"/>
                </m:accPr>
                <m:e>
                  <m:r>
                    <m:t>x</m:t>
                  </m:r>
                </m:e>
              </m:acc>
            </m:e>
            <m:sub>
              <m:r>
                <m:t>j</m:t>
              </m:r>
            </m:sub>
          </m:sSub>
          <m:r>
            <m:rPr>
              <m:sty m:val="p"/>
            </m:rPr>
            <m:t>=</m:t>
          </m:r>
          <m:sSub>
            <m:e>
              <m:r>
                <m:t>λ</m:t>
              </m:r>
            </m:e>
            <m:sub>
              <m:r>
                <m:t>j</m:t>
              </m:r>
            </m:sub>
          </m:sSub>
          <m:sSub>
            <m:e>
              <m:acc>
                <m:accPr>
                  <m:chr m:val="̃"/>
                </m:accPr>
                <m:e>
                  <m:r>
                    <m:t>x</m:t>
                  </m:r>
                </m:e>
              </m:acc>
            </m:e>
            <m:sub>
              <m:r>
                <m:t>j</m:t>
              </m:r>
            </m:sub>
          </m:sSub>
          <m:r>
            <m:rPr>
              <m:nor/>
              <m:sty m:val="p"/>
            </m:rPr>
            <m:t> for every </m:t>
          </m:r>
          <m:r>
            <m:t>j</m:t>
          </m:r>
          <m:r>
            <m:rPr>
              <m:sty m:val="p"/>
            </m:rPr>
            <m:t>.</m:t>
          </m:r>
          <m:r>
            <m:t>  </m:t>
          </m:r>
          <m:r>
            <m:rPr>
              <m:sty m:val="p"/>
            </m:rPr>
            <m:t>(</m:t>
          </m:r>
          <m:r>
            <m:t>7</m:t>
          </m:r>
          <m:r>
            <m:rPr>
              <m:sty m:val="p"/>
            </m:rPr>
            <m:t>)</m:t>
          </m:r>
        </m:oMath>
      </m:oMathPara>
      <w:bookmarkEnd w:id="589"/>
    </w:p>
    <w:p>
      <w:pPr>
        <w:pStyle w:val="FirstParagraph"/>
      </w:pPr>
      <w:r>
        <w:t xml:space="preserve">Also,</w:t>
      </w:r>
      <w:r>
        <w:t xml:space="preserve"> </w:t>
      </w:r>
      <m:oMath>
        <m:r>
          <m:rPr>
            <m:sty m:val="bi"/>
          </m:rPr>
          <m:t>X</m:t>
        </m:r>
      </m:oMath>
      <w:r>
        <w:t xml:space="preserve"> </w:t>
      </w:r>
      <w:r>
        <w:t xml:space="preserve">has rank</w:t>
      </w:r>
      <w:r>
        <w:t xml:space="preserve"> </w:t>
      </w:r>
      <m:oMath>
        <m:r>
          <m:t>p</m:t>
        </m:r>
      </m:oMath>
      <w:r>
        <w:t xml:space="preserve"> </w:t>
      </w:r>
      <w:r>
        <w:t xml:space="preserve">exactly when its</w:t>
      </w:r>
      <w:r>
        <w:t xml:space="preserve"> </w:t>
      </w:r>
      <m:oMath>
        <m:r>
          <m:t>p</m:t>
        </m:r>
      </m:oMath>
      <w:r>
        <w:t xml:space="preserve"> </w:t>
      </w:r>
      <w:r>
        <w:t xml:space="preserve">columns are linearly independent (</w:t>
      </w:r>
      <w:hyperlink w:anchor="def-rank">
        <w:r>
          <w:rPr>
            <w:rStyle w:val="Hyperlink"/>
          </w:rPr>
          <w:t xml:space="preserve">Definition 38</w:t>
        </w:r>
      </w:hyperlink>
      <w:r>
        <w:t xml:space="preserve">),</w:t>
      </w:r>
      <w:r>
        <w:t xml:space="preserve"> </w:t>
      </w:r>
      <w:r>
        <w:t xml:space="preserve">which by</w:t>
      </w:r>
      <w:r>
        <w:t xml:space="preserve"> </w:t>
      </w:r>
      <w:hyperlink w:anchor="thm-invertible-rank">
        <w:r>
          <w:rPr>
            <w:rStyle w:val="Hyperlink"/>
          </w:rPr>
          <w:t xml:space="preserve">Theorem 101</w:t>
        </w:r>
      </w:hyperlink>
      <w:r>
        <w:t xml:space="preserve"> </w:t>
      </w:r>
      <w:r>
        <w:t xml:space="preserve">is exactly when</w:t>
      </w:r>
      <w:r>
        <w:t xml:space="preserve"> </w:t>
      </w:r>
      <m:oMath>
        <m:r>
          <m:rPr>
            <m:sty m:val="bi"/>
          </m:rPr>
          <m:t>X</m:t>
        </m:r>
      </m:oMath>
      <w:r>
        <w:t xml:space="preserve"> </w:t>
      </w:r>
      <w:r>
        <w:t xml:space="preserve">is invertible.</w:t>
      </w:r>
    </w:p>
    <w:p>
      <w:pPr>
        <w:pStyle w:val="BodyText"/>
      </w:pPr>
      <w:r>
        <w:rPr>
          <w:b/>
          <w:bCs/>
        </w:rPr>
        <w:t xml:space="preserve">Eigenvectors give a diagonalization.</w:t>
      </w:r>
      <w:r>
        <w:t xml:space="preserve"> </w:t>
      </w:r>
      <w:r>
        <w:t xml:space="preserve">If</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p</m:t>
            </m:r>
          </m:sub>
        </m:sSub>
      </m:oMath>
      <w:r>
        <w:t xml:space="preserve"> </w:t>
      </w:r>
      <w:r>
        <w:t xml:space="preserve">are linearly independent eigenvectors,</w:t>
      </w:r>
      <w:r>
        <w:t xml:space="preserve"> </w:t>
      </w:r>
      <w:r>
        <w:t xml:space="preserve">then</w:t>
      </w:r>
      <w:r>
        <w:t xml:space="preserve"> </w:t>
      </w:r>
      <m:oMath>
        <m:r>
          <m:rPr>
            <m:sty m:val="bi"/>
          </m:rPr>
          <m:t>X</m:t>
        </m:r>
      </m:oMath>
      <w:r>
        <w:t xml:space="preserve"> </w:t>
      </w:r>
      <w:r>
        <w:t xml:space="preserve">is invertible and</w:t>
      </w:r>
      <w:r>
        <w:t xml:space="preserve"> </w:t>
      </w:r>
      <w:hyperlink w:anchor="eq-ax-xlambda">
        <w:r>
          <w:rPr>
            <w:rStyle w:val="Hyperlink"/>
          </w:rPr>
          <w:t xml:space="preserve">Equation 7</w:t>
        </w:r>
      </w:hyperlink>
      <w:r>
        <w:t xml:space="preserve"> </w:t>
      </w:r>
      <w:r>
        <w:t xml:space="preserve">gives</w:t>
      </w:r>
      <w:r>
        <w:t xml:space="preserve"> </w:t>
      </w:r>
      <m:oMath>
        <m:r>
          <m:rPr>
            <m:sty m:val="bi"/>
          </m:rPr>
          <m:t>A</m:t>
        </m:r>
        <m:r>
          <m:rPr>
            <m:sty m:val="bi"/>
          </m:rPr>
          <m:t>X</m:t>
        </m:r>
        <m:r>
          <m:rPr>
            <m:sty m:val="p"/>
          </m:rPr>
          <m:t>=</m:t>
        </m:r>
        <m:r>
          <m:rPr>
            <m:sty m:val="bi"/>
          </m:rPr>
          <m:t>X</m:t>
        </m:r>
        <m:r>
          <m:rPr>
            <m:sty m:val="b"/>
          </m:rPr>
          <m:t>Λ</m:t>
        </m:r>
      </m:oMath>
      <w:r>
        <w:t xml:space="preserve">, so</w:t>
      </w:r>
    </w:p>
    <w:p>
      <w:pPr>
        <w:pStyle w:val="BodyText"/>
      </w:pPr>
      <m:oMathPara>
        <m:oMathParaPr>
          <m:jc m:val="center"/>
        </m:oMathParaPr>
        <m:oMath>
          <m:eqArr>
            <m:e>
              <m:r>
                <m:rPr>
                  <m:sty m:val="bi"/>
                </m:rPr>
                <m:t>A</m:t>
              </m:r>
              <m:r>
                <m:t>&amp;</m:t>
              </m:r>
              <m:r>
                <m:rPr>
                  <m:sty m:val="p"/>
                </m:rPr>
                <m:t>=</m:t>
              </m:r>
              <m:r>
                <m:rPr>
                  <m:sty m:val="bi"/>
                </m:rPr>
                <m:t>A</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bi"/>
                </m:rPr>
                <m:t>A</m:t>
              </m:r>
              <m:r>
                <m:t> </m:t>
              </m:r>
              <m:r>
                <m:rPr>
                  <m:sty m:val="p"/>
                </m:rPr>
                <m:t>(</m:t>
              </m:r>
              <m:r>
                <m:rPr>
                  <m:sty m:val="bi"/>
                </m:rPr>
                <m:t>X</m:t>
              </m:r>
              <m:sSup>
                <m:e>
                  <m:r>
                    <m:rPr>
                      <m:sty m:val="bi"/>
                    </m:rPr>
                    <m:t>X</m:t>
                  </m:r>
                </m:e>
                <m:sup>
                  <m:r>
                    <m:rPr>
                      <m:sty m:val="p"/>
                    </m:rPr>
                    <m:t>−</m:t>
                  </m:r>
                  <m:r>
                    <m:t>1</m:t>
                  </m:r>
                </m:sup>
              </m:sSup>
              <m:r>
                <m:rPr>
                  <m:sty m:val="p"/>
                </m:rPr>
                <m:t>)</m:t>
              </m:r>
              <m:r>
                <m:t>&amp;</m:t>
              </m:r>
              <m:r>
                <m:t>&amp;</m:t>
              </m:r>
              <m:r>
                <m:rPr>
                  <m:nor/>
                  <m:sty m:val="p"/>
                </m:rPr>
                <m:t>(</m:t>
              </m:r>
              <m:r>
                <m:rPr>
                  <m:nor/>
                  <m:sty m:val="p"/>
                </m:rPr>
                <m:t>Definition 71</m:t>
              </m:r>
              <m:r>
                <m:rPr>
                  <m:nor/>
                  <m:sty m:val="p"/>
                </m:rPr>
                <m:t>)</m:t>
              </m:r>
            </m:e>
            <m:e>
              <m:r>
                <m:t>&amp;</m:t>
              </m:r>
              <m:r>
                <m:rPr>
                  <m:sty m:val="p"/>
                </m:rPr>
                <m:t>=</m:t>
              </m:r>
              <m:r>
                <m:rPr>
                  <m:sty m:val="p"/>
                </m:rPr>
                <m:t>(</m:t>
              </m:r>
              <m:r>
                <m:rPr>
                  <m:sty m:val="bi"/>
                </m:rPr>
                <m:t>A</m:t>
              </m:r>
              <m:r>
                <m:rPr>
                  <m:sty m:val="bi"/>
                </m:rPr>
                <m:t>X</m:t>
              </m:r>
              <m:r>
                <m:rPr>
                  <m:sty m:val="p"/>
                </m:rPr>
                <m:t>)</m:t>
              </m:r>
              <m:r>
                <m:t> </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r>
                <m:rPr>
                  <m:sty m:val="b"/>
                </m:rPr>
                <m:t>Λ</m:t>
              </m:r>
              <m:sSup>
                <m:e>
                  <m:r>
                    <m:rPr>
                      <m:sty m:val="bi"/>
                    </m:rPr>
                    <m:t>X</m:t>
                  </m:r>
                </m:e>
                <m:sup>
                  <m:r>
                    <m:rPr>
                      <m:sty m:val="p"/>
                    </m:rPr>
                    <m:t>−</m:t>
                  </m:r>
                  <m:r>
                    <m:t>1</m:t>
                  </m:r>
                </m:sup>
              </m:sSup>
              <m:r>
                <m:rPr>
                  <m:sty m:val="p"/>
                </m:rPr>
                <m:t>.</m:t>
              </m:r>
              <m:r>
                <m:t>&amp;</m:t>
              </m:r>
              <m:r>
                <m:t>&amp;</m:t>
              </m:r>
              <m:r>
                <m:rPr>
                  <m:nor/>
                  <m:sty m:val="p"/>
                </m:rPr>
                <m:t>(</m:t>
              </m:r>
              <m:r>
                <m:rPr>
                  <m:sty m:val="bi"/>
                </m:rPr>
                <m:t>A</m:t>
              </m:r>
              <m:r>
                <m:rPr>
                  <m:sty m:val="bi"/>
                </m:rPr>
                <m:t>X</m:t>
              </m:r>
              <m:r>
                <m:rPr>
                  <m:sty m:val="p"/>
                </m:rPr>
                <m:t>=</m:t>
              </m:r>
              <m:r>
                <m:rPr>
                  <m:sty m:val="bi"/>
                </m:rPr>
                <m:t>X</m:t>
              </m:r>
              <m:r>
                <m:rPr>
                  <m:sty m:val="b"/>
                </m:rPr>
                <m:t>Λ</m:t>
              </m:r>
              <m:r>
                <m:rPr>
                  <m:nor/>
                  <m:sty m:val="p"/>
                </m:rPr>
                <m:t>)</m:t>
              </m:r>
            </m:e>
          </m:eqArr>
        </m:oMath>
      </m:oMathPara>
    </w:p>
    <w:p>
      <w:pPr>
        <w:pStyle w:val="FirstParagraph"/>
      </w:pPr>
      <w:r>
        <w:rPr>
          <w:b/>
          <w:bCs/>
        </w:rPr>
        <w:t xml:space="preserve">A diagonalization gives eigenvectors.</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then</w:t>
      </w:r>
    </w:p>
    <w:p>
      <w:pPr>
        <w:pStyle w:val="BodyText"/>
      </w:pPr>
      <m:oMathPara>
        <m:oMathParaPr>
          <m:jc m:val="center"/>
        </m:oMathParaPr>
        <m:oMath>
          <m:eqArr>
            <m:e>
              <m:r>
                <m:rPr>
                  <m:sty m:val="bi"/>
                </m:rPr>
                <m:t>A</m:t>
              </m:r>
              <m:r>
                <m:rPr>
                  <m:sty m:val="bi"/>
                </m:rPr>
                <m:t>X</m:t>
              </m:r>
              <m:r>
                <m:t>&amp;</m:t>
              </m:r>
              <m:r>
                <m:rPr>
                  <m:sty m:val="p"/>
                </m:rPr>
                <m:t>=</m:t>
              </m:r>
              <m:r>
                <m:rPr>
                  <m:sty m:val="p"/>
                </m:rPr>
                <m:t>(</m:t>
              </m:r>
              <m:r>
                <m:rPr>
                  <m:sty m:val="bi"/>
                </m:rPr>
                <m:t>X</m:t>
              </m:r>
              <m:r>
                <m:rPr>
                  <m:sty m:val="b"/>
                </m:rPr>
                <m:t>Λ</m:t>
              </m:r>
              <m:sSup>
                <m:e>
                  <m:r>
                    <m:rPr>
                      <m:sty m:val="bi"/>
                    </m:rPr>
                    <m:t>X</m:t>
                  </m:r>
                </m:e>
                <m:sup>
                  <m:r>
                    <m:rPr>
                      <m:sty m:val="p"/>
                    </m:rPr>
                    <m:t>−</m:t>
                  </m:r>
                  <m:r>
                    <m:t>1</m:t>
                  </m:r>
                </m:sup>
              </m:sSup>
              <m:r>
                <m:rPr>
                  <m:sty m:val="p"/>
                </m:rPr>
                <m:t>)</m:t>
              </m:r>
              <m:r>
                <m:t> </m:t>
              </m:r>
              <m:r>
                <m:rPr>
                  <m:sty m:val="bi"/>
                </m:rPr>
                <m:t>X</m:t>
              </m:r>
              <m:r>
                <m:t>&amp;</m:t>
              </m:r>
              <m:r>
                <m:t>&amp;</m:t>
              </m:r>
              <m:r>
                <m:rPr>
                  <m:nor/>
                  <m:sty m:val="p"/>
                </m:rPr>
                <m:t>(substitute </m:t>
              </m:r>
              <m:r>
                <m:rPr>
                  <m:sty m:val="bi"/>
                </m:rPr>
                <m:t>A</m:t>
              </m:r>
              <m:r>
                <m:rPr>
                  <m:nor/>
                  <m:sty m:val="p"/>
                </m:rPr>
                <m:t>)</m:t>
              </m:r>
            </m:e>
            <m:e>
              <m:r>
                <m:t>&amp;</m:t>
              </m:r>
              <m:r>
                <m:rPr>
                  <m:sty m:val="p"/>
                </m:rPr>
                <m:t>=</m:t>
              </m:r>
              <m:r>
                <m:rPr>
                  <m:sty m:val="bi"/>
                </m:rPr>
                <m:t>X</m:t>
              </m:r>
              <m:r>
                <m:rPr>
                  <m:sty m:val="b"/>
                </m:rPr>
                <m:t>Λ</m:t>
              </m:r>
              <m:r>
                <m:t> </m:t>
              </m:r>
              <m:r>
                <m:rPr>
                  <m:sty m:val="p"/>
                </m:rPr>
                <m:t>(</m:t>
              </m:r>
              <m:sSup>
                <m:e>
                  <m:r>
                    <m:rPr>
                      <m:sty m:val="bi"/>
                    </m:rPr>
                    <m:t>X</m:t>
                  </m:r>
                </m:e>
                <m:sup>
                  <m:r>
                    <m:rPr>
                      <m:sty m:val="p"/>
                    </m:rPr>
                    <m:t>−</m:t>
                  </m:r>
                  <m:r>
                    <m:t>1</m:t>
                  </m:r>
                </m:sup>
              </m:sSup>
              <m:r>
                <m:rPr>
                  <m:sty m:val="bi"/>
                </m:rPr>
                <m:t>X</m:t>
              </m:r>
              <m:r>
                <m:rPr>
                  <m:sty m:val="p"/>
                </m:rPr>
                <m:t>)</m:t>
              </m:r>
              <m:r>
                <m:t>&amp;</m:t>
              </m:r>
              <m:r>
                <m:t>&amp;</m:t>
              </m:r>
              <m:r>
                <m:rPr>
                  <m:nor/>
                  <m:sty m:val="p"/>
                </m:rPr>
                <m:t>(</m:t>
              </m:r>
              <m:r>
                <m:rPr>
                  <m:nor/>
                  <m:sty m:val="p"/>
                </m:rPr>
                <m:t>Theorem 8</m:t>
              </m:r>
              <m:r>
                <m:rPr>
                  <m:nor/>
                  <m:sty m:val="p"/>
                </m:rPr>
                <m:t>)</m:t>
              </m:r>
            </m:e>
            <m:e>
              <m:r>
                <m:t>&amp;</m:t>
              </m:r>
              <m:r>
                <m:rPr>
                  <m:sty m:val="p"/>
                </m:rPr>
                <m:t>=</m:t>
              </m:r>
              <m:r>
                <m:rPr>
                  <m:sty m:val="bi"/>
                </m:rPr>
                <m:t>X</m:t>
              </m:r>
              <m:r>
                <m:rPr>
                  <m:sty m:val="b"/>
                </m:rPr>
                <m:t>Λ</m:t>
              </m:r>
              <m:r>
                <m:t> </m:t>
              </m:r>
              <m:sSub>
                <m:e>
                  <m:r>
                    <m:rPr>
                      <m:sty m:val="bi"/>
                    </m:rPr>
                    <m:t>I</m:t>
                  </m:r>
                </m:e>
                <m:sub>
                  <m:r>
                    <m:t>p</m:t>
                  </m:r>
                </m:sub>
              </m:sSub>
              <m:r>
                <m:t>&amp;</m:t>
              </m:r>
              <m:r>
                <m:t>&amp;</m:t>
              </m:r>
              <m:r>
                <m:rPr>
                  <m:nor/>
                  <m:sty m:val="p"/>
                </m:rPr>
                <m:t>(</m:t>
              </m:r>
              <m:r>
                <m:rPr>
                  <m:nor/>
                  <m:sty m:val="p"/>
                </m:rPr>
                <m:t>Definition 71</m:t>
              </m:r>
              <m:r>
                <m:rPr>
                  <m:nor/>
                  <m:sty m:val="p"/>
                </m:rPr>
                <m:t>)</m:t>
              </m:r>
            </m:e>
            <m:e>
              <m:r>
                <m:t>&amp;</m:t>
              </m:r>
              <m:r>
                <m:rPr>
                  <m:sty m:val="p"/>
                </m:rPr>
                <m:t>=</m:t>
              </m:r>
              <m:r>
                <m:rPr>
                  <m:sty m:val="bi"/>
                </m:rPr>
                <m:t>X</m:t>
              </m:r>
              <m:r>
                <m:rPr>
                  <m:sty m:val="b"/>
                </m:rPr>
                <m:t>Λ</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each column satisfies</w:t>
      </w:r>
      <w:r>
        <w:t xml:space="preserve"> </w:t>
      </w:r>
      <m:oMath>
        <m:r>
          <m:rPr>
            <m:sty m:val="bi"/>
          </m:rPr>
          <m:t>A</m:t>
        </m:r>
        <m:sSub>
          <m:e>
            <m:acc>
              <m:accPr>
                <m:chr m:val="̃"/>
              </m:accPr>
              <m:e>
                <m:r>
                  <m:t>x</m:t>
                </m:r>
              </m:e>
            </m:acc>
          </m:e>
          <m:sub>
            <m:r>
              <m:t>j</m:t>
            </m:r>
          </m:sub>
        </m:sSub>
        <m:r>
          <m:rPr>
            <m:sty m:val="p"/>
          </m:rPr>
          <m:t>=</m:t>
        </m:r>
        <m:sSub>
          <m:e>
            <m:r>
              <m:t>λ</m:t>
            </m:r>
          </m:e>
          <m:sub>
            <m:r>
              <m:t>j</m:t>
            </m:r>
          </m:sub>
        </m:sSub>
        <m:sSub>
          <m:e>
            <m:acc>
              <m:accPr>
                <m:chr m:val="̃"/>
              </m:accPr>
              <m:e>
                <m:r>
                  <m:t>x</m:t>
                </m:r>
              </m:e>
            </m:acc>
          </m:e>
          <m:sub>
            <m:r>
              <m:t>j</m:t>
            </m:r>
          </m:sub>
        </m:sSub>
      </m:oMath>
      <w:r>
        <w:t xml:space="preserve"> </w:t>
      </w:r>
      <w:r>
        <w:t xml:space="preserve">(</w:t>
      </w:r>
      <w:hyperlink w:anchor="eq-ax-xlambda">
        <w:r>
          <w:rPr>
            <w:rStyle w:val="Hyperlink"/>
          </w:rPr>
          <w:t xml:space="preserve">Equation 7</w:t>
        </w:r>
      </w:hyperlink>
      <w:r>
        <w:t xml:space="preserve">).</w:t>
      </w:r>
      <w:r>
        <w:t xml:space="preserve"> </w:t>
      </w:r>
      <m:oMath>
        <m:r>
          <m:rPr>
            <m:sty m:val="bi"/>
          </m:rPr>
          <m:t>X</m:t>
        </m:r>
      </m:oMath>
      <w:r>
        <w:t xml:space="preserve"> </w:t>
      </w:r>
      <w:r>
        <w:t xml:space="preserve">is invertible, so its columns are linearly independent,</w:t>
      </w:r>
      <w:r>
        <w:t xml:space="preserve"> </w:t>
      </w:r>
      <w:r>
        <w:t xml:space="preserve">and in particular nonzero;</w:t>
      </w:r>
      <w:r>
        <w:t xml:space="preserve"> </w:t>
      </w:r>
      <w:r>
        <w:t xml:space="preserve">they are</w:t>
      </w:r>
      <w:r>
        <w:t xml:space="preserve"> </w:t>
      </w:r>
      <m:oMath>
        <m:r>
          <m:t>p</m:t>
        </m:r>
      </m:oMath>
      <w:r>
        <w:t xml:space="preserve"> </w:t>
      </w:r>
      <w:r>
        <w:t xml:space="preserve">linearly independent eigenvectors.</w:t>
      </w:r>
    </w:p>
    <w:bookmarkStart w:id="590" w:name="exm-thm-diagonalizable"/>
    <w:p>
      <w:pPr>
        <w:pStyle w:val="BodyText"/>
      </w:pPr>
      <w:r>
        <w:rPr>
          <w:b/>
          <w:bCs/>
        </w:rPr>
        <w:t xml:space="preserve">Example 195 (Building the diagonalization from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of</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are linearly independent (</w:t>
      </w:r>
      <w:hyperlink w:anchor="exm-eigenvectors-independent">
        <w:r>
          <w:rPr>
            <w:rStyle w:val="Hyperlink"/>
          </w:rPr>
          <w:t xml:space="preserve">Example 193</w:t>
        </w:r>
      </w:hyperlink>
      <w:r>
        <w:t xml:space="preserve">),</w:t>
      </w:r>
      <w:r>
        <w:t xml:space="preserve"> </w:t>
      </w:r>
      <w:r>
        <w:t xml:space="preserve">so 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w:t>
      </w:r>
      <w:r>
        <w:t xml:space="preserve"> </w:t>
      </w:r>
      <m:oMath>
        <m:r>
          <m:rPr>
            <m:sty m:val="b"/>
          </m:rPr>
          <m:t>Λ</m:t>
        </m:r>
        <m:r>
          <m:rPr>
            <m:sty m:val="p"/>
          </m:rPr>
          <m:t>=</m:t>
        </m:r>
        <m:r>
          <m:rPr>
            <m:sty m:val="p"/>
          </m:rPr>
          <m:t>diag</m:t>
        </m:r>
        <m:r>
          <m:rPr>
            <m:sty m:val="p"/>
          </m:rPr>
          <m:t>(</m:t>
        </m:r>
        <m:r>
          <m:t>3</m:t>
        </m:r>
        <m:r>
          <m:rPr>
            <m:sty m:val="p"/>
          </m:rPr>
          <m:t>,</m:t>
        </m:r>
        <m:r>
          <m:t>1</m:t>
        </m:r>
        <m:r>
          <m:rPr>
            <m:sty m:val="p"/>
          </m:rPr>
          <m:t>)</m:t>
        </m:r>
      </m:oMath>
      <w:r>
        <w:t xml:space="preserve">,</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by</w:t>
      </w:r>
      <w:r>
        <w:t xml:space="preserve"> </w:t>
      </w:r>
      <w:hyperlink w:anchor="rem-similar-both-ways">
        <w:r>
          <w:rPr>
            <w:rStyle w:val="Hyperlink"/>
          </w:rPr>
          <w:t xml:space="preserve">Remark 42</w:t>
        </w:r>
      </w:hyperlink>
      <w:r>
        <w:t xml:space="preserve"> </w:t>
      </w:r>
      <w:r>
        <w:t xml:space="preserve">this is the similarity of</w:t>
      </w:r>
      <w:r>
        <w:t xml:space="preserve"> </w:t>
      </w:r>
      <w:hyperlink w:anchor="exm-similar">
        <w:r>
          <w:rPr>
            <w:rStyle w:val="Hyperlink"/>
          </w:rPr>
          <w:t xml:space="preserve">Example 191</w:t>
        </w:r>
      </w:hyperlink>
      <w:r>
        <w:t xml:space="preserve">, with</w:t>
      </w:r>
      <w:r>
        <w:t xml:space="preserve"> </w:t>
      </w:r>
      <m:oMath>
        <m:r>
          <m:rPr>
            <m:sty m:val="bi"/>
          </m:rPr>
          <m:t>X</m:t>
        </m:r>
        <m:r>
          <m:rPr>
            <m:sty m:val="p"/>
          </m:rPr>
          <m:t>=</m:t>
        </m:r>
        <m:r>
          <m:rPr>
            <m:sty m:val="bi"/>
          </m:rPr>
          <m:t>P</m:t>
        </m:r>
      </m:oMath>
      <w:r>
        <w:t xml:space="preserve">.</w:t>
      </w:r>
      <w:r>
        <w:t xml:space="preserve"> </w:t>
      </w:r>
      <w:r>
        <w:t xml:space="preserve">Because</w:t>
      </w:r>
      <w:r>
        <w:t xml:space="preserve"> </w:t>
      </w:r>
      <m:oMath>
        <m:r>
          <m:rPr>
            <m:sty m:val="bi"/>
          </m:rPr>
          <m:t>A</m:t>
        </m:r>
      </m:oMath>
      <w:r>
        <w:t xml:space="preserve"> </w:t>
      </w:r>
      <w:r>
        <w:t xml:space="preserve">is symmetric,</w:t>
      </w:r>
      <w:r>
        <w:t xml:space="preserve"> </w:t>
      </w:r>
      <w:hyperlink w:anchor="thm-spectral">
        <w:r>
          <w:rPr>
            <w:rStyle w:val="Hyperlink"/>
          </w:rPr>
          <w:t xml:space="preserve">Theorem 72</w:t>
        </w:r>
      </w:hyperlink>
      <w:r>
        <w:t xml:space="preserve"> </w:t>
      </w:r>
      <w:r>
        <w:t xml:space="preserve">even gives such a factorization with orthonormal eigenvectors</w:t>
      </w:r>
      <w:r>
        <w:t xml:space="preserve"> </w:t>
      </w:r>
      <w:r>
        <w:t xml:space="preserve">(</w:t>
      </w:r>
      <w:hyperlink w:anchor="def-eigendecomposition">
        <w:r>
          <w:rPr>
            <w:rStyle w:val="Hyperlink"/>
          </w:rPr>
          <w:t xml:space="preserve">Definition 83</w:t>
        </w:r>
      </w:hyperlink>
      <w:r>
        <w:t xml:space="preserve">):</w:t>
      </w:r>
      <w:r>
        <w:t xml:space="preserve"> </w:t>
      </w:r>
      <w:r>
        <w:t xml:space="preserve">dividing each column of</w:t>
      </w:r>
      <w:r>
        <w:t xml:space="preserve"> </w:t>
      </w:r>
      <m:oMath>
        <m:r>
          <m:rPr>
            <m:sty m:val="bi"/>
          </m:rPr>
          <m:t>X</m:t>
        </m:r>
      </m:oMath>
      <w:r>
        <w:t xml:space="preserve"> </w:t>
      </w:r>
      <w:r>
        <w:t xml:space="preserve">by its length</w:t>
      </w:r>
      <w:r>
        <w:t xml:space="preserve"> </w:t>
      </w:r>
      <m:oMath>
        <m:rad>
          <m:radPr>
            <m:degHide m:val="on"/>
          </m:radPr>
          <m:deg/>
          <m:e>
            <m:r>
              <m:t>2</m:t>
            </m:r>
          </m:e>
        </m:rad>
      </m:oMath>
      <w:r>
        <w:t xml:space="preserve"> </w:t>
      </w:r>
      <w:r>
        <w:t xml:space="preserve">gives one.</w:t>
      </w:r>
      <w:r>
        <w:t xml:space="preserve"> </w:t>
      </w:r>
      <w:r>
        <w:t xml:space="preserve">By contrast, every eigenvector of</w:t>
      </w:r>
      <w:r>
        <w:t xml:space="preserve"> </w:t>
      </w:r>
      <m:oMath>
        <m:r>
          <m:rPr>
            <m:sty m:val="bi"/>
          </m:rPr>
          <m:t>J</m:t>
        </m:r>
      </m:oMath>
      <w:r>
        <w:t xml:space="preserve"> </w:t>
      </w:r>
      <w:r>
        <w:t xml:space="preserve">in</w:t>
      </w:r>
      <w:r>
        <w:t xml:space="preserve"> </w:t>
      </w:r>
      <w:hyperlink w:anchor="exm-eigenspace">
        <w:r>
          <w:rPr>
            <w:rStyle w:val="Hyperlink"/>
          </w:rPr>
          <w:t xml:space="preserve">Example 185</w:t>
        </w:r>
      </w:hyperlink>
      <w:r>
        <w:t xml:space="preserve"> </w:t>
      </w:r>
      <w:r>
        <w:t xml:space="preserve">has the form</w:t>
      </w:r>
      <w:r>
        <w:t xml:space="preserve"> </w:t>
      </w:r>
      <m:oMath>
        <m:r>
          <m:rPr>
            <m:sty m:val="p"/>
          </m:rPr>
          <m:t>(</m:t>
        </m:r>
        <m:r>
          <m:t>t</m:t>
        </m:r>
        <m:r>
          <m:rPr>
            <m:sty m:val="p"/>
          </m:rPr>
          <m:t>,</m:t>
        </m:r>
        <m:r>
          <m:t>0</m:t>
        </m:r>
        <m:r>
          <m:rPr>
            <m:sty m:val="p"/>
          </m:rPr>
          <m:t>)</m:t>
        </m:r>
      </m:oMath>
      <w:r>
        <w:t xml:space="preserve">,</w:t>
      </w:r>
      <w:r>
        <w:t xml:space="preserve"> </w:t>
      </w:r>
      <w:r>
        <w:t xml:space="preserve">so any two of them are multiples of each other,</w:t>
      </w:r>
      <w:r>
        <w:t xml:space="preserve"> </w:t>
      </w:r>
      <w:r>
        <w:t xml:space="preserve">and</w:t>
      </w:r>
      <w:r>
        <w:t xml:space="preserve"> </w:t>
      </w:r>
      <m:oMath>
        <m:r>
          <m:rPr>
            <m:sty m:val="bi"/>
          </m:rPr>
          <m:t>J</m:t>
        </m:r>
      </m:oMath>
      <w:r>
        <w:t xml:space="preserve"> </w:t>
      </w:r>
      <w:r>
        <w:t xml:space="preserve">has no two linearly independent eigenvectors:</w:t>
      </w:r>
      <w:r>
        <w:t xml:space="preserve"> </w:t>
      </w:r>
      <w:r>
        <w:t xml:space="preserve">another way to see that it is not diagonalizable.</w:t>
      </w:r>
    </w:p>
    <w:bookmarkEnd w:id="590"/>
    <w:bookmarkStart w:id="591" w:name="cor-distinct-diagonalizable"/>
    <w:p>
      <w:pPr>
        <w:pStyle w:val="BodyText"/>
      </w:pPr>
      <w:r>
        <w:rPr>
          <w:b/>
          <w:bCs/>
        </w:rPr>
        <w:t xml:space="preserve">Corollary 9 (Distinct eigenvalues make a matrix diagonalizable)</w:t>
      </w:r>
      <w:r>
        <w:t xml:space="preserve"> </w:t>
      </w:r>
      <w:r>
        <w:t xml:space="preserve">A</w:t>
      </w:r>
      <w:r>
        <w:t xml:space="preserve"> </w:t>
      </w:r>
      <m:oMath>
        <m:r>
          <m:t>p</m:t>
        </m:r>
        <m:r>
          <m:rPr>
            <m:sty m:val="p"/>
          </m:rPr>
          <m:t>×</m:t>
        </m:r>
        <m:r>
          <m:t>p</m:t>
        </m:r>
      </m:oMath>
      <w:r>
        <w:t xml:space="preserve"> </w:t>
      </w:r>
      <w:r>
        <w:t xml:space="preserve">matrix with</w:t>
      </w:r>
      <w:r>
        <w:t xml:space="preserve"> </w:t>
      </w:r>
      <m:oMath>
        <m:r>
          <m:t>p</m:t>
        </m:r>
      </m:oMath>
      <w:r>
        <w:t xml:space="preserve"> </w:t>
      </w:r>
      <w:r>
        <w:t xml:space="preserve">different eigenvalues is diagonalizable.</w:t>
      </w:r>
    </w:p>
    <w:bookmarkEnd w:id="591"/>
    <w:p>
      <w:pPr>
        <w:pStyle w:val="BodyText"/>
      </w:pPr>
      <w:r>
        <w:rPr>
          <w:i/>
          <w:iCs/>
        </w:rPr>
        <w:t xml:space="preserve">Proof</w:t>
      </w:r>
      <w:r>
        <w:t xml:space="preserve">. </w:t>
      </w:r>
      <w:r>
        <w:t xml:space="preserve">Choose one eigenvector for each eigenvalue.</w:t>
      </w:r>
      <w:r>
        <w:t xml:space="preserve"> </w:t>
      </w:r>
      <w:r>
        <w:t xml:space="preserve">These</w:t>
      </w:r>
      <w:r>
        <w:t xml:space="preserve"> </w:t>
      </w:r>
      <m:oMath>
        <m:r>
          <m:t>p</m:t>
        </m:r>
      </m:oMath>
      <w:r>
        <w:t xml:space="preserve"> </w:t>
      </w:r>
      <w:r>
        <w:t xml:space="preserve">eigenvectors are linearly independent (</w:t>
      </w:r>
      <w:hyperlink w:anchor="thm-eigenvectors-independent">
        <w:r>
          <w:rPr>
            <w:rStyle w:val="Hyperlink"/>
          </w:rPr>
          <w:t xml:space="preserve">Theorem 107</w:t>
        </w:r>
      </w:hyperlink>
      <w:r>
        <w:t xml:space="preserve">),</w:t>
      </w:r>
      <w:r>
        <w:t xml:space="preserve"> </w:t>
      </w:r>
      <w:r>
        <w:t xml:space="preserve">so the matrix is diagonalizable (</w:t>
      </w:r>
      <w:hyperlink w:anchor="thm-diagonalizable">
        <w:r>
          <w:rPr>
            <w:rStyle w:val="Hyperlink"/>
          </w:rPr>
          <w:t xml:space="preserve">Theorem 108</w:t>
        </w:r>
      </w:hyperlink>
      <w:r>
        <w:t xml:space="preserve">).</w:t>
      </w:r>
    </w:p>
    <w:bookmarkStart w:id="592" w:name="exm-distinct-diagonalizable"/>
    <w:p>
      <w:pPr>
        <w:pStyle w:val="BodyText"/>
      </w:pPr>
      <w:r>
        <w:rPr>
          <w:b/>
          <w:bCs/>
        </w:rPr>
        <w:t xml:space="preserve">Example 196 (A triangular matrix with distinct diagonal entries)</w:t>
      </w:r>
      <w:r>
        <w:t xml:space="preserve"> </w:t>
      </w:r>
      <m:oMath>
        <m:r>
          <m:rPr>
            <m:sty m:val="bi"/>
          </m:rPr>
          <m:t>U</m:t>
        </m:r>
      </m:oMath>
      <w:r>
        <w:t xml:space="preserve"> </w:t>
      </w:r>
      <w:r>
        <w:t xml:space="preserve">of</w:t>
      </w:r>
      <w:r>
        <w:t xml:space="preserve"> </w:t>
      </w:r>
      <w:hyperlink w:anchor="exm-eigen-triangular">
        <w:r>
          <w:rPr>
            <w:rStyle w:val="Hyperlink"/>
          </w:rPr>
          <w:t xml:space="preserve">Example 189</w:t>
        </w:r>
      </w:hyperlink>
      <w:r>
        <w:t xml:space="preserve"> </w:t>
      </w:r>
      <w:r>
        <w:t xml:space="preserve">has the three different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 </w:t>
      </w:r>
      <w:r>
        <w:t xml:space="preserve">(</w:t>
      </w:r>
      <w:hyperlink w:anchor="thm-eigen-triangular">
        <w:r>
          <w:rPr>
            <w:rStyle w:val="Hyperlink"/>
          </w:rPr>
          <w:t xml:space="preserve">Theorem 104</w:t>
        </w:r>
      </w:hyperlink>
      <w:r>
        <w:t xml:space="preserve">), so it is diagonalizable,</w:t>
      </w:r>
      <w:r>
        <w:t xml:space="preserve"> </w:t>
      </w:r>
      <w:r>
        <w:t xml:space="preserve">even though it is not symmetric, so</w:t>
      </w:r>
      <w:r>
        <w:t xml:space="preserve"> </w:t>
      </w:r>
      <w:hyperlink w:anchor="thm-spectral">
        <w:r>
          <w:rPr>
            <w:rStyle w:val="Hyperlink"/>
          </w:rPr>
          <w:t xml:space="preserve">Theorem 72</w:t>
        </w:r>
      </w:hyperlink>
      <w:r>
        <w:t xml:space="preserve"> </w:t>
      </w:r>
      <w:r>
        <w:t xml:space="preserve">does not apply to it.</w:t>
      </w:r>
      <w:r>
        <w:t xml:space="preserve"> </w:t>
      </w:r>
      <w:r>
        <w:t xml:space="preserve">The converse fails:</w:t>
      </w:r>
      <w:r>
        <w:t xml:space="preserve"> </w:t>
      </w:r>
      <m:oMath>
        <m:sSub>
          <m:e>
            <m:r>
              <m:rPr>
                <m:sty m:val="bi"/>
              </m:rPr>
              <m:t>I</m:t>
            </m:r>
          </m:e>
          <m:sub>
            <m:r>
              <m:t>2</m:t>
            </m:r>
          </m:sub>
        </m:sSub>
      </m:oMath>
      <w:r>
        <w:t xml:space="preserve"> </w:t>
      </w:r>
      <w:r>
        <w:t xml:space="preserve">is diagonal, hence diagonalizable</w:t>
      </w:r>
      <w:r>
        <w:t xml:space="preserve"> </w:t>
      </w:r>
      <w:r>
        <w:t xml:space="preserve">(</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r>
          <m:t> </m:t>
        </m:r>
        <m:sSubSup>
          <m:e>
            <m:r>
              <m:rPr>
                <m:sty m:val="bi"/>
              </m:rPr>
              <m:t>I</m:t>
            </m:r>
          </m:e>
          <m:sub>
            <m:r>
              <m:t>2</m:t>
            </m:r>
          </m:sub>
          <m:sup>
            <m:r>
              <m:rPr>
                <m:sty m:val="p"/>
              </m:rPr>
              <m:t>−</m:t>
            </m:r>
            <m:r>
              <m:t>1</m:t>
            </m:r>
          </m:sup>
        </m:sSubSup>
      </m:oMath>
      <w:r>
        <w:t xml:space="preserve">),</w:t>
      </w:r>
      <w:r>
        <w:t xml:space="preserve"> </w:t>
      </w:r>
      <w:r>
        <w:t xml:space="preserve">but has only the eigenvalue</w:t>
      </w:r>
      <w:r>
        <w:t xml:space="preserve"> </w:t>
      </w:r>
      <m:oMath>
        <m:r>
          <m:t>1</m:t>
        </m:r>
      </m:oMath>
      <w:r>
        <w:t xml:space="preserve">.</w:t>
      </w:r>
    </w:p>
    <w:bookmarkEnd w:id="592"/>
    <w:bookmarkStart w:id="593" w:name="thm-diagonalizable-powers"/>
    <w:p>
      <w:pPr>
        <w:pStyle w:val="BodyText"/>
      </w:pPr>
      <w:r>
        <w:rPr>
          <w:b/>
          <w:bCs/>
        </w:rPr>
        <w:t xml:space="preserve">Theorem 109 (Powers of a diagonalizable matrix)</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t>
      </w:r>
      <w:hyperlink w:anchor="def-diagonalizable">
        <w:r>
          <w:rPr>
            <w:rStyle w:val="Hyperlink"/>
          </w:rPr>
          <w:t xml:space="preserve">Definition 100</w:t>
        </w:r>
      </w:hyperlink>
      <w:r>
        <w:t xml:space="preserve">)</w:t>
      </w:r>
      <w:r>
        <w:t xml:space="preserve"> </w:t>
      </w:r>
      <w:r>
        <w:t xml:space="preserve">with</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then for every positive integer</w:t>
      </w:r>
      <w:r>
        <w:t xml:space="preserve"> </w:t>
      </w:r>
      <m:oMath>
        <m:r>
          <m:t>k</m:t>
        </m:r>
      </m:oMath>
      <w:r>
        <w:t xml:space="preserve">,</w:t>
      </w:r>
      <w:r>
        <w:t xml:space="preserve"> </w:t>
      </w:r>
      <m:oMath>
        <m:sSup>
          <m:e>
            <m:r>
              <m:rPr>
                <m:sty m:val="bi"/>
              </m:rPr>
              <m:t>A</m:t>
            </m:r>
          </m:e>
          <m:sup>
            <m:r>
              <m:t>k</m:t>
            </m:r>
          </m:sup>
        </m:sSup>
        <m:r>
          <m:rPr>
            <m:sty m:val="p"/>
          </m:rPr>
          <m:t>=</m:t>
        </m:r>
        <m:r>
          <m:rPr>
            <m:sty m:val="bi"/>
          </m:rPr>
          <m:t>X</m:t>
        </m:r>
        <m:sSup>
          <m:e>
            <m:r>
              <m:rPr>
                <m:sty m:val="b"/>
              </m:rPr>
              <m:t>Λ</m:t>
            </m:r>
          </m:e>
          <m:sup>
            <m:r>
              <m:t>k</m:t>
            </m:r>
          </m:sup>
        </m:sSup>
        <m:sSup>
          <m:e>
            <m:r>
              <m:rPr>
                <m:sty m:val="bi"/>
              </m:rPr>
              <m:t>X</m:t>
            </m:r>
          </m:e>
          <m:sup>
            <m:r>
              <m:rPr>
                <m:sty m:val="p"/>
              </m:rPr>
              <m:t>−</m:t>
            </m:r>
            <m:r>
              <m:t>1</m:t>
            </m:r>
          </m:sup>
        </m:sSup>
      </m:oMath>
      <w:r>
        <w:t xml:space="preserve"> </w:t>
      </w:r>
      <w:r>
        <w:t xml:space="preserve">and</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bookmarkEnd w:id="593"/>
    <w:p>
      <w:pPr>
        <w:pStyle w:val="BodyText"/>
      </w:pPr>
      <w:r>
        <w:rPr>
          <w:i/>
          <w:iCs/>
        </w:rPr>
        <w:t xml:space="preserve">Proof</w:t>
      </w:r>
      <w:r>
        <w:t xml:space="preserve">. </w:t>
      </w:r>
      <w:r>
        <w:rPr>
          <w:b/>
          <w:bCs/>
        </w:rPr>
        <w:t xml:space="preserve">Powers of</w:t>
      </w:r>
      <w:r>
        <w:rPr>
          <w:b/>
          <w:bCs/>
        </w:rPr>
        <w:t xml:space="preserve"> </w:t>
      </w:r>
      <m:oMath>
        <m:r>
          <m:rPr>
            <m:sty m:val="b"/>
          </m:rPr>
          <m:t>Λ</m:t>
        </m:r>
      </m:oMath>
      <w:r>
        <w:rPr>
          <w:b/>
          <w:bCs/>
        </w:rPr>
        <w:t xml:space="preserve">.</w:t>
      </w:r>
      <w:r>
        <w:t xml:space="preserve"> </w:t>
      </w:r>
      <w:r>
        <w:t xml:space="preserve">If</w:t>
      </w:r>
      <w:r>
        <w:t xml:space="preserve"> </w:t>
      </w:r>
      <m:oMath>
        <m:r>
          <m:rPr>
            <m:sty m:val="bi"/>
          </m:rPr>
          <m:t>D</m:t>
        </m:r>
        <m:r>
          <m:rPr>
            <m:sty m:val="p"/>
          </m:rPr>
          <m:t>=</m:t>
        </m:r>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and</w:t>
      </w:r>
      <w:r>
        <w:t xml:space="preserve"> </w:t>
      </w:r>
      <m:oMath>
        <m:r>
          <m:rPr>
            <m:sty m:val="bi"/>
          </m:rPr>
          <m:t>E</m:t>
        </m:r>
        <m:r>
          <m:rPr>
            <m:sty m:val="p"/>
          </m:rPr>
          <m:t>=</m:t>
        </m:r>
        <m:r>
          <m:rPr>
            <m:sty m:val="p"/>
          </m:rPr>
          <m:t>diag</m:t>
        </m:r>
        <m:r>
          <m:rPr>
            <m:sty m:val="p"/>
          </m:rPr>
          <m:t>(</m:t>
        </m:r>
        <m:sSub>
          <m:e>
            <m:r>
              <m:t>e</m:t>
            </m:r>
          </m:e>
          <m:sub>
            <m:r>
              <m:t>1</m:t>
            </m:r>
          </m:sub>
        </m:sSub>
        <m:r>
          <m:rPr>
            <m:sty m:val="p"/>
          </m:rPr>
          <m:t>,</m:t>
        </m:r>
        <m:r>
          <m:rPr>
            <m:sty m:val="p"/>
          </m:rPr>
          <m:t>…</m:t>
        </m:r>
        <m:r>
          <m:rPr>
            <m:sty m:val="p"/>
          </m:rPr>
          <m:t>,</m:t>
        </m:r>
        <m:sSub>
          <m:e>
            <m:r>
              <m:t>e</m:t>
            </m:r>
          </m:e>
          <m:sub>
            <m:r>
              <m:t>p</m:t>
            </m:r>
          </m:sub>
        </m:sSub>
        <m:r>
          <m:rPr>
            <m:sty m:val="p"/>
          </m:rPr>
          <m:t>)</m:t>
        </m:r>
      </m:oMath>
      <w:r>
        <w:t xml:space="preserve">,</w:t>
      </w:r>
      <w:r>
        <w:t xml:space="preserve"> </w:t>
      </w:r>
      <w:r>
        <w:t xml:space="preserve">with entries</w:t>
      </w:r>
      <w:r>
        <w:t xml:space="preserve"> </w:t>
      </w:r>
      <m:oMath>
        <m:sSub>
          <m:e>
            <m:r>
              <m:t>d</m:t>
            </m:r>
          </m:e>
          <m:sub>
            <m:r>
              <m:t>i</m:t>
            </m:r>
            <m:r>
              <m:t>l</m:t>
            </m:r>
          </m:sub>
        </m:sSub>
      </m:oMath>
      <w:r>
        <w:t xml:space="preserve"> </w:t>
      </w:r>
      <w:r>
        <w:t xml:space="preserve">and</w:t>
      </w:r>
      <w:r>
        <w:t xml:space="preserve"> </w:t>
      </w:r>
      <m:oMath>
        <m:sSub>
          <m:e>
            <m:r>
              <m:t>e</m:t>
            </m:r>
          </m:e>
          <m:sub>
            <m:r>
              <m:t>l</m:t>
            </m:r>
            <m:r>
              <m:t>j</m:t>
            </m:r>
          </m:sub>
        </m:sSub>
      </m:oMath>
      <w:r>
        <w:t xml:space="preserve"> </w:t>
      </w:r>
      <w:r>
        <w:t xml:space="preserve">(so</w:t>
      </w:r>
      <w:r>
        <w:t xml:space="preserve"> </w:t>
      </w:r>
      <m:oMath>
        <m:sSub>
          <m:e>
            <m:r>
              <m:t>d</m:t>
            </m:r>
          </m:e>
          <m:sub>
            <m:r>
              <m:t>i</m:t>
            </m:r>
            <m:r>
              <m:t>i</m:t>
            </m:r>
          </m:sub>
        </m:sSub>
        <m:r>
          <m:rPr>
            <m:sty m:val="p"/>
          </m:rPr>
          <m:t>=</m:t>
        </m:r>
        <m:sSub>
          <m:e>
            <m:r>
              <m:t>d</m:t>
            </m:r>
          </m:e>
          <m:sub>
            <m:r>
              <m:t>i</m:t>
            </m:r>
          </m:sub>
        </m:sSub>
      </m:oMath>
      <w:r>
        <w:t xml:space="preserve"> </w:t>
      </w:r>
      <w:r>
        <w:t xml:space="preserve">and</w:t>
      </w:r>
      <w:r>
        <w:t xml:space="preserve"> </w:t>
      </w:r>
      <m:oMath>
        <m:sSub>
          <m:e>
            <m:r>
              <m:t>e</m:t>
            </m:r>
          </m:e>
          <m:sub>
            <m:r>
              <m:t>j</m:t>
            </m:r>
            <m:r>
              <m:t>j</m:t>
            </m:r>
          </m:sub>
        </m:sSub>
        <m:r>
          <m:rPr>
            <m:sty m:val="p"/>
          </m:rPr>
          <m:t>=</m:t>
        </m:r>
        <m:sSub>
          <m:e>
            <m:r>
              <m:t>e</m:t>
            </m:r>
          </m:e>
          <m:sub>
            <m:r>
              <m:t>j</m:t>
            </m:r>
          </m:sub>
        </m:sSub>
      </m:oMath>
      <w:r>
        <w:t xml:space="preserve">),</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D</m:t>
        </m:r>
        <m:r>
          <m:rPr>
            <m:sty m:val="bi"/>
          </m:rPr>
          <m:t>E</m:t>
        </m:r>
      </m:oMath>
      <w:r>
        <w:t xml:space="preserve"> </w:t>
      </w:r>
      <w:r>
        <w:t xml:space="preserve">is</w:t>
      </w:r>
      <w:r>
        <w:t xml:space="preserve"> </w:t>
      </w:r>
      <m:oMath>
        <m:nary>
          <m:naryPr>
            <m:chr m:val="∑"/>
            <m:limLoc m:val="undOvr"/>
            <m:subHide m:val="off"/>
            <m:supHide m:val="on"/>
          </m:naryPr>
          <m:sub>
            <m:r>
              <m:t>l</m:t>
            </m:r>
          </m:sub>
          <m:sup>
            <m:r>
              <m:t>​</m:t>
            </m:r>
          </m:sup>
          <m:e>
            <m:sSub>
              <m:e>
                <m:r>
                  <m:t>d</m:t>
                </m:r>
              </m:e>
              <m:sub>
                <m:r>
                  <m:t>i</m:t>
                </m:r>
                <m:r>
                  <m:t>l</m:t>
                </m:r>
              </m:sub>
            </m:sSub>
          </m:e>
        </m:nary>
        <m:r>
          <m:t> </m:t>
        </m:r>
        <m:sSub>
          <m:e>
            <m:r>
              <m:t>e</m:t>
            </m:r>
          </m:e>
          <m:sub>
            <m:r>
              <m:t>l</m:t>
            </m:r>
            <m:r>
              <m:t>j</m:t>
            </m:r>
          </m:sub>
        </m:sSub>
      </m:oMath>
      <w:r>
        <w:t xml:space="preserve"> </w:t>
      </w:r>
      <w:r>
        <w:t xml:space="preserve">(4),</w:t>
      </w:r>
      <w:r>
        <w:t xml:space="preserve"> </w:t>
      </w:r>
      <w:r>
        <w:t xml:space="preserve">where</w:t>
      </w:r>
      <w:r>
        <w:t xml:space="preserve"> </w:t>
      </w:r>
      <m:oMath>
        <m:sSub>
          <m:e>
            <m:r>
              <m:t>d</m:t>
            </m:r>
          </m:e>
          <m:sub>
            <m:r>
              <m:t>i</m:t>
            </m:r>
            <m:r>
              <m:t>l</m:t>
            </m:r>
          </m:sub>
        </m:sSub>
        <m:r>
          <m:rPr>
            <m:sty m:val="p"/>
          </m:rPr>
          <m:t>=</m:t>
        </m:r>
        <m:r>
          <m:t>0</m:t>
        </m:r>
      </m:oMath>
      <w:r>
        <w:t xml:space="preserve"> </w:t>
      </w:r>
      <w:r>
        <w:t xml:space="preserve">unless</w:t>
      </w:r>
      <w:r>
        <w:t xml:space="preserve"> </w:t>
      </w:r>
      <m:oMath>
        <m:r>
          <m:t>l</m:t>
        </m:r>
        <m:r>
          <m:rPr>
            <m:sty m:val="p"/>
          </m:rPr>
          <m:t>=</m:t>
        </m:r>
        <m:r>
          <m:t>i</m:t>
        </m:r>
      </m:oMath>
      <w:r>
        <w:t xml:space="preserve"> </w:t>
      </w:r>
      <w:r>
        <w:t xml:space="preserve">and</w:t>
      </w:r>
      <w:r>
        <w:t xml:space="preserve"> </w:t>
      </w:r>
      <m:oMath>
        <m:sSub>
          <m:e>
            <m:r>
              <m:t>e</m:t>
            </m:r>
          </m:e>
          <m:sub>
            <m:r>
              <m:t>l</m:t>
            </m:r>
            <m:r>
              <m:t>j</m:t>
            </m:r>
          </m:sub>
        </m:sSub>
        <m:r>
          <m:rPr>
            <m:sty m:val="p"/>
          </m:rPr>
          <m:t>=</m:t>
        </m:r>
        <m:r>
          <m:t>0</m:t>
        </m:r>
      </m:oMath>
      <w:r>
        <w:t xml:space="preserve"> </w:t>
      </w:r>
      <w:r>
        <w:t xml:space="preserve">unless</w:t>
      </w:r>
      <w:r>
        <w:t xml:space="preserve"> </w:t>
      </w:r>
      <m:oMath>
        <m:r>
          <m:t>l</m:t>
        </m:r>
        <m:r>
          <m:rPr>
            <m:sty m:val="p"/>
          </m:rPr>
          <m:t>=</m:t>
        </m:r>
        <m:r>
          <m:t>j</m:t>
        </m:r>
      </m:oMath>
      <w:r>
        <w:t xml:space="preserve">.</w:t>
      </w:r>
      <w:r>
        <w:t xml:space="preserve"> </w:t>
      </w:r>
      <w:r>
        <w:t xml:space="preserve">For</w:t>
      </w:r>
      <w:r>
        <w:t xml:space="preserve"> </w:t>
      </w:r>
      <m:oMath>
        <m:r>
          <m:t>i</m:t>
        </m:r>
        <m:r>
          <m:rPr>
            <m:sty m:val="p"/>
          </m:rPr>
          <m:t>≠</m:t>
        </m:r>
        <m:r>
          <m:t>j</m:t>
        </m:r>
      </m:oMath>
      <w:r>
        <w:t xml:space="preserve"> </w:t>
      </w:r>
      <w:r>
        <w:t xml:space="preserve">no term survives, so the entry is</w:t>
      </w:r>
      <w:r>
        <w:t xml:space="preserve"> </w:t>
      </w:r>
      <m:oMath>
        <m:r>
          <m:t>0</m:t>
        </m:r>
      </m:oMath>
      <w:r>
        <w:t xml:space="preserve">;</w:t>
      </w:r>
      <w:r>
        <w:t xml:space="preserve"> </w:t>
      </w:r>
      <w:r>
        <w:t xml:space="preserve">for</w:t>
      </w:r>
      <w:r>
        <w:t xml:space="preserve"> </w:t>
      </w:r>
      <m:oMath>
        <m:r>
          <m:t>i</m:t>
        </m:r>
        <m:r>
          <m:rPr>
            <m:sty m:val="p"/>
          </m:rPr>
          <m:t>=</m:t>
        </m:r>
        <m:r>
          <m:t>j</m:t>
        </m:r>
      </m:oMath>
      <w:r>
        <w:t xml:space="preserve"> </w:t>
      </w:r>
      <w:r>
        <w:t xml:space="preserve">only</w:t>
      </w:r>
      <w:r>
        <w:t xml:space="preserve"> </w:t>
      </w:r>
      <m:oMath>
        <m:r>
          <m:t>l</m:t>
        </m:r>
        <m:r>
          <m:rPr>
            <m:sty m:val="p"/>
          </m:rPr>
          <m:t>=</m:t>
        </m:r>
        <m:r>
          <m:t>i</m:t>
        </m:r>
      </m:oMath>
      <w:r>
        <w:t xml:space="preserve"> </w:t>
      </w:r>
      <w:r>
        <w:t xml:space="preserve">survives, giving</w:t>
      </w:r>
      <w:r>
        <w:t xml:space="preserve"> </w:t>
      </w:r>
      <m:oMath>
        <m:sSub>
          <m:e>
            <m:r>
              <m:t>d</m:t>
            </m:r>
          </m:e>
          <m:sub>
            <m:r>
              <m:t>i</m:t>
            </m:r>
          </m:sub>
        </m:sSub>
        <m:r>
          <m:t> </m:t>
        </m:r>
        <m:sSub>
          <m:e>
            <m:r>
              <m:t>e</m:t>
            </m:r>
          </m:e>
          <m:sub>
            <m:r>
              <m:t>i</m:t>
            </m:r>
          </m:sub>
        </m:sSub>
      </m:oMath>
      <w:r>
        <w:t xml:space="preserve">.</w:t>
      </w:r>
      <w:r>
        <w:t xml:space="preserve"> </w:t>
      </w:r>
      <w:r>
        <w:t xml:space="preserve">So</w:t>
      </w:r>
      <w:r>
        <w:t xml:space="preserve"> </w:t>
      </w:r>
      <m:oMath>
        <m:r>
          <m:rPr>
            <m:sty m:val="bi"/>
          </m:rPr>
          <m:t>D</m:t>
        </m:r>
        <m:r>
          <m:rPr>
            <m:sty m:val="bi"/>
          </m:rPr>
          <m:t>E</m:t>
        </m:r>
        <m:r>
          <m:rPr>
            <m:sty m:val="p"/>
          </m:rPr>
          <m:t>=</m:t>
        </m:r>
        <m:r>
          <m:rPr>
            <m:sty m:val="p"/>
          </m:rPr>
          <m:t>diag</m:t>
        </m:r>
        <m:r>
          <m:rPr>
            <m:sty m:val="p"/>
          </m:rPr>
          <m:t>(</m:t>
        </m:r>
        <m:sSub>
          <m:e>
            <m:r>
              <m:t>d</m:t>
            </m:r>
          </m:e>
          <m:sub>
            <m:r>
              <m:t>1</m:t>
            </m:r>
          </m:sub>
        </m:sSub>
        <m:sSub>
          <m:e>
            <m:r>
              <m:t>e</m:t>
            </m:r>
          </m:e>
          <m:sub>
            <m:r>
              <m:t>1</m:t>
            </m:r>
          </m:sub>
        </m:sSub>
        <m:r>
          <m:rPr>
            <m:sty m:val="p"/>
          </m:rPr>
          <m:t>,</m:t>
        </m:r>
        <m:r>
          <m:rPr>
            <m:sty m:val="p"/>
          </m:rPr>
          <m:t>…</m:t>
        </m:r>
        <m:r>
          <m:rPr>
            <m:sty m:val="p"/>
          </m:rPr>
          <m:t>,</m:t>
        </m:r>
        <m:sSub>
          <m:e>
            <m:r>
              <m:t>d</m:t>
            </m:r>
          </m:e>
          <m:sub>
            <m:r>
              <m:t>p</m:t>
            </m:r>
          </m:sub>
        </m:sSub>
        <m:sSub>
          <m:e>
            <m:r>
              <m:t>e</m:t>
            </m:r>
          </m:e>
          <m:sub>
            <m:r>
              <m:t>p</m:t>
            </m:r>
          </m:sub>
        </m:sSub>
        <m:r>
          <m:rPr>
            <m:sty m:val="p"/>
          </m:rPr>
          <m:t>)</m:t>
        </m:r>
      </m:oMath>
      <w:r>
        <w:t xml:space="preserve">,</w:t>
      </w:r>
      <w:r>
        <w:t xml:space="preserve"> </w:t>
      </w:r>
      <w:r>
        <w:t xml:space="preserve">and</w:t>
      </w:r>
      <w:r>
        <w:t xml:space="preserve"> </w:t>
      </w:r>
      <w:hyperlink r:id="rId133">
        <w:r>
          <w:rPr>
            <w:rStyle w:val="Hyperlink"/>
          </w:rPr>
          <w:t xml:space="preserve">induction</w:t>
        </w:r>
      </w:hyperlink>
      <w:r>
        <w:t xml:space="preserve"> </w:t>
      </w:r>
      <w:r>
        <w:t xml:space="preserve">on</w:t>
      </w:r>
      <w:r>
        <w:t xml:space="preserve"> </w:t>
      </w:r>
      <m:oMath>
        <m:r>
          <m:t>k</m:t>
        </m:r>
      </m:oMath>
      <w:r>
        <w:t xml:space="preserve"> </w:t>
      </w:r>
      <w:r>
        <w:t xml:space="preserve">gives</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p>
      <w:pPr>
        <w:pStyle w:val="BodyText"/>
      </w:pPr>
      <w:r>
        <w:rPr>
          <w:b/>
          <w:bCs/>
        </w:rPr>
        <w:t xml:space="preserve">Powers of</w:t>
      </w:r>
      <w:r>
        <w:rPr>
          <w:b/>
          <w:bCs/>
        </w:rPr>
        <w:t xml:space="preserve"> </w:t>
      </w:r>
      <m:oMath>
        <m:r>
          <m:rPr>
            <m:sty m:val="bi"/>
          </m:rPr>
          <m:t>A</m:t>
        </m:r>
      </m:oMath>
      <w:r>
        <w:rPr>
          <w:b/>
          <w:bCs/>
        </w:rPr>
        <w:t xml:space="preserve">, by induction on</w:t>
      </w:r>
      <w:r>
        <w:rPr>
          <w:b/>
          <w:bCs/>
        </w:rPr>
        <w:t xml:space="preserve"> </w:t>
      </w:r>
      <m:oMath>
        <m:r>
          <m:t>k</m:t>
        </m:r>
      </m:oMath>
      <w:r>
        <w:rPr>
          <w:b/>
          <w:bCs/>
        </w:rPr>
        <w:t xml:space="preserve">.</w:t>
      </w:r>
      <w:r>
        <w:t xml:space="preserve"> </w:t>
      </w:r>
      <m:oMath>
        <m:r>
          <m:t>k</m:t>
        </m:r>
        <m:r>
          <m:rPr>
            <m:sty m:val="p"/>
          </m:rPr>
          <m:t>=</m:t>
        </m:r>
        <m:r>
          <m:t>1</m:t>
        </m:r>
      </m:oMath>
      <w:r>
        <w:t xml:space="preserve"> </w:t>
      </w:r>
      <w:r>
        <w:t xml:space="preserve">is the assumption. If it holds for</w:t>
      </w:r>
      <w:r>
        <w:t xml:space="preserve"> </w:t>
      </w:r>
      <m:oMath>
        <m:r>
          <m:t>k</m:t>
        </m:r>
        <m:r>
          <m:rPr>
            <m:sty m:val="p"/>
          </m:rPr>
          <m:t>−</m:t>
        </m:r>
        <m:r>
          <m:t>1</m:t>
        </m:r>
      </m:oMath>
      <w:r>
        <w:t xml:space="preserve">,</w:t>
      </w:r>
    </w:p>
    <w:p>
      <w:pPr>
        <w:pStyle w:val="BodyText"/>
      </w:pPr>
      <m:oMathPara>
        <m:oMathParaPr>
          <m:jc m:val="center"/>
        </m:oMathParaPr>
        <m:oMath>
          <m:eqArr>
            <m:e>
              <m:sSup>
                <m:e>
                  <m:r>
                    <m:rPr>
                      <m:sty m:val="bi"/>
                    </m:rPr>
                    <m:t>A</m:t>
                  </m:r>
                </m:e>
                <m:sup>
                  <m:r>
                    <m:t>k</m:t>
                  </m:r>
                </m:sup>
              </m:sSup>
              <m:r>
                <m:t>&amp;</m:t>
              </m:r>
              <m:r>
                <m:rPr>
                  <m:sty m:val="p"/>
                </m:rPr>
                <m:t>=</m:t>
              </m:r>
              <m:sSup>
                <m:e>
                  <m:r>
                    <m:rPr>
                      <m:sty m:val="bi"/>
                    </m:rPr>
                    <m:t>A</m:t>
                  </m:r>
                </m:e>
                <m:sup>
                  <m:r>
                    <m:t>k</m:t>
                  </m:r>
                  <m:r>
                    <m:rPr>
                      <m:sty m:val="p"/>
                    </m:rPr>
                    <m:t>−</m:t>
                  </m:r>
                  <m:r>
                    <m:t>1</m:t>
                  </m:r>
                </m:sup>
              </m:sSup>
              <m:r>
                <m:rPr>
                  <m:sty m:val="bi"/>
                </m:rPr>
                <m:t>A</m:t>
              </m:r>
              <m:r>
                <m:t>&amp;</m:t>
              </m:r>
              <m:r>
                <m:t>&amp;</m:t>
              </m:r>
              <m:r>
                <m:rPr>
                  <m:nor/>
                  <m:sty m:val="p"/>
                </m:rPr>
                <m:t>(</m:t>
              </m:r>
              <m:r>
                <m:rPr>
                  <m:nor/>
                  <m:sty m:val="p"/>
                </m:rPr>
                <m:t>Definition 68</m:t>
              </m:r>
              <m:r>
                <m:rPr>
                  <m:nor/>
                  <m:sty m:val="p"/>
                </m:rPr>
                <m:t>, </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A</m:t>
              </m:r>
              <m:r>
                <m:t>&amp;</m:t>
              </m:r>
              <m:r>
                <m:t>&amp;</m:t>
              </m:r>
              <m:r>
                <m:rPr>
                  <m:nor/>
                  <m:sty m:val="p"/>
                </m:rPr>
                <m:t>(induction hypothesis)</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X</m:t>
              </m:r>
              <m:r>
                <m:rPr>
                  <m:sty m:val="b"/>
                </m:rPr>
                <m:t>Λ</m:t>
              </m:r>
              <m:sSup>
                <m:e>
                  <m:r>
                    <m:rPr>
                      <m:sty m:val="bi"/>
                    </m:rPr>
                    <m:t>X</m:t>
                  </m:r>
                </m:e>
                <m:sup>
                  <m:r>
                    <m:rPr>
                      <m:sty m:val="p"/>
                    </m:rPr>
                    <m:t>−</m:t>
                  </m:r>
                  <m:r>
                    <m:t>1</m:t>
                  </m:r>
                </m:sup>
              </m:sSup>
              <m:r>
                <m:t>&amp;</m:t>
              </m:r>
              <m:r>
                <m:t>&amp;</m:t>
              </m:r>
              <m:r>
                <m:rPr>
                  <m:nor/>
                  <m:sty m:val="p"/>
                </m:rPr>
                <m:t>(the assumption)</m:t>
              </m:r>
            </m:e>
            <m:e>
              <m:r>
                <m:t>&amp;</m:t>
              </m:r>
              <m:r>
                <m:rPr>
                  <m:sty m:val="p"/>
                </m:rPr>
                <m:t>=</m:t>
              </m:r>
              <m:r>
                <m:rPr>
                  <m:sty m:val="bi"/>
                </m:rPr>
                <m:t>X</m:t>
              </m:r>
              <m:sSup>
                <m:e>
                  <m:r>
                    <m:rPr>
                      <m:sty m:val="b"/>
                    </m:rPr>
                    <m:t>Λ</m:t>
                  </m:r>
                </m:e>
                <m:sup>
                  <m:r>
                    <m:t>k</m:t>
                  </m:r>
                  <m:r>
                    <m:rPr>
                      <m:sty m:val="p"/>
                    </m:rPr>
                    <m:t>−</m:t>
                  </m:r>
                  <m:r>
                    <m:t>1</m:t>
                  </m:r>
                </m:sup>
              </m:sSup>
              <m:r>
                <m:t> </m:t>
              </m:r>
              <m:r>
                <m:rPr>
                  <m:sty m:val="p"/>
                </m:rPr>
                <m:t>(</m:t>
              </m:r>
              <m:sSup>
                <m:e>
                  <m:r>
                    <m:rPr>
                      <m:sty m:val="bi"/>
                    </m:rPr>
                    <m:t>X</m:t>
                  </m:r>
                </m:e>
                <m:sup>
                  <m:r>
                    <m:rPr>
                      <m:sty m:val="p"/>
                    </m:rPr>
                    <m:t>−</m:t>
                  </m:r>
                  <m:r>
                    <m:t>1</m:t>
                  </m:r>
                </m:sup>
              </m:sSup>
              <m:r>
                <m:rPr>
                  <m:sty m:val="bi"/>
                </m:rPr>
                <m:t>X</m:t>
              </m:r>
              <m:r>
                <m:rPr>
                  <m:sty m:val="p"/>
                </m:rPr>
                <m:t>)</m:t>
              </m:r>
              <m:r>
                <m:t> </m:t>
              </m:r>
              <m:r>
                <m:rPr>
                  <m:sty m:val="b"/>
                </m:rPr>
                <m:t>Λ</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r>
                <m:t> </m:t>
              </m:r>
              <m:sSub>
                <m:e>
                  <m:r>
                    <m:rPr>
                      <m:sty m:val="bi"/>
                    </m:rPr>
                    <m:t>I</m:t>
                  </m:r>
                </m:e>
                <m:sub>
                  <m:r>
                    <m:t>p</m:t>
                  </m:r>
                </m:sub>
              </m:sSub>
              <m:r>
                <m:t> </m:t>
              </m:r>
              <m:r>
                <m:rPr>
                  <m:sty m:val="b"/>
                </m:rPr>
                <m:t>Λ</m:t>
              </m:r>
              <m:sSup>
                <m:e>
                  <m:r>
                    <m:rPr>
                      <m:sty m:val="bi"/>
                    </m:rPr>
                    <m:t>X</m:t>
                  </m:r>
                </m:e>
                <m:sup>
                  <m:r>
                    <m:rPr>
                      <m:sty m:val="p"/>
                    </m:rPr>
                    <m:t>−</m:t>
                  </m:r>
                  <m:r>
                    <m:t>1</m:t>
                  </m:r>
                </m:sup>
              </m:sSup>
              <m:r>
                <m:t>&amp;</m:t>
              </m:r>
              <m:r>
                <m:t>&amp;</m:t>
              </m:r>
              <m:r>
                <m:rPr>
                  <m:nor/>
                  <m:sty m:val="p"/>
                </m:rPr>
                <m:t>(</m:t>
              </m:r>
              <m:r>
                <m:rPr>
                  <m:nor/>
                  <m:sty m:val="p"/>
                </m:rPr>
                <m:t>Definition 71</m:t>
              </m:r>
              <m:r>
                <m:rPr>
                  <m:nor/>
                  <m:sty m:val="p"/>
                </m:rPr>
                <m:t>)</m:t>
              </m:r>
            </m:e>
            <m:e>
              <m:r>
                <m:t>&amp;</m:t>
              </m:r>
              <m:r>
                <m:rPr>
                  <m:sty m:val="p"/>
                </m:rPr>
                <m:t>=</m:t>
              </m:r>
              <m:r>
                <m:rPr>
                  <m:sty m:val="bi"/>
                </m:rPr>
                <m:t>X</m:t>
              </m:r>
              <m:sSup>
                <m:e>
                  <m:r>
                    <m:rPr>
                      <m:sty m:val="b"/>
                    </m:rPr>
                    <m:t>Λ</m:t>
                  </m:r>
                </m:e>
                <m:sup>
                  <m:r>
                    <m:t>k</m:t>
                  </m:r>
                  <m:r>
                    <m:rPr>
                      <m:sty m:val="p"/>
                    </m:rPr>
                    <m:t>−</m:t>
                  </m:r>
                  <m:r>
                    <m:t>1</m:t>
                  </m:r>
                </m:sup>
              </m:sSup>
              <m:r>
                <m:rPr>
                  <m:sty m:val="b"/>
                </m:rPr>
                <m:t>Λ</m:t>
              </m:r>
              <m:sSup>
                <m:e>
                  <m:r>
                    <m:rPr>
                      <m:sty m:val="bi"/>
                    </m:rPr>
                    <m:t>X</m:t>
                  </m:r>
                </m:e>
                <m:sup>
                  <m:r>
                    <m:rPr>
                      <m:sty m:val="p"/>
                    </m:rPr>
                    <m:t>−</m:t>
                  </m:r>
                  <m:r>
                    <m:t>1</m:t>
                  </m:r>
                </m:sup>
              </m:sSup>
              <m:r>
                <m:t>&amp;</m:t>
              </m:r>
              <m:r>
                <m:t>&amp;</m:t>
              </m:r>
              <m:r>
                <m:rPr>
                  <m:nor/>
                  <m:sty m:val="p"/>
                </m:rPr>
                <m:t>(</m:t>
              </m:r>
              <m:r>
                <m:rPr>
                  <m:nor/>
                  <m:sty m:val="p"/>
                </m:rPr>
                <m:t>Theorem 10</m:t>
              </m:r>
              <m:r>
                <m:rPr>
                  <m:nor/>
                  <m:sty m:val="p"/>
                </m:rPr>
                <m:t>)</m:t>
              </m:r>
            </m:e>
            <m:e>
              <m:r>
                <m:t>&amp;</m:t>
              </m:r>
              <m:r>
                <m:rPr>
                  <m:sty m:val="p"/>
                </m:rPr>
                <m:t>=</m:t>
              </m:r>
              <m:r>
                <m:rPr>
                  <m:sty m:val="bi"/>
                </m:rPr>
                <m:t>X</m:t>
              </m:r>
              <m:sSup>
                <m:e>
                  <m:r>
                    <m:rPr>
                      <m:sty m:val="b"/>
                    </m:rPr>
                    <m:t>Λ</m:t>
                  </m:r>
                </m:e>
                <m:sup>
                  <m:r>
                    <m:t>k</m:t>
                  </m:r>
                </m:sup>
              </m:sSup>
              <m:sSup>
                <m:e>
                  <m:r>
                    <m:rPr>
                      <m:sty m:val="bi"/>
                    </m:rPr>
                    <m:t>X</m:t>
                  </m:r>
                </m:e>
                <m:sup>
                  <m:r>
                    <m:rPr>
                      <m:sty m:val="p"/>
                    </m:rPr>
                    <m:t>−</m:t>
                  </m:r>
                  <m:r>
                    <m:t>1</m:t>
                  </m:r>
                </m:sup>
              </m:sSup>
              <m:r>
                <m:rPr>
                  <m:sty m:val="p"/>
                </m:rPr>
                <m:t>.</m:t>
              </m:r>
              <m:r>
                <m:t>&amp;</m:t>
              </m:r>
              <m:r>
                <m:t>&amp;</m:t>
              </m:r>
              <m:r>
                <m:rPr>
                  <m:nor/>
                  <m:sty m:val="p"/>
                </m:rPr>
                <m:t>(</m:t>
              </m:r>
              <m:r>
                <m:rPr>
                  <m:nor/>
                  <m:sty m:val="p"/>
                </m:rPr>
                <m:t>Definition 68</m:t>
              </m:r>
              <m:r>
                <m:rPr>
                  <m:nor/>
                  <m:sty m:val="p"/>
                </m:rPr>
                <m:t>)</m:t>
              </m:r>
            </m:e>
          </m:eqArr>
        </m:oMath>
      </m:oMathPara>
    </w:p>
    <w:bookmarkStart w:id="594" w:name="exm-diagonalizable-powers"/>
    <w:p>
      <w:pPr>
        <w:pStyle w:val="FirstParagraph"/>
      </w:pPr>
      <w:r>
        <w:rPr>
          <w:b/>
          <w:bCs/>
        </w:rPr>
        <w:t xml:space="preserve">Example 197 (A closed form for the powers)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with</w:t>
      </w:r>
      <w:r>
        <w:t xml:space="preserve"> </w:t>
      </w:r>
      <m:oMath>
        <m:r>
          <m:rPr>
            <m:sty m:val="bi"/>
          </m:rPr>
          <m:t>X</m:t>
        </m:r>
      </m:oMath>
      <w:r>
        <w:t xml:space="preserve"> </w:t>
      </w:r>
      <w:r>
        <w:t xml:space="preserve">as in</w:t>
      </w:r>
      <w:r>
        <w:t xml:space="preserve"> </w:t>
      </w:r>
      <w:hyperlink w:anchor="exm-thm-diagonalizable">
        <w:r>
          <w:rPr>
            <w:rStyle w:val="Hyperlink"/>
          </w:rPr>
          <w:t xml:space="preserve">Example 195</w:t>
        </w:r>
      </w:hyperlink>
      <w:r>
        <w:t xml:space="preserve"> </w:t>
      </w:r>
      <w:r>
        <w:t xml:space="preserve">and</w:t>
      </w:r>
      <w:r>
        <w:t xml:space="preserve"> </w:t>
      </w:r>
      <m:oMath>
        <m:sSup>
          <m:e>
            <m:r>
              <m:rPr>
                <m:sty m:val="bi"/>
              </m:rPr>
              <m:t>X</m:t>
            </m:r>
          </m:e>
          <m:sup>
            <m:r>
              <m:rPr>
                <m:sty m:val="p"/>
              </m:rPr>
              <m:t>−</m:t>
            </m:r>
            <m:r>
              <m:t>1</m:t>
            </m:r>
          </m:sup>
        </m:sSup>
        <m:r>
          <m:rPr>
            <m:sty m:val="p"/>
          </m:rPr>
          <m:t>=</m:t>
        </m:r>
        <m:f>
          <m:fPr>
            <m:type m:val="lin"/>
          </m:fPr>
          <m:num>
            <m:r>
              <m:t>1</m:t>
            </m:r>
          </m:num>
          <m:den>
            <m:r>
              <m:t>2</m:t>
            </m:r>
          </m:den>
        </m:f>
        <m:r>
          <m:t> </m:t>
        </m:r>
        <m:r>
          <m:rPr>
            <m:sty m:val="bi"/>
          </m:rPr>
          <m:t>X</m:t>
        </m:r>
      </m:oMath>
      <w:r>
        <w:t xml:space="preserve"> </w:t>
      </w:r>
      <w:r>
        <w:t xml:space="preserve">(</w:t>
      </w:r>
      <w:hyperlink w:anchor="exm-similar">
        <w:r>
          <w:rPr>
            <w:rStyle w:val="Hyperlink"/>
          </w:rPr>
          <w:t xml:space="preserve">Example 191</w:t>
        </w:r>
      </w:hyperlink>
      <w:r>
        <w:t xml:space="preserve">),</w:t>
      </w:r>
    </w:p>
    <w:p>
      <w:pPr>
        <w:pStyle w:val="BodyText"/>
      </w:pPr>
      <m:oMathPara>
        <m:oMathParaPr>
          <m:jc m:val="center"/>
        </m:oMathParaPr>
        <m:oMath>
          <m:eqArr>
            <m:e>
              <m:sSup>
                <m:e>
                  <m:r>
                    <m:rPr>
                      <m:sty m:val="bi"/>
                    </m:rPr>
                    <m:t>A</m:t>
                  </m:r>
                </m:e>
                <m:sup>
                  <m:r>
                    <m:t>k</m:t>
                  </m:r>
                </m:sup>
              </m:sSup>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sSup>
                <m:e>
                  <m:r>
                    <m:rPr>
                      <m:sty m:val="bi"/>
                    </m:rPr>
                    <m:t>X</m:t>
                  </m:r>
                </m:e>
                <m:sup>
                  <m:r>
                    <m:rPr>
                      <m:sty m:val="p"/>
                    </m:rPr>
                    <m:t>−</m:t>
                  </m:r>
                  <m:r>
                    <m:t>1</m:t>
                  </m:r>
                </m:sup>
              </m:sSup>
              <m:r>
                <m:t>&amp;</m:t>
              </m:r>
              <m:r>
                <m:t>&amp;</m:t>
              </m:r>
              <m:r>
                <m:rPr>
                  <m:nor/>
                  <m:sty m:val="p"/>
                </m:rPr>
                <m:t>(</m:t>
              </m:r>
              <m:r>
                <m:rPr>
                  <m:nor/>
                  <m:sty m:val="p"/>
                </m:rPr>
                <m:t>Theorem 109</m:t>
              </m:r>
              <m:r>
                <m:rPr>
                  <m:nor/>
                  <m:sty m:val="p"/>
                </m:rPr>
                <m:t>)</m:t>
              </m:r>
            </m:e>
            <m:e>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r>
                <m:rPr>
                  <m:sty m:val="p"/>
                </m:rPr>
                <m:t>(</m:t>
              </m:r>
              <m:f>
                <m:fPr>
                  <m:type m:val="lin"/>
                </m:fPr>
                <m:num>
                  <m:r>
                    <m:t>1</m:t>
                  </m:r>
                </m:num>
                <m:den>
                  <m:r>
                    <m:t>2</m:t>
                  </m:r>
                </m:den>
              </m:f>
              <m:r>
                <m:t> </m:t>
              </m:r>
              <m:r>
                <m:rPr>
                  <m:sty m:val="bi"/>
                </m:rPr>
                <m:t>X</m:t>
              </m:r>
              <m:r>
                <m:rPr>
                  <m:sty m:val="p"/>
                </m:rPr>
                <m:t>)</m:t>
              </m:r>
              <m:r>
                <m:t>&amp;</m:t>
              </m:r>
              <m:r>
                <m:t>&amp;</m:t>
              </m:r>
              <m:r>
                <m:rPr>
                  <m:nor/>
                  <m:sty m:val="p"/>
                </m:rPr>
                <m:t>(substitute </m:t>
              </m:r>
              <m:sSup>
                <m:e>
                  <m:r>
                    <m:rPr>
                      <m:sty m:val="bi"/>
                    </m:rPr>
                    <m:t>X</m:t>
                  </m:r>
                </m:e>
                <m:sup>
                  <m:r>
                    <m:rPr>
                      <m:sty m:val="p"/>
                    </m:rPr>
                    <m:t>−</m:t>
                  </m:r>
                  <m:r>
                    <m:t>1</m:t>
                  </m:r>
                </m:sup>
              </m:sSup>
              <m:r>
                <m:rPr>
                  <m:nor/>
                  <m:sty m:val="p"/>
                </m:rPr>
                <m:t>)</m:t>
              </m:r>
            </m:e>
            <m:e>
              <m:r>
                <m:t>&amp;</m:t>
              </m:r>
              <m:r>
                <m:rPr>
                  <m:sty m:val="p"/>
                </m:rPr>
                <m:t>=</m:t>
              </m:r>
              <m:f>
                <m:fPr>
                  <m:type m:val="lin"/>
                </m:fPr>
                <m:num>
                  <m:r>
                    <m:t>1</m:t>
                  </m:r>
                </m:num>
                <m:den>
                  <m:r>
                    <m:t>2</m:t>
                  </m:r>
                </m:den>
              </m:f>
              <m:r>
                <m:t> </m:t>
              </m:r>
              <m:r>
                <m:rPr>
                  <m:sty m:val="bi"/>
                </m:rPr>
                <m:t>X</m:t>
              </m:r>
              <m:r>
                <m:t> </m:t>
              </m:r>
              <m:r>
                <m:rPr>
                  <m:sty m:val="p"/>
                </m:rPr>
                <m:t>diag</m:t>
              </m:r>
              <m:r>
                <m:rPr>
                  <m:sty m:val="p"/>
                </m:rPr>
                <m:t>(</m:t>
              </m:r>
              <m:sSup>
                <m:e>
                  <m:r>
                    <m:t>3</m:t>
                  </m:r>
                </m:e>
                <m:sup>
                  <m:r>
                    <m:t>k</m:t>
                  </m:r>
                </m:sup>
              </m:sSup>
              <m:r>
                <m:rPr>
                  <m:sty m:val="p"/>
                </m:rPr>
                <m:t>,</m:t>
              </m:r>
              <m:r>
                <m:t>1</m:t>
              </m:r>
              <m:r>
                <m:rPr>
                  <m:sty m:val="p"/>
                </m:rPr>
                <m:t>)</m:t>
              </m:r>
              <m:r>
                <m:t> </m:t>
              </m:r>
              <m:r>
                <m:rPr>
                  <m:sty m:val="bi"/>
                </m:rPr>
                <m:t>X</m:t>
              </m:r>
              <m:r>
                <m:t>&amp;</m:t>
              </m:r>
              <m:r>
                <m:t>&amp;</m:t>
              </m:r>
              <m:r>
                <m:rPr>
                  <m:nor/>
                  <m:sty m:val="p"/>
                </m:rPr>
                <m:t>(</m:t>
              </m:r>
              <m:r>
                <m:rPr>
                  <m:nor/>
                  <m:sty m:val="p"/>
                </m:rPr>
                <m:t>Theorem 87</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e>
                      <m:e>
                        <m:r>
                          <m:t>1</m:t>
                        </m:r>
                      </m:e>
                    </m:mr>
                    <m:mr>
                      <m:e>
                        <m:sSup>
                          <m:e>
                            <m:r>
                              <m:t>3</m:t>
                            </m:r>
                          </m:e>
                          <m:sup>
                            <m:r>
                              <m:t>k</m:t>
                            </m:r>
                          </m:sup>
                        </m:sSup>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t>
              </m:r>
              <m:r>
                <m:rPr>
                  <m:nor/>
                  <m:sty m:val="p"/>
                </m:rPr>
                <m:t>Definition 24</m:t>
              </m:r>
              <m:r>
                <m:rPr>
                  <m:nor/>
                  <m:sty m:val="p"/>
                </m:rPr>
                <m:t>, for </m:t>
              </m:r>
              <m:r>
                <m:rPr>
                  <m:sty m:val="bi"/>
                </m:rPr>
                <m:t>X</m:t>
              </m:r>
              <m:r>
                <m:t> </m:t>
              </m:r>
              <m:r>
                <m:rPr>
                  <m:sty m:val="p"/>
                </m:rPr>
                <m:t>diag</m:t>
              </m:r>
              <m:r>
                <m:rPr>
                  <m:sty m:val="p"/>
                </m:rPr>
                <m:t>(</m:t>
              </m:r>
              <m:sSup>
                <m:e>
                  <m:r>
                    <m:t>3</m:t>
                  </m:r>
                </m:e>
                <m:sup>
                  <m:r>
                    <m:t>k</m:t>
                  </m:r>
                </m:sup>
              </m:sSup>
              <m:r>
                <m:rPr>
                  <m:sty m:val="p"/>
                </m:rPr>
                <m:t>,</m:t>
              </m:r>
              <m:r>
                <m:t>1</m:t>
              </m:r>
              <m:r>
                <m:rPr>
                  <m:sty m:val="p"/>
                </m:rPr>
                <m:t>)</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r>
                          <m:rPr>
                            <m:sty m:val="p"/>
                          </m:rPr>
                          <m:t>+</m:t>
                        </m:r>
                        <m:r>
                          <m:t>1</m:t>
                        </m:r>
                      </m:e>
                      <m:e>
                        <m:sSup>
                          <m:e>
                            <m:r>
                              <m:t>3</m:t>
                            </m:r>
                          </m:e>
                          <m:sup>
                            <m:r>
                              <m:t>k</m:t>
                            </m:r>
                          </m:sup>
                        </m:sSup>
                        <m:r>
                          <m:rPr>
                            <m:sty m:val="p"/>
                          </m:rPr>
                          <m:t>−</m:t>
                        </m:r>
                        <m:r>
                          <m:t>1</m:t>
                        </m:r>
                      </m:e>
                    </m:mr>
                    <m:mr>
                      <m:e>
                        <m:sSup>
                          <m:e>
                            <m:r>
                              <m:t>3</m:t>
                            </m:r>
                          </m:e>
                          <m:sup>
                            <m:r>
                              <m:t>k</m:t>
                            </m:r>
                          </m:sup>
                        </m:sSup>
                        <m:r>
                          <m:rPr>
                            <m:sty m:val="p"/>
                          </m:rPr>
                          <m:t>−</m:t>
                        </m:r>
                        <m:r>
                          <m:t>1</m:t>
                        </m:r>
                      </m:e>
                      <m:e>
                        <m:sSup>
                          <m:e>
                            <m:r>
                              <m:t>3</m:t>
                            </m:r>
                          </m:e>
                          <m:sup>
                            <m:r>
                              <m:t>k</m:t>
                            </m:r>
                          </m:sup>
                        </m:sSup>
                        <m:r>
                          <m:rPr>
                            <m:sty m:val="p"/>
                          </m:rPr>
                          <m:t>+</m:t>
                        </m:r>
                        <m:r>
                          <m:t>1</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For</w:t>
      </w:r>
      <w:r>
        <w:t xml:space="preserve"> </w:t>
      </w:r>
      <m:oMath>
        <m:r>
          <m:t>k</m:t>
        </m:r>
        <m:r>
          <m:rPr>
            <m:sty m:val="p"/>
          </m:rPr>
          <m:t>=</m:t>
        </m:r>
        <m:r>
          <m:t>2</m:t>
        </m:r>
      </m:oMath>
      <w:r>
        <w:t xml:space="preserve"> </w:t>
      </w:r>
      <w:r>
        <w:t xml:space="preserve">this gives</w:t>
      </w:r>
      <w:r>
        <w:t xml:space="preserve"> </w:t>
      </w:r>
      <m:oMath>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10</m:t>
                  </m:r>
                </m:e>
                <m:e>
                  <m:r>
                    <m:t>8</m:t>
                  </m:r>
                </m:e>
              </m:mr>
              <m:mr>
                <m:e>
                  <m:r>
                    <m:t>8</m:t>
                  </m:r>
                </m:e>
                <m:e>
                  <m:r>
                    <m:t>10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w:r>
        <w:t xml:space="preserve">which matches</w:t>
      </w:r>
      <w:r>
        <w:t xml:space="preserve"> </w:t>
      </w:r>
      <m:oMath>
        <m:sSup>
          <m:e>
            <m:r>
              <m:rPr>
                <m:sty m:val="bi"/>
              </m:rPr>
              <m:t>A</m:t>
            </m:r>
          </m:e>
          <m:sup>
            <m:r>
              <m:t>2</m:t>
            </m:r>
          </m:sup>
        </m:sSup>
      </m:oMath>
      <w:r>
        <w:t xml:space="preserve"> </w:t>
      </w:r>
      <w:r>
        <w:t xml:space="preserve">in</w:t>
      </w:r>
      <w:r>
        <w:t xml:space="preserve"> </w:t>
      </w:r>
      <w:hyperlink w:anchor="exm-eigen-shift-power">
        <w:r>
          <w:rPr>
            <w:rStyle w:val="Hyperlink"/>
          </w:rPr>
          <w:t xml:space="preserve">Example 188</w:t>
        </w:r>
      </w:hyperlink>
      <w:r>
        <w:t xml:space="preserve">.</w:t>
      </w:r>
    </w:p>
    <w:bookmarkEnd w:id="594"/>
    <w:bookmarkEnd w:id="595"/>
    <w:bookmarkStart w:id="615" w:name="sec-cholesky"/>
    <w:p>
      <w:pPr>
        <w:pStyle w:val="Heading2"/>
      </w:pPr>
      <w:r>
        <w:t xml:space="preserve">22 Gram matrices, Schur complements and Cholesky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96" name="Picture"/>
                  <a:graphic>
                    <a:graphicData uri="http://schemas.openxmlformats.org/drawingml/2006/picture">
                      <pic:pic>
                        <pic:nvPicPr>
                          <pic:cNvPr descr="/opt/quarto/share/formats/docx/note.png" id="597"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(2024g)</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source’s eigenvalue and quadratic-form characterizations of definiteness</w:t>
            </w:r>
            <w:r>
              <w:t xml:space="preserve"> </w:t>
            </w:r>
            <w:r>
              <w:t xml:space="preserve">are covered in these notes already (</w:t>
            </w:r>
            <w:hyperlink w:anchor="thm-definite-eigenvalues">
              <w:r>
                <w:rPr>
                  <w:rStyle w:val="Hyperlink"/>
                </w:rPr>
                <w:t xml:space="preserve">Theorem 75</w:t>
              </w:r>
            </w:hyperlink>
            <w:r>
              <w:t xml:space="preserve">).</w:t>
            </w:r>
            <w:r>
              <w:t xml:space="preserve"> </w:t>
            </w:r>
            <w:r>
              <w:t xml:space="preserve">These parts of the source are left out:</w:t>
            </w:r>
          </w:p>
          <w:p>
            <w:pPr>
              <w:pStyle w:val="Compact"/>
              <w:numPr>
                <w:ilvl w:val="0"/>
                <w:numId w:val="1102"/>
              </w:numPr>
            </w:pPr>
            <w:r>
              <w:t xml:space="preserve">its covariance test, which needs probability</w:t>
            </w:r>
          </w:p>
          <w:p>
            <w:pPr>
              <w:pStyle w:val="Compact"/>
              <w:numPr>
                <w:ilvl w:val="0"/>
                <w:numId w:val="1102"/>
              </w:numPr>
            </w:pPr>
            <w:r>
              <w:t xml:space="preserve">its material on minimization</w:t>
            </w:r>
          </w:p>
          <w:p>
            <w:pPr>
              <w:pStyle w:val="Compact"/>
              <w:numPr>
                <w:ilvl w:val="0"/>
                <w:numId w:val="1102"/>
              </w:numPr>
            </w:pPr>
            <w:r>
              <w:t xml:space="preserve">its positive semidefinite version of the Schur complement test</w:t>
            </w:r>
          </w:p>
          <w:p>
            <w:pPr>
              <w:pStyle w:val="Compact"/>
              <w:numPr>
                <w:ilvl w:val="0"/>
                <w:numId w:val="1102"/>
              </w:numPr>
            </w:pPr>
            <w:r>
              <w:t xml:space="preserve">its pivot test</w:t>
            </w:r>
          </w:p>
          <w:p>
            <w:pPr>
              <w:pStyle w:val="Compact"/>
              <w:numPr>
                <w:ilvl w:val="0"/>
                <w:numId w:val="1102"/>
              </w:numPr>
            </w:pPr>
            <w:r>
              <w:t xml:space="preserve">its Hadamard-product</w:t>
            </w:r>
            <w:r>
              <w:t xml:space="preserve"> </w:t>
            </w:r>
            <w:r>
              <w:t xml:space="preserve">“Schur lemma”</w:t>
            </w:r>
          </w:p>
          <w:p>
            <w:pPr>
              <w:pStyle w:val="Compact"/>
              <w:numPr>
                <w:ilvl w:val="0"/>
                <w:numId w:val="1102"/>
              </w:numPr>
            </w:pPr>
            <w:r>
              <w:t xml:space="preserve">its notes on the LU factorization and computational cost</w:t>
            </w:r>
          </w:p>
          <w:p>
            <w:pPr>
              <w:pStyle w:val="FirstParagraph"/>
            </w:pPr>
            <w:pPr>
              <w:spacing w:after="16"/>
            </w:pPr>
            <w:r>
              <w:t xml:space="preserve">The source leaves the Schur complement test unproved;</w:t>
            </w:r>
            <w:r>
              <w:t xml:space="preserve"> </w:t>
            </w:r>
            <w:r>
              <w:t xml:space="preserve">it is proved here from a block expansion of the quadratic form,</w:t>
            </w:r>
            <w:r>
              <w:t xml:space="preserve"> </w:t>
            </w:r>
            <w:r>
              <w:t xml:space="preserve">and the Cholesky factorization is derived from it.</w:t>
            </w:r>
          </w:p>
          <w:p/>
        </w:tc>
      </w:tr>
    </w:tbl>
    <w:bookmarkStart w:id="598" w:name="thm-pd-gram"/>
    <w:p>
      <w:pPr>
        <w:pStyle w:val="BodyText"/>
      </w:pPr>
      <w:r>
        <w:rPr>
          <w:b/>
          <w:bCs/>
        </w:rPr>
        <w:t xml:space="preserve">Theorem 110 (Definite matrices are Gram matrices)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p>
    <w:p>
      <w:pPr>
        <w:pStyle w:val="Compact"/>
        <w:numPr>
          <w:ilvl w:val="0"/>
          <w:numId w:val="1103"/>
        </w:numPr>
      </w:pPr>
      <m:oMath>
        <m:r>
          <m:rPr>
            <m:sty m:val="bi"/>
          </m:rPr>
          <m:t>A</m:t>
        </m:r>
      </m:oMath>
      <w:r>
        <w:t xml:space="preserve"> </w:t>
      </w:r>
      <w:r>
        <w:t xml:space="preserve">is positive semidefinite (</w:t>
      </w:r>
      <w:hyperlink w:anchor="def-positive-semidefinite">
        <w:r>
          <w:rPr>
            <w:rStyle w:val="Hyperlink"/>
          </w:rPr>
          <w:t xml:space="preserve">Definition 85</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columns.</w:t>
      </w:r>
    </w:p>
    <w:p>
      <w:pPr>
        <w:pStyle w:val="Compact"/>
        <w:numPr>
          <w:ilvl w:val="0"/>
          <w:numId w:val="1103"/>
        </w:numPr>
      </w:pPr>
      <m:oMath>
        <m:r>
          <m:rPr>
            <m:sty m:val="bi"/>
          </m:rPr>
          <m:t>A</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linearly independent columns.</w:t>
      </w:r>
    </w:p>
    <w:bookmarkEnd w:id="598"/>
    <w:p>
      <w:pPr>
        <w:pStyle w:val="FirstParagraph"/>
      </w:pPr>
      <w:r>
        <w:rPr>
          <w:i/>
          <w:iCs/>
        </w:rPr>
        <w:t xml:space="preserve">Proof</w:t>
      </w:r>
      <w:r>
        <w:t xml:space="preserve">. </w:t>
      </w:r>
      <w:r>
        <w:rPr>
          <w:b/>
          <w:bCs/>
        </w:rPr>
        <w:t xml:space="preserve">If</w:t>
      </w:r>
      <w:r>
        <w:rPr>
          <w:b/>
          <w:bCs/>
        </w:rPr>
        <w:t xml:space="preserve"> </w:t>
      </w:r>
      <m:oMath>
        <m:r>
          <m:rPr>
            <m:sty m:val="bi"/>
          </m:rPr>
          <m:t>A</m:t>
        </m:r>
        <m:r>
          <m:rPr>
            <m:sty m:val="p"/>
          </m:rPr>
          <m:t>=</m:t>
        </m:r>
        <m:sSup>
          <m:e>
            <m:r>
              <m:rPr>
                <m:sty m:val="bi"/>
              </m:rPr>
              <m:t>B</m:t>
            </m:r>
          </m:e>
          <m:sup>
            <m:r>
              <m:rPr>
                <m:sty m:val="p"/>
              </m:rPr>
              <m:t>⊤</m:t>
            </m:r>
          </m:sup>
        </m:sSup>
        <m:r>
          <m:rPr>
            <m:sty m:val="bi"/>
          </m:rPr>
          <m:t>B</m:t>
        </m:r>
      </m:oMath>
      <w:r>
        <w:rPr>
          <w:b/>
          <w:bCs/>
        </w:rPr>
        <w:t xml:space="preserve">.</w:t>
      </w:r>
      <w:r>
        <w:t xml:space="preserve"> </w:t>
      </w:r>
      <m:oMath>
        <m:r>
          <m:rPr>
            <m:sty m:val="bi"/>
          </m:rPr>
          <m:t>A</m:t>
        </m:r>
      </m:oMath>
      <w:r>
        <w:t xml:space="preserve"> </w:t>
      </w:r>
      <w:r>
        <w:t xml:space="preserve">is symmetric, since</w:t>
      </w:r>
    </w:p>
    <w:p>
      <w:pPr>
        <w:pStyle w:val="BodyText"/>
      </w:pPr>
      <m:oMathPara>
        <m:oMathParaPr>
          <m:jc m:val="center"/>
        </m:oMathParaPr>
        <m:oMath>
          <m:eqArr>
            <m:e>
              <m:sSup>
                <m:e>
                  <m:r>
                    <m:rPr>
                      <m:sty m:val="p"/>
                    </m:rPr>
                    <m:t>(</m:t>
                  </m:r>
                  <m:sSup>
                    <m:e>
                      <m:r>
                        <m:rPr>
                          <m:sty m:val="bi"/>
                        </m:rPr>
                        <m:t>B</m:t>
                      </m:r>
                    </m:e>
                    <m:sup>
                      <m:r>
                        <m:rPr>
                          <m:sty m:val="p"/>
                        </m:rPr>
                        <m:t>⊤</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B</m:t>
                      </m:r>
                    </m:e>
                    <m:sup>
                      <m:r>
                        <m:rPr>
                          <m:sty m:val="p"/>
                        </m:rPr>
                        <m:t>⊤</m:t>
                      </m:r>
                    </m:sup>
                  </m:sSup>
                  <m:r>
                    <m:rPr>
                      <m:sty m:val="p"/>
                    </m:rPr>
                    <m:t>)</m:t>
                  </m:r>
                </m:e>
                <m:sup>
                  <m:r>
                    <m:rPr>
                      <m:sty m:val="p"/>
                    </m:rPr>
                    <m:t>⊤</m:t>
                  </m:r>
                </m:sup>
              </m:sSup>
            </m:e>
            <m:e>
              <m:r>
                <m:t>&amp;</m:t>
              </m:r>
              <m:r>
                <m:rPr>
                  <m:sty m:val="p"/>
                </m:rPr>
                <m:t>=</m:t>
              </m:r>
              <m:sSup>
                <m:e>
                  <m:r>
                    <m:rPr>
                      <m:sty m:val="bi"/>
                    </m:rPr>
                    <m:t>B</m:t>
                  </m:r>
                </m:e>
                <m:sup>
                  <m:r>
                    <m:rPr>
                      <m:sty m:val="p"/>
                    </m:rPr>
                    <m:t>⊤</m:t>
                  </m:r>
                </m:sup>
              </m:sSup>
              <m:r>
                <m:rPr>
                  <m:sty m:val="bi"/>
                </m:rPr>
                <m:t>B</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For any</w:t>
      </w:r>
      <w:r>
        <w:t xml:space="preserve"> </w:t>
      </w:r>
      <m:oMath>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sSup>
                <m:e>
                  <m:acc>
                    <m:accPr>
                      <m:chr m:val="̃"/>
                    </m:accPr>
                    <m:e>
                      <m:r>
                        <m:t>x</m:t>
                      </m:r>
                    </m:e>
                  </m:acc>
                </m:e>
                <m:sup>
                  <m:r>
                    <m:rPr>
                      <m:sty m:val="p"/>
                    </m:rPr>
                    <m:t>⊤</m:t>
                  </m:r>
                </m:sup>
              </m:sSup>
              <m:r>
                <m:t> </m:t>
              </m:r>
              <m:sSup>
                <m:e>
                  <m:r>
                    <m:rPr>
                      <m:sty m:val="bi"/>
                    </m:rPr>
                    <m:t>B</m:t>
                  </m:r>
                </m:e>
                <m:sup>
                  <m:r>
                    <m:rPr>
                      <m:sty m:val="p"/>
                    </m:rPr>
                    <m:t>⊤</m:t>
                  </m:r>
                </m:sup>
              </m:sSup>
              <m:r>
                <m:t> </m:t>
              </m:r>
              <m:r>
                <m:rPr>
                  <m:sty m:val="bi"/>
                </m:rPr>
                <m:t>B</m:t>
              </m:r>
              <m:acc>
                <m:accPr>
                  <m:chr m:val="̃"/>
                </m:accPr>
                <m:e>
                  <m:r>
                    <m:t>x</m:t>
                  </m:r>
                </m:e>
              </m:acc>
              <m:r>
                <m:t>&amp;</m:t>
              </m:r>
              <m:r>
                <m:t>&amp;</m:t>
              </m:r>
              <m:r>
                <m:rPr>
                  <m:nor/>
                  <m:sty m:val="p"/>
                </m:rPr>
                <m:t>(substitute </m:t>
              </m:r>
              <m:r>
                <m:rPr>
                  <m:sty m:val="bi"/>
                </m:rPr>
                <m:t>A</m:t>
              </m:r>
              <m:r>
                <m:rPr>
                  <m:nor/>
                  <m:sty m:val="p"/>
                </m:rPr>
                <m:t>)</m:t>
              </m:r>
            </m:e>
            <m:e>
              <m:r>
                <m:t>&amp;</m:t>
              </m:r>
              <m:r>
                <m:rPr>
                  <m:sty m:val="p"/>
                </m:rPr>
                <m:t>=</m:t>
              </m:r>
              <m:sSup>
                <m:e>
                  <m:r>
                    <m:rPr>
                      <m:sty m:val="p"/>
                    </m:rPr>
                    <m:t>(</m:t>
                  </m:r>
                  <m:r>
                    <m:rPr>
                      <m:sty m:val="bi"/>
                    </m:rPr>
                    <m:t>B</m:t>
                  </m:r>
                  <m:acc>
                    <m:accPr>
                      <m:chr m:val="̃"/>
                    </m:accPr>
                    <m:e>
                      <m:r>
                        <m:t>x</m:t>
                      </m:r>
                    </m:e>
                  </m:acc>
                  <m:r>
                    <m:rPr>
                      <m:sty m:val="p"/>
                    </m:rPr>
                    <m:t>)</m:t>
                  </m:r>
                </m:e>
                <m:sup>
                  <m:r>
                    <m:rPr>
                      <m:sty m:val="p"/>
                    </m:rPr>
                    <m:t>⊤</m:t>
                  </m:r>
                </m:sup>
              </m:sSup>
              <m:r>
                <m:t> </m:t>
              </m:r>
              <m:r>
                <m:rPr>
                  <m:sty m:val="p"/>
                </m:rPr>
                <m:t>(</m:t>
              </m:r>
              <m:r>
                <m:rPr>
                  <m:sty m:val="bi"/>
                </m:rPr>
                <m:t>B</m:t>
              </m:r>
              <m:acc>
                <m:accPr>
                  <m:chr m:val="̃"/>
                </m:accPr>
                <m:e>
                  <m:r>
                    <m:t>x</m:t>
                  </m:r>
                </m:e>
              </m:acc>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m:t>
              </m:r>
              <m:r>
                <m:t>​</m:t>
              </m:r>
              <m:d>
                <m:dPr>
                  <m:begChr m:val="∥"/>
                  <m:sepChr m:val=""/>
                  <m:endChr m:val="∥"/>
                  <m:grow/>
                </m:dPr>
                <m:e>
                  <m:r>
                    <m:rPr>
                      <m:sty m:val="bi"/>
                    </m:rPr>
                    <m:t>B</m:t>
                  </m:r>
                  <m:acc>
                    <m:accPr>
                      <m:chr m:val="̃"/>
                    </m:accPr>
                    <m:e>
                      <m:r>
                        <m:t>x</m:t>
                      </m:r>
                    </m:e>
                  </m:acc>
                </m:e>
              </m:d>
              <m:sSup>
                <m:e>
                  <m:r>
                    <m:t>​</m:t>
                  </m:r>
                </m:e>
                <m:sup>
                  <m:r>
                    <m:t>2</m:t>
                  </m:r>
                </m:sup>
              </m:sSup>
              <m:r>
                <m:t>&amp;</m:t>
              </m:r>
              <m:r>
                <m:t>&amp;</m:t>
              </m:r>
              <m:r>
                <m:rPr>
                  <m:nor/>
                  <m:sty m:val="p"/>
                </m:rPr>
                <m:t>(</m:t>
              </m:r>
              <m:r>
                <m:rPr>
                  <m:nor/>
                  <m:sty m:val="p"/>
                </m:rPr>
                <m:t>Equation 2</m:t>
              </m:r>
              <m:r>
                <m:rPr>
                  <m:nor/>
                  <m:sty m:val="p"/>
                </m:rPr>
                <m:t>, squared)</m:t>
              </m:r>
            </m:e>
            <m:e>
              <m:r>
                <m:t>&amp;</m:t>
              </m:r>
              <m:r>
                <m:rPr>
                  <m:sty m:val="p"/>
                </m:rPr>
                <m:t>≥</m:t>
              </m:r>
              <m:r>
                <m:t>0</m:t>
              </m:r>
              <m:r>
                <m:rPr>
                  <m:sty m:val="p"/>
                </m:rPr>
                <m:t>.</m:t>
              </m:r>
              <m:r>
                <m:t>&amp;</m:t>
              </m:r>
              <m:r>
                <m:t>&amp;</m:t>
              </m:r>
              <m:r>
                <m:rPr>
                  <m:nor/>
                  <m:sty m:val="p"/>
                </m:rPr>
                <m:t>(</m:t>
              </m:r>
              <m:r>
                <m:rPr>
                  <m:nor/>
                  <m:sty m:val="p"/>
                </m:rPr>
                <m:t>Theorem 53</m:t>
              </m:r>
              <m:r>
                <m:rPr>
                  <m:nor/>
                  <m:sty m:val="p"/>
                </m:rPr>
                <m:t>)</m:t>
              </m:r>
            </m:e>
          </m:eqArr>
        </m:oMath>
      </m:oMathPara>
    </w:p>
    <w:p>
      <w:pPr>
        <w:pStyle w:val="FirstParagraph"/>
      </w:pPr>
      <w:r>
        <w:t xml:space="preserve">If the columns of</w:t>
      </w:r>
      <w:r>
        <w:t xml:space="preserve"> </w:t>
      </w:r>
      <m:oMath>
        <m:r>
          <m:rPr>
            <m:sty m:val="bi"/>
          </m:rPr>
          <m:t>B</m:t>
        </m:r>
      </m:oMath>
      <w:r>
        <w:t xml:space="preserve"> </w:t>
      </w:r>
      <w:r>
        <w:t xml:space="preserve">are linearly independent,</w:t>
      </w:r>
      <w:r>
        <w:t xml:space="preserve"> </w:t>
      </w:r>
      <w:r>
        <w:t xml:space="preserve">then</w:t>
      </w:r>
      <w:r>
        <w:t xml:space="preserve"> </w:t>
      </w:r>
      <m:oMath>
        <m:r>
          <m:rPr>
            <m:scr m:val="script"/>
            <m:sty m:val="p"/>
          </m:rPr>
          <m:t>N</m:t>
        </m:r>
        <m:r>
          <m:rPr>
            <m:sty m:val="p"/>
          </m:rPr>
          <m:t>(</m:t>
        </m:r>
        <m:r>
          <m:rPr>
            <m:sty m:val="bi"/>
          </m:rPr>
          <m:t>B</m:t>
        </m:r>
        <m:r>
          <m:rPr>
            <m:sty m:val="p"/>
          </m:rPr>
          <m:t>)</m:t>
        </m:r>
        <m:r>
          <m:rPr>
            <m:sty m:val="p"/>
          </m:rPr>
          <m:t>=</m:t>
        </m:r>
        <m:r>
          <m:t>​</m:t>
        </m:r>
        <m:d>
          <m:dPr>
            <m:begChr m:val="{"/>
            <m:sepChr m:val=""/>
            <m:endChr m:val="}"/>
            <m:grow/>
          </m:dPr>
          <m:e>
            <m:acc>
              <m:accPr>
                <m:chr m:val="̃"/>
              </m:accPr>
              <m:e>
                <m:r>
                  <m:t>0</m:t>
                </m:r>
              </m:e>
            </m:acc>
          </m:e>
        </m:d>
        <m:r>
          <m:t>​</m:t>
        </m:r>
      </m:oMath>
      <w:r>
        <w:t xml:space="preserve"> </w:t>
      </w:r>
      <w:r>
        <w:t xml:space="preserve">(</w:t>
      </w:r>
      <m:oMath>
        <m:r>
          <m:rPr>
            <m:sty m:val="bi"/>
          </m:rPr>
          <m:t>B</m:t>
        </m:r>
        <m:acc>
          <m:accPr>
            <m:chr m:val="̃"/>
          </m:accPr>
          <m:e>
            <m:r>
              <m:t>x</m:t>
            </m:r>
          </m:e>
        </m:acc>
      </m:oMath>
      <w:r>
        <w:t xml:space="preserve"> </w:t>
      </w:r>
      <w:r>
        <w:t xml:space="preserve">is the combination of the columns with coefficients</w:t>
      </w:r>
      <w:r>
        <w:t xml:space="preserve"> </w:t>
      </w:r>
      <m:oMath>
        <m:sSub>
          <m:e>
            <m:r>
              <m:t>x</m:t>
            </m:r>
          </m:e>
          <m:sub>
            <m:r>
              <m:t>j</m:t>
            </m:r>
          </m:sub>
        </m:sSub>
      </m:oMath>
      <w:r>
        <w:t xml:space="preserve">,</w:t>
      </w:r>
      <w:r>
        <w:t xml:space="preserve"> </w:t>
      </w:r>
      <w:hyperlink w:anchor="thm-matvec-columns">
        <w:r>
          <w:rPr>
            <w:rStyle w:val="Hyperlink"/>
          </w:rPr>
          <w:t xml:space="preserve">Theorem 22</w:t>
        </w:r>
      </w:hyperlink>
      <w:r>
        <w:t xml:space="preserve">,</w:t>
      </w:r>
      <w:r>
        <w:t xml:space="preserve"> </w:t>
      </w:r>
      <w:r>
        <w:t xml:space="preserve">and only the zero combination is</w:t>
      </w:r>
      <w:r>
        <w:t xml:space="preserve"> </w:t>
      </w:r>
      <m:oMath>
        <m:acc>
          <m:accPr>
            <m:chr m:val="̃"/>
          </m:accPr>
          <m:e>
            <m:r>
              <m:t>0</m:t>
            </m:r>
          </m:e>
        </m:acc>
      </m:oMath>
      <w:r>
        <w:t xml:space="preserve">,</w:t>
      </w:r>
      <w:r>
        <w:t xml:space="preserve"> </w:t>
      </w:r>
      <w:hyperlink w:anchor="def-linearly-independent">
        <w:r>
          <w:rPr>
            <w:rStyle w:val="Hyperlink"/>
          </w:rPr>
          <w:t xml:space="preserve">Definition 37</w:t>
        </w:r>
      </w:hyperlink>
      <w:r>
        <w:t xml:space="preserve">),</w:t>
      </w:r>
      <w:r>
        <w:t xml:space="preserve"> </w:t>
      </w:r>
      <w:r>
        <w:t xml:space="preserve">so for</w:t>
      </w:r>
      <w:r>
        <w:t xml:space="preserve"> </w:t>
      </w:r>
      <m:oMath>
        <m:acc>
          <m:accPr>
            <m:chr m:val="̃"/>
          </m:accPr>
          <m:e>
            <m:r>
              <m:t>x</m:t>
            </m:r>
          </m:e>
        </m:acc>
        <m:r>
          <m:rPr>
            <m:sty m:val="p"/>
          </m:rPr>
          <m:t>≠</m:t>
        </m:r>
        <m:acc>
          <m:accPr>
            <m:chr m:val="̃"/>
          </m:accPr>
          <m:e>
            <m:r>
              <m:t>0</m:t>
            </m:r>
          </m:e>
        </m:acc>
      </m:oMath>
      <w:r>
        <w:t xml:space="preserve">,</w:t>
      </w:r>
      <w:r>
        <w:t xml:space="preserve"> </w:t>
      </w:r>
      <m:oMath>
        <m:r>
          <m:rPr>
            <m:sty m:val="bi"/>
          </m:rPr>
          <m:t>B</m:t>
        </m:r>
        <m:acc>
          <m:accPr>
            <m:chr m:val="̃"/>
          </m:accPr>
          <m:e>
            <m:r>
              <m:t>x</m:t>
            </m:r>
          </m:e>
        </m:acc>
        <m:r>
          <m:rPr>
            <m:sty m:val="p"/>
          </m:rPr>
          <m:t>≠</m:t>
        </m:r>
        <m:acc>
          <m:accPr>
            <m:chr m:val="̃"/>
          </m:accPr>
          <m:e>
            <m:r>
              <m:t>0</m:t>
            </m:r>
          </m:e>
        </m:acc>
      </m:oMath>
      <w:r>
        <w:t xml:space="preserve"> </w:t>
      </w:r>
      <w:r>
        <w:t xml:space="preserve">and</w:t>
      </w:r>
      <w:r>
        <w:t xml:space="preserve"> </w:t>
      </w:r>
      <m:oMath>
        <m:r>
          <m:t>​</m:t>
        </m:r>
        <m:d>
          <m:dPr>
            <m:begChr m:val="∥"/>
            <m:sepChr m:val=""/>
            <m:endChr m:val="∥"/>
            <m:grow/>
          </m:dPr>
          <m:e>
            <m:r>
              <m:rPr>
                <m:sty m:val="bi"/>
              </m:rPr>
              <m:t>B</m:t>
            </m:r>
            <m:acc>
              <m:accPr>
                <m:chr m:val="̃"/>
              </m:accPr>
              <m:e>
                <m:r>
                  <m:t>x</m:t>
                </m:r>
              </m:e>
            </m:acc>
          </m:e>
        </m:d>
        <m:sSup>
          <m:e>
            <m:r>
              <m:t>​</m:t>
            </m:r>
          </m:e>
          <m:sup>
            <m:r>
              <m:t>2</m:t>
            </m:r>
          </m:sup>
        </m:sSup>
        <m:r>
          <m:rPr>
            <m:sty m:val="p"/>
          </m:rPr>
          <m:t>&gt;</m:t>
        </m:r>
        <m:r>
          <m:t>0</m:t>
        </m:r>
      </m:oMath>
      <w:r>
        <w:t xml:space="preserve"> </w:t>
      </w:r>
      <w:r>
        <w:t xml:space="preserve">(</w:t>
      </w:r>
      <w:hyperlink w:anchor="thm-norm-properties">
        <w:r>
          <w:rPr>
            <w:rStyle w:val="Hyperlink"/>
          </w:rPr>
          <w:t xml:space="preserve">Theorem 53</w:t>
        </w:r>
      </w:hyperlink>
      <w:r>
        <w:t xml:space="preserve">, part 1).</w:t>
      </w:r>
    </w:p>
    <w:p>
      <w:pPr>
        <w:pStyle w:val="BodyText"/>
      </w:pPr>
      <w:r>
        <w:rPr>
          <w:b/>
          <w:bCs/>
        </w:rPr>
        <w:t xml:space="preserve">Only if.</w:t>
      </w:r>
      <w:r>
        <w:t xml:space="preserve"> </w:t>
      </w:r>
      <w:r>
        <w:t xml:space="preserve">Let</w:t>
      </w:r>
      <w:r>
        <w:t xml:space="preserve"> </w:t>
      </w:r>
      <m:oMath>
        <m:r>
          <m:rPr>
            <m:sty m:val="bi"/>
          </m:rPr>
          <m:t>A</m:t>
        </m:r>
      </m:oMath>
      <w:r>
        <w:t xml:space="preserve"> </w:t>
      </w:r>
      <w:r>
        <w:t xml:space="preserve">be positive semidefinite.</w:t>
      </w:r>
      <w:r>
        <w:t xml:space="preserve"> </w:t>
      </w:r>
      <w:r>
        <w:t xml:space="preserve">It is symmetric, so</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thm-spectral">
        <w:r>
          <w:rPr>
            <w:rStyle w:val="Hyperlink"/>
          </w:rPr>
          <w:t xml:space="preserve">Theorem 72</w:t>
        </w:r>
      </w:hyperlink>
      <w:r>
        <w:t xml:space="preserve">),</w:t>
      </w:r>
      <w:r>
        <w:t xml:space="preserve"> </w:t>
      </w:r>
      <w:r>
        <w:t xml:space="preserve">and every</w:t>
      </w:r>
      <w:r>
        <w:t xml:space="preserve"> </w:t>
      </w:r>
      <m:oMath>
        <m:sSub>
          <m:e>
            <m:r>
              <m:t>λ</m:t>
            </m:r>
          </m:e>
          <m:sub>
            <m:r>
              <m:t>i</m:t>
            </m:r>
          </m:sub>
        </m:sSub>
        <m:r>
          <m:rPr>
            <m:sty m:val="p"/>
          </m:rPr>
          <m:t>≥</m:t>
        </m:r>
        <m:r>
          <m:t>0</m:t>
        </m:r>
      </m:oMath>
      <w:r>
        <w:t xml:space="preserve"> </w:t>
      </w:r>
      <w:r>
        <w:t xml:space="preserve">(</w:t>
      </w:r>
      <w:hyperlink w:anchor="thm-definite-eigenvalues">
        <w:r>
          <w:rPr>
            <w:rStyle w:val="Hyperlink"/>
          </w:rPr>
          <w:t xml:space="preserve">Theorem 75</w:t>
        </w:r>
      </w:hyperlink>
      <w:r>
        <w:t xml:space="preserve">).</w:t>
      </w:r>
      <w:r>
        <w:t xml:space="preserve"> </w:t>
      </w:r>
      <w:r>
        <w:t xml:space="preserve">Let</w:t>
      </w:r>
      <w:r>
        <w:t xml:space="preserve"> </w:t>
      </w:r>
      <m:oMath>
        <m:sSup>
          <m:e>
            <m:r>
              <m:rPr>
                <m:sty m:val="b"/>
              </m:rPr>
              <m:t>Λ</m:t>
            </m:r>
          </m:e>
          <m:sup>
            <m:r>
              <m:t>1</m:t>
            </m:r>
            <m:r>
              <m:rPr>
                <m:sty m:val="p"/>
              </m:rPr>
              <m:t>/</m:t>
            </m:r>
            <m:r>
              <m:t>2</m:t>
            </m:r>
          </m:sup>
        </m:sSup>
        <m:limUpp>
          <m:e>
            <m:r>
              <m:rPr>
                <m:sty m:val="p"/>
              </m:rPr>
              <m:t>=</m:t>
            </m:r>
          </m:e>
          <m:lim>
            <m:r>
              <m:rPr>
                <m:nor/>
                <m:sty m:val="p"/>
              </m:rPr>
              <m:t>def</m:t>
            </m:r>
          </m:lim>
        </m:limUpp>
        <m:r>
          <m:rPr>
            <m:sty m:val="p"/>
          </m:rPr>
          <m:t>diag</m:t>
        </m:r>
        <m:r>
          <m:rPr>
            <m:sty m:val="p"/>
          </m:rPr>
          <m:t>(</m:t>
        </m:r>
        <m:rad>
          <m:radPr>
            <m:degHide m:val="on"/>
          </m:radPr>
          <m:deg/>
          <m:e>
            <m:sSub>
              <m:e>
                <m:r>
                  <m:t>λ</m:t>
                </m:r>
              </m:e>
              <m:sub>
                <m:r>
                  <m:t>1</m:t>
                </m:r>
              </m:sub>
            </m:sSub>
          </m:e>
        </m:rad>
        <m:r>
          <m:rPr>
            <m:sty m:val="p"/>
          </m:rPr>
          <m:t>,</m:t>
        </m:r>
        <m:r>
          <m:rPr>
            <m:sty m:val="p"/>
          </m:rPr>
          <m:t>…</m:t>
        </m:r>
        <m:r>
          <m:rPr>
            <m:sty m:val="p"/>
          </m:rPr>
          <m:t>,</m:t>
        </m:r>
        <m:rad>
          <m:radPr>
            <m:degHide m:val="on"/>
          </m:radPr>
          <m:deg/>
          <m:e>
            <m:sSub>
              <m:e>
                <m:r>
                  <m:t>λ</m:t>
                </m:r>
              </m:e>
              <m:sub>
                <m:r>
                  <m:t>p</m:t>
                </m:r>
              </m:sub>
            </m:sSub>
          </m:e>
        </m:rad>
        <m:r>
          <m:rPr>
            <m:sty m:val="p"/>
          </m:rPr>
          <m:t>)</m:t>
        </m:r>
      </m:oMath>
      <w:r>
        <w:t xml:space="preserve">,</w:t>
      </w:r>
      <w:r>
        <w:t xml:space="preserve"> </w:t>
      </w:r>
      <w:r>
        <w:t xml:space="preserve">which is symmetric, with</w:t>
      </w:r>
      <w:r>
        <w:t xml:space="preserve"> </w:t>
      </w:r>
      <m:oMath>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oMath>
      <w:r>
        <w:t xml:space="preserve"> </w:t>
      </w:r>
      <w:r>
        <w:t xml:space="preserve">(the product of diagonal matrices multiplies their diagonals, as in the proof of</w:t>
      </w:r>
      <w:r>
        <w:t xml:space="preserve"> </w:t>
      </w:r>
      <w:hyperlink w:anchor="thm-diagonalizable-powers">
        <w:r>
          <w:rPr>
            <w:rStyle w:val="Hyperlink"/>
          </w:rPr>
          <w:t xml:space="preserve">Theorem 109</w:t>
        </w:r>
      </w:hyperlink>
      <w:r>
        <w:t xml:space="preserve">),</w:t>
      </w:r>
      <w:r>
        <w:t xml:space="preserve"> </w:t>
      </w:r>
      <w:r>
        <w:t xml:space="preserve">and let</w:t>
      </w:r>
      <w:r>
        <w:t xml:space="preserve"> </w:t>
      </w:r>
      <m:oMath>
        <m:r>
          <m:rPr>
            <m:sty m:val="bi"/>
          </m:rPr>
          <m:t>B</m:t>
        </m:r>
        <m:limUpp>
          <m:e>
            <m:r>
              <m:rPr>
                <m:sty m:val="p"/>
              </m:rPr>
              <m:t>=</m:t>
            </m:r>
          </m:e>
          <m:lim>
            <m:r>
              <m:rPr>
                <m:nor/>
                <m:sty m:val="p"/>
              </m:rPr>
              <m:t>def</m:t>
            </m:r>
          </m:lim>
        </m:limUpp>
        <m:sSup>
          <m:e>
            <m:r>
              <m:rPr>
                <m:sty m:val="b"/>
              </m:rPr>
              <m:t>Λ</m:t>
            </m:r>
          </m:e>
          <m:sup>
            <m:r>
              <m:t>1</m:t>
            </m:r>
            <m:r>
              <m:rPr>
                <m:sty m:val="p"/>
              </m:rPr>
              <m:t>/</m:t>
            </m:r>
            <m:r>
              <m:t>2</m:t>
            </m:r>
          </m:sup>
        </m:sSup>
        <m:sSup>
          <m:e>
            <m:r>
              <m:rPr>
                <m:sty m:val="bi"/>
              </m:rPr>
              <m:t>Q</m:t>
            </m:r>
          </m:e>
          <m:sup>
            <m:r>
              <m:rPr>
                <m:sty m:val="p"/>
              </m:rPr>
              <m:t>⊤</m:t>
            </m:r>
          </m:sup>
        </m:sSup>
      </m:oMath>
      <w:r>
        <w:t xml:space="preserve">. Then</w:t>
      </w:r>
    </w:p>
    <w:p>
      <w:pPr>
        <w:pStyle w:val="BodyText"/>
      </w:pPr>
      <m:oMathPara>
        <m:oMathParaPr>
          <m:jc m:val="center"/>
        </m:oMathParaPr>
        <m:oMath>
          <m:eqArr>
            <m:e>
              <m:sSup>
                <m:e>
                  <m:r>
                    <m:rPr>
                      <m:sty m:val="bi"/>
                    </m:rPr>
                    <m:t>B</m:t>
                  </m:r>
                </m:e>
                <m:sup>
                  <m:r>
                    <m:rPr>
                      <m:sty m:val="p"/>
                    </m:rPr>
                    <m:t>⊤</m:t>
                  </m:r>
                </m:sup>
              </m:sSup>
              <m:r>
                <m:rPr>
                  <m:sty m:val="bi"/>
                </m:rPr>
                <m:t>B</m:t>
              </m:r>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p"/>
                    </m:rPr>
                    <m:t>(</m:t>
                  </m:r>
                  <m:sSup>
                    <m:e>
                      <m:r>
                        <m:rPr>
                          <m:sty m:val="b"/>
                        </m:rPr>
                        <m:t>Λ</m:t>
                      </m:r>
                    </m:e>
                    <m:sup>
                      <m:r>
                        <m:t>1</m:t>
                      </m:r>
                      <m:r>
                        <m:rPr>
                          <m:sty m:val="p"/>
                        </m:rPr>
                        <m:t>/</m:t>
                      </m:r>
                      <m:r>
                        <m:t>2</m:t>
                      </m:r>
                    </m:sup>
                  </m:sSup>
                  <m:r>
                    <m:rPr>
                      <m:sty m:val="p"/>
                    </m:rPr>
                    <m:t>)</m:t>
                  </m:r>
                </m:e>
                <m:sup>
                  <m:r>
                    <m:rPr>
                      <m:sty m:val="p"/>
                    </m:rPr>
                    <m:t>⊤</m:t>
                  </m:r>
                </m:sup>
              </m:sSup>
              <m:r>
                <m:t> </m:t>
              </m:r>
              <m:sSup>
                <m:e>
                  <m:r>
                    <m:rPr>
                      <m:sty m:val="b"/>
                    </m:rPr>
                    <m:t>Λ</m:t>
                  </m:r>
                </m:e>
                <m:sup>
                  <m:r>
                    <m:t>1</m:t>
                  </m:r>
                  <m:r>
                    <m:rPr>
                      <m:sty m:val="p"/>
                    </m:rPr>
                    <m:t>/</m:t>
                  </m:r>
                  <m:r>
                    <m:t>2</m:t>
                  </m:r>
                </m:sup>
              </m:sSup>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r>
                <m:t> </m:t>
              </m:r>
              <m:sSup>
                <m:e>
                  <m:r>
                    <m:rPr>
                      <m:sty m:val="b"/>
                    </m:rPr>
                    <m:t>Λ</m:t>
                  </m:r>
                </m:e>
                <m:sup>
                  <m:r>
                    <m:t>1</m:t>
                  </m:r>
                  <m:r>
                    <m:rPr>
                      <m:sty m:val="p"/>
                    </m:rPr>
                    <m:t>/</m:t>
                  </m:r>
                  <m:r>
                    <m:t>2</m:t>
                  </m:r>
                </m:sup>
              </m:sSup>
              <m:sSup>
                <m:e>
                  <m:r>
                    <m:rPr>
                      <m:sty m:val="b"/>
                    </m:rPr>
                    <m:t>Λ</m:t>
                  </m:r>
                </m:e>
                <m:sup>
                  <m:r>
                    <m:t>1</m:t>
                  </m:r>
                  <m:r>
                    <m:rPr>
                      <m:sty m:val="p"/>
                    </m:rPr>
                    <m:t>/</m:t>
                  </m:r>
                  <m:r>
                    <m:t>2</m:t>
                  </m:r>
                </m:sup>
              </m:sSup>
              <m:r>
                <m:t> </m:t>
              </m:r>
              <m:sSup>
                <m:e>
                  <m:r>
                    <m:rPr>
                      <m:sty m:val="bi"/>
                    </m:rPr>
                    <m:t>Q</m:t>
                  </m:r>
                </m:e>
                <m:sup>
                  <m:r>
                    <m:rPr>
                      <m:sty m:val="p"/>
                    </m:rPr>
                    <m:t>⊤</m:t>
                  </m:r>
                </m:sup>
              </m:sSup>
              <m:r>
                <m:t>&amp;</m:t>
              </m:r>
              <m:r>
                <m:t>&amp;</m:t>
              </m:r>
              <m:r>
                <m:rPr>
                  <m:nor/>
                  <m:sty m:val="p"/>
                </m:rPr>
                <m:t>(</m:t>
              </m:r>
              <m:r>
                <m:rPr>
                  <m:nor/>
                  <m:sty m:val="p"/>
                </m:rPr>
                <m:t>Definition 20</m:t>
              </m:r>
              <m:r>
                <m:rPr>
                  <m:nor/>
                  <m:sty m:val="p"/>
                </m:rPr>
                <m:t>; </m:t>
              </m:r>
              <m:sSup>
                <m:e>
                  <m:r>
                    <m:rPr>
                      <m:sty m:val="b"/>
                    </m:rPr>
                    <m:t>Λ</m:t>
                  </m:r>
                </m:e>
                <m:sup>
                  <m:r>
                    <m:t>1</m:t>
                  </m:r>
                  <m:r>
                    <m:rPr>
                      <m:sty m:val="p"/>
                    </m:rPr>
                    <m:t>/</m:t>
                  </m:r>
                  <m:r>
                    <m:t>2</m:t>
                  </m:r>
                </m:sup>
              </m:sSup>
              <m:r>
                <m:rPr>
                  <m:nor/>
                  <m:sty m:val="p"/>
                </m:rPr>
                <m:t> is symmetric)</m:t>
              </m:r>
            </m:e>
            <m:e>
              <m:r>
                <m:t>&amp;</m:t>
              </m:r>
              <m:r>
                <m:rPr>
                  <m:sty m:val="p"/>
                </m:rPr>
                <m:t>=</m:t>
              </m:r>
              <m:r>
                <m:rPr>
                  <m:sty m:val="bi"/>
                </m:rPr>
                <m:t>Q</m:t>
              </m:r>
              <m:r>
                <m:rPr>
                  <m:sty m:val="b"/>
                </m:rPr>
                <m:t>Λ</m:t>
              </m:r>
              <m:sSup>
                <m:e>
                  <m:r>
                    <m:rPr>
                      <m:sty m:val="bi"/>
                    </m:rPr>
                    <m:t>Q</m:t>
                  </m:r>
                </m:e>
                <m:sup>
                  <m:r>
                    <m:rPr>
                      <m:sty m:val="p"/>
                    </m:rPr>
                    <m:t>⊤</m:t>
                  </m:r>
                </m:sup>
              </m:sSup>
              <m:r>
                <m:t>&amp;</m:t>
              </m:r>
              <m:r>
                <m:t>&amp;</m:t>
              </m:r>
              <m:r>
                <m:rPr>
                  <m:nor/>
                  <m:sty m:val="p"/>
                </m:rPr>
                <m:t>(</m:t>
              </m:r>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r>
                <m:rPr>
                  <m:nor/>
                  <m:sty m:val="p"/>
                </m:rPr>
                <m:t>)</m:t>
              </m:r>
            </m:e>
            <m:e>
              <m:r>
                <m:t>&amp;</m:t>
              </m:r>
              <m:r>
                <m:rPr>
                  <m:sty m:val="p"/>
                </m:rPr>
                <m:t>=</m:t>
              </m:r>
              <m:r>
                <m:rPr>
                  <m:sty m:val="bi"/>
                </m:rPr>
                <m:t>A</m:t>
              </m:r>
              <m:r>
                <m:rPr>
                  <m:sty m:val="p"/>
                </m:rPr>
                <m:t>.</m:t>
              </m:r>
              <m:r>
                <m:t>&amp;</m:t>
              </m:r>
              <m:r>
                <m:t>&amp;</m:t>
              </m:r>
              <m:r>
                <m:rPr>
                  <m:nor/>
                  <m:sty m:val="p"/>
                </m:rPr>
                <m:t>(</m:t>
              </m:r>
              <m:r>
                <m:rPr>
                  <m:nor/>
                  <m:sty m:val="p"/>
                </m:rPr>
                <m:t>Theorem 72</m:t>
              </m:r>
              <m:r>
                <m:rPr>
                  <m:nor/>
                  <m:sty m:val="p"/>
                </m:rPr>
                <m:t>)</m:t>
              </m:r>
            </m:e>
          </m:eqArr>
        </m:oMath>
      </m:oMathPara>
    </w:p>
    <w:p>
      <w:pPr>
        <w:pStyle w:val="FirstParagraph"/>
      </w:pPr>
      <w:r>
        <w:t xml:space="preserve">If</w:t>
      </w:r>
      <w:r>
        <w:t xml:space="preserve"> </w:t>
      </w:r>
      <m:oMath>
        <m:r>
          <m:rPr>
            <m:sty m:val="bi"/>
          </m:rPr>
          <m:t>A</m:t>
        </m:r>
      </m:oMath>
      <w:r>
        <w:t xml:space="preserve"> </w:t>
      </w:r>
      <w:r>
        <w:t xml:space="preserve">is positive definite, it is positive semidefinite (</w:t>
      </w:r>
      <w:hyperlink w:anchor="rem-positive-definite-symmetry">
        <w:r>
          <w:rPr>
            <w:rStyle w:val="Hyperlink"/>
          </w:rPr>
          <w:t xml:space="preserve">Remark 36</w:t>
        </w:r>
      </w:hyperlink>
      <w:r>
        <w:t xml:space="preserve">),</w:t>
      </w:r>
      <w:r>
        <w:t xml:space="preserve"> </w:t>
      </w:r>
      <w:r>
        <w:t xml:space="preserve">so the same</w:t>
      </w:r>
      <w:r>
        <w:t xml:space="preserve"> </w:t>
      </w:r>
      <m:oMath>
        <m:r>
          <m:rPr>
            <m:sty m:val="bi"/>
          </m:rPr>
          <m:t>B</m:t>
        </m:r>
      </m:oMath>
      <w:r>
        <w:t xml:space="preserve"> </w:t>
      </w:r>
      <w:r>
        <w:t xml:space="preserve">gives</w:t>
      </w:r>
      <w:r>
        <w:t xml:space="preserve"> </w:t>
      </w:r>
      <m:oMath>
        <m:r>
          <m:rPr>
            <m:sty m:val="bi"/>
          </m:rPr>
          <m:t>A</m:t>
        </m:r>
        <m:r>
          <m:rPr>
            <m:sty m:val="p"/>
          </m:rPr>
          <m:t>=</m:t>
        </m:r>
        <m:sSup>
          <m:e>
            <m:r>
              <m:rPr>
                <m:sty m:val="bi"/>
              </m:rPr>
              <m:t>B</m:t>
            </m:r>
          </m:e>
          <m:sup>
            <m:r>
              <m:rPr>
                <m:sty m:val="p"/>
              </m:rPr>
              <m:t>⊤</m:t>
            </m:r>
          </m:sup>
        </m:sSup>
        <m:r>
          <m:rPr>
            <m:sty m:val="bi"/>
          </m:rPr>
          <m:t>B</m:t>
        </m:r>
      </m:oMath>
      <w:r>
        <w:t xml:space="preserve">; and every</w:t>
      </w:r>
      <w:r>
        <w:t xml:space="preserve"> </w:t>
      </w:r>
      <m:oMath>
        <m:sSub>
          <m:e>
            <m:r>
              <m:t>λ</m:t>
            </m:r>
          </m:e>
          <m:sub>
            <m:r>
              <m:t>i</m:t>
            </m:r>
          </m:sub>
        </m:sSub>
        <m:r>
          <m:rPr>
            <m:sty m:val="p"/>
          </m:rPr>
          <m:t>&gt;</m:t>
        </m:r>
        <m:r>
          <m:t>0</m:t>
        </m:r>
      </m:oMath>
      <w:r>
        <w:t xml:space="preserve"> </w:t>
      </w:r>
      <w:r>
        <w:t xml:space="preserve">(</w:t>
      </w:r>
      <w:hyperlink w:anchor="thm-definite-eigenvalues">
        <w:r>
          <w:rPr>
            <w:rStyle w:val="Hyperlink"/>
          </w:rPr>
          <w:t xml:space="preserve">Theorem 75</w:t>
        </w:r>
      </w:hyperlink>
      <w:r>
        <w:t xml:space="preserve">),</w:t>
      </w:r>
      <w:r>
        <w:t xml:space="preserve"> </w:t>
      </w:r>
      <w:r>
        <w:t xml:space="preserve">so</w:t>
      </w:r>
      <w:r>
        <w:t xml:space="preserve"> </w:t>
      </w:r>
      <m:oMath>
        <m:sSup>
          <m:e>
            <m:r>
              <m:rPr>
                <m:sty m:val="b"/>
              </m:rPr>
              <m:t>Λ</m:t>
            </m:r>
          </m:e>
          <m:sup>
            <m:r>
              <m:t>1</m:t>
            </m:r>
            <m:r>
              <m:rPr>
                <m:sty m:val="p"/>
              </m:rPr>
              <m:t>/</m:t>
            </m:r>
            <m:r>
              <m:t>2</m:t>
            </m:r>
          </m:sup>
        </m:sSup>
      </m:oMath>
      <w:r>
        <w:t xml:space="preserve"> </w:t>
      </w:r>
      <w:r>
        <w:t xml:space="preserve">is diagonal with nonzero diagonal, and invertible</w:t>
      </w:r>
      <w:r>
        <w:t xml:space="preserve"> </w:t>
      </w:r>
      <w:r>
        <w:t xml:space="preserve">(its inverse is</w:t>
      </w:r>
      <w:r>
        <w:t xml:space="preserve"> </w:t>
      </w:r>
      <m:oMath>
        <m:r>
          <m:rPr>
            <m:sty m:val="p"/>
          </m:rPr>
          <m:t>diag</m:t>
        </m:r>
        <m:r>
          <m:rPr>
            <m:sty m:val="p"/>
          </m:rPr>
          <m:t>(</m:t>
        </m:r>
        <m:r>
          <m:t>1</m:t>
        </m:r>
        <m:r>
          <m:rPr>
            <m:sty m:val="p"/>
          </m:rPr>
          <m:t>/</m:t>
        </m:r>
        <m:rad>
          <m:radPr>
            <m:degHide m:val="on"/>
          </m:radPr>
          <m:deg/>
          <m:e>
            <m:sSub>
              <m:e>
                <m:r>
                  <m:t>λ</m:t>
                </m:r>
              </m:e>
              <m:sub>
                <m:r>
                  <m:t>1</m:t>
                </m:r>
              </m:sub>
            </m:sSub>
          </m:e>
        </m:rad>
        <m:r>
          <m:rPr>
            <m:sty m:val="p"/>
          </m:rPr>
          <m:t>,</m:t>
        </m:r>
        <m:r>
          <m:rPr>
            <m:sty m:val="p"/>
          </m:rPr>
          <m:t>…</m:t>
        </m:r>
        <m:r>
          <m:rPr>
            <m:sty m:val="p"/>
          </m:rPr>
          <m:t>,</m:t>
        </m:r>
        <m:r>
          <m:t>1</m:t>
        </m:r>
        <m:r>
          <m:rPr>
            <m:sty m:val="p"/>
          </m:rPr>
          <m:t>/</m:t>
        </m:r>
        <m:rad>
          <m:radPr>
            <m:degHide m:val="on"/>
          </m:radPr>
          <m:deg/>
          <m:e>
            <m:sSub>
              <m:e>
                <m:r>
                  <m:t>λ</m:t>
                </m:r>
              </m:e>
              <m:sub>
                <m:r>
                  <m:t>p</m:t>
                </m:r>
              </m:sub>
            </m:sSub>
          </m:e>
        </m:rad>
        <m:r>
          <m:rPr>
            <m:sty m:val="p"/>
          </m:rPr>
          <m:t>)</m:t>
        </m:r>
      </m:oMath>
      <w:r>
        <w:t xml:space="preserve">);</w:t>
      </w:r>
      <w:r>
        <w:t xml:space="preserve"> </w:t>
      </w:r>
      <m:oMath>
        <m:sSup>
          <m:e>
            <m:r>
              <m:rPr>
                <m:sty m:val="bi"/>
              </m:rPr>
              <m:t>Q</m:t>
            </m:r>
          </m:e>
          <m:sup>
            <m:r>
              <m:rPr>
                <m:sty m:val="p"/>
              </m:rPr>
              <m:t>⊤</m:t>
            </m:r>
          </m:sup>
        </m:sSup>
      </m:oMath>
      <w:r>
        <w:t xml:space="preserve"> </w:t>
      </w:r>
      <w:r>
        <w:t xml:space="preserve">is invertible with inverse</w:t>
      </w:r>
      <w:r>
        <w:t xml:space="preserve"> </w:t>
      </w:r>
      <m:oMath>
        <m:r>
          <m:rPr>
            <m:sty m:val="bi"/>
          </m:rPr>
          <m:t>Q</m:t>
        </m:r>
      </m:oMath>
      <w:r>
        <w:t xml:space="preserve"> </w:t>
      </w:r>
      <w:r>
        <w:t xml:space="preserve">(</w:t>
      </w:r>
      <w:hyperlink w:anchor="rem-orthogonal-matrix-columns">
        <w:r>
          <w:rPr>
            <w:rStyle w:val="Hyperlink"/>
          </w:rPr>
          <w:t xml:space="preserve">Remark 23</w:t>
        </w:r>
      </w:hyperlink>
      <w:r>
        <w:t xml:space="preserve">).</w:t>
      </w:r>
      <w:r>
        <w:t xml:space="preserve"> </w:t>
      </w:r>
      <w:r>
        <w:t xml:space="preserve">So</w:t>
      </w:r>
      <w:r>
        <w:t xml:space="preserve"> </w:t>
      </w:r>
      <m:oMath>
        <m:r>
          <m:rPr>
            <m:sty m:val="bi"/>
          </m:rPr>
          <m:t>B</m:t>
        </m:r>
      </m:oMath>
      <w:r>
        <w:t xml:space="preserve"> </w:t>
      </w:r>
      <w:r>
        <w:t xml:space="preserve">is invertible (</w:t>
      </w:r>
      <w:hyperlink w:anchor="thm-inverse-product">
        <w:r>
          <w:rPr>
            <w:rStyle w:val="Hyperlink"/>
          </w:rPr>
          <w:t xml:space="preserve">Theorem 63</w:t>
        </w:r>
      </w:hyperlink>
      <w:r>
        <w:t xml:space="preserve">),</w:t>
      </w:r>
      <w:r>
        <w:t xml:space="preserve"> </w:t>
      </w:r>
      <w:r>
        <w:t xml:space="preserve">and its</w:t>
      </w:r>
      <w:r>
        <w:t xml:space="preserve"> </w:t>
      </w:r>
      <m:oMath>
        <m:r>
          <m:t>p</m:t>
        </m:r>
      </m:oMath>
      <w:r>
        <w:t xml:space="preserve"> </w:t>
      </w:r>
      <w:r>
        <w:t xml:space="preserve">columns are linearly independent (</w:t>
      </w:r>
      <w:hyperlink w:anchor="thm-invertible-rank">
        <w:r>
          <w:rPr>
            <w:rStyle w:val="Hyperlink"/>
          </w:rPr>
          <w:t xml:space="preserve">Theorem 101</w:t>
        </w:r>
      </w:hyperlink>
      <w:r>
        <w:t xml:space="preserve">,</w:t>
      </w:r>
      <w:r>
        <w:t xml:space="preserve"> </w:t>
      </w:r>
      <w:hyperlink w:anchor="def-rank">
        <w:r>
          <w:rPr>
            <w:rStyle w:val="Hyperlink"/>
          </w:rPr>
          <w:t xml:space="preserve">Definition 38</w:t>
        </w:r>
      </w:hyperlink>
      <w:r>
        <w:t xml:space="preserve">).</w:t>
      </w:r>
    </w:p>
    <w:bookmarkStart w:id="599" w:name="exm-pd-gram"/>
    <w:p>
      <w:pPr>
        <w:pStyle w:val="BodyText"/>
      </w:pPr>
      <w:r>
        <w:rPr>
          <w:b/>
          <w:bCs/>
        </w:rPr>
        <w:t xml:space="preserve">Example 198 (Gram factorizations)</w:t>
      </w:r>
      <w:r>
        <w:t xml:space="preserve"> </w:t>
      </w:r>
      <w:r>
        <w:t xml:space="preserve"> </w:t>
      </w:r>
    </w:p>
    <w:p>
      <w:pPr>
        <w:pStyle w:val="Compact"/>
        <w:numPr>
          <w:ilvl w:val="0"/>
          <w:numId w:val="1104"/>
        </w:numPr>
      </w:pPr>
      <w:r>
        <w:t xml:space="preserve">With</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w:t>
      </w:r>
      <m:oMath>
        <m:r>
          <m:t>1</m:t>
        </m:r>
        <m:r>
          <m:rPr>
            <m:sty m:val="p"/>
          </m:rPr>
          <m:t>×</m:t>
        </m:r>
        <m:r>
          <m:t>2</m:t>
        </m:r>
      </m:oMath>
      <w:r>
        <w:t xml:space="preserve">),</w:t>
      </w:r>
      <w:r>
        <w:t xml:space="preserve"> </w:t>
      </w:r>
      <m:oMath>
        <m:sSup>
          <m:e>
            <m:r>
              <m:rPr>
                <m:sty m:val="bi"/>
              </m:rPr>
              <m:t>R</m:t>
            </m:r>
          </m:e>
          <m:sup>
            <m:r>
              <m:rPr>
                <m:sty m:val="p"/>
              </m:rPr>
              <m:t>⊤</m:t>
            </m:r>
          </m:sup>
        </m:sSup>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the positive semidefinite matrix of</w:t>
      </w:r>
      <w:r>
        <w:t xml:space="preserve"> </w:t>
      </w:r>
      <w:hyperlink w:anchor="exm-positive-semidefinite">
        <w:r>
          <w:rPr>
            <w:rStyle w:val="Hyperlink"/>
          </w:rPr>
          <w:t xml:space="preserve">Example 142</w:t>
        </w:r>
      </w:hyperlink>
      <w:r>
        <w:t xml:space="preserve">;</w:t>
      </w:r>
      <w:r>
        <w:t xml:space="preserve"> </w:t>
      </w:r>
      <w:r>
        <w:t xml:space="preserve">the two columns of</w:t>
      </w:r>
      <w:r>
        <w:t xml:space="preserve"> </w:t>
      </w:r>
      <m:oMath>
        <m:r>
          <m:rPr>
            <m:sty m:val="bi"/>
          </m:rPr>
          <m:t>R</m:t>
        </m:r>
      </m:oMath>
      <w:r>
        <w:t xml:space="preserve">,</w:t>
      </w:r>
      <w:r>
        <w:t xml:space="preserve"> </w:t>
      </w:r>
      <m:oMath>
        <m:r>
          <m:t>1</m:t>
        </m:r>
      </m:oMath>
      <w:r>
        <w:t xml:space="preserve"> </w:t>
      </w:r>
      <w:r>
        <w:t xml:space="preserve">and</w:t>
      </w:r>
      <w:r>
        <w:t xml:space="preserve"> </w:t>
      </w:r>
      <m:oMath>
        <m:r>
          <m:t>1</m:t>
        </m:r>
      </m:oMath>
      <w:r>
        <w:t xml:space="preserve">, are dependent, so part 2 does not apply to</w:t>
      </w:r>
      <w:r>
        <w:t xml:space="preserve"> </w:t>
      </w:r>
      <m:oMath>
        <m:r>
          <m:rPr>
            <m:sty m:val="bi"/>
          </m:rPr>
          <m:t>R</m:t>
        </m:r>
      </m:oMath>
      <w:r>
        <w:t xml:space="preserve">;</w:t>
      </w:r>
      <w:r>
        <w:t xml:space="preserve"> </w:t>
      </w:r>
      <m:oMath>
        <m:sSup>
          <m:e>
            <m:r>
              <m:rPr>
                <m:sty m:val="bi"/>
              </m:rPr>
              <m:t>R</m:t>
            </m:r>
          </m:e>
          <m:sup>
            <m:r>
              <m:rPr>
                <m:sty m:val="p"/>
              </m:rPr>
              <m:t>⊤</m:t>
            </m:r>
          </m:sup>
        </m:sSup>
        <m:r>
          <m:rPr>
            <m:sty m:val="bi"/>
          </m:rPr>
          <m:t>R</m:t>
        </m:r>
      </m:oMath>
      <w:r>
        <w:t xml:space="preserve"> </w:t>
      </w:r>
      <w:r>
        <w:t xml:space="preserve">is in fact not positive definite (</w:t>
      </w:r>
      <w:hyperlink w:anchor="exm-positive-definite">
        <w:r>
          <w:rPr>
            <w:rStyle w:val="Hyperlink"/>
          </w:rPr>
          <w:t xml:space="preserve">Example 143</w:t>
        </w:r>
      </w:hyperlink>
      <w:r>
        <w:t xml:space="preserve">).</w:t>
      </w:r>
    </w:p>
    <w:p>
      <w:pPr>
        <w:pStyle w:val="Compact"/>
        <w:numPr>
          <w:ilvl w:val="0"/>
          <w:numId w:val="1104"/>
        </w:numPr>
      </w:pPr>
      <w:r>
        <w:t xml:space="preserve">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whose columns are independent (</w:t>
      </w:r>
      <w:hyperlink w:anchor="exm-rank">
        <w:r>
          <w:rPr>
            <w:rStyle w:val="Hyperlink"/>
          </w:rPr>
          <w:t xml:space="preserve">Example 33</w:t>
        </w:r>
      </w:hyperlink>
      <w:r>
        <w:t xml:space="preserve">),</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w:t>
      </w:r>
      <w:hyperlink w:anchor="exm-gram-invertible">
        <w:r>
          <w:rPr>
            <w:rStyle w:val="Hyperlink"/>
          </w:rPr>
          <w:t xml:space="preserve">Example 152</w:t>
        </w:r>
      </w:hyperlink>
      <w:r>
        <w:t xml:space="preserve">)</w:t>
      </w:r>
      <w:r>
        <w:t xml:space="preserve"> </w:t>
      </w:r>
      <w:r>
        <w:t xml:space="preserve">is positive definite.</w:t>
      </w:r>
    </w:p>
    <w:p>
      <w:pPr>
        <w:pStyle w:val="Compact"/>
        <w:numPr>
          <w:ilvl w:val="0"/>
          <w:numId w:val="1104"/>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143</w:t>
        </w:r>
      </w:hyperlink>
      <w:r>
        <w:t xml:space="preserve"> </w:t>
      </w:r>
      <w:r>
        <w:t xml:space="preserve">is symmetric</w:t>
      </w:r>
      <w:r>
        <w:t xml:space="preserve"> </w:t>
      </w:r>
      <w:r>
        <w:t xml:space="preserve">but not positive semidefinite, so by part 1 it is not</w:t>
      </w:r>
      <w:r>
        <w:t xml:space="preserve"> </w:t>
      </w:r>
      <m:oMath>
        <m:sSup>
          <m:e>
            <m:r>
              <m:rPr>
                <m:sty m:val="bi"/>
              </m:rPr>
              <m:t>B</m:t>
            </m:r>
          </m:e>
          <m:sup>
            <m:r>
              <m:rPr>
                <m:sty m:val="p"/>
              </m:rPr>
              <m:t>⊤</m:t>
            </m:r>
          </m:sup>
        </m:sSup>
        <m:r>
          <m:rPr>
            <m:sty m:val="bi"/>
          </m:rPr>
          <m:t>B</m:t>
        </m:r>
      </m:oMath>
      <w:r>
        <w:t xml:space="preserve"> </w:t>
      </w:r>
      <w:r>
        <w:t xml:space="preserve">for any</w:t>
      </w:r>
      <w:r>
        <w:t xml:space="preserve"> </w:t>
      </w:r>
      <m:oMath>
        <m:r>
          <m:rPr>
            <m:sty m:val="bi"/>
          </m:rPr>
          <m:t>B</m:t>
        </m:r>
      </m:oMath>
      <w:r>
        <w:t xml:space="preserve">.</w:t>
      </w:r>
    </w:p>
    <w:bookmarkEnd w:id="599"/>
    <w:bookmarkStart w:id="600" w:name="thm-pd-operations"/>
    <w:p>
      <w:pPr>
        <w:pStyle w:val="FirstParagraph"/>
      </w:pPr>
      <w:r>
        <w:rPr>
          <w:b/>
          <w:bCs/>
        </w:rPr>
        <w:t xml:space="preserve">Theorem 111 (Operations that preserve definiteness)</w:t>
      </w:r>
      <w:r>
        <w:t xml:space="preserve"> </w:t>
      </w:r>
      <w:r>
        <w:t xml:space="preserve"> </w:t>
      </w:r>
    </w:p>
    <w:p>
      <w:pPr>
        <w:pStyle w:val="Compact"/>
        <w:numPr>
          <w:ilvl w:val="0"/>
          <w:numId w:val="1105"/>
        </w:numPr>
      </w:pPr>
      <w:r>
        <w:t xml:space="preserve">If</w:t>
      </w:r>
      <w:r>
        <w:t xml:space="preserve"> </w:t>
      </w:r>
      <m:oMath>
        <m:r>
          <m:rPr>
            <m:sty m:val="bi"/>
          </m:rPr>
          <m:t>C</m:t>
        </m:r>
      </m:oMath>
      <w:r>
        <w:t xml:space="preserve"> </w:t>
      </w:r>
      <w:r>
        <w:t xml:space="preserve">is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86</w:t>
        </w:r>
      </w:hyperlink>
      <w:r>
        <w:t xml:space="preserve">)</w:t>
      </w:r>
      <w:r>
        <w:t xml:space="preserve"> </w:t>
      </w:r>
      <w:r>
        <w:t xml:space="preserve">and</w:t>
      </w:r>
      <w:r>
        <w:t xml:space="preserve"> </w:t>
      </w:r>
      <m:oMath>
        <m:r>
          <m:rPr>
            <m:sty m:val="bi"/>
          </m:rPr>
          <m:t>A</m:t>
        </m:r>
      </m:oMath>
      <w:r>
        <w:t xml:space="preserve"> </w:t>
      </w:r>
      <w:r>
        <w:t xml:space="preserve">is a</w:t>
      </w:r>
      <w:r>
        <w:t xml:space="preserve"> </w:t>
      </w:r>
      <m:oMath>
        <m:r>
          <m:t>p</m:t>
        </m:r>
        <m:r>
          <m:rPr>
            <m:sty m:val="p"/>
          </m:rPr>
          <m:t>×</m:t>
        </m:r>
        <m:r>
          <m:t>k</m:t>
        </m:r>
      </m:oMath>
      <w:r>
        <w:t xml:space="preserve"> </w:t>
      </w:r>
      <w:r>
        <w:t xml:space="preserve">matrix with</w:t>
      </w:r>
      <w:r>
        <w:t xml:space="preserve"> </w:t>
      </w:r>
      <m:oMath>
        <m:r>
          <m:t>k</m:t>
        </m:r>
      </m:oMath>
      <w:r>
        <w:t xml:space="preserve"> </w:t>
      </w:r>
      <w:r>
        <w:t xml:space="preserve">linearly independent columns,</w:t>
      </w:r>
      <w:r>
        <w:t xml:space="preserve"> </w:t>
      </w:r>
      <w:r>
        <w:t xml:space="preserve">then the</w:t>
      </w:r>
      <w:r>
        <w:t xml:space="preserve"> </w:t>
      </w:r>
      <m:oMath>
        <m:r>
          <m:t>k</m:t>
        </m:r>
        <m:r>
          <m:rPr>
            <m:sty m:val="p"/>
          </m:rPr>
          <m:t>×</m:t>
        </m:r>
        <m:r>
          <m:t>k</m:t>
        </m:r>
      </m:oMath>
      <w:r>
        <w:t xml:space="preserve"> </w:t>
      </w:r>
      <w:r>
        <w:t xml:space="preserve">matrix</w:t>
      </w:r>
      <w:r>
        <w:t xml:space="preserve"> </w:t>
      </w:r>
      <m:oMath>
        <m:sSup>
          <m:e>
            <m:r>
              <m:rPr>
                <m:sty m:val="bi"/>
              </m:rPr>
              <m:t>A</m:t>
            </m:r>
          </m:e>
          <m:sup>
            <m:r>
              <m:rPr>
                <m:sty m:val="p"/>
              </m:rPr>
              <m:t>⊤</m:t>
            </m:r>
          </m:sup>
        </m:sSup>
        <m:r>
          <m:rPr>
            <m:sty m:val="bi"/>
          </m:rPr>
          <m:t>C</m:t>
        </m:r>
        <m:r>
          <m:rPr>
            <m:sty m:val="bi"/>
          </m:rPr>
          <m:t>A</m:t>
        </m:r>
      </m:oMath>
      <w:r>
        <w:t xml:space="preserve"> </w:t>
      </w:r>
      <w:r>
        <w:t xml:space="preserve">is positive definite.</w:t>
      </w:r>
    </w:p>
    <w:p>
      <w:pPr>
        <w:pStyle w:val="Compact"/>
        <w:numPr>
          <w:ilvl w:val="0"/>
          <w:numId w:val="1105"/>
        </w:numPr>
      </w:pPr>
      <w:r>
        <w:t xml:space="preserve">If</w:t>
      </w:r>
      <w:r>
        <w:t xml:space="preserve"> </w:t>
      </w:r>
      <m:oMath>
        <m:sSub>
          <m:e>
            <m:r>
              <m:rPr>
                <m:sty m:val="bi"/>
              </m:rPr>
              <m:t>A</m:t>
            </m:r>
          </m:e>
          <m:sub>
            <m:r>
              <m:t>1</m:t>
            </m:r>
          </m:sub>
        </m:sSub>
      </m:oMath>
      <w:r>
        <w:t xml:space="preserve"> </w:t>
      </w:r>
      <w:r>
        <w:t xml:space="preserve">and</w:t>
      </w:r>
      <w:r>
        <w:t xml:space="preserve"> </w:t>
      </w:r>
      <m:oMath>
        <m:sSub>
          <m:e>
            <m:r>
              <m:rPr>
                <m:sty m:val="bi"/>
              </m:rPr>
              <m:t>A</m:t>
            </m:r>
          </m:e>
          <m:sub>
            <m:r>
              <m:t>2</m:t>
            </m:r>
          </m:sub>
        </m:sSub>
      </m:oMath>
      <w:r>
        <w:t xml:space="preserve"> </w:t>
      </w:r>
      <w:r>
        <w:t xml:space="preserve">are positive definite</w:t>
      </w:r>
      <w:r>
        <w:t xml:space="preserve"> </w:t>
      </w:r>
      <m:oMath>
        <m:r>
          <m:t>p</m:t>
        </m:r>
        <m:r>
          <m:rPr>
            <m:sty m:val="p"/>
          </m:rPr>
          <m:t>×</m:t>
        </m:r>
        <m:r>
          <m:t>p</m:t>
        </m:r>
      </m:oMath>
      <w:r>
        <w:t xml:space="preserve"> </w:t>
      </w:r>
      <w:r>
        <w:t xml:space="preserve">matrices</w:t>
      </w:r>
      <w:r>
        <w:t xml:space="preserve"> </w:t>
      </w:r>
      <w:r>
        <w:t xml:space="preserve">and</w:t>
      </w:r>
      <w:r>
        <w:t xml:space="preserve"> </w:t>
      </w:r>
      <m:oMath>
        <m:sSub>
          <m:e>
            <m:r>
              <m:t>α</m:t>
            </m:r>
          </m:e>
          <m:sub>
            <m:r>
              <m:t>1</m:t>
            </m:r>
          </m:sub>
        </m:sSub>
        <m:r>
          <m:rPr>
            <m:sty m:val="p"/>
          </m:rPr>
          <m:t>,</m:t>
        </m:r>
        <m:sSub>
          <m:e>
            <m:r>
              <m:t>α</m:t>
            </m:r>
          </m:e>
          <m:sub>
            <m:r>
              <m:t>2</m:t>
            </m:r>
          </m:sub>
        </m:sSub>
        <m:r>
          <m:rPr>
            <m:sty m:val="p"/>
          </m:rPr>
          <m:t>&gt;</m:t>
        </m:r>
        <m:r>
          <m:t>0</m:t>
        </m:r>
      </m:oMath>
      <w:r>
        <w:t xml:space="preserve">,</w:t>
      </w:r>
      <w:r>
        <w:t xml:space="preserve"> </w:t>
      </w:r>
      <w:r>
        <w:t xml:space="preserve">then</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positive definite.</w:t>
      </w:r>
    </w:p>
    <w:bookmarkEnd w:id="600"/>
    <w:p>
      <w:pPr>
        <w:pStyle w:val="FirstParagraph"/>
      </w:pPr>
      <w:r>
        <w:rPr>
          <w:i/>
          <w:iCs/>
        </w:rPr>
        <w:t xml:space="preserve">Proof</w:t>
      </w:r>
      <w:r>
        <w:t xml:space="preserve">. </w:t>
      </w:r>
      <w:r>
        <w:rPr>
          <w:b/>
          <w:bCs/>
        </w:rPr>
        <w:t xml:space="preserve">Part 1.</w:t>
      </w:r>
      <w:r>
        <w:t xml:space="preserve"> </w:t>
      </w:r>
      <m:oMath>
        <m:sSup>
          <m:e>
            <m:r>
              <m:rPr>
                <m:sty m:val="bi"/>
              </m:rPr>
              <m:t>A</m:t>
            </m:r>
          </m:e>
          <m:sup>
            <m:r>
              <m:rPr>
                <m:sty m:val="p"/>
              </m:rPr>
              <m:t>⊤</m:t>
            </m:r>
          </m:sup>
        </m:sSup>
        <m:r>
          <m:rPr>
            <m:sty m:val="bi"/>
          </m:rPr>
          <m:t>C</m:t>
        </m:r>
        <m:r>
          <m:rPr>
            <m:sty m:val="bi"/>
          </m:rPr>
          <m:t>A</m:t>
        </m:r>
      </m:oMath>
      <w:r>
        <w:t xml:space="preserve"> </w:t>
      </w:r>
      <w:r>
        <w:t xml:space="preserve">is symmetric:</w:t>
      </w:r>
    </w:p>
    <w:p>
      <w:pPr>
        <w:pStyle w:val="BodyText"/>
      </w:pPr>
      <m:oMathPara>
        <m:oMathParaPr>
          <m:jc m:val="center"/>
        </m:oMathParaPr>
        <m:oMath>
          <m:eqArr>
            <m:e>
              <m:sSup>
                <m:e>
                  <m:r>
                    <m:rPr>
                      <m:sty m:val="p"/>
                    </m:rPr>
                    <m:t>(</m:t>
                  </m:r>
                  <m:sSup>
                    <m:e>
                      <m:r>
                        <m:rPr>
                          <m:sty m:val="bi"/>
                        </m:rPr>
                        <m:t>A</m:t>
                      </m:r>
                    </m:e>
                    <m:sup>
                      <m:r>
                        <m:rPr>
                          <m:sty m:val="p"/>
                        </m:rPr>
                        <m:t>⊤</m:t>
                      </m:r>
                    </m:sup>
                  </m:sSup>
                  <m:r>
                    <m:rPr>
                      <m:sty m:val="bi"/>
                    </m:rPr>
                    <m:t>C</m:t>
                  </m:r>
                  <m:r>
                    <m:rPr>
                      <m:sty m:val="bi"/>
                    </m:rPr>
                    <m:t>A</m:t>
                  </m:r>
                  <m:r>
                    <m:rPr>
                      <m:sty m:val="p"/>
                    </m:rPr>
                    <m:t>)</m:t>
                  </m:r>
                </m:e>
                <m:sup>
                  <m:r>
                    <m:rPr>
                      <m:sty m:val="p"/>
                    </m:rPr>
                    <m:t>⊤</m:t>
                  </m:r>
                </m:sup>
              </m:sSup>
              <m:r>
                <m:t>&amp;</m:t>
              </m:r>
              <m:r>
                <m:rPr>
                  <m:sty m:val="p"/>
                </m:rPr>
                <m:t>=</m:t>
              </m:r>
              <m:sSup>
                <m:e>
                  <m:r>
                    <m:rPr>
                      <m:sty m:val="bi"/>
                    </m:rPr>
                    <m:t>A</m:t>
                  </m:r>
                </m:e>
                <m:sup>
                  <m:r>
                    <m:rPr>
                      <m:sty m:val="p"/>
                    </m:rPr>
                    <m:t>⊤</m:t>
                  </m:r>
                </m:sup>
              </m:sSup>
              <m:r>
                <m:t> </m:t>
              </m:r>
              <m:sSup>
                <m:e>
                  <m:r>
                    <m:rPr>
                      <m:sty m:val="bi"/>
                    </m:rPr>
                    <m:t>C</m:t>
                  </m:r>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e>
              <m:r>
                <m:t>&amp;</m:t>
              </m:r>
              <m:r>
                <m:rPr>
                  <m:sty m:val="p"/>
                </m:rPr>
                <m:t>=</m:t>
              </m:r>
              <m:sSup>
                <m:e>
                  <m:r>
                    <m:rPr>
                      <m:sty m:val="bi"/>
                    </m:rPr>
                    <m:t>A</m:t>
                  </m:r>
                </m:e>
                <m:sup>
                  <m:r>
                    <m:rPr>
                      <m:sty m:val="p"/>
                    </m:rPr>
                    <m:t>⊤</m:t>
                  </m:r>
                </m:sup>
              </m:sSup>
              <m:r>
                <m:rPr>
                  <m:sty m:val="bi"/>
                </m:rPr>
                <m:t>C</m:t>
              </m:r>
              <m:r>
                <m:rPr>
                  <m:sty m:val="bi"/>
                </m:rPr>
                <m:t>A</m:t>
              </m:r>
            </m:e>
          </m:eqArr>
        </m:oMath>
      </m:oMathPara>
    </w:p>
    <w:p>
      <w:pPr>
        <w:pStyle w:val="FirstParagraph"/>
      </w:pPr>
      <w:r>
        <w:t xml:space="preserve">(</w:t>
      </w:r>
      <w:hyperlink w:anchor="thm-transpose-product">
        <w:r>
          <w:rPr>
            <w:rStyle w:val="Hyperlink"/>
          </w:rPr>
          <w:t xml:space="preserve">Theorem 19</w:t>
        </w:r>
      </w:hyperlink>
      <w:r>
        <w:t xml:space="preserve">, twice;</w:t>
      </w:r>
      <w:r>
        <w:t xml:space="preserve"> </w:t>
      </w:r>
      <m:oMath>
        <m:r>
          <m:rPr>
            <m:sty m:val="bi"/>
          </m:rPr>
          <m:t>C</m:t>
        </m:r>
      </m:oMath>
      <w:r>
        <w:t xml:space="preserve"> </w:t>
      </w:r>
      <w:r>
        <w:t xml:space="preserve">symmetric;</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x</m:t>
            </m:r>
          </m:e>
        </m:acc>
        <m:r>
          <m:rPr>
            <m:sty m:val="p"/>
          </m:rPr>
          <m:t>≠</m:t>
        </m:r>
        <m:sSub>
          <m:e>
            <m:acc>
              <m:accPr>
                <m:chr m:val="̃"/>
              </m:accPr>
              <m:e>
                <m:r>
                  <m:t>0</m:t>
                </m:r>
              </m:e>
            </m:acc>
          </m:e>
          <m:sub>
            <m:r>
              <m:t>k</m:t>
            </m:r>
          </m:sub>
        </m:sSub>
      </m:oMath>
      <w:r>
        <w:t xml:space="preserve">,</w:t>
      </w:r>
      <w:r>
        <w:t xml:space="preserve"> </w:t>
      </w:r>
      <m:oMath>
        <m:r>
          <m:rPr>
            <m:sty m:val="bi"/>
          </m:rPr>
          <m:t>A</m:t>
        </m:r>
        <m:acc>
          <m:accPr>
            <m:chr m:val="̃"/>
          </m:accPr>
          <m:e>
            <m:r>
              <m:t>x</m:t>
            </m:r>
          </m:e>
        </m:acc>
        <m:r>
          <m:rPr>
            <m:sty m:val="p"/>
          </m:rPr>
          <m:t>≠</m:t>
        </m:r>
        <m:sSub>
          <m:e>
            <m:acc>
              <m:accPr>
                <m:chr m:val="̃"/>
              </m:accPr>
              <m:e>
                <m:r>
                  <m:t>0</m:t>
                </m:r>
              </m:e>
            </m:acc>
          </m:e>
          <m:sub>
            <m:r>
              <m:t>p</m:t>
            </m:r>
          </m:sub>
        </m:sSub>
      </m:oMath>
      <w:r>
        <w:t xml:space="preserve">,</w:t>
      </w:r>
      <w:r>
        <w:t xml:space="preserve"> </w:t>
      </w:r>
      <w:r>
        <w:t xml:space="preserve">since the columns of</w:t>
      </w:r>
      <w:r>
        <w:t xml:space="preserve"> </w:t>
      </w:r>
      <m:oMath>
        <m:r>
          <m:rPr>
            <m:sty m:val="bi"/>
          </m:rPr>
          <m:t>A</m:t>
        </m:r>
      </m:oMath>
      <w:r>
        <w:t xml:space="preserve"> </w:t>
      </w:r>
      <w:r>
        <w:t xml:space="preserve">are independent (</w:t>
      </w:r>
      <w:hyperlink w:anchor="thm-matvec-columns">
        <w:r>
          <w:rPr>
            <w:rStyle w:val="Hyperlink"/>
          </w:rPr>
          <w:t xml:space="preserve">Theorem 22</w:t>
        </w:r>
      </w:hyperlink>
      <w:r>
        <w:t xml:space="preserve">,</w:t>
      </w:r>
      <w:r>
        <w:t xml:space="preserve"> </w:t>
      </w:r>
      <w:hyperlink w:anchor="def-linearly-independent">
        <w:r>
          <w:rPr>
            <w:rStyle w:val="Hyperlink"/>
          </w:rPr>
          <w:t xml:space="preserve">Definition 37</w:t>
        </w:r>
      </w:hyperlink>
      <w:r>
        <w:t xml:space="preserve">), and</w:t>
      </w:r>
    </w:p>
    <w:p>
      <w:pPr>
        <w:pStyle w:val="BodyText"/>
      </w:pPr>
      <m:oMathPara>
        <m:oMathParaPr>
          <m:jc m:val="center"/>
        </m:oMathParaPr>
        <m:oMath>
          <m:eqArr>
            <m:e>
              <m:sSup>
                <m:e>
                  <m:acc>
                    <m:accPr>
                      <m:chr m:val="̃"/>
                    </m:accPr>
                    <m:e>
                      <m:r>
                        <m:t>x</m:t>
                      </m:r>
                    </m:e>
                  </m:acc>
                </m:e>
                <m:sup>
                  <m:r>
                    <m:rPr>
                      <m:sty m:val="p"/>
                    </m:rPr>
                    <m:t>⊤</m:t>
                  </m:r>
                </m:sup>
              </m:sSup>
              <m:r>
                <m:t> </m:t>
              </m:r>
              <m:r>
                <m:rPr>
                  <m:sty m:val="p"/>
                </m:rPr>
                <m:t>(</m:t>
              </m:r>
              <m:sSup>
                <m:e>
                  <m:r>
                    <m:rPr>
                      <m:sty m:val="bi"/>
                    </m:rPr>
                    <m:t>A</m:t>
                  </m:r>
                </m:e>
                <m:sup>
                  <m:r>
                    <m:rPr>
                      <m:sty m:val="p"/>
                    </m:rPr>
                    <m:t>⊤</m:t>
                  </m:r>
                </m:sup>
              </m:sSup>
              <m:r>
                <m:rPr>
                  <m:sty m:val="bi"/>
                </m:rPr>
                <m:t>C</m:t>
              </m:r>
              <m:r>
                <m:rPr>
                  <m:sty m:val="bi"/>
                </m:rPr>
                <m:t>A</m:t>
              </m:r>
              <m:r>
                <m:rPr>
                  <m:sty m:val="p"/>
                </m:rPr>
                <m:t>)</m:t>
              </m:r>
              <m:r>
                <m:t> </m:t>
              </m:r>
              <m:acc>
                <m:accPr>
                  <m:chr m:val="̃"/>
                </m:accPr>
                <m:e>
                  <m:r>
                    <m:t>x</m:t>
                  </m:r>
                </m:e>
              </m:acc>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bi"/>
                </m:rPr>
                <m:t>C</m:t>
              </m:r>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&gt;</m:t>
              </m:r>
              <m:r>
                <m:t>0</m:t>
              </m:r>
              <m:r>
                <m:rPr>
                  <m:sty m:val="p"/>
                </m:rPr>
                <m:t>.</m:t>
              </m:r>
              <m:r>
                <m:t>&amp;</m:t>
              </m:r>
              <m:r>
                <m:t>&amp;</m:t>
              </m:r>
              <m:r>
                <m:rPr>
                  <m:nor/>
                  <m:sty m:val="p"/>
                </m:rPr>
                <m:t>(</m:t>
              </m:r>
              <m:r>
                <m:rPr>
                  <m:sty m:val="bi"/>
                </m:rPr>
                <m:t>C</m:t>
              </m:r>
              <m:r>
                <m:rPr>
                  <m:nor/>
                  <m:sty m:val="p"/>
                </m:rPr>
                <m:t> positive definite, </m:t>
              </m:r>
              <m:r>
                <m:rPr>
                  <m:sty m:val="bi"/>
                </m:rPr>
                <m:t>A</m:t>
              </m:r>
              <m:acc>
                <m:accPr>
                  <m:chr m:val="̃"/>
                </m:accPr>
                <m:e>
                  <m:r>
                    <m:t>x</m:t>
                  </m:r>
                </m:e>
              </m:acc>
              <m:r>
                <m:rPr>
                  <m:sty m:val="p"/>
                </m:rPr>
                <m:t>≠</m:t>
              </m:r>
              <m:acc>
                <m:accPr>
                  <m:chr m:val="̃"/>
                </m:accPr>
                <m:e>
                  <m:r>
                    <m:t>0</m:t>
                  </m:r>
                </m:e>
              </m:acc>
              <m:r>
                <m:rPr>
                  <m:nor/>
                  <m:sty m:val="p"/>
                </m:rPr>
                <m:t>)</m:t>
              </m:r>
            </m:e>
          </m:eqArr>
        </m:oMath>
      </m:oMathPara>
    </w:p>
    <w:p>
      <w:pPr>
        <w:pStyle w:val="FirstParagraph"/>
      </w:pPr>
      <w:r>
        <w:rPr>
          <w:b/>
          <w:bCs/>
        </w:rPr>
        <w:t xml:space="preserve">Part 2.</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symmetric:</w:t>
      </w:r>
      <w:r>
        <w:t xml:space="preserve"> </w:t>
      </w:r>
      <w:r>
        <w:t xml:space="preserve">its transpose is</w:t>
      </w:r>
      <w:r>
        <w:t xml:space="preserve"> </w:t>
      </w:r>
      <m:oMath>
        <m:sSub>
          <m:e>
            <m:r>
              <m:t>α</m:t>
            </m:r>
          </m:e>
          <m:sub>
            <m:r>
              <m:t>1</m:t>
            </m:r>
          </m:sub>
        </m:sSub>
        <m:sSup>
          <m:e>
            <m:sSub>
              <m:e>
                <m:r>
                  <m:rPr>
                    <m:sty m:val="bi"/>
                  </m:rPr>
                  <m:t>A</m:t>
                </m:r>
              </m:e>
              <m:sub>
                <m:r>
                  <m:t>1</m:t>
                </m:r>
              </m:sub>
            </m:sSub>
          </m:e>
          <m:sup>
            <m:r>
              <m:rPr>
                <m:sty m:val="p"/>
              </m:rPr>
              <m:t>⊤</m:t>
            </m:r>
          </m:sup>
        </m:sSup>
        <m:r>
          <m:rPr>
            <m:sty m:val="p"/>
          </m:rPr>
          <m:t>+</m:t>
        </m:r>
        <m:sSub>
          <m:e>
            <m:r>
              <m:t>α</m:t>
            </m:r>
          </m:e>
          <m:sub>
            <m:r>
              <m:t>2</m:t>
            </m:r>
          </m:sub>
        </m:sSub>
        <m:sSup>
          <m:e>
            <m:sSub>
              <m:e>
                <m:r>
                  <m:rPr>
                    <m:sty m:val="bi"/>
                  </m:rPr>
                  <m:t>A</m:t>
                </m:r>
              </m:e>
              <m:sub>
                <m:r>
                  <m:t>2</m:t>
                </m:r>
              </m:sub>
            </m:sSub>
          </m:e>
          <m:sup>
            <m:r>
              <m:rPr>
                <m:sty m:val="p"/>
              </m:rPr>
              <m:t>⊤</m:t>
            </m:r>
          </m:sup>
        </m:sSup>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w:t>
      </w:r>
      <w:hyperlink w:anchor="thm-transpose-sum">
        <w:r>
          <w:rPr>
            <w:rStyle w:val="Hyperlink"/>
          </w:rPr>
          <w:t xml:space="preserve">Theorem 18</w:t>
        </w:r>
      </w:hyperlink>
      <w:r>
        <w:t xml:space="preserve">,</w:t>
      </w:r>
      <w:r>
        <w:t xml:space="preserve"> </w:t>
      </w:r>
      <w:hyperlink w:anchor="def-scalar-mult">
        <w:r>
          <w:rPr>
            <w:rStyle w:val="Hyperlink"/>
          </w:rPr>
          <w:t xml:space="preserve">Definition 23</w:t>
        </w:r>
      </w:hyperlink>
      <w:r>
        <w:t xml:space="preserve">,</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x</m:t>
            </m:r>
          </m:e>
        </m:acc>
        <m:r>
          <m:rPr>
            <m:sty m:val="p"/>
          </m:rPr>
          <m:t>≠</m:t>
        </m:r>
        <m:acc>
          <m:accPr>
            <m:chr m:val="̃"/>
          </m:accPr>
          <m:e>
            <m:r>
              <m:t>0</m:t>
            </m:r>
          </m:e>
        </m:acc>
      </m:oMath>
      <w:r>
        <w:t xml:space="preserve">,</w:t>
      </w:r>
    </w:p>
    <w:p>
      <w:pPr>
        <w:pStyle w:val="BodyText"/>
      </w:pPr>
      <m:oMathPara>
        <m:oMathParaPr>
          <m:jc m:val="center"/>
        </m:oMathParaPr>
        <m:oMath>
          <m:eqArr>
            <m:e>
              <m:sSup>
                <m:e>
                  <m:acc>
                    <m:accPr>
                      <m:chr m:val="̃"/>
                    </m:accPr>
                    <m:e>
                      <m:r>
                        <m:t>x</m:t>
                      </m:r>
                    </m:e>
                  </m:acc>
                </m:e>
                <m:sup>
                  <m:r>
                    <m:rPr>
                      <m:sty m:val="p"/>
                    </m:rPr>
                    <m:t>⊤</m:t>
                  </m:r>
                </m:sup>
              </m:sSup>
              <m:r>
                <m:t> </m:t>
              </m:r>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r>
                <m:rPr>
                  <m:sty m:val="p"/>
                </m:rPr>
                <m:t>)</m:t>
              </m:r>
              <m:r>
                <m:t> </m:t>
              </m:r>
              <m:acc>
                <m:accPr>
                  <m:chr m:val="̃"/>
                </m:accPr>
                <m:e>
                  <m:r>
                    <m:t>x</m:t>
                  </m:r>
                </m:e>
              </m:acc>
              <m:r>
                <m:t>&amp;</m:t>
              </m:r>
              <m:r>
                <m:rPr>
                  <m:sty m:val="p"/>
                </m:rPr>
                <m:t>=</m:t>
              </m:r>
              <m:sSup>
                <m:e>
                  <m:acc>
                    <m:accPr>
                      <m:chr m:val="̃"/>
                    </m:accPr>
                    <m:e>
                      <m:r>
                        <m:t>x</m:t>
                      </m:r>
                    </m:e>
                  </m:acc>
                </m:e>
                <m:sup>
                  <m:r>
                    <m:rPr>
                      <m:sty m:val="p"/>
                    </m:rPr>
                    <m:t>⊤</m:t>
                  </m:r>
                </m:sup>
              </m:sSup>
              <m:r>
                <m:t> </m:t>
              </m:r>
              <m:r>
                <m:rPr>
                  <m:sty m:val="p"/>
                </m:rPr>
                <m:t>(</m:t>
              </m:r>
              <m:sSub>
                <m:e>
                  <m:r>
                    <m:t>α</m:t>
                  </m:r>
                </m:e>
                <m:sub>
                  <m:r>
                    <m:t>1</m:t>
                  </m:r>
                </m:sub>
              </m:sSub>
              <m:sSub>
                <m:e>
                  <m:r>
                    <m:rPr>
                      <m:sty m:val="bi"/>
                    </m:rPr>
                    <m:t>A</m:t>
                  </m:r>
                </m:e>
                <m:sub>
                  <m:r>
                    <m:t>1</m:t>
                  </m:r>
                </m:sub>
              </m:sSub>
              <m:r>
                <m:rPr>
                  <m:sty m:val="p"/>
                </m:rPr>
                <m:t>)</m:t>
              </m:r>
              <m:r>
                <m:t> </m:t>
              </m:r>
              <m:acc>
                <m:accPr>
                  <m:chr m:val="̃"/>
                </m:accPr>
                <m:e>
                  <m:r>
                    <m:t>x</m:t>
                  </m:r>
                </m:e>
              </m:acc>
              <m:r>
                <m:rPr>
                  <m:sty m:val="p"/>
                </m:rPr>
                <m:t>+</m:t>
              </m:r>
              <m:sSup>
                <m:e>
                  <m:acc>
                    <m:accPr>
                      <m:chr m:val="̃"/>
                    </m:accPr>
                    <m:e>
                      <m:r>
                        <m:t>x</m:t>
                      </m:r>
                    </m:e>
                  </m:acc>
                </m:e>
                <m:sup>
                  <m:r>
                    <m:rPr>
                      <m:sty m:val="p"/>
                    </m:rPr>
                    <m:t>⊤</m:t>
                  </m:r>
                </m:sup>
              </m:sSup>
              <m:r>
                <m:t> </m:t>
              </m:r>
              <m:r>
                <m:rPr>
                  <m:sty m:val="p"/>
                </m:rPr>
                <m:t>(</m:t>
              </m:r>
              <m:sSub>
                <m:e>
                  <m:r>
                    <m:t>α</m:t>
                  </m:r>
                </m:e>
                <m:sub>
                  <m:r>
                    <m:t>2</m:t>
                  </m:r>
                </m:sub>
              </m:sSub>
              <m:sSub>
                <m:e>
                  <m:r>
                    <m:rPr>
                      <m:sty m:val="bi"/>
                    </m:rPr>
                    <m:t>A</m:t>
                  </m:r>
                </m:e>
                <m:sub>
                  <m:r>
                    <m:t>2</m:t>
                  </m:r>
                </m:sub>
              </m:sSub>
              <m:r>
                <m:rPr>
                  <m:sty m:val="p"/>
                </m:rPr>
                <m:t>)</m:t>
              </m:r>
              <m:r>
                <m:t> </m:t>
              </m:r>
              <m:acc>
                <m:accPr>
                  <m:chr m:val="̃"/>
                </m:accPr>
                <m:e>
                  <m:r>
                    <m:t>x</m:t>
                  </m:r>
                </m:e>
              </m:acc>
              <m:r>
                <m:t>&amp;</m:t>
              </m:r>
              <m:r>
                <m:t>&amp;</m:t>
              </m:r>
              <m:r>
                <m:rPr>
                  <m:nor/>
                  <m:sty m:val="p"/>
                </m:rPr>
                <m:t>(</m:t>
              </m:r>
              <m:r>
                <m:rPr>
                  <m:nor/>
                  <m:sty m:val="p"/>
                </m:rPr>
                <m:t>Theorem 9</m:t>
              </m:r>
              <m:r>
                <m:rPr>
                  <m:nor/>
                  <m:sty m:val="p"/>
                </m:rPr>
                <m:t>, twice)</m:t>
              </m:r>
            </m:e>
            <m:e>
              <m:r>
                <m:t>&amp;</m:t>
              </m:r>
              <m:r>
                <m:rPr>
                  <m:sty m:val="p"/>
                </m:rPr>
                <m:t>=</m:t>
              </m:r>
              <m:sSub>
                <m:e>
                  <m:r>
                    <m:t>α</m:t>
                  </m:r>
                </m:e>
                <m:sub>
                  <m:r>
                    <m:t>1</m:t>
                  </m:r>
                </m:sub>
              </m:sSub>
              <m:r>
                <m:t> </m:t>
              </m:r>
              <m:sSup>
                <m:e>
                  <m:acc>
                    <m:accPr>
                      <m:chr m:val="̃"/>
                    </m:accPr>
                    <m:e>
                      <m:r>
                        <m:t>x</m:t>
                      </m:r>
                    </m:e>
                  </m:acc>
                </m:e>
                <m:sup>
                  <m:r>
                    <m:rPr>
                      <m:sty m:val="p"/>
                    </m:rPr>
                    <m:t>⊤</m:t>
                  </m:r>
                </m:sup>
              </m:sSup>
              <m:sSub>
                <m:e>
                  <m:r>
                    <m:rPr>
                      <m:sty m:val="bi"/>
                    </m:rPr>
                    <m:t>A</m:t>
                  </m:r>
                </m:e>
                <m:sub>
                  <m:r>
                    <m:t>1</m:t>
                  </m:r>
                </m:sub>
              </m:sSub>
              <m:acc>
                <m:accPr>
                  <m:chr m:val="̃"/>
                </m:accPr>
                <m:e>
                  <m:r>
                    <m:t>x</m:t>
                  </m:r>
                </m:e>
              </m:acc>
              <m:r>
                <m:rPr>
                  <m:sty m:val="p"/>
                </m:rPr>
                <m:t>+</m:t>
              </m:r>
              <m:sSub>
                <m:e>
                  <m:r>
                    <m:t>α</m:t>
                  </m:r>
                </m:e>
                <m:sub>
                  <m:r>
                    <m:t>2</m:t>
                  </m:r>
                </m:sub>
              </m:sSub>
              <m:r>
                <m:t> </m:t>
              </m:r>
              <m:sSup>
                <m:e>
                  <m:acc>
                    <m:accPr>
                      <m:chr m:val="̃"/>
                    </m:accPr>
                    <m:e>
                      <m:r>
                        <m:t>x</m:t>
                      </m:r>
                    </m:e>
                  </m:acc>
                </m:e>
                <m:sup>
                  <m:r>
                    <m:rPr>
                      <m:sty m:val="p"/>
                    </m:rPr>
                    <m:t>⊤</m:t>
                  </m:r>
                </m:sup>
              </m:sSup>
              <m:sSub>
                <m:e>
                  <m:r>
                    <m:rPr>
                      <m:sty m:val="bi"/>
                    </m:rPr>
                    <m:t>A</m:t>
                  </m:r>
                </m:e>
                <m:sub>
                  <m:r>
                    <m:t>2</m:t>
                  </m:r>
                </m:sub>
              </m:sSub>
              <m:acc>
                <m:accPr>
                  <m:chr m:val="̃"/>
                </m:accPr>
                <m:e>
                  <m:r>
                    <m:t>x</m:t>
                  </m:r>
                </m:e>
              </m:acc>
              <m:r>
                <m:t>&amp;</m:t>
              </m:r>
              <m:r>
                <m:t>&amp;</m:t>
              </m:r>
              <m:r>
                <m:rPr>
                  <m:nor/>
                  <m:sty m:val="p"/>
                </m:rPr>
                <m:t>(</m:t>
              </m:r>
              <m:r>
                <m:rPr>
                  <m:nor/>
                  <m:sty m:val="p"/>
                </m:rPr>
                <m:t>Theorem 87</m:t>
              </m:r>
              <m:r>
                <m:rPr>
                  <m:nor/>
                  <m:sty m:val="p"/>
                </m:rPr>
                <m:t>)</m:t>
              </m:r>
            </m:e>
            <m:e>
              <m:r>
                <m:t>&amp;</m:t>
              </m:r>
              <m:r>
                <m:rPr>
                  <m:sty m:val="p"/>
                </m:rPr>
                <m:t>&gt;</m:t>
              </m:r>
              <m:r>
                <m:t>0</m:t>
              </m:r>
              <m:r>
                <m:rPr>
                  <m:sty m:val="p"/>
                </m:rPr>
                <m:t>.</m:t>
              </m:r>
              <m:r>
                <m:t>&amp;</m:t>
              </m:r>
              <m:r>
                <m:t>&amp;</m:t>
              </m:r>
              <m:r>
                <m:rPr>
                  <m:nor/>
                  <m:sty m:val="p"/>
                </m:rPr>
                <m:t>(each term is positive)</m:t>
              </m:r>
            </m:e>
          </m:eqArr>
        </m:oMath>
      </m:oMathPara>
    </w:p>
    <w:bookmarkStart w:id="601" w:name="exm-pd-operations"/>
    <w:p>
      <w:pPr>
        <w:pStyle w:val="FirstParagraph"/>
      </w:pPr>
      <w:r>
        <w:rPr>
          <w:b/>
          <w:bCs/>
        </w:rPr>
        <w:t xml:space="preserve">Example 199 (Building positive definite matrices)</w:t>
      </w:r>
      <w:r>
        <w:t xml:space="preserve"> </w:t>
      </w:r>
      <w:r>
        <w:t xml:space="preserve"> </w:t>
      </w:r>
    </w:p>
    <w:p>
      <w:pPr>
        <w:numPr>
          <w:ilvl w:val="0"/>
          <w:numId w:val="1106"/>
        </w:numPr>
      </w:pPr>
      <w:r>
        <w:t xml:space="preserve">With</w:t>
      </w:r>
      <w:r>
        <w:t xml:space="preserve"> </w:t>
      </w:r>
      <m:oMath>
        <m:r>
          <m:rPr>
            <m:sty m:val="bi"/>
          </m:rPr>
          <m:t>C</m:t>
        </m:r>
        <m:r>
          <m:rPr>
            <m:sty m:val="p"/>
          </m:rPr>
          <m:t>=</m:t>
        </m:r>
        <m:sSub>
          <m:e>
            <m:r>
              <m:rPr>
                <m:sty m:val="bi"/>
              </m:rPr>
              <m:t>I</m:t>
            </m:r>
          </m:e>
          <m:sub>
            <m:r>
              <m:t>3</m:t>
            </m:r>
          </m:sub>
        </m:sSub>
      </m:oMath>
      <w:r>
        <w:t xml:space="preserve"> </w:t>
      </w:r>
      <w:r>
        <w:t xml:space="preserve">and</w:t>
      </w:r>
      <w:r>
        <w:t xml:space="preserve"> </w:t>
      </w:r>
      <m:oMath>
        <m:r>
          <m:rPr>
            <m:sty m:val="bi"/>
          </m:rPr>
          <m:t>X</m:t>
        </m:r>
      </m:oMath>
      <w:r>
        <w:t xml:space="preserve"> </w:t>
      </w:r>
      <w:r>
        <w:t xml:space="preserve">of</w:t>
      </w:r>
      <w:r>
        <w:t xml:space="preserve"> </w:t>
      </w:r>
      <w:hyperlink w:anchor="exm-pd-gram">
        <w:r>
          <w:rPr>
            <w:rStyle w:val="Hyperlink"/>
          </w:rPr>
          <w:t xml:space="preserve">Example 198</w:t>
        </w:r>
      </w:hyperlink>
      <w:r>
        <w:t xml:space="preserve">,</w:t>
      </w:r>
      <w:r>
        <w:t xml:space="preserve"> </w:t>
      </w:r>
      <w:r>
        <w:t xml:space="preserve">part 1 gives again that</w:t>
      </w:r>
      <w:r>
        <w:t xml:space="preserve"> </w:t>
      </w:r>
      <m:oMath>
        <m:sSup>
          <m:e>
            <m:r>
              <m:rPr>
                <m:sty m:val="bi"/>
              </m:rPr>
              <m:t>X</m:t>
            </m:r>
          </m:e>
          <m:sup>
            <m:r>
              <m:rPr>
                <m:sty m:val="p"/>
              </m:rPr>
              <m:t>⊤</m:t>
            </m:r>
          </m:sup>
        </m:sSup>
        <m:r>
          <m:rPr>
            <m:sty m:val="bi"/>
          </m:rPr>
          <m:t>X</m:t>
        </m:r>
      </m:oMath>
      <w:r>
        <w:t xml:space="preserve"> </w:t>
      </w:r>
      <w:r>
        <w:t xml:space="preserve">is positive definite.</w:t>
      </w:r>
    </w:p>
    <w:p>
      <w:pPr>
        <w:numPr>
          <w:ilvl w:val="0"/>
          <w:numId w:val="1106"/>
        </w:numPr>
      </w:pPr>
      <w:r>
        <w:t xml:space="preserve">With</w:t>
      </w:r>
      <w:r>
        <w:t xml:space="preserve"> </w:t>
      </w:r>
      <m:oMath>
        <m:sSub>
          <m:e>
            <m:r>
              <m:t>α</m:t>
            </m:r>
          </m:e>
          <m:sub>
            <m:r>
              <m:t>1</m:t>
            </m:r>
          </m:sub>
        </m:sSub>
        <m:r>
          <m:rPr>
            <m:sty m:val="p"/>
          </m:rPr>
          <m:t>=</m:t>
        </m:r>
        <m:r>
          <m:t>2</m:t>
        </m:r>
      </m:oMath>
      <w:r>
        <w:t xml:space="preserve">,</w:t>
      </w:r>
      <w:r>
        <w:t xml:space="preserve"> </w:t>
      </w:r>
      <m:oMath>
        <m:sSub>
          <m:e>
            <m:r>
              <m:rPr>
                <m:sty m:val="bi"/>
              </m:rPr>
              <m:t>A</m:t>
            </m:r>
          </m:e>
          <m:sub>
            <m:r>
              <m:t>1</m:t>
            </m:r>
          </m:sub>
        </m:sSub>
        <m:r>
          <m:rPr>
            <m:sty m:val="p"/>
          </m:rPr>
          <m:t>=</m:t>
        </m:r>
        <m:sSub>
          <m:e>
            <m:r>
              <m:rPr>
                <m:sty m:val="bi"/>
              </m:rPr>
              <m:t>I</m:t>
            </m:r>
          </m:e>
          <m:sub>
            <m:r>
              <m:t>2</m:t>
            </m:r>
          </m:sub>
        </m:sSub>
      </m:oMath>
      <w:r>
        <w:t xml:space="preserve"> </w:t>
      </w:r>
      <w:r>
        <w:t xml:space="preserve">(</w:t>
      </w:r>
      <w:hyperlink w:anchor="exm-positive-definite">
        <w:r>
          <w:rPr>
            <w:rStyle w:val="Hyperlink"/>
          </w:rPr>
          <w:t xml:space="preserve">Example 143</w:t>
        </w:r>
      </w:hyperlink>
      <w:r>
        <w:t xml:space="preserve">),</w:t>
      </w:r>
      <w:r>
        <w:t xml:space="preserve"> </w:t>
      </w:r>
      <m:oMath>
        <m:sSub>
          <m:e>
            <m:r>
              <m:t>α</m:t>
            </m:r>
          </m:e>
          <m:sub>
            <m:r>
              <m:t>2</m:t>
            </m:r>
          </m:sub>
        </m:sSub>
        <m:r>
          <m:rPr>
            <m:sty m:val="p"/>
          </m:rPr>
          <m:t>=</m:t>
        </m:r>
        <m:r>
          <m:t>1</m:t>
        </m:r>
      </m:oMath>
      <w:r>
        <w:t xml:space="preserve"> </w:t>
      </w:r>
      <w:r>
        <w:t xml:space="preserve">and</w:t>
      </w:r>
    </w:p>
    <w:p>
      <w:pPr>
        <w:pStyle w:val="BodyText"/>
      </w:pPr>
      <m:oMathPara>
        <m:oMathParaPr>
          <m:jc m:val="center"/>
        </m:oMathParaPr>
        <m:oMath>
          <m:eqArr>
            <m:e>
              <m:sSub>
                <m:e>
                  <m:r>
                    <m:rPr>
                      <m:sty m:val="bi"/>
                    </m:rPr>
                    <m:t>A</m:t>
                  </m:r>
                </m:e>
                <m:sub>
                  <m:r>
                    <m:t>2</m:t>
                  </m:r>
                </m:sub>
              </m:sSub>
              <m:r>
                <m:t>&amp;</m:t>
              </m:r>
              <m:r>
                <m:rPr>
                  <m:sty m:val="p"/>
                </m:rPr>
                <m:t>=</m:t>
              </m:r>
              <m:sSup>
                <m:e>
                  <m:r>
                    <m:rPr>
                      <m:sty m:val="bi"/>
                    </m:rPr>
                    <m:t>X</m:t>
                  </m:r>
                </m:e>
                <m:sup>
                  <m:r>
                    <m:rPr>
                      <m:sty m:val="p"/>
                    </m:rPr>
                    <m:t>⊤</m:t>
                  </m:r>
                </m:sup>
              </m:sSup>
              <m:r>
                <m:rPr>
                  <m:sty m:val="bi"/>
                </m:rPr>
                <m:t>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e>
          </m:eqArr>
        </m:oMath>
      </m:oMathPara>
    </w:p>
    <w:p>
      <w:pPr>
        <w:numPr>
          <w:ilvl w:val="0"/>
          <w:numId w:val="1000"/>
        </w:numPr>
      </w:pPr>
      <w:r>
        <w:t xml:space="preserve">(</w:t>
      </w:r>
      <w:hyperlink w:anchor="exm-pd-gram">
        <w:r>
          <w:rPr>
            <w:rStyle w:val="Hyperlink"/>
          </w:rPr>
          <w:t xml:space="preserve">Example 198</w:t>
        </w:r>
      </w:hyperlink>
      <w:r>
        <w:t xml:space="preserve">),</w:t>
      </w:r>
      <w:r>
        <w:t xml:space="preserve"> </w:t>
      </w:r>
      <w:r>
        <w:t xml:space="preserve">part 2 gives that</w:t>
      </w:r>
      <w:r>
        <w:t xml:space="preserve"> </w:t>
      </w:r>
      <m:oMath>
        <m:r>
          <m:t>2</m:t>
        </m:r>
        <m:sSub>
          <m:e>
            <m:r>
              <m:rPr>
                <m:sty m:val="bi"/>
              </m:rPr>
              <m:t>I</m:t>
            </m:r>
          </m:e>
          <m:sub>
            <m:r>
              <m:t>2</m:t>
            </m:r>
          </m:sub>
        </m:sSub>
        <m:r>
          <m:rPr>
            <m:sty m:val="p"/>
          </m:rPr>
          <m:t>+</m:t>
        </m:r>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6</m:t>
                  </m:r>
                </m:e>
              </m:mr>
              <m:mr>
                <m:e>
                  <m:r>
                    <m:t>6</m:t>
                  </m:r>
                </m:e>
                <m:e>
                  <m:r>
                    <m:t>16</m:t>
                  </m:r>
                </m:e>
              </m:mr>
            </m:m>
          </m:e>
        </m:d>
      </m:oMath>
      <w:r>
        <w:t xml:space="preserve"> </w:t>
      </w:r>
      <w:r>
        <w:t xml:space="preserve">is positive definite.</w:t>
      </w:r>
    </w:p>
    <w:p>
      <w:pPr>
        <w:numPr>
          <w:ilvl w:val="0"/>
          <w:numId w:val="1106"/>
        </w:numPr>
      </w:pPr>
      <w:r>
        <w:t xml:space="preserve">An aside beyond part 2:</w:t>
      </w:r>
      <w:r>
        <w:t xml:space="preserve"> </w:t>
      </w:r>
      <m:oMath>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plus positive semidefinite;</w:t>
      </w:r>
      <w:r>
        <w:t xml:space="preserve"> </w:t>
      </w:r>
      <w:r>
        <w:t xml:space="preserve">its quadratic form is</w:t>
      </w:r>
      <w:r>
        <w:t xml:space="preserve"> </w:t>
      </w:r>
      <m:oMath>
        <m:sSubSup>
          <m:e>
            <m:r>
              <m:t>x</m:t>
            </m:r>
          </m:e>
          <m:sub>
            <m:r>
              <m:t>1</m:t>
            </m:r>
          </m:sub>
          <m:sup>
            <m:r>
              <m:t>2</m:t>
            </m:r>
          </m:sup>
        </m:sSubSup>
        <m:r>
          <m:rPr>
            <m:sty m:val="p"/>
          </m:rPr>
          <m:t>+</m:t>
        </m:r>
        <m:sSubSup>
          <m:e>
            <m:r>
              <m:t>x</m:t>
            </m:r>
          </m:e>
          <m:sub>
            <m:r>
              <m:t>2</m:t>
            </m:r>
          </m:sub>
          <m:sup>
            <m:r>
              <m:t>2</m:t>
            </m:r>
          </m:sup>
        </m:sSubSup>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&gt;</m:t>
        </m:r>
        <m:r>
          <m:t>0</m:t>
        </m:r>
      </m:oMath>
      <w:r>
        <w:t xml:space="preserve"> </w:t>
      </w:r>
      <w:r>
        <w:t xml:space="preserve">for</w:t>
      </w:r>
      <w:r>
        <w:t xml:space="preserve"> </w:t>
      </w:r>
      <m:oMath>
        <m:acc>
          <m:accPr>
            <m:chr m:val="̃"/>
          </m:accPr>
          <m:e>
            <m:r>
              <m:t>x</m:t>
            </m:r>
          </m:e>
        </m:acc>
        <m:r>
          <m:rPr>
            <m:sty m:val="p"/>
          </m:rPr>
          <m:t>≠</m:t>
        </m:r>
        <m:acc>
          <m:accPr>
            <m:chr m:val="̃"/>
          </m:accPr>
          <m:e>
            <m:r>
              <m:t>0</m:t>
            </m:r>
          </m:e>
        </m:acc>
      </m:oMath>
      <w:r>
        <w:t xml:space="preserve">,</w:t>
      </w:r>
      <w:r>
        <w:t xml:space="preserve"> </w:t>
      </w:r>
      <w:r>
        <w:t xml:space="preserve">so it is positive definite, in line with its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137</w:t>
        </w:r>
      </w:hyperlink>
      <w:r>
        <w:t xml:space="preserve">).</w:t>
      </w:r>
    </w:p>
    <w:p>
      <w:pPr>
        <w:numPr>
          <w:ilvl w:val="0"/>
          <w:numId w:val="1106"/>
        </w:numPr>
      </w:pPr>
      <w:r>
        <w:t xml:space="preserve">Independence is needed in part 1:</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whose columns are equal,</w:t>
      </w:r>
      <w:r>
        <w:t xml:space="preserve"> </w:t>
      </w:r>
      <m:oMath>
        <m:sSup>
          <m:e>
            <m:r>
              <m:rPr>
                <m:sty m:val="bi"/>
              </m:rPr>
              <m:t>A</m:t>
            </m:r>
          </m:e>
          <m:sup>
            <m:r>
              <m:rPr>
                <m:sty m:val="p"/>
              </m:rPr>
              <m:t>⊤</m:t>
            </m:r>
          </m:sup>
        </m:sSup>
        <m:r>
          <m:t> </m:t>
        </m:r>
        <m:sSub>
          <m:e>
            <m:r>
              <m:rPr>
                <m:sty m:val="bi"/>
              </m:rPr>
              <m:t>I</m:t>
            </m:r>
          </m:e>
          <m:sub>
            <m:r>
              <m:t>2</m:t>
            </m:r>
          </m:sub>
        </m:sSub>
        <m:r>
          <m:t> </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gives quadratic form</w:t>
      </w:r>
      <w:r>
        <w:t xml:space="preserve"> </w:t>
      </w:r>
      <m:oMath>
        <m:r>
          <m:t>0</m:t>
        </m:r>
      </m:oMath>
      <w:r>
        <w:t xml:space="preserve">.</w:t>
      </w:r>
    </w:p>
    <w:bookmarkEnd w:id="601"/>
    <w:bookmarkStart w:id="602" w:name="def-block-matrix"/>
    <w:p>
      <w:pPr>
        <w:pStyle w:val="FirstParagraph"/>
      </w:pPr>
      <w:r>
        <w:rPr>
          <w:b/>
          <w:bCs/>
        </w:rPr>
        <w:t xml:space="preserve">Definition 101 (Block matrix)</w:t>
      </w:r>
      <w:r>
        <w:t xml:space="preserve"> </w:t>
      </w:r>
      <w:r>
        <w:t xml:space="preserve">Split the rows of an</w:t>
      </w:r>
      <w:r>
        <w:t xml:space="preserve"> </w:t>
      </w:r>
      <m:oMath>
        <m:r>
          <m:t>m</m:t>
        </m:r>
        <m:r>
          <m:rPr>
            <m:sty m:val="p"/>
          </m:rPr>
          <m:t>×</m:t>
        </m:r>
        <m:r>
          <m:t>n</m:t>
        </m:r>
      </m:oMath>
      <w:r>
        <w:t xml:space="preserve"> </w:t>
      </w:r>
      <w:r>
        <w:t xml:space="preserve">matrix</w:t>
      </w:r>
      <w:r>
        <w:t xml:space="preserve"> </w:t>
      </w:r>
      <m:oMath>
        <m:r>
          <m:rPr>
            <m:sty m:val="bi"/>
          </m:rPr>
          <m:t>X</m:t>
        </m:r>
      </m:oMath>
      <w:r>
        <w:t xml:space="preserve"> </w:t>
      </w:r>
      <w:r>
        <w:t xml:space="preserve">into the first</w:t>
      </w:r>
      <w:r>
        <w:t xml:space="preserve"> </w:t>
      </w:r>
      <m:oMath>
        <m:r>
          <m:t>k</m:t>
        </m:r>
      </m:oMath>
      <w:r>
        <w:t xml:space="preserve"> </w:t>
      </w:r>
      <w:r>
        <w:t xml:space="preserve">and the last</w:t>
      </w:r>
      <w:r>
        <w:t xml:space="preserve"> </w:t>
      </w:r>
      <m:oMath>
        <m:r>
          <m:t>m</m:t>
        </m:r>
        <m:r>
          <m:rPr>
            <m:sty m:val="p"/>
          </m:rPr>
          <m:t>−</m:t>
        </m:r>
        <m:r>
          <m:t>k</m:t>
        </m:r>
      </m:oMath>
      <w:r>
        <w:t xml:space="preserve">,</w:t>
      </w:r>
      <w:r>
        <w:t xml:space="preserve"> </w:t>
      </w:r>
      <w:r>
        <w:t xml:space="preserve">and its columns into the first</w:t>
      </w:r>
      <w:r>
        <w:t xml:space="preserve"> </w:t>
      </w:r>
      <m:oMath>
        <m:r>
          <m:t>l</m:t>
        </m:r>
      </m:oMath>
      <w:r>
        <w:t xml:space="preserve"> </w:t>
      </w:r>
      <w:r>
        <w:t xml:space="preserve">and the last</w:t>
      </w:r>
      <w:r>
        <w:t xml:space="preserve"> </w:t>
      </w:r>
      <m:oMath>
        <m:r>
          <m:t>n</m:t>
        </m:r>
        <m:r>
          <m:rPr>
            <m:sty m:val="p"/>
          </m:rPr>
          <m:t>−</m:t>
        </m:r>
        <m:r>
          <m:t>l</m:t>
        </m:r>
      </m:oMath>
      <w:r>
        <w:t xml:space="preserve">,</w:t>
      </w:r>
      <w:r>
        <w:t xml:space="preserve"> </w:t>
      </w:r>
      <w:r>
        <w:t xml:space="preserve">with</w:t>
      </w:r>
      <w:r>
        <w:t xml:space="preserve"> </w:t>
      </w:r>
      <m:oMath>
        <m:r>
          <m:t>1</m:t>
        </m:r>
        <m:r>
          <m:rPr>
            <m:sty m:val="p"/>
          </m:rPr>
          <m:t>≤</m:t>
        </m:r>
        <m:r>
          <m:t>k</m:t>
        </m:r>
        <m:r>
          <m:rPr>
            <m:sty m:val="p"/>
          </m:rPr>
          <m:t>&lt;</m:t>
        </m:r>
        <m:r>
          <m:t>m</m:t>
        </m:r>
      </m:oMath>
      <w:r>
        <w:t xml:space="preserve"> </w:t>
      </w:r>
      <w:r>
        <w:t xml:space="preserve">and</w:t>
      </w:r>
      <w:r>
        <w:t xml:space="preserve"> </w:t>
      </w:r>
      <m:oMath>
        <m:r>
          <m:t>1</m:t>
        </m:r>
        <m:r>
          <m:rPr>
            <m:sty m:val="p"/>
          </m:rPr>
          <m:t>≤</m:t>
        </m:r>
        <m:r>
          <m:t>l</m:t>
        </m:r>
        <m:r>
          <m:rPr>
            <m:sty m:val="p"/>
          </m:rPr>
          <m:t>&lt;</m:t>
        </m:r>
        <m:r>
          <m:t>n</m:t>
        </m:r>
      </m:oMath>
      <w:r>
        <w:t xml:space="preserve">.</w:t>
      </w:r>
      <w:r>
        <w:t xml:space="preserve"> </w:t>
      </w:r>
      <w:r>
        <w:t xml:space="preserve">This cuts</w:t>
      </w:r>
      <w:r>
        <w:t xml:space="preserve"> </w:t>
      </w:r>
      <m:oMath>
        <m:r>
          <m:rPr>
            <m:sty m:val="bi"/>
          </m:rPr>
          <m:t>X</m:t>
        </m:r>
      </m:oMath>
      <w:r>
        <w:t xml:space="preserve"> </w:t>
      </w:r>
      <w:r>
        <w:t xml:space="preserve">into four smaller matrices, its</w:t>
      </w:r>
      <w:r>
        <w:t xml:space="preserve"> </w:t>
      </w:r>
      <w:r>
        <w:rPr>
          <w:b/>
          <w:bCs/>
        </w:rPr>
        <w:t xml:space="preserve">blocks</w:t>
      </w:r>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oMath>
      </m:oMathPara>
    </w:p>
    <w:p>
      <w:pPr>
        <w:pStyle w:val="FirstParagraph"/>
      </w:pPr>
      <w:r>
        <w:t xml:space="preserve">where</w:t>
      </w:r>
      <w:r>
        <w:t xml:space="preserve"> </w:t>
      </w:r>
      <m:oMath>
        <m:r>
          <m:rPr>
            <m:sty m:val="bi"/>
          </m:rPr>
          <m:t>A</m:t>
        </m:r>
      </m:oMath>
      <w:r>
        <w:t xml:space="preserve"> </w:t>
      </w:r>
      <w:r>
        <w:t xml:space="preserve">(</w:t>
      </w:r>
      <m:oMath>
        <m:r>
          <m:t>k</m:t>
        </m:r>
        <m:r>
          <m:rPr>
            <m:sty m:val="p"/>
          </m:rPr>
          <m:t>×</m:t>
        </m:r>
        <m:r>
          <m:t>l</m:t>
        </m:r>
      </m:oMath>
      <w:r>
        <w:t xml:space="preserve">) holds the entries</w:t>
      </w:r>
      <w:r>
        <w:t xml:space="preserve"> </w:t>
      </w:r>
      <m:oMath>
        <m:sSub>
          <m:e>
            <m:r>
              <m:t>x</m:t>
            </m:r>
          </m:e>
          <m:sub>
            <m:r>
              <m:t>i</m:t>
            </m:r>
            <m:r>
              <m:t>j</m:t>
            </m:r>
          </m:sub>
        </m:sSub>
      </m:oMath>
      <w:r>
        <w:t xml:space="preserve"> </w:t>
      </w:r>
      <w:r>
        <w:t xml:space="preserve">with</w:t>
      </w:r>
      <w:r>
        <w:t xml:space="preserve"> </w:t>
      </w:r>
      <m:oMath>
        <m:r>
          <m:t>i</m:t>
        </m:r>
        <m:r>
          <m:rPr>
            <m:sty m:val="p"/>
          </m:rPr>
          <m:t>≤</m:t>
        </m:r>
        <m:r>
          <m:t>k</m:t>
        </m:r>
      </m:oMath>
      <w:r>
        <w:t xml:space="preserve"> </w:t>
      </w:r>
      <w:r>
        <w:t xml:space="preserve">and</w:t>
      </w:r>
      <w:r>
        <w:t xml:space="preserve"> </w:t>
      </w:r>
      <m:oMath>
        <m:r>
          <m:t>j</m:t>
        </m:r>
        <m:r>
          <m:rPr>
            <m:sty m:val="p"/>
          </m:rPr>
          <m:t>≤</m:t>
        </m:r>
        <m:r>
          <m:t>l</m:t>
        </m:r>
      </m:oMath>
      <w:r>
        <w:t xml:space="preserve">,</w:t>
      </w:r>
      <w:r>
        <w:t xml:space="preserve"> </w:t>
      </w:r>
      <m:oMath>
        <m:r>
          <m:rPr>
            <m:sty m:val="bi"/>
          </m:rPr>
          <m:t>B</m:t>
        </m:r>
      </m:oMath>
      <w:r>
        <w:t xml:space="preserve"> </w:t>
      </w:r>
      <w:r>
        <w:t xml:space="preserve">(</w:t>
      </w:r>
      <m:oMath>
        <m:r>
          <m:t>k</m:t>
        </m:r>
        <m:r>
          <m:rPr>
            <m:sty m:val="p"/>
          </m:rPr>
          <m:t>×</m:t>
        </m:r>
        <m:r>
          <m:rPr>
            <m:sty m:val="p"/>
          </m:rPr>
          <m:t>(</m:t>
        </m:r>
        <m:r>
          <m:t>n</m:t>
        </m:r>
        <m:r>
          <m:rPr>
            <m:sty m:val="p"/>
          </m:rPr>
          <m:t>−</m:t>
        </m:r>
        <m:r>
          <m:t>l</m:t>
        </m:r>
        <m:r>
          <m:rPr>
            <m:sty m:val="p"/>
          </m:rPr>
          <m:t>)</m:t>
        </m:r>
      </m:oMath>
      <w:r>
        <w:t xml:space="preserve">) those with</w:t>
      </w:r>
      <w:r>
        <w:t xml:space="preserve"> </w:t>
      </w:r>
      <m:oMath>
        <m:r>
          <m:t>i</m:t>
        </m:r>
        <m:r>
          <m:rPr>
            <m:sty m:val="p"/>
          </m:rPr>
          <m:t>≤</m:t>
        </m:r>
        <m:r>
          <m:t>k</m:t>
        </m:r>
      </m:oMath>
      <w:r>
        <w:t xml:space="preserve"> </w:t>
      </w:r>
      <w:r>
        <w:t xml:space="preserve">and</w:t>
      </w:r>
      <w:r>
        <w:t xml:space="preserve"> </w:t>
      </w:r>
      <m:oMath>
        <m:r>
          <m:t>j</m:t>
        </m:r>
        <m:r>
          <m:rPr>
            <m:sty m:val="p"/>
          </m:rPr>
          <m:t>&gt;</m:t>
        </m:r>
        <m:r>
          <m:t>l</m:t>
        </m:r>
      </m:oMath>
      <w:r>
        <w:t xml:space="preserve">,</w:t>
      </w:r>
      <w:r>
        <w:t xml:space="preserve"> </w:t>
      </w:r>
      <m:oMath>
        <m:r>
          <m:rPr>
            <m:sty m:val="bi"/>
          </m:rPr>
          <m:t>C</m:t>
        </m:r>
      </m:oMath>
      <w:r>
        <w:t xml:space="preserve"> </w:t>
      </w:r>
      <w:r>
        <w:t xml:space="preserve">(</w:t>
      </w:r>
      <m:oMath>
        <m:r>
          <m:rPr>
            <m:sty m:val="p"/>
          </m:rPr>
          <m:t>(</m:t>
        </m:r>
        <m:r>
          <m:t>m</m:t>
        </m:r>
        <m:r>
          <m:rPr>
            <m:sty m:val="p"/>
          </m:rPr>
          <m:t>−</m:t>
        </m:r>
        <m:r>
          <m:t>k</m:t>
        </m:r>
        <m:r>
          <m:rPr>
            <m:sty m:val="p"/>
          </m:rPr>
          <m:t>)</m:t>
        </m:r>
        <m:r>
          <m:rPr>
            <m:sty m:val="p"/>
          </m:rPr>
          <m:t>×</m:t>
        </m:r>
        <m:r>
          <m:t>l</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m:t>
        </m:r>
        <m:r>
          <m:t>l</m:t>
        </m:r>
      </m:oMath>
      <w:r>
        <w:t xml:space="preserve">,</w:t>
      </w:r>
      <w:r>
        <w:t xml:space="preserve"> </w:t>
      </w:r>
      <w:r>
        <w:t xml:space="preserve">and</w:t>
      </w:r>
      <w:r>
        <w:t xml:space="preserve"> </w:t>
      </w:r>
      <m:oMath>
        <m:r>
          <m:rPr>
            <m:sty m:val="bi"/>
          </m:rPr>
          <m:t>D</m:t>
        </m:r>
      </m:oMath>
      <w:r>
        <w:t xml:space="preserve"> </w:t>
      </w:r>
      <w:r>
        <w:t xml:space="preserve">(</w:t>
      </w:r>
      <m:oMath>
        <m:r>
          <m:rPr>
            <m:sty m:val="p"/>
          </m:rPr>
          <m:t>(</m:t>
        </m:r>
        <m:r>
          <m:t>m</m:t>
        </m:r>
        <m:r>
          <m:rPr>
            <m:sty m:val="p"/>
          </m:rPr>
          <m:t>−</m:t>
        </m:r>
        <m:r>
          <m:t>k</m:t>
        </m:r>
        <m:r>
          <m:rPr>
            <m:sty m:val="p"/>
          </m:rPr>
          <m:t>)</m:t>
        </m:r>
        <m:r>
          <m:rPr>
            <m:sty m:val="p"/>
          </m:rPr>
          <m:t>×</m:t>
        </m:r>
        <m:r>
          <m:rPr>
            <m:sty m:val="p"/>
          </m:rPr>
          <m:t>(</m:t>
        </m:r>
        <m:r>
          <m:t>n</m:t>
        </m:r>
        <m:r>
          <m:rPr>
            <m:sty m:val="p"/>
          </m:rPr>
          <m:t>−</m:t>
        </m:r>
        <m:r>
          <m:t>l</m:t>
        </m:r>
        <m:r>
          <m:rPr>
            <m:sty m:val="p"/>
          </m:rPr>
          <m:t>)</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&gt;</m:t>
        </m:r>
        <m:r>
          <m:t>l</m:t>
        </m:r>
      </m:oMath>
      <w:r>
        <w:t xml:space="preserve">,</w:t>
      </w:r>
      <w:r>
        <w:t xml:space="preserve"> </w:t>
      </w:r>
      <w:r>
        <w:t xml:space="preserve">each in its original order.</w:t>
      </w:r>
      <w:r>
        <w:t xml:space="preserve"> </w:t>
      </w:r>
      <w:r>
        <w:t xml:space="preserve">A matrix written this way is a</w:t>
      </w:r>
      <w:r>
        <w:t xml:space="preserve"> </w:t>
      </w:r>
      <w:r>
        <w:rPr>
          <w:b/>
          <w:bCs/>
        </w:rPr>
        <w:t xml:space="preserve">block matrix</w:t>
      </w:r>
      <w:r>
        <w:t xml:space="preserve">.</w:t>
      </w:r>
      <w:r>
        <w:t xml:space="preserve"> </w:t>
      </w:r>
      <w:r>
        <w:t xml:space="preserve">When</w:t>
      </w:r>
      <w:r>
        <w:t xml:space="preserve"> </w:t>
      </w:r>
      <m:oMath>
        <m:r>
          <m:rPr>
            <m:sty m:val="bi"/>
          </m:rPr>
          <m:t>X</m:t>
        </m:r>
      </m:oMath>
      <w:r>
        <w:t xml:space="preserve"> </w:t>
      </w:r>
      <w:r>
        <w:t xml:space="preserve">is</w:t>
      </w:r>
      <w:r>
        <w:t xml:space="preserve"> </w:t>
      </w:r>
      <m:oMath>
        <m:r>
          <m:t>n</m:t>
        </m:r>
        <m:r>
          <m:rPr>
            <m:sty m:val="p"/>
          </m:rPr>
          <m:t>×</m:t>
        </m:r>
        <m:r>
          <m:t>n</m:t>
        </m:r>
      </m:oMath>
      <w:r>
        <w:t xml:space="preserve"> </w:t>
      </w:r>
      <w:r>
        <w:t xml:space="preserve">and</w:t>
      </w:r>
      <w:r>
        <w:t xml:space="preserve"> </w:t>
      </w:r>
      <m:oMath>
        <m:r>
          <m:t>1</m:t>
        </m:r>
        <m:r>
          <m:rPr>
            <m:sty m:val="p"/>
          </m:rPr>
          <m:t>≤</m:t>
        </m:r>
        <m:r>
          <m:t>k</m:t>
        </m:r>
        <m:r>
          <m:rPr>
            <m:sty m:val="p"/>
          </m:rPr>
          <m:t>≤</m:t>
        </m:r>
        <m:r>
          <m:t>n</m:t>
        </m:r>
      </m:oMath>
      <w:r>
        <w:t xml:space="preserve">,</w:t>
      </w:r>
      <w:r>
        <w:t xml:space="preserve"> </w:t>
      </w:r>
      <w:r>
        <w:t xml:space="preserve">the</w:t>
      </w:r>
      <w:r>
        <w:t xml:space="preserve"> </w:t>
      </w:r>
      <m:oMath>
        <m:r>
          <m:t>k</m:t>
        </m:r>
        <m:r>
          <m:rPr>
            <m:sty m:val="p"/>
          </m:rPr>
          <m:t>×</m:t>
        </m:r>
        <m:r>
          <m:t>k</m:t>
        </m:r>
      </m:oMath>
      <w:r>
        <w:t xml:space="preserve"> </w:t>
      </w:r>
      <w:r>
        <w:t xml:space="preserve">matrix of the entries</w:t>
      </w:r>
      <w:r>
        <w:t xml:space="preserve"> </w:t>
      </w:r>
      <m:oMath>
        <m:sSub>
          <m:e>
            <m:r>
              <m:t>x</m:t>
            </m:r>
          </m:e>
          <m:sub>
            <m:r>
              <m:t>i</m:t>
            </m:r>
            <m:r>
              <m:t>j</m:t>
            </m:r>
          </m:sub>
        </m:sSub>
      </m:oMath>
      <w:r>
        <w:t xml:space="preserve"> </w:t>
      </w:r>
      <w:r>
        <w:t xml:space="preserve">with</w:t>
      </w:r>
      <w:r>
        <w:t xml:space="preserve"> </w:t>
      </w:r>
      <m:oMath>
        <m:r>
          <m:t>i</m:t>
        </m:r>
        <m:r>
          <m:rPr>
            <m:sty m:val="p"/>
          </m:rPr>
          <m:t>,</m:t>
        </m:r>
        <m:r>
          <m:t>j</m:t>
        </m:r>
        <m:r>
          <m:rPr>
            <m:sty m:val="p"/>
          </m:rPr>
          <m:t>≤</m:t>
        </m:r>
        <m:r>
          <m:t>k</m:t>
        </m:r>
      </m:oMath>
      <w:r>
        <w:t xml:space="preserve"> </w:t>
      </w:r>
      <w:r>
        <w:t xml:space="preserve">is the</w:t>
      </w:r>
      <w:r>
        <w:t xml:space="preserve"> </w:t>
      </w:r>
      <w:r>
        <w:rPr>
          <w:b/>
          <w:bCs/>
        </w:rPr>
        <w:t xml:space="preserve">leading</w:t>
      </w:r>
      <w:r>
        <w:t xml:space="preserve"> </w:t>
      </w:r>
      <w:r>
        <w:t xml:space="preserve">(or</w:t>
      </w:r>
      <w:r>
        <w:t xml:space="preserve"> </w:t>
      </w:r>
      <w:r>
        <w:rPr>
          <w:b/>
          <w:bCs/>
        </w:rPr>
        <w:t xml:space="preserve">top-left</w:t>
      </w:r>
      <w:r>
        <w:t xml:space="preserve">)</w:t>
      </w:r>
      <w:r>
        <w:t xml:space="preserve"> </w:t>
      </w:r>
      <m:oMath>
        <m:r>
          <m:t>k</m:t>
        </m:r>
        <m:r>
          <m:rPr>
            <m:sty m:val="p"/>
          </m:rPr>
          <m:t>×</m:t>
        </m:r>
        <m:r>
          <m:t>k</m:t>
        </m:r>
      </m:oMath>
      <w:r>
        <w:t xml:space="preserve"> </w:t>
      </w:r>
      <w:r>
        <w:rPr>
          <w:b/>
          <w:bCs/>
        </w:rPr>
        <w:t xml:space="preserve">block</w:t>
      </w:r>
      <w:r>
        <w:t xml:space="preserve"> </w:t>
      </w:r>
      <w:r>
        <w:t xml:space="preserve">of</w:t>
      </w:r>
      <w:r>
        <w:t xml:space="preserve"> </w:t>
      </w:r>
      <m:oMath>
        <m:r>
          <m:rPr>
            <m:sty m:val="bi"/>
          </m:rPr>
          <m:t>X</m:t>
        </m:r>
      </m:oMath>
      <w:r>
        <w:t xml:space="preserve">;</w:t>
      </w:r>
      <w:r>
        <w:t xml:space="preserve"> </w:t>
      </w:r>
      <w:r>
        <w:t xml:space="preserve">for</w:t>
      </w:r>
      <w:r>
        <w:t xml:space="preserve"> </w:t>
      </w:r>
      <m:oMath>
        <m:r>
          <m:t>k</m:t>
        </m:r>
        <m:r>
          <m:rPr>
            <m:sty m:val="p"/>
          </m:rPr>
          <m:t>&lt;</m:t>
        </m:r>
        <m:r>
          <m:t>n</m:t>
        </m:r>
      </m:oMath>
      <w:r>
        <w:t xml:space="preserve"> </w:t>
      </w:r>
      <w:r>
        <w:t xml:space="preserve">it is the block</w:t>
      </w:r>
      <w:r>
        <w:t xml:space="preserve"> </w:t>
      </w:r>
      <m:oMath>
        <m:r>
          <m:rPr>
            <m:sty m:val="bi"/>
          </m:rPr>
          <m:t>A</m:t>
        </m:r>
      </m:oMath>
      <w:r>
        <w:t xml:space="preserve"> </w:t>
      </w:r>
      <w:r>
        <w:t xml:space="preserve">above with</w:t>
      </w:r>
      <w:r>
        <w:t xml:space="preserve"> </w:t>
      </w:r>
      <m:oMath>
        <m:r>
          <m:t>l</m:t>
        </m:r>
        <m:r>
          <m:rPr>
            <m:sty m:val="p"/>
          </m:rPr>
          <m:t>=</m:t>
        </m:r>
        <m:r>
          <m:t>k</m:t>
        </m:r>
      </m:oMath>
      <w:r>
        <w:t xml:space="preserve">,</w:t>
      </w:r>
      <w:r>
        <w:t xml:space="preserve"> </w:t>
      </w:r>
      <w:r>
        <w:t xml:space="preserve">and for</w:t>
      </w:r>
      <w:r>
        <w:t xml:space="preserve"> </w:t>
      </w:r>
      <m:oMath>
        <m:r>
          <m:t>k</m:t>
        </m:r>
        <m:r>
          <m:rPr>
            <m:sty m:val="p"/>
          </m:rPr>
          <m:t>=</m:t>
        </m:r>
        <m:r>
          <m:t>n</m:t>
        </m:r>
      </m:oMath>
      <w:r>
        <w:t xml:space="preserve"> </w:t>
      </w:r>
      <w:r>
        <w:t xml:space="preserve">it is</w:t>
      </w:r>
      <w:r>
        <w:t xml:space="preserve"> </w:t>
      </w:r>
      <m:oMath>
        <m:r>
          <m:rPr>
            <m:sty m:val="bi"/>
          </m:rPr>
          <m:t>X</m:t>
        </m:r>
      </m:oMath>
      <w:r>
        <w:t xml:space="preserve"> </w:t>
      </w:r>
      <w:r>
        <w:t xml:space="preserve">itself.</w:t>
      </w:r>
    </w:p>
    <w:bookmarkEnd w:id="602"/>
    <w:bookmarkStart w:id="603" w:name="exm-block-matrix"/>
    <w:p>
      <w:pPr>
        <w:pStyle w:val="BodyText"/>
      </w:pPr>
      <w:r>
        <w:rPr>
          <w:b/>
          <w:bCs/>
        </w:rPr>
        <w:t xml:space="preserve">Example 200 (Cutting a</w:t>
      </w:r>
      <w:r>
        <w:rPr>
          <w:b/>
          <w:bCs/>
        </w:rPr>
        <w:t xml:space="preserve"> </w:t>
      </w:r>
      <m:oMath>
        <m:r>
          <m:t>3</m:t>
        </m:r>
        <m:r>
          <m:rPr>
            <m:sty m:val="p"/>
          </m:rPr>
          <m:t>×</m:t>
        </m:r>
        <m:r>
          <m:t>3</m:t>
        </m:r>
      </m:oMath>
      <w:r>
        <w:rPr>
          <w:b/>
          <w:bCs/>
        </w:rPr>
        <w:t xml:space="preserve"> </w:t>
      </w:r>
      <w:r>
        <w:rPr>
          <w:b/>
          <w:bCs/>
        </w:rPr>
        <w:t xml:space="preserve">matrix into blocks)</w:t>
      </w:r>
      <w:r>
        <w:t xml:space="preserve"> </w:t>
      </w:r>
      <w:r>
        <w:t xml:space="preserve">With</w:t>
      </w:r>
    </w:p>
    <w:p>
      <w:pPr>
        <w:pStyle w:val="BodyText"/>
      </w:pPr>
      <m:oMathPara>
        <m:oMathParaPr>
          <m:jc m:val="center"/>
        </m:oMathParaPr>
        <m:oMath>
          <m:eqArr>
            <m:e>
              <m:r>
                <m:t>k</m:t>
              </m:r>
              <m:r>
                <m:t>&amp;</m:t>
              </m:r>
              <m:r>
                <m:rPr>
                  <m:sty m:val="p"/>
                </m:rPr>
                <m:t>=</m:t>
              </m:r>
              <m:r>
                <m:t>l</m:t>
              </m:r>
            </m:e>
            <m:e>
              <m:r>
                <m:t>&amp;</m:t>
              </m:r>
              <m:r>
                <m:rPr>
                  <m:sty m:val="p"/>
                </m:rPr>
                <m:t>=</m:t>
              </m:r>
              <m:r>
                <m:t>1</m:t>
              </m:r>
              <m:r>
                <m:rPr>
                  <m:sty m:val="p"/>
                </m:rPr>
                <m:t>,</m:t>
              </m:r>
            </m:e>
          </m:eqArr>
        </m:oMath>
      </m:oMathPara>
    </w:p>
    <w:p>
      <w:pPr>
        <w:pStyle w:val="FirstParagraph"/>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4</m:t>
                    </m:r>
                  </m:e>
                  <m:e>
                    <m:r>
                      <m:t>2</m:t>
                    </m:r>
                  </m:e>
                  <m:e>
                    <m:r>
                      <m:t>1</m:t>
                    </m:r>
                  </m:e>
                </m:mr>
                <m:mr>
                  <m:e>
                    <m:r>
                      <m:t>2</m:t>
                    </m:r>
                  </m:e>
                  <m:e>
                    <m:r>
                      <m:t>5</m:t>
                    </m:r>
                  </m:e>
                  <m:e>
                    <m:r>
                      <m:t>3</m:t>
                    </m:r>
                  </m:e>
                </m:mr>
                <m:mr>
                  <m:e>
                    <m:r>
                      <m:t>1</m:t>
                    </m:r>
                  </m:e>
                  <m:e>
                    <m:r>
                      <m:t>3</m:t>
                    </m:r>
                  </m:e>
                  <m:e>
                    <m:r>
                      <m:t>6</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r>
            <m:t>  </m:t>
          </m:r>
          <m:r>
            <m:rPr>
              <m:sty m:val="bi"/>
            </m:rPr>
            <m:t>A</m:t>
          </m:r>
          <m:r>
            <m:rPr>
              <m:sty m:val="p"/>
            </m:rPr>
            <m:t>=</m:t>
          </m:r>
          <m:d>
            <m:dPr>
              <m:begChr m:val="["/>
              <m:sepChr m:val=""/>
              <m:endChr m:val="]"/>
              <m:grow/>
            </m:dPr>
            <m:e>
              <m:m>
                <m:mPr>
                  <m:baseJc m:val="center"/>
                  <m:plcHide m:val="on"/>
                  <m:mcs>
                    <m:mc>
                      <m:mcPr>
                        <m:mcJc m:val="center"/>
                        <m:count m:val="1"/>
                      </m:mcPr>
                    </m:mc>
                  </m:mcs>
                </m:mPr>
                <m:mr>
                  <m:e>
                    <m:r>
                      <m:t>4</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
            </m:e>
          </m:d>
          <m:r>
            <m:rPr>
              <m:sty m:val="p"/>
            </m:rPr>
            <m:t>,</m:t>
          </m:r>
          <m:r>
            <m:t> </m:t>
          </m:r>
          <m:r>
            <m:rPr>
              <m:sty m:val="bi"/>
            </m:rPr>
            <m:t>C</m:t>
          </m:r>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3</m:t>
                    </m:r>
                  </m:e>
                </m:mr>
                <m:mr>
                  <m:e>
                    <m:r>
                      <m:t>3</m:t>
                    </m:r>
                  </m:e>
                  <m:e>
                    <m:r>
                      <m:t>6</m:t>
                    </m:r>
                  </m:e>
                </m:mr>
              </m:m>
            </m:e>
          </m:d>
          <m:r>
            <m:rPr>
              <m:sty m:val="p"/>
            </m:rPr>
            <m:t>.</m:t>
          </m:r>
        </m:oMath>
      </m:oMathPara>
    </w:p>
    <w:p>
      <w:pPr>
        <w:pStyle w:val="FirstParagraph"/>
      </w:pPr>
      <w:r>
        <w:t xml:space="preserve">For instance, entry</w:t>
      </w:r>
      <w:r>
        <w:t xml:space="preserve"> </w:t>
      </w:r>
      <m:oMath>
        <m:r>
          <m:rPr>
            <m:sty m:val="p"/>
          </m:rPr>
          <m:t>(</m:t>
        </m:r>
        <m:r>
          <m:t>1</m:t>
        </m:r>
        <m:r>
          <m:rPr>
            <m:sty m:val="p"/>
          </m:rPr>
          <m:t>,</m:t>
        </m:r>
        <m:r>
          <m:t>2</m:t>
        </m:r>
        <m:r>
          <m:rPr>
            <m:sty m:val="p"/>
          </m:rPr>
          <m:t>)</m:t>
        </m:r>
      </m:oMath>
      <w:r>
        <w:t xml:space="preserve"> </w:t>
      </w:r>
      <w:r>
        <w:t xml:space="preserve">of</w:t>
      </w:r>
      <w:r>
        <w:t xml:space="preserve"> </w:t>
      </w:r>
      <m:oMath>
        <m:r>
          <m:rPr>
            <m:sty m:val="bi"/>
          </m:rPr>
          <m:t>D</m:t>
        </m:r>
      </m:oMath>
      <w:r>
        <w:t xml:space="preserve"> </w:t>
      </w:r>
      <w:r>
        <w:t xml:space="preserve">is</w:t>
      </w:r>
    </w:p>
    <w:p>
      <w:pPr>
        <w:pStyle w:val="BodyText"/>
      </w:pPr>
      <m:oMathPara>
        <m:oMathParaPr>
          <m:jc m:val="center"/>
        </m:oMathParaPr>
        <m:oMath>
          <m:eqArr>
            <m:e>
              <m:sSub>
                <m:e>
                  <m:r>
                    <m:t>x</m:t>
                  </m:r>
                </m:e>
                <m:sub>
                  <m:r>
                    <m:t>1</m:t>
                  </m:r>
                  <m:r>
                    <m:rPr>
                      <m:sty m:val="p"/>
                    </m:rPr>
                    <m:t>+</m:t>
                  </m:r>
                  <m:r>
                    <m:t>1</m:t>
                  </m:r>
                  <m:r>
                    <m:rPr>
                      <m:sty m:val="p"/>
                    </m:rPr>
                    <m:t>,</m:t>
                  </m:r>
                  <m:r>
                    <m:t>2</m:t>
                  </m:r>
                  <m:r>
                    <m:rPr>
                      <m:sty m:val="p"/>
                    </m:rPr>
                    <m:t>+</m:t>
                  </m:r>
                  <m:r>
                    <m:t>1</m:t>
                  </m:r>
                </m:sub>
              </m:sSub>
              <m:r>
                <m:t>&amp;</m:t>
              </m:r>
              <m:r>
                <m:rPr>
                  <m:sty m:val="p"/>
                </m:rPr>
                <m:t>=</m:t>
              </m:r>
              <m:sSub>
                <m:e>
                  <m:r>
                    <m:t>x</m:t>
                  </m:r>
                </m:e>
                <m:sub>
                  <m:r>
                    <m:t>23</m:t>
                  </m:r>
                </m:sub>
              </m:sSub>
            </m:e>
            <m:e>
              <m:r>
                <m:t>&amp;</m:t>
              </m:r>
              <m:r>
                <m:rPr>
                  <m:sty m:val="p"/>
                </m:rPr>
                <m:t>=</m:t>
              </m:r>
              <m:r>
                <m:t>3</m:t>
              </m:r>
              <m:r>
                <m:rPr>
                  <m:sty m:val="p"/>
                </m:rPr>
                <m:t>.</m:t>
              </m:r>
            </m:e>
          </m:eqArr>
        </m:oMath>
      </m:oMathPara>
    </w:p>
    <w:p>
      <w:pPr>
        <w:pStyle w:val="FirstParagraph"/>
      </w:pPr>
      <w:r>
        <w:t xml:space="preserve">With</w:t>
      </w:r>
    </w:p>
    <w:p>
      <w:pPr>
        <w:pStyle w:val="BodyText"/>
      </w:pPr>
      <m:oMathPara>
        <m:oMathParaPr>
          <m:jc m:val="center"/>
        </m:oMathParaPr>
        <m:oMath>
          <m:eqArr>
            <m:e>
              <m:r>
                <m:t>k</m:t>
              </m:r>
              <m:r>
                <m:t>&amp;</m:t>
              </m:r>
              <m:r>
                <m:rPr>
                  <m:sty m:val="p"/>
                </m:rPr>
                <m:t>=</m:t>
              </m:r>
              <m:r>
                <m:t>l</m:t>
              </m:r>
            </m:e>
            <m:e>
              <m:r>
                <m:t>&amp;</m:t>
              </m:r>
              <m:r>
                <m:rPr>
                  <m:sty m:val="p"/>
                </m:rPr>
                <m:t>=</m:t>
              </m:r>
              <m:r>
                <m:t>2</m:t>
              </m:r>
            </m:e>
          </m:eqArr>
        </m:oMath>
      </m:oMathPara>
    </w:p>
    <w:p>
      <w:pPr>
        <w:pStyle w:val="FirstParagraph"/>
      </w:pPr>
      <w:r>
        <w:t xml:space="preserve">instead, the leading</w:t>
      </w:r>
      <w:r>
        <w:t xml:space="preserve"> </w:t>
      </w:r>
      <m:oMath>
        <m:r>
          <m:t>2</m:t>
        </m:r>
        <m:r>
          <m:rPr>
            <m:sty m:val="p"/>
          </m:rPr>
          <m:t>×</m:t>
        </m:r>
        <m:r>
          <m:t>2</m:t>
        </m:r>
      </m:oMath>
      <w:r>
        <w:t xml:space="preserve"> </w:t>
      </w:r>
      <w:r>
        <w:t xml:space="preserve">block is</w:t>
      </w:r>
      <w:r>
        <w:t xml:space="preserve"> </w:t>
      </w:r>
      <m:oMath>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bookmarkEnd w:id="603"/>
    <w:bookmarkStart w:id="604" w:name="thm-pd-submatrix"/>
    <w:p>
      <w:pPr>
        <w:pStyle w:val="BodyText"/>
      </w:pPr>
      <w:r>
        <w:rPr>
          <w:b/>
          <w:bCs/>
        </w:rPr>
        <w:t xml:space="preserve">Theorem 112 (Leading blocks of a positive definite matrix are positive definite)</w:t>
      </w:r>
      <w:r>
        <w:t xml:space="preserve"> </w:t>
      </w:r>
      <w:r>
        <w:t xml:space="preserve">Let</w:t>
      </w:r>
      <w:r>
        <w:t xml:space="preserve"> </w:t>
      </w:r>
      <m:oMath>
        <m:r>
          <m:rPr>
            <m:sty m:val="bi"/>
          </m:rPr>
          <m:t>X</m:t>
        </m:r>
      </m:oMath>
      <w:r>
        <w:t xml:space="preserve"> </w:t>
      </w:r>
      <w:r>
        <w:t xml:space="preserve">be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86</w:t>
        </w:r>
      </w:hyperlink>
      <w:r>
        <w:t xml:space="preserve">),</w:t>
      </w:r>
      <w:r>
        <w:t xml:space="preserve"> </w:t>
      </w:r>
      <w:r>
        <w:t xml:space="preserve">and for</w:t>
      </w:r>
      <w:r>
        <w:t xml:space="preserve"> </w:t>
      </w:r>
      <m:oMath>
        <m:r>
          <m:t>1</m:t>
        </m:r>
        <m:r>
          <m:rPr>
            <m:sty m:val="p"/>
          </m:rPr>
          <m:t>≤</m:t>
        </m:r>
        <m:r>
          <m:t>k</m:t>
        </m:r>
        <m:r>
          <m:rPr>
            <m:sty m:val="p"/>
          </m:rPr>
          <m:t>≤</m:t>
        </m:r>
        <m:r>
          <m:t>p</m:t>
        </m:r>
      </m:oMath>
      <w:r>
        <w:t xml:space="preserve"> </w:t>
      </w:r>
      <w:r>
        <w:t xml:space="preserve">let</w:t>
      </w:r>
      <w:r>
        <w:t xml:space="preserve"> </w:t>
      </w:r>
      <m:oMath>
        <m:sSub>
          <m:e>
            <m:r>
              <m:rPr>
                <m:sty m:val="bi"/>
              </m:rPr>
              <m:t>X</m:t>
            </m:r>
          </m:e>
          <m:sub>
            <m:r>
              <m:t>k</m:t>
            </m:r>
          </m:sub>
        </m:sSub>
      </m:oMath>
      <w:r>
        <w:t xml:space="preserve"> </w:t>
      </w:r>
      <w:r>
        <w:t xml:space="preserve">be its leading</w:t>
      </w:r>
      <w:r>
        <w:t xml:space="preserve"> </w:t>
      </w:r>
      <m:oMath>
        <m:r>
          <m:t>k</m:t>
        </m:r>
        <m:r>
          <m:rPr>
            <m:sty m:val="p"/>
          </m:rPr>
          <m:t>×</m:t>
        </m:r>
        <m:r>
          <m:t>k</m:t>
        </m:r>
      </m:oMath>
      <w:r>
        <w:t xml:space="preserve"> </w:t>
      </w:r>
      <w:r>
        <w:t xml:space="preserve">block (</w:t>
      </w:r>
      <w:hyperlink w:anchor="def-block-matrix">
        <w:r>
          <w:rPr>
            <w:rStyle w:val="Hyperlink"/>
          </w:rPr>
          <w:t xml:space="preserve">Definition 101</w:t>
        </w:r>
      </w:hyperlink>
      <w:r>
        <w:t xml:space="preserve">),</w:t>
      </w:r>
      <w:r>
        <w:t xml:space="preserve"> </w:t>
      </w:r>
      <w:r>
        <w:t xml:space="preserve">with entries</w:t>
      </w:r>
      <w:r>
        <w:t xml:space="preserve"> </w:t>
      </w:r>
      <m:oMath>
        <m:sSub>
          <m:e>
            <m:r>
              <m:t>x</m:t>
            </m:r>
          </m:e>
          <m:sub>
            <m:r>
              <m:t>i</m:t>
            </m:r>
            <m:r>
              <m:t>j</m:t>
            </m:r>
          </m:sub>
        </m:sSub>
      </m:oMath>
      <w:r>
        <w:t xml:space="preserve"> </w:t>
      </w:r>
      <w:r>
        <w:t xml:space="preserve">for</w:t>
      </w:r>
      <w:r>
        <w:t xml:space="preserve"> </w:t>
      </w:r>
      <m:oMath>
        <m:r>
          <m:t>i</m:t>
        </m:r>
        <m:r>
          <m:rPr>
            <m:sty m:val="p"/>
          </m:rPr>
          <m:t>,</m:t>
        </m:r>
        <m:r>
          <m:t>j</m:t>
        </m:r>
        <m:r>
          <m:rPr>
            <m:sty m:val="p"/>
          </m:rPr>
          <m:t>≤</m:t>
        </m:r>
        <m:r>
          <m:t>k</m:t>
        </m:r>
      </m:oMath>
      <w:r>
        <w:t xml:space="preserve">.</w:t>
      </w:r>
      <w:r>
        <w:t xml:space="preserve"> </w:t>
      </w:r>
      <w:r>
        <w:t xml:space="preserve">Then</w:t>
      </w:r>
      <w:r>
        <w:t xml:space="preserve"> </w:t>
      </w:r>
      <m:oMath>
        <m:sSub>
          <m:e>
            <m:r>
              <m:rPr>
                <m:sty m:val="bi"/>
              </m:rPr>
              <m:t>X</m:t>
            </m:r>
          </m:e>
          <m:sub>
            <m:r>
              <m:t>k</m:t>
            </m:r>
          </m:sub>
        </m:sSub>
      </m:oMath>
      <w:r>
        <w:t xml:space="preserve"> </w:t>
      </w:r>
      <w:r>
        <w:t xml:space="preserve">is positive definite.</w:t>
      </w:r>
      <w:r>
        <w:t xml:space="preserve"> </w:t>
      </w:r>
      <w:r>
        <w:t xml:space="preserve">Also, every diagonal entry of a positive definite matrix is positive.</w:t>
      </w:r>
    </w:p>
    <w:bookmarkEnd w:id="604"/>
    <w:p>
      <w:pPr>
        <w:pStyle w:val="BodyText"/>
      </w:pPr>
      <w:r>
        <w:rPr>
          <w:i/>
          <w:iCs/>
        </w:rPr>
        <w:t xml:space="preserve">Proof</w:t>
      </w:r>
      <w:r>
        <w:t xml:space="preserve">. </w:t>
      </w:r>
      <m:oMath>
        <m:sSub>
          <m:e>
            <m:r>
              <m:rPr>
                <m:sty m:val="bi"/>
              </m:rPr>
              <m:t>X</m:t>
            </m:r>
          </m:e>
          <m:sub>
            <m:r>
              <m:t>k</m:t>
            </m:r>
          </m:sub>
        </m:sSub>
      </m:oMath>
      <w:r>
        <w:t xml:space="preserve"> </w:t>
      </w:r>
      <w:r>
        <w:t xml:space="preserve">is symmetric, because</w:t>
      </w:r>
      <w:r>
        <w:t xml:space="preserve"> </w:t>
      </w:r>
      <m:oMath>
        <m:r>
          <m:rPr>
            <m:sty m:val="bi"/>
          </m:rPr>
          <m:t>X</m:t>
        </m:r>
      </m:oMath>
      <w:r>
        <w:t xml:space="preserve"> </w:t>
      </w:r>
      <w:r>
        <w:t xml:space="preserve">is.</w:t>
      </w:r>
      <w:r>
        <w:t xml:space="preserve"> </w:t>
      </w:r>
      <w:r>
        <w:t xml:space="preserve">For</w:t>
      </w:r>
      <w:r>
        <w:t xml:space="preserve"> </w:t>
      </w:r>
      <m:oMath>
        <m:acc>
          <m:accPr>
            <m:chr m:val="̃"/>
          </m:accPr>
          <m:e>
            <m:r>
              <m:t>u</m:t>
            </m:r>
          </m:e>
        </m:acc>
        <m:r>
          <m:rPr>
            <m:sty m:val="p"/>
          </m:rPr>
          <m:t>∈</m:t>
        </m:r>
        <m:sSup>
          <m:e>
            <m:r>
              <m:rPr>
                <m:scr m:val="double-struck"/>
                <m:sty m:val="p"/>
              </m:rPr>
              <m:t>R</m:t>
            </m:r>
          </m:e>
          <m:sup>
            <m:r>
              <m:t>k</m:t>
            </m:r>
          </m:sup>
        </m:sSup>
      </m:oMath>
      <w:r>
        <w:t xml:space="preserve"> </w:t>
      </w:r>
      <w:r>
        <w:t xml:space="preserve">with</w:t>
      </w:r>
      <w:r>
        <w:t xml:space="preserve"> </w:t>
      </w:r>
      <m:oMath>
        <m:acc>
          <m:accPr>
            <m:chr m:val="̃"/>
          </m:accPr>
          <m:e>
            <m:r>
              <m:t>u</m:t>
            </m:r>
          </m:e>
        </m:acc>
        <m:r>
          <m:rPr>
            <m:sty m:val="p"/>
          </m:rPr>
          <m:t>≠</m:t>
        </m:r>
        <m:acc>
          <m:accPr>
            <m:chr m:val="̃"/>
          </m:accPr>
          <m:e>
            <m:r>
              <m:t>0</m:t>
            </m:r>
          </m:e>
        </m:acc>
      </m:oMath>
      <w:r>
        <w:t xml:space="preserve">,</w:t>
      </w:r>
      <w:r>
        <w:t xml:space="preserve"> </w:t>
      </w:r>
      <w:r>
        <w:t xml:space="preserve">let</w:t>
      </w:r>
      <w:r>
        <w:t xml:space="preserve"> </w:t>
      </w:r>
      <m:oMath>
        <m:acc>
          <m:accPr>
            <m:chr m:val="̃"/>
          </m:accPr>
          <m:e>
            <m:r>
              <m:t>y</m:t>
            </m:r>
          </m:e>
        </m:acc>
        <m:r>
          <m:rPr>
            <m:sty m:val="p"/>
          </m:rPr>
          <m:t>=</m:t>
        </m:r>
        <m:r>
          <m:rPr>
            <m:sty m:val="p"/>
          </m:rPr>
          <m:t>(</m:t>
        </m:r>
        <m:sSub>
          <m:e>
            <m:r>
              <m:t>u</m:t>
            </m:r>
          </m:e>
          <m:sub>
            <m:r>
              <m:t>1</m:t>
            </m:r>
          </m:sub>
        </m:sSub>
        <m:r>
          <m:rPr>
            <m:sty m:val="p"/>
          </m:rPr>
          <m:t>,</m:t>
        </m:r>
        <m:r>
          <m:rPr>
            <m:sty m:val="p"/>
          </m:rPr>
          <m:t>…</m:t>
        </m:r>
        <m:r>
          <m:rPr>
            <m:sty m:val="p"/>
          </m:rPr>
          <m:t>,</m:t>
        </m:r>
        <m:sSub>
          <m:e>
            <m:r>
              <m:t>u</m:t>
            </m:r>
          </m:e>
          <m:sub>
            <m:r>
              <m:t>k</m:t>
            </m:r>
          </m:sub>
        </m:sSub>
        <m:r>
          <m:rPr>
            <m:sty m:val="p"/>
          </m:rPr>
          <m:t>,</m:t>
        </m:r>
        <m:r>
          <m:t>0</m:t>
        </m:r>
        <m:r>
          <m:rPr>
            <m:sty m:val="p"/>
          </m:rPr>
          <m:t>,</m:t>
        </m:r>
        <m:r>
          <m:rPr>
            <m:sty m:val="p"/>
          </m:rPr>
          <m:t>…</m:t>
        </m:r>
        <m:r>
          <m:rPr>
            <m:sty m:val="p"/>
          </m:rPr>
          <m:t>,</m:t>
        </m:r>
        <m:r>
          <m:t>0</m:t>
        </m:r>
        <m:r>
          <m:rPr>
            <m:sty m:val="p"/>
          </m:rPr>
          <m:t>)</m:t>
        </m:r>
        <m:r>
          <m:rPr>
            <m:sty m:val="p"/>
          </m:rPr>
          <m:t>∈</m:t>
        </m:r>
        <m:sSup>
          <m:e>
            <m:r>
              <m:rPr>
                <m:scr m:val="double-struck"/>
                <m:sty m:val="p"/>
              </m:rPr>
              <m:t>R</m:t>
            </m:r>
          </m:e>
          <m:sup>
            <m:r>
              <m:t>p</m:t>
            </m:r>
          </m:sup>
        </m:sSup>
      </m:oMath>
      <w:r>
        <w:t xml:space="preserve">, which is nonzero,</w:t>
      </w:r>
      <w:r>
        <w:t xml:space="preserve"> </w:t>
      </w:r>
      <w:r>
        <w:t xml:space="preserve">with entries</w:t>
      </w:r>
      <w:r>
        <w:t xml:space="preserve"> </w:t>
      </w:r>
      <m:oMath>
        <m:sSub>
          <m:e>
            <m:r>
              <m:t>y</m:t>
            </m:r>
          </m:e>
          <m:sub>
            <m:r>
              <m:t>i</m:t>
            </m:r>
          </m:sub>
        </m:sSub>
        <m:r>
          <m:rPr>
            <m:sty m:val="p"/>
          </m:rPr>
          <m:t>=</m:t>
        </m:r>
        <m:sSub>
          <m:e>
            <m:r>
              <m:t>u</m:t>
            </m:r>
          </m:e>
          <m:sub>
            <m:r>
              <m:t>i</m:t>
            </m:r>
          </m:sub>
        </m:sSub>
      </m:oMath>
      <w:r>
        <w:t xml:space="preserve"> </w:t>
      </w:r>
      <w:r>
        <w:t xml:space="preserve">for</w:t>
      </w:r>
      <w:r>
        <w:t xml:space="preserve"> </w:t>
      </w:r>
      <m:oMath>
        <m:r>
          <m:t>i</m:t>
        </m:r>
        <m:r>
          <m:rPr>
            <m:sty m:val="p"/>
          </m:rPr>
          <m:t>≤</m:t>
        </m:r>
        <m:r>
          <m:t>k</m:t>
        </m:r>
      </m:oMath>
      <w:r>
        <w:t xml:space="preserve"> </w:t>
      </w:r>
      <w:r>
        <w:t xml:space="preserve">and</w:t>
      </w:r>
      <w:r>
        <w:t xml:space="preserve"> </w:t>
      </w:r>
      <m:oMath>
        <m:sSub>
          <m:e>
            <m:r>
              <m:t>y</m:t>
            </m:r>
          </m:e>
          <m:sub>
            <m:r>
              <m:t>i</m:t>
            </m:r>
          </m:sub>
        </m:sSub>
        <m:r>
          <m:rPr>
            <m:sty m:val="p"/>
          </m:rPr>
          <m:t>=</m:t>
        </m:r>
        <m:r>
          <m:t>0</m:t>
        </m:r>
      </m:oMath>
      <w:r>
        <w:t xml:space="preserve"> </w:t>
      </w:r>
      <w:r>
        <w:t xml:space="preserve">for</w:t>
      </w:r>
      <w:r>
        <w:t xml:space="preserve"> </w:t>
      </w:r>
      <m:oMath>
        <m:r>
          <m:t>i</m:t>
        </m:r>
        <m:r>
          <m:rPr>
            <m:sty m:val="p"/>
          </m:rPr>
          <m:t>&gt;</m:t>
        </m:r>
        <m:r>
          <m:t>k</m:t>
        </m:r>
      </m:oMath>
      <w:r>
        <w:t xml:space="preserve">. Then</w:t>
      </w:r>
    </w:p>
    <w:p>
      <w:pPr>
        <w:pStyle w:val="BodyText"/>
      </w:pPr>
      <m:oMathPara>
        <m:oMathParaPr>
          <m:jc m:val="center"/>
        </m:oMathParaPr>
        <m:oMath>
          <m:eqArr>
            <m:e>
              <m:sSup>
                <m:e>
                  <m:acc>
                    <m:accPr>
                      <m:chr m:val="̃"/>
                    </m:accPr>
                    <m:e>
                      <m:r>
                        <m:t>u</m:t>
                      </m:r>
                    </m:e>
                  </m:acc>
                </m:e>
                <m:sup>
                  <m:r>
                    <m:rPr>
                      <m:sty m:val="p"/>
                    </m:rPr>
                    <m:t>⊤</m:t>
                  </m:r>
                </m:sup>
              </m:sSup>
              <m:sSub>
                <m:e>
                  <m:r>
                    <m:rPr>
                      <m:sty m:val="bi"/>
                    </m:rPr>
                    <m:t>X</m:t>
                  </m:r>
                </m:e>
                <m:sub>
                  <m:r>
                    <m:t>k</m:t>
                  </m:r>
                </m:sub>
              </m:sSub>
              <m:acc>
                <m:accPr>
                  <m:chr m:val="̃"/>
                </m:accPr>
                <m:e>
                  <m:r>
                    <m:t>u</m:t>
                  </m:r>
                </m:e>
              </m:acc>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u</m:t>
                          </m:r>
                        </m:e>
                        <m:sub>
                          <m:r>
                            <m:t>i</m:t>
                          </m:r>
                        </m:sub>
                      </m:sSub>
                    </m:e>
                  </m:nary>
                </m:e>
              </m:nary>
              <m:r>
                <m:t> </m:t>
              </m:r>
              <m:sSub>
                <m:e>
                  <m:r>
                    <m:t>x</m:t>
                  </m:r>
                </m:e>
                <m:sub>
                  <m:r>
                    <m:t>i</m:t>
                  </m:r>
                  <m:r>
                    <m:t>j</m:t>
                  </m:r>
                </m:sub>
              </m:sSub>
              <m:r>
                <m:t> </m:t>
              </m:r>
              <m:sSub>
                <m:e>
                  <m:r>
                    <m:t>u</m:t>
                  </m:r>
                </m:e>
                <m:sub>
                  <m:r>
                    <m:t>j</m:t>
                  </m:r>
                </m:sub>
              </m:sSub>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m:t>
              </m:r>
              <m:sSub>
                <m:e>
                  <m:r>
                    <m:t>y</m:t>
                  </m:r>
                </m:e>
                <m:sub>
                  <m:r>
                    <m:t>i</m:t>
                  </m:r>
                </m:sub>
              </m:sSub>
              <m:r>
                <m:rPr>
                  <m:sty m:val="p"/>
                </m:rPr>
                <m:t>=</m:t>
              </m:r>
              <m:sSub>
                <m:e>
                  <m:r>
                    <m:t>u</m:t>
                  </m:r>
                </m:e>
                <m:sub>
                  <m:r>
                    <m:t>i</m:t>
                  </m:r>
                </m:sub>
              </m:sSub>
              <m:r>
                <m:rPr>
                  <m:nor/>
                  <m:sty m:val="p"/>
                </m:rPr>
                <m:t> for </m:t>
              </m:r>
              <m:r>
                <m:t>i</m:t>
              </m:r>
              <m:r>
                <m:rPr>
                  <m:sty m:val="p"/>
                </m:rPr>
                <m:t>≤</m:t>
              </m:r>
              <m:r>
                <m:t>k</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(each added term has a factor </m:t>
              </m:r>
              <m:sSub>
                <m:e>
                  <m:r>
                    <m:t>y</m:t>
                  </m:r>
                </m:e>
                <m:sub>
                  <m:r>
                    <m:t>i</m:t>
                  </m:r>
                </m:sub>
              </m:sSub>
              <m:r>
                <m:rPr>
                  <m:sty m:val="p"/>
                </m:rPr>
                <m:t>=</m:t>
              </m:r>
              <m:r>
                <m:t>0</m:t>
              </m:r>
              <m:r>
                <m:rPr>
                  <m:nor/>
                  <m:sty m:val="p"/>
                </m:rPr>
                <m:t> or </m:t>
              </m:r>
              <m:sSub>
                <m:e>
                  <m:r>
                    <m:t>y</m:t>
                  </m:r>
                </m:e>
                <m:sub>
                  <m:r>
                    <m:t>j</m:t>
                  </m:r>
                </m:sub>
              </m:sSub>
              <m:r>
                <m:rPr>
                  <m:sty m:val="p"/>
                </m:rPr>
                <m:t>=</m:t>
              </m:r>
              <m:r>
                <m:t>0</m:t>
              </m:r>
              <m:r>
                <m:rPr>
                  <m:nor/>
                  <m:sty m:val="p"/>
                </m:rPr>
                <m:t>)</m:t>
              </m:r>
            </m:e>
            <m:e>
              <m:r>
                <m:t>&amp;</m:t>
              </m:r>
              <m:r>
                <m:rPr>
                  <m:sty m:val="p"/>
                </m:rPr>
                <m:t>=</m:t>
              </m:r>
              <m:sSup>
                <m:e>
                  <m:acc>
                    <m:accPr>
                      <m:chr m:val="̃"/>
                    </m:accPr>
                    <m:e>
                      <m:r>
                        <m:t>y</m:t>
                      </m:r>
                    </m:e>
                  </m:acc>
                </m:e>
                <m:sup>
                  <m:r>
                    <m:rPr>
                      <m:sty m:val="p"/>
                    </m:rPr>
                    <m:t>⊤</m:t>
                  </m:r>
                </m:sup>
              </m:sSup>
              <m:r>
                <m:rPr>
                  <m:sty m:val="bi"/>
                </m:rPr>
                <m:t>X</m:t>
              </m:r>
              <m:acc>
                <m:accPr>
                  <m:chr m:val="̃"/>
                </m:accPr>
                <m:e>
                  <m:r>
                    <m:t>y</m:t>
                  </m:r>
                </m:e>
              </m:acc>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&gt;</m:t>
              </m:r>
              <m:r>
                <m:t>0</m:t>
              </m:r>
              <m:r>
                <m:rPr>
                  <m:sty m:val="p"/>
                </m:rPr>
                <m:t>.</m:t>
              </m:r>
              <m:r>
                <m:t>&amp;</m:t>
              </m:r>
              <m:r>
                <m:t>&amp;</m:t>
              </m:r>
              <m:r>
                <m:rPr>
                  <m:nor/>
                  <m:sty m:val="p"/>
                </m:rPr>
                <m:t>(</m:t>
              </m:r>
              <m:r>
                <m:rPr>
                  <m:sty m:val="bi"/>
                </m:rPr>
                <m:t>X</m:t>
              </m:r>
              <m:r>
                <m:rPr>
                  <m:nor/>
                  <m:sty m:val="p"/>
                </m:rPr>
                <m:t> positive definite, </m:t>
              </m:r>
              <m:acc>
                <m:accPr>
                  <m:chr m:val="̃"/>
                </m:accPr>
                <m:e>
                  <m:r>
                    <m:t>y</m:t>
                  </m:r>
                </m:e>
              </m:acc>
              <m:r>
                <m:rPr>
                  <m:sty m:val="p"/>
                </m:rPr>
                <m:t>≠</m:t>
              </m:r>
              <m:acc>
                <m:accPr>
                  <m:chr m:val="̃"/>
                </m:accPr>
                <m:e>
                  <m:r>
                    <m:t>0</m:t>
                  </m:r>
                </m:e>
              </m:acc>
              <m:r>
                <m:rPr>
                  <m:nor/>
                  <m:sty m:val="p"/>
                </m:rPr>
                <m:t>)</m:t>
              </m:r>
            </m:e>
          </m:eqArr>
        </m:oMath>
      </m:oMathPara>
    </w:p>
    <w:p>
      <w:pPr>
        <w:pStyle w:val="FirstParagraph"/>
      </w:pPr>
      <w:r>
        <w:t xml:space="preserve">For the diagonal entry</w:t>
      </w:r>
      <w:r>
        <w:t xml:space="preserve"> </w:t>
      </w:r>
      <m:oMath>
        <m:sSub>
          <m:e>
            <m:r>
              <m:t>x</m:t>
            </m:r>
          </m:e>
          <m:sub>
            <m:r>
              <m:t>i</m:t>
            </m:r>
            <m:r>
              <m:t>i</m:t>
            </m:r>
          </m:sub>
        </m:sSub>
      </m:oMath>
      <w:r>
        <w:t xml:space="preserve">, take</w:t>
      </w:r>
      <w:r>
        <w:t xml:space="preserve"> </w:t>
      </w:r>
      <m:oMath>
        <m:sSub>
          <m:e>
            <m:acc>
              <m:accPr>
                <m:chr m:val="̃"/>
              </m:accPr>
              <m:e>
                <m:r>
                  <m:t>e</m:t>
                </m:r>
              </m:e>
            </m:acc>
          </m:e>
          <m:sub>
            <m:r>
              <m:t>i</m:t>
            </m:r>
          </m:sub>
        </m:sSub>
      </m:oMath>
      <w:r>
        <w:t xml:space="preserve"> </w:t>
      </w:r>
      <w:r>
        <w:t xml:space="preserve">(</w:t>
      </w:r>
      <w:hyperlink w:anchor="def-indicator-vector">
        <w:r>
          <w:rPr>
            <w:rStyle w:val="Hyperlink"/>
          </w:rPr>
          <w:t xml:space="preserve">Definition 12</w:t>
        </w:r>
      </w:hyperlink>
      <w:r>
        <w:t xml:space="preserve">), which is nonzero:</w:t>
      </w:r>
    </w:p>
    <w:p>
      <w:pPr>
        <w:pStyle w:val="BodyText"/>
      </w:pPr>
      <m:oMathPara>
        <m:oMathParaPr>
          <m:jc m:val="center"/>
        </m:oMathParaPr>
        <m:oMath>
          <m:eqArr>
            <m:e>
              <m:sSup>
                <m:e>
                  <m:sSub>
                    <m:e>
                      <m:acc>
                        <m:accPr>
                          <m:chr m:val="̃"/>
                        </m:accPr>
                        <m:e>
                          <m:r>
                            <m:t>e</m:t>
                          </m:r>
                        </m:e>
                      </m:acc>
                    </m:e>
                    <m:sub>
                      <m:r>
                        <m:t>i</m:t>
                      </m:r>
                    </m:sub>
                  </m:sSub>
                </m:e>
                <m:sup>
                  <m:r>
                    <m:rPr>
                      <m:sty m:val="p"/>
                    </m:rPr>
                    <m:t>⊤</m:t>
                  </m:r>
                </m:sup>
              </m:sSup>
              <m:r>
                <m:rPr>
                  <m:sty m:val="bi"/>
                </m:rPr>
                <m:t>X</m:t>
              </m:r>
              <m:sSub>
                <m:e>
                  <m:acc>
                    <m:accPr>
                      <m:chr m:val="̃"/>
                    </m:accPr>
                    <m:e>
                      <m:r>
                        <m:t>e</m:t>
                      </m:r>
                    </m:e>
                  </m:acc>
                </m:e>
                <m:sub>
                  <m:r>
                    <m:t>i</m:t>
                  </m:r>
                </m:sub>
              </m:sSub>
              <m:r>
                <m:t>&amp;</m:t>
              </m:r>
              <m:r>
                <m:rPr>
                  <m:sty m:val="p"/>
                </m:rPr>
                <m:t>=</m:t>
              </m:r>
              <m:nary>
                <m:naryPr>
                  <m:chr m:val="∑"/>
                  <m:limLoc m:val="undOvr"/>
                  <m:subHide m:val="off"/>
                  <m:supHide m:val="off"/>
                </m:naryPr>
                <m:sub>
                  <m:r>
                    <m:t>r</m:t>
                  </m:r>
                  <m:r>
                    <m:rPr>
                      <m:sty m:val="p"/>
                    </m:rPr>
                    <m:t>=</m:t>
                  </m:r>
                  <m:r>
                    <m:t>1</m:t>
                  </m:r>
                </m:sub>
                <m:sup>
                  <m:r>
                    <m:t>p</m:t>
                  </m:r>
                </m:sup>
                <m:e>
                  <m:nary>
                    <m:naryPr>
                      <m:chr m:val="∑"/>
                      <m:limLoc m:val="undOvr"/>
                      <m:subHide m:val="off"/>
                      <m:supHide m:val="off"/>
                    </m:naryPr>
                    <m:sub>
                      <m:r>
                        <m:t>s</m:t>
                      </m:r>
                      <m:r>
                        <m:rPr>
                          <m:sty m:val="p"/>
                        </m:rPr>
                        <m:t>=</m:t>
                      </m:r>
                      <m:r>
                        <m:t>1</m:t>
                      </m:r>
                    </m:sub>
                    <m:sup>
                      <m:r>
                        <m:t>p</m:t>
                      </m:r>
                    </m:sup>
                    <m:e>
                      <m:r>
                        <m:rPr>
                          <m:sty m:val="p"/>
                        </m:rPr>
                        <m:t>(</m:t>
                      </m:r>
                    </m:e>
                  </m:nary>
                </m:e>
              </m:nary>
              <m:sSub>
                <m:e>
                  <m:acc>
                    <m:accPr>
                      <m:chr m:val="̃"/>
                    </m:accPr>
                    <m:e>
                      <m:r>
                        <m:t>e</m:t>
                      </m:r>
                    </m:e>
                  </m:acc>
                </m:e>
                <m:sub>
                  <m:r>
                    <m:t>i</m:t>
                  </m:r>
                </m:sub>
              </m:sSub>
              <m:sSub>
                <m:e>
                  <m:r>
                    <m:rPr>
                      <m:sty m:val="p"/>
                    </m:rPr>
                    <m:t>)</m:t>
                  </m:r>
                </m:e>
                <m:sub>
                  <m:r>
                    <m:t>r</m:t>
                  </m:r>
                </m:sub>
              </m:sSub>
              <m:r>
                <m:t> </m:t>
              </m:r>
              <m:sSub>
                <m:e>
                  <m:r>
                    <m:t>x</m:t>
                  </m:r>
                </m:e>
                <m:sub>
                  <m:r>
                    <m:t>r</m:t>
                  </m:r>
                  <m:r>
                    <m:t>s</m:t>
                  </m:r>
                </m:sub>
              </m:sSub>
              <m:r>
                <m:t> </m:t>
              </m:r>
              <m:r>
                <m:rPr>
                  <m:sty m:val="p"/>
                </m:rPr>
                <m:t>(</m:t>
              </m:r>
              <m:sSub>
                <m:e>
                  <m:acc>
                    <m:accPr>
                      <m:chr m:val="̃"/>
                    </m:accPr>
                    <m:e>
                      <m:r>
                        <m:t>e</m:t>
                      </m:r>
                    </m:e>
                  </m:acc>
                </m:e>
                <m:sub>
                  <m:r>
                    <m:t>i</m:t>
                  </m:r>
                </m:sub>
              </m:sSub>
              <m:sSub>
                <m:e>
                  <m:r>
                    <m:rPr>
                      <m:sty m:val="p"/>
                    </m:rPr>
                    <m:t>)</m:t>
                  </m:r>
                </m:e>
                <m:sub>
                  <m:r>
                    <m:t>s</m:t>
                  </m:r>
                </m:sub>
              </m:sSub>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m:t>
              </m:r>
              <m:sSub>
                <m:e>
                  <m:r>
                    <m:t>x</m:t>
                  </m:r>
                </m:e>
                <m:sub>
                  <m:r>
                    <m:t>i</m:t>
                  </m:r>
                  <m:r>
                    <m:t>i</m:t>
                  </m:r>
                </m:sub>
              </m:sSub>
              <m:r>
                <m:t>&amp;</m:t>
              </m:r>
              <m:r>
                <m:t>&amp;</m:t>
              </m:r>
              <m:r>
                <m:rPr>
                  <m:nor/>
                  <m:sty m:val="p"/>
                </m:rPr>
                <m:t>(only the term with </m:t>
              </m:r>
              <m:r>
                <m:t>r</m:t>
              </m:r>
              <m:r>
                <m:rPr>
                  <m:nor/>
                  <m:sty m:val="p"/>
                </m:rPr>
                <m:t> and </m:t>
              </m:r>
              <m:r>
                <m:t>s</m:t>
              </m:r>
              <m:r>
                <m:rPr>
                  <m:nor/>
                  <m:sty m:val="p"/>
                </m:rPr>
                <m:t> both equal to </m:t>
              </m:r>
              <m:r>
                <m:t>i</m:t>
              </m:r>
              <m:r>
                <m:rPr>
                  <m:nor/>
                  <m:sty m:val="p"/>
                </m:rPr>
                <m:t> is nonzero)</m:t>
              </m:r>
            </m:e>
            <m:e>
              <m:r>
                <m:t>&amp;</m:t>
              </m:r>
              <m:r>
                <m:rPr>
                  <m:sty m:val="p"/>
                </m:rPr>
                <m:t>&gt;</m:t>
              </m:r>
              <m:r>
                <m:t>0</m:t>
              </m:r>
              <m:r>
                <m:rPr>
                  <m:sty m:val="p"/>
                </m:rPr>
                <m:t>.</m:t>
              </m:r>
              <m:r>
                <m:t>&amp;</m:t>
              </m:r>
              <m:r>
                <m:t>&amp;</m:t>
              </m:r>
              <m:r>
                <m:rPr>
                  <m:nor/>
                  <m:sty m:val="p"/>
                </m:rPr>
                <m:t>(</m:t>
              </m:r>
              <m:r>
                <m:rPr>
                  <m:sty m:val="bi"/>
                </m:rPr>
                <m:t>X</m:t>
              </m:r>
              <m:r>
                <m:rPr>
                  <m:nor/>
                  <m:sty m:val="p"/>
                </m:rPr>
                <m:t> positive definite)</m:t>
              </m:r>
            </m:e>
          </m:eqArr>
        </m:oMath>
      </m:oMathPara>
    </w:p>
    <w:bookmarkStart w:id="605" w:name="exm-pd-submatrix"/>
    <w:p>
      <w:pPr>
        <w:pStyle w:val="FirstParagraph"/>
      </w:pPr>
      <w:r>
        <w:rPr>
          <w:b/>
          <w:bCs/>
        </w:rPr>
        <w:t xml:space="preserve">Example 201 (A quick necessary test)</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w:t>
      </w:r>
      <w:hyperlink w:anchor="exm-pd-operations">
        <w:r>
          <w:rPr>
            <w:rStyle w:val="Hyperlink"/>
          </w:rPr>
          <w:t xml:space="preserve">Example 199</w:t>
        </w:r>
      </w:hyperlink>
      <w:r>
        <w:t xml:space="preserve">),</w:t>
      </w:r>
      <w:r>
        <w:t xml:space="preserve"> </w:t>
      </w:r>
      <w:r>
        <w:t xml:space="preserve">and its diagonal entries</w:t>
      </w:r>
      <w:r>
        <w:t xml:space="preserve"> </w:t>
      </w:r>
      <m:oMath>
        <m:r>
          <m:t>2</m:t>
        </m:r>
        <m:r>
          <m:rPr>
            <m:sty m:val="p"/>
          </m:rPr>
          <m:t>,</m:t>
        </m:r>
        <m:r>
          <m:t>2</m:t>
        </m:r>
      </m:oMath>
      <w:r>
        <w:t xml:space="preserve"> </w:t>
      </w:r>
      <w:r>
        <w:t xml:space="preserve">and its</w:t>
      </w:r>
      <w:r>
        <w:t xml:space="preserve"> </w:t>
      </w:r>
      <m:oMath>
        <m:r>
          <m:t>1</m:t>
        </m:r>
        <m:r>
          <m:rPr>
            <m:sty m:val="p"/>
          </m:rPr>
          <m:t>×</m:t>
        </m:r>
        <m:r>
          <m:t>1</m:t>
        </m:r>
      </m:oMath>
      <w:r>
        <w:t xml:space="preserve"> </w:t>
      </w:r>
      <w:r>
        <w:t xml:space="preserve">leading block</w:t>
      </w:r>
      <w:r>
        <w:t xml:space="preserve"> </w:t>
      </w:r>
      <m:oMath>
        <m:r>
          <m:rPr>
            <m:sty m:val="p"/>
          </m:rPr>
          <m:t>[</m:t>
        </m:r>
        <m:r>
          <m:t>2</m:t>
        </m:r>
        <m:r>
          <m:rPr>
            <m:sty m:val="p"/>
          </m:rPr>
          <m:t>]</m:t>
        </m:r>
      </m:oMath>
      <w:r>
        <w:t xml:space="preserve"> </w:t>
      </w:r>
      <w:r>
        <w:t xml:space="preserve">are positive.</w:t>
      </w:r>
      <w:r>
        <w:t xml:space="preserve"> </w:t>
      </w:r>
      <w:r>
        <w:t xml:space="preserve">The test can only rule matrices out:</w:t>
      </w:r>
      <w:r>
        <w:t xml:space="preserve"> </w:t>
      </w:r>
      <m:oMath>
        <m:r>
          <m:rPr>
            <m:sty m:val="p"/>
          </m:rPr>
          <m:t>−</m:t>
        </m:r>
        <m:sSub>
          <m:e>
            <m:r>
              <m:rPr>
                <m:sty m:val="bi"/>
              </m:rPr>
              <m:t>I</m:t>
            </m:r>
          </m:e>
          <m:sub>
            <m:r>
              <m:t>2</m:t>
            </m:r>
          </m:sub>
        </m:sSub>
      </m:oMath>
      <w:r>
        <w:t xml:space="preserve"> </w:t>
      </w:r>
      <w:r>
        <w:t xml:space="preserve">has negative diagonal entries, so it is not positive definite,</w:t>
      </w:r>
      <w:r>
        <w:t xml:space="preserve"> </w:t>
      </w:r>
      <w:r>
        <w:t xml:space="preserve">even though</w:t>
      </w:r>
    </w:p>
    <w:p>
      <w:pPr>
        <w:pStyle w:val="BodyText"/>
      </w:pPr>
      <m:oMathPara>
        <m:oMathParaPr>
          <m:jc m:val="center"/>
        </m:oMathParaPr>
        <m:oMath>
          <m:eqArr>
            <m:e>
              <m:r>
                <m:rPr>
                  <m:sty m:val="p"/>
                </m:rPr>
                <m:t>det</m:t>
              </m:r>
              <m:r>
                <m:rPr>
                  <m:sty m:val="p"/>
                </m:rPr>
                <m:t>(</m:t>
              </m:r>
              <m:r>
                <m:rPr>
                  <m:sty m:val="p"/>
                </m:rPr>
                <m:t>−</m:t>
              </m:r>
              <m:sSub>
                <m:e>
                  <m:r>
                    <m:rPr>
                      <m:sty m:val="bi"/>
                    </m:rPr>
                    <m:t>I</m:t>
                  </m:r>
                </m:e>
                <m:sub>
                  <m:r>
                    <m:t>2</m:t>
                  </m:r>
                </m:sub>
              </m:sSub>
              <m:r>
                <m:rPr>
                  <m:sty m:val="p"/>
                </m:rPr>
                <m:t>)</m:t>
              </m:r>
              <m:r>
                <m:t>&amp;</m:t>
              </m:r>
              <m:r>
                <m:rPr>
                  <m:sty m:val="p"/>
                </m:rPr>
                <m:t>=</m:t>
              </m:r>
              <m:r>
                <m:rPr>
                  <m:sty m:val="p"/>
                </m:rPr>
                <m:t>(</m:t>
              </m:r>
              <m:r>
                <m:rPr>
                  <m:sty m:val="p"/>
                </m:rPr>
                <m:t>−</m:t>
              </m:r>
              <m:r>
                <m:t>1</m:t>
              </m:r>
              <m:r>
                <m:rPr>
                  <m:sty m:val="p"/>
                </m:rPr>
                <m:t>)</m:t>
              </m:r>
              <m:r>
                <m:rPr>
                  <m:sty m:val="p"/>
                </m:rPr>
                <m:t>(</m:t>
              </m:r>
              <m:r>
                <m:rPr>
                  <m:sty m:val="p"/>
                </m:rPr>
                <m:t>−</m:t>
              </m:r>
              <m:r>
                <m:t>1</m:t>
              </m:r>
              <m:r>
                <m:rPr>
                  <m:sty m:val="p"/>
                </m:rPr>
                <m:t>)</m:t>
              </m:r>
              <m:r>
                <m:rPr>
                  <m:sty m:val="p"/>
                </m:rPr>
                <m:t>−</m:t>
              </m:r>
              <m:r>
                <m:t>0</m:t>
              </m:r>
            </m:e>
            <m:e>
              <m:r>
                <m:t>&amp;</m:t>
              </m:r>
              <m:r>
                <m:rPr>
                  <m:sty m:val="p"/>
                </m:rPr>
                <m:t>=</m:t>
              </m:r>
              <m:r>
                <m:t>1</m:t>
              </m:r>
            </m:e>
            <m:e>
              <m:r>
                <m:t>&amp;</m:t>
              </m:r>
              <m:r>
                <m:rPr>
                  <m:sty m:val="p"/>
                </m:rPr>
                <m:t>&gt;</m:t>
              </m:r>
              <m:r>
                <m:t>0</m:t>
              </m:r>
            </m:e>
          </m:eqArr>
        </m:oMath>
      </m:oMathPara>
    </w:p>
    <w:p>
      <w:pPr>
        <w:pStyle w:val="FirstParagraph"/>
      </w:pPr>
      <w:r>
        <w:t xml:space="preserve">(</w:t>
      </w:r>
      <w:hyperlink w:anchor="def-determinant">
        <w:r>
          <w:rPr>
            <w:rStyle w:val="Hyperlink"/>
          </w:rPr>
          <w:t xml:space="preserve">Definition 88</w:t>
        </w:r>
      </w:hyperlink>
      <w:r>
        <w:t xml:space="preserve">);</w:t>
      </w:r>
      <w:r>
        <w:t xml:space="preserve"> </w:t>
      </w:r>
      <w:r>
        <w:t xml:space="preserve">a positive determinant alone does not make a matrix positive definite.</w:t>
      </w:r>
      <w:r>
        <w:t xml:space="preserve"> </w:t>
      </w:r>
      <w:r>
        <w:t xml:space="preserve">And positive diagonal entries are not enough:</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143</w:t>
        </w:r>
      </w:hyperlink>
      <w:r>
        <w:t xml:space="preserve"> </w:t>
      </w:r>
      <w:r>
        <w:t xml:space="preserve">has them</w:t>
      </w:r>
      <w:r>
        <w:t xml:space="preserve"> </w:t>
      </w:r>
      <w:r>
        <w:t xml:space="preserve">but is not positive definite.</w:t>
      </w:r>
    </w:p>
    <w:bookmarkEnd w:id="605"/>
    <w:bookmarkStart w:id="607" w:name="thm-block-quadratic"/>
    <w:p>
      <w:pPr>
        <w:pStyle w:val="BodyText"/>
      </w:pPr>
      <w:r>
        <w:rPr>
          <w:b/>
          <w:bCs/>
        </w:rPr>
        <w:t xml:space="preserve">Theorem 113 (The quadratic form of a block matrix)</w:t>
      </w:r>
      <w:r>
        <w:t xml:space="preserve"> </w:t>
      </w:r>
      <w:r>
        <w:t xml:space="preserve">Let</w:t>
      </w:r>
      <w:r>
        <w:t xml:space="preserve"> </w:t>
      </w:r>
      <m:oMath>
        <m:r>
          <m:t>k</m:t>
        </m:r>
        <m:r>
          <m:rPr>
            <m:sty m:val="p"/>
          </m:rPr>
          <m:t>,</m:t>
        </m:r>
        <m:r>
          <m:t>m</m:t>
        </m:r>
        <m:r>
          <m:rPr>
            <m:sty m:val="p"/>
          </m:rPr>
          <m:t>≥</m:t>
        </m:r>
        <m:r>
          <m:t>1</m:t>
        </m:r>
      </m:oMath>
      <w:r>
        <w:t xml:space="preserve">, let</w:t>
      </w:r>
      <w:r>
        <w:t xml:space="preserve"> </w:t>
      </w:r>
      <m:oMath>
        <m:r>
          <m:rPr>
            <m:sty m:val="bi"/>
          </m:rPr>
          <m:t>A</m:t>
        </m:r>
      </m:oMath>
      <w:r>
        <w:t xml:space="preserve"> </w:t>
      </w:r>
      <w:r>
        <w:t xml:space="preserve">be a symmetric</w:t>
      </w:r>
      <w:r>
        <w:t xml:space="preserve"> </w:t>
      </w:r>
      <m:oMath>
        <m:r>
          <m:t>k</m:t>
        </m:r>
        <m:r>
          <m:rPr>
            <m:sty m:val="p"/>
          </m:rPr>
          <m:t>×</m:t>
        </m:r>
        <m:r>
          <m:t>k</m:t>
        </m:r>
      </m:oMath>
      <w:r>
        <w:t xml:space="preserve"> </w:t>
      </w:r>
      <w:r>
        <w:t xml:space="preserve">matrix,</w:t>
      </w:r>
      <w:r>
        <w:t xml:space="preserve"> </w:t>
      </w:r>
      <m:oMath>
        <m:r>
          <m:rPr>
            <m:sty m:val="bi"/>
          </m:rPr>
          <m:t>B</m:t>
        </m:r>
      </m:oMath>
      <w:r>
        <w:t xml:space="preserve"> </w:t>
      </w:r>
      <w:r>
        <w:t xml:space="preserve">a</w:t>
      </w:r>
      <w:r>
        <w:t xml:space="preserve"> </w:t>
      </w:r>
      <m:oMath>
        <m:r>
          <m:t>k</m:t>
        </m:r>
        <m:r>
          <m:rPr>
            <m:sty m:val="p"/>
          </m:rPr>
          <m:t>×</m:t>
        </m:r>
        <m:r>
          <m:t>m</m:t>
        </m:r>
      </m:oMath>
      <w:r>
        <w:t xml:space="preserve"> </w:t>
      </w:r>
      <w:r>
        <w:t xml:space="preserve">matrix and</w:t>
      </w:r>
      <w:r>
        <w:t xml:space="preserve"> </w:t>
      </w:r>
      <m:oMath>
        <m:r>
          <m:rPr>
            <m:sty m:val="bi"/>
          </m:rPr>
          <m:t>C</m:t>
        </m:r>
      </m:oMath>
      <w:r>
        <w:t xml:space="preserve"> </w:t>
      </w:r>
      <w:r>
        <w:t xml:space="preserve">a symmetric</w:t>
      </w:r>
      <w:r>
        <w:t xml:space="preserve"> </w:t>
      </w:r>
      <m:oMath>
        <m:r>
          <m:t>m</m:t>
        </m:r>
        <m:r>
          <m:rPr>
            <m:sty m:val="p"/>
          </m:rPr>
          <m:t>×</m:t>
        </m:r>
        <m:r>
          <m:t>m</m:t>
        </m:r>
      </m:oMath>
      <w:r>
        <w:t xml:space="preserve"> </w:t>
      </w:r>
      <w:r>
        <w:t xml:space="preserve">matrix,</w:t>
      </w:r>
      <w:r>
        <w:t xml:space="preserve"> </w:t>
      </w:r>
      <w:r>
        <w:t xml:space="preserve">and let</w:t>
      </w:r>
      <w:r>
        <w:t xml:space="preserve"> </w:t>
      </w:r>
      <m:oMath>
        <m:r>
          <m:rPr>
            <m:sty m:val="bi"/>
          </m:rPr>
          <m:t>X</m:t>
        </m:r>
      </m:oMath>
      <w:r>
        <w:t xml:space="preserve"> </w:t>
      </w:r>
      <w:r>
        <w:t xml:space="preserve">be the</w:t>
      </w:r>
      <w:r>
        <w:t xml:space="preserve"> </w:t>
      </w:r>
      <m:oMath>
        <m:r>
          <m:rPr>
            <m:sty m:val="p"/>
          </m:rPr>
          <m:t>(</m:t>
        </m:r>
        <m:r>
          <m:t>k</m:t>
        </m:r>
        <m:r>
          <m:rPr>
            <m:sty m:val="p"/>
          </m:rPr>
          <m:t>+</m:t>
        </m:r>
        <m:r>
          <m:t>m</m:t>
        </m:r>
        <m:r>
          <m:rPr>
            <m:sty m:val="p"/>
          </m:rPr>
          <m:t>)</m:t>
        </m:r>
        <m:r>
          <m:rPr>
            <m:sty m:val="p"/>
          </m:rPr>
          <m:t>×</m:t>
        </m:r>
        <m:r>
          <m:rPr>
            <m:sty m:val="p"/>
          </m:rPr>
          <m:t>(</m:t>
        </m:r>
        <m:r>
          <m:t>k</m:t>
        </m:r>
        <m:r>
          <m:rPr>
            <m:sty m:val="p"/>
          </m:rPr>
          <m:t>+</m:t>
        </m:r>
        <m:r>
          <m:t>m</m:t>
        </m:r>
        <m:r>
          <m:rPr>
            <m:sty m:val="p"/>
          </m:rPr>
          <m:t>)</m:t>
        </m:r>
      </m:oMath>
      <w:r>
        <w:t xml:space="preserve"> </w:t>
      </w:r>
      <w:r>
        <w:t xml:space="preserve">block matrix (</w:t>
      </w:r>
      <w:hyperlink w:anchor="def-block-matrix">
        <w:r>
          <w:rPr>
            <w:rStyle w:val="Hyperlink"/>
          </w:rPr>
          <w:t xml:space="preserve">Definition 101</w:t>
        </w:r>
      </w:hyperlink>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limLow>
                      <m:e>
                        <m:limLow>
                          <m:e>
                            <m:r>
                              <m:rPr>
                                <m:sty m:val="bi"/>
                              </m:rPr>
                              <m:t>A</m:t>
                            </m:r>
                          </m:e>
                          <m:lim>
                            <m:r>
                              <m:rPr>
                                <m:sty m:val="p"/>
                              </m:rPr>
                              <m:t>⏟</m:t>
                            </m:r>
                          </m:lim>
                        </m:limLow>
                      </m:e>
                      <m:lim>
                        <m:r>
                          <m:t>k</m:t>
                        </m:r>
                        <m:r>
                          <m:rPr>
                            <m:sty m:val="p"/>
                          </m:rPr>
                          <m:t>×</m:t>
                        </m:r>
                        <m:r>
                          <m:t>k</m:t>
                        </m:r>
                      </m:lim>
                    </m:limLow>
                  </m:e>
                  <m:e>
                    <m:limLow>
                      <m:e>
                        <m:limLow>
                          <m:e>
                            <m:r>
                              <m:rPr>
                                <m:sty m:val="bi"/>
                              </m:rPr>
                              <m:t>B</m:t>
                            </m:r>
                          </m:e>
                          <m:lim>
                            <m:r>
                              <m:rPr>
                                <m:sty m:val="p"/>
                              </m:rPr>
                              <m:t>⏟</m:t>
                            </m:r>
                          </m:lim>
                        </m:limLow>
                      </m:e>
                      <m:lim>
                        <m:r>
                          <m:t>k</m:t>
                        </m:r>
                        <m:r>
                          <m:rPr>
                            <m:sty m:val="p"/>
                          </m:rPr>
                          <m:t>×</m:t>
                        </m:r>
                        <m:r>
                          <m:t>m</m:t>
                        </m:r>
                      </m:lim>
                    </m:limLow>
                  </m:e>
                </m:mr>
                <m:mr>
                  <m:e>
                    <m:limLow>
                      <m:e>
                        <m:limLow>
                          <m:e>
                            <m:sSup>
                              <m:e>
                                <m:r>
                                  <m:rPr>
                                    <m:sty m:val="bi"/>
                                  </m:rPr>
                                  <m:t>B</m:t>
                                </m:r>
                              </m:e>
                              <m:sup>
                                <m:r>
                                  <m:rPr>
                                    <m:sty m:val="p"/>
                                  </m:rPr>
                                  <m:t>⊤</m:t>
                                </m:r>
                              </m:sup>
                            </m:sSup>
                          </m:e>
                          <m:lim>
                            <m:r>
                              <m:rPr>
                                <m:sty m:val="p"/>
                              </m:rPr>
                              <m:t>⏟</m:t>
                            </m:r>
                          </m:lim>
                        </m:limLow>
                      </m:e>
                      <m:lim>
                        <m:r>
                          <m:t>m</m:t>
                        </m:r>
                        <m:r>
                          <m:rPr>
                            <m:sty m:val="p"/>
                          </m:rPr>
                          <m:t>×</m:t>
                        </m:r>
                        <m:r>
                          <m:t>k</m:t>
                        </m:r>
                      </m:lim>
                    </m:limLow>
                  </m:e>
                  <m:e>
                    <m:limLow>
                      <m:e>
                        <m:limLow>
                          <m:e>
                            <m:r>
                              <m:rPr>
                                <m:sty m:val="bi"/>
                              </m:rPr>
                              <m:t>C</m:t>
                            </m:r>
                          </m:e>
                          <m:lim>
                            <m:r>
                              <m:rPr>
                                <m:sty m:val="p"/>
                              </m:rPr>
                              <m:t>⏟</m:t>
                            </m:r>
                          </m:lim>
                        </m:limLow>
                      </m:e>
                      <m:lim>
                        <m:r>
                          <m:t>m</m:t>
                        </m:r>
                        <m:r>
                          <m:rPr>
                            <m:sty m:val="p"/>
                          </m:rPr>
                          <m:t>×</m:t>
                        </m:r>
                        <m:r>
                          <m:t>m</m:t>
                        </m:r>
                      </m:lim>
                    </m:limLow>
                  </m:e>
                </m:mr>
              </m:m>
            </m:e>
          </m:d>
          <m:r>
            <m:rPr>
              <m:sty m:val="p"/>
            </m:rPr>
            <m:t>,</m:t>
          </m:r>
        </m:oMath>
      </m:oMathPara>
    </w:p>
    <w:p>
      <w:pPr>
        <w:pStyle w:val="FirstParagraph"/>
      </w:pPr>
      <w:r>
        <w:t xml:space="preserve">that is,</w:t>
      </w:r>
      <w:r>
        <w:t xml:space="preserve"> </w:t>
      </w:r>
      <m:oMath>
        <m:sSub>
          <m:e>
            <m:r>
              <m:t>x</m:t>
            </m:r>
          </m:e>
          <m:sub>
            <m:r>
              <m:t>i</m:t>
            </m:r>
            <m:r>
              <m:t>j</m:t>
            </m:r>
          </m:sub>
        </m:sSub>
        <m:r>
          <m:rPr>
            <m:sty m:val="p"/>
          </m:rPr>
          <m:t>=</m:t>
        </m:r>
        <m:sSub>
          <m:e>
            <m:r>
              <m:t>a</m:t>
            </m:r>
          </m:e>
          <m:sub>
            <m:r>
              <m:t>i</m:t>
            </m:r>
            <m:r>
              <m:t>j</m:t>
            </m:r>
          </m:sub>
        </m:sSub>
      </m:oMath>
      <w:r>
        <w:t xml:space="preserve">,</w:t>
      </w:r>
      <w:r>
        <w:t xml:space="preserve"> </w:t>
      </w:r>
      <m:oMath>
        <m:sSub>
          <m:e>
            <m:r>
              <m:t>x</m:t>
            </m:r>
          </m:e>
          <m:sub>
            <m:r>
              <m:t>i</m:t>
            </m:r>
            <m:r>
              <m:rPr>
                <m:sty m:val="p"/>
              </m:rPr>
              <m:t>,</m:t>
            </m:r>
            <m:r>
              <m:t>k</m:t>
            </m:r>
            <m:r>
              <m:rPr>
                <m:sty m:val="p"/>
              </m:rPr>
              <m:t>+</m:t>
            </m:r>
            <m:r>
              <m:t>j</m:t>
            </m:r>
          </m:sub>
        </m:sSub>
        <m:r>
          <m:rPr>
            <m:sty m:val="p"/>
          </m:rPr>
          <m:t>=</m:t>
        </m:r>
        <m:sSub>
          <m:e>
            <m:r>
              <m:t>b</m:t>
            </m:r>
          </m:e>
          <m:sub>
            <m:r>
              <m:t>i</m:t>
            </m:r>
            <m:r>
              <m:t>j</m:t>
            </m:r>
          </m:sub>
        </m:sSub>
      </m:oMath>
      <w:r>
        <w:t xml:space="preserve">,</w:t>
      </w:r>
      <w:r>
        <w:t xml:space="preserve"> </w:t>
      </w:r>
      <m:oMath>
        <m:sSub>
          <m:e>
            <m:r>
              <m:t>x</m:t>
            </m:r>
          </m:e>
          <m:sub>
            <m:r>
              <m:t>k</m:t>
            </m:r>
            <m:r>
              <m:rPr>
                <m:sty m:val="p"/>
              </m:rPr>
              <m:t>+</m:t>
            </m:r>
            <m:r>
              <m:t>i</m:t>
            </m:r>
            <m:r>
              <m:rPr>
                <m:sty m:val="p"/>
              </m:rPr>
              <m:t>,</m:t>
            </m:r>
            <m:r>
              <m:t>j</m:t>
            </m:r>
          </m:sub>
        </m:sSub>
        <m:r>
          <m:rPr>
            <m:sty m:val="p"/>
          </m:rPr>
          <m:t>=</m:t>
        </m:r>
        <m:sSub>
          <m:e>
            <m:r>
              <m:t>b</m:t>
            </m:r>
          </m:e>
          <m:sub>
            <m:r>
              <m:t>j</m:t>
            </m:r>
            <m:r>
              <m:t>i</m:t>
            </m:r>
          </m:sub>
        </m:sSub>
      </m:oMath>
      <w:r>
        <w:t xml:space="preserve"> </w:t>
      </w:r>
      <w:r>
        <w:t xml:space="preserve">and</w:t>
      </w:r>
      <w:r>
        <w:t xml:space="preserve"> </w:t>
      </w:r>
      <m:oMath>
        <m:sSub>
          <m:e>
            <m:r>
              <m:t>x</m:t>
            </m:r>
          </m:e>
          <m:sub>
            <m:r>
              <m:t>k</m:t>
            </m:r>
            <m:r>
              <m:rPr>
                <m:sty m:val="p"/>
              </m:rPr>
              <m:t>+</m:t>
            </m:r>
            <m:r>
              <m:t>i</m:t>
            </m:r>
            <m:r>
              <m:rPr>
                <m:sty m:val="p"/>
              </m:rPr>
              <m:t>,</m:t>
            </m:r>
            <m:r>
              <m:t>k</m:t>
            </m:r>
            <m:r>
              <m:rPr>
                <m:sty m:val="p"/>
              </m:rPr>
              <m:t>+</m:t>
            </m:r>
            <m:r>
              <m:t>j</m:t>
            </m:r>
          </m:sub>
        </m:sSub>
        <m:r>
          <m:rPr>
            <m:sty m:val="p"/>
          </m:rPr>
          <m:t>=</m:t>
        </m:r>
        <m:sSub>
          <m:e>
            <m:r>
              <m:t>c</m:t>
            </m:r>
          </m:e>
          <m:sub>
            <m:r>
              <m:t>i</m:t>
            </m:r>
            <m:r>
              <m:t>j</m:t>
            </m:r>
          </m:sub>
        </m:sSub>
      </m:oMath>
      <w:r>
        <w:t xml:space="preserve"> </w:t>
      </w:r>
      <w:r>
        <w:t xml:space="preserve">for indices in range.</w:t>
      </w:r>
      <w:r>
        <w:t xml:space="preserve"> </w:t>
      </w:r>
      <m:oMath>
        <m:r>
          <m:rPr>
            <m:sty m:val="bi"/>
          </m:rPr>
          <m:t>X</m:t>
        </m:r>
      </m:oMath>
      <w:r>
        <w:t xml:space="preserve"> </w:t>
      </w:r>
      <w:r>
        <w:t xml:space="preserve">is symmetric (</w:t>
      </w:r>
      <w:hyperlink w:anchor="def-symmetric-matrix">
        <w:r>
          <w:rPr>
            <w:rStyle w:val="Hyperlink"/>
          </w:rPr>
          <w:t xml:space="preserve">Definition 69</w:t>
        </w:r>
      </w:hyperlink>
      <w:r>
        <w:t xml:space="preserve">):</w:t>
      </w:r>
    </w:p>
    <w:p>
      <w:pPr>
        <w:pStyle w:val="BodyText"/>
      </w:pPr>
      <m:oMathPara>
        <m:oMathParaPr>
          <m:jc m:val="center"/>
        </m:oMathParaPr>
        <m:oMath>
          <m:eqArr>
            <m:e>
              <m:sSub>
                <m:e>
                  <m:r>
                    <m:t>x</m:t>
                  </m:r>
                </m:e>
                <m:sub>
                  <m:r>
                    <m:t>k</m:t>
                  </m:r>
                  <m:r>
                    <m:rPr>
                      <m:sty m:val="p"/>
                    </m:rPr>
                    <m:t>+</m:t>
                  </m:r>
                  <m:r>
                    <m:t>i</m:t>
                  </m:r>
                  <m:r>
                    <m:rPr>
                      <m:sty m:val="p"/>
                    </m:rPr>
                    <m:t>,</m:t>
                  </m:r>
                  <m:r>
                    <m:t>j</m:t>
                  </m:r>
                </m:sub>
              </m:sSub>
              <m:r>
                <m:t>&amp;</m:t>
              </m:r>
              <m:r>
                <m:rPr>
                  <m:sty m:val="p"/>
                </m:rPr>
                <m:t>=</m:t>
              </m:r>
              <m:sSub>
                <m:e>
                  <m:r>
                    <m:t>b</m:t>
                  </m:r>
                </m:e>
                <m:sub>
                  <m:r>
                    <m:t>j</m:t>
                  </m:r>
                  <m:r>
                    <m:t>i</m:t>
                  </m:r>
                </m:sub>
              </m:sSub>
            </m:e>
            <m:e>
              <m:r>
                <m:t>&amp;</m:t>
              </m:r>
              <m:r>
                <m:rPr>
                  <m:sty m:val="p"/>
                </m:rPr>
                <m:t>=</m:t>
              </m:r>
              <m:sSub>
                <m:e>
                  <m:r>
                    <m:t>x</m:t>
                  </m:r>
                </m:e>
                <m:sub>
                  <m:r>
                    <m:t>j</m:t>
                  </m:r>
                  <m:r>
                    <m:rPr>
                      <m:sty m:val="p"/>
                    </m:rPr>
                    <m:t>,</m:t>
                  </m:r>
                  <m:r>
                    <m:t>k</m:t>
                  </m:r>
                  <m:r>
                    <m:rPr>
                      <m:sty m:val="p"/>
                    </m:rPr>
                    <m:t>+</m:t>
                  </m:r>
                  <m:r>
                    <m:t>i</m:t>
                  </m:r>
                </m:sub>
              </m:sSub>
              <m:r>
                <m:rPr>
                  <m:sty m:val="p"/>
                </m:rPr>
                <m:t>,</m:t>
              </m:r>
            </m:e>
          </m:eqArr>
        </m:oMath>
      </m:oMathPara>
    </w:p>
    <w:p>
      <w:pPr>
        <w:pStyle w:val="FirstParagraph"/>
      </w:pPr>
      <w:r>
        <w:t xml:space="preserve">and</w:t>
      </w:r>
      <w:r>
        <w:t xml:space="preserve"> </w:t>
      </w:r>
      <m:oMath>
        <m:r>
          <m:rPr>
            <m:sty m:val="bi"/>
          </m:rPr>
          <m:t>A</m:t>
        </m:r>
      </m:oMath>
      <w:r>
        <w:t xml:space="preserve"> </w:t>
      </w:r>
      <w:r>
        <w:t xml:space="preserve">and</w:t>
      </w:r>
      <w:r>
        <w:t xml:space="preserve"> </w:t>
      </w:r>
      <m:oMath>
        <m:r>
          <m:rPr>
            <m:sty m:val="bi"/>
          </m:rPr>
          <m:t>C</m:t>
        </m:r>
      </m:oMath>
      <w:r>
        <w:t xml:space="preserve"> </w:t>
      </w:r>
      <w:r>
        <w:t xml:space="preserve">are symmetric.</w:t>
      </w:r>
      <w:r>
        <w:t xml:space="preserve"> </w:t>
      </w:r>
      <w:r>
        <w:t xml:space="preserve">Split</w:t>
      </w:r>
      <w:r>
        <w:t xml:space="preserve"> </w:t>
      </w:r>
      <m:oMath>
        <m:acc>
          <m:accPr>
            <m:chr m:val="̃"/>
          </m:accPr>
          <m:e>
            <m:r>
              <m:t>v</m:t>
            </m:r>
          </m:e>
        </m:acc>
        <m:r>
          <m:rPr>
            <m:sty m:val="p"/>
          </m:rPr>
          <m:t>∈</m:t>
        </m:r>
        <m:sSup>
          <m:e>
            <m:r>
              <m:rPr>
                <m:scr m:val="double-struck"/>
                <m:sty m:val="p"/>
              </m:rPr>
              <m:t>R</m:t>
            </m:r>
          </m:e>
          <m:sup>
            <m:r>
              <m:t>k</m:t>
            </m:r>
            <m:r>
              <m:rPr>
                <m:sty m:val="p"/>
              </m:rPr>
              <m:t>+</m:t>
            </m:r>
            <m:r>
              <m:t>m</m:t>
            </m:r>
          </m:sup>
        </m:sSup>
      </m:oMath>
      <w:r>
        <w:t xml:space="preserve"> </w:t>
      </w:r>
      <w:r>
        <w:t xml:space="preserve">as</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oMath>
      <w:r>
        <w:t xml:space="preserve">,</w:t>
      </w:r>
      <w:r>
        <w:t xml:space="preserve"> </w:t>
      </w:r>
      <w:r>
        <w:t xml:space="preserve">with</w:t>
      </w:r>
      <w:r>
        <w:t xml:space="preserve"> </w:t>
      </w:r>
      <m:oMath>
        <m:acc>
          <m:accPr>
            <m:chr m:val="̃"/>
          </m:accPr>
          <m:e>
            <m:r>
              <m:t>u</m:t>
            </m:r>
          </m:e>
        </m:acc>
        <m:r>
          <m:rPr>
            <m:sty m:val="p"/>
          </m:rPr>
          <m:t>∈</m:t>
        </m:r>
        <m:sSup>
          <m:e>
            <m:r>
              <m:rPr>
                <m:scr m:val="double-struck"/>
                <m:sty m:val="p"/>
              </m:rPr>
              <m:t>R</m:t>
            </m:r>
          </m:e>
          <m:sup>
            <m:r>
              <m:t>k</m:t>
            </m:r>
          </m:sup>
        </m:sSup>
      </m:oMath>
      <w:r>
        <w:t xml:space="preserve"> </w:t>
      </w:r>
      <w:r>
        <w:t xml:space="preserve">its first</w:t>
      </w:r>
      <w:r>
        <w:t xml:space="preserve"> </w:t>
      </w:r>
      <m:oMath>
        <m:r>
          <m:t>k</m:t>
        </m:r>
      </m:oMath>
      <w:r>
        <w:t xml:space="preserve"> </w:t>
      </w:r>
      <w:r>
        <w:t xml:space="preserve">entries and</w:t>
      </w:r>
      <w:r>
        <w:t xml:space="preserve"> </w:t>
      </w:r>
      <m:oMath>
        <m:acc>
          <m:accPr>
            <m:chr m:val="̃"/>
          </m:accPr>
          <m:e>
            <m:r>
              <m:t>w</m:t>
            </m:r>
          </m:e>
        </m:acc>
        <m:r>
          <m:rPr>
            <m:sty m:val="p"/>
          </m:rPr>
          <m:t>∈</m:t>
        </m:r>
        <m:sSup>
          <m:e>
            <m:r>
              <m:rPr>
                <m:scr m:val="double-struck"/>
                <m:sty m:val="p"/>
              </m:rPr>
              <m:t>R</m:t>
            </m:r>
          </m:e>
          <m:sup>
            <m:r>
              <m:t>m</m:t>
            </m:r>
          </m:sup>
        </m:sSup>
      </m:oMath>
      <w:r>
        <w:t xml:space="preserve"> </w:t>
      </w:r>
      <w:r>
        <w:t xml:space="preserve">the rest. Then</w:t>
      </w:r>
    </w:p>
    <w:p>
      <w:pPr>
        <w:pStyle w:val="BodyText"/>
      </w:pPr>
      <w:bookmarkStart w:id="606" w:name="eq-block-quadratic"/>
      <m:oMathPara>
        <m:oMathParaPr>
          <m:jc m:val="center"/>
        </m:oMathParaP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rPr>
              <m:sty m:val="p"/>
            </m:rPr>
            <m:t>,</m:t>
          </m:r>
          <m:r>
            <m:t>  </m:t>
          </m:r>
          <m:r>
            <m:rPr>
              <m:sty m:val="p"/>
            </m:rPr>
            <m:t>(</m:t>
          </m:r>
          <m:r>
            <m:t>8</m:t>
          </m:r>
          <m:r>
            <m:rPr>
              <m:sty m:val="p"/>
            </m:rPr>
            <m:t>)</m:t>
          </m:r>
        </m:oMath>
      </m:oMathPara>
      <w:bookmarkEnd w:id="606"/>
    </w:p>
    <w:p>
      <w:pPr>
        <w:pStyle w:val="FirstParagraph"/>
      </w:pPr>
      <w:r>
        <w:t xml:space="preserve">and if</w:t>
      </w:r>
      <w:r>
        <w:t xml:space="preserve"> </w:t>
      </w:r>
      <m:oMath>
        <m:r>
          <m:rPr>
            <m:sty m:val="bi"/>
          </m:rPr>
          <m:t>A</m:t>
        </m:r>
      </m:oMath>
      <w:r>
        <w:t xml:space="preserve"> </w:t>
      </w:r>
      <w:r>
        <w:t xml:space="preserve">is invertible, with</w:t>
      </w:r>
      <w:r>
        <w:t xml:space="preserve"> </w:t>
      </w:r>
      <m:oMath>
        <m:r>
          <m:rPr>
            <m:sty m:val="bi"/>
          </m:rPr>
          <m:t>S</m:t>
        </m:r>
        <m:limUpp>
          <m:e>
            <m:r>
              <m:rPr>
                <m:sty m:val="p"/>
              </m:rPr>
              <m:t>=</m:t>
            </m:r>
          </m:e>
          <m:lim>
            <m:r>
              <m:rPr>
                <m:nor/>
                <m:sty m:val="p"/>
              </m:rPr>
              <m:t>def</m:t>
            </m:r>
          </m:lim>
        </m:limUpp>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and</w:t>
      </w:r>
      <w:r>
        <w:t xml:space="preserve"> </w:t>
      </w:r>
      <m:oMath>
        <m:acc>
          <m:accPr>
            <m:chr m:val="̃"/>
          </m:accPr>
          <m:e>
            <m:r>
              <m:t>z</m:t>
            </m:r>
          </m:e>
        </m:acc>
        <m:limUpp>
          <m:e>
            <m:r>
              <m:rPr>
                <m:sty m:val="p"/>
              </m:rPr>
              <m:t>=</m:t>
            </m:r>
          </m:e>
          <m:lim>
            <m:r>
              <m:rPr>
                <m:nor/>
                <m:sty m:val="p"/>
              </m:rPr>
              <m:t>def</m:t>
            </m:r>
          </m:lim>
        </m:limUpp>
        <m:acc>
          <m:accPr>
            <m:chr m:val="̃"/>
          </m:accPr>
          <m:e>
            <m:r>
              <m:t>u</m:t>
            </m:r>
          </m:e>
        </m:acc>
        <m:r>
          <m:rPr>
            <m:sty m:val="p"/>
          </m:rPr>
          <m:t>+</m:t>
        </m:r>
        <m:sSup>
          <m:e>
            <m:r>
              <m:rPr>
                <m:sty m:val="bi"/>
              </m:rPr>
              <m:t>A</m:t>
            </m:r>
          </m:e>
          <m:sup>
            <m:r>
              <m:rPr>
                <m:sty m:val="p"/>
              </m:rPr>
              <m:t>−</m:t>
            </m:r>
            <m:r>
              <m:t>1</m:t>
            </m:r>
          </m:sup>
        </m:sSup>
        <m:r>
          <m:rPr>
            <m:sty m:val="bi"/>
          </m:rPr>
          <m:t>B</m:t>
        </m:r>
        <m:acc>
          <m:accPr>
            <m:chr m:val="̃"/>
          </m:accPr>
          <m:e>
            <m:r>
              <m:t>w</m:t>
            </m:r>
          </m:e>
        </m:acc>
      </m:oMath>
      <w:r>
        <w:t xml:space="preserve">,</w:t>
      </w:r>
    </w:p>
    <w:p>
      <w:pPr>
        <w:pStyle w:val="BodyText"/>
      </w:pPr>
      <m:oMathPara>
        <m:oMathParaPr>
          <m:jc m:val="center"/>
        </m:oMathParaP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z</m:t>
                  </m:r>
                </m:e>
              </m:acc>
            </m:e>
            <m:sup>
              <m:r>
                <m:rPr>
                  <m:sty m:val="p"/>
                </m:rPr>
                <m:t>⊤</m:t>
              </m:r>
            </m:sup>
          </m:sSup>
          <m:r>
            <m:rPr>
              <m:sty m:val="bi"/>
            </m:rPr>
            <m:t>A</m:t>
          </m:r>
          <m:acc>
            <m:accPr>
              <m:chr m:val="̃"/>
            </m:accPr>
            <m:e>
              <m:r>
                <m:t>z</m:t>
              </m:r>
            </m:e>
          </m:acc>
          <m:r>
            <m:rPr>
              <m:sty m:val="p"/>
            </m:rPr>
            <m:t>+</m:t>
          </m:r>
          <m:sSup>
            <m:e>
              <m:acc>
                <m:accPr>
                  <m:chr m:val="̃"/>
                </m:accPr>
                <m:e>
                  <m:r>
                    <m:t>w</m:t>
                  </m:r>
                </m:e>
              </m:acc>
            </m:e>
            <m:sup>
              <m:r>
                <m:rPr>
                  <m:sty m:val="p"/>
                </m:rPr>
                <m:t>⊤</m:t>
              </m:r>
            </m:sup>
          </m:sSup>
          <m:r>
            <m:rPr>
              <m:sty m:val="bi"/>
            </m:rPr>
            <m:t>S</m:t>
          </m:r>
          <m:acc>
            <m:accPr>
              <m:chr m:val="̃"/>
            </m:accPr>
            <m:e>
              <m:r>
                <m:t>w</m:t>
              </m:r>
            </m:e>
          </m:acc>
          <m:r>
            <m:rPr>
              <m:sty m:val="p"/>
            </m:rPr>
            <m:t>.</m:t>
          </m:r>
        </m:oMath>
      </m:oMathPara>
    </w:p>
    <w:bookmarkEnd w:id="607"/>
    <w:p>
      <w:pPr>
        <w:pStyle w:val="FirstParagraph"/>
      </w:pPr>
      <w:r>
        <w:rPr>
          <w:i/>
          <w:iCs/>
        </w:rPr>
        <w:t xml:space="preserve">Proof</w:t>
      </w:r>
      <w:r>
        <w:t xml:space="preserve">. </w:t>
      </w:r>
      <m:oMath>
        <m:r>
          <m:rPr>
            <m:sty m:val="bi"/>
          </m:rPr>
          <m:t>X</m:t>
        </m:r>
        <m:acc>
          <m:accPr>
            <m:chr m:val="̃"/>
          </m:accPr>
          <m:e>
            <m:r>
              <m:t>v</m:t>
            </m:r>
          </m:e>
        </m:acc>
      </m:oMath>
      <w:r>
        <w:rPr>
          <w:b/>
          <w:bCs/>
        </w:rPr>
        <w:t xml:space="preserve"> </w:t>
      </w:r>
      <w:r>
        <w:rPr>
          <w:b/>
          <w:bCs/>
        </w:rPr>
        <w:t xml:space="preserve">in blocks.</w:t>
      </w:r>
      <w:r>
        <w:t xml:space="preserve"> </w:t>
      </w:r>
      <w:r>
        <w:t xml:space="preserve">For</w:t>
      </w:r>
      <w:r>
        <w:t xml:space="preserve"> </w:t>
      </w:r>
      <m:oMath>
        <m:r>
          <m:t>i</m:t>
        </m:r>
        <m:r>
          <m:rPr>
            <m:sty m:val="p"/>
          </m:rPr>
          <m:t>≤</m:t>
        </m:r>
        <m:r>
          <m:t>k</m:t>
        </m:r>
      </m:oMath>
      <w:r>
        <w:t xml:space="preserve">,</w:t>
      </w:r>
    </w:p>
    <w:p>
      <w:pPr>
        <w:pStyle w:val="BodyText"/>
      </w:pPr>
      <m:oMathPara>
        <m:oMathParaPr>
          <m:jc m:val="center"/>
        </m:oMathParaPr>
        <m:oMath>
          <m:eqArr>
            <m:e>
              <m:r>
                <m:rPr>
                  <m:sty m:val="p"/>
                </m:rPr>
                <m:t>(</m:t>
              </m:r>
              <m:r>
                <m:rPr>
                  <m:sty m:val="bi"/>
                </m:rPr>
                <m:t>X</m:t>
              </m:r>
              <m:acc>
                <m:accPr>
                  <m:chr m:val="̃"/>
                </m:accPr>
                <m:e>
                  <m:r>
                    <m:t>v</m:t>
                  </m:r>
                </m:e>
              </m:acc>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k</m:t>
                  </m:r>
                  <m:r>
                    <m:rPr>
                      <m:sty m:val="p"/>
                    </m:rPr>
                    <m:t>+</m:t>
                  </m:r>
                  <m:r>
                    <m:t>m</m:t>
                  </m:r>
                </m:sup>
                <m:e>
                  <m:sSub>
                    <m:e>
                      <m:r>
                        <m:t>x</m:t>
                      </m:r>
                    </m:e>
                    <m:sub>
                      <m:r>
                        <m:t>i</m:t>
                      </m:r>
                      <m:r>
                        <m:t>j</m:t>
                      </m:r>
                    </m:sub>
                  </m:sSub>
                </m:e>
              </m:nary>
              <m:r>
                <m:t> </m:t>
              </m:r>
              <m:sSub>
                <m:e>
                  <m:r>
                    <m:t>v</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x</m:t>
                      </m:r>
                    </m:e>
                    <m:sub>
                      <m:r>
                        <m:t>i</m:t>
                      </m:r>
                      <m:r>
                        <m:t>j</m:t>
                      </m:r>
                    </m:sub>
                  </m:sSub>
                </m:e>
              </m:nary>
              <m:r>
                <m:t> </m:t>
              </m:r>
              <m:sSub>
                <m:e>
                  <m:r>
                    <m:t>v</m:t>
                  </m:r>
                </m:e>
                <m:sub>
                  <m:r>
                    <m:t>j</m:t>
                  </m:r>
                </m:sub>
              </m:sSub>
              <m:r>
                <m:rPr>
                  <m:sty m:val="p"/>
                </m:rPr>
                <m:t>+</m:t>
              </m:r>
              <m:nary>
                <m:naryPr>
                  <m:chr m:val="∑"/>
                  <m:limLoc m:val="undOvr"/>
                  <m:subHide m:val="off"/>
                  <m:supHide m:val="off"/>
                </m:naryPr>
                <m:sub>
                  <m:r>
                    <m:t>j</m:t>
                  </m:r>
                  <m:r>
                    <m:rPr>
                      <m:sty m:val="p"/>
                    </m:rPr>
                    <m:t>=</m:t>
                  </m:r>
                  <m:r>
                    <m:t>1</m:t>
                  </m:r>
                </m:sub>
                <m:sup>
                  <m:r>
                    <m:t>m</m:t>
                  </m:r>
                </m:sup>
                <m:e>
                  <m:sSub>
                    <m:e>
                      <m:r>
                        <m:t>x</m:t>
                      </m:r>
                    </m:e>
                    <m:sub>
                      <m:r>
                        <m:t>i</m:t>
                      </m:r>
                      <m:r>
                        <m:rPr>
                          <m:sty m:val="p"/>
                        </m:rPr>
                        <m:t>,</m:t>
                      </m:r>
                      <m:r>
                        <m:t>k</m:t>
                      </m:r>
                      <m:r>
                        <m:rPr>
                          <m:sty m:val="p"/>
                        </m:rPr>
                        <m:t>+</m:t>
                      </m:r>
                      <m:r>
                        <m:t>j</m:t>
                      </m:r>
                    </m:sub>
                  </m:sSub>
                </m:e>
              </m:nary>
              <m:r>
                <m:t> </m:t>
              </m:r>
              <m:sSub>
                <m:e>
                  <m:r>
                    <m:t>v</m:t>
                  </m:r>
                </m:e>
                <m:sub>
                  <m:r>
                    <m:t>k</m:t>
                  </m:r>
                  <m:r>
                    <m:rPr>
                      <m:sty m:val="p"/>
                    </m:rPr>
                    <m:t>+</m:t>
                  </m:r>
                  <m:r>
                    <m:t>j</m:t>
                  </m:r>
                </m:sub>
              </m:sSub>
              <m:r>
                <m:t>&amp;</m:t>
              </m:r>
              <m:r>
                <m:t>&amp;</m:t>
              </m:r>
              <m:r>
                <m:rPr>
                  <m:nor/>
                  <m:sty m:val="p"/>
                </m:rPr>
                <m:t>(split the sum at </m:t>
              </m:r>
              <m:r>
                <m:t>j</m:t>
              </m:r>
              <m:r>
                <m:rPr>
                  <m:sty m:val="p"/>
                </m:rPr>
                <m:t>=</m:t>
              </m:r>
              <m:r>
                <m:t>k</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a</m:t>
                      </m:r>
                    </m:e>
                    <m:sub>
                      <m:r>
                        <m:t>i</m:t>
                      </m:r>
                      <m:r>
                        <m:t>j</m:t>
                      </m:r>
                    </m:sub>
                  </m:sSub>
                </m:e>
              </m:nary>
              <m:r>
                <m:t> </m:t>
              </m:r>
              <m:sSub>
                <m:e>
                  <m:r>
                    <m:t>u</m:t>
                  </m:r>
                </m:e>
                <m:sub>
                  <m:r>
                    <m:t>j</m:t>
                  </m:r>
                </m:sub>
              </m:sSub>
              <m:r>
                <m:rPr>
                  <m:sty m:val="p"/>
                </m:rPr>
                <m:t>+</m:t>
              </m:r>
              <m:nary>
                <m:naryPr>
                  <m:chr m:val="∑"/>
                  <m:limLoc m:val="undOvr"/>
                  <m:subHide m:val="off"/>
                  <m:supHide m:val="off"/>
                </m:naryPr>
                <m:sub>
                  <m:r>
                    <m:t>j</m:t>
                  </m:r>
                  <m:r>
                    <m:rPr>
                      <m:sty m:val="p"/>
                    </m:rPr>
                    <m:t>=</m:t>
                  </m:r>
                  <m:r>
                    <m:t>1</m:t>
                  </m:r>
                </m:sub>
                <m:sup>
                  <m:r>
                    <m:t>m</m:t>
                  </m:r>
                </m:sup>
                <m:e>
                  <m:sSub>
                    <m:e>
                      <m:r>
                        <m:t>b</m:t>
                      </m:r>
                    </m:e>
                    <m:sub>
                      <m:r>
                        <m:t>i</m:t>
                      </m:r>
                      <m:r>
                        <m:t>j</m:t>
                      </m:r>
                    </m:sub>
                  </m:sSub>
                </m:e>
              </m:nary>
              <m:r>
                <m:t> </m:t>
              </m:r>
              <m:sSub>
                <m:e>
                  <m:r>
                    <m:t>w</m:t>
                  </m:r>
                </m:e>
                <m:sub>
                  <m:r>
                    <m:t>j</m:t>
                  </m:r>
                </m:sub>
              </m:sSub>
              <m:r>
                <m:t>&amp;</m:t>
              </m:r>
              <m:r>
                <m:t>&amp;</m:t>
              </m:r>
              <m:r>
                <m:rPr>
                  <m:nor/>
                  <m:sty m:val="p"/>
                </m:rPr>
                <m:t>(the blocks of </m:t>
              </m:r>
              <m:r>
                <m:rPr>
                  <m:sty m:val="bi"/>
                </m:rPr>
                <m:t>X</m:t>
              </m:r>
              <m:r>
                <m:rPr>
                  <m:nor/>
                  <m:sty m:val="p"/>
                </m:rPr>
                <m:t> and of </m:t>
              </m:r>
              <m:acc>
                <m:accPr>
                  <m:chr m:val="̃"/>
                </m:accPr>
                <m:e>
                  <m:r>
                    <m:t>v</m:t>
                  </m:r>
                </m:e>
              </m:acc>
              <m:r>
                <m:rPr>
                  <m:nor/>
                  <m:sty m:val="p"/>
                </m:rPr>
                <m:t>)</m:t>
              </m:r>
            </m:e>
            <m:e>
              <m:r>
                <m:t>&amp;</m:t>
              </m:r>
              <m:r>
                <m:rPr>
                  <m:sty m:val="p"/>
                </m:rPr>
                <m:t>=</m:t>
              </m:r>
              <m:r>
                <m:rPr>
                  <m:sty m:val="p"/>
                </m:rPr>
                <m:t>(</m:t>
              </m:r>
              <m:r>
                <m:rPr>
                  <m:sty m:val="bi"/>
                </m:rPr>
                <m:t>A</m:t>
              </m:r>
              <m:acc>
                <m:accPr>
                  <m:chr m:val="̃"/>
                </m:accPr>
                <m:e>
                  <m:r>
                    <m:t>u</m:t>
                  </m:r>
                </m:e>
              </m:acc>
              <m:sSub>
                <m:e>
                  <m:r>
                    <m:rPr>
                      <m:sty m:val="p"/>
                    </m:rPr>
                    <m:t>)</m:t>
                  </m:r>
                </m:e>
                <m:sub>
                  <m:r>
                    <m:t>i</m:t>
                  </m:r>
                </m:sub>
              </m:sSub>
              <m:r>
                <m:rPr>
                  <m:sty m:val="p"/>
                </m:rPr>
                <m:t>+</m:t>
              </m:r>
              <m:r>
                <m:rPr>
                  <m:sty m:val="p"/>
                </m:rPr>
                <m:t>(</m:t>
              </m:r>
              <m:r>
                <m:rPr>
                  <m:sty m:val="bi"/>
                </m:rPr>
                <m:t>B</m:t>
              </m:r>
              <m:acc>
                <m:accPr>
                  <m:chr m:val="̃"/>
                </m:accPr>
                <m:e>
                  <m:r>
                    <m:t>w</m:t>
                  </m:r>
                </m:e>
              </m:acc>
              <m:sSub>
                <m:e>
                  <m:r>
                    <m:rPr>
                      <m:sty m:val="p"/>
                    </m:rPr>
                    <m:t>)</m:t>
                  </m:r>
                </m:e>
                <m:sub>
                  <m:r>
                    <m:t>i</m:t>
                  </m:r>
                </m:sub>
              </m:sSub>
              <m:r>
                <m:rPr>
                  <m:sty m:val="p"/>
                </m:rPr>
                <m:t>,</m:t>
              </m:r>
              <m:r>
                <m:t>&amp;</m:t>
              </m:r>
              <m:r>
                <m:t>&amp;</m:t>
              </m:r>
              <m:r>
                <m:rPr>
                  <m:nor/>
                  <m:sty m:val="p"/>
                </m:rPr>
                <m:t>(</m:t>
              </m:r>
              <m:r>
                <m:rPr>
                  <m:nor/>
                  <m:sty m:val="p"/>
                </m:rPr>
                <m:t>Definition 28</m:t>
              </m:r>
              <m:r>
                <m:rPr>
                  <m:nor/>
                  <m:sty m:val="p"/>
                </m:rPr>
                <m:t>)</m:t>
              </m:r>
            </m:e>
          </m:eqArr>
        </m:oMath>
      </m:oMathPara>
    </w:p>
    <w:p>
      <w:pPr>
        <w:pStyle w:val="FirstParagraph"/>
      </w:pPr>
      <w:r>
        <w:t xml:space="preserve">and in the same way</w:t>
      </w:r>
      <w:r>
        <w:t xml:space="preserve"> </w:t>
      </w:r>
      <m:oMath>
        <m:r>
          <m:rPr>
            <m:sty m:val="p"/>
          </m:rPr>
          <m:t>(</m:t>
        </m:r>
        <m:r>
          <m:rPr>
            <m:sty m:val="bi"/>
          </m:rPr>
          <m:t>X</m:t>
        </m:r>
        <m:acc>
          <m:accPr>
            <m:chr m:val="̃"/>
          </m:accPr>
          <m:e>
            <m:r>
              <m:t>v</m:t>
            </m:r>
          </m:e>
        </m:acc>
        <m:sSub>
          <m:e>
            <m:r>
              <m:rPr>
                <m:sty m:val="p"/>
              </m:rPr>
              <m:t>)</m:t>
            </m:r>
          </m:e>
          <m:sub>
            <m:r>
              <m:t>k</m:t>
            </m:r>
            <m:r>
              <m:rPr>
                <m:sty m:val="p"/>
              </m:rPr>
              <m:t>+</m:t>
            </m:r>
            <m:r>
              <m:t>i</m:t>
            </m:r>
          </m:sub>
        </m:sSub>
        <m:r>
          <m:rPr>
            <m:sty m:val="p"/>
          </m:rPr>
          <m:t>=</m:t>
        </m:r>
        <m:r>
          <m:rPr>
            <m:sty m:val="p"/>
          </m:rPr>
          <m:t>(</m:t>
        </m:r>
        <m:sSup>
          <m:e>
            <m:r>
              <m:rPr>
                <m:sty m:val="bi"/>
              </m:rPr>
              <m:t>B</m:t>
            </m:r>
          </m:e>
          <m:sup>
            <m:r>
              <m:rPr>
                <m:sty m:val="p"/>
              </m:rPr>
              <m:t>⊤</m:t>
            </m:r>
          </m:sup>
        </m:sSup>
        <m:acc>
          <m:accPr>
            <m:chr m:val="̃"/>
          </m:accPr>
          <m:e>
            <m:r>
              <m:t>u</m:t>
            </m:r>
          </m:e>
        </m:acc>
        <m:sSub>
          <m:e>
            <m:r>
              <m:rPr>
                <m:sty m:val="p"/>
              </m:rPr>
              <m:t>)</m:t>
            </m:r>
          </m:e>
          <m:sub>
            <m:r>
              <m:t>i</m:t>
            </m:r>
          </m:sub>
        </m:sSub>
        <m:r>
          <m:rPr>
            <m:sty m:val="p"/>
          </m:rPr>
          <m:t>+</m:t>
        </m:r>
        <m:r>
          <m:rPr>
            <m:sty m:val="p"/>
          </m:rPr>
          <m:t>(</m:t>
        </m:r>
        <m:r>
          <m:rPr>
            <m:sty m:val="bi"/>
          </m:rPr>
          <m:t>C</m:t>
        </m:r>
        <m:acc>
          <m:accPr>
            <m:chr m:val="̃"/>
          </m:accPr>
          <m:e>
            <m:r>
              <m:t>w</m:t>
            </m:r>
          </m:e>
        </m:acc>
        <m:sSub>
          <m:e>
            <m:r>
              <m:rPr>
                <m:sty m:val="p"/>
              </m:rPr>
              <m:t>)</m:t>
            </m:r>
          </m:e>
          <m:sub>
            <m:r>
              <m:t>i</m:t>
            </m:r>
          </m:sub>
        </m:sSub>
      </m:oMath>
      <w:r>
        <w:t xml:space="preserve"> </w:t>
      </w:r>
      <w:r>
        <w:t xml:space="preserve">for</w:t>
      </w:r>
      <w:r>
        <w:t xml:space="preserve"> </w:t>
      </w:r>
      <m:oMath>
        <m:r>
          <m:t>i</m:t>
        </m:r>
        <m:r>
          <m:rPr>
            <m:sty m:val="p"/>
          </m:rPr>
          <m:t>≤</m:t>
        </m:r>
        <m:r>
          <m:t>m</m:t>
        </m:r>
      </m:oMath>
      <w:r>
        <w:t xml:space="preserve">.</w:t>
      </w:r>
    </w:p>
    <w:p>
      <w:pPr>
        <w:pStyle w:val="BodyText"/>
      </w:pPr>
      <w:r>
        <w:rPr>
          <w:b/>
          <w:bCs/>
        </w:rPr>
        <w:t xml:space="preserve">The expansion.</w:t>
      </w:r>
    </w:p>
    <w:p>
      <w:pPr>
        <w:pStyle w:val="BodyText"/>
      </w:pPr>
      <m:oMathPara>
        <m:oMathParaPr>
          <m:jc m:val="center"/>
        </m:oMathParaPr>
        <m:oMath>
          <m:eqArr>
            <m:e>
              <m:sSup>
                <m:e>
                  <m:acc>
                    <m:accPr>
                      <m:chr m:val="̃"/>
                    </m:accPr>
                    <m:e>
                      <m:r>
                        <m:t>v</m:t>
                      </m:r>
                    </m:e>
                  </m:acc>
                </m:e>
                <m:sup>
                  <m:r>
                    <m:rPr>
                      <m:sty m:val="p"/>
                    </m:rPr>
                    <m:t>⊤</m:t>
                  </m:r>
                </m:sup>
              </m:sSup>
              <m:r>
                <m:rPr>
                  <m:sty m:val="bi"/>
                </m:rPr>
                <m:t>X</m:t>
              </m:r>
              <m:acc>
                <m:accPr>
                  <m:chr m:val="̃"/>
                </m:accPr>
                <m:e>
                  <m:r>
                    <m:t>v</m:t>
                  </m:r>
                </m:e>
              </m:acc>
              <m:r>
                <m:t>&amp;</m:t>
              </m:r>
              <m:r>
                <m:rPr>
                  <m:sty m:val="p"/>
                </m:rPr>
                <m:t>=</m:t>
              </m:r>
              <m:nary>
                <m:naryPr>
                  <m:chr m:val="∑"/>
                  <m:limLoc m:val="undOvr"/>
                  <m:subHide m:val="off"/>
                  <m:supHide m:val="off"/>
                </m:naryPr>
                <m:sub>
                  <m:r>
                    <m:t>i</m:t>
                  </m:r>
                  <m:r>
                    <m:rPr>
                      <m:sty m:val="p"/>
                    </m:rPr>
                    <m:t>=</m:t>
                  </m:r>
                  <m:r>
                    <m:t>1</m:t>
                  </m:r>
                </m:sub>
                <m:sup>
                  <m:r>
                    <m:t>k</m:t>
                  </m:r>
                </m:sup>
                <m:e>
                  <m:sSub>
                    <m:e>
                      <m:r>
                        <m:t>u</m:t>
                      </m:r>
                    </m:e>
                    <m:sub>
                      <m:r>
                        <m:t>i</m:t>
                      </m:r>
                    </m:sub>
                  </m:sSub>
                </m:e>
              </m:nary>
              <m:r>
                <m:t> </m:t>
              </m:r>
              <m:r>
                <m:rPr>
                  <m:sty m:val="p"/>
                </m:rPr>
                <m:t>(</m:t>
              </m:r>
              <m:r>
                <m:rPr>
                  <m:sty m:val="bi"/>
                </m:rPr>
                <m:t>X</m:t>
              </m:r>
              <m:acc>
                <m:accPr>
                  <m:chr m:val="̃"/>
                </m:accPr>
                <m:e>
                  <m:r>
                    <m:t>v</m:t>
                  </m:r>
                </m:e>
              </m:acc>
              <m:sSub>
                <m:e>
                  <m:r>
                    <m:rPr>
                      <m:sty m:val="p"/>
                    </m:rPr>
                    <m:t>)</m:t>
                  </m:r>
                </m:e>
                <m:sub>
                  <m:r>
                    <m:t>i</m:t>
                  </m:r>
                </m:sub>
              </m:sSub>
              <m:r>
                <m:rPr>
                  <m:sty m:val="p"/>
                </m:rPr>
                <m:t>+</m:t>
              </m:r>
              <m:nary>
                <m:naryPr>
                  <m:chr m:val="∑"/>
                  <m:limLoc m:val="undOvr"/>
                  <m:subHide m:val="off"/>
                  <m:supHide m:val="off"/>
                </m:naryPr>
                <m:sub>
                  <m:r>
                    <m:t>i</m:t>
                  </m:r>
                  <m:r>
                    <m:rPr>
                      <m:sty m:val="p"/>
                    </m:rPr>
                    <m:t>=</m:t>
                  </m:r>
                  <m:r>
                    <m:t>1</m:t>
                  </m:r>
                </m:sub>
                <m:sup>
                  <m:r>
                    <m:t>m</m:t>
                  </m:r>
                </m:sup>
                <m:e>
                  <m:sSub>
                    <m:e>
                      <m:r>
                        <m:t>w</m:t>
                      </m:r>
                    </m:e>
                    <m:sub>
                      <m:r>
                        <m:t>i</m:t>
                      </m:r>
                    </m:sub>
                  </m:sSub>
                </m:e>
              </m:nary>
              <m:r>
                <m:t> </m:t>
              </m:r>
              <m:r>
                <m:rPr>
                  <m:sty m:val="p"/>
                </m:rPr>
                <m:t>(</m:t>
              </m:r>
              <m:r>
                <m:rPr>
                  <m:sty m:val="bi"/>
                </m:rPr>
                <m:t>X</m:t>
              </m:r>
              <m:acc>
                <m:accPr>
                  <m:chr m:val="̃"/>
                </m:accPr>
                <m:e>
                  <m:r>
                    <m:t>v</m:t>
                  </m:r>
                </m:e>
              </m:acc>
              <m:sSub>
                <m:e>
                  <m:r>
                    <m:rPr>
                      <m:sty m:val="p"/>
                    </m:rPr>
                    <m:t>)</m:t>
                  </m:r>
                </m:e>
                <m:sub>
                  <m:r>
                    <m:t>k</m:t>
                  </m:r>
                  <m:r>
                    <m:rPr>
                      <m:sty m:val="p"/>
                    </m:rPr>
                    <m:t>+</m:t>
                  </m:r>
                  <m:r>
                    <m:t>i</m:t>
                  </m:r>
                </m:sub>
              </m:sSub>
              <m:r>
                <m:t>&amp;</m:t>
              </m:r>
              <m:r>
                <m:t>&amp;</m:t>
              </m:r>
              <m:r>
                <m:rPr>
                  <m:nor/>
                  <m:sty m:val="p"/>
                </m:rPr>
                <m:t>(</m:t>
              </m:r>
              <m:r>
                <m:rPr>
                  <m:nor/>
                  <m:sty m:val="p"/>
                </m:rPr>
                <m:t>Definition 7</m:t>
              </m:r>
              <m:r>
                <m:rPr>
                  <m:nor/>
                  <m:sty m:val="p"/>
                </m:rPr>
                <m:t>, split the sum at </m:t>
              </m:r>
              <m:r>
                <m:t>k</m:t>
              </m:r>
              <m:r>
                <m:rPr>
                  <m:nor/>
                  <m:sty m:val="p"/>
                </m:rPr>
                <m:t>)</m:t>
              </m:r>
            </m:e>
            <m:e>
              <m:r>
                <m:t>&amp;</m:t>
              </m:r>
              <m:r>
                <m:rPr>
                  <m:sty m:val="p"/>
                </m:rPr>
                <m:t>=</m:t>
              </m:r>
              <m:acc>
                <m:accPr>
                  <m:chr m:val="̃"/>
                </m:accPr>
                <m:e>
                  <m:r>
                    <m:t>u</m:t>
                  </m:r>
                </m:e>
              </m:acc>
              <m:r>
                <m:rPr>
                  <m:sty m:val="p"/>
                </m:rPr>
                <m:t>⋅</m:t>
              </m:r>
              <m:r>
                <m:rPr>
                  <m:sty m:val="p"/>
                </m:rPr>
                <m:t>(</m:t>
              </m:r>
              <m:r>
                <m:rPr>
                  <m:sty m:val="bi"/>
                </m:rPr>
                <m:t>A</m:t>
              </m:r>
              <m:acc>
                <m:accPr>
                  <m:chr m:val="̃"/>
                </m:accPr>
                <m:e>
                  <m:r>
                    <m:t>u</m:t>
                  </m:r>
                </m:e>
              </m:acc>
              <m:r>
                <m:rPr>
                  <m:sty m:val="p"/>
                </m:rPr>
                <m:t>+</m:t>
              </m:r>
              <m:r>
                <m:rPr>
                  <m:sty m:val="bi"/>
                </m:rPr>
                <m:t>B</m:t>
              </m:r>
              <m:acc>
                <m:accPr>
                  <m:chr m:val="̃"/>
                </m:accPr>
                <m:e>
                  <m:r>
                    <m:t>w</m:t>
                  </m:r>
                </m:e>
              </m:acc>
              <m:r>
                <m:rPr>
                  <m:sty m:val="p"/>
                </m:rPr>
                <m:t>)</m:t>
              </m:r>
              <m:r>
                <m:rPr>
                  <m:sty m:val="p"/>
                </m:rPr>
                <m:t>+</m:t>
              </m:r>
              <m:acc>
                <m:accPr>
                  <m:chr m:val="̃"/>
                </m:accPr>
                <m:e>
                  <m:r>
                    <m:t>w</m:t>
                  </m:r>
                </m:e>
              </m:acc>
              <m:r>
                <m:rPr>
                  <m:sty m:val="p"/>
                </m:rPr>
                <m:t>⋅</m:t>
              </m:r>
              <m:r>
                <m:rPr>
                  <m:sty m:val="p"/>
                </m:rPr>
                <m:t>(</m:t>
              </m:r>
              <m:sSup>
                <m:e>
                  <m:r>
                    <m:rPr>
                      <m:sty m:val="bi"/>
                    </m:rPr>
                    <m:t>B</m:t>
                  </m:r>
                </m:e>
                <m:sup>
                  <m:r>
                    <m:rPr>
                      <m:sty m:val="p"/>
                    </m:rPr>
                    <m:t>⊤</m:t>
                  </m:r>
                </m:sup>
              </m:sSup>
              <m:acc>
                <m:accPr>
                  <m:chr m:val="̃"/>
                </m:accPr>
                <m:e>
                  <m:r>
                    <m:t>u</m:t>
                  </m:r>
                </m:e>
              </m:acc>
              <m:r>
                <m:rPr>
                  <m:sty m:val="p"/>
                </m:rPr>
                <m:t>+</m:t>
              </m:r>
              <m:r>
                <m:rPr>
                  <m:sty m:val="bi"/>
                </m:rPr>
                <m:t>C</m:t>
              </m:r>
              <m:acc>
                <m:accPr>
                  <m:chr m:val="̃"/>
                </m:accPr>
                <m:e>
                  <m:r>
                    <m:t>w</m:t>
                  </m:r>
                </m:e>
              </m:acc>
              <m:r>
                <m:rPr>
                  <m:sty m:val="p"/>
                </m:rPr>
                <m:t>)</m:t>
              </m:r>
              <m:r>
                <m:t>&amp;</m:t>
              </m:r>
              <m:r>
                <m:t>&amp;</m:t>
              </m:r>
              <m:r>
                <m:rPr>
                  <m:nor/>
                  <m:sty m:val="p"/>
                </m:rPr>
                <m:t>(the blocks of </m:t>
              </m:r>
              <m:r>
                <m:rPr>
                  <m:sty m:val="bi"/>
                </m:rPr>
                <m:t>X</m:t>
              </m:r>
              <m:acc>
                <m:accPr>
                  <m:chr m:val="̃"/>
                </m:accPr>
                <m:e>
                  <m:r>
                    <m:t>v</m:t>
                  </m:r>
                </m:e>
              </m:acc>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sSup>
                <m:e>
                  <m:r>
                    <m:rPr>
                      <m:sty m:val="bi"/>
                    </m:rPr>
                    <m:t>B</m:t>
                  </m:r>
                </m:e>
                <m:sup>
                  <m:r>
                    <m:rPr>
                      <m:sty m:val="p"/>
                    </m:rPr>
                    <m:t>⊤</m:t>
                  </m:r>
                </m:sup>
              </m:sSup>
              <m:acc>
                <m:accPr>
                  <m:chr m:val="̃"/>
                </m:accPr>
                <m:e>
                  <m:r>
                    <m:t>u</m:t>
                  </m:r>
                </m:e>
              </m:acc>
              <m:r>
                <m:rPr>
                  <m:sty m:val="p"/>
                </m:rPr>
                <m:t>+</m:t>
              </m:r>
              <m:sSup>
                <m:e>
                  <m:acc>
                    <m:accPr>
                      <m:chr m:val="̃"/>
                    </m:accPr>
                    <m:e>
                      <m:r>
                        <m:t>w</m:t>
                      </m:r>
                    </m:e>
                  </m:acc>
                </m:e>
                <m:sup>
                  <m:r>
                    <m:rPr>
                      <m:sty m:val="p"/>
                    </m:rPr>
                    <m:t>⊤</m:t>
                  </m:r>
                </m:sup>
              </m:sSup>
              <m:r>
                <m:rPr>
                  <m:sty m:val="bi"/>
                </m:rPr>
                <m:t>C</m:t>
              </m:r>
              <m:acc>
                <m:accPr>
                  <m:chr m:val="̃"/>
                </m:accPr>
                <m:e>
                  <m:r>
                    <m:t>w</m:t>
                  </m:r>
                </m:e>
              </m:acc>
              <m:r>
                <m:t>&amp;</m:t>
              </m:r>
              <m:r>
                <m:t>&amp;</m:t>
              </m:r>
              <m:r>
                <m:rPr>
                  <m:nor/>
                  <m:sty m:val="p"/>
                </m:rPr>
                <m:t>(</m:t>
              </m:r>
              <m:r>
                <m:rPr>
                  <m:nor/>
                  <m:sty m:val="p"/>
                </m:rPr>
                <m:t>Theorem 47</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t>&amp;</m:t>
              </m:r>
              <m:r>
                <m:t>&amp;</m:t>
              </m:r>
              <m:r>
                <m:rPr>
                  <m:nor/>
                  <m:sty m:val="p"/>
                </m:rPr>
                <m:t>(</m:t>
              </m:r>
              <m:sSup>
                <m:e>
                  <m:acc>
                    <m:accPr>
                      <m:chr m:val="̃"/>
                    </m:accPr>
                    <m:e>
                      <m:r>
                        <m:t>w</m:t>
                      </m:r>
                    </m:e>
                  </m:acc>
                </m:e>
                <m:sup>
                  <m:r>
                    <m:rPr>
                      <m:sty m:val="p"/>
                    </m:rPr>
                    <m:t>⊤</m:t>
                  </m:r>
                </m:sup>
              </m:sSup>
              <m:sSup>
                <m:e>
                  <m:r>
                    <m:rPr>
                      <m:sty m:val="bi"/>
                    </m:rPr>
                    <m:t>B</m:t>
                  </m:r>
                </m:e>
                <m:sup>
                  <m:r>
                    <m:rPr>
                      <m:sty m:val="p"/>
                    </m:rPr>
                    <m:t>⊤</m:t>
                  </m:r>
                </m:sup>
              </m:sSup>
              <m:acc>
                <m:accPr>
                  <m:chr m:val="̃"/>
                </m:accPr>
                <m:e>
                  <m:r>
                    <m:t>u</m:t>
                  </m:r>
                </m:e>
              </m:acc>
              <m:r>
                <m:rPr>
                  <m:sty m:val="p"/>
                </m:rPr>
                <m:t>=</m:t>
              </m:r>
              <m:sSup>
                <m:e>
                  <m:r>
                    <m:t>​</m:t>
                  </m:r>
                  <m:d>
                    <m:dPr>
                      <m:begChr m:val="("/>
                      <m:sepChr m:val=""/>
                      <m:endChr m:val=")"/>
                      <m:grow/>
                    </m:dPr>
                    <m:e>
                      <m:sSup>
                        <m:e>
                          <m:acc>
                            <m:accPr>
                              <m:chr m:val="̃"/>
                            </m:accPr>
                            <m:e>
                              <m:r>
                                <m:t>w</m:t>
                              </m:r>
                            </m:e>
                          </m:acc>
                        </m:e>
                        <m:sup>
                          <m:r>
                            <m:rPr>
                              <m:sty m:val="p"/>
                            </m:rPr>
                            <m:t>⊤</m:t>
                          </m:r>
                        </m:sup>
                      </m:sSup>
                      <m:sSup>
                        <m:e>
                          <m:r>
                            <m:rPr>
                              <m:sty m:val="bi"/>
                            </m:rPr>
                            <m:t>B</m:t>
                          </m:r>
                        </m:e>
                        <m:sup>
                          <m:r>
                            <m:rPr>
                              <m:sty m:val="p"/>
                            </m:rPr>
                            <m:t>⊤</m:t>
                          </m:r>
                        </m:sup>
                      </m:sSup>
                      <m:acc>
                        <m:accPr>
                          <m:chr m:val="̃"/>
                        </m:accPr>
                        <m:e>
                          <m:r>
                            <m:t>u</m:t>
                          </m:r>
                        </m:e>
                      </m:acc>
                    </m:e>
                  </m:d>
                  <m:r>
                    <m:t>​</m:t>
                  </m:r>
                </m:e>
                <m:sup>
                  <m:r>
                    <m:rPr>
                      <m:sty m:val="p"/>
                    </m:rPr>
                    <m:t>⊤</m:t>
                  </m:r>
                </m:sup>
              </m:sSup>
              <m:r>
                <m:rPr>
                  <m:nor/>
                  <m:sty m:val="p"/>
                </m:rPr>
                <m:t>, which equals </m:t>
              </m:r>
              <m:sSup>
                <m:e>
                  <m:acc>
                    <m:accPr>
                      <m:chr m:val="̃"/>
                    </m:accPr>
                    <m:e>
                      <m:r>
                        <m:t>u</m:t>
                      </m:r>
                    </m:e>
                  </m:acc>
                </m:e>
                <m:sup>
                  <m:r>
                    <m:rPr>
                      <m:sty m:val="p"/>
                    </m:rPr>
                    <m:t>⊤</m:t>
                  </m:r>
                </m:sup>
              </m:sSup>
              <m:r>
                <m:rPr>
                  <m:sty m:val="bi"/>
                </m:rPr>
                <m:t>B</m:t>
              </m:r>
              <m:acc>
                <m:accPr>
                  <m:chr m:val="̃"/>
                </m:accPr>
                <m:e>
                  <m:r>
                    <m:t>w</m:t>
                  </m:r>
                </m:e>
              </m:acc>
              <m:r>
                <m:rPr>
                  <m:nor/>
                  <m:sty m:val="p"/>
                </m:rPr>
                <m:t>; </m:t>
              </m:r>
              <m:r>
                <m:t>1</m:t>
              </m:r>
              <m:r>
                <m:rPr>
                  <m:sty m:val="p"/>
                </m:rPr>
                <m:t>×</m:t>
              </m:r>
              <m:r>
                <m:t>1</m:t>
              </m:r>
              <m:r>
                <m:rPr>
                  <m:nor/>
                  <m:sty m:val="p"/>
                </m:rPr>
                <m:t>, </m:t>
              </m:r>
              <m:r>
                <m:rPr>
                  <m:nor/>
                  <m:sty m:val="p"/>
                </m:rPr>
                <m:t>Definition 20</m:t>
              </m:r>
              <m:r>
                <m:rPr>
                  <m:nor/>
                  <m:sty m:val="p"/>
                </m:rPr>
                <m:t>, </m:t>
              </m:r>
              <m:r>
                <m:rPr>
                  <m:nor/>
                  <m:sty m:val="p"/>
                </m:rPr>
                <m:t>Theorem 19</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rPr>
                  <m:sty m:val="p"/>
                </m:rPr>
                <m:t>.</m:t>
              </m:r>
              <m:r>
                <m:t>&amp;</m:t>
              </m:r>
              <m:r>
                <m:t>&amp;</m:t>
              </m:r>
              <m:r>
                <m:rPr>
                  <m:nor/>
                  <m:sty m:val="p"/>
                </m:rPr>
                <m:t>(combine like terms)</m:t>
              </m:r>
            </m:e>
          </m:eqArr>
        </m:oMath>
      </m:oMathPara>
    </w:p>
    <w:p>
      <w:pPr>
        <w:pStyle w:val="FirstParagraph"/>
      </w:pPr>
      <w:r>
        <w:rPr>
          <w:b/>
          <w:bCs/>
        </w:rPr>
        <w:t xml:space="preserve">Completing the square.</w:t>
      </w:r>
      <w:r>
        <w:t xml:space="preserve"> </w:t>
      </w:r>
      <w:r>
        <w:t xml:space="preserve">Write</w:t>
      </w:r>
      <w:r>
        <w:t xml:space="preserve"> </w:t>
      </w:r>
      <m:oMath>
        <m:acc>
          <m:accPr>
            <m:chr m:val="̃"/>
          </m:accPr>
          <m:e>
            <m:r>
              <m:t>d</m:t>
            </m:r>
          </m:e>
        </m:acc>
        <m:limUpp>
          <m:e>
            <m:r>
              <m:rPr>
                <m:sty m:val="p"/>
              </m:rPr>
              <m:t>=</m:t>
            </m:r>
          </m:e>
          <m:lim>
            <m:r>
              <m:rPr>
                <m:nor/>
                <m:sty m:val="p"/>
              </m:rPr>
              <m:t>def</m:t>
            </m:r>
          </m:lim>
        </m:limUpp>
        <m:sSup>
          <m:e>
            <m:r>
              <m:rPr>
                <m:sty m:val="bi"/>
              </m:rPr>
              <m:t>A</m:t>
            </m:r>
          </m:e>
          <m:sup>
            <m:r>
              <m:rPr>
                <m:sty m:val="p"/>
              </m:rPr>
              <m:t>−</m:t>
            </m:r>
            <m:r>
              <m:t>1</m:t>
            </m:r>
          </m:sup>
        </m:sSup>
        <m:r>
          <m:rPr>
            <m:sty m:val="bi"/>
          </m:rPr>
          <m:t>B</m:t>
        </m:r>
        <m:acc>
          <m:accPr>
            <m:chr m:val="̃"/>
          </m:accPr>
          <m:e>
            <m:r>
              <m:t>w</m:t>
            </m:r>
          </m:e>
        </m:acc>
      </m:oMath>
      <w:r>
        <w:t xml:space="preserve">, so</w:t>
      </w:r>
      <w:r>
        <w:t xml:space="preserve"> </w:t>
      </w:r>
      <m:oMath>
        <m:acc>
          <m:accPr>
            <m:chr m:val="̃"/>
          </m:accPr>
          <m:e>
            <m:r>
              <m:t>z</m:t>
            </m:r>
          </m:e>
        </m:acc>
        <m:r>
          <m:rPr>
            <m:sty m:val="p"/>
          </m:rPr>
          <m:t>=</m:t>
        </m:r>
        <m:acc>
          <m:accPr>
            <m:chr m:val="̃"/>
          </m:accPr>
          <m:e>
            <m:r>
              <m:t>u</m:t>
            </m:r>
          </m:e>
        </m:acc>
        <m:r>
          <m:rPr>
            <m:sty m:val="p"/>
          </m:rPr>
          <m:t>+</m:t>
        </m:r>
        <m:acc>
          <m:accPr>
            <m:chr m:val="̃"/>
          </m:accPr>
          <m:e>
            <m:r>
              <m:t>d</m:t>
            </m:r>
          </m:e>
        </m:acc>
      </m:oMath>
      <w:r>
        <w:t xml:space="preserve"> </w:t>
      </w:r>
      <w:r>
        <w:t xml:space="preserve">and</w:t>
      </w:r>
      <w:r>
        <w:t xml:space="preserve"> </w:t>
      </w:r>
      <m:oMath>
        <m:r>
          <m:rPr>
            <m:sty m:val="bi"/>
          </m:rPr>
          <m:t>A</m:t>
        </m:r>
        <m:acc>
          <m:accPr>
            <m:chr m:val="̃"/>
          </m:accPr>
          <m:e>
            <m:r>
              <m:t>d</m:t>
            </m:r>
          </m:e>
        </m:acc>
        <m:r>
          <m:rPr>
            <m:sty m:val="p"/>
          </m:rPr>
          <m:t>=</m:t>
        </m:r>
        <m:r>
          <m:rPr>
            <m:sty m:val="bi"/>
          </m:rPr>
          <m:t>B</m:t>
        </m:r>
        <m:acc>
          <m:accPr>
            <m:chr m:val="̃"/>
          </m:accPr>
          <m:e>
            <m:r>
              <m:t>w</m:t>
            </m:r>
          </m:e>
        </m:acc>
      </m:oMath>
      <w:r>
        <w:t xml:space="preserve"> </w:t>
      </w: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10</w:t>
        </w:r>
      </w:hyperlink>
      <w:r>
        <w:t xml:space="preserve">);</w:t>
      </w:r>
      <w:r>
        <w:t xml:space="preserve"> </w:t>
      </w:r>
      <m:oMath>
        <m:sSup>
          <m:e>
            <m:r>
              <m:rPr>
                <m:sty m:val="bi"/>
              </m:rPr>
              <m:t>A</m:t>
            </m:r>
          </m:e>
          <m:sup>
            <m:r>
              <m:rPr>
                <m:sty m:val="p"/>
              </m:rPr>
              <m:t>−</m:t>
            </m:r>
            <m:r>
              <m:t>1</m:t>
            </m:r>
          </m:sup>
        </m:sSup>
      </m:oMath>
      <w:r>
        <w:t xml:space="preserve"> </w:t>
      </w:r>
      <w:r>
        <w:t xml:space="preserve">is symmetric (</w:t>
      </w:r>
      <w:hyperlink w:anchor="cor-inverse-symmetric">
        <w:r>
          <w:rPr>
            <w:rStyle w:val="Hyperlink"/>
          </w:rPr>
          <w:t xml:space="preserve">Corollary 6</w:t>
        </w:r>
      </w:hyperlink>
      <w:r>
        <w:t xml:space="preserve">). Then</w:t>
      </w:r>
    </w:p>
    <w:p>
      <w:pPr>
        <w:pStyle w:val="BodyText"/>
      </w:pPr>
      <m:oMathPara>
        <m:oMathParaPr>
          <m:jc m:val="center"/>
        </m:oMathParaPr>
        <m:oMath>
          <m:eqArr>
            <m:e>
              <m:sSup>
                <m:e>
                  <m:acc>
                    <m:accPr>
                      <m:chr m:val="̃"/>
                    </m:accPr>
                    <m:e>
                      <m:r>
                        <m:t>z</m:t>
                      </m:r>
                    </m:e>
                  </m:acc>
                </m:e>
                <m:sup>
                  <m:r>
                    <m:rPr>
                      <m:sty m:val="p"/>
                    </m:rPr>
                    <m:t>⊤</m:t>
                  </m:r>
                </m:sup>
              </m:sSup>
              <m:r>
                <m:rPr>
                  <m:sty m:val="bi"/>
                </m:rPr>
                <m:t>A</m:t>
              </m:r>
              <m:acc>
                <m:accPr>
                  <m:chr m:val="̃"/>
                </m:accPr>
                <m:e>
                  <m:r>
                    <m:t>z</m:t>
                  </m:r>
                </m:e>
              </m:acc>
              <m:r>
                <m:t>&amp;</m:t>
              </m:r>
              <m:r>
                <m:rPr>
                  <m:sty m:val="p"/>
                </m:rPr>
                <m:t>=</m:t>
              </m:r>
              <m:r>
                <m:rPr>
                  <m:sty m:val="p"/>
                </m:rPr>
                <m:t>(</m:t>
              </m:r>
              <m:acc>
                <m:accPr>
                  <m:chr m:val="̃"/>
                </m:accPr>
                <m:e>
                  <m:r>
                    <m:t>u</m:t>
                  </m:r>
                </m:e>
              </m:acc>
              <m:r>
                <m:rPr>
                  <m:sty m:val="p"/>
                </m:rPr>
                <m:t>+</m:t>
              </m:r>
              <m:acc>
                <m:accPr>
                  <m:chr m:val="̃"/>
                </m:accPr>
                <m:e>
                  <m:r>
                    <m:t>d</m:t>
                  </m:r>
                </m:e>
              </m:acc>
              <m:r>
                <m:rPr>
                  <m:sty m:val="p"/>
                </m:rPr>
                <m:t>)</m:t>
              </m:r>
              <m:r>
                <m:rPr>
                  <m:sty m:val="p"/>
                </m:rPr>
                <m:t>⋅</m:t>
              </m:r>
              <m:r>
                <m:rPr>
                  <m:sty m:val="bi"/>
                </m:rPr>
                <m:t>A</m:t>
              </m:r>
              <m:r>
                <m:t> </m:t>
              </m:r>
              <m:r>
                <m:rPr>
                  <m:sty m:val="p"/>
                </m:rPr>
                <m:t>(</m:t>
              </m:r>
              <m:acc>
                <m:accPr>
                  <m:chr m:val="̃"/>
                </m:accPr>
                <m:e>
                  <m:r>
                    <m:t>u</m:t>
                  </m:r>
                </m:e>
              </m:acc>
              <m:r>
                <m:rPr>
                  <m:sty m:val="p"/>
                </m:rPr>
                <m:t>+</m:t>
              </m:r>
              <m:acc>
                <m:accPr>
                  <m:chr m:val="̃"/>
                </m:accPr>
                <m:e>
                  <m:r>
                    <m:t>d</m:t>
                  </m:r>
                </m:e>
              </m:acc>
              <m:r>
                <m:rPr>
                  <m:sty m:val="p"/>
                </m:rPr>
                <m:t>)</m:t>
              </m:r>
              <m:r>
                <m:t>&amp;</m:t>
              </m:r>
              <m:r>
                <m:t>&amp;</m:t>
              </m:r>
              <m:r>
                <m:rPr>
                  <m:nor/>
                  <m:sty m:val="p"/>
                </m:rPr>
                <m:t>(substitute </m:t>
              </m:r>
              <m:acc>
                <m:accPr>
                  <m:chr m:val="̃"/>
                </m:accPr>
                <m:e>
                  <m:r>
                    <m:t>z</m:t>
                  </m:r>
                </m:e>
              </m:acc>
              <m:r>
                <m:rPr>
                  <m:sty m:val="p"/>
                </m:rPr>
                <m:t>=</m:t>
              </m:r>
              <m:acc>
                <m:accPr>
                  <m:chr m:val="̃"/>
                </m:accPr>
                <m:e>
                  <m:r>
                    <m:t>u</m:t>
                  </m:r>
                </m:e>
              </m:acc>
              <m:r>
                <m:rPr>
                  <m:sty m:val="p"/>
                </m:rPr>
                <m:t>+</m:t>
              </m:r>
              <m:acc>
                <m:accPr>
                  <m:chr m:val="̃"/>
                </m:accPr>
                <m:e>
                  <m:r>
                    <m:t>d</m:t>
                  </m:r>
                </m:e>
              </m:acc>
              <m:r>
                <m:rPr>
                  <m:nor/>
                  <m:sty m:val="p"/>
                </m:rPr>
                <m:t>)</m:t>
              </m:r>
            </m:e>
            <m:e>
              <m:r>
                <m:t>&amp;</m:t>
              </m:r>
              <m:r>
                <m:rPr>
                  <m:sty m:val="p"/>
                </m:rPr>
                <m:t>=</m:t>
              </m:r>
              <m:r>
                <m:rPr>
                  <m:sty m:val="p"/>
                </m:rPr>
                <m:t>(</m:t>
              </m:r>
              <m:acc>
                <m:accPr>
                  <m:chr m:val="̃"/>
                </m:accPr>
                <m:e>
                  <m:r>
                    <m:t>u</m:t>
                  </m:r>
                </m:e>
              </m:acc>
              <m:r>
                <m:rPr>
                  <m:sty m:val="p"/>
                </m:rPr>
                <m:t>+</m:t>
              </m:r>
              <m:acc>
                <m:accPr>
                  <m:chr m:val="̃"/>
                </m:accPr>
                <m:e>
                  <m:r>
                    <m:t>d</m:t>
                  </m:r>
                </m:e>
              </m:acc>
              <m:r>
                <m:rPr>
                  <m:sty m:val="p"/>
                </m:rPr>
                <m:t>)</m:t>
              </m:r>
              <m:r>
                <m:rPr>
                  <m:sty m:val="p"/>
                </m:rPr>
                <m:t>⋅</m:t>
              </m:r>
              <m:r>
                <m:rPr>
                  <m:sty m:val="p"/>
                </m:rPr>
                <m:t>(</m:t>
              </m:r>
              <m:r>
                <m:rPr>
                  <m:sty m:val="bi"/>
                </m:rPr>
                <m:t>A</m:t>
              </m:r>
              <m:acc>
                <m:accPr>
                  <m:chr m:val="̃"/>
                </m:accPr>
                <m:e>
                  <m:r>
                    <m:t>u</m:t>
                  </m:r>
                </m:e>
              </m:acc>
              <m:r>
                <m:rPr>
                  <m:sty m:val="p"/>
                </m:rPr>
                <m:t>+</m:t>
              </m:r>
              <m:r>
                <m:rPr>
                  <m:sty m:val="bi"/>
                </m:rPr>
                <m:t>A</m:t>
              </m:r>
              <m:acc>
                <m:accPr>
                  <m:chr m:val="̃"/>
                </m:accPr>
                <m:e>
                  <m:r>
                    <m:t>d</m:t>
                  </m:r>
                </m:e>
              </m:acc>
              <m:r>
                <m:rPr>
                  <m:sty m:val="p"/>
                </m:rPr>
                <m:t>)</m:t>
              </m:r>
              <m:r>
                <m:t>&amp;</m:t>
              </m:r>
              <m:r>
                <m:t>&amp;</m:t>
              </m:r>
              <m:r>
                <m:rPr>
                  <m:nor/>
                  <m:sty m:val="p"/>
                </m:rPr>
                <m:t>(</m:t>
              </m:r>
              <m:r>
                <m:rPr>
                  <m:nor/>
                  <m:sty m:val="p"/>
                </m:rPr>
                <m:t>Theorem 9</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u</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m:t>
              </m:r>
              <m:r>
                <m:rPr>
                  <m:nor/>
                  <m:sty m:val="p"/>
                </m:rPr>
                <m:t>Theorem 47</m:t>
              </m:r>
              <m:r>
                <m:rPr>
                  <m:nor/>
                  <m:sty m:val="p"/>
                </m:rPr>
                <m:t>, both slots)</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(as in the expansion, with </m:t>
              </m:r>
              <m:sSup>
                <m:e>
                  <m:r>
                    <m:rPr>
                      <m:sty m:val="bi"/>
                    </m:rPr>
                    <m:t>A</m:t>
                  </m:r>
                </m:e>
                <m:sup>
                  <m:r>
                    <m:rPr>
                      <m:sty m:val="p"/>
                    </m:rPr>
                    <m:t>⊤</m:t>
                  </m:r>
                </m:sup>
              </m:sSup>
              <m:r>
                <m:rPr>
                  <m:sty m:val="p"/>
                </m:rPr>
                <m:t>=</m:t>
              </m:r>
              <m:r>
                <m:rPr>
                  <m:sty m:val="bi"/>
                </m:rPr>
                <m:t>A</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(combine like terms)</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d</m:t>
                      </m:r>
                    </m:e>
                  </m:acc>
                </m:e>
                <m:sup>
                  <m:r>
                    <m:rPr>
                      <m:sty m:val="p"/>
                    </m:rPr>
                    <m:t>⊤</m:t>
                  </m:r>
                </m:sup>
              </m:sSup>
              <m:r>
                <m:rPr>
                  <m:sty m:val="bi"/>
                </m:rPr>
                <m:t>B</m:t>
              </m:r>
              <m:acc>
                <m:accPr>
                  <m:chr m:val="̃"/>
                </m:accPr>
                <m:e>
                  <m:r>
                    <m:t>w</m:t>
                  </m:r>
                </m:e>
              </m:acc>
              <m:r>
                <m:t>&amp;</m:t>
              </m:r>
              <m:r>
                <m:t>&amp;</m:t>
              </m:r>
              <m:r>
                <m:rPr>
                  <m:nor/>
                  <m:sty m:val="p"/>
                </m:rPr>
                <m:t>(</m:t>
              </m:r>
              <m:r>
                <m:rPr>
                  <m:sty m:val="bi"/>
                </m:rPr>
                <m:t>A</m:t>
              </m:r>
              <m:acc>
                <m:accPr>
                  <m:chr m:val="̃"/>
                </m:accPr>
                <m:e>
                  <m:r>
                    <m:t>d</m:t>
                  </m:r>
                </m:e>
              </m:acc>
              <m:r>
                <m:rPr>
                  <m:sty m:val="p"/>
                </m:rPr>
                <m:t>=</m:t>
              </m:r>
              <m:r>
                <m:rPr>
                  <m:sty m:val="bi"/>
                </m:rPr>
                <m:t>B</m:t>
              </m:r>
              <m:acc>
                <m:accPr>
                  <m:chr m:val="̃"/>
                </m:accPr>
                <m:e>
                  <m:r>
                    <m:t>w</m:t>
                  </m:r>
                </m:e>
              </m:acc>
              <m:r>
                <m:rPr>
                  <m:nor/>
                  <m:sty m:val="p"/>
                </m:rPr>
                <m:t>, twice)</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sSup>
                <m:e>
                  <m:acc>
                    <m:accPr>
                      <m:chr m:val="̃"/>
                    </m:accPr>
                    <m:e>
                      <m:r>
                        <m:t>d</m:t>
                      </m:r>
                    </m:e>
                  </m:acc>
                </m:e>
                <m:sup>
                  <m:r>
                    <m:rPr>
                      <m:sty m:val="p"/>
                    </m:rPr>
                    <m:t>⊤</m:t>
                  </m:r>
                </m:sup>
              </m:sSup>
              <m:r>
                <m:rPr>
                  <m:sty m:val="p"/>
                </m:rPr>
                <m:t>=</m:t>
              </m:r>
              <m:sSup>
                <m:e>
                  <m:acc>
                    <m:accPr>
                      <m:chr m:val="̃"/>
                    </m:accPr>
                    <m:e>
                      <m:r>
                        <m:t>w</m:t>
                      </m:r>
                    </m:e>
                  </m:acc>
                </m:e>
                <m:sup>
                  <m:r>
                    <m:rPr>
                      <m:sty m:val="p"/>
                    </m:rPr>
                    <m:t>⊤</m:t>
                  </m:r>
                </m:sup>
              </m:sSup>
              <m:sSup>
                <m:e>
                  <m:r>
                    <m:rPr>
                      <m:sty m:val="bi"/>
                    </m:rPr>
                    <m:t>B</m:t>
                  </m:r>
                </m:e>
                <m:sup>
                  <m:r>
                    <m:rPr>
                      <m:sty m:val="p"/>
                    </m:rPr>
                    <m:t>⊤</m:t>
                  </m:r>
                </m:sup>
              </m:sSup>
              <m:sSup>
                <m:e>
                  <m:r>
                    <m:rPr>
                      <m:sty m:val="bi"/>
                    </m:rPr>
                    <m:t>A</m:t>
                  </m:r>
                </m:e>
                <m:sup>
                  <m:r>
                    <m:rPr>
                      <m:sty m:val="p"/>
                    </m:rPr>
                    <m:t>−</m:t>
                  </m:r>
                  <m:r>
                    <m:t>1</m:t>
                  </m:r>
                </m:sup>
              </m:sSup>
              <m:r>
                <m:rPr>
                  <m:nor/>
                  <m:sty m:val="p"/>
                </m:rPr>
                <m:t>, </m:t>
              </m:r>
              <m:r>
                <m:rPr>
                  <m:nor/>
                  <m:sty m:val="p"/>
                </m:rPr>
                <m:t>Theorem 19</m:t>
              </m:r>
              <m:r>
                <m:rPr>
                  <m:nor/>
                  <m:sty m:val="p"/>
                </m:rPr>
                <m:t>, </m:t>
              </m:r>
              <m:r>
                <m:rPr>
                  <m:nor/>
                  <m:sty m:val="p"/>
                </m:rPr>
                <m:t>Corollary 6</m:t>
              </m:r>
              <m:r>
                <m:rPr>
                  <m:nor/>
                  <m:sty m:val="p"/>
                </m:rPr>
                <m:t>)</m:t>
              </m:r>
            </m:e>
          </m:eqArr>
        </m:oMath>
      </m:oMathPara>
    </w:p>
    <w:p>
      <w:pPr>
        <w:pStyle w:val="FirstParagraph"/>
      </w:pPr>
      <w:r>
        <w:t xml:space="preserve">and</w:t>
      </w:r>
    </w:p>
    <w:p>
      <w:pPr>
        <w:pStyle w:val="BodyText"/>
      </w:pPr>
      <m:oMathPara>
        <m:oMathParaPr>
          <m:jc m:val="center"/>
        </m:oMathParaPr>
        <m:oMath>
          <m:eqArr>
            <m:e>
              <m:sSup>
                <m:e>
                  <m:acc>
                    <m:accPr>
                      <m:chr m:val="̃"/>
                    </m:accPr>
                    <m:e>
                      <m:r>
                        <m:t>w</m:t>
                      </m:r>
                    </m:e>
                  </m:acc>
                </m:e>
                <m:sup>
                  <m:r>
                    <m:rPr>
                      <m:sty m:val="p"/>
                    </m:rPr>
                    <m:t>⊤</m:t>
                  </m:r>
                </m:sup>
              </m:sSup>
              <m:r>
                <m:rPr>
                  <m:sty m:val="bi"/>
                </m:rPr>
                <m:t>S</m:t>
              </m:r>
              <m:acc>
                <m:accPr>
                  <m:chr m:val="̃"/>
                </m:accPr>
                <m:e>
                  <m:r>
                    <m:t>w</m:t>
                  </m:r>
                </m:e>
              </m:acc>
              <m:r>
                <m:t>&amp;</m:t>
              </m:r>
              <m:r>
                <m:rPr>
                  <m:sty m:val="p"/>
                </m:rPr>
                <m:t>=</m:t>
              </m:r>
              <m:sSup>
                <m:e>
                  <m:acc>
                    <m:accPr>
                      <m:chr m:val="̃"/>
                    </m:accPr>
                    <m:e>
                      <m:r>
                        <m:t>w</m:t>
                      </m:r>
                    </m:e>
                  </m:acc>
                </m:e>
                <m:sup>
                  <m:r>
                    <m:rPr>
                      <m:sty m:val="p"/>
                    </m:rPr>
                    <m:t>⊤</m:t>
                  </m:r>
                </m:sup>
              </m:sSup>
              <m:r>
                <m:t> </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r>
                <m:t> </m:t>
              </m:r>
              <m:acc>
                <m:accPr>
                  <m:chr m:val="̃"/>
                </m:accPr>
                <m:e>
                  <m:r>
                    <m:t>w</m:t>
                  </m:r>
                </m:e>
              </m:acc>
              <m:r>
                <m:t>&amp;</m:t>
              </m:r>
              <m:r>
                <m:t>&amp;</m:t>
              </m:r>
              <m:r>
                <m:rPr>
                  <m:nor/>
                  <m:sty m:val="p"/>
                </m:rPr>
                <m:t>(substitute </m:t>
              </m:r>
              <m:r>
                <m:rPr>
                  <m:sty m:val="bi"/>
                </m:rPr>
                <m:t>S</m:t>
              </m:r>
              <m:r>
                <m:rPr>
                  <m:nor/>
                  <m:sty m:val="p"/>
                </m:rPr>
                <m:t>)</m:t>
              </m:r>
            </m:e>
            <m:e>
              <m:r>
                <m:t>&amp;</m:t>
              </m:r>
              <m:r>
                <m:rPr>
                  <m:sty m:val="p"/>
                </m:rPr>
                <m:t>=</m:t>
              </m:r>
              <m:sSup>
                <m:e>
                  <m:acc>
                    <m:accPr>
                      <m:chr m:val="̃"/>
                    </m:accPr>
                    <m:e>
                      <m:r>
                        <m:t>w</m:t>
                      </m:r>
                    </m:e>
                  </m:acc>
                </m:e>
                <m:sup>
                  <m:r>
                    <m:rPr>
                      <m:sty m:val="p"/>
                    </m:rPr>
                    <m:t>⊤</m:t>
                  </m:r>
                </m:sup>
              </m:sSup>
              <m:r>
                <m:t> </m:t>
              </m:r>
              <m:r>
                <m:rPr>
                  <m:sty m:val="p"/>
                </m:rPr>
                <m:t>(</m:t>
              </m:r>
              <m:r>
                <m:rPr>
                  <m:sty m:val="bi"/>
                </m:rPr>
                <m:t>C</m:t>
              </m:r>
              <m:acc>
                <m:accPr>
                  <m:chr m:val="̃"/>
                </m:accPr>
                <m:e>
                  <m:r>
                    <m:t>w</m:t>
                  </m:r>
                </m:e>
              </m:acc>
              <m:r>
                <m:rPr>
                  <m:sty m:val="p"/>
                </m:rPr>
                <m:t>−</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r>
                <m:rPr>
                  <m:nor/>
                  <m:sty m:val="p"/>
                </m:rPr>
                <m:t>Theorem 87</m:t>
              </m:r>
              <m:r>
                <m:rPr>
                  <m:nor/>
                  <m:sty m:val="p"/>
                </m:rPr>
                <m:t>, difference rule on the right)</m:t>
              </m:r>
            </m:e>
            <m:e>
              <m:r>
                <m:t>&amp;</m:t>
              </m:r>
              <m:r>
                <m:rPr>
                  <m:sty m:val="p"/>
                </m:rPr>
                <m:t>=</m:t>
              </m:r>
              <m:sSup>
                <m:e>
                  <m:acc>
                    <m:accPr>
                      <m:chr m:val="̃"/>
                    </m:accPr>
                    <m:e>
                      <m:r>
                        <m:t>w</m:t>
                      </m:r>
                    </m:e>
                  </m:acc>
                </m:e>
                <m:sup>
                  <m:r>
                    <m:rPr>
                      <m:sty m:val="p"/>
                    </m:rPr>
                    <m:t>⊤</m:t>
                  </m:r>
                </m:sup>
              </m:sSup>
              <m:r>
                <m:rPr>
                  <m:sty m:val="bi"/>
                </m:rPr>
                <m:t>C</m:t>
              </m:r>
              <m:acc>
                <m:accPr>
                  <m:chr m:val="̃"/>
                </m:accPr>
                <m:e>
                  <m:r>
                    <m:t>w</m:t>
                  </m:r>
                </m:e>
              </m:acc>
              <m:r>
                <m:rPr>
                  <m:sty m:val="p"/>
                </m:rPr>
                <m:t>−</m:t>
              </m:r>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r>
                <m:rPr>
                  <m:nor/>
                  <m:sty m:val="p"/>
                </m:rPr>
                <m:t>Theorem 87</m:t>
              </m:r>
              <m:r>
                <m:rPr>
                  <m:nor/>
                  <m:sty m:val="p"/>
                </m:rPr>
                <m:t>, difference rule on the left)</m:t>
              </m:r>
            </m:e>
          </m:eqArr>
        </m:oMath>
      </m:oMathPara>
    </w:p>
    <w:p>
      <w:pPr>
        <w:pStyle w:val="FirstParagraph"/>
      </w:pPr>
      <w:r>
        <w:t xml:space="preserve">Adding the two displays, the</w:t>
      </w:r>
      <w:r>
        <w:t xml:space="preserve"> </w:t>
      </w:r>
      <m:oMath>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oMath>
      <w:r>
        <w:t xml:space="preserve"> </w:t>
      </w:r>
      <w:r>
        <w:t xml:space="preserve">terms cancel, leaving</w:t>
      </w:r>
      <w:r>
        <w:t xml:space="preserve"> </w:t>
      </w:r>
      <m:oMath>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oMath>
      <w:r>
        <w:t xml:space="preserve">,</w:t>
      </w:r>
      <w:r>
        <w:t xml:space="preserve"> </w:t>
      </w:r>
      <w:r>
        <w:t xml:space="preserve">which is</w:t>
      </w:r>
      <w:r>
        <w:t xml:space="preserve"> </w:t>
      </w:r>
      <m:oMath>
        <m:sSup>
          <m:e>
            <m:acc>
              <m:accPr>
                <m:chr m:val="̃"/>
              </m:accPr>
              <m:e>
                <m:r>
                  <m:t>v</m:t>
                </m:r>
              </m:e>
            </m:acc>
          </m:e>
          <m:sup>
            <m:r>
              <m:rPr>
                <m:sty m:val="p"/>
              </m:rPr>
              <m:t>⊤</m:t>
            </m:r>
          </m:sup>
        </m:sSup>
        <m:r>
          <m:rPr>
            <m:sty m:val="bi"/>
          </m:rPr>
          <m:t>X</m:t>
        </m:r>
        <m:acc>
          <m:accPr>
            <m:chr m:val="̃"/>
          </m:accPr>
          <m:e>
            <m:r>
              <m:t>v</m:t>
            </m:r>
          </m:e>
        </m:acc>
      </m:oMath>
      <w:r>
        <w:t xml:space="preserve"> </w:t>
      </w:r>
      <w:r>
        <w:t xml:space="preserve">by</w:t>
      </w:r>
      <w:r>
        <w:t xml:space="preserve"> </w:t>
      </w:r>
      <w:hyperlink w:anchor="eq-block-quadratic">
        <w:r>
          <w:rPr>
            <w:rStyle w:val="Hyperlink"/>
          </w:rPr>
          <w:t xml:space="preserve">Equation 8</w:t>
        </w:r>
      </w:hyperlink>
      <w:r>
        <w:t xml:space="preserve">.</w:t>
      </w:r>
    </w:p>
    <w:bookmarkStart w:id="608" w:name="exm-block-quadratic"/>
    <w:p>
      <w:pPr>
        <w:pStyle w:val="BodyText"/>
      </w:pPr>
      <w:r>
        <w:rPr>
          <w:b/>
          <w:bCs/>
        </w:rPr>
        <w:t xml:space="preserve">Example 202 (The</w:t>
      </w:r>
      <w:r>
        <w:rPr>
          <w:b/>
          <w:bCs/>
        </w:rPr>
        <w:t xml:space="preserve"> </w:t>
      </w:r>
      <m:oMath>
        <m:r>
          <m:t>2</m:t>
        </m:r>
        <m:r>
          <m:rPr>
            <m:sty m:val="p"/>
          </m:rPr>
          <m:t>×</m:t>
        </m:r>
        <m:r>
          <m:t>2</m:t>
        </m:r>
      </m:oMath>
      <w:r>
        <w:rPr>
          <w:b/>
          <w:bCs/>
        </w:rPr>
        <w:t xml:space="preserve"> </w:t>
      </w:r>
      <w:r>
        <w:rPr>
          <w:b/>
          <w:bCs/>
        </w:rPr>
        <w:t xml:space="preserve">case)</w:t>
      </w:r>
      <w:r>
        <w:t xml:space="preserve"> </w:t>
      </w:r>
      <w:r>
        <w:t xml:space="preserve">For</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w:t>
      </w:r>
      <m:oMath>
        <m:r>
          <m:t>k</m:t>
        </m:r>
        <m:r>
          <m:rPr>
            <m:sty m:val="p"/>
          </m:rPr>
          <m:t>=</m:t>
        </m:r>
        <m:r>
          <m:t>1</m:t>
        </m:r>
      </m:oMath>
      <w:r>
        <w:t xml:space="preserve"> </w:t>
      </w:r>
      <w:r>
        <w:t xml:space="preserve">and</w:t>
      </w:r>
      <w:r>
        <w:t xml:space="preserve"> </w:t>
      </w:r>
      <m:oMath>
        <m:r>
          <m:t>m</m:t>
        </m:r>
        <m:r>
          <m:rPr>
            <m:sty m:val="p"/>
          </m:rPr>
          <m:t>=</m:t>
        </m:r>
        <m:r>
          <m:t>1</m:t>
        </m:r>
      </m:oMath>
      <w:r>
        <w:t xml:space="preserve">) and</w:t>
      </w:r>
      <w:r>
        <w:t xml:space="preserve"> </w:t>
      </w:r>
      <m:oMath>
        <m:r>
          <m:t>a</m:t>
        </m:r>
        <m:r>
          <m:rPr>
            <m:sty m:val="p"/>
          </m:rPr>
          <m:t>≠</m:t>
        </m:r>
        <m:r>
          <m:t>0</m:t>
        </m:r>
      </m:oMath>
      <w:r>
        <w:t xml:space="preserve">,</w:t>
      </w:r>
      <w:r>
        <w:t xml:space="preserve"> </w:t>
      </w:r>
      <w:r>
        <w:t xml:space="preserve">the theorem reads</w:t>
      </w:r>
    </w:p>
    <w:p>
      <w:pPr>
        <w:pStyle w:val="BodyText"/>
      </w:pPr>
      <m:oMathPara>
        <m:oMathParaPr>
          <m:jc m:val="center"/>
        </m:oMathParaPr>
        <m:oMath>
          <m:r>
            <m:t>a</m:t>
          </m:r>
          <m:sSup>
            <m:e>
              <m:r>
                <m:t>u</m:t>
              </m:r>
            </m:e>
            <m:sup>
              <m:r>
                <m:t>2</m:t>
              </m:r>
            </m:sup>
          </m:sSup>
          <m:r>
            <m:rPr>
              <m:sty m:val="p"/>
            </m:rPr>
            <m:t>+</m:t>
          </m:r>
          <m:r>
            <m:t>2</m:t>
          </m:r>
          <m:r>
            <m:t>b</m:t>
          </m:r>
          <m:r>
            <m:t>u</m:t>
          </m:r>
          <m:r>
            <m:t>w</m:t>
          </m:r>
          <m:r>
            <m:rPr>
              <m:sty m:val="p"/>
            </m:rPr>
            <m:t>+</m:t>
          </m:r>
          <m:r>
            <m:t>c</m:t>
          </m:r>
          <m:sSup>
            <m:e>
              <m:r>
                <m:t>w</m:t>
              </m:r>
            </m:e>
            <m:sup>
              <m:r>
                <m:t>2</m:t>
              </m:r>
            </m:sup>
          </m:sSup>
          <m:r>
            <m:rPr>
              <m:sty m:val="p"/>
            </m:rPr>
            <m:t>=</m:t>
          </m:r>
          <m:r>
            <m:t>a</m:t>
          </m:r>
          <m:r>
            <m:t> </m:t>
          </m:r>
          <m:r>
            <m:t>​</m:t>
          </m:r>
          <m:d>
            <m:dPr>
              <m:begChr m:val="("/>
              <m:sepChr m:val=""/>
              <m:endChr m:val=")"/>
              <m:grow/>
            </m:dPr>
            <m:e>
              <m:r>
                <m:t>u</m:t>
              </m:r>
              <m:r>
                <m:rPr>
                  <m:sty m:val="p"/>
                </m:rPr>
                <m:t>+</m:t>
              </m:r>
              <m:f>
                <m:fPr>
                  <m:type m:val="lin"/>
                </m:fPr>
                <m:num>
                  <m:r>
                    <m:t>b</m:t>
                  </m:r>
                </m:num>
                <m:den>
                  <m:r>
                    <m:t>a</m:t>
                  </m:r>
                </m:den>
              </m:f>
              <m:r>
                <m:t> </m:t>
              </m:r>
              <m:r>
                <m:t>w</m:t>
              </m:r>
            </m:e>
          </m:d>
          <m:sSup>
            <m:e>
              <m:r>
                <m:t>​</m:t>
              </m:r>
            </m:e>
            <m:sup>
              <m:r>
                <m:t>2</m:t>
              </m:r>
            </m:sup>
          </m:sSup>
          <m:r>
            <m:rPr>
              <m:sty m:val="p"/>
            </m:rPr>
            <m:t>+</m:t>
          </m:r>
          <m:r>
            <m:t>​</m:t>
          </m:r>
          <m:d>
            <m:dPr>
              <m:begChr m:val="("/>
              <m:sepChr m:val=""/>
              <m:endChr m:val=")"/>
              <m:grow/>
            </m:dPr>
            <m:e>
              <m:r>
                <m:t>c</m:t>
              </m:r>
              <m:r>
                <m:rPr>
                  <m:sty m:val="p"/>
                </m:rPr>
                <m:t>−</m:t>
              </m:r>
              <m:f>
                <m:fPr>
                  <m:type m:val="lin"/>
                </m:fPr>
                <m:num>
                  <m:sSup>
                    <m:e>
                      <m:r>
                        <m:t>b</m:t>
                      </m:r>
                    </m:e>
                    <m:sup>
                      <m:r>
                        <m:t>2</m:t>
                      </m:r>
                    </m:sup>
                  </m:sSup>
                </m:num>
                <m:den>
                  <m:r>
                    <m:t>a</m:t>
                  </m:r>
                </m:den>
              </m:f>
            </m:e>
          </m:d>
          <m:r>
            <m:t>​</m:t>
          </m:r>
          <m:r>
            <m:t> </m:t>
          </m:r>
          <m:sSup>
            <m:e>
              <m:r>
                <m:t>w</m:t>
              </m:r>
            </m:e>
            <m:sup>
              <m:r>
                <m:t>2</m:t>
              </m:r>
            </m:sup>
          </m:sSup>
          <m:r>
            <m:rPr>
              <m:sty m:val="p"/>
            </m:rPr>
            <m:t>,</m:t>
          </m:r>
        </m:oMath>
      </m:oMathPara>
    </w:p>
    <w:p>
      <w:pPr>
        <w:pStyle w:val="FirstParagraph"/>
      </w:pPr>
      <w:r>
        <w:t xml:space="preserve">with</w:t>
      </w:r>
      <w:r>
        <w:t xml:space="preserve"> </w:t>
      </w:r>
      <m:oMath>
        <m:acc>
          <m:accPr>
            <m:chr m:val="̃"/>
          </m:accPr>
          <m:e>
            <m:r>
              <m:t>v</m:t>
            </m:r>
          </m:e>
        </m:acc>
        <m:r>
          <m:rPr>
            <m:sty m:val="p"/>
          </m:rPr>
          <m:t>=</m:t>
        </m:r>
        <m:r>
          <m:rPr>
            <m:sty m:val="p"/>
          </m:rPr>
          <m:t>(</m:t>
        </m:r>
        <m:r>
          <m:t>u</m:t>
        </m:r>
        <m:r>
          <m:rPr>
            <m:sty m:val="p"/>
          </m:rPr>
          <m:t>,</m:t>
        </m:r>
        <m:r>
          <m:t>w</m:t>
        </m:r>
        <m:r>
          <m:rPr>
            <m:sty m:val="p"/>
          </m:rPr>
          <m:t>)</m:t>
        </m:r>
      </m:oMath>
      <w:r>
        <w:t xml:space="preserve">: the familiar completing of the square.</w:t>
      </w:r>
      <w:r>
        <w:t xml:space="preserve"> </w:t>
      </w:r>
      <w:r>
        <w:t xml:space="preserve">With</w:t>
      </w:r>
    </w:p>
    <w:p>
      <w:pPr>
        <w:pStyle w:val="BodyText"/>
      </w:pPr>
      <m:oMathPara>
        <m:oMathParaPr>
          <m:jc m:val="center"/>
        </m:oMathParaPr>
        <m:oMath>
          <m:eqArr>
            <m:e>
              <m:r>
                <m:t>a</m:t>
              </m:r>
              <m:r>
                <m:t>&amp;</m:t>
              </m:r>
              <m:r>
                <m:rPr>
                  <m:sty m:val="p"/>
                </m:rPr>
                <m:t>=</m:t>
              </m:r>
              <m:r>
                <m:t>c</m:t>
              </m:r>
            </m:e>
            <m:e>
              <m:r>
                <m:t>&amp;</m:t>
              </m:r>
              <m:r>
                <m:rPr>
                  <m:sty m:val="p"/>
                </m:rPr>
                <m:t>=</m:t>
              </m:r>
              <m:r>
                <m:t>5</m:t>
              </m:r>
            </m:e>
          </m:eqArr>
        </m:oMath>
      </m:oMathPara>
    </w:p>
    <w:p>
      <w:pPr>
        <w:pStyle w:val="FirstParagraph"/>
      </w:pPr>
      <w:r>
        <w:t xml:space="preserve">and</w:t>
      </w:r>
      <w:r>
        <w:t xml:space="preserve"> </w:t>
      </w:r>
      <m:oMath>
        <m:r>
          <m:t>b</m:t>
        </m:r>
        <m:r>
          <m:rPr>
            <m:sty m:val="p"/>
          </m:rPr>
          <m:t>=</m:t>
        </m:r>
        <m:r>
          <m:t>4</m:t>
        </m:r>
      </m:oMath>
      <w:r>
        <w:t xml:space="preserve">:</w:t>
      </w:r>
    </w:p>
    <w:p>
      <w:pPr>
        <w:pStyle w:val="BodyText"/>
      </w:pPr>
      <m:oMathPara>
        <m:oMathParaPr>
          <m:jc m:val="center"/>
        </m:oMathParaPr>
        <m:oMath>
          <m:eqArr>
            <m:e>
              <m:r>
                <m:t>5</m:t>
              </m:r>
              <m:r>
                <m:t> </m:t>
              </m:r>
              <m:r>
                <m:rPr>
                  <m:sty m:val="p"/>
                </m:rPr>
                <m:t>(</m:t>
              </m:r>
              <m:r>
                <m:t>u</m:t>
              </m:r>
              <m:r>
                <m:rPr>
                  <m:sty m:val="p"/>
                </m:rPr>
                <m:t>+</m:t>
              </m:r>
              <m:r>
                <m:t>0.8</m:t>
              </m:r>
              <m:r>
                <m:t> </m:t>
              </m:r>
              <m:r>
                <m:t>w</m:t>
              </m:r>
              <m:sSup>
                <m:e>
                  <m:r>
                    <m:rPr>
                      <m:sty m:val="p"/>
                    </m:rPr>
                    <m:t>)</m:t>
                  </m:r>
                </m:e>
                <m:sup>
                  <m:r>
                    <m:t>2</m:t>
                  </m:r>
                </m:sup>
              </m:sSup>
              <m:r>
                <m:rPr>
                  <m:sty m:val="p"/>
                </m:rPr>
                <m:t>+</m:t>
              </m:r>
              <m:r>
                <m:t>1.8</m:t>
              </m:r>
              <m:r>
                <m:t> </m:t>
              </m:r>
              <m:sSup>
                <m:e>
                  <m:r>
                    <m:t>w</m:t>
                  </m:r>
                </m:e>
                <m:sup>
                  <m:r>
                    <m:t>2</m:t>
                  </m:r>
                </m:sup>
              </m:sSup>
              <m:r>
                <m:t>&amp;</m:t>
              </m:r>
              <m:r>
                <m:rPr>
                  <m:sty m:val="p"/>
                </m:rPr>
                <m:t>=</m:t>
              </m:r>
              <m:r>
                <m:t>5</m:t>
              </m:r>
              <m:r>
                <m:t> </m:t>
              </m:r>
              <m:r>
                <m:rPr>
                  <m:sty m:val="p"/>
                </m:rPr>
                <m:t>(</m:t>
              </m:r>
              <m:sSup>
                <m:e>
                  <m:r>
                    <m:t>u</m:t>
                  </m:r>
                </m:e>
                <m:sup>
                  <m:r>
                    <m:t>2</m:t>
                  </m:r>
                </m:sup>
              </m:sSup>
              <m:r>
                <m:rPr>
                  <m:sty m:val="p"/>
                </m:rPr>
                <m:t>+</m:t>
              </m:r>
              <m:r>
                <m:t>1.6</m:t>
              </m:r>
              <m:r>
                <m:t> </m:t>
              </m:r>
              <m:r>
                <m:t>u</m:t>
              </m:r>
              <m:r>
                <m:t>w</m:t>
              </m:r>
              <m:r>
                <m:rPr>
                  <m:sty m:val="p"/>
                </m:rPr>
                <m:t>+</m:t>
              </m:r>
              <m:r>
                <m:t>0.64</m:t>
              </m:r>
              <m:r>
                <m:t> </m:t>
              </m:r>
              <m:sSup>
                <m:e>
                  <m:r>
                    <m:t>w</m:t>
                  </m:r>
                </m:e>
                <m:sup>
                  <m:r>
                    <m:t>2</m:t>
                  </m:r>
                </m:sup>
              </m:sSup>
              <m:r>
                <m:rPr>
                  <m:sty m:val="p"/>
                </m:rPr>
                <m:t>)</m:t>
              </m:r>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3.2</m:t>
              </m:r>
              <m:r>
                <m:t> </m:t>
              </m:r>
              <m:sSup>
                <m:e>
                  <m:r>
                    <m:t>w</m:t>
                  </m:r>
                </m:e>
                <m:sup>
                  <m:r>
                    <m:t>2</m:t>
                  </m:r>
                </m:sup>
              </m:sSup>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5</m:t>
              </m:r>
              <m:sSup>
                <m:e>
                  <m:r>
                    <m:t>w</m:t>
                  </m:r>
                </m:e>
                <m:sup>
                  <m:r>
                    <m:t>2</m:t>
                  </m:r>
                </m:sup>
              </m:sSup>
              <m:r>
                <m:rPr>
                  <m:sty m:val="p"/>
                </m:rPr>
                <m:t>.</m:t>
              </m:r>
            </m:e>
          </m:eqArr>
        </m:oMath>
      </m:oMathPara>
    </w:p>
    <w:bookmarkEnd w:id="608"/>
    <w:bookmarkStart w:id="609" w:name="def-schur-complement"/>
    <w:p>
      <w:pPr>
        <w:pStyle w:val="FirstParagraph"/>
      </w:pPr>
      <w:r>
        <w:rPr>
          <w:b/>
          <w:bCs/>
        </w:rPr>
        <w:t xml:space="preserve">Definition 102 (Schur complement)</w:t>
      </w:r>
      <w:r>
        <w:t xml:space="preserve"> </w:t>
      </w:r>
      <w:r>
        <w:t xml:space="preserve">For a block 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as in</w:t>
      </w:r>
      <w:r>
        <w:t xml:space="preserve"> </w:t>
      </w:r>
      <w:hyperlink w:anchor="thm-block-quadratic">
        <w:r>
          <w:rPr>
            <w:rStyle w:val="Hyperlink"/>
          </w:rPr>
          <w:t xml:space="preserve">Theorem 113</w:t>
        </w:r>
      </w:hyperlink>
      <w:r>
        <w:t xml:space="preserve"> </w:t>
      </w:r>
      <w:r>
        <w:t xml:space="preserve">with</w:t>
      </w:r>
      <w:r>
        <w:t xml:space="preserve"> </w:t>
      </w:r>
      <m:oMath>
        <m:r>
          <m:rPr>
            <m:sty m:val="bi"/>
          </m:rPr>
          <m:t>A</m:t>
        </m:r>
      </m:oMath>
      <w:r>
        <w:t xml:space="preserve"> </w:t>
      </w:r>
      <w:r>
        <w:t xml:space="preserve">invertible,</w:t>
      </w:r>
      <w:r>
        <w:t xml:space="preserve"> </w:t>
      </w:r>
      <w:r>
        <w:t xml:space="preserve">the</w:t>
      </w:r>
      <w:r>
        <w:t xml:space="preserve"> </w:t>
      </w:r>
      <w:r>
        <w:rPr>
          <w:b/>
          <w:bCs/>
        </w:rPr>
        <w:t xml:space="preserve">Schur complement</w:t>
      </w:r>
      <w:r>
        <w:t xml:space="preserve"> </w:t>
      </w:r>
      <w:r>
        <w:t xml:space="preserve">of</w:t>
      </w:r>
      <w:r>
        <w:t xml:space="preserve"> </w:t>
      </w:r>
      <m:oMath>
        <m:r>
          <m:rPr>
            <m:sty m:val="bi"/>
          </m:rPr>
          <m:t>A</m:t>
        </m:r>
      </m:oMath>
      <w:r>
        <w:t xml:space="preserve"> </w:t>
      </w:r>
      <w:r>
        <w:t xml:space="preserve">in</w:t>
      </w:r>
      <w:r>
        <w:t xml:space="preserve"> </w:t>
      </w:r>
      <m:oMath>
        <m:r>
          <m:rPr>
            <m:sty m:val="bi"/>
          </m:rPr>
          <m:t>X</m:t>
        </m:r>
      </m:oMath>
      <w:r>
        <w:t xml:space="preserve"> </w:t>
      </w:r>
      <w:r>
        <w:t xml:space="preserve">is the</w:t>
      </w:r>
      <w:r>
        <w:t xml:space="preserve"> </w:t>
      </w:r>
      <m:oMath>
        <m:r>
          <m:t>m</m:t>
        </m:r>
        <m:r>
          <m:rPr>
            <m:sty m:val="p"/>
          </m:rPr>
          <m:t>×</m:t>
        </m:r>
        <m:r>
          <m:t>m</m:t>
        </m:r>
      </m:oMath>
      <w:r>
        <w:t xml:space="preserve"> </w:t>
      </w:r>
      <w:r>
        <w:t xml:space="preserve">matrix</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defined in</w:t>
      </w:r>
      <w:r>
        <w:t xml:space="preserve"> </w:t>
      </w:r>
      <w:hyperlink w:anchor="thm-block-quadratic">
        <w:r>
          <w:rPr>
            <w:rStyle w:val="Hyperlink"/>
          </w:rPr>
          <w:t xml:space="preserve">Theorem 113</w:t>
        </w:r>
      </w:hyperlink>
      <w:r>
        <w:t xml:space="preserve">.</w:t>
      </w:r>
    </w:p>
    <w:bookmarkEnd w:id="609"/>
    <w:bookmarkStart w:id="610" w:name="exm-schur-complement"/>
    <w:p>
      <w:pPr>
        <w:pStyle w:val="BodyText"/>
      </w:pPr>
      <w:r>
        <w:rPr>
          <w:b/>
          <w:bCs/>
        </w:rPr>
        <w:t xml:space="preserve">Example 203 (Schur complements of</w:t>
      </w:r>
      <w:r>
        <w:rPr>
          <w:b/>
          <w:bCs/>
        </w:rPr>
        <w:t xml:space="preserve"> </w:t>
      </w:r>
      <m:oMath>
        <m:r>
          <m:t>2</m:t>
        </m:r>
        <m:r>
          <m:rPr>
            <m:sty m:val="p"/>
          </m:rPr>
          <m:t>×</m:t>
        </m:r>
        <m:r>
          <m:t>2</m:t>
        </m:r>
      </m:oMath>
      <w:r>
        <w:rPr>
          <w:b/>
          <w:bCs/>
        </w:rPr>
        <w:t xml:space="preserve"> </w:t>
      </w:r>
      <w:r>
        <w:rPr>
          <w:b/>
          <w:bCs/>
        </w:rPr>
        <w:t xml:space="preserve">matrices)</w:t>
      </w:r>
      <w:r>
        <w:t xml:space="preserve"> </w:t>
      </w:r>
      <w:r>
        <w:t xml:space="preserve"> </w:t>
      </w:r>
    </w:p>
    <w:p>
      <w:pPr>
        <w:numPr>
          <w:ilvl w:val="0"/>
          <w:numId w:val="1107"/>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 </w:t>
      </w:r>
      <w:r>
        <w:t xml:space="preserve">with</w:t>
      </w:r>
      <w:r>
        <w:t xml:space="preserve"> </w:t>
      </w:r>
      <m:oMath>
        <m:r>
          <m:rPr>
            <m:sty m:val="bi"/>
          </m:rPr>
          <m:t>A</m:t>
        </m:r>
        <m:r>
          <m:rPr>
            <m:sty m:val="p"/>
          </m:rPr>
          <m:t>=</m:t>
        </m:r>
        <m:r>
          <m:rPr>
            <m:sty m:val="p"/>
          </m:rPr>
          <m:t>[</m:t>
        </m:r>
        <m:r>
          <m:t>5</m:t>
        </m:r>
        <m:r>
          <m:rPr>
            <m:sty m:val="p"/>
          </m:rPr>
          <m:t>]</m:t>
        </m:r>
      </m:oMath>
      <w:r>
        <w:t xml:space="preserve">:</w:t>
      </w:r>
    </w:p>
    <w:p>
      <w:pPr>
        <w:pStyle w:val="BodyText"/>
      </w:pPr>
      <m:oMathPara>
        <m:oMathParaPr>
          <m:jc m:val="center"/>
        </m:oMathParaPr>
        <m:oMath>
          <m:eqArr>
            <m:e>
              <m:r>
                <m:rPr>
                  <m:sty m:val="bi"/>
                </m:rPr>
                <m:t>S</m:t>
              </m:r>
              <m:r>
                <m:t>&amp;</m:t>
              </m:r>
              <m:r>
                <m:rPr>
                  <m:sty m:val="p"/>
                </m:rPr>
                <m:t>=</m:t>
              </m:r>
              <m:r>
                <m:t>5</m:t>
              </m:r>
              <m:r>
                <m:rPr>
                  <m:sty m:val="p"/>
                </m:rPr>
                <m:t>−</m:t>
              </m:r>
              <m:r>
                <m:t>4</m:t>
              </m:r>
              <m:r>
                <m:rPr>
                  <m:sty m:val="p"/>
                </m:rPr>
                <m:t>⋅</m:t>
              </m:r>
              <m:f>
                <m:fPr>
                  <m:type m:val="lin"/>
                </m:fPr>
                <m:num>
                  <m:r>
                    <m:t>1</m:t>
                  </m:r>
                </m:num>
                <m:den>
                  <m:r>
                    <m:t>5</m:t>
                  </m:r>
                </m:den>
              </m:f>
              <m:r>
                <m:rPr>
                  <m:sty m:val="p"/>
                </m:rPr>
                <m:t>⋅</m:t>
              </m:r>
              <m:r>
                <m:t>4</m:t>
              </m:r>
            </m:e>
            <m:e>
              <m:r>
                <m:t>&amp;</m:t>
              </m:r>
              <m:r>
                <m:rPr>
                  <m:sty m:val="p"/>
                </m:rPr>
                <m:t>=</m:t>
              </m:r>
              <m:f>
                <m:fPr>
                  <m:type m:val="lin"/>
                </m:fPr>
                <m:num>
                  <m:r>
                    <m:t>25</m:t>
                  </m:r>
                </m:num>
                <m:den>
                  <m:r>
                    <m:t>5</m:t>
                  </m:r>
                </m:den>
              </m:f>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that is,</w:t>
      </w:r>
      <w:r>
        <w:t xml:space="preserve"> </w:t>
      </w:r>
      <m:oMath>
        <m:r>
          <m:rPr>
            <m:sty m:val="bi"/>
          </m:rPr>
          <m:t>S</m:t>
        </m:r>
        <m:r>
          <m:rPr>
            <m:sty m:val="p"/>
          </m:rPr>
          <m:t>=</m:t>
        </m:r>
        <m:r>
          <m:rPr>
            <m:sty m:val="p"/>
          </m:rPr>
          <m:t>[</m:t>
        </m:r>
        <m:f>
          <m:fPr>
            <m:type m:val="lin"/>
          </m:fPr>
          <m:num>
            <m:r>
              <m:t>9</m:t>
            </m:r>
          </m:num>
          <m:den>
            <m:r>
              <m:t>5</m:t>
            </m:r>
          </m:den>
        </m:f>
        <m:r>
          <m:rPr>
            <m:sty m:val="p"/>
          </m:rPr>
          <m:t>]</m:t>
        </m:r>
      </m:oMath>
      <w:r>
        <w:t xml:space="preserve">.</w:t>
      </w:r>
    </w:p>
    <w:p>
      <w:pPr>
        <w:numPr>
          <w:ilvl w:val="0"/>
          <w:numId w:val="1107"/>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with</w:t>
      </w:r>
      <w:r>
        <w:t xml:space="preserve"> </w:t>
      </w:r>
      <m:oMath>
        <m:r>
          <m:rPr>
            <m:sty m:val="bi"/>
          </m:rPr>
          <m:t>A</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S</m:t>
              </m:r>
              <m:r>
                <m:t>&amp;</m:t>
              </m:r>
              <m:r>
                <m:rPr>
                  <m:sty m:val="p"/>
                </m:rPr>
                <m:t>=</m:t>
              </m:r>
              <m:r>
                <m:rPr>
                  <m:sty m:val="p"/>
                </m:rPr>
                <m:t>[</m:t>
              </m:r>
              <m:r>
                <m:t>1</m:t>
              </m:r>
              <m:r>
                <m:rPr>
                  <m:sty m:val="p"/>
                </m:rPr>
                <m:t>−</m:t>
              </m:r>
              <m:r>
                <m:t>2</m:t>
              </m:r>
              <m:r>
                <m:rPr>
                  <m:sty m:val="p"/>
                </m:rPr>
                <m:t>⋅</m:t>
              </m:r>
              <m:r>
                <m:t>1</m:t>
              </m:r>
              <m:r>
                <m:rPr>
                  <m:sty m:val="p"/>
                </m:rPr>
                <m:t>⋅</m:t>
              </m:r>
              <m:r>
                <m:t>2</m:t>
              </m:r>
              <m:r>
                <m:rPr>
                  <m:sty m:val="p"/>
                </m:rPr>
                <m:t>]</m:t>
              </m:r>
            </m:e>
            <m:e>
              <m:r>
                <m:t>&amp;</m:t>
              </m:r>
              <m:r>
                <m:rPr>
                  <m:sty m:val="p"/>
                </m:rPr>
                <m:t>=</m:t>
              </m:r>
              <m:r>
                <m:rPr>
                  <m:sty m:val="p"/>
                </m:rPr>
                <m:t>[</m:t>
              </m:r>
              <m:r>
                <m:rPr>
                  <m:sty m:val="p"/>
                </m:rPr>
                <m:t>−</m:t>
              </m:r>
              <m:r>
                <m:t>3</m:t>
              </m:r>
              <m:r>
                <m:rPr>
                  <m:sty m:val="p"/>
                </m:rPr>
                <m:t>]</m:t>
              </m:r>
              <m:r>
                <m:rPr>
                  <m:sty m:val="p"/>
                </m:rPr>
                <m:t>.</m:t>
              </m:r>
            </m:e>
          </m:eqArr>
        </m:oMath>
      </m:oMathPara>
    </w:p>
    <w:p>
      <w:pPr>
        <w:numPr>
          <w:ilvl w:val="0"/>
          <w:numId w:val="1107"/>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the top-left block</w:t>
      </w:r>
      <w:r>
        <w:t xml:space="preserve"> </w:t>
      </w:r>
      <m:oMath>
        <m:r>
          <m:rPr>
            <m:sty m:val="p"/>
          </m:rPr>
          <m:t>[</m:t>
        </m:r>
        <m:r>
          <m:t>0</m:t>
        </m:r>
        <m:r>
          <m:rPr>
            <m:sty m:val="p"/>
          </m:rPr>
          <m:t>]</m:t>
        </m:r>
      </m:oMath>
      <w:r>
        <w:t xml:space="preserve"> </w:t>
      </w:r>
      <w:r>
        <w:t xml:space="preserve">is not invertible,</w:t>
      </w:r>
      <w:r>
        <w:t xml:space="preserve"> </w:t>
      </w:r>
      <w:r>
        <w:t xml:space="preserve">so there is no Schur complement of it.</w:t>
      </w:r>
    </w:p>
    <w:bookmarkEnd w:id="610"/>
    <w:bookmarkStart w:id="611" w:name="thm-schur-test"/>
    <w:p>
      <w:pPr>
        <w:pStyle w:val="FirstParagraph"/>
      </w:pPr>
      <w:r>
        <w:rPr>
          <w:b/>
          <w:bCs/>
        </w:rPr>
        <w:t xml:space="preserve">Theorem 114 (Schur complement test)</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be as in</w:t>
      </w:r>
      <w:r>
        <w:t xml:space="preserve"> </w:t>
      </w:r>
      <w:hyperlink w:anchor="thm-block-quadratic">
        <w:r>
          <w:rPr>
            <w:rStyle w:val="Hyperlink"/>
          </w:rPr>
          <w:t xml:space="preserve">Theorem 113</w:t>
        </w:r>
      </w:hyperlink>
      <w:r>
        <w:t xml:space="preserve">.</w:t>
      </w:r>
      <w:r>
        <w:t xml:space="preserve"> </w:t>
      </w:r>
      <w:r>
        <w:t xml:space="preserve">Then</w:t>
      </w:r>
      <w:r>
        <w:t xml:space="preserve"> </w:t>
      </w:r>
      <m:oMath>
        <m:r>
          <m:rPr>
            <m:sty m:val="bi"/>
          </m:rPr>
          <m:t>X</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exactly when</w:t>
      </w:r>
      <w:r>
        <w:t xml:space="preserve"> </w:t>
      </w:r>
      <m:oMath>
        <m:r>
          <m:rPr>
            <m:sty m:val="bi"/>
          </m:rPr>
          <m:t>A</m:t>
        </m:r>
      </m:oMath>
      <w:r>
        <w:t xml:space="preserve"> </w:t>
      </w:r>
      <w:r>
        <w:t xml:space="preserve">is positive definite</w:t>
      </w:r>
      <w:r>
        <w:t xml:space="preserve"> </w:t>
      </w:r>
      <w:r>
        <w:t xml:space="preserve">and its Schur complement</w:t>
      </w:r>
      <w:r>
        <w:t xml:space="preserve"> </w:t>
      </w:r>
      <m:oMath>
        <m:r>
          <m:rPr>
            <m:sty m:val="bi"/>
          </m:rPr>
          <m:t>S</m:t>
        </m:r>
      </m:oMath>
      <w:r>
        <w:t xml:space="preserve"> </w:t>
      </w:r>
      <w:r>
        <w:t xml:space="preserve">(</w:t>
      </w:r>
      <w:hyperlink w:anchor="def-schur-complement">
        <w:r>
          <w:rPr>
            <w:rStyle w:val="Hyperlink"/>
          </w:rPr>
          <w:t xml:space="preserve">Definition 102</w:t>
        </w:r>
      </w:hyperlink>
      <w:r>
        <w:t xml:space="preserve">) is positive definite.</w:t>
      </w:r>
    </w:p>
    <w:bookmarkEnd w:id="611"/>
    <w:p>
      <w:pPr>
        <w:pStyle w:val="BodyText"/>
      </w:pPr>
      <w:r>
        <w:rPr>
          <w:i/>
          <w:iCs/>
        </w:rPr>
        <w:t xml:space="preserve">Proof</w:t>
      </w:r>
      <w:r>
        <w:t xml:space="preserve">. </w:t>
      </w:r>
      <w:r>
        <w:rPr>
          <w:b/>
          <w:bCs/>
        </w:rPr>
        <w:t xml:space="preserve">If.</w:t>
      </w:r>
      <w:r>
        <w:t xml:space="preserve"> </w:t>
      </w:r>
      <m:oMath>
        <m:r>
          <m:rPr>
            <m:sty m:val="bi"/>
          </m:rPr>
          <m:t>A</m:t>
        </m:r>
      </m:oMath>
      <w:r>
        <w:t xml:space="preserve"> </w:t>
      </w:r>
      <w:r>
        <w:t xml:space="preserve">is positive definite, so invertible (</w:t>
      </w:r>
      <w:hyperlink w:anchor="thm-pd-inverse">
        <w:r>
          <w:rPr>
            <w:rStyle w:val="Hyperlink"/>
          </w:rPr>
          <w:t xml:space="preserve">Theorem 76</w:t>
        </w:r>
      </w:hyperlink>
      <w:r>
        <w:t xml:space="preserve">), and</w:t>
      </w:r>
      <w:r>
        <w:t xml:space="preserve"> </w:t>
      </w:r>
      <m:oMath>
        <m:r>
          <m:rPr>
            <m:sty m:val="bi"/>
          </m:rPr>
          <m:t>S</m:t>
        </m:r>
      </m:oMath>
      <w:r>
        <w:t xml:space="preserve"> </w:t>
      </w:r>
      <w:r>
        <w:t xml:space="preserve">is defined.</w:t>
      </w:r>
      <w:r>
        <w:t xml:space="preserve"> </w:t>
      </w:r>
      <m:oMath>
        <m:r>
          <m:rPr>
            <m:sty m:val="bi"/>
          </m:rPr>
          <m:t>X</m:t>
        </m:r>
      </m:oMath>
      <w:r>
        <w:t xml:space="preserve"> </w:t>
      </w:r>
      <w:r>
        <w:t xml:space="preserve">is symmetric.</w:t>
      </w:r>
      <w:r>
        <w:t xml:space="preserve"> </w:t>
      </w:r>
      <w:r>
        <w:t xml:space="preserve">Let</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0</m:t>
            </m:r>
          </m:e>
        </m:acc>
      </m:oMath>
      <w:r>
        <w:t xml:space="preserve"> </w:t>
      </w:r>
      <w:r>
        <w:t xml:space="preserve">and</w:t>
      </w:r>
      <w:r>
        <w:t xml:space="preserve"> </w:t>
      </w:r>
      <m:oMath>
        <m:acc>
          <m:accPr>
            <m:chr m:val="̃"/>
          </m:accPr>
          <m:e>
            <m:r>
              <m:t>z</m:t>
            </m:r>
          </m:e>
        </m:acc>
        <m:r>
          <m:rPr>
            <m:sty m:val="p"/>
          </m:rPr>
          <m:t>=</m:t>
        </m:r>
        <m:acc>
          <m:accPr>
            <m:chr m:val="̃"/>
          </m:accPr>
          <m:e>
            <m:r>
              <m:t>u</m:t>
            </m:r>
          </m:e>
        </m:acc>
        <m:r>
          <m:rPr>
            <m:sty m:val="p"/>
          </m:rPr>
          <m:t>+</m:t>
        </m:r>
        <m:sSup>
          <m:e>
            <m:r>
              <m:rPr>
                <m:sty m:val="bi"/>
              </m:rPr>
              <m:t>A</m:t>
            </m:r>
          </m:e>
          <m:sup>
            <m:r>
              <m:rPr>
                <m:sty m:val="p"/>
              </m:rPr>
              <m:t>−</m:t>
            </m:r>
            <m:r>
              <m:t>1</m:t>
            </m:r>
          </m:sup>
        </m:sSup>
        <m:r>
          <m:rPr>
            <m:sty m:val="bi"/>
          </m:rPr>
          <m:t>B</m:t>
        </m:r>
        <m:acc>
          <m:accPr>
            <m:chr m:val="̃"/>
          </m:accPr>
          <m:e>
            <m:r>
              <m:t>w</m:t>
            </m:r>
          </m:e>
        </m:acc>
      </m:oMath>
      <w:r>
        <w:t xml:space="preserve">.</w:t>
      </w:r>
      <w:r>
        <w:t xml:space="preserve"> </w:t>
      </w:r>
      <w:r>
        <w:t xml:space="preserve">By</w:t>
      </w:r>
      <w:r>
        <w:t xml:space="preserve"> </w:t>
      </w:r>
      <w:hyperlink w:anchor="thm-block-quadratic">
        <w:r>
          <w:rPr>
            <w:rStyle w:val="Hyperlink"/>
          </w:rPr>
          <w:t xml:space="preserve">Theorem 113</w:t>
        </w:r>
      </w:hyperlink>
      <w:r>
        <w:t xml:space="preserve">,</w:t>
      </w:r>
      <w:r>
        <w:t xml:space="preserve"> </w:t>
      </w: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z</m:t>
                </m:r>
              </m:e>
            </m:acc>
          </m:e>
          <m:sup>
            <m:r>
              <m:rPr>
                <m:sty m:val="p"/>
              </m:rPr>
              <m:t>⊤</m:t>
            </m:r>
          </m:sup>
        </m:sSup>
        <m:r>
          <m:rPr>
            <m:sty m:val="bi"/>
          </m:rPr>
          <m:t>A</m:t>
        </m:r>
        <m:acc>
          <m:accPr>
            <m:chr m:val="̃"/>
          </m:accPr>
          <m:e>
            <m:r>
              <m:t>z</m:t>
            </m:r>
          </m:e>
        </m:acc>
        <m:r>
          <m:rPr>
            <m:sty m:val="p"/>
          </m:rPr>
          <m:t>+</m:t>
        </m:r>
        <m:sSup>
          <m:e>
            <m:acc>
              <m:accPr>
                <m:chr m:val="̃"/>
              </m:accPr>
              <m:e>
                <m:r>
                  <m:t>w</m:t>
                </m:r>
              </m:e>
            </m:acc>
          </m:e>
          <m:sup>
            <m:r>
              <m:rPr>
                <m:sty m:val="p"/>
              </m:rPr>
              <m:t>⊤</m:t>
            </m:r>
          </m:sup>
        </m:sSup>
        <m:r>
          <m:rPr>
            <m:sty m:val="bi"/>
          </m:rPr>
          <m:t>S</m:t>
        </m:r>
        <m:acc>
          <m:accPr>
            <m:chr m:val="̃"/>
          </m:accPr>
          <m:e>
            <m:r>
              <m:t>w</m:t>
            </m:r>
          </m:e>
        </m:acc>
      </m:oMath>
      <w:r>
        <w:t xml:space="preserve">,</w:t>
      </w:r>
      <w:r>
        <w:t xml:space="preserve"> </w:t>
      </w:r>
      <w:r>
        <w:t xml:space="preserve">and both terms are at least</w:t>
      </w:r>
      <w:r>
        <w:t xml:space="preserve"> </w:t>
      </w:r>
      <m:oMath>
        <m:r>
          <m:t>0</m:t>
        </m:r>
      </m:oMath>
      <w:r>
        <w:t xml:space="preserve">.</w:t>
      </w:r>
      <w:r>
        <w:t xml:space="preserve"> </w:t>
      </w:r>
      <w:r>
        <w:t xml:space="preserve">If</w:t>
      </w:r>
      <w:r>
        <w:t xml:space="preserve"> </w:t>
      </w:r>
      <m:oMath>
        <m:acc>
          <m:accPr>
            <m:chr m:val="̃"/>
          </m:accPr>
          <m:e>
            <m:r>
              <m:t>w</m:t>
            </m:r>
          </m:e>
        </m:acc>
        <m:r>
          <m:rPr>
            <m:sty m:val="p"/>
          </m:rPr>
          <m:t>≠</m:t>
        </m:r>
        <m:acc>
          <m:accPr>
            <m:chr m:val="̃"/>
          </m:accPr>
          <m:e>
            <m:r>
              <m:t>0</m:t>
            </m:r>
          </m:e>
        </m:acc>
      </m:oMath>
      <w:r>
        <w:t xml:space="preserve">, the second term is positive.</w:t>
      </w:r>
      <w:r>
        <w:t xml:space="preserve"> </w:t>
      </w:r>
      <w:r>
        <w:t xml:space="preserve">If</w:t>
      </w:r>
      <w:r>
        <w:t xml:space="preserve"> </w:t>
      </w:r>
      <m:oMath>
        <m:acc>
          <m:accPr>
            <m:chr m:val="̃"/>
          </m:accPr>
          <m:e>
            <m:r>
              <m:t>w</m:t>
            </m:r>
          </m:e>
        </m:acc>
        <m:r>
          <m:rPr>
            <m:sty m:val="p"/>
          </m:rPr>
          <m:t>=</m:t>
        </m:r>
        <m:acc>
          <m:accPr>
            <m:chr m:val="̃"/>
          </m:accPr>
          <m:e>
            <m:r>
              <m:t>0</m:t>
            </m:r>
          </m:e>
        </m:acc>
      </m:oMath>
      <w:r>
        <w:t xml:space="preserve">, then</w:t>
      </w:r>
      <w:r>
        <w:t xml:space="preserve"> </w:t>
      </w:r>
      <m:oMath>
        <m:acc>
          <m:accPr>
            <m:chr m:val="̃"/>
          </m:accPr>
          <m:e>
            <m:r>
              <m:t>u</m:t>
            </m:r>
          </m:e>
        </m:acc>
        <m:r>
          <m:rPr>
            <m:sty m:val="p"/>
          </m:rPr>
          <m:t>≠</m:t>
        </m:r>
        <m:acc>
          <m:accPr>
            <m:chr m:val="̃"/>
          </m:accPr>
          <m:e>
            <m:r>
              <m:t>0</m:t>
            </m:r>
          </m:e>
        </m:acc>
      </m:oMath>
      <w:r>
        <w:t xml:space="preserve"> </w:t>
      </w:r>
      <w:r>
        <w:t xml:space="preserve">and</w:t>
      </w:r>
      <w:r>
        <w:t xml:space="preserve"> </w:t>
      </w:r>
      <m:oMath>
        <m:acc>
          <m:accPr>
            <m:chr m:val="̃"/>
          </m:accPr>
          <m:e>
            <m:r>
              <m:t>z</m:t>
            </m:r>
          </m:e>
        </m:acc>
        <m:r>
          <m:rPr>
            <m:sty m:val="p"/>
          </m:rPr>
          <m:t>=</m:t>
        </m:r>
        <m:acc>
          <m:accPr>
            <m:chr m:val="̃"/>
          </m:accPr>
          <m:e>
            <m:r>
              <m:t>u</m:t>
            </m:r>
          </m:e>
        </m:acc>
      </m:oMath>
      <w:r>
        <w:t xml:space="preserve">, so the first term is positive.</w:t>
      </w:r>
      <w:r>
        <w:t xml:space="preserve"> </w:t>
      </w:r>
      <w:r>
        <w:t xml:space="preserve">Either way</w:t>
      </w:r>
      <w:r>
        <w:t xml:space="preserve"> </w:t>
      </w:r>
      <m:oMath>
        <m:sSup>
          <m:e>
            <m:acc>
              <m:accPr>
                <m:chr m:val="̃"/>
              </m:accPr>
              <m:e>
                <m:r>
                  <m:t>v</m:t>
                </m:r>
              </m:e>
            </m:acc>
          </m:e>
          <m:sup>
            <m:r>
              <m:rPr>
                <m:sty m:val="p"/>
              </m:rPr>
              <m:t>⊤</m:t>
            </m:r>
          </m:sup>
        </m:sSup>
        <m:r>
          <m:rPr>
            <m:sty m:val="bi"/>
          </m:rPr>
          <m:t>X</m:t>
        </m:r>
        <m:acc>
          <m:accPr>
            <m:chr m:val="̃"/>
          </m:accPr>
          <m:e>
            <m:r>
              <m:t>v</m:t>
            </m:r>
          </m:e>
        </m:acc>
        <m:r>
          <m:rPr>
            <m:sty m:val="p"/>
          </m:rPr>
          <m:t>&gt;</m:t>
        </m:r>
        <m:r>
          <m:t>0</m:t>
        </m:r>
      </m:oMath>
      <w:r>
        <w:t xml:space="preserve">.</w:t>
      </w:r>
    </w:p>
    <w:p>
      <w:pPr>
        <w:pStyle w:val="BodyText"/>
      </w:pPr>
      <w:r>
        <w:rPr>
          <w:b/>
          <w:bCs/>
        </w:rPr>
        <w:t xml:space="preserve">Only if.</w:t>
      </w:r>
      <w:r>
        <w:t xml:space="preserve"> </w:t>
      </w:r>
      <m:oMath>
        <m:r>
          <m:rPr>
            <m:sty m:val="bi"/>
          </m:rPr>
          <m:t>A</m:t>
        </m:r>
      </m:oMath>
      <w:r>
        <w:t xml:space="preserve"> </w:t>
      </w:r>
      <w:r>
        <w:t xml:space="preserve">is the top-left</w:t>
      </w:r>
      <w:r>
        <w:t xml:space="preserve"> </w:t>
      </w:r>
      <m:oMath>
        <m:r>
          <m:t>k</m:t>
        </m:r>
        <m:r>
          <m:rPr>
            <m:sty m:val="p"/>
          </m:rPr>
          <m:t>×</m:t>
        </m:r>
        <m:r>
          <m:t>k</m:t>
        </m:r>
      </m:oMath>
      <w:r>
        <w:t xml:space="preserve"> </w:t>
      </w:r>
      <w:r>
        <w:t xml:space="preserve">block of</w:t>
      </w:r>
      <w:r>
        <w:t xml:space="preserve"> </w:t>
      </w:r>
      <m:oMath>
        <m:r>
          <m:rPr>
            <m:sty m:val="bi"/>
          </m:rPr>
          <m:t>X</m:t>
        </m:r>
      </m:oMath>
      <w:r>
        <w:t xml:space="preserve">, so it is positive definite (</w:t>
      </w:r>
      <w:hyperlink w:anchor="thm-pd-submatrix">
        <w:r>
          <w:rPr>
            <w:rStyle w:val="Hyperlink"/>
          </w:rPr>
          <w:t xml:space="preserve">Theorem 112</w:t>
        </w:r>
      </w:hyperlink>
      <w:r>
        <w:t xml:space="preserve">),</w:t>
      </w:r>
      <w:r>
        <w:t xml:space="preserve"> </w:t>
      </w:r>
      <w:r>
        <w:t xml:space="preserve">and invertible (</w:t>
      </w:r>
      <w:hyperlink w:anchor="thm-pd-inverse">
        <w:r>
          <w:rPr>
            <w:rStyle w:val="Hyperlink"/>
          </w:rPr>
          <w:t xml:space="preserve">Theorem 76</w:t>
        </w:r>
      </w:hyperlink>
      <w:r>
        <w:t xml:space="preserve">).</w:t>
      </w:r>
      <w:r>
        <w:t xml:space="preserve"> </w:t>
      </w:r>
      <m:oMath>
        <m:r>
          <m:rPr>
            <m:sty m:val="bi"/>
          </m:rPr>
          <m:t>S</m:t>
        </m:r>
      </m:oMath>
      <w:r>
        <w:t xml:space="preserve"> </w:t>
      </w:r>
      <w:r>
        <w:t xml:space="preserve">is symmetric:</w:t>
      </w:r>
    </w:p>
    <w:p>
      <w:pPr>
        <w:pStyle w:val="BodyText"/>
      </w:pPr>
      <m:oMathPara>
        <m:oMathParaPr>
          <m:jc m:val="center"/>
        </m:oMathParaPr>
        <m:oMath>
          <m:eqArr>
            <m:e>
              <m:sSup>
                <m:e>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A</m:t>
                      </m:r>
                    </m:e>
                    <m:sup>
                      <m:r>
                        <m:rPr>
                          <m:sty m:val="p"/>
                        </m:rPr>
                        <m:t>−</m:t>
                      </m:r>
                      <m:r>
                        <m:t>1</m:t>
                      </m:r>
                    </m:sup>
                  </m:sSup>
                  <m:r>
                    <m:rPr>
                      <m:sty m:val="p"/>
                    </m:rPr>
                    <m:t>)</m:t>
                  </m:r>
                </m:e>
                <m:sup>
                  <m:r>
                    <m:rPr>
                      <m:sty m:val="p"/>
                    </m:rPr>
                    <m:t>⊤</m:t>
                  </m:r>
                </m:sup>
              </m:sSup>
              <m:r>
                <m:t> </m:t>
              </m:r>
              <m:r>
                <m:rPr>
                  <m:sty m:val="bi"/>
                </m:rPr>
                <m:t>B</m:t>
              </m:r>
            </m:e>
            <m:e>
              <m:r>
                <m:t>&amp;</m:t>
              </m:r>
              <m:r>
                <m:rPr>
                  <m:sty m:val="p"/>
                </m:rPr>
                <m:t>=</m:t>
              </m:r>
              <m:sSup>
                <m:e>
                  <m:r>
                    <m:rPr>
                      <m:sty m:val="bi"/>
                    </m:rPr>
                    <m:t>B</m:t>
                  </m:r>
                </m:e>
                <m:sup>
                  <m:r>
                    <m:rPr>
                      <m:sty m:val="p"/>
                    </m:rPr>
                    <m:t>⊤</m:t>
                  </m:r>
                </m:sup>
              </m:sSup>
              <m:sSup>
                <m:e>
                  <m:r>
                    <m:rPr>
                      <m:sty m:val="bi"/>
                    </m:rPr>
                    <m:t>A</m:t>
                  </m:r>
                </m:e>
                <m:sup>
                  <m:r>
                    <m:rPr>
                      <m:sty m:val="p"/>
                    </m:rPr>
                    <m:t>−</m:t>
                  </m:r>
                  <m:r>
                    <m:t>1</m:t>
                  </m:r>
                </m:sup>
              </m:sSup>
              <m:r>
                <m:rPr>
                  <m:sty m:val="bi"/>
                </m:rPr>
                <m:t>B</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w:t>
      </w:r>
      <w:r>
        <w:t xml:space="preserve">for</w:t>
      </w:r>
      <w:r>
        <w:t xml:space="preserve"> </w:t>
      </w:r>
      <m:oMath>
        <m:sSup>
          <m:e>
            <m:r>
              <m:rPr>
                <m:sty m:val="p"/>
              </m:rPr>
              <m:t>(</m:t>
            </m:r>
            <m:sSup>
              <m:e>
                <m:r>
                  <m:rPr>
                    <m:sty m:val="bi"/>
                  </m:rPr>
                  <m:t>B</m:t>
                </m:r>
              </m:e>
              <m:sup>
                <m:r>
                  <m:rPr>
                    <m:sty m:val="p"/>
                  </m:rPr>
                  <m:t>⊤</m:t>
                </m:r>
              </m:sup>
            </m:sSup>
            <m:r>
              <m:rPr>
                <m:sty m:val="p"/>
              </m:rPr>
              <m:t>)</m:t>
            </m:r>
          </m:e>
          <m:sup>
            <m:r>
              <m:rPr>
                <m:sty m:val="p"/>
              </m:rPr>
              <m:t>⊤</m:t>
            </m:r>
          </m:sup>
        </m:sSup>
        <m:r>
          <m:rPr>
            <m:sty m:val="p"/>
          </m:rPr>
          <m:t>=</m:t>
        </m:r>
        <m:r>
          <m:rPr>
            <m:sty m:val="bi"/>
          </m:rPr>
          <m:t>B</m:t>
        </m:r>
      </m:oMath>
      <w:r>
        <w:t xml:space="preserve">,</w:t>
      </w:r>
      <w:r>
        <w:t xml:space="preserve"> </w:t>
      </w:r>
      <w:hyperlink w:anchor="cor-inverse-symmetric">
        <w:r>
          <w:rPr>
            <w:rStyle w:val="Hyperlink"/>
          </w:rPr>
          <w:t xml:space="preserve">Corollary 6</w:t>
        </w:r>
      </w:hyperlink>
      <w:r>
        <w:t xml:space="preserve">),</w:t>
      </w:r>
      <w:r>
        <w:t xml:space="preserve"> </w:t>
      </w:r>
      <w:r>
        <w:t xml:space="preserve">and</w:t>
      </w:r>
      <w:r>
        <w:t xml:space="preserve"> </w:t>
      </w:r>
      <m:oMath>
        <m:r>
          <m:rPr>
            <m:sty m:val="bi"/>
          </m:rPr>
          <m:t>C</m:t>
        </m:r>
      </m:oMath>
      <w:r>
        <w:t xml:space="preserve"> </w:t>
      </w:r>
      <w:r>
        <w:t xml:space="preserve">is symmetric,</w:t>
      </w:r>
      <w:r>
        <w:t xml:space="preserve"> </w:t>
      </w:r>
      <w:r>
        <w:t xml:space="preserve">so</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is symmetric</w:t>
      </w:r>
      <w:r>
        <w:t xml:space="preserve"> </w:t>
      </w:r>
      <w:r>
        <w:t xml:space="preserve">(the transpose of a difference is the difference of the transposes, entry by entry,</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w</m:t>
            </m:r>
          </m:e>
        </m:acc>
        <m:r>
          <m:rPr>
            <m:sty m:val="p"/>
          </m:rPr>
          <m:t>≠</m:t>
        </m:r>
        <m:acc>
          <m:accPr>
            <m:chr m:val="̃"/>
          </m:accPr>
          <m:e>
            <m:r>
              <m:t>0</m:t>
            </m:r>
          </m:e>
        </m:acc>
      </m:oMath>
      <w:r>
        <w:t xml:space="preserve">, take</w:t>
      </w:r>
      <w:r>
        <w:t xml:space="preserve"> </w:t>
      </w:r>
      <m:oMath>
        <m:acc>
          <m:accPr>
            <m:chr m:val="̃"/>
          </m:accPr>
          <m:e>
            <m:r>
              <m:t>u</m:t>
            </m:r>
          </m:e>
        </m:acc>
        <m:r>
          <m:rPr>
            <m:sty m:val="p"/>
          </m:rPr>
          <m:t>=</m:t>
        </m:r>
        <m:r>
          <m:rPr>
            <m:sty m:val="p"/>
          </m:rPr>
          <m:t>−</m:t>
        </m:r>
        <m:sSup>
          <m:e>
            <m:r>
              <m:rPr>
                <m:sty m:val="bi"/>
              </m:rPr>
              <m:t>A</m:t>
            </m:r>
          </m:e>
          <m:sup>
            <m:r>
              <m:rPr>
                <m:sty m:val="p"/>
              </m:rPr>
              <m:t>−</m:t>
            </m:r>
            <m:r>
              <m:t>1</m:t>
            </m:r>
          </m:sup>
        </m:sSup>
        <m:r>
          <m:rPr>
            <m:sty m:val="bi"/>
          </m:rPr>
          <m:t>B</m:t>
        </m:r>
        <m:acc>
          <m:accPr>
            <m:chr m:val="̃"/>
          </m:accPr>
          <m:e>
            <m:r>
              <m:t>w</m:t>
            </m:r>
          </m:e>
        </m:acc>
      </m:oMath>
      <w:r>
        <w:t xml:space="preserve">, so</w:t>
      </w:r>
      <w:r>
        <w:t xml:space="preserve"> </w:t>
      </w:r>
      <m:oMath>
        <m:acc>
          <m:accPr>
            <m:chr m:val="̃"/>
          </m:accPr>
          <m:e>
            <m:r>
              <m:t>z</m:t>
            </m:r>
          </m:e>
        </m:acc>
        <m:r>
          <m:rPr>
            <m:sty m:val="p"/>
          </m:rPr>
          <m:t>=</m:t>
        </m:r>
        <m:acc>
          <m:accPr>
            <m:chr m:val="̃"/>
          </m:accPr>
          <m:e>
            <m:r>
              <m:t>0</m:t>
            </m:r>
          </m:e>
        </m:acc>
      </m:oMath>
      <w:r>
        <w:t xml:space="preserve"> </w:t>
      </w:r>
      <w:r>
        <w:t xml:space="preserve">and</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0</m:t>
            </m:r>
          </m:e>
        </m:acc>
      </m:oMath>
      <w:r>
        <w:t xml:space="preserve">; then</w:t>
      </w:r>
      <w:r>
        <w:t xml:space="preserve"> </w:t>
      </w:r>
      <m:oMath>
        <m:sSup>
          <m:e>
            <m:acc>
              <m:accPr>
                <m:chr m:val="̃"/>
              </m:accPr>
              <m:e>
                <m:r>
                  <m:t>w</m:t>
                </m:r>
              </m:e>
            </m:acc>
          </m:e>
          <m:sup>
            <m:r>
              <m:rPr>
                <m:sty m:val="p"/>
              </m:rPr>
              <m:t>⊤</m:t>
            </m:r>
          </m:sup>
        </m:sSup>
        <m:r>
          <m:rPr>
            <m:sty m:val="bi"/>
          </m:rPr>
          <m:t>S</m:t>
        </m:r>
        <m:acc>
          <m:accPr>
            <m:chr m:val="̃"/>
          </m:accPr>
          <m:e>
            <m:r>
              <m:t>w</m:t>
            </m:r>
          </m:e>
        </m:acc>
        <m:r>
          <m:rPr>
            <m:sty m:val="p"/>
          </m:rPr>
          <m:t>=</m:t>
        </m:r>
        <m:sSup>
          <m:e>
            <m:acc>
              <m:accPr>
                <m:chr m:val="̃"/>
              </m:accPr>
              <m:e>
                <m:r>
                  <m:t>v</m:t>
                </m:r>
              </m:e>
            </m:acc>
          </m:e>
          <m:sup>
            <m:r>
              <m:rPr>
                <m:sty m:val="p"/>
              </m:rPr>
              <m:t>⊤</m:t>
            </m:r>
          </m:sup>
        </m:sSup>
        <m:r>
          <m:rPr>
            <m:sty m:val="bi"/>
          </m:rPr>
          <m:t>X</m:t>
        </m:r>
        <m:acc>
          <m:accPr>
            <m:chr m:val="̃"/>
          </m:accPr>
          <m:e>
            <m:r>
              <m:t>v</m:t>
            </m:r>
          </m:e>
        </m:acc>
        <m:r>
          <m:rPr>
            <m:sty m:val="p"/>
          </m:rPr>
          <m:t>&gt;</m:t>
        </m:r>
        <m:r>
          <m:t>0</m:t>
        </m:r>
      </m:oMath>
      <w:r>
        <w:t xml:space="preserve"> </w:t>
      </w:r>
      <w:r>
        <w:t xml:space="preserve">(</w:t>
      </w:r>
      <w:hyperlink w:anchor="thm-block-quadratic">
        <w:r>
          <w:rPr>
            <w:rStyle w:val="Hyperlink"/>
          </w:rPr>
          <w:t xml:space="preserve">Theorem 113</w:t>
        </w:r>
      </w:hyperlink>
      <w:r>
        <w:t xml:space="preserve">).</w:t>
      </w:r>
    </w:p>
    <w:bookmarkStart w:id="612" w:name="exm-schur-test"/>
    <w:p>
      <w:pPr>
        <w:pStyle w:val="BodyText"/>
      </w:pPr>
      <w:r>
        <w:rPr>
          <w:b/>
          <w:bCs/>
        </w:rPr>
        <w:t xml:space="preserve">Example 204 (Testing</w:t>
      </w:r>
      <w:r>
        <w:rPr>
          <w:b/>
          <w:bCs/>
        </w:rPr>
        <w:t xml:space="preserve"> </w:t>
      </w:r>
      <m:oMath>
        <m:r>
          <m:t>2</m:t>
        </m:r>
        <m:r>
          <m:rPr>
            <m:sty m:val="p"/>
          </m:rPr>
          <m:t>×</m:t>
        </m:r>
        <m:r>
          <m:t>2</m:t>
        </m:r>
      </m:oMath>
      <w:r>
        <w:rPr>
          <w:b/>
          <w:bCs/>
        </w:rPr>
        <w:t xml:space="preserve"> </w:t>
      </w:r>
      <w:r>
        <w:rPr>
          <w:b/>
          <w:bCs/>
        </w:rPr>
        <w:t xml:space="preserve">matrices)</w:t>
      </w:r>
      <w:r>
        <w:t xml:space="preserve"> </w:t>
      </w:r>
      <w:r>
        <w:t xml:space="preserve">A symmetric</w:t>
      </w:r>
      <w:r>
        <w:t xml:space="preserve"> </w:t>
      </w:r>
      <m:oMath>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is positive definite</w:t>
      </w:r>
      <w:r>
        <w:t xml:space="preserve"> </w:t>
      </w:r>
      <w:r>
        <w:t xml:space="preserve">exactly when</w:t>
      </w:r>
      <w:r>
        <w:t xml:space="preserve"> </w:t>
      </w:r>
      <m:oMath>
        <m:r>
          <m:t>a</m:t>
        </m:r>
        <m:r>
          <m:rPr>
            <m:sty m:val="p"/>
          </m:rPr>
          <m:t>&gt;</m:t>
        </m:r>
        <m:r>
          <m:t>0</m:t>
        </m:r>
      </m:oMath>
      <w:r>
        <w:t xml:space="preserve"> </w:t>
      </w:r>
      <w:r>
        <w:t xml:space="preserve">and</w:t>
      </w:r>
      <w:r>
        <w:t xml:space="preserve"> </w:t>
      </w:r>
      <m:oMath>
        <m:r>
          <m:t>c</m:t>
        </m:r>
        <m:r>
          <m:rPr>
            <m:sty m:val="p"/>
          </m:rPr>
          <m:t>−</m:t>
        </m:r>
        <m:f>
          <m:fPr>
            <m:type m:val="lin"/>
          </m:fPr>
          <m:num>
            <m:sSup>
              <m:e>
                <m:r>
                  <m:t>b</m:t>
                </m:r>
              </m:e>
              <m:sup>
                <m:r>
                  <m:t>2</m:t>
                </m:r>
              </m:sup>
            </m:sSup>
          </m:num>
          <m:den>
            <m:r>
              <m:t>a</m:t>
            </m:r>
          </m:den>
        </m:f>
        <m:r>
          <m:rPr>
            <m:sty m:val="p"/>
          </m:rPr>
          <m:t>&gt;</m:t>
        </m:r>
        <m:r>
          <m:t>0</m:t>
        </m:r>
      </m:oMath>
      <w:r>
        <w:t xml:space="preserve">, that is,</w:t>
      </w:r>
      <w:r>
        <w:t xml:space="preserve"> </w:t>
      </w:r>
      <m:oMath>
        <m:r>
          <m:t>a</m:t>
        </m:r>
        <m:r>
          <m:rPr>
            <m:sty m:val="p"/>
          </m:rPr>
          <m:t>&gt;</m:t>
        </m:r>
        <m:r>
          <m:t>0</m:t>
        </m:r>
      </m:oMath>
      <w:r>
        <w:t xml:space="preserve"> </w:t>
      </w:r>
      <w:r>
        <w:t xml:space="preserve">and</w:t>
      </w:r>
      <w:r>
        <w:t xml:space="preserve"> </w:t>
      </w:r>
      <m:oMath>
        <m:r>
          <m:t>a</m:t>
        </m:r>
        <m:r>
          <m:t>c</m:t>
        </m:r>
        <m:r>
          <m:rPr>
            <m:sty m:val="p"/>
          </m:rPr>
          <m:t>&gt;</m:t>
        </m:r>
        <m:sSup>
          <m:e>
            <m:r>
              <m:t>b</m:t>
            </m:r>
          </m:e>
          <m:sup>
            <m:r>
              <m:t>2</m:t>
            </m:r>
          </m:sup>
        </m:sSup>
      </m:oMath>
      <w:r>
        <w:t xml:space="preserve"> </w:t>
      </w:r>
      <w:r>
        <w:t xml:space="preserve">(a</w:t>
      </w:r>
      <w:r>
        <w:t xml:space="preserve"> </w:t>
      </w:r>
      <m:oMath>
        <m:r>
          <m:t>1</m:t>
        </m:r>
        <m:r>
          <m:rPr>
            <m:sty m:val="p"/>
          </m:rPr>
          <m:t>×</m:t>
        </m:r>
        <m:r>
          <m:t>1</m:t>
        </m:r>
      </m:oMath>
      <w:r>
        <w:t xml:space="preserve"> </w:t>
      </w:r>
      <w:r>
        <w:t xml:space="preserve">matrix</w:t>
      </w:r>
      <w:r>
        <w:t xml:space="preserve"> </w:t>
      </w:r>
      <m:oMath>
        <m:r>
          <m:rPr>
            <m:sty m:val="p"/>
          </m:rPr>
          <m:t>[</m:t>
        </m:r>
        <m:r>
          <m:t>s</m:t>
        </m:r>
        <m:r>
          <m:rPr>
            <m:sty m:val="p"/>
          </m:rPr>
          <m:t>]</m:t>
        </m:r>
      </m:oMath>
      <w:r>
        <w:t xml:space="preserve"> </w:t>
      </w:r>
      <w:r>
        <w:t xml:space="preserve">is positive definite exactly when</w:t>
      </w:r>
      <w:r>
        <w:t xml:space="preserve"> </w:t>
      </w:r>
      <m:oMath>
        <m:r>
          <m:t>s</m:t>
        </m:r>
        <m:r>
          <m:rPr>
            <m:sty m:val="p"/>
          </m:rPr>
          <m:t>&gt;</m:t>
        </m:r>
        <m:r>
          <m:t>0</m:t>
        </m:r>
      </m:oMath>
      <w:r>
        <w:t xml:space="preserve">, since</w:t>
      </w:r>
      <w:r>
        <w:t xml:space="preserve"> </w:t>
      </w:r>
      <m:oMath>
        <m:sSup>
          <m:e>
            <m:r>
              <m:t>x</m:t>
            </m:r>
          </m:e>
          <m:sup>
            <m:r>
              <m:rPr>
                <m:sty m:val="p"/>
              </m:rPr>
              <m:t>⊤</m:t>
            </m:r>
          </m:sup>
        </m:sSup>
        <m:r>
          <m:t>s</m:t>
        </m:r>
        <m:r>
          <m:t>x</m:t>
        </m:r>
        <m:r>
          <m:rPr>
            <m:sty m:val="p"/>
          </m:rPr>
          <m:t>=</m:t>
        </m:r>
        <m:r>
          <m:t>s</m:t>
        </m:r>
        <m:sSup>
          <m:e>
            <m:r>
              <m:t>x</m:t>
            </m:r>
          </m:e>
          <m:sup>
            <m:r>
              <m:t>2</m:t>
            </m:r>
          </m:sup>
        </m:sSup>
      </m:oMath>
      <w:r>
        <w:t xml:space="preserve">).</w:t>
      </w:r>
    </w:p>
    <w:p>
      <w:pPr>
        <w:pStyle w:val="Compact"/>
        <w:numPr>
          <w:ilvl w:val="0"/>
          <w:numId w:val="1108"/>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r>
          <m:t>5</m:t>
        </m:r>
        <m:r>
          <m:rPr>
            <m:sty m:val="p"/>
          </m:rPr>
          <m:t>&gt;</m:t>
        </m:r>
        <m:r>
          <m:t>0</m:t>
        </m:r>
      </m:oMath>
      <w:r>
        <w:t xml:space="preserve"> </w:t>
      </w:r>
      <w:r>
        <w:t xml:space="preserve">and</w:t>
      </w:r>
      <w:r>
        <w:t xml:space="preserve"> </w:t>
      </w:r>
      <m:oMath>
        <m:f>
          <m:fPr>
            <m:type m:val="lin"/>
          </m:fPr>
          <m:num>
            <m:r>
              <m:t>9</m:t>
            </m:r>
          </m:num>
          <m:den>
            <m:r>
              <m:t>5</m:t>
            </m:r>
          </m:den>
        </m:f>
        <m:r>
          <m:rPr>
            <m:sty m:val="p"/>
          </m:rPr>
          <m:t>&gt;</m:t>
        </m:r>
        <m:r>
          <m:t>0</m:t>
        </m:r>
      </m:oMath>
      <w:r>
        <w:t xml:space="preserve"> </w:t>
      </w:r>
      <w:r>
        <w:t xml:space="preserve">(</w:t>
      </w:r>
      <w:hyperlink w:anchor="exm-schur-complement">
        <w:r>
          <w:rPr>
            <w:rStyle w:val="Hyperlink"/>
          </w:rPr>
          <w:t xml:space="preserve">Example 203</w:t>
        </w:r>
      </w:hyperlink>
      <w:r>
        <w:t xml:space="preserve">),</w:t>
      </w:r>
      <w:r>
        <w:t xml:space="preserve"> </w:t>
      </w:r>
      <w:r>
        <w:t xml:space="preserve">so it is positive definite.</w:t>
      </w:r>
    </w:p>
    <w:p>
      <w:pPr>
        <w:pStyle w:val="Compact"/>
        <w:numPr>
          <w:ilvl w:val="0"/>
          <w:numId w:val="1108"/>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w:t>
      </w:r>
      <w:r>
        <w:t xml:space="preserve"> </w:t>
      </w:r>
      <m:oMath>
        <m:r>
          <m:t>1</m:t>
        </m:r>
        <m:r>
          <m:rPr>
            <m:sty m:val="p"/>
          </m:rPr>
          <m:t>&gt;</m:t>
        </m:r>
        <m:r>
          <m:t>0</m:t>
        </m:r>
      </m:oMath>
      <w:r>
        <w:t xml:space="preserve"> </w:t>
      </w:r>
      <w:r>
        <w:t xml:space="preserve">but</w:t>
      </w:r>
      <w:r>
        <w:t xml:space="preserve"> </w:t>
      </w:r>
      <m:oMath>
        <m:r>
          <m:rPr>
            <m:sty m:val="bi"/>
          </m:rPr>
          <m:t>S</m:t>
        </m:r>
        <m:r>
          <m:rPr>
            <m:sty m:val="p"/>
          </m:rPr>
          <m:t>=</m:t>
        </m:r>
        <m:r>
          <m:rPr>
            <m:sty m:val="p"/>
          </m:rPr>
          <m:t>−</m:t>
        </m:r>
        <m:r>
          <m:t>3</m:t>
        </m:r>
      </m:oMath>
      <w:r>
        <w:t xml:space="preserve">,</w:t>
      </w:r>
      <w:r>
        <w:t xml:space="preserve"> </w:t>
      </w:r>
      <w:r>
        <w:t xml:space="preserve">so it is not, as</w:t>
      </w:r>
      <w:r>
        <w:t xml:space="preserve"> </w:t>
      </w:r>
      <w:hyperlink w:anchor="exm-positive-definite">
        <w:r>
          <w:rPr>
            <w:rStyle w:val="Hyperlink"/>
          </w:rPr>
          <w:t xml:space="preserve">Example 143</w:t>
        </w:r>
      </w:hyperlink>
      <w:r>
        <w:t xml:space="preserve"> </w:t>
      </w:r>
      <w:r>
        <w:t xml:space="preserve">found directly.</w:t>
      </w:r>
    </w:p>
    <w:bookmarkEnd w:id="612"/>
    <w:bookmarkStart w:id="613" w:name="thm-cholesky"/>
    <w:p>
      <w:pPr>
        <w:pStyle w:val="FirstParagraph"/>
      </w:pPr>
      <w:r>
        <w:rPr>
          <w:b/>
          <w:bCs/>
        </w:rPr>
        <w:t xml:space="preserve">Theorem 115 (Cholesky factorization)</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exactly when</w:t>
      </w:r>
      <w:r>
        <w:t xml:space="preserve"> </w:t>
      </w:r>
      <m:oMath>
        <m:r>
          <m:rPr>
            <m:sty m:val="bi"/>
          </m:rPr>
          <m:t>A</m:t>
        </m:r>
        <m:r>
          <m:rPr>
            <m:sty m:val="p"/>
          </m:rPr>
          <m:t>=</m:t>
        </m:r>
        <m:r>
          <m:rPr>
            <m:sty m:val="bi"/>
          </m:rPr>
          <m:t>L</m:t>
        </m:r>
        <m:sSup>
          <m:e>
            <m:r>
              <m:rPr>
                <m:sty m:val="bi"/>
              </m:rPr>
              <m:t>L</m:t>
            </m:r>
          </m:e>
          <m:sup>
            <m:r>
              <m:rPr>
                <m:sty m:val="p"/>
              </m:rPr>
              <m:t>⊤</m:t>
            </m:r>
          </m:sup>
        </m:sSup>
      </m:oMath>
      <w:r>
        <w:t xml:space="preserve"> </w:t>
      </w:r>
      <w:r>
        <w:t xml:space="preserve">for some lower triangular</w:t>
      </w:r>
      <w:r>
        <w:t xml:space="preserve"> </w:t>
      </w:r>
      <m:oMath>
        <m:r>
          <m:rPr>
            <m:sty m:val="bi"/>
          </m:rPr>
          <m:t>L</m:t>
        </m:r>
      </m:oMath>
      <w:r>
        <w:t xml:space="preserve"> </w:t>
      </w:r>
      <w:r>
        <w:t xml:space="preserve">(</w:t>
      </w:r>
      <w:hyperlink w:anchor="def-triangular-matrix">
        <w:r>
          <w:rPr>
            <w:rStyle w:val="Hyperlink"/>
          </w:rPr>
          <w:t xml:space="preserve">Definition 95</w:t>
        </w:r>
      </w:hyperlink>
      <w:r>
        <w:t xml:space="preserve">) with positive diagonal entries.</w:t>
      </w:r>
      <w:r>
        <w:t xml:space="preserve"> </w:t>
      </w:r>
      <w:r>
        <w:t xml:space="preserve">For a positive definite</w:t>
      </w:r>
      <w:r>
        <w:t xml:space="preserve"> </w:t>
      </w:r>
      <m:oMath>
        <m:r>
          <m:rPr>
            <m:sty m:val="bi"/>
          </m:rPr>
          <m:t>A</m:t>
        </m:r>
      </m:oMath>
      <w:r>
        <w:t xml:space="preserve"> </w:t>
      </w:r>
      <w:r>
        <w:t xml:space="preserve">that</w:t>
      </w:r>
      <w:r>
        <w:t xml:space="preserve"> </w:t>
      </w:r>
      <m:oMath>
        <m:r>
          <m:rPr>
            <m:sty m:val="bi"/>
          </m:rPr>
          <m:t>L</m:t>
        </m:r>
      </m:oMath>
      <w:r>
        <w:t xml:space="preserve"> </w:t>
      </w:r>
      <w:r>
        <w:t xml:space="preserve">is unique;</w:t>
      </w:r>
      <w:r>
        <w:t xml:space="preserve"> </w:t>
      </w:r>
      <w:r>
        <w:t xml:space="preserve">it is the</w:t>
      </w:r>
      <w:r>
        <w:t xml:space="preserve"> </w:t>
      </w:r>
      <w:r>
        <w:rPr>
          <w:b/>
          <w:bCs/>
        </w:rPr>
        <w:t xml:space="preserve">Cholesky factor</w:t>
      </w:r>
      <w:r>
        <w:t xml:space="preserve"> </w:t>
      </w:r>
      <w:r>
        <w:t xml:space="preserve">of</w:t>
      </w:r>
      <w:r>
        <w:t xml:space="preserve"> </w:t>
      </w:r>
      <m:oMath>
        <m:r>
          <m:rPr>
            <m:sty m:val="bi"/>
          </m:rPr>
          <m:t>A</m:t>
        </m:r>
      </m:oMath>
      <w:r>
        <w:t xml:space="preserve">.</w:t>
      </w:r>
    </w:p>
    <w:bookmarkEnd w:id="613"/>
    <w:p>
      <w:pPr>
        <w:pStyle w:val="BodyText"/>
      </w:pPr>
      <w:r>
        <w:rPr>
          <w:i/>
          <w:iCs/>
        </w:rPr>
        <w:t xml:space="preserve">Proof</w:t>
      </w:r>
      <w:r>
        <w:t xml:space="preserve">. </w:t>
      </w:r>
      <w:r>
        <w:rPr>
          <w:b/>
          <w:bCs/>
        </w:rPr>
        <w:t xml:space="preserve">If.</w:t>
      </w:r>
      <w:r>
        <w:t xml:space="preserve"> </w:t>
      </w:r>
      <m:oMath>
        <m:sSup>
          <m:e>
            <m:r>
              <m:rPr>
                <m:sty m:val="bi"/>
              </m:rPr>
              <m:t>L</m:t>
            </m:r>
          </m:e>
          <m:sup>
            <m:r>
              <m:rPr>
                <m:sty m:val="p"/>
              </m:rPr>
              <m:t>⊤</m:t>
            </m:r>
          </m:sup>
        </m:sSup>
      </m:oMath>
      <w:r>
        <w:t xml:space="preserve"> </w:t>
      </w:r>
      <w:r>
        <w:t xml:space="preserve">is upper triangular with positive diagonal (</w:t>
      </w:r>
      <w:hyperlink w:anchor="def-matrix-transpose">
        <w:r>
          <w:rPr>
            <w:rStyle w:val="Hyperlink"/>
          </w:rPr>
          <w:t xml:space="preserve">Definition 20</w:t>
        </w:r>
      </w:hyperlink>
      <w:r>
        <w:t xml:space="preserve">),</w:t>
      </w:r>
      <w:r>
        <w:t xml:space="preserve"> </w:t>
      </w:r>
      <w:r>
        <w:t xml:space="preserve">so</w:t>
      </w:r>
      <w:r>
        <w:t xml:space="preserve"> </w:t>
      </w:r>
      <m:oMath>
        <m:sSup>
          <m:e>
            <m:r>
              <m:rPr>
                <m:sty m:val="bi"/>
              </m:rPr>
              <m:t>L</m:t>
            </m:r>
          </m:e>
          <m:sup>
            <m:r>
              <m:rPr>
                <m:sty m:val="p"/>
              </m:rPr>
              <m:t>⊤</m:t>
            </m:r>
          </m:sup>
        </m:sSup>
        <m:acc>
          <m:accPr>
            <m:chr m:val="̃"/>
          </m:accPr>
          <m:e>
            <m:r>
              <m:t>x</m:t>
            </m:r>
          </m:e>
        </m:acc>
        <m:r>
          <m:rPr>
            <m:sty m:val="p"/>
          </m:rPr>
          <m:t>=</m:t>
        </m:r>
        <m:acc>
          <m:accPr>
            <m:chr m:val="̃"/>
          </m:accPr>
          <m:e>
            <m:r>
              <m:t>0</m:t>
            </m:r>
          </m:e>
        </m:acc>
      </m:oMath>
      <w:r>
        <w:t xml:space="preserve"> </w:t>
      </w:r>
      <w:r>
        <w:t xml:space="preserve">only for</w:t>
      </w:r>
      <w:r>
        <w:t xml:space="preserve"> </w:t>
      </w:r>
      <m:oMath>
        <m:acc>
          <m:accPr>
            <m:chr m:val="̃"/>
          </m:accPr>
          <m:e>
            <m:r>
              <m:t>x</m:t>
            </m:r>
          </m:e>
        </m:acc>
        <m:r>
          <m:rPr>
            <m:sty m:val="p"/>
          </m:rPr>
          <m:t>=</m:t>
        </m:r>
        <m:acc>
          <m:accPr>
            <m:chr m:val="̃"/>
          </m:accPr>
          <m:e>
            <m:r>
              <m:t>0</m:t>
            </m:r>
          </m:e>
        </m:acc>
      </m:oMath>
      <w:r>
        <w:t xml:space="preserve"> </w:t>
      </w:r>
      <w:r>
        <w:t xml:space="preserve">(</w:t>
      </w:r>
      <w:hyperlink w:anchor="thm-back-substitution">
        <w:r>
          <w:rPr>
            <w:rStyle w:val="Hyperlink"/>
          </w:rPr>
          <w:t xml:space="preserve">Theorem 96</w:t>
        </w:r>
      </w:hyperlink>
      <w:r>
        <w:t xml:space="preserve">),</w:t>
      </w:r>
      <w:r>
        <w:t xml:space="preserve"> </w:t>
      </w:r>
      <w:r>
        <w:t xml:space="preserve">and the columns of</w:t>
      </w:r>
      <w:r>
        <w:t xml:space="preserve"> </w:t>
      </w:r>
      <m:oMath>
        <m:sSup>
          <m:e>
            <m:r>
              <m:rPr>
                <m:sty m:val="bi"/>
              </m:rPr>
              <m:t>L</m:t>
            </m:r>
          </m:e>
          <m:sup>
            <m:r>
              <m:rPr>
                <m:sty m:val="p"/>
              </m:rPr>
              <m:t>⊤</m:t>
            </m:r>
          </m:sup>
        </m:sSup>
      </m:oMath>
      <w:r>
        <w:t xml:space="preserve"> </w:t>
      </w:r>
      <w:r>
        <w:t xml:space="preserve">are linearly independent</w:t>
      </w:r>
      <w:r>
        <w:t xml:space="preserve"> </w:t>
      </w:r>
      <w:r>
        <w:t xml:space="preserve">(</w:t>
      </w:r>
      <w:hyperlink w:anchor="thm-matvec-columns">
        <w:r>
          <w:rPr>
            <w:rStyle w:val="Hyperlink"/>
          </w:rPr>
          <w:t xml:space="preserve">Theorem 22</w:t>
        </w:r>
      </w:hyperlink>
      <w:r>
        <w:t xml:space="preserve">,</w:t>
      </w:r>
      <w:r>
        <w:t xml:space="preserve"> </w:t>
      </w:r>
      <w:hyperlink w:anchor="def-linearly-independent">
        <w:r>
          <w:rPr>
            <w:rStyle w:val="Hyperlink"/>
          </w:rPr>
          <w:t xml:space="preserve">Definition 37</w:t>
        </w:r>
      </w:hyperlink>
      <w:r>
        <w:t xml:space="preserve">).</w:t>
      </w:r>
      <w:r>
        <w:t xml:space="preserve"> </w:t>
      </w:r>
      <w:r>
        <w:t xml:space="preserve">So</w:t>
      </w:r>
      <w:r>
        <w:t xml:space="preserve"> </w:t>
      </w:r>
      <m:oMath>
        <m:r>
          <m:rPr>
            <m:sty m:val="bi"/>
          </m:rPr>
          <m:t>A</m:t>
        </m:r>
        <m:r>
          <m:rPr>
            <m:sty m:val="p"/>
          </m:rPr>
          <m:t>=</m:t>
        </m:r>
        <m:sSup>
          <m:e>
            <m:r>
              <m:rPr>
                <m:sty m:val="p"/>
              </m:rPr>
              <m:t>(</m:t>
            </m:r>
            <m:sSup>
              <m:e>
                <m:r>
                  <m:rPr>
                    <m:sty m:val="bi"/>
                  </m:rPr>
                  <m:t>L</m:t>
                </m:r>
              </m:e>
              <m:sup>
                <m:r>
                  <m:rPr>
                    <m:sty m:val="p"/>
                  </m:rPr>
                  <m:t>⊤</m:t>
                </m:r>
              </m:sup>
            </m:sSup>
            <m:r>
              <m:rPr>
                <m:sty m:val="p"/>
              </m:rPr>
              <m:t>)</m:t>
            </m:r>
          </m:e>
          <m:sup>
            <m:r>
              <m:rPr>
                <m:sty m:val="p"/>
              </m:rPr>
              <m:t>⊤</m:t>
            </m:r>
          </m:sup>
        </m:sSup>
        <m:r>
          <m:t> </m:t>
        </m:r>
        <m:sSup>
          <m:e>
            <m:r>
              <m:rPr>
                <m:sty m:val="bi"/>
              </m:rPr>
              <m:t>L</m:t>
            </m:r>
          </m:e>
          <m:sup>
            <m:r>
              <m:rPr>
                <m:sty m:val="p"/>
              </m:rPr>
              <m:t>⊤</m:t>
            </m:r>
          </m:sup>
        </m:sSup>
      </m:oMath>
      <w:r>
        <w:t xml:space="preserve"> </w:t>
      </w:r>
      <w:r>
        <w:t xml:space="preserve">(</w:t>
      </w:r>
      <w:hyperlink w:anchor="def-matrix-transpose">
        <w:r>
          <w:rPr>
            <w:rStyle w:val="Hyperlink"/>
          </w:rPr>
          <w:t xml:space="preserve">Definition 20</w:t>
        </w:r>
      </w:hyperlink>
      <w:r>
        <w:t xml:space="preserve">)</w:t>
      </w:r>
      <w:r>
        <w:t xml:space="preserve"> </w:t>
      </w:r>
      <w:r>
        <w:t xml:space="preserve">is positive definite (</w:t>
      </w:r>
      <w:hyperlink w:anchor="thm-pd-gram">
        <w:r>
          <w:rPr>
            <w:rStyle w:val="Hyperlink"/>
          </w:rPr>
          <w:t xml:space="preserve">Theorem 110</w:t>
        </w:r>
      </w:hyperlink>
      <w:r>
        <w:t xml:space="preserve">, part 2).</w:t>
      </w:r>
    </w:p>
    <w:p>
      <w:pPr>
        <w:pStyle w:val="BodyText"/>
      </w:pPr>
      <w:r>
        <w:rPr>
          <w:b/>
          <w:bCs/>
        </w:rPr>
        <w:t xml:space="preserve">Only if, with uniqueness, by</w:t>
      </w:r>
      <w:r>
        <w:rPr>
          <w:b/>
          <w:bCs/>
        </w:rPr>
        <w:t xml:space="preserve"> </w:t>
      </w:r>
      <w:hyperlink r:id="rId133">
        <w:r>
          <w:rPr>
            <w:rStyle w:val="Hyperlink"/>
            <w:b/>
            <w:bCs/>
          </w:rPr>
          <w:t xml:space="preserve">induction</w:t>
        </w:r>
      </w:hyperlink>
      <w:r>
        <w:rPr>
          <w:b/>
          <w:bCs/>
        </w:rPr>
        <w:t xml:space="preserve"> </w:t>
      </w:r>
      <w:r>
        <w:rPr>
          <w:b/>
          <w:bCs/>
        </w:rPr>
        <w:t xml:space="preserve">on</w:t>
      </w:r>
      <w:r>
        <w:rPr>
          <w:b/>
          <w:bCs/>
        </w:rPr>
        <w:t xml:space="preserve"> </w:t>
      </w:r>
      <m:oMath>
        <m:r>
          <m:t>p</m:t>
        </m:r>
      </m:oMath>
      <w:r>
        <w:rPr>
          <w:b/>
          <w:bCs/>
        </w:rPr>
        <w:t xml:space="preserve">.</w:t>
      </w:r>
      <w:r>
        <w:t xml:space="preserve"> </w:t>
      </w:r>
      <w:r>
        <w:t xml:space="preserve">For</w:t>
      </w:r>
      <w:r>
        <w:t xml:space="preserve"> </w:t>
      </w:r>
      <m:oMath>
        <m:r>
          <m:t>p</m:t>
        </m:r>
        <m:r>
          <m:rPr>
            <m:sty m:val="p"/>
          </m:rPr>
          <m:t>=</m:t>
        </m:r>
        <m:r>
          <m:t>1</m:t>
        </m:r>
      </m:oMath>
      <w:r>
        <w:t xml:space="preserve">,</w:t>
      </w:r>
      <w:r>
        <w:t xml:space="preserve"> </w:t>
      </w:r>
      <m:oMath>
        <m:r>
          <m:rPr>
            <m:sty m:val="bi"/>
          </m:rPr>
          <m:t>A</m:t>
        </m:r>
        <m:r>
          <m:rPr>
            <m:sty m:val="p"/>
          </m:rPr>
          <m:t>=</m:t>
        </m:r>
        <m:r>
          <m:rPr>
            <m:sty m:val="p"/>
          </m:rPr>
          <m:t>[</m:t>
        </m:r>
        <m:r>
          <m:t>a</m:t>
        </m:r>
        <m:r>
          <m:rPr>
            <m:sty m:val="p"/>
          </m:rPr>
          <m:t>]</m:t>
        </m:r>
      </m:oMath>
      <w:r>
        <w:t xml:space="preserve"> </w:t>
      </w:r>
      <w:r>
        <w:t xml:space="preserve">with</w:t>
      </w:r>
      <w:r>
        <w:t xml:space="preserve"> </w:t>
      </w:r>
      <m:oMath>
        <m:r>
          <m:t>a</m:t>
        </m:r>
        <m:r>
          <m:rPr>
            <m:sty m:val="p"/>
          </m:rPr>
          <m:t>&gt;</m:t>
        </m:r>
        <m:r>
          <m:t>0</m:t>
        </m:r>
      </m:oMath>
      <w:r>
        <w:t xml:space="preserve"> </w:t>
      </w:r>
      <w:r>
        <w:t xml:space="preserve">(</w:t>
      </w:r>
      <w:hyperlink w:anchor="thm-pd-submatrix">
        <w:r>
          <w:rPr>
            <w:rStyle w:val="Hyperlink"/>
          </w:rPr>
          <w:t xml:space="preserve">Theorem 112</w:t>
        </w:r>
      </w:hyperlink>
      <w:r>
        <w:t xml:space="preserve">),</w:t>
      </w:r>
      <w:r>
        <w:t xml:space="preserve"> </w:t>
      </w:r>
      <w:r>
        <w:t xml:space="preserve">and</w:t>
      </w:r>
      <w:r>
        <w:t xml:space="preserve"> </w:t>
      </w:r>
      <m:oMath>
        <m:r>
          <m:rPr>
            <m:sty m:val="p"/>
          </m:rPr>
          <m:t>[</m:t>
        </m:r>
        <m:r>
          <m:t>c</m:t>
        </m:r>
        <m:r>
          <m:rPr>
            <m:sty m:val="p"/>
          </m:rPr>
          <m:t>]</m:t>
        </m:r>
        <m:r>
          <m:t> </m:t>
        </m:r>
        <m:r>
          <m:rPr>
            <m:sty m:val="p"/>
          </m:rPr>
          <m:t>[</m:t>
        </m:r>
        <m:r>
          <m:t>c</m:t>
        </m:r>
        <m:r>
          <m:rPr>
            <m:sty m:val="p"/>
          </m:rPr>
          <m:t>]</m:t>
        </m:r>
        <m:r>
          <m:rPr>
            <m:sty m:val="p"/>
          </m:rPr>
          <m:t>=</m:t>
        </m:r>
        <m:r>
          <m:rPr>
            <m:sty m:val="p"/>
          </m:rPr>
          <m:t>[</m:t>
        </m:r>
        <m:r>
          <m:t>a</m:t>
        </m:r>
        <m:r>
          <m:rPr>
            <m:sty m:val="p"/>
          </m:rPr>
          <m:t>]</m:t>
        </m:r>
      </m:oMath>
      <w:r>
        <w:t xml:space="preserve"> </w:t>
      </w:r>
      <w:r>
        <w:t xml:space="preserve">with</w:t>
      </w:r>
      <w:r>
        <w:t xml:space="preserve"> </w:t>
      </w:r>
      <m:oMath>
        <m:r>
          <m:t>c</m:t>
        </m:r>
        <m:r>
          <m:rPr>
            <m:sty m:val="p"/>
          </m:rPr>
          <m:t>&gt;</m:t>
        </m:r>
        <m:r>
          <m:t>0</m:t>
        </m:r>
      </m:oMath>
      <w:r>
        <w:t xml:space="preserve"> </w:t>
      </w:r>
      <w:r>
        <w:t xml:space="preserve">holds exactly for</w:t>
      </w:r>
      <w:r>
        <w:t xml:space="preserve"> </w:t>
      </w:r>
      <m:oMath>
        <m:r>
          <m:t>c</m:t>
        </m:r>
        <m:r>
          <m:rPr>
            <m:sty m:val="p"/>
          </m:rPr>
          <m:t>=</m:t>
        </m:r>
        <m:rad>
          <m:radPr>
            <m:degHide m:val="on"/>
          </m:radPr>
          <m:deg/>
          <m:e>
            <m:r>
              <m:t>a</m:t>
            </m:r>
          </m:e>
        </m:rad>
      </m:oMath>
      <w:r>
        <w:t xml:space="preserve">.</w:t>
      </w:r>
      <w:r>
        <w:t xml:space="preserve"> </w:t>
      </w:r>
      <w:r>
        <w:t xml:space="preserve">For</w:t>
      </w:r>
      <w:r>
        <w:t xml:space="preserve"> </w:t>
      </w:r>
      <m:oMath>
        <m:r>
          <m:t>p</m:t>
        </m:r>
        <m:r>
          <m:rPr>
            <m:sty m:val="p"/>
          </m:rPr>
          <m:t>&gt;</m:t>
        </m:r>
        <m:r>
          <m:t>1</m:t>
        </m:r>
      </m:oMath>
      <w:r>
        <w:t xml:space="preserve">, assume every</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positive definite matrix</w:t>
      </w:r>
      <w:r>
        <w:t xml:space="preserve"> </w:t>
      </w:r>
      <w:r>
        <w:t xml:space="preserve">has exactly one such factor, and split off the first row and column.</w:t>
      </w:r>
      <w:r>
        <w:t xml:space="preserve"> </w:t>
      </w:r>
      <m:oMath>
        <m:r>
          <m:rPr>
            <m:sty m:val="bi"/>
          </m:rPr>
          <m:t>A</m:t>
        </m:r>
      </m:oMath>
      <w:r>
        <w:t xml:space="preserve"> </w:t>
      </w:r>
      <w:r>
        <w:t xml:space="preserve">is symmetric, so its first row is the transpose of its first column:</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sSub>
                      <m:e>
                        <m:r>
                          <m:t>a</m:t>
                        </m:r>
                      </m:e>
                      <m:sub>
                        <m:r>
                          <m:t>11</m:t>
                        </m:r>
                      </m:sub>
                    </m:sSub>
                  </m:e>
                  <m:e>
                    <m:sSup>
                      <m:e>
                        <m:acc>
                          <m:accPr>
                            <m:chr m:val="̃"/>
                          </m:accPr>
                          <m:e>
                            <m:r>
                              <m:t>b</m:t>
                            </m:r>
                          </m:e>
                        </m:acc>
                      </m:e>
                      <m:sup>
                        <m:r>
                          <m:rPr>
                            <m:sty m:val="p"/>
                          </m:rPr>
                          <m:t>⊤</m:t>
                        </m:r>
                      </m:sup>
                    </m:sSup>
                  </m:e>
                </m:mr>
                <m:mr>
                  <m:e>
                    <m:acc>
                      <m:accPr>
                        <m:chr m:val="̃"/>
                      </m:accPr>
                      <m:e>
                        <m:r>
                          <m:t>b</m:t>
                        </m:r>
                      </m:e>
                    </m:acc>
                  </m:e>
                  <m:e>
                    <m:sSub>
                      <m:e>
                        <m:r>
                          <m:rPr>
                            <m:sty m:val="bi"/>
                          </m:rPr>
                          <m:t>A</m:t>
                        </m:r>
                      </m:e>
                      <m:sub>
                        <m:r>
                          <m:t>22</m:t>
                        </m:r>
                      </m:sub>
                    </m:sSub>
                  </m:e>
                </m:mr>
              </m:m>
            </m:e>
          </m:d>
          <m:r>
            <m:rPr>
              <m:sty m:val="p"/>
            </m:rPr>
            <m:t>,</m:t>
          </m:r>
          <m:r>
            <m:t>  </m:t>
          </m:r>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b>
                      <m:e>
                        <m:acc>
                          <m:accPr>
                            <m:chr m:val="̃"/>
                          </m:accPr>
                          <m:e>
                            <m:r>
                              <m:t>0</m:t>
                            </m:r>
                          </m:e>
                        </m:acc>
                      </m:e>
                      <m:sub>
                        <m:r>
                          <m:t>1</m:t>
                        </m:r>
                        <m:r>
                          <m:rPr>
                            <m:sty m:val="p"/>
                          </m:rPr>
                          <m:t>×</m:t>
                        </m:r>
                        <m:r>
                          <m:rPr>
                            <m:sty m:val="p"/>
                          </m:rPr>
                          <m:t>(</m:t>
                        </m:r>
                        <m:r>
                          <m:t>p</m:t>
                        </m:r>
                        <m:r>
                          <m:rPr>
                            <m:sty m:val="p"/>
                          </m:rPr>
                          <m:t>−</m:t>
                        </m:r>
                        <m:r>
                          <m:t>1</m:t>
                        </m:r>
                        <m:r>
                          <m:rPr>
                            <m:sty m:val="p"/>
                          </m:rPr>
                          <m:t>)</m:t>
                        </m:r>
                      </m:sub>
                    </m:sSub>
                  </m:e>
                </m:mr>
                <m:mr>
                  <m:e>
                    <m:acc>
                      <m:accPr>
                        <m:chr m:val="̃"/>
                      </m:accPr>
                      <m:e>
                        <m:r>
                          <m:t>g</m:t>
                        </m:r>
                      </m:e>
                    </m:acc>
                  </m:e>
                  <m:e>
                    <m:sSub>
                      <m:e>
                        <m:r>
                          <m:rPr>
                            <m:sty m:val="bi"/>
                          </m:rPr>
                          <m:t>L</m:t>
                        </m:r>
                      </m:e>
                      <m:sub>
                        <m:r>
                          <m:t>22</m:t>
                        </m:r>
                      </m:sub>
                    </m:sSub>
                  </m:e>
                </m:mr>
              </m:m>
            </m:e>
          </m:d>
          <m:r>
            <m:rPr>
              <m:sty m:val="p"/>
            </m:rPr>
            <m:t>,</m:t>
          </m:r>
          <m:r>
            <m:t>  </m:t>
          </m:r>
          <m:sSup>
            <m:e>
              <m:r>
                <m:rPr>
                  <m:sty m:val="bi"/>
                </m:rPr>
                <m:t>L</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p>
                      <m:e>
                        <m:acc>
                          <m:accPr>
                            <m:chr m:val="̃"/>
                          </m:accPr>
                          <m:e>
                            <m:r>
                              <m:t>g</m:t>
                            </m:r>
                          </m:e>
                        </m:acc>
                      </m:e>
                      <m:sup>
                        <m:r>
                          <m:rPr>
                            <m:sty m:val="p"/>
                          </m:rPr>
                          <m:t>⊤</m:t>
                        </m:r>
                      </m:sup>
                    </m:sSup>
                  </m:e>
                </m:mr>
                <m:mr>
                  <m:e>
                    <m:sSub>
                      <m:e>
                        <m:acc>
                          <m:accPr>
                            <m:chr m:val="̃"/>
                          </m:accPr>
                          <m:e>
                            <m:r>
                              <m:t>0</m:t>
                            </m:r>
                          </m:e>
                        </m:acc>
                      </m:e>
                      <m:sub>
                        <m:r>
                          <m:rPr>
                            <m:sty m:val="p"/>
                          </m:rPr>
                          <m:t>(</m:t>
                        </m:r>
                        <m:r>
                          <m:t>p</m:t>
                        </m:r>
                        <m:r>
                          <m:rPr>
                            <m:sty m:val="p"/>
                          </m:rPr>
                          <m:t>−</m:t>
                        </m:r>
                        <m:r>
                          <m:t>1</m:t>
                        </m:r>
                        <m:r>
                          <m:rPr>
                            <m:sty m:val="p"/>
                          </m:rPr>
                          <m:t>)</m:t>
                        </m:r>
                        <m:r>
                          <m:rPr>
                            <m:sty m:val="p"/>
                          </m:rPr>
                          <m:t>×</m:t>
                        </m:r>
                        <m:r>
                          <m:t>1</m:t>
                        </m:r>
                      </m:sub>
                    </m:sSub>
                  </m:e>
                  <m:e>
                    <m:sSup>
                      <m:e>
                        <m:sSub>
                          <m:e>
                            <m:r>
                              <m:rPr>
                                <m:sty m:val="bi"/>
                              </m:rPr>
                              <m:t>L</m:t>
                            </m:r>
                          </m:e>
                          <m:sub>
                            <m:r>
                              <m:t>22</m:t>
                            </m:r>
                          </m:sub>
                        </m:sSub>
                      </m:e>
                      <m:sup>
                        <m:r>
                          <m:rPr>
                            <m:sty m:val="p"/>
                          </m:rPr>
                          <m:t>⊤</m:t>
                        </m:r>
                      </m:sup>
                    </m:sSup>
                  </m:e>
                </m:mr>
              </m:m>
            </m:e>
          </m:d>
          <m:r>
            <m:rPr>
              <m:sty m:val="p"/>
            </m:rPr>
            <m:t>,</m:t>
          </m:r>
        </m:oMath>
      </m:oMathPara>
    </w:p>
    <w:p>
      <w:pPr>
        <w:pStyle w:val="FirstParagraph"/>
      </w:pPr>
      <w:r>
        <w:t xml:space="preserve">with</w:t>
      </w:r>
      <w:r>
        <w:t xml:space="preserve"> </w:t>
      </w:r>
      <m:oMath>
        <m:acc>
          <m:accPr>
            <m:chr m:val="̃"/>
          </m:accPr>
          <m:e>
            <m:r>
              <m:t>b</m:t>
            </m:r>
          </m:e>
        </m:acc>
        <m:r>
          <m:rPr>
            <m:sty m:val="p"/>
          </m:rPr>
          <m:t>,</m:t>
        </m:r>
        <m:acc>
          <m:accPr>
            <m:chr m:val="̃"/>
          </m:accPr>
          <m:e>
            <m:r>
              <m:t>g</m:t>
            </m:r>
          </m:e>
        </m:acc>
        <m:r>
          <m:rPr>
            <m:sty m:val="p"/>
          </m:rPr>
          <m:t>∈</m:t>
        </m:r>
        <m:sSup>
          <m:e>
            <m:r>
              <m:rPr>
                <m:scr m:val="double-struck"/>
                <m:sty m:val="p"/>
              </m:rPr>
              <m:t>R</m:t>
            </m:r>
          </m:e>
          <m:sup>
            <m:r>
              <m:t>p</m:t>
            </m:r>
            <m:r>
              <m:rPr>
                <m:sty m:val="p"/>
              </m:rPr>
              <m:t>−</m:t>
            </m:r>
            <m:r>
              <m:t>1</m:t>
            </m:r>
          </m:sup>
        </m:sSup>
      </m:oMath>
      <w:r>
        <w:t xml:space="preserve">,</w:t>
      </w:r>
      <w:r>
        <w:t xml:space="preserve"> </w:t>
      </w:r>
      <w:r>
        <w:t xml:space="preserve">where</w:t>
      </w:r>
      <w:r>
        <w:t xml:space="preserve"> </w:t>
      </w:r>
      <m:oMath>
        <m:sSub>
          <m:e>
            <m:r>
              <m:t>b</m:t>
            </m:r>
          </m:e>
          <m:sub>
            <m:r>
              <m:t>i</m:t>
            </m:r>
          </m:sub>
        </m:sSub>
      </m:oMath>
      <w:r>
        <w:t xml:space="preserve"> </w:t>
      </w:r>
      <w:r>
        <w:t xml:space="preserve">and</w:t>
      </w:r>
      <w:r>
        <w:t xml:space="preserve"> </w:t>
      </w:r>
      <m:oMath>
        <m:sSub>
          <m:e>
            <m:r>
              <m:t>g</m:t>
            </m:r>
          </m:e>
          <m:sub>
            <m:r>
              <m:t>i</m:t>
            </m:r>
          </m:sub>
        </m:sSub>
      </m:oMath>
      <w:r>
        <w:t xml:space="preserve"> </w:t>
      </w:r>
      <w:r>
        <w:t xml:space="preserve">are entries</w:t>
      </w:r>
      <w:r>
        <w:t xml:space="preserve"> </w:t>
      </w:r>
      <m:oMath>
        <m:r>
          <m:rPr>
            <m:sty m:val="p"/>
          </m:rPr>
          <m:t>(</m:t>
        </m:r>
        <m:r>
          <m:t>i</m:t>
        </m:r>
        <m:r>
          <m:rPr>
            <m:sty m:val="p"/>
          </m:rPr>
          <m:t>+</m:t>
        </m:r>
        <m:r>
          <m:t>1</m:t>
        </m:r>
        <m:r>
          <m:rPr>
            <m:sty m:val="p"/>
          </m:rPr>
          <m:t>,</m:t>
        </m:r>
        <m:r>
          <m:t>1</m:t>
        </m:r>
        <m:r>
          <m:rPr>
            <m:sty m:val="p"/>
          </m:rPr>
          <m:t>)</m:t>
        </m:r>
      </m:oMath>
      <w:r>
        <w:t xml:space="preserve"> </w:t>
      </w:r>
      <w:r>
        <w:t xml:space="preserve">of</w:t>
      </w:r>
      <w:r>
        <w:t xml:space="preserve"> </w:t>
      </w:r>
      <m:oMath>
        <m:r>
          <m:rPr>
            <m:sty m:val="bi"/>
          </m:rPr>
          <m:t>A</m:t>
        </m:r>
      </m:oMath>
      <w:r>
        <w:t xml:space="preserve"> </w:t>
      </w:r>
      <w:r>
        <w:t xml:space="preserve">and</w:t>
      </w:r>
      <w:r>
        <w:t xml:space="preserve"> </w:t>
      </w:r>
      <m:oMath>
        <m:r>
          <m:rPr>
            <m:sty m:val="bi"/>
          </m:rPr>
          <m:t>L</m:t>
        </m:r>
      </m:oMath>
      <w:r>
        <w:t xml:space="preserve">,</w:t>
      </w:r>
      <w:r>
        <w:t xml:space="preserve"> </w:t>
      </w:r>
      <w:r>
        <w:t xml:space="preserve">and</w:t>
      </w:r>
      <w:r>
        <w:t xml:space="preserve"> </w:t>
      </w:r>
      <m:oMath>
        <m:r>
          <m:rPr>
            <m:sty m:val="p"/>
          </m:rPr>
          <m:t>(</m:t>
        </m:r>
        <m:sSub>
          <m:e>
            <m:r>
              <m:rPr>
                <m:sty m:val="bi"/>
              </m:rPr>
              <m:t>A</m:t>
            </m:r>
          </m:e>
          <m:sub>
            <m:r>
              <m:t>22</m:t>
            </m:r>
          </m:sub>
        </m:sSub>
        <m:sSub>
          <m:e>
            <m:r>
              <m:rPr>
                <m:sty m:val="p"/>
              </m:rPr>
              <m:t>)</m:t>
            </m:r>
          </m:e>
          <m:sub>
            <m:r>
              <m:t>i</m:t>
            </m:r>
            <m:r>
              <m:t>j</m:t>
            </m:r>
          </m:sub>
        </m:sSub>
      </m:oMath>
      <w:r>
        <w:t xml:space="preserve"> </w:t>
      </w:r>
      <w:r>
        <w:t xml:space="preserve">and</w:t>
      </w:r>
      <w:r>
        <w:t xml:space="preserve"> </w:t>
      </w:r>
      <m:oMath>
        <m:r>
          <m:rPr>
            <m:sty m:val="p"/>
          </m:rPr>
          <m:t>(</m:t>
        </m:r>
        <m:sSub>
          <m:e>
            <m:r>
              <m:rPr>
                <m:sty m:val="bi"/>
              </m:rPr>
              <m:t>L</m:t>
            </m:r>
          </m:e>
          <m:sub>
            <m:r>
              <m:t>22</m:t>
            </m:r>
          </m:sub>
        </m:sSub>
        <m:sSub>
          <m:e>
            <m:r>
              <m:rPr>
                <m:sty m:val="p"/>
              </m:rPr>
              <m:t>)</m:t>
            </m:r>
          </m:e>
          <m:sub>
            <m:r>
              <m:t>i</m:t>
            </m:r>
            <m:r>
              <m:t>j</m:t>
            </m:r>
          </m:sub>
        </m:sSub>
      </m:oMath>
      <w:r>
        <w:t xml:space="preserve"> </w:t>
      </w:r>
      <w:r>
        <w:t xml:space="preserve">are their entries</w:t>
      </w:r>
      <w:r>
        <w:t xml:space="preserve"> </w:t>
      </w:r>
      <m:oMath>
        <m:r>
          <m:rPr>
            <m:sty m:val="p"/>
          </m:rPr>
          <m:t>(</m:t>
        </m:r>
        <m:r>
          <m:t>i</m:t>
        </m:r>
        <m:r>
          <m:rPr>
            <m:sty m:val="p"/>
          </m:rPr>
          <m:t>+</m:t>
        </m:r>
        <m:r>
          <m:t>1</m:t>
        </m:r>
        <m:r>
          <m:rPr>
            <m:sty m:val="p"/>
          </m:rPr>
          <m:t>,</m:t>
        </m:r>
        <m:r>
          <m:t>j</m:t>
        </m:r>
        <m:r>
          <m:rPr>
            <m:sty m:val="p"/>
          </m:rPr>
          <m:t>+</m:t>
        </m:r>
        <m:r>
          <m:t>1</m:t>
        </m:r>
        <m:r>
          <m:rPr>
            <m:sty m:val="p"/>
          </m:rPr>
          <m:t>)</m:t>
        </m:r>
      </m:oMath>
      <w:r>
        <w:t xml:space="preserve">;</w:t>
      </w:r>
      <w:r>
        <w:t xml:space="preserve"> </w:t>
      </w:r>
      <m:oMath>
        <m:sSup>
          <m:e>
            <m:r>
              <m:rPr>
                <m:sty m:val="bi"/>
              </m:rPr>
              <m:t>L</m:t>
            </m:r>
          </m:e>
          <m:sup>
            <m:r>
              <m:rPr>
                <m:sty m:val="p"/>
              </m:rPr>
              <m:t>⊤</m:t>
            </m:r>
          </m:sup>
        </m:sSup>
      </m:oMath>
      <w:r>
        <w:t xml:space="preserve"> </w:t>
      </w:r>
      <w:r>
        <w:t xml:space="preserve">has this form by</w:t>
      </w:r>
      <w:r>
        <w:t xml:space="preserve"> </w:t>
      </w:r>
      <w:hyperlink w:anchor="def-matrix-transpose">
        <w:r>
          <w:rPr>
            <w:rStyle w:val="Hyperlink"/>
          </w:rPr>
          <w:t xml:space="preserve">Definition 20</w:t>
        </w:r>
      </w:hyperlink>
      <w:r>
        <w:t xml:space="preserve">.</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L</m:t>
        </m:r>
      </m:oMath>
      <w:r>
        <w:t xml:space="preserve"> </w:t>
      </w:r>
      <w:r>
        <w:t xml:space="preserve">is lower triangular with positive diagonal</w:t>
      </w:r>
      <w:r>
        <w:t xml:space="preserve"> </w:t>
      </w:r>
      <w:r>
        <w:t xml:space="preserve">exactly when</w:t>
      </w:r>
      <w:r>
        <w:t xml:space="preserve"> </w:t>
      </w:r>
      <m:oMath>
        <m:sSub>
          <m:e>
            <m:r>
              <m:t>ℓ</m:t>
            </m:r>
          </m:e>
          <m:sub>
            <m:r>
              <m:t>11</m:t>
            </m:r>
          </m:sub>
        </m:sSub>
        <m:r>
          <m:rPr>
            <m:sty m:val="p"/>
          </m:rPr>
          <m:t>&gt;</m:t>
        </m:r>
        <m:r>
          <m:t>0</m:t>
        </m:r>
      </m:oMath>
      <w:r>
        <w:t xml:space="preserve">, its first row is otherwise zero,</w:t>
      </w:r>
      <w:r>
        <w:t xml:space="preserve"> </w:t>
      </w:r>
      <w:r>
        <w:t xml:space="preserve">and</w:t>
      </w:r>
      <w:r>
        <w:t xml:space="preserve"> </w:t>
      </w:r>
      <m:oMath>
        <m:sSub>
          <m:e>
            <m:r>
              <m:rPr>
                <m:sty m:val="bi"/>
              </m:rPr>
              <m:t>L</m:t>
            </m:r>
          </m:e>
          <m:sub>
            <m:r>
              <m:t>22</m:t>
            </m:r>
          </m:sub>
        </m:sSub>
      </m:oMath>
      <w:r>
        <w:t xml:space="preserve"> </w:t>
      </w:r>
      <w:r>
        <w:t xml:space="preserve">is lower triangular with positive diagonal;</w:t>
      </w:r>
      <w:r>
        <w:t xml:space="preserve"> </w:t>
      </w:r>
      <m:oMath>
        <m:acc>
          <m:accPr>
            <m:chr m:val="̃"/>
          </m:accPr>
          <m:e>
            <m:r>
              <m:t>g</m:t>
            </m:r>
          </m:e>
        </m:acc>
      </m:oMath>
      <w:r>
        <w:t xml:space="preserve"> </w:t>
      </w:r>
      <w:r>
        <w:t xml:space="preserve">can be anything.</w:t>
      </w:r>
      <w:r>
        <w:t xml:space="preserve"> </w:t>
      </w:r>
      <w:r>
        <w:t xml:space="preserve">So choosing</w:t>
      </w:r>
      <w:r>
        <w:t xml:space="preserve"> </w:t>
      </w:r>
      <m:oMath>
        <m:r>
          <m:rPr>
            <m:sty m:val="bi"/>
          </m:rPr>
          <m:t>L</m:t>
        </m:r>
      </m:oMath>
      <w:r>
        <w:t xml:space="preserve"> </w:t>
      </w:r>
      <w:r>
        <w:t xml:space="preserve">means choosing</w:t>
      </w:r>
      <w:r>
        <w:t xml:space="preserve"> </w:t>
      </w:r>
      <m:oMath>
        <m:sSub>
          <m:e>
            <m:r>
              <m:t>ℓ</m:t>
            </m:r>
          </m:e>
          <m:sub>
            <m:r>
              <m:t>11</m:t>
            </m:r>
          </m:sub>
        </m:sSub>
        <m:r>
          <m:rPr>
            <m:sty m:val="p"/>
          </m:rPr>
          <m:t>&gt;</m:t>
        </m:r>
        <m:r>
          <m:t>0</m:t>
        </m:r>
      </m:oMath>
      <w:r>
        <w:t xml:space="preserve">,</w:t>
      </w:r>
      <w:r>
        <w:t xml:space="preserve"> </w:t>
      </w:r>
      <m:oMath>
        <m:acc>
          <m:accPr>
            <m:chr m:val="̃"/>
          </m:accPr>
          <m:e>
            <m:r>
              <m:t>g</m:t>
            </m:r>
          </m:e>
        </m:acc>
      </m:oMath>
      <w:r>
        <w:t xml:space="preserve"> </w:t>
      </w:r>
      <w:r>
        <w:t xml:space="preserve">and such an</w:t>
      </w:r>
      <w:r>
        <w:t xml:space="preserve"> </w:t>
      </w:r>
      <m:oMath>
        <m:sSub>
          <m:e>
            <m:r>
              <m:rPr>
                <m:sty m:val="bi"/>
              </m:rPr>
              <m:t>L</m:t>
            </m:r>
          </m:e>
          <m:sub>
            <m:r>
              <m:t>22</m:t>
            </m:r>
          </m:sub>
        </m:sSub>
      </m:oMath>
      <w:r>
        <w:t xml:space="preserve">.</w:t>
      </w:r>
    </w:p>
    <w:p>
      <w:pPr>
        <w:pStyle w:val="BodyText"/>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sSup>
          <m:e>
            <m:r>
              <m:rPr>
                <m:sty m:val="bi"/>
              </m:rPr>
              <m:t>L</m:t>
            </m:r>
          </m:e>
          <m:sup>
            <m:r>
              <m:rPr>
                <m:sty m:val="p"/>
              </m:rPr>
              <m:t>⊤</m:t>
            </m:r>
          </m:sup>
        </m:sSup>
      </m:oMath>
      <w:r>
        <w:t xml:space="preserve"> </w:t>
      </w:r>
      <w:r>
        <w:t xml:space="preserve">is</w:t>
      </w:r>
      <w:r>
        <w:t xml:space="preserve"> </w:t>
      </w:r>
      <m:oMath>
        <m:nary>
          <m:naryPr>
            <m:chr m:val="∑"/>
            <m:limLoc m:val="undOvr"/>
            <m:subHide m:val="off"/>
            <m:supHide m:val="off"/>
          </m:naryPr>
          <m:sub>
            <m:r>
              <m:t>r</m:t>
            </m:r>
            <m:r>
              <m:rPr>
                <m:sty m:val="p"/>
              </m:rPr>
              <m:t>=</m:t>
            </m:r>
            <m:r>
              <m:t>1</m:t>
            </m:r>
          </m:sub>
          <m:sup>
            <m:r>
              <m:t>p</m:t>
            </m:r>
          </m:sup>
          <m:e>
            <m:sSub>
              <m:e>
                <m:r>
                  <m:t>ℓ</m:t>
                </m:r>
              </m:e>
              <m:sub>
                <m:r>
                  <m:t>i</m:t>
                </m:r>
                <m:r>
                  <m:t>r</m:t>
                </m:r>
              </m:sub>
            </m:sSub>
          </m:e>
        </m:nary>
        <m:r>
          <m:t> </m:t>
        </m:r>
        <m:sSub>
          <m:e>
            <m:r>
              <m:t>ℓ</m:t>
            </m:r>
          </m:e>
          <m:sub>
            <m:r>
              <m:t>j</m:t>
            </m:r>
            <m:r>
              <m:t>r</m:t>
            </m:r>
          </m:sub>
        </m:sSub>
      </m:oMath>
      <w:r>
        <w:t xml:space="preserve">,</w:t>
      </w:r>
      <w:r>
        <w:t xml:space="preserve"> </w:t>
      </w:r>
      <w:r>
        <w:t xml:space="preserve">with</w:t>
      </w:r>
      <w:r>
        <w:t xml:space="preserve"> </w:t>
      </w:r>
      <m:oMath>
        <m:sSub>
          <m:e>
            <m:r>
              <m:t>ℓ</m:t>
            </m:r>
          </m:e>
          <m:sub>
            <m:r>
              <m:t>i</m:t>
            </m:r>
            <m:r>
              <m:t>r</m:t>
            </m:r>
          </m:sub>
        </m:sSub>
      </m:oMath>
      <w:r>
        <w:t xml:space="preserve"> </w:t>
      </w:r>
      <w:r>
        <w:t xml:space="preserve">entry</w:t>
      </w:r>
      <w:r>
        <w:t xml:space="preserve"> </w:t>
      </w:r>
      <m:oMath>
        <m:r>
          <m:rPr>
            <m:sty m:val="p"/>
          </m:rPr>
          <m:t>(</m:t>
        </m:r>
        <m:r>
          <m:t>i</m:t>
        </m:r>
        <m:r>
          <m:rPr>
            <m:sty m:val="p"/>
          </m:rPr>
          <m:t>,</m:t>
        </m:r>
        <m:r>
          <m:t>r</m:t>
        </m:r>
        <m:r>
          <m:rPr>
            <m:sty m:val="p"/>
          </m:rPr>
          <m:t>)</m:t>
        </m:r>
      </m:oMath>
      <w:r>
        <w:t xml:space="preserve"> </w:t>
      </w:r>
      <w:r>
        <w:t xml:space="preserve">of</w:t>
      </w:r>
      <w:r>
        <w:t xml:space="preserve"> </w:t>
      </w:r>
      <m:oMath>
        <m:r>
          <m:rPr>
            <m:sty m:val="bi"/>
          </m:rPr>
          <m:t>L</m:t>
        </m:r>
      </m:oMath>
      <w:r>
        <w:t xml:space="preserve"> </w:t>
      </w:r>
      <w:r>
        <w:t xml:space="preserve">(4,</w:t>
      </w:r>
      <w:r>
        <w:t xml:space="preserve"> </w:t>
      </w:r>
      <w:hyperlink w:anchor="def-matrix-transpose">
        <w:r>
          <w:rPr>
            <w:rStyle w:val="Hyperlink"/>
          </w:rPr>
          <w:t xml:space="preserve">Definition 20</w:t>
        </w:r>
      </w:hyperlink>
      <w:r>
        <w:t xml:space="preserve">).</w:t>
      </w:r>
      <w:r>
        <w:t xml:space="preserve"> </w:t>
      </w:r>
      <w:r>
        <w:t xml:space="preserve">Row</w:t>
      </w:r>
      <w:r>
        <w:t xml:space="preserve"> </w:t>
      </w:r>
      <m:oMath>
        <m:r>
          <m:t>1</m:t>
        </m:r>
      </m:oMath>
      <w:r>
        <w:t xml:space="preserve"> </w:t>
      </w:r>
      <w:r>
        <w:t xml:space="preserve">of</w:t>
      </w:r>
      <w:r>
        <w:t xml:space="preserve"> </w:t>
      </w:r>
      <m:oMath>
        <m:r>
          <m:rPr>
            <m:sty m:val="bi"/>
          </m:rPr>
          <m:t>L</m:t>
        </m:r>
      </m:oMath>
      <w:r>
        <w:t xml:space="preserve"> </w:t>
      </w:r>
      <w:r>
        <w:t xml:space="preserve">is</w:t>
      </w:r>
      <w:r>
        <w:t xml:space="preserve"> </w:t>
      </w:r>
      <m:oMath>
        <m:r>
          <m:rPr>
            <m:sty m:val="p"/>
          </m:rPr>
          <m:t>(</m:t>
        </m:r>
        <m:sSub>
          <m:e>
            <m:r>
              <m:t>ℓ</m:t>
            </m:r>
          </m:e>
          <m:sub>
            <m:r>
              <m:t>11</m:t>
            </m:r>
          </m:sub>
        </m:sSub>
        <m:r>
          <m:rPr>
            <m:sty m:val="p"/>
          </m:rPr>
          <m:t>,</m:t>
        </m:r>
        <m:r>
          <m:t>0</m:t>
        </m:r>
        <m:r>
          <m:rPr>
            <m:sty m:val="p"/>
          </m:rPr>
          <m:t>,</m:t>
        </m:r>
        <m:r>
          <m:rPr>
            <m:sty m:val="p"/>
          </m:rPr>
          <m:t>…</m:t>
        </m:r>
        <m:r>
          <m:rPr>
            <m:sty m:val="p"/>
          </m:rPr>
          <m:t>,</m:t>
        </m:r>
        <m:r>
          <m:t>0</m:t>
        </m:r>
        <m:r>
          <m:rPr>
            <m:sty m:val="p"/>
          </m:rPr>
          <m:t>)</m:t>
        </m:r>
      </m:oMath>
      <w:r>
        <w:t xml:space="preserve">, and row</w:t>
      </w:r>
      <w:r>
        <w:t xml:space="preserve"> </w:t>
      </w:r>
      <m:oMath>
        <m:r>
          <m:t>i</m:t>
        </m:r>
        <m:r>
          <m:rPr>
            <m:sty m:val="p"/>
          </m:rPr>
          <m:t>+</m:t>
        </m:r>
        <m:r>
          <m:t>1</m:t>
        </m:r>
      </m:oMath>
      <w:r>
        <w:t xml:space="preserve"> </w:t>
      </w:r>
      <w:r>
        <w:t xml:space="preserve">is</w:t>
      </w:r>
      <w:r>
        <w:t xml:space="preserve"> </w:t>
      </w:r>
      <m:oMath>
        <m:r>
          <m:rPr>
            <m:sty m:val="p"/>
          </m:rPr>
          <m:t>(</m:t>
        </m:r>
        <m:sSub>
          <m:e>
            <m:r>
              <m:t>g</m:t>
            </m:r>
          </m:e>
          <m:sub>
            <m:r>
              <m:t>i</m:t>
            </m:r>
          </m:sub>
        </m:sSub>
        <m:r>
          <m:rPr>
            <m:sty m:val="p"/>
          </m:rPr>
          <m:t>,</m:t>
        </m:r>
        <m:r>
          <m:rPr>
            <m:sty m:val="p"/>
          </m:rPr>
          <m:t>(</m:t>
        </m:r>
        <m:sSub>
          <m:e>
            <m:r>
              <m:rPr>
                <m:sty m:val="bi"/>
              </m:rPr>
              <m:t>L</m:t>
            </m:r>
          </m:e>
          <m:sub>
            <m:r>
              <m:t>22</m:t>
            </m:r>
          </m:sub>
        </m:sSub>
        <m:sSub>
          <m:e>
            <m:r>
              <m:rPr>
                <m:sty m:val="p"/>
              </m:rPr>
              <m:t>)</m:t>
            </m:r>
          </m:e>
          <m:sub>
            <m:r>
              <m:t>i</m:t>
            </m:r>
            <m:r>
              <m:t>1</m:t>
            </m:r>
          </m:sub>
        </m:sSub>
        <m:r>
          <m:rPr>
            <m:sty m:val="p"/>
          </m:rPr>
          <m:t>,</m:t>
        </m:r>
        <m:r>
          <m:rPr>
            <m:sty m:val="p"/>
          </m:rPr>
          <m:t>…</m:t>
        </m:r>
        <m:r>
          <m:rPr>
            <m:sty m:val="p"/>
          </m:rPr>
          <m:t>,</m:t>
        </m:r>
        <m:r>
          <m:rPr>
            <m:sty m:val="p"/>
          </m:rPr>
          <m:t>(</m:t>
        </m:r>
        <m:sSub>
          <m:e>
            <m:r>
              <m:rPr>
                <m:sty m:val="bi"/>
              </m:rPr>
              <m:t>L</m:t>
            </m:r>
          </m:e>
          <m:sub>
            <m:r>
              <m:t>22</m:t>
            </m:r>
          </m:sub>
        </m:sSub>
        <m:sSub>
          <m:e>
            <m:r>
              <m:rPr>
                <m:sty m:val="p"/>
              </m:rPr>
              <m:t>)</m:t>
            </m:r>
          </m:e>
          <m:sub>
            <m:r>
              <m:t>i</m:t>
            </m:r>
            <m:r>
              <m:rPr>
                <m:sty m:val="p"/>
              </m:rPr>
              <m:t>,</m:t>
            </m:r>
            <m:r>
              <m:t>p</m:t>
            </m:r>
            <m:r>
              <m:rPr>
                <m:sty m:val="p"/>
              </m:rPr>
              <m:t>−</m:t>
            </m:r>
            <m:r>
              <m:t>1</m:t>
            </m:r>
          </m:sub>
        </m:sSub>
        <m:r>
          <m:rPr>
            <m:sty m:val="p"/>
          </m:rPr>
          <m:t>)</m:t>
        </m:r>
      </m:oMath>
      <w:r>
        <w:t xml:space="preserve">.</w:t>
      </w:r>
      <w:r>
        <w:t xml:space="preserve"> </w:t>
      </w:r>
      <w:r>
        <w:t xml:space="preserve">So, for</w:t>
      </w:r>
      <w:r>
        <w:t xml:space="preserve"> </w:t>
      </w:r>
      <m:oMath>
        <m:r>
          <m:t>i</m:t>
        </m:r>
        <m:r>
          <m:rPr>
            <m:sty m:val="p"/>
          </m:rPr>
          <m:t>,</m:t>
        </m:r>
        <m:r>
          <m:t>j</m:t>
        </m:r>
        <m:r>
          <m:rPr>
            <m:sty m:val="p"/>
          </m:rPr>
          <m:t>=</m:t>
        </m:r>
        <m:r>
          <m:t>1</m:t>
        </m:r>
        <m:r>
          <m:rPr>
            <m:sty m:val="p"/>
          </m:rPr>
          <m:t>,</m:t>
        </m:r>
        <m:r>
          <m:rPr>
            <m:sty m:val="p"/>
          </m:rPr>
          <m:t>…</m:t>
        </m:r>
        <m:r>
          <m:rPr>
            <m:sty m:val="p"/>
          </m:rPr>
          <m:t>,</m:t>
        </m:r>
        <m:r>
          <m:t>p</m:t>
        </m:r>
        <m:r>
          <m:rPr>
            <m:sty m:val="p"/>
          </m:rPr>
          <m:t>−</m:t>
        </m:r>
        <m:r>
          <m:t>1</m:t>
        </m:r>
      </m:oMath>
      <w:r>
        <w:t xml:space="preserve">:</w:t>
      </w:r>
    </w:p>
    <w:p>
      <w:pPr>
        <w:pStyle w:val="BodyText"/>
      </w:pPr>
      <m:oMathPara>
        <m:oMathParaPr>
          <m:jc m:val="center"/>
        </m:oMathParaPr>
        <m:oMath>
          <m:eqArr>
            <m:e>
              <m:r>
                <m:rPr>
                  <m:sty m:val="p"/>
                </m:rPr>
                <m:t>(</m:t>
              </m:r>
              <m:r>
                <m:rPr>
                  <m:sty m:val="bi"/>
                </m:rPr>
                <m:t>L</m:t>
              </m:r>
              <m:sSup>
                <m:e>
                  <m:r>
                    <m:rPr>
                      <m:sty m:val="bi"/>
                    </m:rPr>
                    <m:t>L</m:t>
                  </m:r>
                </m:e>
                <m:sup>
                  <m:r>
                    <m:rPr>
                      <m:sty m:val="p"/>
                    </m:rPr>
                    <m:t>⊤</m:t>
                  </m:r>
                </m:sup>
              </m:sSup>
              <m:sSub>
                <m:e>
                  <m:r>
                    <m:rPr>
                      <m:sty m:val="p"/>
                    </m:rPr>
                    <m:t>)</m:t>
                  </m:r>
                </m:e>
                <m:sub>
                  <m:r>
                    <m:t>11</m:t>
                  </m:r>
                </m:sub>
              </m:sSub>
              <m:r>
                <m:t>&amp;</m:t>
              </m:r>
              <m:r>
                <m:rPr>
                  <m:sty m:val="p"/>
                </m:rPr>
                <m:t>=</m:t>
              </m:r>
              <m:sSub>
                <m:e>
                  <m:r>
                    <m:t>ℓ</m:t>
                  </m:r>
                </m:e>
                <m:sub>
                  <m:r>
                    <m:t>11</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t>0</m:t>
                  </m:r>
                </m:e>
              </m:nary>
              <m:r>
                <m:rPr>
                  <m:sty m:val="p"/>
                </m:rPr>
                <m:t>⋅</m:t>
              </m:r>
              <m:r>
                <m:t>0</m:t>
              </m:r>
            </m:e>
            <m:e>
              <m:r>
                <m:t>&amp;</m:t>
              </m:r>
              <m:r>
                <m:rPr>
                  <m:sty m:val="p"/>
                </m:rPr>
                <m:t>=</m:t>
              </m:r>
              <m:sSubSup>
                <m:e>
                  <m:r>
                    <m:t>ℓ</m:t>
                  </m:r>
                </m:e>
                <m:sub>
                  <m:r>
                    <m:t>11</m:t>
                  </m:r>
                </m:sub>
                <m:sup>
                  <m:r>
                    <m:t>2</m:t>
                  </m:r>
                </m:sup>
              </m:sSubSup>
              <m:r>
                <m:rPr>
                  <m:sty m:val="p"/>
                </m:rPr>
                <m:t>,</m:t>
              </m:r>
              <m:r>
                <m:t>&amp;</m:t>
              </m:r>
              <m:r>
                <m:t>&amp;</m:t>
              </m:r>
              <m:r>
                <m:rPr>
                  <m:nor/>
                  <m:sty m:val="p"/>
                </m:rPr>
                <m:t>(rows 1 and 1)</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1</m:t>
                  </m:r>
                </m:sub>
              </m:sSub>
              <m:r>
                <m:t>&amp;</m:t>
              </m:r>
              <m:r>
                <m:rPr>
                  <m:sty m:val="p"/>
                </m:rPr>
                <m:t>=</m:t>
              </m:r>
              <m:sSub>
                <m:e>
                  <m:r>
                    <m:t>g</m:t>
                  </m:r>
                </m:e>
                <m:sub>
                  <m:r>
                    <m:t>i</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rPr>
                  <m:sty m:val="p"/>
                </m:rPr>
                <m:t>⋅</m:t>
              </m:r>
              <m:r>
                <m:t>0</m:t>
              </m:r>
            </m:e>
            <m:e>
              <m:r>
                <m:t>&amp;</m:t>
              </m:r>
              <m:r>
                <m:rPr>
                  <m:sty m:val="p"/>
                </m:rPr>
                <m:t>=</m:t>
              </m:r>
              <m:sSub>
                <m:e>
                  <m:r>
                    <m:t>ℓ</m:t>
                  </m:r>
                </m:e>
                <m:sub>
                  <m:r>
                    <m:t>11</m:t>
                  </m:r>
                </m:sub>
              </m:sSub>
              <m:r>
                <m:t> </m:t>
              </m:r>
              <m:sSub>
                <m:e>
                  <m:r>
                    <m:t>g</m:t>
                  </m:r>
                </m:e>
                <m:sub>
                  <m:r>
                    <m:t>i</m:t>
                  </m:r>
                </m:sub>
              </m:sSub>
              <m:r>
                <m:rPr>
                  <m:sty m:val="p"/>
                </m:rPr>
                <m:t>,</m:t>
              </m:r>
              <m:r>
                <m:t>&amp;</m:t>
              </m:r>
              <m:r>
                <m:t>&amp;</m:t>
              </m:r>
              <m:r>
                <m:rPr>
                  <m:nor/>
                  <m:sty m:val="p"/>
                </m:rPr>
                <m:t>(rows </m:t>
              </m:r>
              <m:r>
                <m:t>i</m:t>
              </m:r>
              <m:r>
                <m:rPr>
                  <m:sty m:val="p"/>
                </m:rPr>
                <m:t>+</m:t>
              </m:r>
              <m:r>
                <m:t>1</m:t>
              </m:r>
              <m:r>
                <m:rPr>
                  <m:nor/>
                  <m:sty m:val="p"/>
                </m:rPr>
                <m:t> and </m:t>
              </m:r>
              <m:r>
                <m:t>1</m:t>
              </m:r>
              <m:r>
                <m:rPr>
                  <m:nor/>
                  <m:sty m:val="p"/>
                </m:rPr>
                <m:t>)</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j</m:t>
                  </m:r>
                  <m:r>
                    <m:rPr>
                      <m:sty m:val="p"/>
                    </m:rPr>
                    <m:t>+</m:t>
                  </m:r>
                  <m:r>
                    <m:t>1</m:t>
                  </m:r>
                </m:sub>
              </m:sSub>
              <m:r>
                <m:t>&amp;</m:t>
              </m:r>
              <m:r>
                <m:rPr>
                  <m:sty m:val="p"/>
                </m:rPr>
                <m:t>=</m:t>
              </m:r>
              <m:sSub>
                <m:e>
                  <m:r>
                    <m:t>g</m:t>
                  </m:r>
                </m:e>
                <m:sub>
                  <m:r>
                    <m:t>i</m:t>
                  </m:r>
                </m:sub>
              </m:sSub>
              <m:r>
                <m:t> </m:t>
              </m:r>
              <m:sSub>
                <m:e>
                  <m:r>
                    <m:t>g</m:t>
                  </m:r>
                </m:e>
                <m:sub>
                  <m:r>
                    <m:t>j</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t> </m:t>
              </m:r>
              <m:r>
                <m:rPr>
                  <m:sty m:val="p"/>
                </m:rPr>
                <m:t>(</m:t>
              </m:r>
              <m:sSub>
                <m:e>
                  <m:r>
                    <m:rPr>
                      <m:sty m:val="bi"/>
                    </m:rPr>
                    <m:t>L</m:t>
                  </m:r>
                </m:e>
                <m:sub>
                  <m:r>
                    <m:t>22</m:t>
                  </m:r>
                </m:sub>
              </m:sSub>
              <m:sSub>
                <m:e>
                  <m:r>
                    <m:rPr>
                      <m:sty m:val="p"/>
                    </m:rPr>
                    <m:t>)</m:t>
                  </m:r>
                </m:e>
                <m:sub>
                  <m:r>
                    <m:t>j</m:t>
                  </m:r>
                  <m:r>
                    <m:rPr>
                      <m:sty m:val="p"/>
                    </m:rPr>
                    <m:t>,</m:t>
                  </m:r>
                  <m:r>
                    <m:t>r</m:t>
                  </m:r>
                  <m:r>
                    <m:rPr>
                      <m:sty m:val="p"/>
                    </m:rPr>
                    <m:t>−</m:t>
                  </m:r>
                  <m:r>
                    <m:t>1</m:t>
                  </m:r>
                </m:sub>
              </m:sSub>
              <m:r>
                <m:t>&amp;</m:t>
              </m:r>
              <m:r>
                <m:t>&amp;</m:t>
              </m:r>
              <m:r>
                <m:rPr>
                  <m:nor/>
                  <m:sty m:val="p"/>
                </m:rPr>
                <m:t>(rows </m:t>
              </m:r>
              <m:r>
                <m:t>i</m:t>
              </m:r>
              <m:r>
                <m:rPr>
                  <m:sty m:val="p"/>
                </m:rPr>
                <m:t>+</m:t>
              </m:r>
              <m:r>
                <m:t>1</m:t>
              </m:r>
              <m:r>
                <m:rPr>
                  <m:nor/>
                  <m:sty m:val="p"/>
                </m:rPr>
                <m:t> and </m:t>
              </m:r>
              <m:r>
                <m:t>j</m:t>
              </m:r>
              <m:r>
                <m:rPr>
                  <m:sty m:val="p"/>
                </m:rPr>
                <m:t>+</m:t>
              </m:r>
              <m:r>
                <m:t>1</m:t>
              </m:r>
              <m:r>
                <m:rPr>
                  <m:nor/>
                  <m:sty m:val="p"/>
                </m:rPr>
                <m:t>)</m:t>
              </m:r>
            </m:e>
            <m:e>
              <m:r>
                <m:t>&amp;</m:t>
              </m:r>
              <m:r>
                <m:rPr>
                  <m:sty m:val="p"/>
                </m:rPr>
                <m:t>=</m:t>
              </m:r>
              <m:r>
                <m:rPr>
                  <m:sty m:val="p"/>
                </m:rPr>
                <m:t>(</m:t>
              </m:r>
              <m:acc>
                <m:accPr>
                  <m:chr m:val="̃"/>
                </m:accPr>
                <m:e>
                  <m:r>
                    <m:t>g</m:t>
                  </m:r>
                </m:e>
              </m:acc>
              <m:sSup>
                <m:e>
                  <m:acc>
                    <m:accPr>
                      <m:chr m:val="̃"/>
                    </m:accPr>
                    <m:e>
                      <m:r>
                        <m:t>g</m:t>
                      </m:r>
                    </m:e>
                  </m:acc>
                </m:e>
                <m:sup>
                  <m:r>
                    <m:rPr>
                      <m:sty m:val="p"/>
                    </m:rPr>
                    <m:t>⊤</m:t>
                  </m:r>
                </m:sup>
              </m:sSup>
              <m:sSub>
                <m:e>
                  <m:r>
                    <m:rPr>
                      <m:sty m:val="p"/>
                    </m:rPr>
                    <m:t>)</m:t>
                  </m:r>
                </m:e>
                <m:sub>
                  <m:r>
                    <m:t>i</m:t>
                  </m:r>
                  <m:r>
                    <m:t>j</m:t>
                  </m:r>
                </m:sub>
              </m:sSub>
              <m:r>
                <m:rPr>
                  <m:sty m:val="p"/>
                </m:rPr>
                <m:t>+</m:t>
              </m:r>
              <m:r>
                <m:rPr>
                  <m:sty m:val="p"/>
                </m:rPr>
                <m:t>(</m:t>
              </m:r>
              <m:sSub>
                <m:e>
                  <m:r>
                    <m:rPr>
                      <m:sty m:val="bi"/>
                    </m:rPr>
                    <m:t>L</m:t>
                  </m:r>
                </m:e>
                <m:sub>
                  <m:r>
                    <m:t>22</m:t>
                  </m:r>
                </m:sub>
              </m:sSub>
              <m:sSup>
                <m:e>
                  <m:sSub>
                    <m:e>
                      <m:r>
                        <m:rPr>
                          <m:sty m:val="bi"/>
                        </m:rPr>
                        <m:t>L</m:t>
                      </m:r>
                    </m:e>
                    <m:sub>
                      <m:r>
                        <m:t>22</m:t>
                      </m:r>
                    </m:sub>
                  </m:sSub>
                </m:e>
                <m:sup>
                  <m:r>
                    <m:rPr>
                      <m:sty m:val="p"/>
                    </m:rPr>
                    <m:t>⊤</m:t>
                  </m:r>
                </m:sup>
              </m:sSup>
              <m:sSub>
                <m:e>
                  <m:r>
                    <m:rPr>
                      <m:sty m:val="p"/>
                    </m:rPr>
                    <m:t>)</m:t>
                  </m:r>
                </m:e>
                <m:sub>
                  <m:r>
                    <m:t>i</m:t>
                  </m:r>
                  <m:r>
                    <m:t>j</m:t>
                  </m:r>
                </m:sub>
              </m:sSub>
              <m:r>
                <m:rPr>
                  <m:sty m:val="p"/>
                </m:rPr>
                <m:t>.</m:t>
              </m:r>
              <m:r>
                <m:t>&amp;</m:t>
              </m:r>
              <m:r>
                <m:t>&amp;</m:t>
              </m:r>
              <m:r>
                <m:rPr>
                  <m:nor/>
                  <m:sty m:val="p"/>
                </m:rPr>
                <m:t>(</m:t>
              </m:r>
              <m:r>
                <m:rPr>
                  <m:nor/>
                  <m:sty m:val="p"/>
                </m:rPr>
                <m:t>Definition 24</m:t>
              </m:r>
              <m:r>
                <m:rPr>
                  <m:nor/>
                  <m:sty m:val="p"/>
                </m:rPr>
                <m:t>, with </m:t>
              </m:r>
              <m:r>
                <m:t>s</m:t>
              </m:r>
              <m:r>
                <m:rPr>
                  <m:sty m:val="p"/>
                </m:rPr>
                <m:t>=</m:t>
              </m:r>
              <m:r>
                <m:t>r</m:t>
              </m:r>
              <m:r>
                <m:rPr>
                  <m:sty m:val="p"/>
                </m:rPr>
                <m:t>−</m:t>
              </m:r>
              <m:r>
                <m:t>1</m:t>
              </m:r>
              <m:r>
                <m:rPr>
                  <m:nor/>
                  <m:sty m:val="p"/>
                </m:rPr>
                <m:t>)</m:t>
              </m:r>
            </m:e>
          </m:eqArr>
        </m:oMath>
      </m:oMathPara>
    </w:p>
    <w:p>
      <w:pPr>
        <w:pStyle w:val="FirstParagraph"/>
      </w:pPr>
      <w:r>
        <w:t xml:space="preserve">Entry</w:t>
      </w:r>
      <w:r>
        <w:t xml:space="preserve"> </w:t>
      </w:r>
      <m:oMath>
        <m:r>
          <m:rPr>
            <m:sty m:val="p"/>
          </m:rPr>
          <m:t>(</m:t>
        </m:r>
        <m:r>
          <m:t>1</m:t>
        </m:r>
        <m:r>
          <m:rPr>
            <m:sty m:val="p"/>
          </m:rPr>
          <m:t>,</m:t>
        </m:r>
        <m:r>
          <m:t>j</m:t>
        </m:r>
        <m:r>
          <m:rPr>
            <m:sty m:val="p"/>
          </m:rPr>
          <m:t>+</m:t>
        </m:r>
        <m:r>
          <m:t>1</m:t>
        </m:r>
        <m:r>
          <m:rPr>
            <m:sty m:val="p"/>
          </m:rPr>
          <m:t>)</m:t>
        </m:r>
      </m:oMath>
      <w:r>
        <w:t xml:space="preserve"> </w:t>
      </w:r>
      <w:r>
        <w:t xml:space="preserve">is</w:t>
      </w:r>
      <w:r>
        <w:t xml:space="preserve"> </w:t>
      </w:r>
      <m:oMath>
        <m:sSub>
          <m:e>
            <m:r>
              <m:t>ℓ</m:t>
            </m:r>
          </m:e>
          <m:sub>
            <m:r>
              <m:t>11</m:t>
            </m:r>
          </m:sub>
        </m:sSub>
        <m:r>
          <m:t> </m:t>
        </m:r>
        <m:sSub>
          <m:e>
            <m:r>
              <m:t>g</m:t>
            </m:r>
          </m:e>
          <m:sub>
            <m:r>
              <m:t>j</m:t>
            </m:r>
          </m:sub>
        </m:sSub>
      </m:oMath>
      <w:r>
        <w:t xml:space="preserve"> </w:t>
      </w:r>
      <w:r>
        <w:t xml:space="preserve">by the same computation with the roles swapped,</w:t>
      </w:r>
      <w:r>
        <w:t xml:space="preserve"> </w:t>
      </w:r>
      <w:r>
        <w:t xml:space="preserve">the transpose of the</w:t>
      </w:r>
      <w:r>
        <w:t xml:space="preserve"> </w:t>
      </w:r>
      <m:oMath>
        <m:r>
          <m:rPr>
            <m:sty m:val="p"/>
          </m:rPr>
          <m:t>(</m:t>
        </m:r>
        <m:r>
          <m:t>2</m:t>
        </m:r>
        <m:r>
          <m:rPr>
            <m:sty m:val="p"/>
          </m:rPr>
          <m:t>,</m:t>
        </m:r>
        <m:r>
          <m:t>1</m:t>
        </m:r>
        <m:r>
          <m:rPr>
            <m:sty m:val="p"/>
          </m:rPr>
          <m:t>)</m:t>
        </m:r>
      </m:oMath>
      <w:r>
        <w:t xml:space="preserve"> </w:t>
      </w:r>
      <w:r>
        <w:t xml:space="preserve">block;</w:t>
      </w:r>
      <w:r>
        <w:t xml:space="preserve"> </w:t>
      </w:r>
      <w:r>
        <w:t xml:space="preserve">it matches</w:t>
      </w:r>
      <w:r>
        <w:t xml:space="preserve"> </w:t>
      </w:r>
      <m:oMath>
        <m:sSup>
          <m:e>
            <m:acc>
              <m:accPr>
                <m:chr m:val="̃"/>
              </m:accPr>
              <m:e>
                <m:r>
                  <m:t>b</m:t>
                </m:r>
              </m:e>
            </m:acc>
          </m:e>
          <m:sup>
            <m:r>
              <m:rPr>
                <m:sty m:val="p"/>
              </m:rPr>
              <m:t>⊤</m:t>
            </m:r>
          </m:sup>
        </m:sSup>
      </m:oMath>
      <w:r>
        <w:t xml:space="preserve"> </w:t>
      </w:r>
      <w:r>
        <w:t xml:space="preserve">exactly when the</w:t>
      </w:r>
      <w:r>
        <w:t xml:space="preserve"> </w:t>
      </w:r>
      <m:oMath>
        <m:r>
          <m:rPr>
            <m:sty m:val="p"/>
          </m:rPr>
          <m:t>(</m:t>
        </m:r>
        <m:r>
          <m:t>2</m:t>
        </m:r>
        <m:r>
          <m:rPr>
            <m:sty m:val="p"/>
          </m:rPr>
          <m:t>,</m:t>
        </m:r>
        <m:r>
          <m:t>1</m:t>
        </m:r>
        <m:r>
          <m:rPr>
            <m:sty m:val="p"/>
          </m:rPr>
          <m:t>)</m:t>
        </m:r>
      </m:oMath>
      <w:r>
        <w:t xml:space="preserve"> </w:t>
      </w:r>
      <w:r>
        <w:t xml:space="preserve">block matches</w:t>
      </w:r>
      <w:r>
        <w:t xml:space="preserve"> </w:t>
      </w:r>
      <m:oMath>
        <m:acc>
          <m:accPr>
            <m:chr m:val="̃"/>
          </m:accPr>
          <m:e>
            <m:r>
              <m:t>b</m:t>
            </m:r>
          </m:e>
        </m:acc>
      </m:oMath>
      <w:r>
        <w:t xml:space="preserve">,</w:t>
      </w:r>
      <w:r>
        <w:t xml:space="preserve"> </w:t>
      </w:r>
      <w:r>
        <w:t xml:space="preserve">which is where the symmetry of</w:t>
      </w:r>
      <w:r>
        <w:t xml:space="preserve"> </w:t>
      </w:r>
      <m:oMath>
        <m:r>
          <m:rPr>
            <m:sty m:val="bi"/>
          </m:rPr>
          <m:t>A</m:t>
        </m:r>
      </m:oMath>
      <w:r>
        <w:t xml:space="preserve"> </w:t>
      </w:r>
      <w:r>
        <w:t xml:space="preserve">is used.</w:t>
      </w:r>
      <w:r>
        <w:t xml:space="preserve"> </w:t>
      </w:r>
      <w:r>
        <w:t xml:space="preserve">So</w:t>
      </w:r>
      <w:r>
        <w:t xml:space="preserve"> </w:t>
      </w:r>
      <m:oMath>
        <m:r>
          <m:rPr>
            <m:sty m:val="bi"/>
          </m:rPr>
          <m:t>L</m:t>
        </m:r>
        <m:sSup>
          <m:e>
            <m:r>
              <m:rPr>
                <m:sty m:val="bi"/>
              </m:rPr>
              <m:t>L</m:t>
            </m:r>
          </m:e>
          <m:sup>
            <m:r>
              <m:rPr>
                <m:sty m:val="p"/>
              </m:rPr>
              <m:t>⊤</m:t>
            </m:r>
          </m:sup>
        </m:sSup>
        <m:r>
          <m:rPr>
            <m:sty m:val="p"/>
          </m:rPr>
          <m:t>=</m:t>
        </m:r>
        <m:r>
          <m:rPr>
            <m:sty m:val="bi"/>
          </m:rPr>
          <m:t>A</m:t>
        </m:r>
      </m:oMath>
      <w:r>
        <w:t xml:space="preserve"> </w:t>
      </w:r>
      <w:r>
        <w:t xml:space="preserve">says exactly</w:t>
      </w:r>
    </w:p>
    <w:p>
      <w:pPr>
        <w:pStyle w:val="BodyText"/>
      </w:pPr>
      <m:oMathPara>
        <m:oMathParaPr>
          <m:jc m:val="center"/>
        </m:oMathParaPr>
        <m:oMath>
          <m:sSubSup>
            <m:e>
              <m:r>
                <m:t>ℓ</m:t>
              </m:r>
            </m:e>
            <m:sub>
              <m:r>
                <m:t>11</m:t>
              </m:r>
            </m:sub>
            <m:sup>
              <m:r>
                <m:t>2</m:t>
              </m:r>
            </m:sup>
          </m:sSubSup>
          <m:r>
            <m:rPr>
              <m:sty m:val="p"/>
            </m:rPr>
            <m:t>=</m:t>
          </m:r>
          <m:sSub>
            <m:e>
              <m:r>
                <m:t>a</m:t>
              </m:r>
            </m:e>
            <m:sub>
              <m:r>
                <m:t>11</m:t>
              </m:r>
            </m:sub>
          </m:sSub>
          <m:r>
            <m:rPr>
              <m:sty m:val="p"/>
            </m:rPr>
            <m:t>,</m:t>
          </m:r>
          <m:r>
            <m:t>  </m:t>
          </m:r>
          <m:sSub>
            <m:e>
              <m:r>
                <m:t>ℓ</m:t>
              </m:r>
            </m:e>
            <m:sub>
              <m:r>
                <m:t>11</m:t>
              </m:r>
            </m:sub>
          </m:sSub>
          <m:r>
            <m:t> </m:t>
          </m:r>
          <m:acc>
            <m:accPr>
              <m:chr m:val="̃"/>
            </m:accPr>
            <m:e>
              <m:r>
                <m:t>g</m:t>
              </m:r>
            </m:e>
          </m:acc>
          <m:r>
            <m:rPr>
              <m:sty m:val="p"/>
            </m:rPr>
            <m:t>=</m:t>
          </m:r>
          <m:acc>
            <m:accPr>
              <m:chr m:val="̃"/>
            </m:accPr>
            <m:e>
              <m:r>
                <m:t>b</m:t>
              </m:r>
            </m:e>
          </m:acc>
          <m:r>
            <m:rPr>
              <m:sty m:val="p"/>
            </m:rPr>
            <m:t>,</m:t>
          </m:r>
          <m:r>
            <m:t>  </m:t>
          </m:r>
          <m:acc>
            <m:accPr>
              <m:chr m:val="̃"/>
            </m:accPr>
            <m:e>
              <m:r>
                <m:t>g</m:t>
              </m:r>
            </m:e>
          </m:acc>
          <m:sSup>
            <m:e>
              <m:acc>
                <m:accPr>
                  <m:chr m:val="̃"/>
                </m:accPr>
                <m:e>
                  <m:r>
                    <m:t>g</m:t>
                  </m:r>
                </m:e>
              </m:acc>
            </m:e>
            <m:sup>
              <m:r>
                <m:rPr>
                  <m:sty m:val="p"/>
                </m:rPr>
                <m:t>⊤</m:t>
              </m:r>
            </m:sup>
          </m:sSup>
          <m:r>
            <m:rPr>
              <m:sty m:val="p"/>
            </m:rPr>
            <m:t>+</m:t>
          </m:r>
          <m:sSub>
            <m:e>
              <m:r>
                <m:rPr>
                  <m:sty m:val="bi"/>
                </m:rPr>
                <m:t>L</m:t>
              </m:r>
            </m:e>
            <m:sub>
              <m:r>
                <m:t>22</m:t>
              </m:r>
            </m:sub>
          </m:sSub>
          <m:sSup>
            <m:e>
              <m:sSub>
                <m:e>
                  <m:r>
                    <m:rPr>
                      <m:sty m:val="bi"/>
                    </m:rPr>
                    <m:t>L</m:t>
                  </m:r>
                </m:e>
                <m:sub>
                  <m:r>
                    <m:t>22</m:t>
                  </m:r>
                </m:sub>
              </m:sSub>
            </m:e>
            <m:sup>
              <m:r>
                <m:rPr>
                  <m:sty m:val="p"/>
                </m:rPr>
                <m:t>⊤</m:t>
              </m:r>
            </m:sup>
          </m:sSup>
          <m:r>
            <m:rPr>
              <m:sty m:val="p"/>
            </m:rPr>
            <m:t>=</m:t>
          </m:r>
          <m:sSub>
            <m:e>
              <m:r>
                <m:rPr>
                  <m:sty m:val="bi"/>
                </m:rPr>
                <m:t>A</m:t>
              </m:r>
            </m:e>
            <m:sub>
              <m:r>
                <m:t>22</m:t>
              </m:r>
            </m:sub>
          </m:sSub>
          <m:r>
            <m:rPr>
              <m:sty m:val="p"/>
            </m:rPr>
            <m:t>.</m:t>
          </m:r>
        </m:oMath>
      </m:oMathPara>
    </w:p>
    <w:p>
      <w:pPr>
        <w:pStyle w:val="FirstParagraph"/>
      </w:pPr>
      <m:oMath>
        <m:sSub>
          <m:e>
            <m:r>
              <m:t>a</m:t>
            </m:r>
          </m:e>
          <m:sub>
            <m:r>
              <m:t>11</m:t>
            </m:r>
          </m:sub>
        </m:sSub>
        <m:r>
          <m:rPr>
            <m:sty m:val="p"/>
          </m:rPr>
          <m:t>&gt;</m:t>
        </m:r>
        <m:r>
          <m:t>0</m:t>
        </m:r>
      </m:oMath>
      <w:r>
        <w:t xml:space="preserve"> </w:t>
      </w:r>
      <w:r>
        <w:t xml:space="preserve">(</w:t>
      </w:r>
      <w:hyperlink w:anchor="thm-pd-submatrix">
        <w:r>
          <w:rPr>
            <w:rStyle w:val="Hyperlink"/>
          </w:rPr>
          <w:t xml:space="preserve">Theorem 112</w:t>
        </w:r>
      </w:hyperlink>
      <w:r>
        <w:t xml:space="preserve">), so the first equation with</w:t>
      </w:r>
      <w:r>
        <w:t xml:space="preserve"> </w:t>
      </w:r>
      <m:oMath>
        <m:sSub>
          <m:e>
            <m:r>
              <m:t>ℓ</m:t>
            </m:r>
          </m:e>
          <m:sub>
            <m:r>
              <m:t>11</m:t>
            </m:r>
          </m:sub>
        </m:sSub>
        <m:r>
          <m:rPr>
            <m:sty m:val="p"/>
          </m:rPr>
          <m:t>&gt;</m:t>
        </m:r>
        <m:r>
          <m:t>0</m:t>
        </m:r>
      </m:oMath>
      <w:r>
        <w:t xml:space="preserve"> </w:t>
      </w:r>
      <w:r>
        <w:t xml:space="preserve">forces</w:t>
      </w:r>
      <w:r>
        <w:t xml:space="preserve"> </w:t>
      </w:r>
      <m:oMath>
        <m:sSub>
          <m:e>
            <m:r>
              <m:t>ℓ</m:t>
            </m:r>
          </m:e>
          <m:sub>
            <m:r>
              <m:t>11</m:t>
            </m:r>
          </m:sub>
        </m:sSub>
        <m:r>
          <m:rPr>
            <m:sty m:val="p"/>
          </m:rPr>
          <m:t>=</m:t>
        </m:r>
        <m:rad>
          <m:radPr>
            <m:degHide m:val="on"/>
          </m:radPr>
          <m:deg/>
          <m:e>
            <m:sSub>
              <m:e>
                <m:r>
                  <m:t>a</m:t>
                </m:r>
              </m:e>
              <m:sub>
                <m:r>
                  <m:t>11</m:t>
                </m:r>
              </m:sub>
            </m:sSub>
          </m:e>
        </m:rad>
      </m:oMath>
      <w:r>
        <w:t xml:space="preserve">;</w:t>
      </w:r>
      <w:r>
        <w:t xml:space="preserve"> </w:t>
      </w:r>
      <w:r>
        <w:t xml:space="preserve">the second then forces</w:t>
      </w:r>
      <w:r>
        <w:t xml:space="preserve"> </w:t>
      </w:r>
      <m:oMath>
        <m:acc>
          <m:accPr>
            <m:chr m:val="̃"/>
          </m:accPr>
          <m:e>
            <m:r>
              <m:t>g</m:t>
            </m:r>
          </m:e>
        </m:acc>
        <m:r>
          <m:rPr>
            <m:sty m:val="p"/>
          </m:rPr>
          <m:t>=</m:t>
        </m:r>
        <m:f>
          <m:fPr>
            <m:type m:val="lin"/>
          </m:fPr>
          <m:num>
            <m:r>
              <m:t>1</m:t>
            </m:r>
          </m:num>
          <m:den>
            <m:sSub>
              <m:e>
                <m:r>
                  <m:t>ℓ</m:t>
                </m:r>
              </m:e>
              <m:sub>
                <m:r>
                  <m:t>11</m:t>
                </m:r>
              </m:sub>
            </m:sSub>
          </m:den>
        </m:f>
        <m:r>
          <m:t> </m:t>
        </m:r>
        <m:acc>
          <m:accPr>
            <m:chr m:val="̃"/>
          </m:accPr>
          <m:e>
            <m:r>
              <m:t>b</m:t>
            </m:r>
          </m:e>
        </m:acc>
      </m:oMath>
      <w:r>
        <w:t xml:space="preserve">;</w:t>
      </w:r>
      <w:r>
        <w:t xml:space="preserve"> </w:t>
      </w:r>
      <w:r>
        <w:t xml:space="preserve">and the third becomes</w:t>
      </w:r>
    </w:p>
    <w:p>
      <w:pPr>
        <w:pStyle w:val="BodyText"/>
      </w:pPr>
      <m:oMathPara>
        <m:oMathParaPr>
          <m:jc m:val="center"/>
        </m:oMathParaPr>
        <m:oMath>
          <m:eqArr>
            <m:e>
              <m:sSub>
                <m:e>
                  <m:r>
                    <m:rPr>
                      <m:sty m:val="bi"/>
                    </m:rPr>
                    <m:t>L</m:t>
                  </m:r>
                </m:e>
                <m:sub>
                  <m:r>
                    <m:t>22</m:t>
                  </m:r>
                </m:sub>
              </m:sSub>
              <m:sSup>
                <m:e>
                  <m:sSub>
                    <m:e>
                      <m:r>
                        <m:rPr>
                          <m:sty m:val="bi"/>
                        </m:rPr>
                        <m:t>L</m:t>
                      </m:r>
                    </m:e>
                    <m:sub>
                      <m:r>
                        <m:t>22</m:t>
                      </m:r>
                    </m:sub>
                  </m:sSub>
                </m:e>
                <m:sup>
                  <m:r>
                    <m:rPr>
                      <m:sty m:val="p"/>
                    </m:rPr>
                    <m:t>⊤</m:t>
                  </m:r>
                </m:sup>
              </m:sSup>
              <m:r>
                <m:t>&amp;</m:t>
              </m:r>
              <m:r>
                <m:rPr>
                  <m:sty m:val="p"/>
                </m:rPr>
                <m:t>=</m:t>
              </m:r>
              <m:sSub>
                <m:e>
                  <m:r>
                    <m:rPr>
                      <m:sty m:val="bi"/>
                    </m:rPr>
                    <m:t>A</m:t>
                  </m:r>
                </m:e>
                <m:sub>
                  <m:r>
                    <m:t>22</m:t>
                  </m:r>
                </m:sub>
              </m:sSub>
              <m:r>
                <m:rPr>
                  <m:sty m:val="p"/>
                </m:rPr>
                <m:t>−</m:t>
              </m:r>
              <m:acc>
                <m:accPr>
                  <m:chr m:val="̃"/>
                </m:accPr>
                <m:e>
                  <m:r>
                    <m:t>g</m:t>
                  </m:r>
                </m:e>
              </m:acc>
              <m:sSup>
                <m:e>
                  <m:acc>
                    <m:accPr>
                      <m:chr m:val="̃"/>
                    </m:accPr>
                    <m:e>
                      <m:r>
                        <m:t>g</m:t>
                      </m:r>
                    </m:e>
                  </m:acc>
                </m:e>
                <m:sup>
                  <m:r>
                    <m:rPr>
                      <m:sty m:val="p"/>
                    </m:rPr>
                    <m:t>⊤</m:t>
                  </m:r>
                </m:sup>
              </m:sSup>
              <m:r>
                <m:t>&amp;</m:t>
              </m:r>
              <m:r>
                <m:t>&amp;</m:t>
              </m:r>
              <m:r>
                <m:rPr>
                  <m:nor/>
                  <m:sty m:val="p"/>
                </m:rPr>
                <m:t>(subtract </m:t>
              </m:r>
              <m:acc>
                <m:accPr>
                  <m:chr m:val="̃"/>
                </m:accPr>
                <m:e>
                  <m:r>
                    <m:t>g</m:t>
                  </m:r>
                </m:e>
              </m:acc>
              <m:sSup>
                <m:e>
                  <m:acc>
                    <m:accPr>
                      <m:chr m:val="̃"/>
                    </m:accPr>
                    <m:e>
                      <m:r>
                        <m:t>g</m:t>
                      </m:r>
                    </m:e>
                  </m:acc>
                </m:e>
                <m:sup>
                  <m:r>
                    <m:rPr>
                      <m:sty m:val="p"/>
                    </m:rPr>
                    <m:t>⊤</m:t>
                  </m:r>
                </m:sup>
              </m:sSup>
              <m:r>
                <m:rPr>
                  <m:nor/>
                  <m:sty m:val="p"/>
                </m:rPr>
                <m:t>)</m:t>
              </m:r>
            </m:e>
            <m:e>
              <m:r>
                <m:t>&amp;</m:t>
              </m:r>
              <m:r>
                <m:rPr>
                  <m:sty m:val="p"/>
                </m:rPr>
                <m:t>=</m:t>
              </m:r>
              <m:sSub>
                <m:e>
                  <m:r>
                    <m:rPr>
                      <m:sty m:val="bi"/>
                    </m:rPr>
                    <m:t>A</m:t>
                  </m:r>
                </m:e>
                <m:sub>
                  <m:r>
                    <m:t>22</m:t>
                  </m:r>
                </m:sub>
              </m:sSub>
              <m:r>
                <m:rPr>
                  <m:sty m:val="p"/>
                </m:rPr>
                <m:t>−</m:t>
              </m:r>
              <m:r>
                <m:t>​</m:t>
              </m:r>
              <m:d>
                <m:dPr>
                  <m:begChr m:val="("/>
                  <m:sepChr m:val=""/>
                  <m:endChr m:val=")"/>
                  <m:grow/>
                </m:dPr>
                <m:e>
                  <m:f>
                    <m:fPr>
                      <m:type m:val="lin"/>
                    </m:fPr>
                    <m:num>
                      <m:r>
                        <m:t>1</m:t>
                      </m:r>
                    </m:num>
                    <m:den>
                      <m:sSub>
                        <m:e>
                          <m:r>
                            <m:t>ℓ</m:t>
                          </m:r>
                        </m:e>
                        <m:sub>
                          <m:r>
                            <m:t>11</m:t>
                          </m:r>
                        </m:sub>
                      </m:sSub>
                    </m:den>
                  </m:f>
                  <m:r>
                    <m:t> </m:t>
                  </m:r>
                  <m:acc>
                    <m:accPr>
                      <m:chr m:val="̃"/>
                    </m:accPr>
                    <m:e>
                      <m:r>
                        <m:t>b</m:t>
                      </m:r>
                    </m:e>
                  </m:acc>
                </m:e>
              </m:d>
              <m:r>
                <m:t>​</m:t>
              </m:r>
              <m:sSup>
                <m:e>
                  <m:r>
                    <m:t>​</m:t>
                  </m:r>
                  <m:d>
                    <m:dPr>
                      <m:begChr m:val="("/>
                      <m:sepChr m:val=""/>
                      <m:endChr m:val=")"/>
                      <m:grow/>
                    </m:dPr>
                    <m:e>
                      <m:f>
                        <m:fPr>
                          <m:type m:val="lin"/>
                        </m:fPr>
                        <m:num>
                          <m:r>
                            <m:t>1</m:t>
                          </m:r>
                        </m:num>
                        <m:den>
                          <m:sSub>
                            <m:e>
                              <m:r>
                                <m:t>ℓ</m:t>
                              </m:r>
                            </m:e>
                            <m:sub>
                              <m:r>
                                <m:t>11</m:t>
                              </m:r>
                            </m:sub>
                          </m:sSub>
                        </m:den>
                      </m:f>
                      <m:r>
                        <m:t> </m:t>
                      </m:r>
                      <m:acc>
                        <m:accPr>
                          <m:chr m:val="̃"/>
                        </m:accPr>
                        <m:e>
                          <m:r>
                            <m:t>b</m:t>
                          </m:r>
                        </m:e>
                      </m:acc>
                    </m:e>
                  </m:d>
                  <m:r>
                    <m:t>​</m:t>
                  </m:r>
                </m:e>
                <m:sup>
                  <m:r>
                    <m:rPr>
                      <m:sty m:val="p"/>
                    </m:rPr>
                    <m:t>⊤</m:t>
                  </m:r>
                </m:sup>
              </m:sSup>
              <m:r>
                <m:t>&amp;</m:t>
              </m:r>
              <m:r>
                <m:t>&amp;</m:t>
              </m:r>
              <m:r>
                <m:rPr>
                  <m:nor/>
                  <m:sty m:val="p"/>
                </m:rPr>
                <m:t>(substitute </m:t>
              </m:r>
              <m:acc>
                <m:accPr>
                  <m:chr m:val="̃"/>
                </m:accPr>
                <m:e>
                  <m:r>
                    <m:t>g</m:t>
                  </m:r>
                </m:e>
              </m:acc>
              <m:r>
                <m:rPr>
                  <m:nor/>
                  <m:sty m:val="p"/>
                </m:rPr>
                <m:t>)</m:t>
              </m:r>
            </m:e>
            <m:e>
              <m:r>
                <m:t>&amp;</m:t>
              </m:r>
              <m:r>
                <m:rPr>
                  <m:sty m:val="p"/>
                </m:rPr>
                <m:t>=</m:t>
              </m:r>
              <m:sSub>
                <m:e>
                  <m:r>
                    <m:rPr>
                      <m:sty m:val="bi"/>
                    </m:rPr>
                    <m:t>A</m:t>
                  </m:r>
                </m:e>
                <m:sub>
                  <m:r>
                    <m:t>22</m:t>
                  </m:r>
                </m:sub>
              </m:sSub>
              <m:r>
                <m:rPr>
                  <m:sty m:val="p"/>
                </m:rPr>
                <m:t>−</m:t>
              </m:r>
              <m:f>
                <m:fPr>
                  <m:type m:val="lin"/>
                </m:fPr>
                <m:num>
                  <m:r>
                    <m:t>1</m:t>
                  </m:r>
                </m:num>
                <m:den>
                  <m:sSubSup>
                    <m:e>
                      <m:r>
                        <m:t>ℓ</m:t>
                      </m:r>
                    </m:e>
                    <m:sub>
                      <m:r>
                        <m:t>11</m:t>
                      </m:r>
                    </m:sub>
                    <m:sup>
                      <m:r>
                        <m:t>2</m:t>
                      </m:r>
                    </m:sup>
                  </m:sSubSup>
                </m:den>
              </m:f>
              <m:r>
                <m:t> </m:t>
              </m:r>
              <m:acc>
                <m:accPr>
                  <m:chr m:val="̃"/>
                </m:accPr>
                <m:e>
                  <m:r>
                    <m:t>b</m:t>
                  </m:r>
                </m:e>
              </m:acc>
              <m:sSup>
                <m:e>
                  <m:acc>
                    <m:accPr>
                      <m:chr m:val="̃"/>
                    </m:accPr>
                    <m:e>
                      <m:r>
                        <m:t>b</m:t>
                      </m:r>
                    </m:e>
                  </m:acc>
                </m:e>
                <m:sup>
                  <m:r>
                    <m:rPr>
                      <m:sty m:val="p"/>
                    </m:rPr>
                    <m:t>⊤</m:t>
                  </m:r>
                </m:sup>
              </m:sSup>
              <m:r>
                <m:t>&amp;</m:t>
              </m:r>
              <m:r>
                <m:t>&amp;</m:t>
              </m:r>
              <m:r>
                <m:rPr>
                  <m:nor/>
                  <m:sty m:val="p"/>
                </m:rPr>
                <m:t>(</m:t>
              </m:r>
              <m:r>
                <m:rPr>
                  <m:nor/>
                  <m:sty m:val="p"/>
                </m:rPr>
                <m:t>Definition 20</m:t>
              </m:r>
              <m:r>
                <m:rPr>
                  <m:nor/>
                  <m:sty m:val="p"/>
                </m:rPr>
                <m:t>, </m:t>
              </m:r>
              <m:r>
                <m:rPr>
                  <m:nor/>
                  <m:sty m:val="p"/>
                </m:rPr>
                <m:t>Theorem 87</m:t>
              </m:r>
              <m:r>
                <m:rPr>
                  <m:nor/>
                  <m:sty m:val="p"/>
                </m:rPr>
                <m:t>)</m:t>
              </m:r>
            </m:e>
            <m:e>
              <m:r>
                <m:t>&amp;</m:t>
              </m:r>
              <m:r>
                <m:rPr>
                  <m:sty m:val="p"/>
                </m:rPr>
                <m:t>=</m:t>
              </m:r>
              <m:sSub>
                <m:e>
                  <m:r>
                    <m:rPr>
                      <m:sty m:val="bi"/>
                    </m:rPr>
                    <m:t>A</m:t>
                  </m:r>
                </m:e>
                <m:sub>
                  <m:r>
                    <m:t>22</m:t>
                  </m:r>
                </m:sub>
              </m:sSub>
              <m:r>
                <m:rPr>
                  <m:sty m:val="p"/>
                </m:rPr>
                <m:t>−</m:t>
              </m:r>
              <m:f>
                <m:fPr>
                  <m:type m:val="lin"/>
                </m:fPr>
                <m:num>
                  <m:r>
                    <m:t>1</m:t>
                  </m:r>
                </m:num>
                <m:den>
                  <m:sSub>
                    <m:e>
                      <m:r>
                        <m:t>a</m:t>
                      </m:r>
                    </m:e>
                    <m:sub>
                      <m:r>
                        <m:t>11</m:t>
                      </m:r>
                    </m:sub>
                  </m:sSub>
                </m:den>
              </m:f>
              <m:r>
                <m:t> </m:t>
              </m:r>
              <m:acc>
                <m:accPr>
                  <m:chr m:val="̃"/>
                </m:accPr>
                <m:e>
                  <m:r>
                    <m:t>b</m:t>
                  </m:r>
                </m:e>
              </m:acc>
              <m:sSup>
                <m:e>
                  <m:acc>
                    <m:accPr>
                      <m:chr m:val="̃"/>
                    </m:accPr>
                    <m:e>
                      <m:r>
                        <m:t>b</m:t>
                      </m:r>
                    </m:e>
                  </m:acc>
                </m:e>
                <m:sup>
                  <m:r>
                    <m:rPr>
                      <m:sty m:val="p"/>
                    </m:rPr>
                    <m:t>⊤</m:t>
                  </m:r>
                </m:sup>
              </m:sSup>
              <m:r>
                <m:rPr>
                  <m:sty m:val="p"/>
                </m:rPr>
                <m:t>.</m:t>
              </m:r>
              <m:r>
                <m:t>&amp;</m:t>
              </m:r>
              <m:r>
                <m:t>&amp;</m:t>
              </m:r>
              <m:r>
                <m:rPr>
                  <m:nor/>
                  <m:sty m:val="p"/>
                </m:rPr>
                <m:t>(</m:t>
              </m:r>
              <m:sSubSup>
                <m:e>
                  <m:r>
                    <m:t>ℓ</m:t>
                  </m:r>
                </m:e>
                <m:sub>
                  <m:r>
                    <m:t>11</m:t>
                  </m:r>
                </m:sub>
                <m:sup>
                  <m:r>
                    <m:t>2</m:t>
                  </m:r>
                </m:sup>
              </m:sSubSup>
              <m:r>
                <m:rPr>
                  <m:sty m:val="p"/>
                </m:rPr>
                <m:t>=</m:t>
              </m:r>
              <m:sSub>
                <m:e>
                  <m:r>
                    <m:t>a</m:t>
                  </m:r>
                </m:e>
                <m:sub>
                  <m:r>
                    <m:t>11</m:t>
                  </m:r>
                </m:sub>
              </m:sSub>
              <m:r>
                <m:rPr>
                  <m:nor/>
                  <m:sty m:val="p"/>
                </m:rPr>
                <m:t>)</m:t>
              </m:r>
            </m:e>
          </m:eqArr>
        </m:oMath>
      </m:oMathPara>
    </w:p>
    <w:p>
      <w:pPr>
        <w:pStyle w:val="FirstParagraph"/>
      </w:pPr>
      <w:r>
        <w:t xml:space="preserve">Here</w:t>
      </w:r>
      <w:r>
        <w:t xml:space="preserve"> </w:t>
      </w:r>
      <m:oMath>
        <m:r>
          <m:rPr>
            <m:sty m:val="p"/>
          </m:rPr>
          <m:t>[</m:t>
        </m:r>
        <m:sSub>
          <m:e>
            <m:r>
              <m:t>a</m:t>
            </m:r>
          </m:e>
          <m:sub>
            <m:r>
              <m:t>11</m:t>
            </m:r>
          </m:sub>
        </m:sSub>
        <m:r>
          <m:rPr>
            <m:sty m:val="p"/>
          </m:rPr>
          <m:t>]</m:t>
        </m:r>
      </m:oMath>
      <w:r>
        <w:t xml:space="preserve"> </w:t>
      </w:r>
      <w:r>
        <w:t xml:space="preserve">is invertible with inverse</w:t>
      </w:r>
      <w:r>
        <w:t xml:space="preserve"> </w:t>
      </w:r>
      <m:oMath>
        <m:r>
          <m:rPr>
            <m:sty m:val="p"/>
          </m:rPr>
          <m:t>[</m:t>
        </m:r>
        <m:r>
          <m:t>1</m:t>
        </m:r>
        <m:r>
          <m:rPr>
            <m:sty m:val="p"/>
          </m:rPr>
          <m:t>/</m:t>
        </m:r>
        <m:sSub>
          <m:e>
            <m:r>
              <m:t>a</m:t>
            </m:r>
          </m:e>
          <m:sub>
            <m:r>
              <m:t>11</m:t>
            </m:r>
          </m:sub>
        </m:sSub>
        <m:r>
          <m:rPr>
            <m:sty m:val="p"/>
          </m:rPr>
          <m:t>]</m:t>
        </m:r>
      </m:oMath>
      <w:r>
        <w:t xml:space="preserve">,</w:t>
      </w:r>
      <w:r>
        <w:t xml:space="preserve"> </w:t>
      </w:r>
      <w:r>
        <w:t xml:space="preserve">so with</w:t>
      </w:r>
      <w:r>
        <w:t xml:space="preserve"> </w:t>
      </w:r>
      <m:oMath>
        <m:r>
          <m:rPr>
            <m:sty m:val="bi"/>
          </m:rPr>
          <m:t>B</m:t>
        </m:r>
        <m:r>
          <m:rPr>
            <m:sty m:val="p"/>
          </m:rPr>
          <m:t>=</m:t>
        </m:r>
        <m:sSup>
          <m:e>
            <m:acc>
              <m:accPr>
                <m:chr m:val="̃"/>
              </m:accPr>
              <m:e>
                <m:r>
                  <m:t>b</m:t>
                </m:r>
              </m:e>
            </m:acc>
          </m:e>
          <m:sup>
            <m:r>
              <m:rPr>
                <m:sty m:val="p"/>
              </m:rPr>
              <m:t>⊤</m:t>
            </m:r>
          </m:sup>
        </m:sSup>
      </m:oMath>
      <w:r>
        <w:t xml:space="preserve"> </w:t>
      </w:r>
      <w:r>
        <w:t xml:space="preserve">in</w:t>
      </w:r>
      <w:r>
        <w:t xml:space="preserve"> </w:t>
      </w:r>
      <w:hyperlink w:anchor="def-schur-complement">
        <w:r>
          <w:rPr>
            <w:rStyle w:val="Hyperlink"/>
          </w:rPr>
          <w:t xml:space="preserve">Definition 102</w:t>
        </w:r>
      </w:hyperlink>
      <w:r>
        <w:t xml:space="preserve">,</w:t>
      </w:r>
    </w:p>
    <w:p>
      <w:pPr>
        <w:pStyle w:val="BodyText"/>
      </w:pPr>
      <m:oMathPara>
        <m:oMathParaPr>
          <m:jc m:val="center"/>
        </m:oMathParaPr>
        <m:oMath>
          <m:eqArr>
            <m:e>
              <m:sSup>
                <m:e>
                  <m:r>
                    <m:rPr>
                      <m:sty m:val="bi"/>
                    </m:rPr>
                    <m:t>B</m:t>
                  </m:r>
                </m:e>
                <m:sup>
                  <m:r>
                    <m:rPr>
                      <m:sty m:val="p"/>
                    </m:rPr>
                    <m:t>⊤</m:t>
                  </m:r>
                </m:sup>
              </m:sSup>
              <m:r>
                <m:t> </m:t>
              </m:r>
              <m:r>
                <m:rPr>
                  <m:sty m:val="p"/>
                </m:rPr>
                <m:t>[</m:t>
              </m:r>
              <m:sSub>
                <m:e>
                  <m:r>
                    <m:t>a</m:t>
                  </m:r>
                </m:e>
                <m:sub>
                  <m:r>
                    <m:t>11</m:t>
                  </m:r>
                </m:sub>
              </m:sSub>
              <m:sSup>
                <m:e>
                  <m:r>
                    <m:rPr>
                      <m:sty m:val="p"/>
                    </m:rPr>
                    <m:t>]</m:t>
                  </m:r>
                </m:e>
                <m:sup>
                  <m:r>
                    <m:rPr>
                      <m:sty m:val="p"/>
                    </m:rPr>
                    <m:t>−</m:t>
                  </m:r>
                  <m:r>
                    <m:t>1</m:t>
                  </m:r>
                </m:sup>
              </m:sSup>
              <m:r>
                <m:rPr>
                  <m:sty m:val="bi"/>
                </m:rPr>
                <m:t>B</m:t>
              </m:r>
              <m:r>
                <m:t>&amp;</m:t>
              </m:r>
              <m:r>
                <m:rPr>
                  <m:sty m:val="p"/>
                </m:rPr>
                <m:t>=</m:t>
              </m:r>
              <m:acc>
                <m:accPr>
                  <m:chr m:val="̃"/>
                </m:accPr>
                <m:e>
                  <m:r>
                    <m:t>b</m:t>
                  </m:r>
                </m:e>
              </m:acc>
              <m:r>
                <m:t> </m:t>
              </m:r>
              <m:f>
                <m:fPr>
                  <m:type m:val="lin"/>
                </m:fPr>
                <m:num>
                  <m:r>
                    <m:t>1</m:t>
                  </m:r>
                </m:num>
                <m:den>
                  <m:sSub>
                    <m:e>
                      <m:r>
                        <m:t>a</m:t>
                      </m:r>
                    </m:e>
                    <m:sub>
                      <m:r>
                        <m:t>11</m:t>
                      </m:r>
                    </m:sub>
                  </m:sSub>
                </m:den>
              </m:f>
              <m:r>
                <m:t> </m:t>
              </m:r>
              <m:sSup>
                <m:e>
                  <m:acc>
                    <m:accPr>
                      <m:chr m:val="̃"/>
                    </m:accPr>
                    <m:e>
                      <m:r>
                        <m:t>b</m:t>
                      </m:r>
                    </m:e>
                  </m:acc>
                </m:e>
                <m:sup>
                  <m:r>
                    <m:rPr>
                      <m:sty m:val="p"/>
                    </m:rPr>
                    <m:t>⊤</m:t>
                  </m:r>
                </m:sup>
              </m:sSup>
            </m:e>
            <m:e>
              <m:r>
                <m:t>&amp;</m:t>
              </m:r>
              <m:r>
                <m:rPr>
                  <m:sty m:val="p"/>
                </m:rPr>
                <m:t>=</m:t>
              </m:r>
              <m:f>
                <m:fPr>
                  <m:type m:val="lin"/>
                </m:fPr>
                <m:num>
                  <m:r>
                    <m:t>1</m:t>
                  </m:r>
                </m:num>
                <m:den>
                  <m:sSub>
                    <m:e>
                      <m:r>
                        <m:t>a</m:t>
                      </m:r>
                    </m:e>
                    <m:sub>
                      <m:r>
                        <m:t>11</m:t>
                      </m:r>
                    </m:sub>
                  </m:sSub>
                </m:den>
              </m:f>
              <m:r>
                <m:t> </m:t>
              </m:r>
              <m:acc>
                <m:accPr>
                  <m:chr m:val="̃"/>
                </m:accPr>
                <m:e>
                  <m:r>
                    <m:t>b</m:t>
                  </m:r>
                </m:e>
              </m:acc>
              <m:sSup>
                <m:e>
                  <m:acc>
                    <m:accPr>
                      <m:chr m:val="̃"/>
                    </m:accPr>
                    <m:e>
                      <m:r>
                        <m:t>b</m:t>
                      </m:r>
                    </m:e>
                  </m:acc>
                </m:e>
                <m:sup>
                  <m:r>
                    <m:rPr>
                      <m:sty m:val="p"/>
                    </m:rPr>
                    <m:t>⊤</m:t>
                  </m:r>
                </m:sup>
              </m:sSup>
            </m:e>
          </m:eqArr>
        </m:oMath>
      </m:oMathPara>
    </w:p>
    <w:p>
      <w:pPr>
        <w:pStyle w:val="FirstParagraph"/>
      </w:pPr>
      <w:r>
        <w:t xml:space="preserve">(</w:t>
      </w:r>
      <w:hyperlink w:anchor="thm-scalar-matmul">
        <w:r>
          <w:rPr>
            <w:rStyle w:val="Hyperlink"/>
          </w:rPr>
          <w:t xml:space="preserve">Theorem 87</w:t>
        </w:r>
      </w:hyperlink>
      <w:r>
        <w:t xml:space="preserve">),</w:t>
      </w:r>
      <w:r>
        <w:t xml:space="preserve"> </w:t>
      </w:r>
      <w:r>
        <w:t xml:space="preserve">and the right side is the Schur complement of</w:t>
      </w:r>
      <w:r>
        <w:t xml:space="preserve"> </w:t>
      </w:r>
      <m:oMath>
        <m:r>
          <m:rPr>
            <m:sty m:val="p"/>
          </m:rPr>
          <m:t>[</m:t>
        </m:r>
        <m:sSub>
          <m:e>
            <m:r>
              <m:t>a</m:t>
            </m:r>
          </m:e>
          <m:sub>
            <m:r>
              <m:t>11</m:t>
            </m:r>
          </m:sub>
        </m:sSub>
        <m:r>
          <m:rPr>
            <m:sty m:val="p"/>
          </m:rPr>
          <m:t>]</m:t>
        </m:r>
      </m:oMath>
      <w:r>
        <w:t xml:space="preserve"> </w:t>
      </w:r>
      <w:r>
        <w:t xml:space="preserve">in</w:t>
      </w:r>
      <w:r>
        <w:t xml:space="preserve"> </w:t>
      </w:r>
      <m:oMath>
        <m:r>
          <m:rPr>
            <m:sty m:val="bi"/>
          </m:rPr>
          <m:t>A</m:t>
        </m:r>
      </m:oMath>
      <w:r>
        <w:t xml:space="preserve">.</w:t>
      </w:r>
      <w:r>
        <w:t xml:space="preserve"> </w:t>
      </w:r>
      <w:r>
        <w:t xml:space="preserve">It is positive definite by</w:t>
      </w:r>
      <w:r>
        <w:t xml:space="preserve"> </w:t>
      </w:r>
      <w:hyperlink w:anchor="thm-schur-test">
        <w:r>
          <w:rPr>
            <w:rStyle w:val="Hyperlink"/>
          </w:rPr>
          <w:t xml:space="preserve">Theorem 114</w:t>
        </w:r>
      </w:hyperlink>
      <w:r>
        <w:t xml:space="preserve"> </w:t>
      </w:r>
      <w:r>
        <w:t xml:space="preserve">(with</w:t>
      </w:r>
      <w:r>
        <w:t xml:space="preserve"> </w:t>
      </w:r>
      <m:oMath>
        <m:r>
          <m:t>k</m:t>
        </m:r>
        <m:r>
          <m:rPr>
            <m:sty m:val="p"/>
          </m:rPr>
          <m:t>=</m:t>
        </m:r>
        <m:r>
          <m:t>1</m:t>
        </m:r>
      </m:oMath>
      <w:r>
        <w:t xml:space="preserve">;</w:t>
      </w:r>
      <w:r>
        <w:t xml:space="preserve"> </w:t>
      </w:r>
      <m:oMath>
        <m:sSub>
          <m:e>
            <m:r>
              <m:rPr>
                <m:sty m:val="bi"/>
              </m:rPr>
              <m:t>A</m:t>
            </m:r>
          </m:e>
          <m:sub>
            <m:r>
              <m:t>22</m:t>
            </m:r>
          </m:sub>
        </m:sSub>
      </m:oMath>
      <w:r>
        <w:t xml:space="preserve"> </w:t>
      </w:r>
      <w:r>
        <w:t xml:space="preserve">is symmetric because</w:t>
      </w:r>
      <w:r>
        <w:t xml:space="preserve"> </w:t>
      </w:r>
      <m:oMath>
        <m:r>
          <m:rPr>
            <m:sty m:val="bi"/>
          </m:rPr>
          <m:t>A</m:t>
        </m:r>
      </m:oMath>
      <w:r>
        <w:t xml:space="preserve"> </w:t>
      </w:r>
      <w:r>
        <w:t xml:space="preserve">is).</w:t>
      </w:r>
      <w:r>
        <w:t xml:space="preserve"> </w:t>
      </w:r>
      <w:r>
        <w:t xml:space="preserve">By the induction hypothesis it has exactly one factor</w:t>
      </w:r>
      <w:r>
        <w:t xml:space="preserve"> </w:t>
      </w:r>
      <m:oMath>
        <m:sSub>
          <m:e>
            <m:r>
              <m:rPr>
                <m:sty m:val="bi"/>
              </m:rPr>
              <m:t>L</m:t>
            </m:r>
          </m:e>
          <m:sub>
            <m:r>
              <m:t>22</m:t>
            </m:r>
          </m:sub>
        </m:sSub>
      </m:oMath>
      <w:r>
        <w:t xml:space="preserve"> </w:t>
      </w:r>
      <w:r>
        <w:t xml:space="preserve">of the required kind.</w:t>
      </w:r>
      <w:r>
        <w:t xml:space="preserve"> </w:t>
      </w:r>
      <w:r>
        <w:t xml:space="preserve">So</w:t>
      </w:r>
      <w:r>
        <w:t xml:space="preserve"> </w:t>
      </w:r>
      <m:oMath>
        <m:r>
          <m:rPr>
            <m:sty m:val="bi"/>
          </m:rPr>
          <m:t>L</m:t>
        </m:r>
      </m:oMath>
      <w:r>
        <w:t xml:space="preserve"> </w:t>
      </w:r>
      <w:r>
        <w:t xml:space="preserve">exists and is unique.</w:t>
      </w:r>
    </w:p>
    <w:bookmarkStart w:id="614" w:name="exm-cholesky"/>
    <w:p>
      <w:pPr>
        <w:pStyle w:val="BodyText"/>
      </w:pPr>
      <w:r>
        <w:rPr>
          <w:b/>
          <w:bCs/>
        </w:rPr>
        <w:t xml:space="preserve">Example 205 (Two Cholesky factors)</w:t>
      </w:r>
      <w:r>
        <w:t xml:space="preserve"> </w:t>
      </w:r>
      <w:r>
        <w:t xml:space="preserve"> </w:t>
      </w:r>
    </w:p>
    <w:p>
      <w:pPr>
        <w:numPr>
          <w:ilvl w:val="0"/>
          <w:numId w:val="1109"/>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p>
      <w:pPr>
        <w:pStyle w:val="BodyText"/>
      </w:pPr>
      <m:oMathPara>
        <m:oMathParaPr>
          <m:jc m:val="center"/>
        </m:oMathParaPr>
        <m:oMath>
          <m:eqArr>
            <m:e>
              <m:sSub>
                <m:e>
                  <m:r>
                    <m:t>ℓ</m:t>
                  </m:r>
                </m:e>
                <m:sub>
                  <m:r>
                    <m:t>11</m:t>
                  </m:r>
                </m:sub>
              </m:sSub>
              <m:r>
                <m:t>&amp;</m:t>
              </m:r>
              <m:r>
                <m:rPr>
                  <m:sty m:val="p"/>
                </m:rPr>
                <m:t>=</m:t>
              </m:r>
              <m:rad>
                <m:radPr>
                  <m:degHide m:val="on"/>
                </m:radPr>
                <m:deg/>
                <m:e>
                  <m:r>
                    <m:t>4</m:t>
                  </m:r>
                </m:e>
              </m:rad>
            </m:e>
            <m:e>
              <m:r>
                <m:t>&amp;</m:t>
              </m:r>
              <m:r>
                <m:rPr>
                  <m:sty m:val="p"/>
                </m:rPr>
                <m:t>=</m:t>
              </m:r>
              <m:r>
                <m:t>2</m:t>
              </m:r>
              <m:r>
                <m:rPr>
                  <m:sty m:val="p"/>
                </m:rPr>
                <m:t>,</m:t>
              </m:r>
            </m:e>
          </m:eqArr>
        </m:oMath>
      </m:oMathPara>
    </w:p>
    <w:p>
      <w:pPr>
        <w:pStyle w:val="FirstParagraph"/>
      </w:pPr>
      <m:oMathPara>
        <m:oMathParaPr>
          <m:jc m:val="center"/>
        </m:oMathParaPr>
        <m:oMath>
          <m:eqArr>
            <m:e>
              <m:sSub>
                <m:e>
                  <m:r>
                    <m:t>ℓ</m:t>
                  </m:r>
                </m:e>
                <m:sub>
                  <m:r>
                    <m:t>21</m:t>
                  </m:r>
                </m:sub>
              </m:sSub>
              <m:r>
                <m:t>&amp;</m:t>
              </m:r>
              <m:r>
                <m:rPr>
                  <m:sty m:val="p"/>
                </m:rPr>
                <m:t>=</m:t>
              </m:r>
              <m:r>
                <m:t>2</m:t>
              </m:r>
              <m:r>
                <m:rPr>
                  <m:sty m:val="p"/>
                </m:rPr>
                <m:t>/</m:t>
              </m:r>
              <m:r>
                <m:t>2</m:t>
              </m:r>
            </m:e>
            <m:e>
              <m:r>
                <m:t>&amp;</m:t>
              </m:r>
              <m:r>
                <m:rPr>
                  <m:sty m:val="p"/>
                </m:rPr>
                <m:t>=</m:t>
              </m:r>
              <m:r>
                <m:t>1</m:t>
              </m:r>
              <m:r>
                <m:rPr>
                  <m:sty m:val="p"/>
                </m:rPr>
                <m:t>,</m:t>
              </m:r>
            </m:e>
          </m:eqArr>
        </m:oMath>
      </m:oMathPara>
    </w:p>
    <w:p>
      <w:pPr>
        <w:numPr>
          <w:ilvl w:val="0"/>
          <w:numId w:val="1000"/>
        </w:numPr>
      </w:pP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sSup>
                <m:e>
                  <m:r>
                    <m:t>1</m:t>
                  </m:r>
                </m:e>
                <m:sup>
                  <m:r>
                    <m:t>2</m:t>
                  </m:r>
                </m:sup>
              </m:sSup>
            </m:e>
            <m:e>
              <m:r>
                <m:t>&amp;</m:t>
              </m:r>
              <m:r>
                <m:rPr>
                  <m:sty m:val="p"/>
                </m:rPr>
                <m:t>=</m:t>
              </m:r>
              <m:r>
                <m:t>4</m:t>
              </m:r>
              <m:r>
                <m:rPr>
                  <m:sty m:val="p"/>
                </m:rPr>
                <m:t>,</m:t>
              </m:r>
            </m:e>
          </m:eqArr>
        </m:oMath>
      </m:oMathPara>
    </w:p>
    <w:p>
      <w:pPr>
        <w:numPr>
          <w:ilvl w:val="0"/>
          <w:numId w:val="1000"/>
        </w:numPr>
      </w:pPr>
      <w:r>
        <w:t xml:space="preserve">so</w:t>
      </w:r>
      <w:r>
        <w:t xml:space="preserve"> </w:t>
      </w:r>
      <m:oMath>
        <m:sSub>
          <m:e>
            <m:r>
              <m:t>ℓ</m:t>
            </m:r>
          </m:e>
          <m:sub>
            <m:r>
              <m:t>22</m:t>
            </m:r>
          </m:sub>
        </m:sSub>
        <m:r>
          <m:rPr>
            <m:sty m:val="p"/>
          </m:rPr>
          <m:t>=</m:t>
        </m:r>
        <m:r>
          <m:t>2</m:t>
        </m:r>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2</m:t>
                  </m:r>
                </m:e>
              </m:mr>
            </m:m>
          </m:e>
        </m:d>
      </m:oMath>
      <w:r>
        <w:t xml:space="preserve">, and</w:t>
      </w:r>
    </w:p>
    <w:p>
      <w:pPr>
        <w:pStyle w:val="BodyText"/>
      </w:pPr>
      <m:oMathPara>
        <m:oMathParaPr>
          <m:jc m:val="center"/>
        </m:oMathParaPr>
        <m:oMath>
          <m:eqArr>
            <m:e>
              <m:r>
                <m:rPr>
                  <m:sty m:val="bi"/>
                </m:rPr>
                <m:t>L</m:t>
              </m:r>
              <m:sSup>
                <m:e>
                  <m:r>
                    <m:rPr>
                      <m:sty m:val="bi"/>
                    </m:rPr>
                    <m:t>L</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e>
                      <m:e>
                        <m:r>
                          <m:t>2</m:t>
                        </m:r>
                        <m:r>
                          <m:rPr>
                            <m:sty m:val="p"/>
                          </m:rPr>
                          <m:t>⋅</m:t>
                        </m:r>
                        <m:r>
                          <m:t>1</m:t>
                        </m:r>
                      </m:e>
                    </m:mr>
                    <m:mr>
                      <m:e>
                        <m:r>
                          <m:t>1</m:t>
                        </m:r>
                        <m:r>
                          <m:rPr>
                            <m:sty m:val="p"/>
                          </m:rPr>
                          <m:t>⋅</m:t>
                        </m:r>
                        <m:r>
                          <m:t>2</m:t>
                        </m:r>
                      </m:e>
                      <m:e>
                        <m:r>
                          <m:t>1</m:t>
                        </m:r>
                        <m:r>
                          <m:rPr>
                            <m:sty m:val="p"/>
                          </m:rPr>
                          <m:t>⋅</m:t>
                        </m:r>
                        <m:r>
                          <m:t>1</m:t>
                        </m:r>
                        <m:r>
                          <m:rPr>
                            <m:sty m:val="p"/>
                          </m:rPr>
                          <m:t>+</m:t>
                        </m:r>
                        <m:r>
                          <m:t>2</m:t>
                        </m:r>
                        <m:r>
                          <m:rPr>
                            <m:sty m:val="p"/>
                          </m:rPr>
                          <m:t>⋅</m:t>
                        </m:r>
                        <m:r>
                          <m:t>2</m:t>
                        </m:r>
                      </m:e>
                    </m:mr>
                  </m:m>
                </m:e>
              </m:d>
            </m:e>
            <m:e>
              <m:r>
                <m:t>&amp;</m:t>
              </m:r>
              <m:r>
                <m:rPr>
                  <m:sty m:val="p"/>
                </m:rPr>
                <m:t>=</m:t>
              </m:r>
              <m:r>
                <m:rPr>
                  <m:sty m:val="bi"/>
                </m:rPr>
                <m:t>A</m:t>
              </m:r>
              <m:r>
                <m:rPr>
                  <m:sty m:val="p"/>
                </m:rPr>
                <m:t>.</m:t>
              </m:r>
            </m:e>
          </m:eqArr>
        </m:oMath>
      </m:oMathPara>
    </w:p>
    <w:p>
      <w:pPr>
        <w:numPr>
          <w:ilvl w:val="0"/>
          <w:numId w:val="1109"/>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sSub>
          <m:e>
            <m:r>
              <m:t>ℓ</m:t>
            </m:r>
          </m:e>
          <m:sub>
            <m:r>
              <m:t>11</m:t>
            </m:r>
          </m:sub>
        </m:sSub>
        <m:r>
          <m:rPr>
            <m:sty m:val="p"/>
          </m:rPr>
          <m:t>=</m:t>
        </m:r>
        <m:rad>
          <m:radPr>
            <m:degHide m:val="on"/>
          </m:radPr>
          <m:deg/>
          <m:e>
            <m:r>
              <m:t>5</m:t>
            </m:r>
          </m:e>
        </m:rad>
      </m:oMath>
      <w:r>
        <w:t xml:space="preserve">,</w:t>
      </w:r>
      <w:r>
        <w:t xml:space="preserve"> </w:t>
      </w:r>
      <m:oMath>
        <m:sSub>
          <m:e>
            <m:r>
              <m:t>ℓ</m:t>
            </m:r>
          </m:e>
          <m:sub>
            <m:r>
              <m:t>21</m:t>
            </m:r>
          </m:sub>
        </m:sSub>
        <m:r>
          <m:rPr>
            <m:sty m:val="p"/>
          </m:rPr>
          <m:t>=</m:t>
        </m:r>
        <m:r>
          <m:t>4</m:t>
        </m:r>
        <m:r>
          <m:rPr>
            <m:sty m:val="p"/>
          </m:rPr>
          <m:t>/</m:t>
        </m:r>
        <m:rad>
          <m:radPr>
            <m:degHide m:val="on"/>
          </m:radPr>
          <m:deg/>
          <m:e>
            <m:r>
              <m:t>5</m:t>
            </m:r>
          </m:e>
        </m:rad>
      </m:oMath>
      <w:r>
        <w:t xml:space="preserve">,</w:t>
      </w:r>
      <w:r>
        <w:t xml:space="preserve"> </w:t>
      </w: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the Schur complement of</w:t>
      </w:r>
      <w:r>
        <w:t xml:space="preserve"> </w:t>
      </w:r>
      <w:hyperlink w:anchor="exm-schur-complement">
        <w:r>
          <w:rPr>
            <w:rStyle w:val="Hyperlink"/>
          </w:rPr>
          <w:t xml:space="preserve">Example 203</w:t>
        </w:r>
      </w:hyperlink>
      <w:r>
        <w:t xml:space="preserve">,</w:t>
      </w:r>
      <w:r>
        <w:t xml:space="preserve"> </w:t>
      </w:r>
      <w:r>
        <w:t xml:space="preserve">so</w:t>
      </w:r>
      <w:r>
        <w:t xml:space="preserve"> </w:t>
      </w:r>
      <m:oMath>
        <m:sSub>
          <m:e>
            <m:r>
              <m:t>ℓ</m:t>
            </m:r>
          </m:e>
          <m:sub>
            <m:r>
              <m:t>22</m:t>
            </m:r>
          </m:sub>
        </m:sSub>
        <m:r>
          <m:rPr>
            <m:sty m:val="p"/>
          </m:rPr>
          <m:t>=</m:t>
        </m:r>
        <m:f>
          <m:fPr>
            <m:type m:val="lin"/>
          </m:fPr>
          <m:num>
            <m:r>
              <m:t>3</m:t>
            </m:r>
          </m:num>
          <m:den>
            <m:rad>
              <m:radPr>
                <m:degHide m:val="on"/>
              </m:radPr>
              <m:deg/>
              <m:e>
                <m:r>
                  <m:t>5</m:t>
                </m:r>
              </m:e>
            </m:rad>
          </m:den>
        </m:f>
      </m:oMath>
      <w:r>
        <w:t xml:space="preserve">.</w:t>
      </w:r>
    </w:p>
    <w:p>
      <w:pPr>
        <w:numPr>
          <w:ilvl w:val="0"/>
          <w:numId w:val="1109"/>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the method breaks down:</w:t>
      </w:r>
    </w:p>
    <w:p>
      <w:pPr>
        <w:pStyle w:val="BodyText"/>
      </w:pPr>
      <m:oMathPara>
        <m:oMathParaPr>
          <m:jc m:val="center"/>
        </m:oMathParaPr>
        <m:oMath>
          <m:eqArr>
            <m:e>
              <m:sSubSup>
                <m:e>
                  <m:r>
                    <m:t>ℓ</m:t>
                  </m:r>
                </m:e>
                <m:sub>
                  <m:r>
                    <m:t>22</m:t>
                  </m:r>
                </m:sub>
                <m:sup>
                  <m:r>
                    <m:t>2</m:t>
                  </m:r>
                </m:sup>
              </m:sSubSup>
              <m:r>
                <m:t>&amp;</m:t>
              </m:r>
              <m:r>
                <m:rPr>
                  <m:sty m:val="p"/>
                </m:rPr>
                <m:t>=</m:t>
              </m:r>
              <m:r>
                <m:t>1</m:t>
              </m:r>
              <m:r>
                <m:rPr>
                  <m:sty m:val="p"/>
                </m:rPr>
                <m:t>−</m:t>
              </m:r>
              <m:r>
                <m:t>4</m:t>
              </m:r>
            </m:e>
            <m:e>
              <m:r>
                <m:t>&amp;</m:t>
              </m:r>
              <m:r>
                <m:rPr>
                  <m:sty m:val="p"/>
                </m:rPr>
                <m:t>=</m:t>
              </m:r>
              <m:r>
                <m:rPr>
                  <m:sty m:val="p"/>
                </m:rPr>
                <m:t>−</m:t>
              </m:r>
              <m:r>
                <m:t>3</m:t>
              </m:r>
            </m:e>
          </m:eqArr>
        </m:oMath>
      </m:oMathPara>
    </w:p>
    <w:p>
      <w:pPr>
        <w:numPr>
          <w:ilvl w:val="0"/>
          <w:numId w:val="1000"/>
        </w:numPr>
      </w:pPr>
      <w:r>
        <w:t xml:space="preserve">has no real solution,</w:t>
      </w:r>
      <w:r>
        <w:t xml:space="preserve"> </w:t>
      </w:r>
      <w:r>
        <w:t xml:space="preserve">matching the failure of the Schur complement test (</w:t>
      </w:r>
      <w:hyperlink w:anchor="exm-schur-test">
        <w:r>
          <w:rPr>
            <w:rStyle w:val="Hyperlink"/>
          </w:rPr>
          <w:t xml:space="preserve">Example 204</w:t>
        </w:r>
      </w:hyperlink>
      <w:r>
        <w:t xml:space="preserve">).</w:t>
      </w:r>
    </w:p>
    <w:bookmarkEnd w:id="614"/>
    <w:bookmarkEnd w:id="615"/>
    <w:bookmarkStart w:id="638" w:name="sec-complex-vectors-matrices"/>
    <w:p>
      <w:pPr>
        <w:pStyle w:val="Heading2"/>
      </w:pPr>
      <w:r>
        <w:t xml:space="preserve">23 Complex vectors and matrices</w:t>
      </w:r>
    </w:p>
    <w:bookmarkStart w:id="617" w:name="def-complex-vector"/>
    <w:p>
      <w:pPr>
        <w:pStyle w:val="FirstParagraph"/>
      </w:pPr>
      <w:r>
        <w:rPr>
          <w:b/>
          <w:bCs/>
        </w:rPr>
        <w:t xml:space="preserve">Definition 103 (Complex vectors and matrices)</w:t>
      </w:r>
      <w:r>
        <w:t xml:space="preserve"> </w:t>
      </w:r>
      <w:r>
        <w:t xml:space="preserve">A</w:t>
      </w:r>
      <w:r>
        <w:t xml:space="preserve"> </w:t>
      </w:r>
      <w:r>
        <w:rPr>
          <w:b/>
          <w:bCs/>
        </w:rPr>
        <w:t xml:space="preserve">complex vector</w:t>
      </w:r>
      <w:r>
        <w:t xml:space="preserve"> </w:t>
      </w:r>
      <w:r>
        <w:t xml:space="preserve">of length</w:t>
      </w:r>
      <w:r>
        <w:t xml:space="preserve"> </w:t>
      </w:r>
      <m:oMath>
        <m:r>
          <m:t>p</m:t>
        </m:r>
      </m:oMath>
      <w:r>
        <w:t xml:space="preserve"> </w:t>
      </w:r>
      <w:r>
        <w:t xml:space="preserve">is a column vector</w:t>
      </w:r>
      <w:r>
        <w:t xml:space="preserve"> </w:t>
      </w:r>
      <w:r>
        <w:t xml:space="preserve">whose entries are</w:t>
      </w:r>
      <w:r>
        <w:t xml:space="preserve"> </w:t>
      </w:r>
      <w:hyperlink r:id="rId438">
        <w:r>
          <w:rPr>
            <w:rStyle w:val="Hyperlink"/>
          </w:rPr>
          <w:t xml:space="preserve">complex numbers</w:t>
        </w:r>
      </w:hyperlink>
      <w:r>
        <w:t xml:space="preserve">;</w:t>
      </w:r>
      <w:r>
        <w:t xml:space="preserve"> </w:t>
      </w:r>
      <w:r>
        <w:t xml:space="preserve">the set of all of them is denoted</w:t>
      </w:r>
      <w:r>
        <w:t xml:space="preserve"> </w:t>
      </w:r>
      <m:oMath>
        <m:sSup>
          <m:e>
            <m:r>
              <m:rPr>
                <m:scr m:val="double-struck"/>
                <m:sty m:val="p"/>
              </m:rPr>
              <m:t>C</m:t>
            </m:r>
          </m:e>
          <m:sup>
            <m:r>
              <m:t>p</m:t>
            </m:r>
          </m:sup>
        </m:sSup>
      </m:oMath>
      <w:r>
        <w:t xml:space="preserve">.</w:t>
      </w:r>
      <w:r>
        <w:t xml:space="preserve"> </w:t>
      </w:r>
      <w:r>
        <w:t xml:space="preserve">A</w:t>
      </w:r>
      <w:r>
        <w:t xml:space="preserve"> </w:t>
      </w:r>
      <w:r>
        <w:rPr>
          <w:b/>
          <w:bCs/>
        </w:rPr>
        <w:t xml:space="preserve">complex matrix</w:t>
      </w:r>
      <w:r>
        <w:t xml:space="preserve"> </w:t>
      </w:r>
      <w:r>
        <w:t xml:space="preserve">of size</w:t>
      </w:r>
      <w:r>
        <w:t xml:space="preserve"> </w:t>
      </w:r>
      <m:oMath>
        <m:r>
          <m:t>m</m:t>
        </m:r>
        <m:r>
          <m:rPr>
            <m:sty m:val="p"/>
          </m:rPr>
          <m:t>×</m:t>
        </m:r>
        <m:r>
          <m:t>n</m:t>
        </m:r>
      </m:oMath>
      <w:r>
        <w:t xml:space="preserve"> </w:t>
      </w:r>
      <w:r>
        <w:t xml:space="preserve">is a matrix with complex entries;</w:t>
      </w:r>
      <w:r>
        <w:t xml:space="preserve"> </w:t>
      </w:r>
      <w:r>
        <w:t xml:space="preserve">the set of all of them is denoted</w:t>
      </w:r>
      <w:r>
        <w:t xml:space="preserve"> </w:t>
      </w:r>
      <m:oMath>
        <m:sSup>
          <m:e>
            <m:r>
              <m:rPr>
                <m:scr m:val="double-struck"/>
                <m:sty m:val="p"/>
              </m:rPr>
              <m:t>C</m:t>
            </m:r>
          </m:e>
          <m:sup>
            <m:r>
              <m:t>m</m:t>
            </m:r>
            <m:r>
              <m:rPr>
                <m:sty m:val="p"/>
              </m:rPr>
              <m:t>×</m:t>
            </m:r>
            <m:r>
              <m:t>n</m:t>
            </m:r>
          </m:sup>
        </m:sSup>
      </m:oMath>
      <w:r>
        <w:t xml:space="preserve">.</w:t>
      </w:r>
    </w:p>
    <w:p>
      <w:pPr>
        <w:pStyle w:val="BodyText"/>
      </w:pPr>
      <w:r>
        <w:t xml:space="preserve">The</w:t>
      </w:r>
      <w:r>
        <w:t xml:space="preserve"> </w:t>
      </w:r>
      <w:r>
        <w:rPr>
          <w:b/>
          <w:bCs/>
        </w:rPr>
        <w:t xml:space="preserve">complex conjugate</w:t>
      </w:r>
      <w:r>
        <w:t xml:space="preserve"> </w:t>
      </w:r>
      <w:r>
        <w:t xml:space="preserve">of a complex vector or matrix</w:t>
      </w:r>
      <w:r>
        <w:t xml:space="preserve"> </w:t>
      </w:r>
      <w:r>
        <w:t xml:space="preserve">takes the</w:t>
      </w:r>
      <w:r>
        <w:t xml:space="preserve"> </w:t>
      </w:r>
      <w:hyperlink r:id="rId616">
        <w:r>
          <w:rPr>
            <w:rStyle w:val="Hyperlink"/>
          </w:rPr>
          <w:t xml:space="preserve">complex conjugate</w:t>
        </w:r>
      </w:hyperlink>
      <w:r>
        <w:t xml:space="preserve"> </w:t>
      </w:r>
      <w:r>
        <w:t xml:space="preserve">of each entry:</w:t>
      </w:r>
      <w:r>
        <w:t xml:space="preserve"> </w:t>
      </w:r>
      <m:oMath>
        <m:r>
          <m:rPr>
            <m:sty m:val="p"/>
          </m:rPr>
          <m:t>(</m:t>
        </m:r>
        <m:bar>
          <m:barPr>
            <m:pos m:val="top"/>
          </m:barPr>
          <m:e>
            <m:r>
              <m:rPr>
                <m:sty m:val="bi"/>
              </m:rPr>
              <m:t>A</m:t>
            </m:r>
          </m:e>
        </m:bar>
        <m:sSub>
          <m:e>
            <m:r>
              <m:rPr>
                <m:sty m:val="p"/>
              </m:rPr>
              <m:t>)</m:t>
            </m:r>
          </m:e>
          <m:sub>
            <m:r>
              <m:t>j</m:t>
            </m:r>
            <m:r>
              <m:t>k</m:t>
            </m:r>
          </m:sub>
        </m:sSub>
        <m:limUpp>
          <m:e>
            <m:r>
              <m:rPr>
                <m:sty m:val="p"/>
              </m:rPr>
              <m:t>=</m:t>
            </m:r>
          </m:e>
          <m:lim>
            <m:r>
              <m:rPr>
                <m:nor/>
                <m:sty m:val="p"/>
              </m:rPr>
              <m:t>def</m:t>
            </m:r>
          </m:lim>
        </m:limUpp>
        <m:bar>
          <m:barPr>
            <m:pos m:val="top"/>
          </m:barPr>
          <m:e>
            <m:sSub>
              <m:e>
                <m:r>
                  <m:t>a</m:t>
                </m:r>
              </m:e>
              <m:sub>
                <m:r>
                  <m:t>j</m:t>
                </m:r>
                <m:r>
                  <m:t>k</m:t>
                </m:r>
              </m:sub>
            </m:sSub>
          </m:e>
        </m:bar>
      </m:oMath>
      <w:r>
        <w:t xml:space="preserve">.</w:t>
      </w:r>
    </w:p>
    <w:bookmarkEnd w:id="617"/>
    <w:bookmarkStart w:id="618" w:name="exm-complex-vector"/>
    <w:p>
      <w:pPr>
        <w:pStyle w:val="BodyText"/>
      </w:pPr>
      <w:r>
        <w:rPr>
          <w:b/>
          <w:bCs/>
        </w:rPr>
        <w:t xml:space="preserve">Example 206 (A complex vector and its conjugate)</w:t>
      </w:r>
    </w:p>
    <w:p>
      <w:pPr>
        <w:pStyle w:val="BodyText"/>
      </w:pPr>
      <m:oMathPara>
        <m:oMathParaPr>
          <m:jc m:val="center"/>
        </m:oMathParaPr>
        <m:oMath>
          <m:limLow>
            <m:e>
              <m:limLow>
                <m:e>
                  <m:acc>
                    <m:accPr>
                      <m:chr m:val="̃"/>
                    </m:accPr>
                    <m:e>
                      <m:r>
                        <m:t>z</m:t>
                      </m:r>
                    </m:e>
                  </m:acc>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rPr>
                        <m:sty m:val="p"/>
                      </m:rPr>
                      <m:t>−</m:t>
                    </m:r>
                    <m:r>
                      <m:t>3</m:t>
                    </m:r>
                    <m:r>
                      <m:t> </m:t>
                    </m:r>
                    <m:r>
                      <m:t>i</m:t>
                    </m:r>
                  </m:e>
                </m:mr>
              </m:m>
            </m:e>
          </m:d>
          <m:r>
            <m:rPr>
              <m:sty m:val="p"/>
            </m:rPr>
            <m:t>∈</m:t>
          </m:r>
          <m:sSup>
            <m:e>
              <m:r>
                <m:rPr>
                  <m:scr m:val="double-struck"/>
                  <m:sty m:val="p"/>
                </m:rPr>
                <m:t>C</m:t>
              </m:r>
            </m:e>
            <m:sup>
              <m:r>
                <m:t>3</m:t>
              </m:r>
            </m:sup>
          </m:sSup>
          <m:r>
            <m:rPr>
              <m:sty m:val="p"/>
            </m:rPr>
            <m:t>,</m:t>
          </m:r>
          <m:r>
            <m:t>  </m:t>
          </m:r>
          <m:limLow>
            <m:e>
              <m:limLow>
                <m:e>
                  <m:bar>
                    <m:barPr>
                      <m:pos m:val="top"/>
                    </m:barPr>
                    <m:e>
                      <m:acc>
                        <m:accPr>
                          <m:chr m:val="̃"/>
                        </m:accPr>
                        <m:e>
                          <m:r>
                            <m:t>z</m:t>
                          </m:r>
                        </m:e>
                      </m:acc>
                    </m:e>
                  </m:bar>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t>3</m:t>
                    </m:r>
                    <m:r>
                      <m:t> </m:t>
                    </m:r>
                    <m:r>
                      <m:t>i</m:t>
                    </m:r>
                  </m:e>
                </m:mr>
              </m:m>
            </m:e>
          </m:d>
          <m:r>
            <m:rPr>
              <m:sty m:val="p"/>
            </m:rPr>
            <m:t>.</m:t>
          </m:r>
        </m:oMath>
      </m:oMathPara>
    </w:p>
    <w:p>
      <w:pPr>
        <w:pStyle w:val="FirstParagraph"/>
      </w:pPr>
      <w:r>
        <w:t xml:space="preserve">The real entry</w:t>
      </w:r>
      <w:r>
        <w:t xml:space="preserve"> </w:t>
      </w:r>
      <m:oMath>
        <m:r>
          <m:t>2</m:t>
        </m:r>
      </m:oMath>
      <w:r>
        <w:t xml:space="preserve"> </w:t>
      </w:r>
      <w:r>
        <w:t xml:space="preserve">is its own conjugate.</w:t>
      </w:r>
      <w:r>
        <w:t xml:space="preserve"> </w:t>
      </w:r>
      <w:r>
        <w:t xml:space="preserve">Every real vector is also a complex vector,</w:t>
      </w:r>
      <w:r>
        <w:t xml:space="preserve"> </w:t>
      </w:r>
      <w:r>
        <w:t xml:space="preserve">since each real number</w:t>
      </w:r>
      <w:r>
        <w:t xml:space="preserve"> </w:t>
      </w:r>
      <m:oMath>
        <m:r>
          <m:t>a</m:t>
        </m:r>
      </m:oMath>
      <w:r>
        <w:t xml:space="preserve"> </w:t>
      </w:r>
      <w:r>
        <w:t xml:space="preserve">is the complex number</w:t>
      </w:r>
      <w:r>
        <w:t xml:space="preserve"> </w:t>
      </w:r>
      <m:oMath>
        <m:r>
          <m:t>a</m:t>
        </m:r>
        <m:r>
          <m:rPr>
            <m:sty m:val="p"/>
          </m:rPr>
          <m:t>+</m:t>
        </m:r>
        <m:r>
          <m:t>0</m:t>
        </m:r>
        <m:r>
          <m:t> </m:t>
        </m:r>
        <m:r>
          <m:t>i</m:t>
        </m:r>
      </m:oMath>
      <w:r>
        <w:t xml:space="preserve">,</w:t>
      </w:r>
      <w:r>
        <w:t xml:space="preserve"> </w:t>
      </w:r>
      <w:r>
        <w:t xml:space="preserve">so</w:t>
      </w:r>
      <w:r>
        <w:t xml:space="preserve"> </w:t>
      </w:r>
      <m:oMath>
        <m:sSup>
          <m:e>
            <m:r>
              <m:rPr>
                <m:scr m:val="double-struck"/>
                <m:sty m:val="p"/>
              </m:rPr>
              <m:t>R</m:t>
            </m:r>
          </m:e>
          <m:sup>
            <m:r>
              <m:t>p</m:t>
            </m:r>
          </m:sup>
        </m:sSup>
      </m:oMath>
      <w:r>
        <w:t xml:space="preserve"> </w:t>
      </w:r>
      <w:r>
        <w:t xml:space="preserve">is a subset of</w:t>
      </w:r>
      <w:r>
        <w:t xml:space="preserve"> </w:t>
      </w:r>
      <m:oMath>
        <m:sSup>
          <m:e>
            <m:r>
              <m:rPr>
                <m:scr m:val="double-struck"/>
                <m:sty m:val="p"/>
              </m:rPr>
              <m:t>C</m:t>
            </m:r>
          </m:e>
          <m:sup>
            <m:r>
              <m:t>p</m:t>
            </m:r>
          </m:sup>
        </m:sSup>
      </m:oMath>
      <w:r>
        <w:t xml:space="preserve">.</w:t>
      </w:r>
    </w:p>
    <w:bookmarkEnd w:id="618"/>
    <w:bookmarkStart w:id="619" w:name="def-conjugate-transpose"/>
    <w:p>
      <w:pPr>
        <w:pStyle w:val="BodyText"/>
      </w:pPr>
      <w:r>
        <w:rPr>
          <w:b/>
          <w:bCs/>
        </w:rPr>
        <w:t xml:space="preserve">Definition 104 (Conjugate transpose (Hermitian adjoint, Hermitian conjugate, transjugate))</w:t>
      </w:r>
      <w:r>
        <w:t xml:space="preserve"> </w:t>
      </w:r>
      <w:r>
        <w:t xml:space="preserve">The</w:t>
      </w:r>
      <w:r>
        <w:t xml:space="preserve"> </w:t>
      </w:r>
      <w:r>
        <w:rPr>
          <w:b/>
          <w:bCs/>
        </w:rPr>
        <w:t xml:space="preserve">conjugate transpose</w:t>
      </w:r>
      <w:r>
        <w:t xml:space="preserve"> </w:t>
      </w:r>
      <w:r>
        <w:t xml:space="preserve">(also called the</w:t>
      </w:r>
      <w:r>
        <w:t xml:space="preserve"> </w:t>
      </w:r>
      <w:r>
        <w:rPr>
          <w:b/>
          <w:bCs/>
        </w:rPr>
        <w:t xml:space="preserve">Hermitian adjoint</w:t>
      </w:r>
      <w:r>
        <w:t xml:space="preserve">,</w:t>
      </w:r>
      <w:r>
        <w:t xml:space="preserve"> </w:t>
      </w:r>
      <w:r>
        <w:rPr>
          <w:b/>
          <w:bCs/>
        </w:rPr>
        <w:t xml:space="preserve">Hermitian conjugate</w:t>
      </w:r>
      <w:r>
        <w:t xml:space="preserve">, or</w:t>
      </w:r>
      <w:r>
        <w:t xml:space="preserve"> </w:t>
      </w:r>
      <w:r>
        <w:rPr>
          <w:b/>
          <w:bCs/>
        </w:rPr>
        <w:t xml:space="preserve">transjugate</w:t>
      </w:r>
      <w:r>
        <w:t xml:space="preserve">)</w:t>
      </w:r>
      <w:r>
        <w:t xml:space="preserve"> </w:t>
      </w:r>
      <w:r>
        <w:t xml:space="preserve">of an</w:t>
      </w:r>
      <w:r>
        <w:t xml:space="preserve"> </w:t>
      </w:r>
      <m:oMath>
        <m:r>
          <m:t>m</m:t>
        </m:r>
        <m:r>
          <m:rPr>
            <m:sty m:val="p"/>
          </m:rPr>
          <m:t>×</m:t>
        </m:r>
        <m:r>
          <m:t>n</m:t>
        </m:r>
      </m:oMath>
      <w:r>
        <w:t xml:space="preserve"> </w:t>
      </w:r>
      <w:r>
        <w:t xml:space="preserve">complex 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cr m:val="sans-serif"/>
                <m:sty m:val="p"/>
              </m:rPr>
              <m:t>H</m:t>
            </m:r>
          </m:sup>
        </m:sSup>
      </m:oMath>
      <w:r>
        <w:t xml:space="preserve"> </w:t>
      </w:r>
      <w:r>
        <w:t xml:space="preserve">obtained by transposing</w:t>
      </w:r>
      <w:r>
        <w:t xml:space="preserve"> </w:t>
      </w:r>
      <m:oMath>
        <m:r>
          <m:rPr>
            <m:sty m:val="bi"/>
          </m:rPr>
          <m:t>A</m:t>
        </m:r>
      </m:oMath>
      <w:r>
        <w:t xml:space="preserve"> </w:t>
      </w:r>
      <w:r>
        <w:t xml:space="preserve">and then taking the complex conjugate of each entry:</w:t>
      </w:r>
    </w:p>
    <w:p>
      <w:pPr>
        <w:pStyle w:val="BodyText"/>
      </w:pPr>
      <m:oMathPara>
        <m:oMathParaPr>
          <m:jc m:val="center"/>
        </m:oMathParaPr>
        <m:oMath>
          <m:r>
            <m:rPr>
              <m:sty m:val="p"/>
            </m:rPr>
            <m:t>(</m:t>
          </m:r>
          <m:sSup>
            <m:e>
              <m:r>
                <m:rPr>
                  <m:sty m:val="bi"/>
                </m:rPr>
                <m:t>A</m:t>
              </m:r>
            </m:e>
            <m:sup>
              <m:r>
                <m:rPr>
                  <m:scr m:val="sans-serif"/>
                  <m:sty m:val="p"/>
                </m:rPr>
                <m:t>H</m:t>
              </m:r>
            </m:sup>
          </m:sSup>
          <m:sSub>
            <m:e>
              <m:r>
                <m:rPr>
                  <m:sty m:val="p"/>
                </m:rPr>
                <m:t>)</m:t>
              </m:r>
            </m:e>
            <m:sub>
              <m:r>
                <m:t>j</m:t>
              </m:r>
              <m:r>
                <m:t>k</m:t>
              </m:r>
            </m:sub>
          </m:sSub>
          <m:limUpp>
            <m:e>
              <m:r>
                <m:rPr>
                  <m:sty m:val="p"/>
                </m:rPr>
                <m:t>=</m:t>
              </m:r>
            </m:e>
            <m:lim>
              <m:r>
                <m:rPr>
                  <m:nor/>
                  <m:sty m:val="p"/>
                </m:rPr>
                <m:t>def</m:t>
              </m:r>
            </m:lim>
          </m:limUpp>
          <m:bar>
            <m:barPr>
              <m:pos m:val="top"/>
            </m:barPr>
            <m:e>
              <m:sSub>
                <m:e>
                  <m:r>
                    <m:t>a</m:t>
                  </m:r>
                </m:e>
                <m:sub>
                  <m:r>
                    <m:t>k</m:t>
                  </m:r>
                  <m:r>
                    <m:t>j</m:t>
                  </m:r>
                </m:sub>
              </m:sSub>
            </m:e>
          </m:bar>
          <m:r>
            <m:t> </m:t>
          </m:r>
          <m:r>
            <m:rPr>
              <m:nor/>
              <m:sty m:val="p"/>
            </m:rPr>
            <m:t>for </m:t>
          </m:r>
          <m:r>
            <m:t>j</m:t>
          </m:r>
          <m:r>
            <m:rPr>
              <m:sty m:val="p"/>
            </m:rPr>
            <m:t>∈</m:t>
          </m:r>
          <m:r>
            <m:rPr>
              <m:sty m:val="p"/>
            </m:rPr>
            <m:t>{</m:t>
          </m:r>
          <m:r>
            <m:t>1</m:t>
          </m:r>
          <m:r>
            <m:rPr>
              <m:sty m:val="p"/>
            </m:rPr>
            <m:t>,</m:t>
          </m:r>
          <m:r>
            <m:rPr>
              <m:sty m:val="p"/>
            </m:rPr>
            <m:t>…</m:t>
          </m:r>
          <m:r>
            <m:rPr>
              <m:sty m:val="p"/>
            </m:rPr>
            <m:t>,</m:t>
          </m:r>
          <m:r>
            <m:t>n</m:t>
          </m:r>
          <m:r>
            <m:rPr>
              <m:sty m:val="p"/>
            </m:rPr>
            <m:t>}</m:t>
          </m:r>
          <m:r>
            <m:rPr>
              <m:sty m:val="p"/>
            </m:rPr>
            <m:t>,</m:t>
          </m:r>
          <m:r>
            <m:t> </m:t>
          </m:r>
          <m:r>
            <m:t>k</m:t>
          </m:r>
          <m:r>
            <m:rPr>
              <m:sty m:val="p"/>
            </m:rPr>
            <m:t>∈</m:t>
          </m:r>
          <m:r>
            <m:rPr>
              <m:sty m:val="p"/>
            </m:rPr>
            <m:t>{</m:t>
          </m:r>
          <m:r>
            <m:t>1</m:t>
          </m:r>
          <m:r>
            <m:rPr>
              <m:sty m:val="p"/>
            </m:rPr>
            <m:t>,</m:t>
          </m:r>
          <m:r>
            <m:rPr>
              <m:sty m:val="p"/>
            </m:rPr>
            <m:t>…</m:t>
          </m:r>
          <m:r>
            <m:rPr>
              <m:sty m:val="p"/>
            </m:rPr>
            <m:t>,</m:t>
          </m:r>
          <m:r>
            <m:t>m</m:t>
          </m:r>
          <m:r>
            <m:rPr>
              <m:sty m:val="p"/>
            </m:rPr>
            <m:t>}</m:t>
          </m:r>
          <m:r>
            <m:rPr>
              <m:sty m:val="p"/>
            </m:rPr>
            <m:t>.</m:t>
          </m:r>
        </m:oMath>
      </m:oMathPara>
    </w:p>
    <w:p>
      <w:pPr>
        <w:pStyle w:val="FirstParagraph"/>
      </w:pPr>
      <w:r>
        <w:t xml:space="preserve">The conjugate transpose of a column vector</w:t>
      </w:r>
      <w:r>
        <w:t xml:space="preserve"> </w:t>
      </w:r>
      <m:oMath>
        <m:acc>
          <m:accPr>
            <m:chr m:val="̃"/>
          </m:accPr>
          <m:e>
            <m:r>
              <m:t>z</m:t>
            </m:r>
          </m:e>
        </m:acc>
        <m:r>
          <m:rPr>
            <m:sty m:val="p"/>
          </m:rPr>
          <m:t>∈</m:t>
        </m:r>
        <m:sSup>
          <m:e>
            <m:r>
              <m:rPr>
                <m:scr m:val="double-struck"/>
                <m:sty m:val="p"/>
              </m:rPr>
              <m:t>C</m:t>
            </m:r>
          </m:e>
          <m:sup>
            <m:r>
              <m:t>p</m:t>
            </m:r>
          </m:sup>
        </m:sSup>
      </m:oMath>
      <w:r>
        <w:t xml:space="preserve"> </w:t>
      </w:r>
      <w:r>
        <w:t xml:space="preserve">is the</w:t>
      </w:r>
      <w:r>
        <w:t xml:space="preserve"> </w:t>
      </w:r>
      <m:oMath>
        <m:r>
          <m:t>1</m:t>
        </m:r>
        <m:r>
          <m:rPr>
            <m:sty m:val="p"/>
          </m:rPr>
          <m:t>×</m:t>
        </m:r>
        <m:r>
          <m:t>p</m:t>
        </m:r>
      </m:oMath>
      <w:r>
        <w:t xml:space="preserve"> </w:t>
      </w:r>
      <w:r>
        <w:t xml:space="preserve">row vector</w:t>
      </w:r>
      <w:r>
        <w:t xml:space="preserve"> </w:t>
      </w:r>
      <m:oMath>
        <m:sSup>
          <m:e>
            <m:acc>
              <m:accPr>
                <m:chr m:val="̃"/>
              </m:accPr>
              <m:e>
                <m:r>
                  <m:t>z</m:t>
                </m:r>
              </m:e>
            </m:acc>
          </m:e>
          <m:sup>
            <m:r>
              <m:rPr>
                <m:scr m:val="sans-serif"/>
                <m:sty m:val="p"/>
              </m:rPr>
              <m:t>H</m:t>
            </m:r>
          </m:sup>
        </m:sSup>
        <m:r>
          <m:rPr>
            <m:sty m:val="p"/>
          </m:rPr>
          <m:t>=</m:t>
        </m:r>
        <m:r>
          <m:rPr>
            <m:sty m:val="p"/>
          </m:rPr>
          <m:t>[</m:t>
        </m:r>
        <m:bar>
          <m:barPr>
            <m:pos m:val="top"/>
          </m:barPr>
          <m:e>
            <m:sSub>
              <m:e>
                <m:r>
                  <m:t>z</m:t>
                </m:r>
              </m:e>
              <m:sub>
                <m:r>
                  <m:t>1</m:t>
                </m:r>
              </m:sub>
            </m:sSub>
          </m:e>
        </m:bar>
        <m:r>
          <m:rPr>
            <m:sty m:val="p"/>
          </m:rPr>
          <m:t>,</m:t>
        </m:r>
        <m:r>
          <m:t> </m:t>
        </m:r>
        <m:r>
          <m:rPr>
            <m:sty m:val="p"/>
          </m:rPr>
          <m:t>…</m:t>
        </m:r>
        <m:r>
          <m:rPr>
            <m:sty m:val="p"/>
          </m:rPr>
          <m:t>,</m:t>
        </m:r>
        <m:r>
          <m:t> </m:t>
        </m:r>
        <m:bar>
          <m:barPr>
            <m:pos m:val="top"/>
          </m:barPr>
          <m:e>
            <m:sSub>
              <m:e>
                <m:r>
                  <m:t>z</m:t>
                </m:r>
              </m:e>
              <m:sub>
                <m:r>
                  <m:t>p</m:t>
                </m:r>
              </m:sub>
            </m:sSub>
          </m:e>
        </m:bar>
        <m:r>
          <m:rPr>
            <m:sty m:val="p"/>
          </m:rPr>
          <m:t>]</m:t>
        </m:r>
      </m:oMath>
      <w:r>
        <w:t xml:space="preserve">.</w:t>
      </w:r>
    </w:p>
    <w:bookmarkEnd w:id="619"/>
    <w:bookmarkStart w:id="620" w:name="rem-conjugate-transpose-notation"/>
    <w:p>
      <w:pPr>
        <w:pStyle w:val="BodyText"/>
      </w:pPr>
      <w:r>
        <w:rPr>
          <w:i/>
          <w:iCs/>
        </w:rPr>
        <w:t xml:space="preserve">Remark 43</w:t>
      </w:r>
      <w:r>
        <w:t xml:space="preserve"> (Notation for the conjugate transpose). </w:t>
      </w:r>
      <w:r>
        <w:t xml:space="preserve">The operation is denoted variously across mathematics and physics:</w:t>
      </w:r>
      <w:r>
        <w:t xml:space="preserve"> </w:t>
      </w:r>
      <m:oMath>
        <m:sSup>
          <m:e>
            <m:r>
              <m:rPr>
                <m:sty m:val="bi"/>
              </m:rPr>
              <m:t>A</m:t>
            </m:r>
          </m:e>
          <m:sup>
            <m:r>
              <m:rPr>
                <m:sty m:val="p"/>
              </m:rPr>
              <m:t>*</m:t>
            </m:r>
          </m:sup>
        </m:sSup>
      </m:oMath>
      <w:r>
        <w:t xml:space="preserve"> </w:t>
      </w:r>
      <w:r>
        <w:t xml:space="preserve">in pure mathematics (</w:t>
      </w:r>
      <w:r>
        <w:t xml:space="preserve">Axler (2024, Definition 7.7, p. 231)</w:t>
      </w:r>
      <w:r>
        <w:t xml:space="preserve">),</w:t>
      </w:r>
      <w:r>
        <w:t xml:space="preserve"> </w:t>
      </w:r>
      <m:oMath>
        <m:sSup>
          <m:e>
            <m:r>
              <m:rPr>
                <m:sty m:val="bi"/>
              </m:rPr>
              <m:t>A</m:t>
            </m:r>
          </m:e>
          <m:sup>
            <m:r>
              <m:rPr>
                <m:sty m:val="p"/>
              </m:rPr>
              <m:t>†</m:t>
            </m:r>
          </m:sup>
        </m:sSup>
      </m:oMath>
      <w:r>
        <w:t xml:space="preserve"> </w:t>
      </w:r>
      <w:r>
        <w:t xml:space="preserve">(</w:t>
      </w:r>
      <w:r>
        <w:t xml:space="preserve">“</w:t>
      </w:r>
      <m:oMath>
        <m:r>
          <m:t>A</m:t>
        </m:r>
      </m:oMath>
      <w:r>
        <w:t xml:space="preserve">-dagger”</w:t>
      </w:r>
      <w:r>
        <w:t xml:space="preserve">) in physics and quantum mechanics,</w:t>
      </w:r>
      <w:r>
        <w:t xml:space="preserve"> </w:t>
      </w:r>
      <w:r>
        <w:t xml:space="preserve">and</w:t>
      </w:r>
      <w:r>
        <w:t xml:space="preserve"> </w:t>
      </w:r>
      <m:oMath>
        <m:sSup>
          <m:e>
            <m:r>
              <m:rPr>
                <m:sty m:val="bi"/>
              </m:rPr>
              <m:t>A</m:t>
            </m:r>
          </m:e>
          <m:sup>
            <m:r>
              <m:rPr>
                <m:scr m:val="sans-serif"/>
                <m:sty m:val="p"/>
              </m:rPr>
              <m:t>H</m:t>
            </m:r>
          </m:sup>
        </m:sSup>
      </m:oMath>
      <w:r>
        <w:t xml:space="preserve"> </w:t>
      </w:r>
      <w:r>
        <w:t xml:space="preserve">in engineering, numerical linear algebra, and statistics.</w:t>
      </w:r>
      <w:r>
        <w:t xml:space="preserve"> </w:t>
      </w:r>
      <w:r>
        <w:t xml:space="preserve">These notes write</w:t>
      </w:r>
      <w:r>
        <w:t xml:space="preserve"> </w:t>
      </w:r>
      <m:oMath>
        <m:sSup>
          <m:e>
            <m:r>
              <m:rPr>
                <m:sty m:val="bi"/>
              </m:rPr>
              <m:t>A</m:t>
            </m:r>
          </m:e>
          <m:sup>
            <m:r>
              <m:rPr>
                <m:scr m:val="sans-serif"/>
                <m:sty m:val="p"/>
              </m:rPr>
              <m:t>H</m:t>
            </m:r>
          </m:sup>
        </m:sSup>
      </m:oMath>
      <w:r>
        <w:t xml:space="preserve"> </w:t>
      </w:r>
      <w:r>
        <w:t xml:space="preserve">because</w:t>
      </w:r>
      <w:r>
        <w:t xml:space="preserve"> </w:t>
      </w:r>
      <m:oMath>
        <m:sSup>
          <m:e>
            <m:r>
              <m:t>​</m:t>
            </m:r>
          </m:e>
          <m:sup>
            <m:r>
              <m:rPr>
                <m:sty m:val="p"/>
              </m:rPr>
              <m:t>*</m:t>
            </m:r>
          </m:sup>
        </m:sSup>
      </m:oMath>
      <w:r>
        <w:t xml:space="preserve"> </w:t>
      </w:r>
      <w:r>
        <w:t xml:space="preserve">is reserved for optimal points (as in</w:t>
      </w:r>
      <w:r>
        <w:t xml:space="preserve"> </w:t>
      </w:r>
      <m:oMath>
        <m:sSup>
          <m:e>
            <m:acc>
              <m:accPr>
                <m:chr m:val="̃"/>
              </m:accPr>
              <m:e>
                <m:r>
                  <m:t>x</m:t>
                </m:r>
              </m:e>
            </m:acc>
          </m:e>
          <m:sup>
            <m:r>
              <m:rPr>
                <m:sty m:val="p"/>
              </m:rPr>
              <m:t>*</m:t>
            </m:r>
          </m:sup>
        </m:sSup>
      </m:oMath>
      <w:r>
        <w:t xml:space="preserve">)</w:t>
      </w:r>
      <w:r>
        <w:t xml:space="preserve"> </w:t>
      </w:r>
      <w:r>
        <w:t xml:space="preserve">and</w:t>
      </w:r>
      <w:r>
        <w:t xml:space="preserve"> </w:t>
      </w:r>
      <m:oMath>
        <m:sSup>
          <m:e>
            <m:r>
              <m:t>​</m:t>
            </m:r>
          </m:e>
          <m:sup>
            <m:r>
              <m:rPr>
                <m:sty m:val="p"/>
              </m:rPr>
              <m:t>†</m:t>
            </m:r>
          </m:sup>
        </m:sSup>
      </m:oMath>
      <w:r>
        <w:t xml:space="preserve"> </w:t>
      </w:r>
      <w:r>
        <w:t xml:space="preserve">frequently denotes the Moore-Penrose pseudoinverse in the broader literature.</w:t>
      </w:r>
    </w:p>
    <w:p>
      <w:pPr>
        <w:pStyle w:val="BodyText"/>
      </w:pPr>
      <w:r>
        <w:t xml:space="preserve">The Hermitian adjoint matrix should not be confused with the classical</w:t>
      </w:r>
      <w:r>
        <w:t xml:space="preserve"> </w:t>
      </w:r>
      <w:r>
        <w:rPr>
          <w:i/>
          <w:iCs/>
        </w:rPr>
        <w:t xml:space="preserve">adjugate matrix</w:t>
      </w:r>
      <w:r>
        <w:t xml:space="preserve"> </w:t>
      </w:r>
      <w:r>
        <w:t xml:space="preserve">(the transpose of the matrix of cofactors),</w:t>
      </w:r>
      <w:r>
        <w:t xml:space="preserve"> </w:t>
      </w:r>
      <w:r>
        <w:t xml:space="preserve">which older texts occasionally referred to as the</w:t>
      </w:r>
      <w:r>
        <w:t xml:space="preserve"> </w:t>
      </w:r>
      <w:r>
        <w:t xml:space="preserve">“adjoint.”</w:t>
      </w:r>
    </w:p>
    <w:bookmarkEnd w:id="620"/>
    <w:bookmarkStart w:id="621" w:name="exm-conjugate-transpose"/>
    <w:p>
      <w:pPr>
        <w:pStyle w:val="BodyText"/>
      </w:pPr>
      <w:r>
        <w:rPr>
          <w:b/>
          <w:bCs/>
        </w:rPr>
        <w:t xml:space="preserve">Example 207 (The conjugate transpose of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p>
    <w:p>
      <w:pPr>
        <w:pStyle w:val="BodyText"/>
      </w:pPr>
      <m:oMathPara>
        <m:oMathParaPr>
          <m:jc m:val="center"/>
        </m:oMathParaPr>
        <m:oMath>
          <m:limLow>
            <m:e>
              <m:limLow>
                <m:e>
                  <m:r>
                    <m:rPr>
                      <m:sty m:val="bi"/>
                    </m:rPr>
                    <m:t>A</m:t>
                  </m:r>
                </m:e>
                <m:lim>
                  <m:r>
                    <m:rPr>
                      <m:sty m:val="p"/>
                    </m:rPr>
                    <m:t>⏟</m:t>
                  </m:r>
                </m:lim>
              </m:limLow>
            </m:e>
            <m:lim>
              <m:r>
                <m:t>2</m:t>
              </m:r>
              <m:r>
                <m:rPr>
                  <m:sty m:val="p"/>
                </m:rPr>
                <m:t>×</m:t>
              </m:r>
              <m:r>
                <m:t>3</m:t>
              </m:r>
            </m:lim>
          </m:limLow>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i</m:t>
                    </m:r>
                  </m:e>
                  <m:e>
                    <m:r>
                      <m:t>2</m:t>
                    </m:r>
                  </m:e>
                  <m:e>
                    <m:r>
                      <m:t>0</m:t>
                    </m:r>
                  </m:e>
                </m:mr>
                <m:mr>
                  <m:e>
                    <m:r>
                      <m:rPr>
                        <m:sty m:val="p"/>
                      </m:rPr>
                      <m:t>−</m:t>
                    </m:r>
                    <m:r>
                      <m:t>i</m:t>
                    </m:r>
                  </m:e>
                  <m:e>
                    <m:r>
                      <m:t>3</m:t>
                    </m:r>
                    <m:r>
                      <m:rPr>
                        <m:sty m:val="p"/>
                      </m:rPr>
                      <m:t>−</m:t>
                    </m:r>
                    <m:r>
                      <m:t>2</m:t>
                    </m:r>
                    <m:r>
                      <m:t> </m:t>
                    </m:r>
                    <m:r>
                      <m:t>i</m:t>
                    </m:r>
                  </m:e>
                  <m:e>
                    <m:r>
                      <m:t>4</m:t>
                    </m:r>
                  </m:e>
                </m:mr>
              </m:m>
            </m:e>
          </m:d>
          <m:r>
            <m:rPr>
              <m:sty m:val="p"/>
            </m:rPr>
            <m:t>,</m:t>
          </m:r>
        </m:oMath>
      </m:oMathPara>
    </w:p>
    <w:p>
      <w:pPr>
        <w:pStyle w:val="FirstParagraph"/>
      </w:pPr>
      <w:r>
        <w:t xml:space="preserve">transposing gives a</w:t>
      </w:r>
      <w:r>
        <w:t xml:space="preserve"> </w:t>
      </w:r>
      <m:oMath>
        <m:r>
          <m:t>3</m:t>
        </m:r>
        <m:r>
          <m:rPr>
            <m:sty m:val="p"/>
          </m:rPr>
          <m:t>×</m:t>
        </m:r>
        <m:r>
          <m:t>2</m:t>
        </m:r>
      </m:oMath>
      <w:r>
        <w:t xml:space="preserve"> </w:t>
      </w:r>
      <w:r>
        <w:t xml:space="preserve">matrix,</w:t>
      </w:r>
      <w:r>
        <w:t xml:space="preserve"> </w:t>
      </w:r>
      <w:r>
        <w:t xml:space="preserve">and conjugating each of its entries gives</w:t>
      </w:r>
    </w:p>
    <w:p>
      <w:pPr>
        <w:pStyle w:val="BodyText"/>
      </w:pPr>
      <m:oMathPara>
        <m:oMathParaPr>
          <m:jc m:val="center"/>
        </m:oMathParaPr>
        <m:oMath>
          <m:limLow>
            <m:e>
              <m:limLow>
                <m:e>
                  <m:sSup>
                    <m:e>
                      <m:r>
                        <m:rPr>
                          <m:sty m:val="bi"/>
                        </m:rPr>
                        <m:t>A</m:t>
                      </m:r>
                    </m:e>
                    <m:sup>
                      <m:r>
                        <m:rPr>
                          <m:scr m:val="sans-serif"/>
                          <m:sty m:val="p"/>
                        </m:rPr>
                        <m:t>H</m:t>
                      </m:r>
                    </m:sup>
                  </m:sSup>
                </m:e>
                <m:lim>
                  <m:r>
                    <m:rPr>
                      <m:sty m:val="p"/>
                    </m:rPr>
                    <m:t>⏟</m:t>
                  </m:r>
                </m:lim>
              </m:limLow>
            </m:e>
            <m:lim>
              <m:r>
                <m:t>3</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i</m:t>
                    </m:r>
                  </m:e>
                  <m:e>
                    <m:r>
                      <m:t>i</m:t>
                    </m:r>
                  </m:e>
                </m:mr>
                <m:mr>
                  <m:e>
                    <m:r>
                      <m:t>2</m:t>
                    </m:r>
                  </m:e>
                  <m:e>
                    <m:r>
                      <m:t>3</m:t>
                    </m:r>
                    <m:r>
                      <m:rPr>
                        <m:sty m:val="p"/>
                      </m:rPr>
                      <m:t>+</m:t>
                    </m:r>
                    <m:r>
                      <m:t>2</m:t>
                    </m:r>
                    <m:r>
                      <m:t> </m:t>
                    </m:r>
                    <m:r>
                      <m:t>i</m:t>
                    </m:r>
                  </m:e>
                </m:mr>
                <m:mr>
                  <m:e>
                    <m:r>
                      <m:t>0</m:t>
                    </m:r>
                  </m:e>
                  <m:e>
                    <m:r>
                      <m:t>4</m:t>
                    </m:r>
                  </m:e>
                </m:mr>
              </m:m>
            </m:e>
          </m:d>
          <m:r>
            <m:rPr>
              <m:sty m:val="p"/>
            </m:rPr>
            <m:t>.</m:t>
          </m:r>
        </m:oMath>
      </m:oMathPara>
    </w:p>
    <w:p>
      <w:pPr>
        <w:pStyle w:val="FirstParagraph"/>
      </w:pPr>
      <w:r>
        <w:t xml:space="preserve">For instance,</w:t>
      </w:r>
    </w:p>
    <w:p>
      <w:pPr>
        <w:pStyle w:val="BodyText"/>
      </w:pPr>
      <m:oMathPara>
        <m:oMathParaPr>
          <m:jc m:val="center"/>
        </m:oMathParaPr>
        <m:oMath>
          <m:eqArr>
            <m:e>
              <m:r>
                <m:rPr>
                  <m:sty m:val="p"/>
                </m:rPr>
                <m:t>(</m:t>
              </m:r>
              <m:sSup>
                <m:e>
                  <m:r>
                    <m:rPr>
                      <m:sty m:val="bi"/>
                    </m:rPr>
                    <m:t>A</m:t>
                  </m:r>
                </m:e>
                <m:sup>
                  <m:r>
                    <m:rPr>
                      <m:scr m:val="sans-serif"/>
                      <m:sty m:val="p"/>
                    </m:rPr>
                    <m:t>H</m:t>
                  </m:r>
                </m:sup>
              </m:sSup>
              <m:sSub>
                <m:e>
                  <m:r>
                    <m:rPr>
                      <m:sty m:val="p"/>
                    </m:rPr>
                    <m:t>)</m:t>
                  </m:r>
                </m:e>
                <m:sub>
                  <m:r>
                    <m:t>12</m:t>
                  </m:r>
                </m:sub>
              </m:sSub>
              <m:r>
                <m:t>&amp;</m:t>
              </m:r>
              <m:r>
                <m:rPr>
                  <m:sty m:val="p"/>
                </m:rPr>
                <m:t>=</m:t>
              </m:r>
              <m:bar>
                <m:barPr>
                  <m:pos m:val="top"/>
                </m:barPr>
                <m:e>
                  <m:sSub>
                    <m:e>
                      <m:r>
                        <m:t>a</m:t>
                      </m:r>
                    </m:e>
                    <m:sub>
                      <m:r>
                        <m:t>21</m:t>
                      </m:r>
                    </m:sub>
                  </m:sSub>
                </m:e>
              </m:bar>
            </m:e>
            <m:e>
              <m:r>
                <m:t>&amp;</m:t>
              </m:r>
              <m:r>
                <m:rPr>
                  <m:sty m:val="p"/>
                </m:rPr>
                <m:t>=</m:t>
              </m:r>
              <m:bar>
                <m:barPr>
                  <m:pos m:val="top"/>
                </m:barPr>
                <m:e>
                  <m:r>
                    <m:rPr>
                      <m:sty m:val="p"/>
                    </m:rPr>
                    <m:t>−</m:t>
                  </m:r>
                  <m:r>
                    <m:t>i</m:t>
                  </m:r>
                </m:e>
              </m:bar>
            </m:e>
            <m:e>
              <m:r>
                <m:t>&amp;</m:t>
              </m:r>
              <m:r>
                <m:rPr>
                  <m:sty m:val="p"/>
                </m:rPr>
                <m:t>=</m:t>
              </m:r>
              <m:r>
                <m:t>i</m:t>
              </m:r>
              <m:r>
                <m:rPr>
                  <m:sty m:val="p"/>
                </m:rPr>
                <m:t>.</m:t>
              </m:r>
            </m:e>
          </m:eqArr>
        </m:oMath>
      </m:oMathPara>
    </w:p>
    <w:p>
      <w:pPr>
        <w:pStyle w:val="FirstParagraph"/>
      </w:pPr>
      <w:r>
        <w:t xml:space="preserve">The transpose alone would have</w:t>
      </w:r>
      <w:r>
        <w:t xml:space="preserve"> </w:t>
      </w:r>
      <m:oMath>
        <m:r>
          <m:rPr>
            <m:sty m:val="p"/>
          </m:rPr>
          <m:t>−</m:t>
        </m:r>
        <m:r>
          <m:t>i</m:t>
        </m:r>
      </m:oMath>
      <w:r>
        <w:t xml:space="preserve"> </w:t>
      </w:r>
      <w:r>
        <w:t xml:space="preserve">in that position,</w:t>
      </w:r>
      <w:r>
        <w:t xml:space="preserve"> </w:t>
      </w:r>
      <w:r>
        <w:t xml:space="preserve">so for a matrix with an entry that is not real,</w:t>
      </w:r>
      <w:r>
        <w:t xml:space="preserve"> </w:t>
      </w:r>
      <m:oMath>
        <m:sSup>
          <m:e>
            <m:r>
              <m:rPr>
                <m:sty m:val="bi"/>
              </m:rPr>
              <m:t>A</m:t>
            </m:r>
          </m:e>
          <m:sup>
            <m:r>
              <m:rPr>
                <m:scr m:val="sans-serif"/>
                <m:sty m:val="p"/>
              </m:rPr>
              <m:t>H</m:t>
            </m:r>
          </m:sup>
        </m:sSup>
      </m:oMath>
      <w:r>
        <w:t xml:space="preserve"> </w:t>
      </w:r>
      <w:r>
        <w:t xml:space="preserve">and</w:t>
      </w:r>
      <w:r>
        <w:t xml:space="preserve"> </w:t>
      </w:r>
      <m:oMath>
        <m:sSup>
          <m:e>
            <m:r>
              <m:rPr>
                <m:sty m:val="bi"/>
              </m:rPr>
              <m:t>A</m:t>
            </m:r>
          </m:e>
          <m:sup>
            <m:r>
              <m:rPr>
                <m:sty m:val="p"/>
              </m:rPr>
              <m:t>⊤</m:t>
            </m:r>
          </m:sup>
        </m:sSup>
      </m:oMath>
      <w:r>
        <w:t xml:space="preserve"> </w:t>
      </w:r>
      <w:r>
        <w:t xml:space="preserve">differ.</w:t>
      </w:r>
      <w:r>
        <w:t xml:space="preserve"> </w:t>
      </w:r>
      <w:r>
        <w:t xml:space="preserve">For a real matrix, conjugating changes nothing, so</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21"/>
    <w:bookmarkStart w:id="622" w:name="thm-hermitian-adjoint-properties"/>
    <w:p>
      <w:pPr>
        <w:pStyle w:val="BodyText"/>
      </w:pPr>
      <w:r>
        <w:rPr>
          <w:b/>
          <w:bCs/>
        </w:rPr>
        <w:t xml:space="preserve">Theorem 116 (Properties of the Hermitian adjoint)</w:t>
      </w:r>
      <w:r>
        <w:t xml:space="preserve"> </w:t>
      </w:r>
      <w:r>
        <w:t xml:space="preserve">Let</w:t>
      </w:r>
      <w:r>
        <w:t xml:space="preserve"> </w:t>
      </w:r>
      <m:oMath>
        <m:r>
          <m:rPr>
            <m:sty m:val="bi"/>
          </m:rPr>
          <m:t>A</m:t>
        </m:r>
      </m:oMath>
      <w:r>
        <w:t xml:space="preserve"> </w:t>
      </w:r>
      <w:r>
        <w:t xml:space="preserve">and</w:t>
      </w:r>
      <w:r>
        <w:t xml:space="preserve"> </w:t>
      </w:r>
      <m:oMath>
        <m:r>
          <m:rPr>
            <m:sty m:val="bi"/>
          </m:rPr>
          <m:t>B</m:t>
        </m:r>
      </m:oMath>
      <w:r>
        <w:t xml:space="preserve"> </w:t>
      </w:r>
      <w:r>
        <w:t xml:space="preserve">be complex matrices of compatible dimensions,</w:t>
      </w:r>
      <w:r>
        <w:t xml:space="preserve"> </w:t>
      </w:r>
      <w:r>
        <w:t xml:space="preserve">and let</w:t>
      </w:r>
      <w:r>
        <w:t xml:space="preserve"> </w:t>
      </w:r>
      <m:oMath>
        <m:r>
          <m:t>c</m:t>
        </m:r>
        <m:r>
          <m:rPr>
            <m:sty m:val="p"/>
          </m:rPr>
          <m:t>∈</m:t>
        </m:r>
        <m:r>
          <m:rPr>
            <m:scr m:val="double-struck"/>
            <m:sty m:val="p"/>
          </m:rPr>
          <m:t>C</m:t>
        </m:r>
      </m:oMath>
      <w:r>
        <w:t xml:space="preserve"> </w:t>
      </w:r>
      <w:r>
        <w:t xml:space="preserve">be a scalar.</w:t>
      </w:r>
      <w:r>
        <w:t xml:space="preserve"> </w:t>
      </w:r>
      <w:r>
        <w:t xml:space="preserve">The Hermitian adjoint (</w:t>
      </w:r>
      <w:hyperlink w:anchor="def-conjugate-transpose">
        <w:r>
          <w:rPr>
            <w:rStyle w:val="Hyperlink"/>
          </w:rPr>
          <w:t xml:space="preserve">Definition 104</w:t>
        </w:r>
      </w:hyperlink>
      <w:r>
        <w:t xml:space="preserve">) satisfies:</w:t>
      </w:r>
    </w:p>
    <w:p>
      <w:pPr>
        <w:pStyle w:val="Compact"/>
        <w:numPr>
          <w:ilvl w:val="0"/>
          <w:numId w:val="1110"/>
        </w:numPr>
      </w:pPr>
      <w:r>
        <w:rPr>
          <w:b/>
          <w:bCs/>
        </w:rPr>
        <w:t xml:space="preserve">Involution</w:t>
      </w:r>
      <w:r>
        <w:t xml:space="preserve">:</w:t>
      </w:r>
    </w:p>
    <w:p>
      <w:pPr>
        <w:pStyle w:val="Compact"/>
      </w:pPr>
      <m:oMathPara>
        <m:oMathParaPr>
          <m:jc m:val="center"/>
        </m:oMathParaPr>
        <m:oMath>
          <m:r>
            <m:rPr>
              <m:sty m:val="p"/>
            </m:rPr>
            <m:t>(</m:t>
          </m:r>
          <m:sSup>
            <m:e>
              <m:r>
                <m:rPr>
                  <m:sty m:val="bi"/>
                </m:rPr>
                <m:t>A</m:t>
              </m:r>
            </m:e>
            <m:sup>
              <m:r>
                <m:rPr>
                  <m:scr m:val="sans-serif"/>
                  <m:sty m:val="p"/>
                </m:rPr>
                <m:t>H</m:t>
              </m:r>
            </m:sup>
          </m:sSup>
          <m:sSup>
            <m:e>
              <m:r>
                <m:rPr>
                  <m:sty m:val="p"/>
                </m:rPr>
                <m:t>)</m:t>
              </m:r>
            </m:e>
            <m:sup>
              <m:r>
                <m:rPr>
                  <m:scr m:val="sans-serif"/>
                  <m:sty m:val="p"/>
                </m:rPr>
                <m:t>H</m:t>
              </m:r>
            </m:sup>
          </m:sSup>
          <m:r>
            <m:rPr>
              <m:sty m:val="p"/>
            </m:rPr>
            <m:t>=</m:t>
          </m:r>
          <m:r>
            <m:rPr>
              <m:sty m:val="bi"/>
            </m:rPr>
            <m:t>A</m:t>
          </m:r>
        </m:oMath>
      </m:oMathPara>
    </w:p>
    <w:p>
      <w:pPr>
        <w:pStyle w:val="Compact"/>
        <w:numPr>
          <w:ilvl w:val="0"/>
          <w:numId w:val="1110"/>
        </w:numPr>
      </w:pPr>
      <w:r>
        <w:rPr>
          <w:b/>
          <w:bCs/>
        </w:rPr>
        <w:t xml:space="preserve">Additivity</w:t>
      </w:r>
      <w:r>
        <w:t xml:space="preserve">:</w:t>
      </w:r>
    </w:p>
    <w:p>
      <w:pPr>
        <w:pStyle w:val="Compact"/>
      </w:pPr>
      <m:oMathPara>
        <m:oMathParaPr>
          <m:jc m:val="center"/>
        </m:oMathParaPr>
        <m:oMath>
          <m:r>
            <m:rPr>
              <m:sty m:val="p"/>
            </m:rPr>
            <m:t>(</m:t>
          </m:r>
          <m:r>
            <m:rPr>
              <m:sty m:val="bi"/>
            </m:rPr>
            <m:t>A</m:t>
          </m:r>
          <m:r>
            <m:rPr>
              <m:sty m:val="p"/>
            </m:rPr>
            <m:t>+</m:t>
          </m:r>
          <m:r>
            <m:rPr>
              <m:sty m:val="bi"/>
            </m:rPr>
            <m:t>B</m:t>
          </m:r>
          <m:sSup>
            <m:e>
              <m:r>
                <m:rPr>
                  <m:sty m:val="p"/>
                </m:rPr>
                <m:t>)</m:t>
              </m:r>
            </m:e>
            <m:sup>
              <m:r>
                <m:rPr>
                  <m:scr m:val="sans-serif"/>
                  <m:sty m:val="p"/>
                </m:rPr>
                <m:t>H</m:t>
              </m:r>
            </m:sup>
          </m:sSup>
          <m:r>
            <m:rPr>
              <m:sty m:val="p"/>
            </m:rPr>
            <m:t>=</m:t>
          </m:r>
          <m:sSup>
            <m:e>
              <m:r>
                <m:rPr>
                  <m:sty m:val="bi"/>
                </m:rPr>
                <m:t>A</m:t>
              </m:r>
            </m:e>
            <m:sup>
              <m:r>
                <m:rPr>
                  <m:scr m:val="sans-serif"/>
                  <m:sty m:val="p"/>
                </m:rPr>
                <m:t>H</m:t>
              </m:r>
            </m:sup>
          </m:sSup>
          <m:r>
            <m:rPr>
              <m:sty m:val="p"/>
            </m:rPr>
            <m:t>+</m:t>
          </m:r>
          <m:sSup>
            <m:e>
              <m:r>
                <m:rPr>
                  <m:sty m:val="bi"/>
                </m:rPr>
                <m:t>B</m:t>
              </m:r>
            </m:e>
            <m:sup>
              <m:r>
                <m:rPr>
                  <m:scr m:val="sans-serif"/>
                  <m:sty m:val="p"/>
                </m:rPr>
                <m:t>H</m:t>
              </m:r>
            </m:sup>
          </m:sSup>
        </m:oMath>
      </m:oMathPara>
    </w:p>
    <w:p>
      <w:pPr>
        <w:pStyle w:val="Compact"/>
        <w:numPr>
          <w:ilvl w:val="0"/>
          <w:numId w:val="1110"/>
        </w:numPr>
      </w:pPr>
      <w:r>
        <w:rPr>
          <w:b/>
          <w:bCs/>
        </w:rPr>
        <w:t xml:space="preserve">Conjugate-homogeneity</w:t>
      </w:r>
      <w:r>
        <w:t xml:space="preserve">:</w:t>
      </w:r>
    </w:p>
    <w:p>
      <w:pPr>
        <w:pStyle w:val="Compact"/>
      </w:pPr>
      <m:oMathPara>
        <m:oMathParaPr>
          <m:jc m:val="center"/>
        </m:oMathParaPr>
        <m:oMath>
          <m:r>
            <m:rPr>
              <m:sty m:val="p"/>
            </m:rPr>
            <m:t>(</m:t>
          </m:r>
          <m:r>
            <m:t>c</m:t>
          </m:r>
          <m:r>
            <m:t> </m:t>
          </m:r>
          <m:r>
            <m:rPr>
              <m:sty m:val="bi"/>
            </m:rPr>
            <m:t>A</m:t>
          </m:r>
          <m:sSup>
            <m:e>
              <m:r>
                <m:rPr>
                  <m:sty m:val="p"/>
                </m:rPr>
                <m:t>)</m:t>
              </m:r>
            </m:e>
            <m:sup>
              <m:r>
                <m:rPr>
                  <m:scr m:val="sans-serif"/>
                  <m:sty m:val="p"/>
                </m:rPr>
                <m:t>H</m:t>
              </m:r>
            </m:sup>
          </m:sSup>
          <m:r>
            <m:rPr>
              <m:sty m:val="p"/>
            </m:rPr>
            <m:t>=</m:t>
          </m:r>
          <m:bar>
            <m:barPr>
              <m:pos m:val="top"/>
            </m:barPr>
            <m:e>
              <m:r>
                <m:t>c</m:t>
              </m:r>
            </m:e>
          </m:bar>
          <m:r>
            <m:t> </m:t>
          </m:r>
          <m:sSup>
            <m:e>
              <m:r>
                <m:rPr>
                  <m:sty m:val="bi"/>
                </m:rPr>
                <m:t>A</m:t>
              </m:r>
            </m:e>
            <m:sup>
              <m:r>
                <m:rPr>
                  <m:scr m:val="sans-serif"/>
                  <m:sty m:val="p"/>
                </m:rPr>
                <m:t>H</m:t>
              </m:r>
            </m:sup>
          </m:sSup>
        </m:oMath>
      </m:oMathPara>
    </w:p>
    <w:p>
      <w:pPr>
        <w:pStyle w:val="Compact"/>
        <w:numPr>
          <w:ilvl w:val="0"/>
          <w:numId w:val="1110"/>
        </w:numPr>
      </w:pPr>
      <w:r>
        <w:rPr>
          <w:b/>
          <w:bCs/>
        </w:rPr>
        <w:t xml:space="preserve">Reversal of products</w:t>
      </w:r>
      <w:r>
        <w:t xml:space="preserve">:</w:t>
      </w:r>
    </w:p>
    <w:p>
      <w:pPr>
        <w:pStyle w:val="Compact"/>
      </w:pPr>
      <m:oMathPara>
        <m:oMathParaPr>
          <m:jc m:val="center"/>
        </m:oMathParaPr>
        <m:oMath>
          <m:r>
            <m:rPr>
              <m:sty m:val="p"/>
            </m:rPr>
            <m:t>(</m:t>
          </m:r>
          <m:r>
            <m:rPr>
              <m:sty m:val="bi"/>
            </m:rPr>
            <m:t>A</m:t>
          </m:r>
          <m:r>
            <m:rPr>
              <m:sty m:val="bi"/>
            </m:rPr>
            <m:t>B</m:t>
          </m:r>
          <m:sSup>
            <m:e>
              <m:r>
                <m:rPr>
                  <m:sty m:val="p"/>
                </m:rPr>
                <m:t>)</m:t>
              </m:r>
            </m:e>
            <m:sup>
              <m:r>
                <m:rPr>
                  <m:scr m:val="sans-serif"/>
                  <m:sty m:val="p"/>
                </m:rPr>
                <m:t>H</m:t>
              </m:r>
            </m:sup>
          </m:sSup>
          <m:r>
            <m:rPr>
              <m:sty m:val="p"/>
            </m:rPr>
            <m:t>=</m:t>
          </m:r>
          <m:sSup>
            <m:e>
              <m:r>
                <m:rPr>
                  <m:sty m:val="bi"/>
                </m:rPr>
                <m:t>B</m:t>
              </m:r>
            </m:e>
            <m:sup>
              <m:r>
                <m:rPr>
                  <m:scr m:val="sans-serif"/>
                  <m:sty m:val="p"/>
                </m:rPr>
                <m:t>H</m:t>
              </m:r>
            </m:sup>
          </m:sSup>
          <m:sSup>
            <m:e>
              <m:r>
                <m:rPr>
                  <m:sty m:val="bi"/>
                </m:rPr>
                <m:t>A</m:t>
              </m:r>
            </m:e>
            <m:sup>
              <m:r>
                <m:rPr>
                  <m:scr m:val="sans-serif"/>
                  <m:sty m:val="p"/>
                </m:rPr>
                <m:t>H</m:t>
              </m:r>
            </m:sup>
          </m:sSup>
        </m:oMath>
      </m:oMathPara>
    </w:p>
    <w:p>
      <w:pPr>
        <w:pStyle w:val="FirstParagraph"/>
      </w:pPr>
      <w:r>
        <w:t xml:space="preserve">If</w:t>
      </w:r>
      <w:r>
        <w:t xml:space="preserve"> </w:t>
      </w:r>
      <m:oMath>
        <m:r>
          <m:rPr>
            <m:sty m:val="bi"/>
          </m:rPr>
          <m:t>A</m:t>
        </m:r>
      </m:oMath>
      <w:r>
        <w:t xml:space="preserve"> </w:t>
      </w:r>
      <w:r>
        <w:t xml:space="preserve">is invertible, then</w:t>
      </w:r>
      <w:r>
        <w:t xml:space="preserve"> </w:t>
      </w:r>
      <m:oMath>
        <m:sSup>
          <m:e>
            <m:r>
              <m:rPr>
                <m:sty m:val="bi"/>
              </m:rPr>
              <m:t>A</m:t>
            </m:r>
          </m:e>
          <m:sup>
            <m:r>
              <m:rPr>
                <m:scr m:val="sans-serif"/>
                <m:sty m:val="p"/>
              </m:rPr>
              <m:t>H</m:t>
            </m:r>
          </m:sup>
        </m:sSup>
      </m:oMath>
      <w:r>
        <w:t xml:space="preserve"> </w:t>
      </w:r>
      <w:r>
        <w:t xml:space="preserve">is also invertible, and</w:t>
      </w:r>
    </w:p>
    <w:p>
      <w:pPr>
        <w:pStyle w:val="BodyText"/>
      </w:pPr>
      <m:oMathPara>
        <m:oMathParaPr>
          <m:jc m:val="center"/>
        </m:oMathParaP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r>
            <m:rPr>
              <m:sty m:val="p"/>
            </m:rPr>
            <m:t>.</m:t>
          </m:r>
        </m:oMath>
      </m:oMathPara>
    </w:p>
    <w:bookmarkEnd w:id="622"/>
    <w:p>
      <w:pPr>
        <w:pStyle w:val="FirstParagraph"/>
      </w:pPr>
      <w:r>
        <w:rPr>
          <w:i/>
          <w:iCs/>
        </w:rPr>
        <w:t xml:space="preserve">Proof</w:t>
      </w:r>
      <w:r>
        <w:t xml:space="preserve">. </w:t>
      </w:r>
      <w:r>
        <w:t xml:space="preserve">Properties 1-3 follow directly from entrywise conjugation and transposition:</w:t>
      </w:r>
    </w:p>
    <w:p>
      <w:pPr>
        <w:numPr>
          <w:ilvl w:val="0"/>
          <w:numId w:val="1111"/>
        </w:numPr>
      </w:pPr>
      <w:r>
        <w:t xml:space="preserve">For involution:</w:t>
      </w:r>
    </w:p>
    <w:p>
      <w:pPr>
        <w:pStyle w:val="BodyText"/>
      </w:pPr>
      <m:oMathPara>
        <m:oMathParaPr>
          <m:jc m:val="center"/>
        </m:oMathParaPr>
        <m:oMath>
          <m:eqArr>
            <m:e>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sSup>
                    <m:e>
                      <m:r>
                        <m:rPr>
                          <m:sty m:val="bi"/>
                        </m:rPr>
                        <m:t>A</m:t>
                      </m:r>
                    </m:e>
                    <m:sup>
                      <m:r>
                        <m:rPr>
                          <m:scr m:val="sans-serif"/>
                          <m:sty m:val="p"/>
                        </m:rPr>
                        <m:t>H</m:t>
                      </m:r>
                    </m:sup>
                  </m:sSup>
                  <m:sSub>
                    <m:e>
                      <m:r>
                        <m:rPr>
                          <m:sty m:val="p"/>
                        </m:rPr>
                        <m:t>)</m:t>
                      </m:r>
                    </m:e>
                    <m:sub>
                      <m:r>
                        <m:t>k</m:t>
                      </m:r>
                      <m:r>
                        <m:t>j</m:t>
                      </m:r>
                    </m:sub>
                  </m:sSub>
                </m:e>
              </m:bar>
            </m:e>
            <m:e>
              <m:r>
                <m:t>&amp;</m:t>
              </m:r>
              <m:r>
                <m:rPr>
                  <m:sty m:val="p"/>
                </m:rPr>
                <m:t>=</m:t>
              </m:r>
              <m:bar>
                <m:barPr>
                  <m:pos m:val="top"/>
                </m:barPr>
                <m:e>
                  <m:bar>
                    <m:barPr>
                      <m:pos m:val="top"/>
                    </m:barPr>
                    <m:e>
                      <m:sSub>
                        <m:e>
                          <m:r>
                            <m:t>a</m:t>
                          </m:r>
                        </m:e>
                        <m:sub>
                          <m:r>
                            <m:t>j</m:t>
                          </m:r>
                          <m:r>
                            <m:t>k</m:t>
                          </m:r>
                        </m:sub>
                      </m:sSub>
                    </m:e>
                  </m:bar>
                </m:e>
              </m:bar>
            </m:e>
            <m:e>
              <m:r>
                <m:t>&amp;</m:t>
              </m:r>
              <m:r>
                <m:rPr>
                  <m:sty m:val="p"/>
                </m:rPr>
                <m:t>=</m:t>
              </m:r>
              <m:sSub>
                <m:e>
                  <m:r>
                    <m:t>a</m:t>
                  </m:r>
                </m:e>
                <m:sub>
                  <m:r>
                    <m:t>j</m:t>
                  </m:r>
                  <m:r>
                    <m:t>k</m:t>
                  </m:r>
                </m:sub>
              </m:sSub>
              <m:r>
                <m:rPr>
                  <m:sty m:val="p"/>
                </m:rPr>
                <m:t>.</m:t>
              </m:r>
            </m:e>
          </m:eqArr>
        </m:oMath>
      </m:oMathPara>
    </w:p>
    <w:p>
      <w:pPr>
        <w:numPr>
          <w:ilvl w:val="0"/>
          <w:numId w:val="1111"/>
        </w:numPr>
      </w:pPr>
      <w:r>
        <w:t xml:space="preserve">For additivity:</w:t>
      </w:r>
    </w:p>
    <w:p>
      <w:pPr>
        <w:pStyle w:val="BodyText"/>
      </w:pPr>
      <m:oMathPara>
        <m:oMathParaPr>
          <m:jc m:val="center"/>
        </m:oMathParaPr>
        <m:oMath>
          <m:eqArr>
            <m:e>
              <m:r>
                <m:rPr>
                  <m:sty m:val="p"/>
                </m:rPr>
                <m:t>[</m:t>
              </m:r>
              <m:r>
                <m:rPr>
                  <m:sty m:val="p"/>
                </m:rPr>
                <m:t>(</m:t>
              </m:r>
              <m:r>
                <m:rPr>
                  <m:sty m:val="bi"/>
                </m:rPr>
                <m:t>A</m:t>
              </m:r>
              <m:r>
                <m:rPr>
                  <m:sty m:val="p"/>
                </m:rPr>
                <m:t>+</m:t>
              </m:r>
              <m:r>
                <m:rPr>
                  <m:sty m:val="bi"/>
                </m:rPr>
                <m:t>B</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rPr>
                      <m:sty m:val="bi"/>
                    </m:rPr>
                    <m:t>A</m:t>
                  </m:r>
                  <m:r>
                    <m:rPr>
                      <m:sty m:val="p"/>
                    </m:rPr>
                    <m:t>+</m:t>
                  </m:r>
                  <m:r>
                    <m:rPr>
                      <m:sty m:val="bi"/>
                    </m:rPr>
                    <m:t>B</m:t>
                  </m:r>
                  <m:sSub>
                    <m:e>
                      <m:r>
                        <m:rPr>
                          <m:sty m:val="p"/>
                        </m:rPr>
                        <m:t>)</m:t>
                      </m:r>
                    </m:e>
                    <m:sub>
                      <m:r>
                        <m:t>k</m:t>
                      </m:r>
                      <m:r>
                        <m:t>j</m:t>
                      </m:r>
                    </m:sub>
                  </m:sSub>
                </m:e>
              </m:bar>
            </m:e>
            <m:e>
              <m:r>
                <m:t>&amp;</m:t>
              </m:r>
              <m:r>
                <m:rPr>
                  <m:sty m:val="p"/>
                </m:rPr>
                <m:t>=</m:t>
              </m:r>
              <m:bar>
                <m:barPr>
                  <m:pos m:val="top"/>
                </m:barPr>
                <m:e>
                  <m:sSub>
                    <m:e>
                      <m:r>
                        <m:t>a</m:t>
                      </m:r>
                    </m:e>
                    <m:sub>
                      <m:r>
                        <m:t>k</m:t>
                      </m:r>
                      <m:r>
                        <m:t>j</m:t>
                      </m:r>
                    </m:sub>
                  </m:sSub>
                  <m:r>
                    <m:rPr>
                      <m:sty m:val="p"/>
                    </m:rPr>
                    <m:t>+</m:t>
                  </m:r>
                  <m:sSub>
                    <m:e>
                      <m:r>
                        <m:t>b</m:t>
                      </m:r>
                    </m:e>
                    <m:sub>
                      <m:r>
                        <m:t>k</m:t>
                      </m:r>
                      <m:r>
                        <m:t>j</m:t>
                      </m:r>
                    </m:sub>
                  </m:sSub>
                </m:e>
              </m:bar>
            </m:e>
            <m:e>
              <m:r>
                <m:t>&amp;</m:t>
              </m:r>
              <m:r>
                <m:rPr>
                  <m:sty m:val="p"/>
                </m:rPr>
                <m:t>=</m:t>
              </m:r>
              <m:bar>
                <m:barPr>
                  <m:pos m:val="top"/>
                </m:barPr>
                <m:e>
                  <m:sSub>
                    <m:e>
                      <m:r>
                        <m:t>a</m:t>
                      </m:r>
                    </m:e>
                    <m:sub>
                      <m:r>
                        <m:t>k</m:t>
                      </m:r>
                      <m:r>
                        <m:t>j</m:t>
                      </m:r>
                    </m:sub>
                  </m:sSub>
                </m:e>
              </m:bar>
              <m:r>
                <m:rPr>
                  <m:sty m:val="p"/>
                </m:rPr>
                <m:t>+</m:t>
              </m:r>
              <m:bar>
                <m:barPr>
                  <m:pos m:val="top"/>
                </m:barPr>
                <m:e>
                  <m:sSub>
                    <m:e>
                      <m:r>
                        <m:t>b</m:t>
                      </m:r>
                    </m:e>
                    <m:sub>
                      <m:r>
                        <m:t>k</m:t>
                      </m:r>
                      <m:r>
                        <m:t>j</m:t>
                      </m:r>
                    </m:sub>
                  </m:sSub>
                </m:e>
              </m:bar>
            </m:e>
            <m:e>
              <m:r>
                <m:t>&amp;</m:t>
              </m:r>
              <m:r>
                <m:rPr>
                  <m:sty m:val="p"/>
                </m:rPr>
                <m:t>=</m:t>
              </m:r>
              <m:r>
                <m:rPr>
                  <m:sty m:val="p"/>
                </m:rPr>
                <m:t>(</m:t>
              </m:r>
              <m:sSup>
                <m:e>
                  <m:r>
                    <m:rPr>
                      <m:sty m:val="bi"/>
                    </m:rPr>
                    <m:t>A</m:t>
                  </m:r>
                </m:e>
                <m:sup>
                  <m:r>
                    <m:rPr>
                      <m:scr m:val="sans-serif"/>
                      <m:sty m:val="p"/>
                    </m:rPr>
                    <m:t>H</m:t>
                  </m:r>
                </m:sup>
              </m:sSup>
              <m:sSub>
                <m:e>
                  <m:r>
                    <m:rPr>
                      <m:sty m:val="p"/>
                    </m:rPr>
                    <m:t>)</m:t>
                  </m:r>
                </m:e>
                <m:sub>
                  <m:r>
                    <m:t>j</m:t>
                  </m:r>
                  <m:r>
                    <m:t>k</m:t>
                  </m:r>
                </m:sub>
              </m:sSub>
              <m:r>
                <m:rPr>
                  <m:sty m:val="p"/>
                </m:rPr>
                <m:t>+</m:t>
              </m:r>
              <m:r>
                <m:rPr>
                  <m:sty m:val="p"/>
                </m:rPr>
                <m:t>(</m:t>
              </m:r>
              <m:sSup>
                <m:e>
                  <m:r>
                    <m:rPr>
                      <m:sty m:val="bi"/>
                    </m:rPr>
                    <m:t>B</m:t>
                  </m:r>
                </m:e>
                <m:sup>
                  <m:r>
                    <m:rPr>
                      <m:scr m:val="sans-serif"/>
                      <m:sty m:val="p"/>
                    </m:rPr>
                    <m:t>H</m:t>
                  </m:r>
                </m:sup>
              </m:sSup>
              <m:sSub>
                <m:e>
                  <m:r>
                    <m:rPr>
                      <m:sty m:val="p"/>
                    </m:rPr>
                    <m:t>)</m:t>
                  </m:r>
                </m:e>
                <m:sub>
                  <m:r>
                    <m:t>j</m:t>
                  </m:r>
                  <m:r>
                    <m:t>k</m:t>
                  </m:r>
                </m:sub>
              </m:sSub>
              <m:r>
                <m:rPr>
                  <m:sty m:val="p"/>
                </m:rPr>
                <m:t>.</m:t>
              </m:r>
            </m:e>
          </m:eqArr>
        </m:oMath>
      </m:oMathPara>
    </w:p>
    <w:p>
      <w:pPr>
        <w:numPr>
          <w:ilvl w:val="0"/>
          <w:numId w:val="1111"/>
        </w:numPr>
      </w:pPr>
      <w:r>
        <w:t xml:space="preserve">For conjugate-homogeneity:</w:t>
      </w:r>
    </w:p>
    <w:p>
      <w:pPr>
        <w:pStyle w:val="BodyText"/>
      </w:pPr>
      <m:oMathPara>
        <m:oMathParaPr>
          <m:jc m:val="center"/>
        </m:oMathParaPr>
        <m:oMath>
          <m:eqArr>
            <m:e>
              <m:r>
                <m:rPr>
                  <m:sty m:val="p"/>
                </m:rPr>
                <m:t>[</m:t>
              </m:r>
              <m:r>
                <m:rPr>
                  <m:sty m:val="p"/>
                </m:rPr>
                <m:t>(</m:t>
              </m:r>
              <m:r>
                <m:t>c</m:t>
              </m:r>
              <m:r>
                <m:t> </m:t>
              </m:r>
              <m:r>
                <m:rPr>
                  <m:sty m:val="bi"/>
                </m:rPr>
                <m:t>A</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t>c</m:t>
                  </m:r>
                  <m:r>
                    <m:t> </m:t>
                  </m:r>
                  <m:r>
                    <m:rPr>
                      <m:sty m:val="bi"/>
                    </m:rPr>
                    <m:t>A</m:t>
                  </m:r>
                  <m:sSub>
                    <m:e>
                      <m:r>
                        <m:rPr>
                          <m:sty m:val="p"/>
                        </m:rPr>
                        <m:t>)</m:t>
                      </m:r>
                    </m:e>
                    <m:sub>
                      <m:r>
                        <m:t>k</m:t>
                      </m:r>
                      <m:r>
                        <m:t>j</m:t>
                      </m:r>
                    </m:sub>
                  </m:sSub>
                </m:e>
              </m:bar>
            </m:e>
            <m:e>
              <m:r>
                <m:t>&amp;</m:t>
              </m:r>
              <m:r>
                <m:rPr>
                  <m:sty m:val="p"/>
                </m:rPr>
                <m:t>=</m:t>
              </m:r>
              <m:bar>
                <m:barPr>
                  <m:pos m:val="top"/>
                </m:barPr>
                <m:e>
                  <m:r>
                    <m:t>c</m:t>
                  </m:r>
                  <m:r>
                    <m:t> </m:t>
                  </m:r>
                  <m:sSub>
                    <m:e>
                      <m:r>
                        <m:t>a</m:t>
                      </m:r>
                    </m:e>
                    <m:sub>
                      <m:r>
                        <m:t>k</m:t>
                      </m:r>
                      <m:r>
                        <m:t>j</m:t>
                      </m:r>
                    </m:sub>
                  </m:sSub>
                </m:e>
              </m:bar>
            </m:e>
            <m:e>
              <m:r>
                <m:t>&amp;</m:t>
              </m:r>
              <m:r>
                <m:rPr>
                  <m:sty m:val="p"/>
                </m:rPr>
                <m:t>=</m:t>
              </m:r>
              <m:bar>
                <m:barPr>
                  <m:pos m:val="top"/>
                </m:barPr>
                <m:e>
                  <m:r>
                    <m:t>c</m:t>
                  </m:r>
                </m:e>
              </m:bar>
              <m:r>
                <m:t> </m:t>
              </m:r>
              <m:bar>
                <m:barPr>
                  <m:pos m:val="top"/>
                </m:barPr>
                <m:e>
                  <m:sSub>
                    <m:e>
                      <m:r>
                        <m:t>a</m:t>
                      </m:r>
                    </m:e>
                    <m:sub>
                      <m:r>
                        <m:t>k</m:t>
                      </m:r>
                      <m:r>
                        <m:t>j</m:t>
                      </m:r>
                    </m:sub>
                  </m:sSub>
                </m:e>
              </m:bar>
            </m:e>
            <m:e>
              <m:r>
                <m:t>&amp;</m:t>
              </m:r>
              <m:r>
                <m:rPr>
                  <m:sty m:val="p"/>
                </m:rPr>
                <m:t>=</m:t>
              </m:r>
              <m:bar>
                <m:barPr>
                  <m:pos m:val="top"/>
                </m:barPr>
                <m:e>
                  <m:r>
                    <m:t>c</m:t>
                  </m:r>
                </m:e>
              </m:bar>
              <m:r>
                <m:t> </m:t>
              </m:r>
              <m:r>
                <m:rPr>
                  <m:sty m:val="p"/>
                </m:rPr>
                <m:t>(</m:t>
              </m:r>
              <m:sSup>
                <m:e>
                  <m:r>
                    <m:rPr>
                      <m:sty m:val="bi"/>
                    </m:rPr>
                    <m:t>A</m:t>
                  </m:r>
                </m:e>
                <m:sup>
                  <m:r>
                    <m:rPr>
                      <m:scr m:val="sans-serif"/>
                      <m:sty m:val="p"/>
                    </m:rPr>
                    <m:t>H</m:t>
                  </m:r>
                </m:sup>
              </m:sSup>
              <m:sSub>
                <m:e>
                  <m:r>
                    <m:rPr>
                      <m:sty m:val="p"/>
                    </m:rPr>
                    <m:t>)</m:t>
                  </m:r>
                </m:e>
                <m:sub>
                  <m:r>
                    <m:t>j</m:t>
                  </m:r>
                  <m:r>
                    <m:t>k</m:t>
                  </m:r>
                </m:sub>
              </m:sSub>
              <m:r>
                <m:rPr>
                  <m:sty m:val="p"/>
                </m:rPr>
                <m:t>.</m:t>
              </m:r>
            </m:e>
          </m:eqArr>
        </m:oMath>
      </m:oMathPara>
    </w:p>
    <w:p>
      <w:pPr>
        <w:numPr>
          <w:ilvl w:val="0"/>
          <w:numId w:val="1000"/>
        </w:numPr>
      </w:pPr>
      <w:r>
        <w:t xml:space="preserve">Unlike the real transpose where</w:t>
      </w:r>
      <w:r>
        <w:t xml:space="preserve"> </w:t>
      </w:r>
      <m:oMath>
        <m:sSup>
          <m:e>
            <m:r>
              <m:rPr>
                <m:sty m:val="p"/>
              </m:rPr>
              <m:t>(</m:t>
            </m:r>
            <m:r>
              <m:t>c</m:t>
            </m:r>
            <m:r>
              <m:t> </m:t>
            </m:r>
            <m:r>
              <m:rPr>
                <m:sty m:val="bi"/>
              </m:rPr>
              <m:t>A</m:t>
            </m:r>
            <m:r>
              <m:rPr>
                <m:sty m:val="p"/>
              </m:rPr>
              <m:t>)</m:t>
            </m:r>
          </m:e>
          <m:sup>
            <m:r>
              <m:rPr>
                <m:sty m:val="p"/>
              </m:rPr>
              <m:t>⊤</m:t>
            </m:r>
          </m:sup>
        </m:sSup>
        <m:r>
          <m:rPr>
            <m:sty m:val="p"/>
          </m:rPr>
          <m:t>=</m:t>
        </m:r>
        <m:r>
          <m:t>c</m:t>
        </m:r>
        <m:r>
          <m:t> </m:t>
        </m:r>
        <m:sSup>
          <m:e>
            <m:r>
              <m:rPr>
                <m:sty m:val="bi"/>
              </m:rPr>
              <m:t>A</m:t>
            </m:r>
          </m:e>
          <m:sup>
            <m:r>
              <m:rPr>
                <m:sty m:val="p"/>
              </m:rPr>
              <m:t>⊤</m:t>
            </m:r>
          </m:sup>
        </m:sSup>
      </m:oMath>
      <w:r>
        <w:t xml:space="preserve">, scaling conjugates the scalar.</w:t>
      </w:r>
    </w:p>
    <w:p>
      <w:pPr>
        <w:pStyle w:val="FirstParagraph"/>
      </w:pPr>
      <w:r>
        <w:t xml:space="preserve">For property 4 (reversal of products), let</w:t>
      </w:r>
      <w:r>
        <w:t xml:space="preserve"> </w:t>
      </w:r>
      <m:oMath>
        <m:r>
          <m:rPr>
            <m:sty m:val="bi"/>
          </m:rPr>
          <m:t>A</m:t>
        </m:r>
      </m:oMath>
      <w:r>
        <w:t xml:space="preserve"> </w:t>
      </w:r>
      <w:r>
        <w:t xml:space="preserve">be an</w:t>
      </w:r>
      <w:r>
        <w:t xml:space="preserve"> </w:t>
      </w:r>
      <m:oMath>
        <m:r>
          <m:t>m</m:t>
        </m:r>
        <m:r>
          <m:rPr>
            <m:sty m:val="p"/>
          </m:rPr>
          <m:t>×</m:t>
        </m:r>
        <m:r>
          <m:t>k</m:t>
        </m:r>
      </m:oMath>
      <w:r>
        <w:t xml:space="preserve"> </w:t>
      </w:r>
      <w:r>
        <w:t xml:space="preserve">matrix and</w:t>
      </w:r>
      <w:r>
        <w:t xml:space="preserve"> </w:t>
      </w:r>
      <m:oMath>
        <m:r>
          <m:rPr>
            <m:sty m:val="bi"/>
          </m:rPr>
          <m:t>B</m:t>
        </m:r>
      </m:oMath>
      <w:r>
        <w:t xml:space="preserve"> </w:t>
      </w:r>
      <w:r>
        <w:t xml:space="preserve">a</w:t>
      </w:r>
      <w:r>
        <w:t xml:space="preserve"> </w:t>
      </w:r>
      <m:oMath>
        <m:r>
          <m:t>k</m:t>
        </m:r>
        <m:r>
          <m:rPr>
            <m:sty m:val="p"/>
          </m:rPr>
          <m:t>×</m:t>
        </m:r>
        <m:r>
          <m:t>n</m:t>
        </m:r>
      </m:oMath>
      <w:r>
        <w:t xml:space="preserve"> </w:t>
      </w:r>
      <w:r>
        <w:t xml:space="preserve">matrix.</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product’s Hermitian adjoint (for</w:t>
      </w:r>
      <w:r>
        <w:t xml:space="preserve"> </w:t>
      </w:r>
      <m:oMath>
        <m:r>
          <m:t>i</m:t>
        </m:r>
        <m:r>
          <m:rPr>
            <m:sty m:val="p"/>
          </m:rPr>
          <m:t>∈</m:t>
        </m:r>
        <m:r>
          <m:rPr>
            <m:sty m:val="p"/>
          </m:rPr>
          <m:t>{</m:t>
        </m:r>
        <m:r>
          <m:t>1</m:t>
        </m:r>
        <m:r>
          <m:rPr>
            <m:sty m:val="p"/>
          </m:rPr>
          <m:t>,</m:t>
        </m:r>
        <m:r>
          <m:rPr>
            <m:sty m:val="p"/>
          </m:rPr>
          <m:t>…</m:t>
        </m:r>
        <m:r>
          <m:rPr>
            <m:sty m:val="p"/>
          </m:rPr>
          <m:t>,</m:t>
        </m:r>
        <m:r>
          <m:t>n</m:t>
        </m:r>
        <m:r>
          <m:rPr>
            <m:sty m:val="p"/>
          </m:rPr>
          <m:t>}</m:t>
        </m:r>
      </m:oMath>
      <w:r>
        <w:t xml:space="preserve"> </w:t>
      </w:r>
      <w:r>
        <w:t xml:space="preserve">and</w:t>
      </w:r>
      <w:r>
        <w:t xml:space="preserve"> </w:t>
      </w:r>
      <m:oMath>
        <m:r>
          <m:t>j</m:t>
        </m:r>
        <m:r>
          <m:rPr>
            <m:sty m:val="p"/>
          </m:rPr>
          <m:t>∈</m:t>
        </m:r>
        <m:r>
          <m:rPr>
            <m:sty m:val="p"/>
          </m:rPr>
          <m:t>{</m:t>
        </m:r>
        <m:r>
          <m:t>1</m:t>
        </m:r>
        <m:r>
          <m:rPr>
            <m:sty m:val="p"/>
          </m:rPr>
          <m:t>,</m:t>
        </m:r>
        <m:r>
          <m:rPr>
            <m:sty m:val="p"/>
          </m:rPr>
          <m:t>…</m:t>
        </m:r>
        <m:r>
          <m:rPr>
            <m:sty m:val="p"/>
          </m:rPr>
          <m:t>,</m:t>
        </m:r>
        <m:r>
          <m:t>m</m:t>
        </m:r>
        <m:r>
          <m:rPr>
            <m:sty m:val="p"/>
          </m:rPr>
          <m:t>}</m:t>
        </m:r>
      </m:oMath>
      <w:r>
        <w:t xml:space="preserve">) is:</w:t>
      </w:r>
    </w:p>
    <w:p>
      <w:pPr>
        <w:pStyle w:val="BodyText"/>
      </w:pPr>
      <m:oMathPara>
        <m:oMathParaPr>
          <m:jc m:val="center"/>
        </m:oMathParaPr>
        <m:oMath>
          <m:eqArr>
            <m:e>
              <m:r>
                <m:rPr>
                  <m:sty m:val="p"/>
                </m:rPr>
                <m:t>[</m:t>
              </m:r>
              <m:r>
                <m:rPr>
                  <m:sty m:val="p"/>
                </m:rPr>
                <m:t>(</m:t>
              </m:r>
              <m:r>
                <m:rPr>
                  <m:sty m:val="bi"/>
                </m:rPr>
                <m:t>A</m:t>
              </m:r>
              <m:r>
                <m:rPr>
                  <m:sty m:val="bi"/>
                </m:rPr>
                <m:t>B</m:t>
              </m:r>
              <m:sSup>
                <m:e>
                  <m:r>
                    <m:rPr>
                      <m:sty m:val="p"/>
                    </m:rPr>
                    <m:t>)</m:t>
                  </m:r>
                </m:e>
                <m:sup>
                  <m:r>
                    <m:rPr>
                      <m:scr m:val="sans-serif"/>
                      <m:sty m:val="p"/>
                    </m:rPr>
                    <m:t>H</m:t>
                  </m:r>
                </m:sup>
              </m:sSup>
              <m:sSub>
                <m:e>
                  <m:r>
                    <m:rPr>
                      <m:sty m:val="p"/>
                    </m:rPr>
                    <m:t>]</m:t>
                  </m:r>
                </m:e>
                <m:sub>
                  <m:r>
                    <m:t>i</m:t>
                  </m:r>
                  <m:r>
                    <m:t>j</m:t>
                  </m:r>
                </m:sub>
              </m:sSub>
              <m:r>
                <m:t>&amp;</m:t>
              </m:r>
              <m:r>
                <m:rPr>
                  <m:sty m:val="p"/>
                </m:rPr>
                <m:t>=</m:t>
              </m:r>
              <m:bar>
                <m:barPr>
                  <m:pos m:val="top"/>
                </m:barPr>
                <m:e>
                  <m:r>
                    <m:rPr>
                      <m:sty m:val="p"/>
                    </m:rPr>
                    <m:t>(</m:t>
                  </m:r>
                  <m:r>
                    <m:rPr>
                      <m:sty m:val="bi"/>
                    </m:rPr>
                    <m:t>A</m:t>
                  </m:r>
                  <m:r>
                    <m:rPr>
                      <m:sty m:val="bi"/>
                    </m:rPr>
                    <m:t>B</m:t>
                  </m:r>
                  <m:sSub>
                    <m:e>
                      <m:r>
                        <m:rPr>
                          <m:sty m:val="p"/>
                        </m:rPr>
                        <m:t>)</m:t>
                      </m:r>
                    </m:e>
                    <m:sub>
                      <m:r>
                        <m:t>j</m:t>
                      </m:r>
                      <m:r>
                        <m:t>i</m:t>
                      </m:r>
                    </m:sub>
                  </m:sSub>
                </m:e>
              </m:bar>
              <m:r>
                <m:t>&amp;</m:t>
              </m:r>
              <m:r>
                <m:t>&amp;</m:t>
              </m:r>
              <m:r>
                <m:rPr>
                  <m:nor/>
                  <m:sty m:val="p"/>
                </m:rPr>
                <m:t>(</m:t>
              </m:r>
              <m:r>
                <m:rPr>
                  <m:nor/>
                  <m:sty m:val="p"/>
                </m:rPr>
                <m:t>Definition 104</m:t>
              </m:r>
              <m:r>
                <m:rPr>
                  <m:nor/>
                  <m:sty m:val="p"/>
                </m:rPr>
                <m:t>)</m:t>
              </m:r>
            </m:e>
            <m:e>
              <m:r>
                <m:t>&amp;</m:t>
              </m:r>
              <m:r>
                <m:rPr>
                  <m:sty m:val="p"/>
                </m:rPr>
                <m:t>=</m:t>
              </m:r>
              <m:bar>
                <m:barPr>
                  <m:pos m:val="top"/>
                </m:barPr>
                <m:e>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e>
              </m:bar>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a</m:t>
                          </m:r>
                        </m:e>
                        <m:sub>
                          <m:r>
                            <m:t>j</m:t>
                          </m:r>
                          <m:r>
                            <m:t>s</m:t>
                          </m:r>
                        </m:sub>
                      </m:sSub>
                    </m:e>
                  </m:bar>
                </m:e>
              </m:nary>
              <m:r>
                <m:t> </m:t>
              </m:r>
              <m:bar>
                <m:barPr>
                  <m:pos m:val="top"/>
                </m:barPr>
                <m:e>
                  <m:sSub>
                    <m:e>
                      <m:r>
                        <m:t>b</m:t>
                      </m:r>
                    </m:e>
                    <m:sub>
                      <m:r>
                        <m:t>s</m:t>
                      </m:r>
                      <m:r>
                        <m:t>i</m:t>
                      </m:r>
                    </m:sub>
                  </m:sSub>
                </m:e>
              </m:bar>
              <m:r>
                <m:t>&amp;</m:t>
              </m:r>
              <m:r>
                <m:t>&amp;</m:t>
              </m:r>
              <m:r>
                <m:rPr>
                  <m:nor/>
                  <m:sty m:val="p"/>
                </m:rPr>
                <m:t>(conjugate of sums and products)</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b</m:t>
                          </m:r>
                        </m:e>
                        <m:sub>
                          <m:r>
                            <m:t>s</m:t>
                          </m:r>
                          <m:r>
                            <m:t>i</m:t>
                          </m:r>
                        </m:sub>
                      </m:sSub>
                    </m:e>
                  </m:bar>
                </m:e>
              </m:nary>
              <m:r>
                <m:t> </m:t>
              </m:r>
              <m:bar>
                <m:barPr>
                  <m:pos m:val="top"/>
                </m:barPr>
                <m:e>
                  <m:sSub>
                    <m:e>
                      <m:r>
                        <m:t>a</m:t>
                      </m:r>
                    </m:e>
                    <m:sub>
                      <m:r>
                        <m:t>j</m:t>
                      </m:r>
                      <m:r>
                        <m:t>s</m:t>
                      </m:r>
                    </m:sub>
                  </m:sSub>
                </m:e>
              </m:bar>
              <m:r>
                <m:t>&amp;</m:t>
              </m:r>
              <m:r>
                <m:t>&amp;</m:t>
              </m:r>
              <m:r>
                <m:rPr>
                  <m:nor/>
                  <m:sty m:val="p"/>
                </m:rPr>
                <m:t>(complex multiplication is commutative)</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cr m:val="sans-serif"/>
                      <m:sty m:val="p"/>
                    </m:rPr>
                    <m:t>H</m:t>
                  </m:r>
                </m:sup>
              </m:sSup>
              <m:sSub>
                <m:e>
                  <m:r>
                    <m:rPr>
                      <m:sty m:val="p"/>
                    </m:rPr>
                    <m:t>)</m:t>
                  </m:r>
                </m:e>
                <m:sub>
                  <m:r>
                    <m:t>i</m:t>
                  </m:r>
                  <m:r>
                    <m:t>s</m:t>
                  </m:r>
                </m:sub>
              </m:sSub>
              <m:r>
                <m:t> </m:t>
              </m:r>
              <m:r>
                <m:rPr>
                  <m:sty m:val="p"/>
                </m:rPr>
                <m:t>(</m:t>
              </m:r>
              <m:sSup>
                <m:e>
                  <m:r>
                    <m:rPr>
                      <m:sty m:val="bi"/>
                    </m:rPr>
                    <m:t>A</m:t>
                  </m:r>
                </m:e>
                <m:sup>
                  <m:r>
                    <m:rPr>
                      <m:scr m:val="sans-serif"/>
                      <m:sty m:val="p"/>
                    </m:rPr>
                    <m:t>H</m:t>
                  </m:r>
                </m:sup>
              </m:sSup>
              <m:sSub>
                <m:e>
                  <m:r>
                    <m:rPr>
                      <m:sty m:val="p"/>
                    </m:rPr>
                    <m:t>)</m:t>
                  </m:r>
                </m:e>
                <m:sub>
                  <m:r>
                    <m:t>s</m:t>
                  </m:r>
                  <m:r>
                    <m:t>j</m:t>
                  </m:r>
                </m:sub>
              </m:sSub>
              <m:r>
                <m:t>&amp;</m:t>
              </m:r>
              <m:r>
                <m:t>&amp;</m:t>
              </m:r>
              <m:r>
                <m:rPr>
                  <m:nor/>
                  <m:sty m:val="p"/>
                </m:rPr>
                <m:t>(</m:t>
              </m:r>
              <m:r>
                <m:rPr>
                  <m:nor/>
                  <m:sty m:val="p"/>
                </m:rPr>
                <m:t>Definition 104</m:t>
              </m:r>
              <m:r>
                <m:rPr>
                  <m:nor/>
                  <m:sty m:val="p"/>
                </m:rPr>
                <m:t>)</m:t>
              </m:r>
            </m:e>
            <m:e>
              <m:r>
                <m:t>&amp;</m:t>
              </m:r>
              <m:r>
                <m:rPr>
                  <m:sty m:val="p"/>
                </m:rPr>
                <m:t>=</m:t>
              </m:r>
              <m:r>
                <m:rPr>
                  <m:sty m:val="p"/>
                </m:rPr>
                <m:t>(</m:t>
              </m:r>
              <m:sSup>
                <m:e>
                  <m:r>
                    <m:rPr>
                      <m:sty m:val="bi"/>
                    </m:rPr>
                    <m:t>B</m:t>
                  </m:r>
                </m:e>
                <m:sup>
                  <m:r>
                    <m:rPr>
                      <m:scr m:val="sans-serif"/>
                      <m:sty m:val="p"/>
                    </m:rPr>
                    <m:t>H</m:t>
                  </m:r>
                </m:sup>
              </m:sSup>
              <m:sSup>
                <m:e>
                  <m:r>
                    <m:rPr>
                      <m:sty m:val="bi"/>
                    </m:rPr>
                    <m:t>A</m:t>
                  </m:r>
                </m:e>
                <m:sup>
                  <m:r>
                    <m:rPr>
                      <m:scr m:val="sans-serif"/>
                      <m:sty m:val="p"/>
                    </m:rPr>
                    <m:t>H</m:t>
                  </m:r>
                </m:sup>
              </m:sSup>
              <m:sSub>
                <m:e>
                  <m:r>
                    <m:rPr>
                      <m:sty m:val="p"/>
                    </m:rPr>
                    <m:t>)</m:t>
                  </m:r>
                </m:e>
                <m:sub>
                  <m:r>
                    <m:t>i</m:t>
                  </m:r>
                  <m:r>
                    <m:t>j</m:t>
                  </m:r>
                </m:sub>
              </m:sSub>
              <m:r>
                <m:t>&amp;</m:t>
              </m:r>
              <m:r>
                <m:t>&amp;</m:t>
              </m:r>
              <m:r>
                <m:rPr>
                  <m:nor/>
                  <m:sty m:val="p"/>
                </m:rPr>
                <m:t>(definition of matrix multiplication)</m:t>
              </m:r>
              <m:r>
                <m:rPr>
                  <m:sty m:val="p"/>
                </m:rPr>
                <m:t>.</m:t>
              </m:r>
            </m:e>
          </m:eqArr>
        </m:oMath>
      </m:oMathPara>
    </w:p>
    <w:p>
      <w:pPr>
        <w:pStyle w:val="FirstParagraph"/>
      </w:pPr>
      <w:r>
        <w:t xml:space="preserve">For the inverse, applying property 4 to</w:t>
      </w:r>
      <w:r>
        <w:t xml:space="preserve"> </w:t>
      </w:r>
      <m:oMath>
        <m:r>
          <m:rPr>
            <m:sty m:val="bi"/>
          </m:rPr>
          <m:t>A</m:t>
        </m:r>
        <m:sSup>
          <m:e>
            <m:r>
              <m:rPr>
                <m:sty m:val="bi"/>
              </m:rPr>
              <m:t>A</m:t>
            </m:r>
          </m:e>
          <m:sup>
            <m:r>
              <m:rPr>
                <m:sty m:val="p"/>
              </m:rPr>
              <m:t>−</m:t>
            </m:r>
            <m:r>
              <m:t>1</m:t>
            </m:r>
          </m:sup>
        </m:sSup>
        <m:r>
          <m:rPr>
            <m:sty m:val="p"/>
          </m:rPr>
          <m:t>=</m:t>
        </m:r>
        <m:r>
          <m:rPr>
            <m:sty m:val="bi"/>
          </m:rPr>
          <m:t>I</m:t>
        </m:r>
      </m:oMath>
      <w:r>
        <w:t xml:space="preserve"> </w:t>
      </w:r>
      <w:r>
        <w:t xml:space="preserve">gives:</w:t>
      </w:r>
    </w:p>
    <w:p>
      <w:pPr>
        <w:pStyle w:val="BodyText"/>
      </w:pPr>
      <m:oMathPara>
        <m:oMathParaPr>
          <m:jc m:val="center"/>
        </m:oMathParaPr>
        <m:oMath>
          <m:eqArr>
            <m:e>
              <m:r>
                <m:rPr>
                  <m:sty m:val="p"/>
                </m:rPr>
                <m:t>(</m:t>
              </m:r>
              <m:sSup>
                <m:e>
                  <m:r>
                    <m:rPr>
                      <m:sty m:val="bi"/>
                    </m:rPr>
                    <m:t>A</m:t>
                  </m:r>
                </m:e>
                <m:sup>
                  <m:r>
                    <m:rPr>
                      <m:sty m:val="p"/>
                    </m:rPr>
                    <m:t>−</m:t>
                  </m:r>
                  <m:r>
                    <m:t>1</m:t>
                  </m:r>
                </m:sup>
              </m:sSup>
              <m:sSup>
                <m:e>
                  <m:r>
                    <m:rPr>
                      <m:sty m:val="p"/>
                    </m:rPr>
                    <m:t>)</m:t>
                  </m:r>
                </m:e>
                <m:sup>
                  <m:r>
                    <m:rPr>
                      <m:scr m:val="sans-serif"/>
                      <m:sty m:val="p"/>
                    </m:rPr>
                    <m:t>H</m:t>
                  </m:r>
                </m:sup>
              </m:sSup>
              <m:sSup>
                <m:e>
                  <m:r>
                    <m:rPr>
                      <m:sty m:val="bi"/>
                    </m:rPr>
                    <m:t>A</m:t>
                  </m:r>
                </m:e>
                <m:sup>
                  <m:r>
                    <m:rPr>
                      <m:scr m:val="sans-serif"/>
                      <m:sty m:val="p"/>
                    </m:rPr>
                    <m:t>H</m:t>
                  </m:r>
                </m:sup>
              </m:sSup>
              <m:r>
                <m:t>&amp;</m:t>
              </m:r>
              <m:r>
                <m:rPr>
                  <m:sty m:val="p"/>
                </m:rPr>
                <m:t>=</m:t>
              </m:r>
              <m:r>
                <m:rPr>
                  <m:sty m:val="p"/>
                </m:rPr>
                <m:t>(</m:t>
              </m:r>
              <m:r>
                <m:rPr>
                  <m:sty m:val="bi"/>
                </m:rPr>
                <m:t>A</m:t>
              </m:r>
              <m:sSup>
                <m:e>
                  <m:r>
                    <m:rPr>
                      <m:sty m:val="bi"/>
                    </m:rPr>
                    <m:t>A</m:t>
                  </m:r>
                </m:e>
                <m:sup>
                  <m:r>
                    <m:rPr>
                      <m:sty m:val="p"/>
                    </m:rPr>
                    <m:t>−</m:t>
                  </m:r>
                  <m:r>
                    <m:t>1</m:t>
                  </m:r>
                </m:sup>
              </m:sSup>
              <m:sSup>
                <m:e>
                  <m:r>
                    <m:rPr>
                      <m:sty m:val="p"/>
                    </m:rPr>
                    <m:t>)</m:t>
                  </m:r>
                </m:e>
                <m:sup>
                  <m:r>
                    <m:rPr>
                      <m:scr m:val="sans-serif"/>
                      <m:sty m:val="p"/>
                    </m:rPr>
                    <m:t>H</m:t>
                  </m:r>
                </m:sup>
              </m:sSup>
            </m:e>
            <m:e>
              <m:r>
                <m:t>&amp;</m:t>
              </m:r>
              <m:r>
                <m:rPr>
                  <m:sty m:val="p"/>
                </m:rPr>
                <m:t>=</m:t>
              </m:r>
              <m:sSup>
                <m:e>
                  <m:r>
                    <m:rPr>
                      <m:sty m:val="bi"/>
                    </m:rPr>
                    <m:t>I</m:t>
                  </m:r>
                </m:e>
                <m:sup>
                  <m:r>
                    <m:rPr>
                      <m:scr m:val="sans-serif"/>
                      <m:sty m:val="p"/>
                    </m:rPr>
                    <m:t>H</m:t>
                  </m:r>
                </m:sup>
              </m:sSup>
            </m:e>
            <m:e>
              <m:r>
                <m:t>&amp;</m:t>
              </m:r>
              <m:r>
                <m:rPr>
                  <m:sty m:val="p"/>
                </m:rPr>
                <m:t>=</m:t>
              </m:r>
              <m:r>
                <m:rPr>
                  <m:sty m:val="bi"/>
                </m:rPr>
                <m:t>I</m:t>
              </m:r>
              <m:r>
                <m:rPr>
                  <m:sty m:val="p"/>
                </m:rPr>
                <m:t>,</m:t>
              </m:r>
            </m:e>
          </m:eqArr>
        </m:oMath>
      </m:oMathPara>
    </w:p>
    <w:p>
      <w:pPr>
        <w:pStyle w:val="FirstParagraph"/>
      </w:pPr>
      <w:r>
        <w:t xml:space="preserve">so</w:t>
      </w:r>
      <w:r>
        <w:t xml:space="preserve"> </w:t>
      </w: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oMath>
      <w:r>
        <w:t xml:space="preserve">.</w:t>
      </w:r>
    </w:p>
    <w:bookmarkStart w:id="623" w:name="thm-adjoint-inner-product"/>
    <w:p>
      <w:pPr>
        <w:pStyle w:val="BodyText"/>
      </w:pPr>
      <w:r>
        <w:rPr>
          <w:b/>
          <w:bCs/>
        </w:rPr>
        <w:t xml:space="preserve">Theorem 117 (The adjoint property for inner products)</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complex matrix.</w:t>
      </w:r>
      <w:r>
        <w:t xml:space="preserve"> </w:t>
      </w:r>
      <w:r>
        <w:t xml:space="preserve">Under the standard inner product on complex Euclidean space,</w:t>
      </w:r>
      <w:r>
        <w:t xml:space="preserve"> </w:t>
      </w:r>
      <m:oMath>
        <m:d>
          <m:dPr>
            <m:begChr m:val="⟨"/>
            <m:sepChr m:val=""/>
            <m:endChr m:val="⟩"/>
            <m:grow/>
          </m:dPr>
          <m:e>
            <m:acc>
              <m:accPr>
                <m:chr m:val="̃"/>
              </m:accPr>
              <m:e>
                <m:r>
                  <m:t>u</m:t>
                </m:r>
              </m:e>
            </m:acc>
            <m:r>
              <m:rPr>
                <m:sty m:val="p"/>
              </m:rPr>
              <m:t>,</m:t>
            </m:r>
            <m:acc>
              <m:accPr>
                <m:chr m:val="̃"/>
              </m:accPr>
              <m:e>
                <m:r>
                  <m:t>v</m:t>
                </m:r>
              </m:e>
            </m:acc>
          </m:e>
        </m:d>
        <m:limUpp>
          <m:e>
            <m:r>
              <m:rPr>
                <m:sty m:val="p"/>
              </m:rPr>
              <m:t>=</m:t>
            </m:r>
          </m:e>
          <m:lim>
            <m:r>
              <m:rPr>
                <m:nor/>
                <m:sty m:val="p"/>
              </m:rPr>
              <m:t>def</m:t>
            </m:r>
          </m:lim>
        </m:limUpp>
        <m:sSup>
          <m:e>
            <m:acc>
              <m:accPr>
                <m:chr m:val="̃"/>
              </m:accPr>
              <m:e>
                <m:r>
                  <m:t>u</m:t>
                </m:r>
              </m:e>
            </m:acc>
          </m:e>
          <m:sup>
            <m:r>
              <m:rPr>
                <m:scr m:val="sans-serif"/>
                <m:sty m:val="p"/>
              </m:rPr>
              <m:t>H</m:t>
            </m:r>
          </m:sup>
        </m:sSup>
        <m:acc>
          <m:accPr>
            <m:chr m:val="̃"/>
          </m:accPr>
          <m:e>
            <m:r>
              <m:t>v</m:t>
            </m:r>
          </m:e>
        </m:acc>
      </m:oMath>
      <w:r>
        <w:t xml:space="preserve">,</w:t>
      </w:r>
    </w:p>
    <w:p>
      <w:pPr>
        <w:pStyle w:val="BodyText"/>
      </w:pPr>
      <m:oMathPara>
        <m:oMathParaPr>
          <m:jc m:val="center"/>
        </m:oMathParaPr>
        <m:oMath>
          <m:d>
            <m:dPr>
              <m:begChr m:val="⟨"/>
              <m:sepChr m:val=""/>
              <m:endChr m:val="⟩"/>
              <m:grow/>
            </m:dPr>
            <m:e>
              <m:r>
                <m:rPr>
                  <m:sty m:val="bi"/>
                </m:rPr>
                <m:t>A</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sSup>
                <m:e>
                  <m:r>
                    <m:rPr>
                      <m:sty m:val="bi"/>
                    </m:rPr>
                    <m:t>A</m:t>
                  </m:r>
                </m:e>
                <m:sup>
                  <m:r>
                    <m:rPr>
                      <m:scr m:val="sans-serif"/>
                      <m:sty m:val="p"/>
                    </m:rPr>
                    <m:t>H</m:t>
                  </m:r>
                </m:sup>
              </m:sSup>
              <m:acc>
                <m:accPr>
                  <m:chr m:val="̃"/>
                </m:accPr>
                <m:e>
                  <m:r>
                    <m:t>v</m:t>
                  </m:r>
                </m:e>
              </m:acc>
            </m:e>
          </m:d>
          <m:r>
            <m:t> </m:t>
          </m:r>
          <m:r>
            <m:rPr>
              <m:nor/>
              <m:sty m:val="p"/>
            </m:rPr>
            <m:t>for all </m:t>
          </m:r>
          <m:acc>
            <m:accPr>
              <m:chr m:val="̃"/>
            </m:accPr>
            <m:e>
              <m:r>
                <m:t>u</m:t>
              </m:r>
            </m:e>
          </m:acc>
          <m:r>
            <m:rPr>
              <m:sty m:val="p"/>
            </m:rPr>
            <m:t>∈</m:t>
          </m:r>
          <m:sSup>
            <m:e>
              <m:r>
                <m:rPr>
                  <m:scr m:val="double-struck"/>
                  <m:sty m:val="p"/>
                </m:rPr>
                <m:t>C</m:t>
              </m:r>
            </m:e>
            <m:sup>
              <m:r>
                <m:t>n</m:t>
              </m:r>
            </m:sup>
          </m:sSup>
          <m:r>
            <m:rPr>
              <m:nor/>
              <m:sty m:val="p"/>
            </m:rPr>
            <m:t> and </m:t>
          </m:r>
          <m:acc>
            <m:accPr>
              <m:chr m:val="̃"/>
            </m:accPr>
            <m:e>
              <m:r>
                <m:t>v</m:t>
              </m:r>
            </m:e>
          </m:acc>
          <m:r>
            <m:rPr>
              <m:sty m:val="p"/>
            </m:rPr>
            <m:t>∈</m:t>
          </m:r>
          <m:sSup>
            <m:e>
              <m:r>
                <m:rPr>
                  <m:scr m:val="double-struck"/>
                  <m:sty m:val="p"/>
                </m:rPr>
                <m:t>C</m:t>
              </m:r>
            </m:e>
            <m:sup>
              <m:r>
                <m:t>m</m:t>
              </m:r>
            </m:sup>
          </m:sSup>
          <m:r>
            <m:rPr>
              <m:sty m:val="p"/>
            </m:rPr>
            <m:t>.</m:t>
          </m:r>
        </m:oMath>
      </m:oMathPara>
    </w:p>
    <w:bookmarkEnd w:id="623"/>
    <w:p>
      <w:pPr>
        <w:pStyle w:val="FirstParagraph"/>
      </w:pPr>
      <w:r>
        <w:rPr>
          <w:i/>
          <w:iCs/>
        </w:rPr>
        <w:t xml:space="preserve">Proof</w:t>
      </w:r>
      <w:r>
        <w:t xml:space="preserve">. </w:t>
      </w:r>
      <w:r>
        <w:t xml:space="preserve">By the definition of the standard complex inner product and the product rule for the Hermitian adjoint (</w:t>
      </w:r>
      <w:hyperlink w:anchor="thm-hermitian-adjoint-properties">
        <w:r>
          <w:rPr>
            <w:rStyle w:val="Hyperlink"/>
          </w:rPr>
          <w:t xml:space="preserve">Theorem 116</w:t>
        </w:r>
      </w:hyperlink>
      <w:r>
        <w:t xml:space="preserve">):</w:t>
      </w:r>
    </w:p>
    <w:p>
      <w:pPr>
        <w:pStyle w:val="BodyText"/>
      </w:pPr>
      <m:oMathPara>
        <m:oMathParaPr>
          <m:jc m:val="center"/>
        </m:oMathParaPr>
        <m:oMath>
          <m:eqArr>
            <m:e>
              <m:d>
                <m:dPr>
                  <m:begChr m:val="⟨"/>
                  <m:sepChr m:val=""/>
                  <m:endChr m:val="⟩"/>
                  <m:grow/>
                </m:dPr>
                <m:e>
                  <m:r>
                    <m:rPr>
                      <m:sty m:val="bi"/>
                    </m:rPr>
                    <m:t>A</m:t>
                  </m:r>
                  <m:acc>
                    <m:accPr>
                      <m:chr m:val="̃"/>
                    </m:accPr>
                    <m:e>
                      <m:r>
                        <m:t>u</m:t>
                      </m:r>
                    </m:e>
                  </m:acc>
                  <m:r>
                    <m:rPr>
                      <m:sty m:val="p"/>
                    </m:rPr>
                    <m:t>,</m:t>
                  </m:r>
                  <m:acc>
                    <m:accPr>
                      <m:chr m:val="̃"/>
                    </m:accPr>
                    <m:e>
                      <m:r>
                        <m:t>v</m:t>
                      </m:r>
                    </m:e>
                  </m:acc>
                </m:e>
              </m:d>
              <m:r>
                <m:t>&amp;</m:t>
              </m:r>
              <m:r>
                <m:rPr>
                  <m:sty m:val="p"/>
                </m:rPr>
                <m:t>=</m:t>
              </m:r>
              <m:r>
                <m:rPr>
                  <m:sty m:val="p"/>
                </m:rPr>
                <m:t>(</m:t>
              </m:r>
              <m:r>
                <m:rPr>
                  <m:sty m:val="bi"/>
                </m:rPr>
                <m:t>A</m:t>
              </m:r>
              <m:acc>
                <m:accPr>
                  <m:chr m:val="̃"/>
                </m:accPr>
                <m:e>
                  <m:r>
                    <m:t>u</m:t>
                  </m:r>
                </m:e>
              </m:acc>
              <m:sSup>
                <m:e>
                  <m:r>
                    <m:rPr>
                      <m:sty m:val="p"/>
                    </m:rPr>
                    <m:t>)</m:t>
                  </m:r>
                </m:e>
                <m:sup>
                  <m:r>
                    <m:rPr>
                      <m:scr m:val="sans-serif"/>
                      <m:sty m:val="p"/>
                    </m:rPr>
                    <m:t>H</m:t>
                  </m:r>
                </m:sup>
              </m:sSup>
              <m:acc>
                <m:accPr>
                  <m:chr m:val="̃"/>
                </m:accPr>
                <m:e>
                  <m:r>
                    <m:t>v</m:t>
                  </m:r>
                </m:e>
              </m:acc>
              <m:r>
                <m:t>&amp;</m:t>
              </m:r>
              <m:r>
                <m:t>&amp;</m:t>
              </m:r>
              <m:r>
                <m:rPr>
                  <m:nor/>
                  <m:sty m:val="p"/>
                </m:rPr>
                <m:t>(definition of standard inner product)</m:t>
              </m:r>
            </m:e>
            <m:e>
              <m:r>
                <m:t>&amp;</m:t>
              </m:r>
              <m:r>
                <m:rPr>
                  <m:sty m:val="p"/>
                </m:rPr>
                <m:t>=</m:t>
              </m:r>
              <m:r>
                <m:rPr>
                  <m:sty m:val="p"/>
                </m:rPr>
                <m:t>(</m:t>
              </m:r>
              <m:sSup>
                <m:e>
                  <m:acc>
                    <m:accPr>
                      <m:chr m:val="̃"/>
                    </m:accPr>
                    <m:e>
                      <m:r>
                        <m:t>u</m:t>
                      </m:r>
                    </m:e>
                  </m:acc>
                </m:e>
                <m:sup>
                  <m:r>
                    <m:rPr>
                      <m:scr m:val="sans-serif"/>
                      <m:sty m:val="p"/>
                    </m:rPr>
                    <m:t>H</m:t>
                  </m:r>
                </m:sup>
              </m:sSup>
              <m:sSup>
                <m:e>
                  <m:r>
                    <m:rPr>
                      <m:sty m:val="bi"/>
                    </m:rPr>
                    <m:t>A</m:t>
                  </m:r>
                </m:e>
                <m:sup>
                  <m:r>
                    <m:rPr>
                      <m:scr m:val="sans-serif"/>
                      <m:sty m:val="p"/>
                    </m:rPr>
                    <m:t>H</m:t>
                  </m:r>
                </m:sup>
              </m:sSup>
              <m:r>
                <m:rPr>
                  <m:sty m:val="p"/>
                </m:rPr>
                <m:t>)</m:t>
              </m:r>
              <m:acc>
                <m:accPr>
                  <m:chr m:val="̃"/>
                </m:accPr>
                <m:e>
                  <m:r>
                    <m:t>v</m:t>
                  </m:r>
                </m:e>
              </m:acc>
              <m:r>
                <m:t>&amp;</m:t>
              </m:r>
              <m:r>
                <m:t>&amp;</m:t>
              </m:r>
              <m:r>
                <m:rPr>
                  <m:nor/>
                  <m:sty m:val="p"/>
                </m:rPr>
                <m:t>(</m:t>
              </m:r>
              <m:r>
                <m:rPr>
                  <m:nor/>
                  <m:sty m:val="p"/>
                </m:rPr>
                <m:t>Theorem 116</m:t>
              </m:r>
              <m:r>
                <m:rPr>
                  <m:nor/>
                  <m:sty m:val="p"/>
                </m:rPr>
                <m:t>, reversal of products)</m:t>
              </m:r>
            </m:e>
            <m:e>
              <m:r>
                <m:t>&amp;</m:t>
              </m:r>
              <m:r>
                <m:rPr>
                  <m:sty m:val="p"/>
                </m:rPr>
                <m:t>=</m:t>
              </m:r>
              <m:sSup>
                <m:e>
                  <m:acc>
                    <m:accPr>
                      <m:chr m:val="̃"/>
                    </m:accPr>
                    <m:e>
                      <m:r>
                        <m:t>u</m:t>
                      </m:r>
                    </m:e>
                  </m:acc>
                </m:e>
                <m:sup>
                  <m:r>
                    <m:rPr>
                      <m:scr m:val="sans-serif"/>
                      <m:sty m:val="p"/>
                    </m:rPr>
                    <m:t>H</m:t>
                  </m:r>
                </m:sup>
              </m:sSup>
              <m:r>
                <m:rPr>
                  <m:sty m:val="p"/>
                </m:rPr>
                <m:t>(</m:t>
              </m:r>
              <m:sSup>
                <m:e>
                  <m:r>
                    <m:rPr>
                      <m:sty m:val="bi"/>
                    </m:rPr>
                    <m:t>A</m:t>
                  </m:r>
                </m:e>
                <m:sup>
                  <m:r>
                    <m:rPr>
                      <m:scr m:val="sans-serif"/>
                      <m:sty m:val="p"/>
                    </m:rPr>
                    <m:t>H</m:t>
                  </m:r>
                </m:sup>
              </m:sSup>
              <m:acc>
                <m:accPr>
                  <m:chr m:val="̃"/>
                </m:accPr>
                <m:e>
                  <m:r>
                    <m:t>v</m:t>
                  </m:r>
                </m:e>
              </m:acc>
              <m:r>
                <m:rPr>
                  <m:sty m:val="p"/>
                </m:rPr>
                <m:t>)</m:t>
              </m:r>
              <m:r>
                <m:t>&amp;</m:t>
              </m:r>
              <m:r>
                <m:t>&amp;</m:t>
              </m:r>
              <m:r>
                <m:rPr>
                  <m:nor/>
                  <m:sty m:val="p"/>
                </m:rPr>
                <m:t>(associativity of matrix multiplication)</m:t>
              </m:r>
            </m:e>
            <m:e>
              <m:r>
                <m:t>&amp;</m:t>
              </m:r>
              <m:r>
                <m:rPr>
                  <m:sty m:val="p"/>
                </m:rPr>
                <m:t>=</m:t>
              </m:r>
              <m:d>
                <m:dPr>
                  <m:begChr m:val="⟨"/>
                  <m:sepChr m:val=""/>
                  <m:endChr m:val="⟩"/>
                  <m:grow/>
                </m:dPr>
                <m:e>
                  <m:acc>
                    <m:accPr>
                      <m:chr m:val="̃"/>
                    </m:accPr>
                    <m:e>
                      <m:r>
                        <m:t>u</m:t>
                      </m:r>
                    </m:e>
                  </m:acc>
                  <m:r>
                    <m:rPr>
                      <m:sty m:val="p"/>
                    </m:rPr>
                    <m:t>,</m:t>
                  </m:r>
                  <m:sSup>
                    <m:e>
                      <m:r>
                        <m:rPr>
                          <m:sty m:val="bi"/>
                        </m:rPr>
                        <m:t>A</m:t>
                      </m:r>
                    </m:e>
                    <m:sup>
                      <m:r>
                        <m:rPr>
                          <m:scr m:val="sans-serif"/>
                          <m:sty m:val="p"/>
                        </m:rPr>
                        <m:t>H</m:t>
                      </m:r>
                    </m:sup>
                  </m:sSup>
                  <m:acc>
                    <m:accPr>
                      <m:chr m:val="̃"/>
                    </m:accPr>
                    <m:e>
                      <m:r>
                        <m:t>v</m:t>
                      </m:r>
                    </m:e>
                  </m:acc>
                </m:e>
              </m:d>
              <m:r>
                <m:t>&amp;</m:t>
              </m:r>
              <m:r>
                <m:t>&amp;</m:t>
              </m:r>
              <m:r>
                <m:rPr>
                  <m:nor/>
                  <m:sty m:val="p"/>
                </m:rPr>
                <m:t>(definition of standard inner product)</m:t>
              </m:r>
              <m:r>
                <m:rPr>
                  <m:sty m:val="p"/>
                </m:rPr>
                <m:t>.</m:t>
              </m:r>
            </m:e>
          </m:eqArr>
        </m:oMath>
      </m:oMathPara>
    </w:p>
    <w:bookmarkStart w:id="624" w:name="rem-adjoint-name"/>
    <w:p>
      <w:pPr>
        <w:pStyle w:val="FirstParagraph"/>
      </w:pPr>
      <w:r>
        <w:rPr>
          <w:i/>
          <w:iCs/>
        </w:rPr>
        <w:t xml:space="preserve">Remark 44</w:t>
      </w:r>
      <w:r>
        <w:t xml:space="preserve"> (Where the name</w:t>
      </w:r>
      <w:r>
        <w:t xml:space="preserve"> </w:t>
      </w:r>
      <w:r>
        <w:t xml:space="preserve">“adjoint”</w:t>
      </w:r>
      <w:r>
        <w:t xml:space="preserve"> </w:t>
      </w:r>
      <w:r>
        <w:t xml:space="preserve">comes from). </w:t>
      </w:r>
      <w:r>
        <w:t xml:space="preserve">This identity is the origin of the name</w:t>
      </w:r>
      <w:r>
        <w:t xml:space="preserve"> </w:t>
      </w:r>
      <w:r>
        <w:rPr>
          <w:b/>
          <w:bCs/>
        </w:rPr>
        <w:t xml:space="preserve">adjoint</w:t>
      </w:r>
      <w:r>
        <w:t xml:space="preserve">:</w:t>
      </w:r>
      <w:r>
        <w:t xml:space="preserve"> </w:t>
      </w:r>
      <w:r>
        <w:t xml:space="preserve">in functional analysis and operator theory,</w:t>
      </w:r>
      <w:r>
        <w:t xml:space="preserve"> </w:t>
      </w:r>
      <w:r>
        <w:t xml:space="preserve">the</w:t>
      </w:r>
      <w:r>
        <w:t xml:space="preserve"> </w:t>
      </w:r>
      <w:r>
        <w:rPr>
          <w:i/>
          <w:iCs/>
        </w:rPr>
        <w:t xml:space="preserve">adjoint</w:t>
      </w:r>
      <w:r>
        <w:t xml:space="preserve"> </w:t>
      </w:r>
      <w:r>
        <w:t xml:space="preserve">of a linear map</w:t>
      </w:r>
      <w:r>
        <w:t xml:space="preserve"> </w:t>
      </w:r>
      <m:oMath>
        <m:r>
          <m:t>T</m:t>
        </m:r>
        <m:r>
          <m:rPr>
            <m:sty m:val="p"/>
          </m:rPr>
          <m:t>:</m:t>
        </m:r>
        <m:r>
          <m:t>V</m:t>
        </m:r>
        <m:r>
          <m:rPr>
            <m:sty m:val="p"/>
          </m:rPr>
          <m:t>→</m:t>
        </m:r>
        <m:r>
          <m:t>W</m:t>
        </m:r>
      </m:oMath>
      <w:r>
        <w:t xml:space="preserve"> </w:t>
      </w:r>
      <w:r>
        <w:t xml:space="preserve">between inner product spaces is defined as the unique operator</w:t>
      </w:r>
      <w:r>
        <w:t xml:space="preserve"> </w:t>
      </w:r>
      <m:oMath>
        <m:sSup>
          <m:e>
            <m:r>
              <m:t>T</m:t>
            </m:r>
          </m:e>
          <m:sup>
            <m:r>
              <m:rPr>
                <m:sty m:val="p"/>
              </m:rPr>
              <m:t>*</m:t>
            </m:r>
          </m:sup>
        </m:sSup>
        <m:r>
          <m:rPr>
            <m:sty m:val="p"/>
          </m:rPr>
          <m:t>:</m:t>
        </m:r>
        <m:r>
          <m:t>W</m:t>
        </m:r>
        <m:r>
          <m:rPr>
            <m:sty m:val="p"/>
          </m:rPr>
          <m:t>→</m:t>
        </m:r>
        <m:r>
          <m:t>V</m:t>
        </m:r>
      </m:oMath>
      <w:r>
        <w:t xml:space="preserve"> </w:t>
      </w:r>
      <w:r>
        <w:t xml:space="preserve">satisfying</w:t>
      </w:r>
      <w:r>
        <w:t xml:space="preserve"> </w:t>
      </w:r>
      <m:oMath>
        <m:d>
          <m:dPr>
            <m:begChr m:val="⟨"/>
            <m:sepChr m:val=""/>
            <m:endChr m:val="⟩"/>
            <m:grow/>
          </m:dPr>
          <m:e>
            <m:r>
              <m:t>T</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sSup>
              <m:e>
                <m:r>
                  <m:t>T</m:t>
                </m:r>
              </m:e>
              <m:sup>
                <m:r>
                  <m:rPr>
                    <m:sty m:val="p"/>
                  </m:rPr>
                  <m:t>*</m:t>
                </m:r>
              </m:sup>
            </m:sSup>
            <m:acc>
              <m:accPr>
                <m:chr m:val="̃"/>
              </m:accPr>
              <m:e>
                <m:r>
                  <m:t>v</m:t>
                </m:r>
              </m:e>
            </m:acc>
          </m:e>
        </m:d>
      </m:oMath>
      <w:r>
        <w:t xml:space="preserve"> </w:t>
      </w:r>
      <w:r>
        <w:t xml:space="preserve">(</w:t>
      </w:r>
      <w:r>
        <w:t xml:space="preserve">Axler (2024, Definition 7.1, p. 226)</w:t>
      </w:r>
      <w:r>
        <w:t xml:space="preserve">).</w:t>
      </w:r>
      <w:r>
        <w:t xml:space="preserve"> </w:t>
      </w:r>
      <w:r>
        <w:t xml:space="preserve">When</w:t>
      </w:r>
      <w:r>
        <w:t xml:space="preserve"> </w:t>
      </w:r>
      <m:oMath>
        <m:r>
          <m:t>V</m:t>
        </m:r>
      </m:oMath>
      <w:r>
        <w:t xml:space="preserve"> </w:t>
      </w:r>
      <w:r>
        <w:t xml:space="preserve">and</w:t>
      </w:r>
      <w:r>
        <w:t xml:space="preserve"> </w:t>
      </w:r>
      <m:oMath>
        <m:r>
          <m:t>W</m:t>
        </m:r>
      </m:oMath>
      <w:r>
        <w:t xml:space="preserve"> </w:t>
      </w:r>
      <w:r>
        <w:t xml:space="preserve">are finite-dimensional spaces equipped with their standard orthonormal bases,</w:t>
      </w:r>
      <w:r>
        <w:t xml:space="preserve"> </w:t>
      </w:r>
      <w:r>
        <w:t xml:space="preserve">the matrix representing the adjoint operator</w:t>
      </w:r>
      <w:r>
        <w:t xml:space="preserve"> </w:t>
      </w:r>
      <m:oMath>
        <m:sSup>
          <m:e>
            <m:r>
              <m:t>T</m:t>
            </m:r>
          </m:e>
          <m:sup>
            <m:r>
              <m:rPr>
                <m:sty m:val="p"/>
              </m:rPr>
              <m:t>*</m:t>
            </m:r>
          </m:sup>
        </m:sSup>
      </m:oMath>
      <w:r>
        <w:t xml:space="preserve"> </w:t>
      </w:r>
      <w:r>
        <w:t xml:space="preserve">is precisely the Hermitian adjoint matrix</w:t>
      </w:r>
      <w:r>
        <w:t xml:space="preserve"> </w:t>
      </w:r>
      <m:oMath>
        <m:sSup>
          <m:e>
            <m:r>
              <m:rPr>
                <m:sty m:val="bi"/>
              </m:rPr>
              <m:t>A</m:t>
            </m:r>
          </m:e>
          <m:sup>
            <m:r>
              <m:rPr>
                <m:scr m:val="sans-serif"/>
                <m:sty m:val="p"/>
              </m:rPr>
              <m:t>H</m:t>
            </m:r>
          </m:sup>
        </m:sSup>
      </m:oMath>
      <w:r>
        <w:t xml:space="preserve"> </w:t>
      </w:r>
      <w:r>
        <w:t xml:space="preserve">(</w:t>
      </w:r>
      <w:r>
        <w:t xml:space="preserve">Axler (2024, Proposition 7.9, p. 231)</w:t>
      </w:r>
      <w:r>
        <w:t xml:space="preserve">).</w:t>
      </w:r>
    </w:p>
    <w:bookmarkEnd w:id="624"/>
    <w:bookmarkStart w:id="625" w:name="thm-zhz-sum-squares"/>
    <w:p>
      <w:pPr>
        <w:pStyle w:val="BodyText"/>
      </w:pPr>
      <w:r>
        <w:rPr>
          <w:b/>
          <w:bCs/>
        </w:rPr>
        <w:t xml:space="preserve">Theorem 118 (</w:t>
      </w:r>
      <m:oMath>
        <m:sSup>
          <m:e>
            <m:acc>
              <m:accPr>
                <m:chr m:val="̃"/>
              </m:accPr>
              <m:e>
                <m:r>
                  <m:t>z</m:t>
                </m:r>
              </m:e>
            </m:acc>
          </m:e>
          <m:sup>
            <m:r>
              <m:rPr>
                <m:scr m:val="sans-serif"/>
                <m:sty m:val="p"/>
              </m:rPr>
              <m:t>H</m:t>
            </m:r>
          </m:sup>
        </m:sSup>
        <m:acc>
          <m:accPr>
            <m:chr m:val="̃"/>
          </m:accPr>
          <m:e>
            <m:r>
              <m:t>z</m:t>
            </m:r>
          </m:e>
        </m:acc>
      </m:oMath>
      <w:r>
        <w:rPr>
          <w:b/>
          <w:bCs/>
        </w:rPr>
        <w:t xml:space="preserve"> </w:t>
      </w:r>
      <w:r>
        <w:rPr>
          <w:b/>
          <w:bCs/>
        </w:rPr>
        <w:t xml:space="preserve">is a sum of squared absolute values)</w:t>
      </w:r>
      <w:r>
        <w:t xml:space="preserve"> </w:t>
      </w:r>
      <w:r>
        <w:t xml:space="preserve">For every</w:t>
      </w:r>
      <w:r>
        <w:t xml:space="preserve"> </w:t>
      </w:r>
      <m:oMath>
        <m:acc>
          <m:accPr>
            <m:chr m:val="̃"/>
          </m:accPr>
          <m:e>
            <m:r>
              <m:t>z</m:t>
            </m:r>
          </m:e>
        </m:acc>
        <m:r>
          <m:rPr>
            <m:sty m:val="p"/>
          </m:rPr>
          <m:t>∈</m:t>
        </m:r>
        <m:sSup>
          <m:e>
            <m:r>
              <m:rPr>
                <m:scr m:val="double-struck"/>
                <m:sty m:val="p"/>
              </m:rPr>
              <m:t>C</m:t>
            </m:r>
          </m:e>
          <m:sup>
            <m:r>
              <m:t>p</m:t>
            </m:r>
          </m:sup>
        </m:sSup>
      </m:oMath>
      <w:r>
        <w:t xml:space="preserve">,</w:t>
      </w:r>
    </w:p>
    <w:p>
      <w:pPr>
        <w:pStyle w:val="BodyText"/>
      </w:pPr>
      <m:oMathPara>
        <m:oMathParaPr>
          <m:jc m:val="center"/>
        </m:oMathParaPr>
        <m:oMath>
          <m:limLow>
            <m:e>
              <m:limLow>
                <m:e>
                  <m:sSup>
                    <m:e>
                      <m:acc>
                        <m:accPr>
                          <m:chr m:val="̃"/>
                        </m:accPr>
                        <m:e>
                          <m:r>
                            <m:t>z</m:t>
                          </m:r>
                        </m:e>
                      </m:acc>
                    </m:e>
                    <m:sup>
                      <m:r>
                        <m:rPr>
                          <m:scr m:val="sans-serif"/>
                          <m:sty m:val="p"/>
                        </m:rPr>
                        <m:t>H</m:t>
                      </m:r>
                    </m:sup>
                  </m:sSup>
                </m:e>
                <m:lim>
                  <m:r>
                    <m:rPr>
                      <m:sty m:val="p"/>
                    </m:rPr>
                    <m:t>⏟</m:t>
                  </m:r>
                </m:lim>
              </m:limLow>
            </m:e>
            <m:lim>
              <m:r>
                <m:t>1</m:t>
              </m:r>
              <m:r>
                <m:rPr>
                  <m:sty m:val="p"/>
                </m:rPr>
                <m:t>×</m:t>
              </m:r>
              <m:r>
                <m:t>p</m:t>
              </m:r>
            </m:lim>
          </m:limLow>
          <m:r>
            <m:t> </m:t>
          </m:r>
          <m:limLow>
            <m:e>
              <m:limLow>
                <m:e>
                  <m:acc>
                    <m:accPr>
                      <m:chr m:val="̃"/>
                    </m:accPr>
                    <m:e>
                      <m:r>
                        <m:t>z</m:t>
                      </m:r>
                    </m:e>
                  </m:acc>
                </m:e>
                <m:lim>
                  <m:r>
                    <m:rPr>
                      <m:sty m:val="p"/>
                    </m:rPr>
                    <m:t>⏟</m:t>
                  </m:r>
                </m:lim>
              </m:limLow>
            </m:e>
            <m:lim>
              <m:r>
                <m:t>p</m:t>
              </m:r>
              <m:r>
                <m:rPr>
                  <m:sty m:val="p"/>
                </m:rPr>
                <m:t>×</m:t>
              </m:r>
              <m:r>
                <m:t>1</m:t>
              </m:r>
            </m:lim>
          </m:limLow>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rPr>
              <m:sty m:val="p"/>
            </m:rPr>
            <m:t>,</m:t>
          </m:r>
        </m:oMath>
      </m:oMathPara>
    </w:p>
    <w:p>
      <w:pPr>
        <w:pStyle w:val="FirstParagraph"/>
      </w:pPr>
      <w:r>
        <w:t xml:space="preserve">which is a nonnegative real number,</w:t>
      </w:r>
      <w:r>
        <w:t xml:space="preserve"> </w:t>
      </w:r>
      <w:r>
        <w:t xml:space="preserve">and is</w:t>
      </w:r>
      <w:r>
        <w:t xml:space="preserve"> </w:t>
      </w:r>
      <m:oMath>
        <m:r>
          <m:t>0</m:t>
        </m:r>
      </m:oMath>
      <w:r>
        <w:t xml:space="preserve"> </w:t>
      </w:r>
      <w:r>
        <w:t xml:space="preserve">only when</w:t>
      </w:r>
      <w:r>
        <w:t xml:space="preserve"> </w:t>
      </w:r>
      <m:oMath>
        <m:acc>
          <m:accPr>
            <m:chr m:val="̃"/>
          </m:accPr>
          <m:e>
            <m:r>
              <m:t>z</m:t>
            </m:r>
          </m:e>
        </m:acc>
        <m:r>
          <m:rPr>
            <m:sty m:val="p"/>
          </m:rPr>
          <m:t>=</m:t>
        </m:r>
        <m:sSub>
          <m:e>
            <m:acc>
              <m:accPr>
                <m:chr m:val="̃"/>
              </m:accPr>
              <m:e>
                <m:r>
                  <m:t>0</m:t>
                </m:r>
              </m:e>
            </m:acc>
          </m:e>
          <m:sub>
            <m:r>
              <m:t>p</m:t>
            </m:r>
            <m:r>
              <m:rPr>
                <m:sty m:val="p"/>
              </m:rPr>
              <m:t>×</m:t>
            </m:r>
            <m:r>
              <m:t>1</m:t>
            </m:r>
          </m:sub>
        </m:sSub>
      </m:oMath>
      <w:r>
        <w:t xml:space="preserve">.</w:t>
      </w:r>
    </w:p>
    <w:bookmarkEnd w:id="625"/>
    <w:p>
      <w:pPr>
        <w:pStyle w:val="BodyText"/>
      </w:pPr>
      <w:r>
        <w:rPr>
          <w:i/>
          <w:iCs/>
        </w:rPr>
        <w:t xml:space="preserve">Proof</w:t>
      </w:r>
      <w:r>
        <w:t xml:space="preserve">. </w:t>
      </w:r>
      <w:r>
        <w:t xml:space="preserve">The last step uses the</w:t>
      </w:r>
      <w:r>
        <w:t xml:space="preserve"> </w:t>
      </w:r>
      <w:hyperlink r:id="rId626">
        <w:r>
          <w:rPr>
            <w:rStyle w:val="Hyperlink"/>
          </w:rPr>
          <w:t xml:space="preserve">identity for a complex number times its conjugate</w:t>
        </w:r>
      </w:hyperlink>
      <w:r>
        <w:t xml:space="preserve">.</w:t>
      </w:r>
    </w:p>
    <w:p>
      <w:pPr>
        <w:pStyle w:val="BodyText"/>
      </w:pPr>
      <m:oMathPara>
        <m:oMathParaPr>
          <m:jc m:val="center"/>
        </m:oMathParaPr>
        <m:oMath>
          <m:eqArr>
            <m:e>
              <m:sSup>
                <m:e>
                  <m:acc>
                    <m:accPr>
                      <m:chr m:val="̃"/>
                    </m:accPr>
                    <m:e>
                      <m:r>
                        <m:t>z</m:t>
                      </m:r>
                    </m:e>
                  </m:acc>
                </m:e>
                <m:sup>
                  <m:r>
                    <m:rPr>
                      <m:scr m:val="sans-serif"/>
                      <m:sty m:val="p"/>
                    </m:rPr>
                    <m:t>H</m:t>
                  </m:r>
                </m:sup>
              </m:sSup>
              <m:acc>
                <m:accPr>
                  <m:chr m:val="̃"/>
                </m:accPr>
                <m:e>
                  <m:r>
                    <m:t>z</m:t>
                  </m:r>
                </m:e>
              </m:acc>
              <m:r>
                <m:t>&amp;</m:t>
              </m:r>
              <m:r>
                <m:rPr>
                  <m:sty m:val="p"/>
                </m:rPr>
                <m:t>=</m:t>
              </m:r>
              <m:nary>
                <m:naryPr>
                  <m:chr m:val="∑"/>
                  <m:limLoc m:val="undOvr"/>
                  <m:subHide m:val="off"/>
                  <m:supHide m:val="off"/>
                </m:naryPr>
                <m:sub>
                  <m:r>
                    <m:t>j</m:t>
                  </m:r>
                  <m:r>
                    <m:rPr>
                      <m:sty m:val="p"/>
                    </m:rPr>
                    <m:t>=</m:t>
                  </m:r>
                  <m:r>
                    <m:t>1</m:t>
                  </m:r>
                </m:sub>
                <m:sup>
                  <m:r>
                    <m:t>p</m:t>
                  </m:r>
                </m:sup>
                <m:e>
                  <m:bar>
                    <m:barPr>
                      <m:pos m:val="top"/>
                    </m:barPr>
                    <m:e>
                      <m:sSub>
                        <m:e>
                          <m:r>
                            <m:t>z</m:t>
                          </m:r>
                        </m:e>
                        <m:sub>
                          <m:r>
                            <m:t>j</m:t>
                          </m:r>
                        </m:sub>
                      </m:sSub>
                    </m:e>
                  </m:bar>
                </m:e>
              </m:nary>
              <m:r>
                <m:t> </m:t>
              </m:r>
              <m:sSub>
                <m:e>
                  <m:r>
                    <m:t>z</m:t>
                  </m:r>
                </m:e>
                <m:sub>
                  <m:r>
                    <m:t>j</m:t>
                  </m:r>
                </m:sub>
              </m:sSub>
              <m:r>
                <m:t>&amp;</m:t>
              </m:r>
              <m:r>
                <m:t>&amp;</m:t>
              </m:r>
              <m:r>
                <m:rPr>
                  <m:nor/>
                  <m:sty m:val="p"/>
                </m:rPr>
                <m:t>(</m:t>
              </m:r>
              <m:r>
                <m:rPr>
                  <m:nor/>
                  <m:sty m:val="p"/>
                </m:rPr>
                <m:t>Definition 104</m:t>
              </m:r>
              <m:r>
                <m:rPr>
                  <m:nor/>
                  <m:sty m:val="p"/>
                </m:rPr>
                <m:t>, and the row-times-column product)</m:t>
              </m:r>
            </m:e>
            <m:e>
              <m:r>
                <m:t>&amp;</m:t>
              </m:r>
              <m:r>
                <m:rPr>
                  <m:sty m:val="p"/>
                </m:rPr>
                <m:t>=</m:t>
              </m:r>
              <m:nary>
                <m:naryPr>
                  <m:chr m:val="∑"/>
                  <m:limLoc m:val="undOvr"/>
                  <m:subHide m:val="off"/>
                  <m:supHide m:val="off"/>
                </m:naryPr>
                <m:sub>
                  <m:r>
                    <m:t>j</m:t>
                  </m:r>
                  <m:r>
                    <m:rPr>
                      <m:sty m:val="p"/>
                    </m:rPr>
                    <m:t>=</m:t>
                  </m:r>
                  <m:r>
                    <m:t>1</m:t>
                  </m:r>
                </m:sub>
                <m:sup>
                  <m:r>
                    <m:t>p</m:t>
                  </m:r>
                </m:sup>
                <m:e>
                  <m:sSub>
                    <m:e>
                      <m:r>
                        <m:t>z</m:t>
                      </m:r>
                    </m:e>
                    <m:sub>
                      <m:r>
                        <m:t>j</m:t>
                      </m:r>
                    </m:sub>
                  </m:sSub>
                </m:e>
              </m:nary>
              <m:r>
                <m:t> </m:t>
              </m:r>
              <m:bar>
                <m:barPr>
                  <m:pos m:val="top"/>
                </m:barPr>
                <m:e>
                  <m:sSub>
                    <m:e>
                      <m:r>
                        <m:t>z</m:t>
                      </m:r>
                    </m:e>
                    <m:sub>
                      <m:r>
                        <m:t>j</m:t>
                      </m:r>
                    </m:sub>
                  </m:sSub>
                </m:e>
              </m:bar>
              <m:r>
                <m:t>&amp;</m:t>
              </m:r>
              <m:r>
                <m:t>&amp;</m:t>
              </m:r>
              <m:r>
                <m:rPr>
                  <m:nor/>
                  <m:sty m:val="p"/>
                </m:rPr>
                <m:t>(complex multiplication is commutative)</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t>&amp;</m:t>
              </m:r>
              <m:r>
                <m:t>&amp;</m:t>
              </m:r>
              <m:r>
                <m:rPr>
                  <m:nor/>
                  <m:sty m:val="p"/>
                </m:rPr>
                <m:t>(a number times its conjugate)</m:t>
              </m:r>
            </m:e>
          </m:eqArr>
        </m:oMath>
      </m:oMathPara>
    </w:p>
    <w:p>
      <w:pPr>
        <w:pStyle w:val="FirstParagraph"/>
      </w:pPr>
      <w:r>
        <w:t xml:space="preserve">By the definition of the</w:t>
      </w:r>
      <w:r>
        <w:t xml:space="preserve"> </w:t>
      </w:r>
      <w:hyperlink r:id="rId627">
        <w:r>
          <w:rPr>
            <w:rStyle w:val="Hyperlink"/>
          </w:rPr>
          <w:t xml:space="preserve">absolute value</w:t>
        </w:r>
      </w:hyperlink>
      <w:r>
        <w:t xml:space="preserve">,</w:t>
      </w:r>
      <w:r>
        <w:t xml:space="preserve"> </w:t>
      </w:r>
      <w:r>
        <w:t xml:space="preserve">each</w:t>
      </w:r>
      <w:r>
        <w:t xml:space="preserve"> </w:t>
      </w:r>
      <m:oMath>
        <m:r>
          <m:t>​</m:t>
        </m:r>
        <m:d>
          <m:dPr>
            <m:begChr m:val="|"/>
            <m:sepChr m:val=""/>
            <m:endChr m:val="|"/>
            <m:grow/>
          </m:dPr>
          <m:e>
            <m:sSub>
              <m:e>
                <m:r>
                  <m:t>z</m:t>
                </m:r>
              </m:e>
              <m:sub>
                <m:r>
                  <m:t>j</m:t>
                </m:r>
              </m:sub>
            </m:sSub>
          </m:e>
        </m:d>
        <m:sSup>
          <m:e>
            <m:r>
              <m:t>​</m:t>
            </m:r>
          </m:e>
          <m:sup>
            <m:r>
              <m:t>2</m:t>
            </m:r>
          </m:sup>
        </m:sSup>
        <m:r>
          <m:rPr>
            <m:sty m:val="p"/>
          </m:rPr>
          <m:t>=</m:t>
        </m:r>
        <m:r>
          <m:rPr>
            <m:sty m:val="p"/>
          </m:rPr>
          <m:t>(</m:t>
        </m:r>
        <m:r>
          <m:rPr>
            <m:sty m:val="p"/>
          </m:rPr>
          <m:t>Re</m:t>
        </m:r>
        <m:sSub>
          <m:e>
            <m:r>
              <m:t>z</m:t>
            </m:r>
          </m:e>
          <m:sub>
            <m:r>
              <m:t>j</m:t>
            </m:r>
          </m:sub>
        </m:sSub>
        <m:sSup>
          <m:e>
            <m:r>
              <m:rPr>
                <m:sty m:val="p"/>
              </m:rPr>
              <m:t>)</m:t>
            </m:r>
          </m:e>
          <m:sup>
            <m:r>
              <m:t>2</m:t>
            </m:r>
          </m:sup>
        </m:sSup>
        <m:r>
          <m:rPr>
            <m:sty m:val="p"/>
          </m:rPr>
          <m:t>+</m:t>
        </m:r>
        <m:r>
          <m:rPr>
            <m:sty m:val="p"/>
          </m:rPr>
          <m:t>(</m:t>
        </m:r>
        <m:r>
          <m:rPr>
            <m:sty m:val="p"/>
          </m:rPr>
          <m:t>Im</m:t>
        </m:r>
        <m:sSub>
          <m:e>
            <m:r>
              <m:t>z</m:t>
            </m:r>
          </m:e>
          <m:sub>
            <m:r>
              <m:t>j</m:t>
            </m:r>
          </m:sub>
        </m:sSub>
        <m:sSup>
          <m:e>
            <m:r>
              <m:rPr>
                <m:sty m:val="p"/>
              </m:rPr>
              <m:t>)</m:t>
            </m:r>
          </m:e>
          <m:sup>
            <m:r>
              <m:t>2</m:t>
            </m:r>
          </m:sup>
        </m:sSup>
      </m:oMath>
      <w:r>
        <w:t xml:space="preserve"> </w:t>
      </w:r>
      <w:r>
        <w:t xml:space="preserve">is a nonnegative real number,</w:t>
      </w:r>
      <w:r>
        <w:t xml:space="preserve"> </w:t>
      </w:r>
      <w:r>
        <w:t xml:space="preserve">so their sum is too.</w:t>
      </w:r>
      <w:r>
        <w:t xml:space="preserve"> </w:t>
      </w:r>
      <w:r>
        <w:t xml:space="preserve">A sum of nonnegative numbers is</w:t>
      </w:r>
      <w:r>
        <w:t xml:space="preserve"> </w:t>
      </w:r>
      <m:oMath>
        <m:r>
          <m:t>0</m:t>
        </m:r>
      </m:oMath>
      <w:r>
        <w:t xml:space="preserve"> </w:t>
      </w:r>
      <w:r>
        <w:t xml:space="preserve">only when every term is</w:t>
      </w:r>
      <w:r>
        <w:t xml:space="preserve"> </w:t>
      </w:r>
      <m:oMath>
        <m:r>
          <m:t>0</m:t>
        </m:r>
      </m:oMath>
      <w:r>
        <w:t xml:space="preserve">,</w:t>
      </w:r>
      <w:r>
        <w:t xml:space="preserve"> </w:t>
      </w:r>
      <w:r>
        <w:t xml:space="preserve">and</w:t>
      </w:r>
      <w:r>
        <w:t xml:space="preserve"> </w:t>
      </w:r>
      <m:oMath>
        <m:r>
          <m:t>​</m:t>
        </m:r>
        <m:d>
          <m:dPr>
            <m:begChr m:val="|"/>
            <m:sepChr m:val=""/>
            <m:endChr m:val="|"/>
            <m:grow/>
          </m:dPr>
          <m:e>
            <m:sSub>
              <m:e>
                <m:r>
                  <m:t>z</m:t>
                </m:r>
              </m:e>
              <m:sub>
                <m:r>
                  <m:t>j</m:t>
                </m:r>
              </m:sub>
            </m:sSub>
          </m:e>
        </m:d>
        <m:sSup>
          <m:e>
            <m:r>
              <m:t>​</m:t>
            </m:r>
          </m:e>
          <m:sup>
            <m:r>
              <m:t>2</m:t>
            </m:r>
          </m:sup>
        </m:sSup>
        <m:r>
          <m:rPr>
            <m:sty m:val="p"/>
          </m:rPr>
          <m:t>=</m:t>
        </m:r>
        <m:r>
          <m:t>0</m:t>
        </m:r>
      </m:oMath>
      <w:r>
        <w:t xml:space="preserve"> </w:t>
      </w:r>
      <w:r>
        <w:t xml:space="preserve">only when</w:t>
      </w:r>
    </w:p>
    <w:p>
      <w:pPr>
        <w:pStyle w:val="BodyText"/>
      </w:pPr>
      <m:oMathPara>
        <m:oMathParaPr>
          <m:jc m:val="center"/>
        </m:oMathParaPr>
        <m:oMath>
          <m:eqArr>
            <m:e>
              <m:r>
                <m:rPr>
                  <m:sty m:val="p"/>
                </m:rPr>
                <m:t>Re</m:t>
              </m:r>
              <m:sSub>
                <m:e>
                  <m:r>
                    <m:t>z</m:t>
                  </m:r>
                </m:e>
                <m:sub>
                  <m:r>
                    <m:t>j</m:t>
                  </m:r>
                </m:sub>
              </m:sSub>
              <m:r>
                <m:t>&amp;</m:t>
              </m:r>
              <m:r>
                <m:rPr>
                  <m:sty m:val="p"/>
                </m:rPr>
                <m:t>=</m:t>
              </m:r>
              <m:r>
                <m:rPr>
                  <m:sty m:val="p"/>
                </m:rPr>
                <m:t>Im</m:t>
              </m:r>
              <m:sSub>
                <m:e>
                  <m:r>
                    <m:t>z</m:t>
                  </m:r>
                </m:e>
                <m:sub>
                  <m:r>
                    <m:t>j</m:t>
                  </m:r>
                </m:sub>
              </m:sSub>
            </m:e>
            <m:e>
              <m:r>
                <m:t>&amp;</m:t>
              </m:r>
              <m:r>
                <m:rPr>
                  <m:sty m:val="p"/>
                </m:rPr>
                <m:t>=</m:t>
              </m:r>
              <m:r>
                <m:t>0</m:t>
              </m:r>
              <m:r>
                <m:rPr>
                  <m:sty m:val="p"/>
                </m:rPr>
                <m:t>,</m:t>
              </m:r>
            </m:e>
          </m:eqArr>
        </m:oMath>
      </m:oMathPara>
    </w:p>
    <w:p>
      <w:pPr>
        <w:pStyle w:val="FirstParagraph"/>
      </w:pPr>
      <w:r>
        <w:t xml:space="preserve">that is, when</w:t>
      </w:r>
      <w:r>
        <w:t xml:space="preserve"> </w:t>
      </w:r>
      <m:oMath>
        <m:sSub>
          <m:e>
            <m:r>
              <m:t>z</m:t>
            </m:r>
          </m:e>
          <m:sub>
            <m:r>
              <m:t>j</m:t>
            </m:r>
          </m:sub>
        </m:sSub>
        <m:r>
          <m:rPr>
            <m:sty m:val="p"/>
          </m:rPr>
          <m:t>=</m:t>
        </m:r>
        <m:r>
          <m:t>0</m:t>
        </m:r>
      </m:oMath>
      <w:r>
        <w:t xml:space="preserve">.</w:t>
      </w:r>
    </w:p>
    <w:bookmarkStart w:id="628" w:name="exm-zhz-sum-squares"/>
    <w:p>
      <w:pPr>
        <w:pStyle w:val="BodyText"/>
      </w:pPr>
      <w:r>
        <w:rPr>
          <w:b/>
          <w:bCs/>
        </w:rPr>
        <w:t xml:space="preserve">Example 208 (Computing</w:t>
      </w:r>
      <w:r>
        <w:rPr>
          <w:b/>
          <w:bCs/>
        </w:rPr>
        <w:t xml:space="preserve"> </w:t>
      </w:r>
      <m:oMath>
        <m:sSup>
          <m:e>
            <m:acc>
              <m:accPr>
                <m:chr m:val="̃"/>
              </m:accPr>
              <m:e>
                <m:r>
                  <m:t>z</m:t>
                </m:r>
              </m:e>
            </m:acc>
          </m:e>
          <m:sup>
            <m:r>
              <m:rPr>
                <m:scr m:val="sans-serif"/>
                <m:sty m:val="p"/>
              </m:rPr>
              <m:t>H</m:t>
            </m:r>
          </m:sup>
        </m:sSup>
        <m:acc>
          <m:accPr>
            <m:chr m:val="̃"/>
          </m:accPr>
          <m:e>
            <m:r>
              <m:t>z</m:t>
            </m:r>
          </m:e>
        </m:acc>
      </m:oMath>
      <w:r>
        <w:rPr>
          <w:b/>
          <w:bCs/>
        </w:rPr>
        <w:t xml:space="preserve">)</w:t>
      </w:r>
      <w:r>
        <w:t xml:space="preserve"> </w:t>
      </w:r>
      <w:r>
        <w:t xml:space="preserve">Let</w:t>
      </w:r>
      <w:r>
        <w:t xml:space="preserve"> </w:t>
      </w:r>
      <m:oMath>
        <m:acc>
          <m:accPr>
            <m:chr m:val="̃"/>
          </m:accPr>
          <m:e>
            <m:r>
              <m:t>z</m:t>
            </m:r>
          </m:e>
        </m:acc>
        <m:r>
          <m:rPr>
            <m:sty m:val="p"/>
          </m:rPr>
          <m:t>=</m:t>
        </m:r>
        <m:sSup>
          <m:e>
            <m:r>
              <m:rPr>
                <m:sty m:val="p"/>
              </m:rPr>
              <m:t>(</m:t>
            </m:r>
            <m:r>
              <m:t>1</m:t>
            </m:r>
            <m:r>
              <m:rPr>
                <m:sty m:val="p"/>
              </m:rPr>
              <m:t>+</m:t>
            </m:r>
            <m:r>
              <m:t>i</m:t>
            </m:r>
            <m:r>
              <m:rPr>
                <m:sty m:val="p"/>
              </m:rPr>
              <m:t>,</m:t>
            </m:r>
            <m:r>
              <m:t>2</m:t>
            </m:r>
            <m:r>
              <m:rPr>
                <m:sty m:val="p"/>
              </m:rPr>
              <m:t>)</m:t>
            </m:r>
          </m:e>
          <m:sup>
            <m:r>
              <m:rPr>
                <m:sty m:val="p"/>
              </m:rPr>
              <m:t>⊤</m:t>
            </m:r>
          </m:sup>
        </m:sSup>
      </m:oMath>
      <w:r>
        <w:t xml:space="preserve">.</w:t>
      </w:r>
      <w:r>
        <w:t xml:space="preserve"> </w:t>
      </w:r>
      <w:r>
        <w:t xml:space="preserve">By</w:t>
      </w:r>
      <w:r>
        <w:t xml:space="preserve"> </w:t>
      </w:r>
      <w:hyperlink w:anchor="thm-zhz-sum-squares">
        <w:r>
          <w:rPr>
            <w:rStyle w:val="Hyperlink"/>
          </w:rPr>
          <w:t xml:space="preserve">Theorem 118</w:t>
        </w:r>
      </w:hyperlink>
      <w:r>
        <w:t xml:space="preserve">,</w:t>
      </w:r>
    </w:p>
    <w:p>
      <w:pPr>
        <w:pStyle w:val="BodyText"/>
      </w:pPr>
      <m:oMathPara>
        <m:oMathParaPr>
          <m:jc m:val="center"/>
        </m:oMathParaPr>
        <m:oMath>
          <m:eqArr>
            <m:e>
              <m:limLow>
                <m:e>
                  <m:limLow>
                    <m:e>
                      <m:sSup>
                        <m:e>
                          <m:acc>
                            <m:accPr>
                              <m:chr m:val="̃"/>
                            </m:accPr>
                            <m:e>
                              <m:r>
                                <m:t>z</m:t>
                              </m:r>
                            </m:e>
                          </m:acc>
                        </m:e>
                        <m:sup>
                          <m:r>
                            <m:rPr>
                              <m:scr m:val="sans-serif"/>
                              <m:sty m:val="p"/>
                            </m:rPr>
                            <m:t>H</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r>
                <m:t>​</m:t>
              </m:r>
              <m:d>
                <m:dPr>
                  <m:begChr m:val="|"/>
                  <m:sepChr m:val=""/>
                  <m:endChr m:val="|"/>
                  <m:grow/>
                </m:dPr>
                <m:e>
                  <m:r>
                    <m:t>1</m:t>
                  </m:r>
                  <m:r>
                    <m:rPr>
                      <m:sty m:val="p"/>
                    </m:rPr>
                    <m:t>+</m:t>
                  </m:r>
                  <m:r>
                    <m:t>i</m:t>
                  </m:r>
                </m:e>
              </m:d>
              <m:sSup>
                <m:e>
                  <m:r>
                    <m:t>​</m:t>
                  </m:r>
                </m:e>
                <m:sup>
                  <m:r>
                    <m:t>2</m:t>
                  </m:r>
                </m:sup>
              </m:sSup>
              <m:r>
                <m:rPr>
                  <m:sty m:val="p"/>
                </m:rPr>
                <m:t>+</m:t>
              </m:r>
              <m:r>
                <m:t>​</m:t>
              </m:r>
              <m:d>
                <m:dPr>
                  <m:begChr m:val="|"/>
                  <m:sepChr m:val=""/>
                  <m:endChr m:val="|"/>
                  <m:grow/>
                </m:dPr>
                <m:e>
                  <m:r>
                    <m:t>2</m:t>
                  </m:r>
                </m:e>
              </m:d>
              <m:sSup>
                <m:e>
                  <m:r>
                    <m:t>​</m:t>
                  </m:r>
                </m:e>
                <m:sup>
                  <m:r>
                    <m:t>2</m:t>
                  </m:r>
                </m:sup>
              </m:sSup>
              <m:r>
                <m:t>&amp;</m:t>
              </m:r>
              <m:r>
                <m:t>&amp;</m:t>
              </m:r>
              <m:r>
                <m:rPr>
                  <m:nor/>
                  <m:sty m:val="p"/>
                </m:rPr>
                <m:t>(</m:t>
              </m:r>
              <m:r>
                <m:rPr>
                  <m:nor/>
                  <m:sty m:val="p"/>
                </m:rPr>
                <m:t>Theorem 118</m:t>
              </m:r>
              <m:r>
                <m:rPr>
                  <m:nor/>
                  <m:sty m:val="p"/>
                </m:rPr>
                <m:t>)</m:t>
              </m:r>
            </m:e>
            <m:e>
              <m:r>
                <m:t>&amp;</m:t>
              </m:r>
              <m:r>
                <m:rPr>
                  <m:sty m:val="p"/>
                </m:rPr>
                <m:t>=</m:t>
              </m:r>
              <m:r>
                <m:rPr>
                  <m:sty m:val="p"/>
                </m:rPr>
                <m:t>(</m:t>
              </m:r>
              <m:sSup>
                <m:e>
                  <m:r>
                    <m:t>1</m:t>
                  </m:r>
                </m:e>
                <m:sup>
                  <m:r>
                    <m:t>2</m:t>
                  </m:r>
                </m:sup>
              </m:sSup>
              <m:r>
                <m:rPr>
                  <m:sty m:val="p"/>
                </m:rPr>
                <m:t>+</m:t>
              </m:r>
              <m:sSup>
                <m:e>
                  <m:r>
                    <m:t>1</m:t>
                  </m:r>
                </m:e>
                <m:sup>
                  <m:r>
                    <m:t>2</m:t>
                  </m:r>
                </m:sup>
              </m:sSup>
              <m:r>
                <m:rPr>
                  <m:sty m:val="p"/>
                </m:rPr>
                <m:t>)</m:t>
              </m:r>
              <m:r>
                <m:rPr>
                  <m:sty m:val="p"/>
                </m:rPr>
                <m:t>+</m:t>
              </m:r>
              <m:r>
                <m:rPr>
                  <m:sty m:val="p"/>
                </m:rPr>
                <m:t>(</m:t>
              </m:r>
              <m:sSup>
                <m:e>
                  <m:r>
                    <m:t>2</m:t>
                  </m:r>
                </m:e>
                <m:sup>
                  <m:r>
                    <m:t>2</m:t>
                  </m:r>
                </m:sup>
              </m:sSup>
              <m:r>
                <m:rPr>
                  <m:sty m:val="p"/>
                </m:rPr>
                <m:t>+</m:t>
              </m:r>
              <m:sSup>
                <m:e>
                  <m:r>
                    <m:t>0</m:t>
                  </m:r>
                </m:e>
                <m:sup>
                  <m:r>
                    <m:t>2</m:t>
                  </m:r>
                </m:sup>
              </m:sSup>
              <m:r>
                <m:rPr>
                  <m:sty m:val="p"/>
                </m:rPr>
                <m:t>)</m:t>
              </m:r>
              <m:r>
                <m:t>&amp;</m:t>
              </m:r>
              <m:r>
                <m:t>&amp;</m:t>
              </m:r>
              <m:r>
                <m:rPr>
                  <m:nor/>
                  <m:sty m:val="p"/>
                </m:rPr>
                <m:t>(definition of the absolute value, squared)</m:t>
              </m:r>
            </m:e>
            <m:e>
              <m:r>
                <m:t>&amp;</m:t>
              </m:r>
              <m:r>
                <m:rPr>
                  <m:sty m:val="p"/>
                </m:rPr>
                <m:t>=</m:t>
              </m:r>
              <m:r>
                <m:t>2</m:t>
              </m:r>
              <m:r>
                <m:rPr>
                  <m:sty m:val="p"/>
                </m:rPr>
                <m:t>+</m:t>
              </m:r>
              <m:r>
                <m:t>4</m:t>
              </m:r>
              <m:r>
                <m:t>&amp;</m:t>
              </m:r>
              <m:r>
                <m:t>&amp;</m:t>
              </m:r>
              <m:r>
                <m:rPr>
                  <m:nor/>
                  <m:sty m:val="p"/>
                </m:rPr>
                <m:t>(add inside each group)</m:t>
              </m:r>
            </m:e>
            <m:e>
              <m:r>
                <m:t>&amp;</m:t>
              </m:r>
              <m:r>
                <m:rPr>
                  <m:sty m:val="p"/>
                </m:rPr>
                <m:t>=</m:t>
              </m:r>
              <m:r>
                <m:t>6</m:t>
              </m:r>
              <m:r>
                <m:t>&amp;</m:t>
              </m:r>
              <m:r>
                <m:t>&amp;</m:t>
              </m:r>
              <m:r>
                <m:rPr>
                  <m:nor/>
                  <m:sty m:val="p"/>
                </m:rPr>
                <m:t>(add)</m:t>
              </m:r>
            </m:e>
          </m:eqArr>
        </m:oMath>
      </m:oMathPara>
    </w:p>
    <w:p>
      <w:pPr>
        <w:pStyle w:val="FirstParagraph"/>
      </w:pPr>
      <w:r>
        <w:t xml:space="preserve">Multiplying out directly gives the same number:</w:t>
      </w:r>
      <w:r>
        <w:t xml:space="preserve"> </w:t>
      </w:r>
      <m:oMath>
        <m:bar>
          <m:barPr>
            <m:pos m:val="top"/>
          </m:barPr>
          <m:e>
            <m:r>
              <m:t>2</m:t>
            </m:r>
          </m:e>
        </m:bar>
        <m:r>
          <m:rPr>
            <m:sty m:val="p"/>
          </m:rPr>
          <m:t>⋅</m:t>
        </m:r>
        <m:r>
          <m:t>2</m:t>
        </m:r>
        <m:r>
          <m:rPr>
            <m:sty m:val="p"/>
          </m:rPr>
          <m:t>=</m:t>
        </m:r>
        <m:r>
          <m:t>4</m:t>
        </m:r>
      </m:oMath>
      <w:r>
        <w:t xml:space="preserve">, and</w:t>
      </w:r>
    </w:p>
    <w:p>
      <w:pPr>
        <w:pStyle w:val="BodyText"/>
      </w:pPr>
      <m:oMathPara>
        <m:oMathParaPr>
          <m:jc m:val="center"/>
        </m:oMathParaPr>
        <m:oMath>
          <m:eqArr>
            <m:e>
              <m:bar>
                <m:barPr>
                  <m:pos m:val="top"/>
                </m:barPr>
                <m:e>
                  <m:r>
                    <m:rPr>
                      <m:sty m:val="p"/>
                    </m:rPr>
                    <m:t>(</m:t>
                  </m:r>
                  <m:r>
                    <m:t>1</m:t>
                  </m:r>
                  <m:r>
                    <m:rPr>
                      <m:sty m:val="p"/>
                    </m:rPr>
                    <m:t>+</m:t>
                  </m:r>
                  <m:r>
                    <m:t>i</m:t>
                  </m:r>
                  <m:r>
                    <m:rPr>
                      <m:sty m:val="p"/>
                    </m:rPr>
                    <m:t>)</m:t>
                  </m:r>
                </m:e>
              </m:bar>
              <m:r>
                <m:t> </m:t>
              </m:r>
              <m:r>
                <m:rPr>
                  <m:sty m:val="p"/>
                </m:rPr>
                <m:t>(</m:t>
              </m:r>
              <m:r>
                <m:t>1</m:t>
              </m:r>
              <m:r>
                <m:rPr>
                  <m:sty m:val="p"/>
                </m:rPr>
                <m:t>+</m:t>
              </m:r>
              <m:r>
                <m:t>i</m:t>
              </m:r>
              <m:r>
                <m:rPr>
                  <m:sty m:val="p"/>
                </m:rPr>
                <m:t>)</m:t>
              </m:r>
              <m:r>
                <m:t>&amp;</m:t>
              </m:r>
              <m:r>
                <m:rPr>
                  <m:sty m:val="p"/>
                </m:rPr>
                <m:t>=</m:t>
              </m:r>
              <m:r>
                <m:rPr>
                  <m:sty m:val="p"/>
                </m:rPr>
                <m:t>(</m:t>
              </m:r>
              <m:r>
                <m:t>1</m:t>
              </m:r>
              <m:r>
                <m:rPr>
                  <m:sty m:val="p"/>
                </m:rPr>
                <m:t>−</m:t>
              </m:r>
              <m:r>
                <m:t>i</m:t>
              </m:r>
              <m:r>
                <m:rPr>
                  <m:sty m:val="p"/>
                </m:rPr>
                <m:t>)</m:t>
              </m:r>
              <m:r>
                <m:rPr>
                  <m:sty m:val="p"/>
                </m:rPr>
                <m:t>(</m:t>
              </m:r>
              <m:r>
                <m:t>1</m:t>
              </m:r>
              <m:r>
                <m:rPr>
                  <m:sty m:val="p"/>
                </m:rPr>
                <m:t>+</m:t>
              </m:r>
              <m:r>
                <m:t>i</m:t>
              </m:r>
              <m:r>
                <m:rPr>
                  <m:sty m:val="p"/>
                </m:rPr>
                <m:t>)</m:t>
              </m:r>
              <m:r>
                <m:t>&amp;</m:t>
              </m:r>
              <m:r>
                <m:t>&amp;</m:t>
              </m:r>
              <m:r>
                <m:rPr>
                  <m:nor/>
                  <m:sty m:val="p"/>
                </m:rPr>
                <m:t>(conjugate)</m:t>
              </m:r>
            </m:e>
            <m:e>
              <m:r>
                <m:t>&amp;</m:t>
              </m:r>
              <m:r>
                <m:rPr>
                  <m:sty m:val="p"/>
                </m:rPr>
                <m:t>=</m:t>
              </m:r>
              <m:r>
                <m:t>1</m:t>
              </m:r>
              <m:r>
                <m:rPr>
                  <m:sty m:val="p"/>
                </m:rPr>
                <m:t>+</m:t>
              </m:r>
              <m:r>
                <m:t>i</m:t>
              </m:r>
              <m:r>
                <m:rPr>
                  <m:sty m:val="p"/>
                </m:rPr>
                <m:t>−</m:t>
              </m:r>
              <m:r>
                <m:t>i</m:t>
              </m:r>
              <m:r>
                <m:rPr>
                  <m:sty m:val="p"/>
                </m:rPr>
                <m:t>−</m:t>
              </m:r>
              <m:sSup>
                <m:e>
                  <m:r>
                    <m:t>i</m:t>
                  </m:r>
                </m:e>
                <m:sup>
                  <m:r>
                    <m:t>2</m:t>
                  </m:r>
                </m:sup>
              </m:sSup>
              <m:r>
                <m:t>&amp;</m:t>
              </m:r>
              <m:r>
                <m:t>&amp;</m:t>
              </m:r>
              <m:r>
                <m:rPr>
                  <m:nor/>
                  <m:sty m:val="p"/>
                </m:rPr>
                <m:t>(distribute)</m:t>
              </m:r>
            </m:e>
            <m:e>
              <m:r>
                <m:t>&amp;</m:t>
              </m:r>
              <m:r>
                <m:rPr>
                  <m:sty m:val="p"/>
                </m:rPr>
                <m:t>=</m:t>
              </m:r>
              <m:r>
                <m:t>1</m:t>
              </m:r>
              <m:r>
                <m:rPr>
                  <m:sty m:val="p"/>
                </m:rPr>
                <m:t>−</m:t>
              </m:r>
              <m:sSup>
                <m:e>
                  <m:r>
                    <m:t>i</m:t>
                  </m:r>
                </m:e>
                <m:sup>
                  <m:r>
                    <m:t>2</m:t>
                  </m:r>
                </m:sup>
              </m:sSup>
              <m:r>
                <m:t>&amp;</m:t>
              </m:r>
              <m:r>
                <m:t>&amp;</m:t>
              </m:r>
              <m:r>
                <m:rPr>
                  <m:nor/>
                  <m:sty m:val="p"/>
                </m:rPr>
                <m:t>(cancel </m:t>
              </m:r>
              <m:r>
                <m:t>i</m:t>
              </m:r>
              <m:r>
                <m:rPr>
                  <m:nor/>
                  <m:sty m:val="p"/>
                </m:rPr>
                <m:t>)</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bookmarkEnd w:id="628"/>
    <w:bookmarkStart w:id="629" w:name="exm-transpose-not-enough"/>
    <w:p>
      <w:pPr>
        <w:pStyle w:val="FirstParagraph"/>
      </w:pPr>
      <w:r>
        <w:rPr>
          <w:b/>
          <w:bCs/>
        </w:rPr>
        <w:t xml:space="preserve">Example 209 (Why complex vectors use the conjugate transpose)</w:t>
      </w:r>
      <w:r>
        <w:t xml:space="preserve"> </w:t>
      </w:r>
      <w:r>
        <w:t xml:space="preserve">For a real vector</w:t>
      </w:r>
      <w:r>
        <w:t xml:space="preserve"> </w:t>
      </w:r>
      <m:oMath>
        <m:acc>
          <m:accPr>
            <m:chr m:val="̃"/>
          </m:accPr>
          <m:e>
            <m:r>
              <m:t>x</m:t>
            </m:r>
          </m:e>
        </m:acc>
      </m:oMath>
      <w:r>
        <w:t xml:space="preserve">,</w:t>
      </w:r>
      <w:r>
        <w:t xml:space="preserve"> </w:t>
      </w:r>
      <m:oMath>
        <m:sSup>
          <m:e>
            <m:acc>
              <m:accPr>
                <m:chr m:val="̃"/>
              </m:accPr>
              <m:e>
                <m:r>
                  <m:t>x</m:t>
                </m:r>
              </m:e>
            </m:acc>
          </m:e>
          <m:sup>
            <m:r>
              <m:rPr>
                <m:sty m:val="p"/>
              </m:rPr>
              <m:t>⊤</m:t>
            </m:r>
          </m:sup>
        </m:sSup>
        <m:acc>
          <m:accPr>
            <m:chr m:val="̃"/>
          </m:accPr>
          <m:e>
            <m:r>
              <m:t>x</m:t>
            </m:r>
          </m:e>
        </m:acc>
        <m:r>
          <m:rPr>
            <m:sty m:val="p"/>
          </m:rPr>
          <m:t>=</m:t>
        </m:r>
        <m:nary>
          <m:naryPr>
            <m:chr m:val="∑"/>
            <m:limLoc m:val="undOvr"/>
            <m:subHide m:val="off"/>
            <m:supHide m:val="off"/>
          </m:naryPr>
          <m:sub>
            <m:r>
              <m:t>j</m:t>
            </m:r>
            <m:r>
              <m:rPr>
                <m:sty m:val="p"/>
              </m:rPr>
              <m:t>=</m:t>
            </m:r>
            <m:r>
              <m:t>1</m:t>
            </m:r>
          </m:sub>
          <m:sup>
            <m:r>
              <m:t>p</m:t>
            </m:r>
          </m:sup>
          <m:e>
            <m:sSubSup>
              <m:e>
                <m:r>
                  <m:t>x</m:t>
                </m:r>
              </m:e>
              <m:sub>
                <m:r>
                  <m:t>j</m:t>
                </m:r>
              </m:sub>
              <m:sup>
                <m:r>
                  <m:t>2</m:t>
                </m:r>
              </m:sup>
            </m:sSubSup>
          </m:e>
        </m:nary>
      </m:oMath>
      <w:r>
        <w:t xml:space="preserve"> </w:t>
      </w:r>
      <w:r>
        <w:t xml:space="preserve">is</w:t>
      </w:r>
      <w:r>
        <w:t xml:space="preserve"> </w:t>
      </w:r>
      <m:oMath>
        <m:r>
          <m:t>0</m:t>
        </m:r>
      </m:oMath>
      <w:r>
        <w:t xml:space="preserve"> </w:t>
      </w:r>
      <w:r>
        <w:t xml:space="preserve">only when</w:t>
      </w:r>
      <w:r>
        <w:t xml:space="preserve"> </w:t>
      </w:r>
      <m:oMath>
        <m:acc>
          <m:accPr>
            <m:chr m:val="̃"/>
          </m:accPr>
          <m:e>
            <m:r>
              <m:t>x</m:t>
            </m:r>
          </m:e>
        </m:acc>
      </m:oMath>
      <w:r>
        <w:t xml:space="preserve"> </w:t>
      </w:r>
      <w:r>
        <w:t xml:space="preserve">is the zero vector.</w:t>
      </w:r>
      <w:r>
        <w:t xml:space="preserve"> </w:t>
      </w:r>
      <w:r>
        <w:t xml:space="preserve">The same formula fails for complex vectors.</w:t>
      </w:r>
      <w:r>
        <w:t xml:space="preserve"> </w:t>
      </w:r>
      <w:r>
        <w:t xml:space="preserve">Let</w:t>
      </w:r>
      <w:r>
        <w:t xml:space="preserve"> </w:t>
      </w:r>
      <m:oMath>
        <m:acc>
          <m:accPr>
            <m:chr m:val="̃"/>
          </m:accPr>
          <m:e>
            <m:r>
              <m:t>z</m:t>
            </m:r>
          </m:e>
        </m:acc>
        <m:r>
          <m:rPr>
            <m:sty m:val="p"/>
          </m:rPr>
          <m:t>=</m:t>
        </m:r>
        <m:sSup>
          <m:e>
            <m:r>
              <m:rPr>
                <m:sty m:val="p"/>
              </m:rPr>
              <m:t>(</m:t>
            </m:r>
            <m:r>
              <m:t>1</m:t>
            </m:r>
            <m:r>
              <m:rPr>
                <m:sty m:val="p"/>
              </m:rPr>
              <m:t>,</m:t>
            </m:r>
            <m:r>
              <m:t>i</m:t>
            </m:r>
            <m:r>
              <m:rPr>
                <m:sty m:val="p"/>
              </m:rPr>
              <m:t>)</m:t>
            </m:r>
          </m:e>
          <m:sup>
            <m:r>
              <m:rPr>
                <m:sty m:val="p"/>
              </m:rPr>
              <m:t>⊤</m:t>
            </m:r>
          </m:sup>
        </m:sSup>
      </m:oMath>
      <w:r>
        <w:t xml:space="preserve">. Then</w:t>
      </w:r>
    </w:p>
    <w:p>
      <w:pPr>
        <w:pStyle w:val="BodyText"/>
      </w:pPr>
      <m:oMathPara>
        <m:oMathParaPr>
          <m:jc m:val="center"/>
        </m:oMathParaPr>
        <m:oMath>
          <m:eqArr>
            <m:e>
              <m:limLow>
                <m:e>
                  <m:limLow>
                    <m:e>
                      <m:sSup>
                        <m:e>
                          <m:acc>
                            <m:accPr>
                              <m:chr m:val="̃"/>
                            </m:accPr>
                            <m:e>
                              <m:r>
                                <m:t>z</m:t>
                              </m:r>
                            </m:e>
                          </m:acc>
                        </m:e>
                        <m:sup>
                          <m:r>
                            <m:rPr>
                              <m:sty m:val="p"/>
                            </m:rPr>
                            <m:t>⊤</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r>
                <m:t>1</m:t>
              </m:r>
              <m:r>
                <m:rPr>
                  <m:sty m:val="p"/>
                </m:rPr>
                <m:t>⋅</m:t>
              </m:r>
              <m:r>
                <m:t>1</m:t>
              </m:r>
              <m:r>
                <m:rPr>
                  <m:sty m:val="p"/>
                </m:rPr>
                <m:t>+</m:t>
              </m:r>
              <m:r>
                <m:t>i</m:t>
              </m:r>
              <m:r>
                <m:rPr>
                  <m:sty m:val="p"/>
                </m:rPr>
                <m:t>⋅</m:t>
              </m:r>
              <m:r>
                <m:t>i</m:t>
              </m:r>
              <m:r>
                <m:t>&amp;</m:t>
              </m:r>
              <m:r>
                <m:t>&amp;</m:t>
              </m:r>
              <m:r>
                <m:rPr>
                  <m:nor/>
                  <m:sty m:val="p"/>
                </m:rPr>
                <m:t>(multiply entry by entry and add)</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0</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although</w:t>
      </w:r>
      <w:r>
        <w:t xml:space="preserve"> </w:t>
      </w:r>
      <m:oMath>
        <m:acc>
          <m:accPr>
            <m:chr m:val="̃"/>
          </m:accPr>
          <m:e>
            <m:r>
              <m:t>z</m:t>
            </m:r>
          </m:e>
        </m:acc>
        <m:r>
          <m:rPr>
            <m:sty m:val="p"/>
          </m:rPr>
          <m:t>≠</m:t>
        </m:r>
        <m:sSub>
          <m:e>
            <m:acc>
              <m:accPr>
                <m:chr m:val="̃"/>
              </m:accPr>
              <m:e>
                <m:r>
                  <m:t>0</m:t>
                </m:r>
              </m:e>
            </m:acc>
          </m:e>
          <m:sub>
            <m:r>
              <m:t>2</m:t>
            </m:r>
            <m:r>
              <m:rPr>
                <m:sty m:val="p"/>
              </m:rPr>
              <m:t>×</m:t>
            </m:r>
            <m:r>
              <m:t>1</m:t>
            </m:r>
          </m:sub>
        </m:sSub>
      </m:oMath>
      <w:r>
        <w:t xml:space="preserve">.</w:t>
      </w:r>
      <w:r>
        <w:t xml:space="preserve"> </w:t>
      </w:r>
      <w:r>
        <w:t xml:space="preserve">Using the conjugate transpose instead,</w:t>
      </w:r>
    </w:p>
    <w:p>
      <w:pPr>
        <w:pStyle w:val="BodyText"/>
      </w:pPr>
      <m:oMathPara>
        <m:oMathParaPr>
          <m:jc m:val="center"/>
        </m:oMathParaPr>
        <m:oMath>
          <m:eqArr>
            <m:e>
              <m:limLow>
                <m:e>
                  <m:limLow>
                    <m:e>
                      <m:sSup>
                        <m:e>
                          <m:acc>
                            <m:accPr>
                              <m:chr m:val="̃"/>
                            </m:accPr>
                            <m:e>
                              <m:r>
                                <m:t>z</m:t>
                              </m:r>
                            </m:e>
                          </m:acc>
                        </m:e>
                        <m:sup>
                          <m:r>
                            <m:rPr>
                              <m:scr m:val="sans-serif"/>
                              <m:sty m:val="p"/>
                            </m:rPr>
                            <m:t>H</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bar>
                <m:barPr>
                  <m:pos m:val="top"/>
                </m:barPr>
                <m:e>
                  <m:r>
                    <m:t>1</m:t>
                  </m:r>
                </m:e>
              </m:bar>
              <m:r>
                <m:rPr>
                  <m:sty m:val="p"/>
                </m:rPr>
                <m:t>⋅</m:t>
              </m:r>
              <m:r>
                <m:t>1</m:t>
              </m:r>
              <m:r>
                <m:rPr>
                  <m:sty m:val="p"/>
                </m:rPr>
                <m:t>+</m:t>
              </m:r>
              <m:bar>
                <m:barPr>
                  <m:pos m:val="top"/>
                </m:barPr>
                <m:e>
                  <m:r>
                    <m:t>i</m:t>
                  </m:r>
                </m:e>
              </m:bar>
              <m:r>
                <m:rPr>
                  <m:sty m:val="p"/>
                </m:rPr>
                <m:t>⋅</m:t>
              </m:r>
              <m:r>
                <m:t>i</m:t>
              </m:r>
              <m:r>
                <m:t>&amp;</m:t>
              </m:r>
              <m:r>
                <m:t>&amp;</m:t>
              </m:r>
              <m:r>
                <m:rPr>
                  <m:nor/>
                  <m:sty m:val="p"/>
                </m:rPr>
                <m:t>(</m:t>
              </m:r>
              <m:r>
                <m:rPr>
                  <m:nor/>
                  <m:sty m:val="p"/>
                </m:rPr>
                <m:t>Definition 104</m:t>
              </m:r>
              <m:r>
                <m:rPr>
                  <m:nor/>
                  <m:sty m:val="p"/>
                </m:rPr>
                <m:t>)</m:t>
              </m:r>
            </m:e>
            <m:e>
              <m:r>
                <m:t>&amp;</m:t>
              </m:r>
              <m:r>
                <m:rPr>
                  <m:sty m:val="p"/>
                </m:rPr>
                <m:t>=</m:t>
              </m:r>
              <m:r>
                <m:t>1</m:t>
              </m:r>
              <m:r>
                <m:rPr>
                  <m:sty m:val="p"/>
                </m:rPr>
                <m:t>+</m:t>
              </m:r>
              <m:r>
                <m:rPr>
                  <m:sty m:val="p"/>
                </m:rPr>
                <m:t>(</m:t>
              </m:r>
              <m:r>
                <m:rPr>
                  <m:sty m:val="p"/>
                </m:rPr>
                <m:t>−</m:t>
              </m:r>
              <m:r>
                <m:t>i</m:t>
              </m:r>
              <m:r>
                <m:rPr>
                  <m:sty m:val="p"/>
                </m:rPr>
                <m:t>)</m:t>
              </m:r>
              <m:r>
                <m:rPr>
                  <m:sty m:val="p"/>
                </m:rPr>
                <m:t>⋅</m:t>
              </m:r>
              <m:r>
                <m:t>i</m:t>
              </m:r>
              <m:r>
                <m:t>&amp;</m:t>
              </m:r>
              <m:r>
                <m:t>&amp;</m:t>
              </m:r>
              <m:r>
                <m:rPr>
                  <m:nor/>
                  <m:sty m:val="p"/>
                </m:rPr>
                <m:t>(conjugate each entry)</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which is positive, as</w:t>
      </w:r>
      <w:r>
        <w:t xml:space="preserve"> </w:t>
      </w:r>
      <w:hyperlink w:anchor="thm-zhz-sum-squares">
        <w:r>
          <w:rPr>
            <w:rStyle w:val="Hyperlink"/>
          </w:rPr>
          <w:t xml:space="preserve">Theorem 118</w:t>
        </w:r>
      </w:hyperlink>
      <w:r>
        <w:t xml:space="preserve"> </w:t>
      </w:r>
      <w:r>
        <w:t xml:space="preserve">guarantees.</w:t>
      </w:r>
    </w:p>
    <w:bookmarkEnd w:id="629"/>
    <w:bookmarkStart w:id="630" w:name="def-hermitian-matrix"/>
    <w:p>
      <w:pPr>
        <w:pStyle w:val="BodyText"/>
      </w:pPr>
      <w:r>
        <w:rPr>
          <w:b/>
          <w:bCs/>
        </w:rPr>
        <w:t xml:space="preserve">Definition 105 (Hermitian matrix (self-adjoint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Hermitian</w:t>
      </w:r>
      <w:r>
        <w:t xml:space="preserve"> </w:t>
      </w:r>
      <w:r>
        <w:t xml:space="preserve">(or</w:t>
      </w:r>
      <w:r>
        <w:t xml:space="preserve"> </w:t>
      </w:r>
      <w:r>
        <w:rPr>
          <w:b/>
          <w:bCs/>
        </w:rPr>
        <w:t xml:space="preserve">self-adjoint</w:t>
      </w:r>
      <w:r>
        <w:t xml:space="preserve">)</w:t>
      </w:r>
      <w:r>
        <w:t xml:space="preserve"> </w:t>
      </w:r>
      <w:r>
        <w:t xml:space="preserve">if it equals its conjugate transpose (</w:t>
      </w:r>
      <w:hyperlink w:anchor="def-conjugate-transpose">
        <w:r>
          <w:rPr>
            <w:rStyle w:val="Hyperlink"/>
          </w:rPr>
          <w:t xml:space="preserve">Definition 104</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bi"/>
            </m:rPr>
            <m:t>A</m:t>
          </m:r>
          <m:r>
            <m:rPr>
              <m:sty m:val="p"/>
            </m:rPr>
            <m:t>.</m:t>
          </m:r>
        </m:oMath>
      </m:oMathPara>
    </w:p>
    <w:bookmarkEnd w:id="630"/>
    <w:bookmarkStart w:id="631" w:name="rem-hermitian-self-adjoint"/>
    <w:p>
      <w:pPr>
        <w:pStyle w:val="FirstParagraph"/>
      </w:pPr>
      <w:r>
        <w:rPr>
          <w:i/>
          <w:iCs/>
        </w:rPr>
        <w:t xml:space="preserve">Remark 45</w:t>
      </w:r>
      <w:r>
        <w:t xml:space="preserve"> (Why</w:t>
      </w:r>
      <w:r>
        <w:t xml:space="preserve"> </w:t>
      </w:r>
      <w:r>
        <w:t xml:space="preserve">“self-adjoint”</w:t>
      </w:r>
      <w:r>
        <w:t xml:space="preserve">). </w:t>
      </w:r>
      <w:r>
        <w:t xml:space="preserve">The term</w:t>
      </w:r>
      <w:r>
        <w:t xml:space="preserve"> </w:t>
      </w:r>
      <w:r>
        <w:rPr>
          <w:i/>
          <w:iCs/>
        </w:rPr>
        <w:t xml:space="preserve">self-adjoint</w:t>
      </w:r>
      <w:r>
        <w:t xml:space="preserve"> </w:t>
      </w:r>
      <w:r>
        <w:t xml:space="preserve">comes directly from</w:t>
      </w:r>
      <w:r>
        <w:t xml:space="preserve"> </w:t>
      </w:r>
      <w:hyperlink w:anchor="thm-adjoint-inner-product">
        <w:r>
          <w:rPr>
            <w:rStyle w:val="Hyperlink"/>
          </w:rPr>
          <w:t xml:space="preserve">Theorem 117</w:t>
        </w:r>
      </w:hyperlink>
      <w:r>
        <w:t xml:space="preserve">:</w:t>
      </w:r>
      <w:r>
        <w:t xml:space="preserve"> </w:t>
      </w:r>
      <w:r>
        <w:t xml:space="preserve">when</w:t>
      </w:r>
      <w:r>
        <w:t xml:space="preserve"> </w:t>
      </w:r>
      <m:oMath>
        <m:r>
          <m:rPr>
            <m:sty m:val="bi"/>
          </m:rPr>
          <m:t>A</m:t>
        </m:r>
      </m:oMath>
      <w:r>
        <w:t xml:space="preserve"> </w:t>
      </w:r>
      <w:r>
        <w:t xml:space="preserve">is Hermitian,</w:t>
      </w:r>
      <w:r>
        <w:t xml:space="preserve"> </w:t>
      </w:r>
      <m:oMath>
        <m:d>
          <m:dPr>
            <m:begChr m:val="⟨"/>
            <m:sepChr m:val=""/>
            <m:endChr m:val="⟩"/>
            <m:grow/>
          </m:dPr>
          <m:e>
            <m:r>
              <m:rPr>
                <m:sty m:val="bi"/>
              </m:rPr>
              <m:t>A</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r>
              <m:rPr>
                <m:sty m:val="bi"/>
              </m:rPr>
              <m:t>A</m:t>
            </m:r>
            <m:acc>
              <m:accPr>
                <m:chr m:val="̃"/>
              </m:accPr>
              <m:e>
                <m:r>
                  <m:t>v</m:t>
                </m:r>
              </m:e>
            </m:acc>
          </m:e>
        </m:d>
      </m:oMath>
      <w:r>
        <w:t xml:space="preserve"> </w:t>
      </w:r>
      <w:r>
        <w:t xml:space="preserve">for all</w:t>
      </w:r>
      <w:r>
        <w:t xml:space="preserve"> </w:t>
      </w:r>
      <m:oMath>
        <m:acc>
          <m:accPr>
            <m:chr m:val="̃"/>
          </m:accPr>
          <m:e>
            <m:r>
              <m:t>u</m:t>
            </m:r>
          </m:e>
        </m:acc>
        <m:r>
          <m:rPr>
            <m:sty m:val="p"/>
          </m:rPr>
          <m:t>,</m:t>
        </m:r>
        <m:acc>
          <m:accPr>
            <m:chr m:val="̃"/>
          </m:accPr>
          <m:e>
            <m:r>
              <m:t>v</m:t>
            </m:r>
          </m:e>
        </m:acc>
        <m:r>
          <m:rPr>
            <m:sty m:val="p"/>
          </m:rPr>
          <m:t>∈</m:t>
        </m:r>
        <m:sSup>
          <m:e>
            <m:r>
              <m:rPr>
                <m:scr m:val="double-struck"/>
                <m:sty m:val="p"/>
              </m:rPr>
              <m:t>C</m:t>
            </m:r>
          </m:e>
          <m:sup>
            <m:r>
              <m:t>n</m:t>
            </m:r>
          </m:sup>
        </m:sSup>
      </m:oMath>
      <w:r>
        <w:t xml:space="preserve">.</w:t>
      </w:r>
      <w:r>
        <w:t xml:space="preserve"> </w:t>
      </w:r>
      <w:r>
        <w:t xml:space="preserve">The linear operator moves across the inner product without change.</w:t>
      </w:r>
    </w:p>
    <w:bookmarkEnd w:id="631"/>
    <w:bookmarkStart w:id="632" w:name="exm-hermitian-matrix"/>
    <w:p>
      <w:pPr>
        <w:pStyle w:val="BodyText"/>
      </w:pPr>
      <w:r>
        <w:rPr>
          <w:b/>
          <w:bCs/>
        </w:rPr>
        <w:t xml:space="preserve">Example 210 (A Hermitian matrix)</w:t>
      </w:r>
    </w:p>
    <w:p>
      <w:pPr>
        <w:pStyle w:val="BodyText"/>
      </w:pPr>
      <m:oMathPara>
        <m:oMathParaPr>
          <m:jc m:val="center"/>
        </m:oMathParaPr>
        <m:oMath>
          <m:limLow>
            <m:e>
              <m:limLow>
                <m:e>
                  <m:r>
                    <m:rPr>
                      <m:sty m:val="bi"/>
                    </m:rPr>
                    <m:t>A</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r>
                      <m:rPr>
                        <m:sty m:val="p"/>
                      </m:rPr>
                      <m:t>−</m:t>
                    </m:r>
                    <m:r>
                      <m:t>i</m:t>
                    </m:r>
                  </m:e>
                </m:mr>
                <m:mr>
                  <m:e>
                    <m:r>
                      <m:t>1</m:t>
                    </m:r>
                    <m:r>
                      <m:rPr>
                        <m:sty m:val="p"/>
                      </m:rPr>
                      <m:t>+</m:t>
                    </m:r>
                    <m:r>
                      <m:t>i</m:t>
                    </m:r>
                  </m:e>
                  <m:e>
                    <m:r>
                      <m:t>3</m:t>
                    </m:r>
                  </m:e>
                </m:mr>
              </m:m>
            </m:e>
          </m:d>
        </m:oMath>
      </m:oMathPara>
    </w:p>
    <w:p>
      <w:pPr>
        <w:pStyle w:val="FirstParagraph"/>
      </w:pPr>
      <w:r>
        <w:t xml:space="preserve">is Hermitian:</w:t>
      </w:r>
      <w:r>
        <w:t xml:space="preserve"> </w:t>
      </w:r>
      <w:r>
        <w:t xml:space="preserve">transposing swaps the off-diagonal entries,</w:t>
      </w:r>
      <w:r>
        <w:t xml:space="preserve"> </w:t>
      </w:r>
      <w:r>
        <w:t xml:space="preserve">and conjugating turns</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 </w:t>
      </w:r>
      <w:r>
        <w:t xml:space="preserve">and</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w:t>
      </w:r>
      <w:r>
        <w:t xml:space="preserve"> </w:t>
      </w:r>
      <w:r>
        <w:t xml:space="preserve">so</w:t>
      </w:r>
      <w:r>
        <w:t xml:space="preserve"> </w:t>
      </w:r>
      <m:oMath>
        <m:sSup>
          <m:e>
            <m:r>
              <m:rPr>
                <m:sty m:val="bi"/>
              </m:rPr>
              <m:t>A</m:t>
            </m:r>
          </m:e>
          <m:sup>
            <m:r>
              <m:rPr>
                <m:scr m:val="sans-serif"/>
                <m:sty m:val="p"/>
              </m:rPr>
              <m:t>H</m:t>
            </m:r>
          </m:sup>
        </m:sSup>
        <m:r>
          <m:rPr>
            <m:sty m:val="p"/>
          </m:rPr>
          <m:t>=</m:t>
        </m:r>
        <m:r>
          <m:rPr>
            <m:sty m:val="bi"/>
          </m:rPr>
          <m:t>A</m:t>
        </m:r>
      </m:oMath>
      <w:r>
        <w:t xml:space="preserve">.</w:t>
      </w:r>
      <w:r>
        <w:t xml:space="preserve"> </w:t>
      </w:r>
      <w:r>
        <w:t xml:space="preserve">The diagonal entries of a Hermitian matrix must be real,</w:t>
      </w:r>
      <w:r>
        <w:t xml:space="preserve"> </w:t>
      </w:r>
      <w:r>
        <w:t xml:space="preserve">because</w:t>
      </w:r>
      <w:r>
        <w:t xml:space="preserve"> </w:t>
      </w:r>
      <m:oMath>
        <m:sSub>
          <m:e>
            <m:r>
              <m:t>a</m:t>
            </m:r>
          </m:e>
          <m:sub>
            <m:r>
              <m:t>j</m:t>
            </m:r>
            <m:r>
              <m:t>j</m:t>
            </m:r>
          </m:sub>
        </m:sSub>
        <m:r>
          <m:rPr>
            <m:sty m:val="p"/>
          </m:rPr>
          <m:t>=</m:t>
        </m:r>
        <m:bar>
          <m:barPr>
            <m:pos m:val="top"/>
          </m:barPr>
          <m:e>
            <m:sSub>
              <m:e>
                <m:r>
                  <m:t>a</m:t>
                </m:r>
              </m:e>
              <m:sub>
                <m:r>
                  <m:t>j</m:t>
                </m:r>
                <m:r>
                  <m:t>j</m:t>
                </m:r>
              </m:sub>
            </m:sSub>
          </m:e>
        </m:bar>
      </m:oMath>
      <w:r>
        <w:t xml:space="preserve">,</w:t>
      </w:r>
      <w:r>
        <w:t xml:space="preserve"> </w:t>
      </w:r>
      <w:r>
        <w:t xml:space="preserve">and only a real number is its own conjugate:</w:t>
      </w:r>
      <w:r>
        <w:t xml:space="preserve"> </w:t>
      </w:r>
      <w:r>
        <w:t xml:space="preserve">if</w:t>
      </w:r>
      <w:r>
        <w:t xml:space="preserve"> </w:t>
      </w:r>
      <m:oMath>
        <m:r>
          <m:t>a</m:t>
        </m:r>
        <m:r>
          <m:rPr>
            <m:sty m:val="p"/>
          </m:rPr>
          <m:t>+</m:t>
        </m:r>
        <m:r>
          <m:t>b</m:t>
        </m:r>
        <m:r>
          <m:t> </m:t>
        </m:r>
        <m:r>
          <m:t>i</m:t>
        </m:r>
        <m:r>
          <m:rPr>
            <m:sty m:val="p"/>
          </m:rPr>
          <m:t>=</m:t>
        </m:r>
        <m:r>
          <m:t>a</m:t>
        </m:r>
        <m:r>
          <m:rPr>
            <m:sty m:val="p"/>
          </m:rPr>
          <m:t>−</m:t>
        </m:r>
        <m:r>
          <m:t>b</m:t>
        </m:r>
        <m:r>
          <m:t> </m:t>
        </m:r>
        <m:r>
          <m:t>i</m:t>
        </m:r>
      </m:oMath>
      <w:r>
        <w:t xml:space="preserve">, then the imaginary parts give</w:t>
      </w:r>
      <w:r>
        <w:t xml:space="preserve"> </w:t>
      </w:r>
      <m:oMath>
        <m:r>
          <m:t>b</m:t>
        </m:r>
        <m:r>
          <m:rPr>
            <m:sty m:val="p"/>
          </m:rPr>
          <m:t>=</m:t>
        </m:r>
        <m:r>
          <m:rPr>
            <m:sty m:val="p"/>
          </m:rPr>
          <m:t>−</m:t>
        </m:r>
        <m:r>
          <m:t>b</m:t>
        </m:r>
      </m:oMath>
      <w:r>
        <w:t xml:space="preserve">, so</w:t>
      </w:r>
      <w:r>
        <w:t xml:space="preserve"> </w:t>
      </w:r>
      <m:oMath>
        <m:r>
          <m:t>b</m:t>
        </m:r>
        <m:r>
          <m:rPr>
            <m:sty m:val="p"/>
          </m:rPr>
          <m:t>=</m:t>
        </m:r>
        <m:r>
          <m:t>0</m:t>
        </m:r>
      </m:oMath>
      <w:r>
        <w:t xml:space="preserve">.</w:t>
      </w:r>
    </w:p>
    <w:p>
      <w:pPr>
        <w:pStyle w:val="BodyText"/>
      </w:pPr>
      <w:r>
        <w:t xml:space="preserve">Every real symmetric matrix is Hermitian,</w:t>
      </w:r>
      <w:r>
        <w:t xml:space="preserve"> </w:t>
      </w:r>
      <w:r>
        <w:t xml:space="preserve">because for a real matrix</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32"/>
    <w:bookmarkStart w:id="633" w:name="exm-not-hermitian"/>
    <w:p>
      <w:pPr>
        <w:pStyle w:val="BodyText"/>
      </w:pPr>
      <w:r>
        <w:rPr>
          <w:b/>
          <w:bCs/>
        </w:rPr>
        <w:t xml:space="preserve">Example 211 (A symmetric complex matrix that is not Hermitian)</w:t>
      </w:r>
    </w:p>
    <w:p>
      <w:pPr>
        <w:pStyle w:val="BodyText"/>
      </w:pPr>
      <m:oMathPara>
        <m:oMathParaPr>
          <m:jc m:val="center"/>
        </m:oMathParaPr>
        <m:oMath>
          <m:limLow>
            <m:e>
              <m:limLow>
                <m:e>
                  <m:r>
                    <m:rPr>
                      <m:sty m:val="bi"/>
                    </m:rPr>
                    <m:t>B</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i</m:t>
                    </m:r>
                  </m:e>
                </m:mr>
                <m:mr>
                  <m:e>
                    <m:r>
                      <m:t>i</m:t>
                    </m:r>
                  </m:e>
                  <m:e>
                    <m:r>
                      <m:t>0</m:t>
                    </m:r>
                  </m:e>
                </m:mr>
              </m:m>
            </m:e>
          </m:d>
        </m:oMath>
      </m:oMathPara>
    </w:p>
    <w:p>
      <w:pPr>
        <w:pStyle w:val="FirstParagraph"/>
      </w:pPr>
      <w:r>
        <w:t xml:space="preserve">is symmetric,</w:t>
      </w:r>
      <w:r>
        <w:t xml:space="preserve"> </w:t>
      </w:r>
      <m:oMath>
        <m:sSup>
          <m:e>
            <m:r>
              <m:rPr>
                <m:sty m:val="bi"/>
              </m:rPr>
              <m:t>B</m:t>
            </m:r>
          </m:e>
          <m:sup>
            <m:r>
              <m:rPr>
                <m:sty m:val="p"/>
              </m:rPr>
              <m:t>⊤</m:t>
            </m:r>
          </m:sup>
        </m:sSup>
        <m:r>
          <m:rPr>
            <m:sty m:val="p"/>
          </m:rPr>
          <m:t>=</m:t>
        </m:r>
        <m:r>
          <m:rPr>
            <m:sty m:val="bi"/>
          </m:rPr>
          <m:t>B</m:t>
        </m:r>
      </m:oMath>
      <w:r>
        <w:t xml:space="preserve">,</w:t>
      </w:r>
      <w:r>
        <w:t xml:space="preserve"> </w:t>
      </w:r>
      <w:r>
        <w:t xml:space="preserve">but it is not Hermitian:</w:t>
      </w:r>
    </w:p>
    <w:p>
      <w:pPr>
        <w:pStyle w:val="BodyText"/>
      </w:pPr>
      <m:oMathPara>
        <m:oMathParaPr>
          <m:jc m:val="center"/>
        </m:oMathParaPr>
        <m:oMath>
          <m:limLow>
            <m:e>
              <m:limLow>
                <m:e>
                  <m:sSup>
                    <m:e>
                      <m:r>
                        <m:rPr>
                          <m:sty m:val="bi"/>
                        </m:rPr>
                        <m:t>B</m:t>
                      </m:r>
                    </m:e>
                    <m:sup>
                      <m:r>
                        <m:rPr>
                          <m:scr m:val="sans-serif"/>
                          <m:sty m:val="p"/>
                        </m:rPr>
                        <m:t>H</m:t>
                      </m:r>
                    </m:sup>
                  </m:sSup>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i</m:t>
                    </m:r>
                  </m:e>
                </m:mr>
                <m:mr>
                  <m:e>
                    <m:r>
                      <m:rPr>
                        <m:sty m:val="p"/>
                      </m:rPr>
                      <m:t>−</m:t>
                    </m:r>
                    <m:r>
                      <m:t>i</m:t>
                    </m:r>
                  </m:e>
                  <m:e>
                    <m:r>
                      <m:t>0</m:t>
                    </m:r>
                  </m:e>
                </m:mr>
              </m:m>
            </m:e>
          </m:d>
          <m:r>
            <m:rPr>
              <m:sty m:val="p"/>
            </m:rPr>
            <m:t>≠</m:t>
          </m:r>
          <m:r>
            <m:rPr>
              <m:sty m:val="bi"/>
            </m:rPr>
            <m:t>B</m:t>
          </m:r>
          <m:r>
            <m:rPr>
              <m:sty m:val="p"/>
            </m:rPr>
            <m:t>.</m:t>
          </m:r>
        </m:oMath>
      </m:oMathPara>
    </w:p>
    <w:bookmarkEnd w:id="633"/>
    <w:bookmarkStart w:id="634" w:name="def-skew-hermitian-matrix"/>
    <w:p>
      <w:pPr>
        <w:pStyle w:val="FirstParagraph"/>
      </w:pPr>
      <w:r>
        <w:rPr>
          <w:b/>
          <w:bCs/>
        </w:rPr>
        <w:t xml:space="preserve">Definition 106 (Skew-Hermitian matrix (anti-Hermitian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skew-Hermitian</w:t>
      </w:r>
      <w:r>
        <w:t xml:space="preserve"> </w:t>
      </w:r>
      <w:r>
        <w:t xml:space="preserve">(or</w:t>
      </w:r>
      <w:r>
        <w:t xml:space="preserve"> </w:t>
      </w:r>
      <w:r>
        <w:rPr>
          <w:b/>
          <w:bCs/>
        </w:rPr>
        <w:t xml:space="preserve">anti-Hermitian</w:t>
      </w:r>
      <w:r>
        <w:t xml:space="preserve">)</w:t>
      </w:r>
      <w:r>
        <w:t xml:space="preserve"> </w:t>
      </w:r>
      <w:r>
        <w:t xml:space="preserve">if it equals the negative of its conjugate transpose (</w:t>
      </w:r>
      <w:hyperlink w:anchor="def-conjugate-transpose">
        <w:r>
          <w:rPr>
            <w:rStyle w:val="Hyperlink"/>
          </w:rPr>
          <w:t xml:space="preserve">Definition 104</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p"/>
            </m:rPr>
            <m:t>−</m:t>
          </m:r>
          <m:r>
            <m:rPr>
              <m:sty m:val="bi"/>
            </m:rPr>
            <m:t>A</m:t>
          </m:r>
          <m:r>
            <m:rPr>
              <m:sty m:val="p"/>
            </m:rPr>
            <m:t>.</m:t>
          </m:r>
        </m:oMath>
      </m:oMathPara>
    </w:p>
    <w:bookmarkEnd w:id="634"/>
    <w:bookmarkStart w:id="635" w:name="rem-skew-hermitian-diagonal"/>
    <w:p>
      <w:pPr>
        <w:pStyle w:val="FirstParagraph"/>
      </w:pPr>
      <w:r>
        <w:rPr>
          <w:i/>
          <w:iCs/>
        </w:rPr>
        <w:t xml:space="preserve">Remark 46</w:t>
      </w:r>
      <w:r>
        <w:t xml:space="preserve"> (The diagonal of a skew-Hermitian matrix). </w:t>
      </w:r>
      <w:r>
        <w:t xml:space="preserve">Every entry of a skew-Hermitian matrix satisfies</w:t>
      </w:r>
      <w:r>
        <w:t xml:space="preserve"> </w:t>
      </w:r>
      <m:oMath>
        <m:sSub>
          <m:e>
            <m:r>
              <m:t>a</m:t>
            </m:r>
          </m:e>
          <m:sub>
            <m:r>
              <m:t>j</m:t>
            </m:r>
            <m:r>
              <m:t>k</m:t>
            </m:r>
          </m:sub>
        </m:sSub>
        <m:r>
          <m:rPr>
            <m:sty m:val="p"/>
          </m:rPr>
          <m:t>=</m:t>
        </m:r>
        <m:r>
          <m:rPr>
            <m:sty m:val="p"/>
          </m:rPr>
          <m:t>−</m:t>
        </m:r>
        <m:bar>
          <m:barPr>
            <m:pos m:val="top"/>
          </m:barPr>
          <m:e>
            <m:sSub>
              <m:e>
                <m:r>
                  <m:t>a</m:t>
                </m:r>
              </m:e>
              <m:sub>
                <m:r>
                  <m:t>k</m:t>
                </m:r>
                <m:r>
                  <m:t>j</m:t>
                </m:r>
              </m:sub>
            </m:sSub>
          </m:e>
        </m:bar>
      </m:oMath>
      <w:r>
        <w:t xml:space="preserve">.</w:t>
      </w:r>
      <w:r>
        <w:t xml:space="preserve"> </w:t>
      </w:r>
      <w:r>
        <w:t xml:space="preserve">In particular, its diagonal entries satisfy</w:t>
      </w:r>
      <w:r>
        <w:t xml:space="preserve"> </w:t>
      </w:r>
      <m:oMath>
        <m:sSub>
          <m:e>
            <m:r>
              <m:t>a</m:t>
            </m:r>
          </m:e>
          <m:sub>
            <m:r>
              <m:t>j</m:t>
            </m:r>
            <m:r>
              <m:t>j</m:t>
            </m:r>
          </m:sub>
        </m:sSub>
        <m:r>
          <m:rPr>
            <m:sty m:val="p"/>
          </m:rPr>
          <m:t>=</m:t>
        </m:r>
        <m:r>
          <m:rPr>
            <m:sty m:val="p"/>
          </m:rPr>
          <m:t>−</m:t>
        </m:r>
        <m:bar>
          <m:barPr>
            <m:pos m:val="top"/>
          </m:barPr>
          <m:e>
            <m:sSub>
              <m:e>
                <m:r>
                  <m:t>a</m:t>
                </m:r>
              </m:e>
              <m:sub>
                <m:r>
                  <m:t>j</m:t>
                </m:r>
                <m:r>
                  <m:t>j</m:t>
                </m:r>
              </m:sub>
            </m:sSub>
          </m:e>
        </m:bar>
      </m:oMath>
      <w:r>
        <w:t xml:space="preserve">,</w:t>
      </w:r>
      <w:r>
        <w:t xml:space="preserve"> </w:t>
      </w:r>
      <w:r>
        <w:t xml:space="preserve">which means</w:t>
      </w:r>
    </w:p>
    <w:p>
      <w:pPr>
        <w:pStyle w:val="BodyText"/>
      </w:pPr>
      <m:oMathPara>
        <m:oMathParaPr>
          <m:jc m:val="center"/>
        </m:oMathParaPr>
        <m:oMath>
          <m:eqArr>
            <m:e>
              <m:sSub>
                <m:e>
                  <m:r>
                    <m:t>a</m:t>
                  </m:r>
                </m:e>
                <m:sub>
                  <m:r>
                    <m:t>j</m:t>
                  </m:r>
                  <m:r>
                    <m:t>j</m:t>
                  </m:r>
                </m:sub>
              </m:sSub>
              <m:r>
                <m:rPr>
                  <m:sty m:val="p"/>
                </m:rPr>
                <m:t>+</m:t>
              </m:r>
              <m:bar>
                <m:barPr>
                  <m:pos m:val="top"/>
                </m:barPr>
                <m:e>
                  <m:sSub>
                    <m:e>
                      <m:r>
                        <m:t>a</m:t>
                      </m:r>
                    </m:e>
                    <m:sub>
                      <m:r>
                        <m:t>j</m:t>
                      </m:r>
                      <m:r>
                        <m:t>j</m:t>
                      </m:r>
                    </m:sub>
                  </m:sSub>
                </m:e>
              </m:bar>
              <m:r>
                <m:t>&amp;</m:t>
              </m:r>
              <m:r>
                <m:rPr>
                  <m:sty m:val="p"/>
                </m:rPr>
                <m:t>=</m:t>
              </m:r>
              <m:r>
                <m:t>2</m:t>
              </m:r>
              <m:r>
                <m:rPr>
                  <m:sty m:val="p"/>
                </m:rPr>
                <m:t>Re</m:t>
              </m:r>
              <m:r>
                <m:rPr>
                  <m:sty m:val="p"/>
                </m:rPr>
                <m:t>(</m:t>
              </m:r>
              <m:sSub>
                <m:e>
                  <m:r>
                    <m:t>a</m:t>
                  </m:r>
                </m:e>
                <m:sub>
                  <m:r>
                    <m:t>j</m:t>
                  </m:r>
                  <m:r>
                    <m:t>j</m:t>
                  </m:r>
                </m:sub>
              </m:sSub>
              <m:r>
                <m:rPr>
                  <m:sty m:val="p"/>
                </m:rPr>
                <m:t>)</m:t>
              </m:r>
            </m:e>
            <m:e>
              <m:r>
                <m:t>&amp;</m:t>
              </m:r>
              <m:r>
                <m:rPr>
                  <m:sty m:val="p"/>
                </m:rPr>
                <m:t>=</m:t>
              </m:r>
              <m:r>
                <m:t>0</m:t>
              </m:r>
              <m:r>
                <m:rPr>
                  <m:sty m:val="p"/>
                </m:rPr>
                <m:t>.</m:t>
              </m:r>
            </m:e>
          </m:eqArr>
        </m:oMath>
      </m:oMathPara>
    </w:p>
    <w:p>
      <w:pPr>
        <w:pStyle w:val="FirstParagraph"/>
      </w:pPr>
      <w:r>
        <w:t xml:space="preserve">Therefore, every diagonal entry of a skew-Hermitian matrix must be purely imaginary (or zero).</w:t>
      </w:r>
      <w:r>
        <w:t xml:space="preserve"> </w:t>
      </w:r>
      <w:r>
        <w:t xml:space="preserve">For example,</w:t>
      </w:r>
      <w:r>
        <w:t xml:space="preserve"> </w:t>
      </w:r>
      <m:oMath>
        <m:sSub>
          <m:e>
            <m:r>
              <m:t>a</m:t>
            </m:r>
          </m:e>
          <m:sub>
            <m:r>
              <m:t>j</m:t>
            </m:r>
            <m:r>
              <m:t>j</m:t>
            </m:r>
          </m:sub>
        </m:sSub>
        <m:r>
          <m:rPr>
            <m:sty m:val="p"/>
          </m:rPr>
          <m:t>=</m:t>
        </m:r>
        <m:r>
          <m:t>3</m:t>
        </m:r>
        <m:r>
          <m:t> </m:t>
        </m:r>
        <m:r>
          <m:t>i</m:t>
        </m:r>
      </m:oMath>
      <w:r>
        <w:t xml:space="preserve"> </w:t>
      </w:r>
      <w:r>
        <w:t xml:space="preserve">works, since</w:t>
      </w:r>
    </w:p>
    <w:p>
      <w:pPr>
        <w:pStyle w:val="BodyText"/>
      </w:pPr>
      <m:oMathPara>
        <m:oMathParaPr>
          <m:jc m:val="center"/>
        </m:oMathParaPr>
        <m:oMath>
          <m:eqArr>
            <m:e>
              <m:r>
                <m:rPr>
                  <m:sty m:val="p"/>
                </m:rPr>
                <m:t>−</m:t>
              </m:r>
              <m:bar>
                <m:barPr>
                  <m:pos m:val="top"/>
                </m:barPr>
                <m:e>
                  <m:r>
                    <m:t>3</m:t>
                  </m:r>
                  <m:r>
                    <m:t> </m:t>
                  </m:r>
                  <m:r>
                    <m:t>i</m:t>
                  </m:r>
                </m:e>
              </m:bar>
              <m:r>
                <m:t>&amp;</m:t>
              </m:r>
              <m:r>
                <m:rPr>
                  <m:sty m:val="p"/>
                </m:rPr>
                <m:t>=</m:t>
              </m:r>
              <m:r>
                <m:rPr>
                  <m:sty m:val="p"/>
                </m:rPr>
                <m:t>−</m:t>
              </m:r>
              <m:r>
                <m:rPr>
                  <m:sty m:val="p"/>
                </m:rPr>
                <m:t>(</m:t>
              </m:r>
              <m:r>
                <m:rPr>
                  <m:sty m:val="p"/>
                </m:rPr>
                <m:t>−</m:t>
              </m:r>
              <m:r>
                <m:t>3</m:t>
              </m:r>
              <m:r>
                <m:t> </m:t>
              </m:r>
              <m:r>
                <m:t>i</m:t>
              </m:r>
              <m:r>
                <m:rPr>
                  <m:sty m:val="p"/>
                </m:rPr>
                <m:t>)</m:t>
              </m:r>
            </m:e>
            <m:e>
              <m:r>
                <m:t>&amp;</m:t>
              </m:r>
              <m:r>
                <m:rPr>
                  <m:sty m:val="p"/>
                </m:rPr>
                <m:t>=</m:t>
              </m:r>
              <m:r>
                <m:t>3</m:t>
              </m:r>
              <m:r>
                <m:t> </m:t>
              </m:r>
              <m:r>
                <m:t>i</m:t>
              </m:r>
              <m:r>
                <m:rPr>
                  <m:sty m:val="p"/>
                </m:rPr>
                <m:t>,</m:t>
              </m:r>
            </m:e>
          </m:eqArr>
        </m:oMath>
      </m:oMathPara>
    </w:p>
    <w:p>
      <w:pPr>
        <w:pStyle w:val="FirstParagraph"/>
      </w:pPr>
      <w:r>
        <w:t xml:space="preserve">but</w:t>
      </w:r>
      <w:r>
        <w:t xml:space="preserve"> </w:t>
      </w:r>
      <m:oMath>
        <m:sSub>
          <m:e>
            <m:r>
              <m:t>a</m:t>
            </m:r>
          </m:e>
          <m:sub>
            <m:r>
              <m:t>j</m:t>
            </m:r>
            <m:r>
              <m:t>j</m:t>
            </m:r>
          </m:sub>
        </m:sSub>
        <m:r>
          <m:rPr>
            <m:sty m:val="p"/>
          </m:rPr>
          <m:t>=</m:t>
        </m:r>
        <m:r>
          <m:t>3</m:t>
        </m:r>
      </m:oMath>
      <w:r>
        <w:t xml:space="preserve"> </w:t>
      </w:r>
      <w:r>
        <w:t xml:space="preserve">does not, since</w:t>
      </w:r>
      <w:r>
        <w:t xml:space="preserve"> </w:t>
      </w:r>
      <m:oMath>
        <m:r>
          <m:rPr>
            <m:sty m:val="p"/>
          </m:rPr>
          <m:t>−</m:t>
        </m:r>
        <m:bar>
          <m:barPr>
            <m:pos m:val="top"/>
          </m:barPr>
          <m:e>
            <m:r>
              <m:t>3</m:t>
            </m:r>
          </m:e>
        </m:bar>
        <m:r>
          <m:rPr>
            <m:sty m:val="p"/>
          </m:rPr>
          <m:t>=</m:t>
        </m:r>
        <m:r>
          <m:rPr>
            <m:sty m:val="p"/>
          </m:rPr>
          <m:t>−</m:t>
        </m:r>
        <m:r>
          <m:t>3</m:t>
        </m:r>
      </m:oMath>
      <w:r>
        <w:t xml:space="preserve">.</w:t>
      </w:r>
    </w:p>
    <w:bookmarkEnd w:id="635"/>
    <w:bookmarkStart w:id="636" w:name="exm-skew-hermitian-matrix"/>
    <w:p>
      <w:pPr>
        <w:pStyle w:val="BodyText"/>
      </w:pPr>
      <w:r>
        <w:rPr>
          <w:b/>
          <w:bCs/>
        </w:rPr>
        <w:t xml:space="preserve">Example 212 (A skew-Hermitian matrix)</w:t>
      </w:r>
      <w:r>
        <w:t xml:space="preserve"> </w:t>
      </w:r>
      <w:r>
        <w:t xml:space="preserve">The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t> </m:t>
                    </m:r>
                    <m:r>
                      <m:t>i</m:t>
                    </m:r>
                  </m:e>
                  <m:e>
                    <m:r>
                      <m:t>1</m:t>
                    </m:r>
                    <m:r>
                      <m:rPr>
                        <m:sty m:val="p"/>
                      </m:rPr>
                      <m:t>+</m:t>
                    </m:r>
                    <m:r>
                      <m:t>i</m:t>
                    </m:r>
                  </m:e>
                </m:mr>
                <m:mr>
                  <m:e>
                    <m:r>
                      <m:rPr>
                        <m:sty m:val="p"/>
                      </m:rPr>
                      <m:t>−</m:t>
                    </m:r>
                    <m:r>
                      <m:t>1</m:t>
                    </m:r>
                    <m:r>
                      <m:rPr>
                        <m:sty m:val="p"/>
                      </m:rPr>
                      <m:t>+</m:t>
                    </m:r>
                    <m:r>
                      <m:t>i</m:t>
                    </m:r>
                  </m:e>
                  <m:e>
                    <m:r>
                      <m:t>0</m:t>
                    </m:r>
                  </m:e>
                </m:mr>
              </m:m>
            </m:e>
          </m:d>
        </m:oMath>
      </m:oMathPara>
    </w:p>
    <w:p>
      <w:pPr>
        <w:pStyle w:val="FirstParagraph"/>
      </w:pPr>
      <w:r>
        <w:t xml:space="preserve">is skew-Hermitian:</w:t>
      </w:r>
      <w:r>
        <w:t xml:space="preserve"> </w:t>
      </w:r>
      <w:r>
        <w:t xml:space="preserve">transposing and conjugating gives</w:t>
      </w:r>
    </w:p>
    <w:p>
      <w:pPr>
        <w:pStyle w:val="BodyText"/>
      </w:pPr>
      <m:oMathPara>
        <m:oMathParaPr>
          <m:jc m:val="center"/>
        </m:oMathParaPr>
        <m:oMath>
          <m:eqArr>
            <m:e>
              <m:sSup>
                <m:e>
                  <m:r>
                    <m:rPr>
                      <m:sty m:val="bi"/>
                    </m:rPr>
                    <m:t>A</m:t>
                  </m:r>
                </m:e>
                <m:sup>
                  <m:r>
                    <m:rPr>
                      <m:scr m:val="sans-serif"/>
                      <m:sty m:val="p"/>
                    </m:rPr>
                    <m:t>H</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bar>
                          <m:barPr>
                            <m:pos m:val="top"/>
                          </m:barPr>
                          <m:e>
                            <m:r>
                              <m:t>2</m:t>
                            </m:r>
                            <m:r>
                              <m:t> </m:t>
                            </m:r>
                            <m:r>
                              <m:t>i</m:t>
                            </m:r>
                          </m:e>
                        </m:bar>
                      </m:e>
                      <m:e>
                        <m:bar>
                          <m:barPr>
                            <m:pos m:val="top"/>
                          </m:barPr>
                          <m:e>
                            <m:r>
                              <m:rPr>
                                <m:sty m:val="p"/>
                              </m:rPr>
                              <m:t>−</m:t>
                            </m:r>
                            <m:r>
                              <m:t>1</m:t>
                            </m:r>
                            <m:r>
                              <m:rPr>
                                <m:sty m:val="p"/>
                              </m:rPr>
                              <m:t>+</m:t>
                            </m:r>
                            <m:r>
                              <m:t>i</m:t>
                            </m:r>
                          </m:e>
                        </m:bar>
                      </m:e>
                    </m:mr>
                    <m:mr>
                      <m:e>
                        <m:bar>
                          <m:barPr>
                            <m:pos m:val="top"/>
                          </m:barPr>
                          <m:e>
                            <m:r>
                              <m:t>1</m:t>
                            </m:r>
                            <m:r>
                              <m:rPr>
                                <m:sty m:val="p"/>
                              </m:rPr>
                              <m:t>+</m:t>
                            </m:r>
                            <m:r>
                              <m:t>i</m:t>
                            </m:r>
                          </m:e>
                        </m:bar>
                      </m:e>
                      <m:e>
                        <m:bar>
                          <m:barPr>
                            <m:pos m:val="top"/>
                          </m:barPr>
                          <m:e>
                            <m:r>
                              <m:t>0</m:t>
                            </m:r>
                          </m:e>
                        </m:ba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2</m:t>
                        </m:r>
                        <m:r>
                          <m:t> </m:t>
                        </m:r>
                        <m:r>
                          <m:t>i</m:t>
                        </m:r>
                      </m:e>
                      <m:e>
                        <m:r>
                          <m:rPr>
                            <m:sty m:val="p"/>
                          </m:rPr>
                          <m:t>−</m:t>
                        </m:r>
                        <m:r>
                          <m:t>1</m:t>
                        </m:r>
                        <m:r>
                          <m:rPr>
                            <m:sty m:val="p"/>
                          </m:rPr>
                          <m:t>−</m:t>
                        </m:r>
                        <m:r>
                          <m:t>i</m:t>
                        </m:r>
                      </m:e>
                    </m:mr>
                    <m:mr>
                      <m:e>
                        <m:r>
                          <m:t>1</m:t>
                        </m:r>
                        <m:r>
                          <m:rPr>
                            <m:sty m:val="p"/>
                          </m:rPr>
                          <m:t>−</m:t>
                        </m:r>
                        <m:r>
                          <m:t>i</m:t>
                        </m:r>
                      </m:e>
                      <m:e>
                        <m:r>
                          <m:t>0</m:t>
                        </m:r>
                      </m:e>
                    </m:mr>
                  </m:m>
                </m:e>
              </m:d>
            </m:e>
            <m:e>
              <m:r>
                <m:t>&amp;</m:t>
              </m:r>
              <m:r>
                <m:rPr>
                  <m:sty m:val="p"/>
                </m:rPr>
                <m:t>=</m:t>
              </m:r>
              <m:r>
                <m:rPr>
                  <m:sty m:val="p"/>
                </m:rPr>
                <m:t>−</m:t>
              </m:r>
              <m:r>
                <m:rPr>
                  <m:sty m:val="bi"/>
                </m:rPr>
                <m:t>A</m:t>
              </m:r>
              <m:r>
                <m:rPr>
                  <m:sty m:val="p"/>
                </m:rPr>
                <m:t>.</m:t>
              </m:r>
            </m:e>
          </m:eqArr>
        </m:oMath>
      </m:oMathPara>
    </w:p>
    <w:p>
      <w:pPr>
        <w:pStyle w:val="FirstParagraph"/>
      </w:pPr>
      <w:r>
        <w:t xml:space="preserve">Its diagonal entries</w:t>
      </w:r>
      <w:r>
        <w:t xml:space="preserve"> </w:t>
      </w:r>
      <m:oMath>
        <m:r>
          <m:t>2</m:t>
        </m:r>
        <m:r>
          <m:t> </m:t>
        </m:r>
        <m:r>
          <m:t>i</m:t>
        </m:r>
      </m:oMath>
      <w:r>
        <w:t xml:space="preserve"> </w:t>
      </w:r>
      <w:r>
        <w:t xml:space="preserve">and</w:t>
      </w:r>
      <w:r>
        <w:t xml:space="preserve"> </w:t>
      </w:r>
      <m:oMath>
        <m:r>
          <m:t>0</m:t>
        </m:r>
      </m:oMath>
      <w:r>
        <w:t xml:space="preserve"> </w:t>
      </w:r>
      <w:r>
        <w:t xml:space="preserve">are purely imaginary.</w:t>
      </w:r>
    </w:p>
    <w:bookmarkEnd w:id="636"/>
    <w:bookmarkStart w:id="637" w:name="X4e376dfe4195dd67571b7cde9ab8c2999dabc4a"/>
    <w:p>
      <w:pPr>
        <w:pStyle w:val="BodyText"/>
      </w:pPr>
      <w:r>
        <w:rPr>
          <w:b/>
          <w:bCs/>
        </w:rPr>
        <w:t xml:space="preserve">Theorem 119 (Hermitian and skew-Hermitian decomposition)</w:t>
      </w:r>
      <w:r>
        <w:t xml:space="preserve"> </w:t>
      </w:r>
      <w:r>
        <w:t xml:space="preserve">Every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can be uniquely expressed as the sum of a Hermitian matrix</w:t>
      </w:r>
      <w:r>
        <w:t xml:space="preserve"> </w:t>
      </w:r>
      <m:oMath>
        <m:r>
          <m:rPr>
            <m:sty m:val="bi"/>
          </m:rPr>
          <m:t>H</m:t>
        </m:r>
      </m:oMath>
      <w:r>
        <w:t xml:space="preserve"> </w:t>
      </w:r>
      <w:r>
        <w:t xml:space="preserve">(</w:t>
      </w:r>
      <w:hyperlink w:anchor="def-hermitian-matrix">
        <w:r>
          <w:rPr>
            <w:rStyle w:val="Hyperlink"/>
          </w:rPr>
          <w:t xml:space="preserve">Definition 105</w:t>
        </w:r>
      </w:hyperlink>
      <w:r>
        <w:t xml:space="preserve">)</w:t>
      </w:r>
      <w:r>
        <w:t xml:space="preserve"> </w:t>
      </w:r>
      <w:r>
        <w:t xml:space="preserve">and a skew-Hermitian matrix</w:t>
      </w:r>
      <w:r>
        <w:t xml:space="preserve"> </w:t>
      </w:r>
      <m:oMath>
        <m:r>
          <m:rPr>
            <m:sty m:val="bi"/>
          </m:rPr>
          <m:t>S</m:t>
        </m:r>
      </m:oMath>
      <w:r>
        <w:t xml:space="preserve"> </w:t>
      </w:r>
      <w:r>
        <w:t xml:space="preserve">(</w:t>
      </w:r>
      <w:hyperlink w:anchor="def-skew-hermitian-matrix">
        <w:r>
          <w:rPr>
            <w:rStyle w:val="Hyperlink"/>
          </w:rPr>
          <w:t xml:space="preserve">Definition 106</w:t>
        </w:r>
      </w:hyperlink>
      <w:r>
        <w:t xml:space="preserve">):</w:t>
      </w:r>
    </w:p>
    <w:p>
      <w:pPr>
        <w:pStyle w:val="BodyText"/>
      </w:pPr>
      <m:oMathPara>
        <m:oMathParaPr>
          <m:jc m:val="center"/>
        </m:oMathParaPr>
        <m:oMath>
          <m:r>
            <m:rPr>
              <m:sty m:val="bi"/>
            </m:rPr>
            <m:t>A</m:t>
          </m:r>
          <m:r>
            <m:rPr>
              <m:sty m:val="p"/>
            </m:rPr>
            <m:t>=</m:t>
          </m:r>
          <m:r>
            <m:rPr>
              <m:sty m:val="bi"/>
            </m:rPr>
            <m:t>H</m:t>
          </m:r>
          <m:r>
            <m:rPr>
              <m:sty m:val="p"/>
            </m:rPr>
            <m:t>+</m:t>
          </m:r>
          <m:r>
            <m:rPr>
              <m:sty m:val="bi"/>
            </m:rPr>
            <m:t>S</m:t>
          </m:r>
          <m:r>
            <m:rPr>
              <m:sty m:val="p"/>
            </m:rPr>
            <m:t>,</m:t>
          </m:r>
        </m:oMath>
      </m:oMathPara>
    </w:p>
    <w:p>
      <w:pPr>
        <w:pStyle w:val="FirstParagraph"/>
      </w:pPr>
      <w:r>
        <w:t xml:space="preserve">where</w:t>
      </w:r>
    </w:p>
    <w:p>
      <w:pPr>
        <w:pStyle w:val="BodyText"/>
      </w:pPr>
      <m:oMathPara>
        <m:oMathParaPr>
          <m:jc m:val="center"/>
        </m:oMathParaPr>
        <m:oMath>
          <m:r>
            <m:rPr>
              <m:sty m:val="bi"/>
            </m:rPr>
            <m:t>H</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t> </m:t>
          </m:r>
          <m:r>
            <m:rPr>
              <m:nor/>
              <m:sty m:val="p"/>
            </m:rPr>
            <m:t>and</m:t>
          </m:r>
          <m:r>
            <m:t> </m:t>
          </m:r>
          <m:r>
            <m:rPr>
              <m:sty m:val="bi"/>
            </m:rPr>
            <m:t>S</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oMath>
      </m:oMathPara>
    </w:p>
    <w:bookmarkEnd w:id="637"/>
    <w:p>
      <w:pPr>
        <w:pStyle w:val="FirstParagraph"/>
      </w:pPr>
      <w:r>
        <w:rPr>
          <w:i/>
          <w:iCs/>
        </w:rPr>
        <w:t xml:space="preserve">Proof</w:t>
      </w:r>
      <w:r>
        <w:t xml:space="preserve">. </w:t>
      </w:r>
      <w:r>
        <w:rPr>
          <w:b/>
          <w:bCs/>
        </w:rPr>
        <w:t xml:space="preserve">Existence</w:t>
      </w:r>
      <w:r>
        <w:t xml:space="preserve">:</w:t>
      </w:r>
      <w:r>
        <w:t xml:space="preserve"> </w:t>
      </w:r>
      <w:r>
        <w:t xml:space="preserve">Define</w:t>
      </w:r>
      <w:r>
        <w:t xml:space="preserve"> </w:t>
      </w:r>
      <m:oMath>
        <m:r>
          <m:rPr>
            <m:sty m:val="bi"/>
          </m:rPr>
          <m:t>H</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 </w:t>
      </w:r>
      <w:r>
        <w:t xml:space="preserve">and</w:t>
      </w:r>
      <w:r>
        <w:t xml:space="preserve"> </w:t>
      </w:r>
      <m:oMath>
        <m:r>
          <m:rPr>
            <m:sty m:val="bi"/>
          </m:rPr>
          <m:t>S</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w:t>
      </w:r>
      <w:r>
        <w:t xml:space="preserve"> </w:t>
      </w:r>
      <w:r>
        <w:t xml:space="preserve">Their sum is:</w:t>
      </w:r>
    </w:p>
    <w:p>
      <w:pPr>
        <w:pStyle w:val="BodyText"/>
      </w:pPr>
      <m:oMathPara>
        <m:oMathParaPr>
          <m:jc m:val="center"/>
        </m:oMathParaPr>
        <m:oMath>
          <m:eqArr>
            <m:e>
              <m:r>
                <m:rPr>
                  <m:sty m:val="bi"/>
                </m:rPr>
                <m:t>H</m:t>
              </m:r>
              <m:r>
                <m:rPr>
                  <m:sty m:val="p"/>
                </m:rPr>
                <m:t>+</m:t>
              </m:r>
              <m:r>
                <m:rPr>
                  <m:sty m:val="bi"/>
                </m:rPr>
                <m:t>S</m:t>
              </m:r>
              <m:r>
                <m:t>&amp;</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f>
                <m:fPr>
                  <m:type m:val="bar"/>
                </m:fPr>
                <m:num>
                  <m:r>
                    <m:rPr>
                      <m:sty m:val="bi"/>
                    </m:rPr>
                    <m:t>A</m:t>
                  </m:r>
                  <m:r>
                    <m:rPr>
                      <m:sty m:val="p"/>
                    </m:rPr>
                    <m:t>−</m:t>
                  </m:r>
                  <m:sSup>
                    <m:e>
                      <m:r>
                        <m:rPr>
                          <m:sty m:val="bi"/>
                        </m:rPr>
                        <m:t>A</m:t>
                      </m:r>
                    </m:e>
                    <m:sup>
                      <m:r>
                        <m:rPr>
                          <m:scr m:val="sans-serif"/>
                          <m:sty m:val="p"/>
                        </m:rPr>
                        <m:t>H</m:t>
                      </m:r>
                    </m:sup>
                  </m:sSup>
                </m:num>
                <m:den>
                  <m:r>
                    <m:t>2</m:t>
                  </m:r>
                </m:den>
              </m:f>
            </m:e>
            <m:e>
              <m:r>
                <m:t>&amp;</m:t>
              </m:r>
              <m:r>
                <m:rPr>
                  <m:sty m:val="p"/>
                </m:rPr>
                <m:t>=</m:t>
              </m:r>
              <m:f>
                <m:fPr>
                  <m:type m:val="bar"/>
                </m:fPr>
                <m:num>
                  <m:r>
                    <m:t>2</m:t>
                  </m:r>
                  <m:r>
                    <m:rPr>
                      <m:sty m:val="bi"/>
                    </m:rPr>
                    <m:t>A</m:t>
                  </m:r>
                </m:num>
                <m:den>
                  <m:r>
                    <m:t>2</m:t>
                  </m:r>
                </m:den>
              </m:f>
            </m:e>
            <m:e>
              <m:r>
                <m:t>&amp;</m:t>
              </m:r>
              <m:r>
                <m:rPr>
                  <m:sty m:val="p"/>
                </m:rPr>
                <m:t>=</m:t>
              </m:r>
              <m:r>
                <m:rPr>
                  <m:sty m:val="bi"/>
                </m:rPr>
                <m:t>A</m:t>
              </m:r>
              <m:r>
                <m:rPr>
                  <m:sty m:val="p"/>
                </m:rPr>
                <m:t>.</m:t>
              </m:r>
            </m:e>
          </m:eqArr>
        </m:oMath>
      </m:oMathPara>
    </w:p>
    <w:p>
      <w:pPr>
        <w:pStyle w:val="FirstParagraph"/>
      </w:pPr>
      <w:r>
        <w:t xml:space="preserve">Applying the properties of the Hermitian adjoint (</w:t>
      </w:r>
      <w:hyperlink w:anchor="thm-hermitian-adjoint-properties">
        <w:r>
          <w:rPr>
            <w:rStyle w:val="Hyperlink"/>
          </w:rPr>
          <w:t xml:space="preserve">Theorem 116</w:t>
        </w:r>
      </w:hyperlink>
      <w:r>
        <w:t xml:space="preserve">):</w:t>
      </w:r>
    </w:p>
    <w:p>
      <w:pPr>
        <w:pStyle w:val="BodyText"/>
      </w:pPr>
      <m:oMathPara>
        <m:oMathParaPr>
          <m:jc m:val="center"/>
        </m:oMathParaPr>
        <m:oMath>
          <m:eqArr>
            <m:e>
              <m:sSup>
                <m:e>
                  <m:r>
                    <m:rPr>
                      <m:sty m:val="bi"/>
                    </m:rPr>
                    <m:t>H</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bi"/>
                </m:rPr>
                <m:t>H</m:t>
              </m:r>
              <m:r>
                <m:rPr>
                  <m:sty m:val="p"/>
                </m:rPr>
                <m:t>,</m:t>
              </m:r>
            </m:e>
            <m:e>
              <m:sSup>
                <m:e>
                  <m:r>
                    <m:rPr>
                      <m:sty m:val="bi"/>
                    </m:rPr>
                    <m:t>S</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p"/>
                </m:rPr>
                <m:t>−</m:t>
              </m:r>
              <m:r>
                <m:rPr>
                  <m:sty m:val="bi"/>
                </m:rPr>
                <m:t>S</m:t>
              </m:r>
              <m:r>
                <m:rPr>
                  <m:sty m:val="p"/>
                </m:rPr>
                <m:t>.</m:t>
              </m:r>
            </m:e>
          </m:eqArr>
        </m:oMath>
      </m:oMathPara>
    </w:p>
    <w:p>
      <w:pPr>
        <w:pStyle w:val="FirstParagraph"/>
      </w:pPr>
      <w:r>
        <w:t xml:space="preserve">Thus</w:t>
      </w:r>
      <w:r>
        <w:t xml:space="preserve"> </w:t>
      </w:r>
      <m:oMath>
        <m:r>
          <m:rPr>
            <m:sty m:val="bi"/>
          </m:rPr>
          <m:t>H</m:t>
        </m:r>
      </m:oMath>
      <w:r>
        <w:t xml:space="preserve"> </w:t>
      </w:r>
      <w:r>
        <w:t xml:space="preserve">is Hermitian and</w:t>
      </w:r>
      <w:r>
        <w:t xml:space="preserve"> </w:t>
      </w:r>
      <m:oMath>
        <m:r>
          <m:rPr>
            <m:sty m:val="bi"/>
          </m:rPr>
          <m:t>S</m:t>
        </m:r>
      </m:oMath>
      <w:r>
        <w:t xml:space="preserve"> </w:t>
      </w:r>
      <w:r>
        <w:t xml:space="preserve">is skew-Hermitian.</w:t>
      </w:r>
    </w:p>
    <w:p>
      <w:pPr>
        <w:pStyle w:val="BodyText"/>
      </w:pPr>
      <w:r>
        <w:rPr>
          <w:b/>
          <w:bCs/>
        </w:rPr>
        <w:t xml:space="preserve">Uniqueness</w:t>
      </w:r>
      <w:r>
        <w:t xml:space="preserve">:</w:t>
      </w:r>
      <w:r>
        <w:t xml:space="preserve"> </w:t>
      </w:r>
      <w:r>
        <w:t xml:space="preserve">Suppose</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with</w:t>
      </w:r>
      <w:r>
        <w:t xml:space="preserve"> </w:t>
      </w:r>
      <m:oMath>
        <m:r>
          <m:rPr>
            <m:sty m:val="p"/>
          </m:rPr>
          <m:t>(</m:t>
        </m:r>
        <m:sSup>
          <m:e>
            <m:r>
              <m:rPr>
                <m:sty m:val="bi"/>
              </m:rPr>
              <m:t>H</m:t>
            </m:r>
          </m:e>
          <m:sup>
            <m:r>
              <m:rPr>
                <m:sty m:val="p"/>
              </m:rPr>
              <m:t>′</m:t>
            </m:r>
          </m:sup>
        </m:sSup>
        <m:sSup>
          <m:e>
            <m:r>
              <m:rPr>
                <m:sty m:val="p"/>
              </m:rPr>
              <m:t>)</m:t>
            </m:r>
          </m:e>
          <m:sup>
            <m:r>
              <m:rPr>
                <m:scr m:val="sans-serif"/>
                <m:sty m:val="p"/>
              </m:rPr>
              <m:t>H</m:t>
            </m:r>
          </m:sup>
        </m:sSup>
        <m:r>
          <m:rPr>
            <m:sty m:val="p"/>
          </m:rPr>
          <m:t>=</m:t>
        </m:r>
        <m:sSup>
          <m:e>
            <m:r>
              <m:rPr>
                <m:sty m:val="bi"/>
              </m:rPr>
              <m:t>H</m:t>
            </m:r>
          </m:e>
          <m:sup>
            <m:r>
              <m:rPr>
                <m:sty m:val="p"/>
              </m:rPr>
              <m:t>′</m:t>
            </m:r>
          </m:sup>
        </m:sSup>
      </m:oMath>
      <w:r>
        <w:t xml:space="preserve"> </w:t>
      </w:r>
      <w:r>
        <w:t xml:space="preserve">and</w:t>
      </w:r>
      <w:r>
        <w:t xml:space="preserve"> </w:t>
      </w:r>
      <m:oMath>
        <m:r>
          <m:rPr>
            <m:sty m:val="p"/>
          </m:rPr>
          <m:t>(</m:t>
        </m:r>
        <m:sSup>
          <m:e>
            <m:r>
              <m:rPr>
                <m:sty m:val="bi"/>
              </m:rPr>
              <m:t>S</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oMath>
      <w:r>
        <w:t xml:space="preserve">.</w:t>
      </w:r>
      <w:r>
        <w:t xml:space="preserve"> </w:t>
      </w:r>
      <w:r>
        <w:t xml:space="preserve">Taking the Hermitian adjoint of both sides yields:</w:t>
      </w:r>
    </w:p>
    <w:p>
      <w:pPr>
        <w:pStyle w:val="BodyText"/>
      </w:pPr>
      <m:oMathPara>
        <m:oMathParaPr>
          <m:jc m:val="center"/>
        </m:oMathParaPr>
        <m:oMath>
          <m:eqArr>
            <m:e>
              <m:sSup>
                <m:e>
                  <m:r>
                    <m:rPr>
                      <m:sty m:val="bi"/>
                    </m:rPr>
                    <m:t>A</m:t>
                  </m:r>
                </m:e>
                <m:sup>
                  <m:r>
                    <m:rPr>
                      <m:scr m:val="sans-serif"/>
                      <m:sty m:val="p"/>
                    </m:rPr>
                    <m:t>H</m:t>
                  </m:r>
                </m:sup>
              </m:sSup>
              <m:r>
                <m:t>&amp;</m:t>
              </m:r>
              <m:r>
                <m:rPr>
                  <m:sty m:val="p"/>
                </m:rPr>
                <m:t>=</m:t>
              </m:r>
              <m:r>
                <m:rPr>
                  <m:sty m:val="p"/>
                </m:rPr>
                <m:t>(</m:t>
              </m:r>
              <m:sSup>
                <m:e>
                  <m:r>
                    <m:rPr>
                      <m:sty m:val="bi"/>
                    </m:rPr>
                    <m:t>H</m:t>
                  </m:r>
                </m:e>
                <m:sup>
                  <m:r>
                    <m:rPr>
                      <m:sty m:val="p"/>
                    </m:rPr>
                    <m:t>′</m:t>
                  </m:r>
                </m:sup>
              </m:sSup>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r>
                <m:rPr>
                  <m:sty m:val="p"/>
                </m:rPr>
                <m:t>(</m:t>
              </m:r>
              <m:sSup>
                <m:e>
                  <m:r>
                    <m:rPr>
                      <m:sty m:val="bi"/>
                    </m:rPr>
                    <m:t>H</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sSup>
                <m:e>
                  <m:r>
                    <m:rPr>
                      <m:sty m:val="bi"/>
                    </m:rPr>
                    <m:t>H</m:t>
                  </m:r>
                </m:e>
                <m:sup>
                  <m:r>
                    <m:rPr>
                      <m:sty m:val="p"/>
                    </m:rPr>
                    <m:t>′</m:t>
                  </m:r>
                </m:sup>
              </m:sSup>
              <m:r>
                <m:rPr>
                  <m:sty m:val="p"/>
                </m:rPr>
                <m:t>−</m:t>
              </m:r>
              <m:sSup>
                <m:e>
                  <m:r>
                    <m:rPr>
                      <m:sty m:val="bi"/>
                    </m:rPr>
                    <m:t>S</m:t>
                  </m:r>
                </m:e>
                <m:sup>
                  <m:r>
                    <m:rPr>
                      <m:sty m:val="p"/>
                    </m:rPr>
                    <m:t>′</m:t>
                  </m:r>
                </m:sup>
              </m:sSup>
              <m:r>
                <m:rPr>
                  <m:sty m:val="p"/>
                </m:rPr>
                <m:t>.</m:t>
              </m:r>
            </m:e>
          </m:eqArr>
        </m:oMath>
      </m:oMathPara>
    </w:p>
    <w:p>
      <w:pPr>
        <w:pStyle w:val="FirstParagraph"/>
      </w:pPr>
      <w:r>
        <w:t xml:space="preserve">Adding</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and</w:t>
      </w:r>
      <w:r>
        <w:t xml:space="preserve"> </w:t>
      </w:r>
      <m:oMath>
        <m:sSup>
          <m:e>
            <m:r>
              <m:rPr>
                <m:sty m:val="bi"/>
              </m:rPr>
              <m:t>A</m:t>
            </m:r>
          </m:e>
          <m:sup>
            <m:r>
              <m:rPr>
                <m:scr m:val="sans-serif"/>
                <m:sty m:val="p"/>
              </m:rPr>
              <m:t>H</m:t>
            </m:r>
          </m:sup>
        </m:sSup>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H</m:t>
            </m:r>
          </m:e>
          <m:sup>
            <m:r>
              <m:rPr>
                <m:sty m:val="p"/>
              </m:rPr>
              <m:t>′</m:t>
            </m:r>
          </m:sup>
        </m:sSup>
      </m:oMath>
      <w:r>
        <w:t xml:space="preserve">, so</w:t>
      </w:r>
    </w:p>
    <w:p>
      <w:pPr>
        <w:pStyle w:val="BodyText"/>
      </w:pPr>
      <m:oMathPara>
        <m:oMathParaPr>
          <m:jc m:val="center"/>
        </m:oMathParaPr>
        <m:oMath>
          <m:eqArr>
            <m:e>
              <m:sSup>
                <m:e>
                  <m:r>
                    <m:rPr>
                      <m:sty m:val="bi"/>
                    </m:rPr>
                    <m:t>H</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H</m:t>
              </m:r>
              <m:r>
                <m:rPr>
                  <m:sty m:val="p"/>
                </m:rPr>
                <m:t>.</m:t>
              </m:r>
            </m:e>
          </m:eqArr>
        </m:oMath>
      </m:oMathPara>
    </w:p>
    <w:p>
      <w:pPr>
        <w:pStyle w:val="FirstParagraph"/>
      </w:pPr>
      <w:r>
        <w:t xml:space="preserve">Subtracting the two equations 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S</m:t>
            </m:r>
          </m:e>
          <m:sup>
            <m:r>
              <m:rPr>
                <m:sty m:val="p"/>
              </m:rPr>
              <m:t>′</m:t>
            </m:r>
          </m:sup>
        </m:sSup>
      </m:oMath>
      <w:r>
        <w:t xml:space="preserve">, so</w:t>
      </w:r>
    </w:p>
    <w:p>
      <w:pPr>
        <w:pStyle w:val="BodyText"/>
      </w:pPr>
      <m:oMathPara>
        <m:oMathParaPr>
          <m:jc m:val="center"/>
        </m:oMathParaPr>
        <m:oMath>
          <m:eqArr>
            <m:e>
              <m:sSup>
                <m:e>
                  <m:r>
                    <m:rPr>
                      <m:sty m:val="bi"/>
                    </m:rPr>
                    <m:t>S</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S</m:t>
              </m:r>
              <m:r>
                <m:rPr>
                  <m:sty m:val="p"/>
                </m:rPr>
                <m:t>.</m:t>
              </m:r>
            </m:e>
          </m:eqArr>
        </m:oMath>
      </m:oMathPara>
    </w:p>
    <w:bookmarkEnd w:id="638"/>
    <w:bookmarkStart w:id="640" w:name="sec-additional-resources"/>
    <w:p>
      <w:pPr>
        <w:pStyle w:val="Heading2"/>
      </w:pPr>
      <w:r>
        <w:t xml:space="preserve">24 Further reading</w:t>
      </w:r>
    </w:p>
    <w:p>
      <w:pPr>
        <w:pStyle w:val="Compact"/>
        <w:numPr>
          <w:ilvl w:val="0"/>
          <w:numId w:val="1112"/>
        </w:numPr>
      </w:pPr>
      <w:r>
        <w:t xml:space="preserve">Strang (2023)</w:t>
      </w:r>
      <w:r>
        <w:t xml:space="preserve"> </w:t>
      </w:r>
      <w:r>
        <w:t xml:space="preserve">is a widely used first course in linear algebra.</w:t>
      </w:r>
      <w:r>
        <w:t xml:space="preserve"> </w:t>
      </w:r>
      <w:r>
        <w:t xml:space="preserve">It covers vectors, elimination, vector spaces, orthogonality, determinants,</w:t>
      </w:r>
      <w:r>
        <w:t xml:space="preserve"> </w:t>
      </w:r>
      <w:r>
        <w:t xml:space="preserve">eigenvalues, and the singular value decomposition.</w:t>
      </w:r>
    </w:p>
    <w:p>
      <w:pPr>
        <w:pStyle w:val="Compact"/>
        <w:numPr>
          <w:ilvl w:val="0"/>
          <w:numId w:val="1112"/>
        </w:numPr>
      </w:pPr>
      <w:r>
        <w:t xml:space="preserve">Axler (2024)</w:t>
      </w:r>
      <w:r>
        <w:t xml:space="preserve"> </w:t>
      </w:r>
      <w:r>
        <w:t xml:space="preserve">is a proof-based treatment centered on vector spaces and linear maps.</w:t>
      </w:r>
      <w:r>
        <w:t xml:space="preserve"> </w:t>
      </w:r>
      <w:r>
        <w:t xml:space="preserve">A free electronic version is available from the publisher.</w:t>
      </w:r>
    </w:p>
    <w:p>
      <w:pPr>
        <w:pStyle w:val="Compact"/>
        <w:numPr>
          <w:ilvl w:val="0"/>
          <w:numId w:val="1112"/>
        </w:numPr>
      </w:pPr>
      <w:r>
        <w:t xml:space="preserve">Fieller (2016)</w:t>
      </w:r>
    </w:p>
    <w:p>
      <w:pPr>
        <w:pStyle w:val="Compact"/>
        <w:numPr>
          <w:ilvl w:val="0"/>
          <w:numId w:val="1112"/>
        </w:numPr>
      </w:pPr>
      <w:r>
        <w:t xml:space="preserve">Banerjee and Roy (2014)</w:t>
      </w:r>
    </w:p>
    <w:p>
      <w:pPr>
        <w:pStyle w:val="Compact"/>
        <w:numPr>
          <w:ilvl w:val="0"/>
          <w:numId w:val="1112"/>
        </w:numPr>
      </w:pPr>
      <w:r>
        <w:t xml:space="preserve">Searle and Khuri (2017)</w:t>
      </w:r>
    </w:p>
    <w:p>
      <w:pPr>
        <w:pStyle w:val="Compact"/>
        <w:numPr>
          <w:ilvl w:val="0"/>
          <w:numId w:val="1112"/>
        </w:numPr>
      </w:pPr>
      <w:r>
        <w:t xml:space="preserve">Petersen and Pedersen (2012)</w:t>
      </w:r>
      <w:r>
        <w:t xml:space="preserve"> </w:t>
      </w:r>
      <w:r>
        <w:t xml:space="preserve">is a free desk reference that collects matrix identities:</w:t>
      </w:r>
      <w:r>
        <w:t xml:space="preserve"> </w:t>
      </w:r>
      <w:r>
        <w:t xml:space="preserve">it lists results on determinants, inverses, decompositions,</w:t>
      </w:r>
      <w:r>
        <w:t xml:space="preserve"> </w:t>
      </w:r>
      <w:r>
        <w:t xml:space="preserve">and</w:t>
      </w:r>
      <w:r>
        <w:t xml:space="preserve"> </w:t>
      </w:r>
      <w:hyperlink r:id="rId639">
        <w:r>
          <w:rPr>
            <w:rStyle w:val="Hyperlink"/>
          </w:rPr>
          <w:t xml:space="preserve">derivatives</w:t>
        </w:r>
      </w:hyperlink>
      <w:r>
        <w:t xml:space="preserve"> </w:t>
      </w:r>
      <w:r>
        <w:t xml:space="preserve">of vectors and matrices,</w:t>
      </w:r>
      <w:r>
        <w:t xml:space="preserve"> </w:t>
      </w:r>
      <w:r>
        <w:t xml:space="preserve">so it is a quick place to look up a formula these pages prove.</w:t>
      </w:r>
    </w:p>
    <w:p>
      <w:pPr>
        <w:pStyle w:val="Compact"/>
        <w:numPr>
          <w:ilvl w:val="0"/>
          <w:numId w:val="1112"/>
        </w:numPr>
      </w:pPr>
      <w:hyperlink r:id="rId141">
        <w:r>
          <w:rPr>
            <w:rStyle w:val="Hyperlink"/>
          </w:rPr>
          <w:t xml:space="preserve">Essence of Linear Algebra</w:t>
        </w:r>
      </w:hyperlink>
      <w:r>
        <w:t xml:space="preserve"> </w:t>
      </w:r>
      <w:r>
        <w:t xml:space="preserve">is a 16-video YouTube playlist by Grant Sanderson (3Blue1Brown) that develops visual and geometric intuition for vectors, linear combinations, spans, linear transformations, matrix multiplication, determinants, inverses, dot and cross products, change of basis, and eigenvectors and eigenvalues.</w:t>
      </w:r>
    </w:p>
    <w:bookmarkEnd w:id="640"/>
    <w:bookmarkStart w:id="681" w:name="references"/>
    <w:p>
      <w:pPr>
        <w:pStyle w:val="Heading2"/>
      </w:pPr>
      <w:r>
        <w:t xml:space="preserve">References</w:t>
      </w:r>
    </w:p>
    <w:bookmarkStart w:id="680" w:name="refs"/>
    <w:bookmarkStart w:id="642" w:name="ref-axler2024linear"/>
    <w:p>
      <w:pPr>
        <w:pStyle w:val="Bibliography"/>
      </w:pPr>
      <w:r>
        <w:t xml:space="preserve">Axler, Sheldon. 2024.</w:t>
      </w:r>
      <w:r>
        <w:t xml:space="preserve"> </w:t>
      </w:r>
      <w:r>
        <w:rPr>
          <w:i/>
          <w:iCs/>
        </w:rPr>
        <w:t xml:space="preserve">Linear Algebra Done Right</w:t>
      </w:r>
      <w:r>
        <w:t xml:space="preserve">. 4th ed. Undergraduate Texts in Mathematics. Springer.</w:t>
      </w:r>
      <w:r>
        <w:t xml:space="preserve"> </w:t>
      </w:r>
      <w:hyperlink r:id="rId641">
        <w:r>
          <w:rPr>
            <w:rStyle w:val="Hyperlink"/>
          </w:rPr>
          <w:t xml:space="preserve">https://doi.org/10.1007/978-3-031-41026-0</w:t>
        </w:r>
      </w:hyperlink>
      <w:r>
        <w:t xml:space="preserve">.</w:t>
      </w:r>
    </w:p>
    <w:bookmarkEnd w:id="642"/>
    <w:bookmarkStart w:id="644" w:name="ref-banerjee2014linear"/>
    <w:p>
      <w:pPr>
        <w:pStyle w:val="Bibliography"/>
      </w:pPr>
      <w:r>
        <w:t xml:space="preserve">Banerjee, Sudipto, and Anindya Roy. 2014.</w:t>
      </w:r>
      <w:r>
        <w:t xml:space="preserve"> </w:t>
      </w:r>
      <w:r>
        <w:rPr>
          <w:i/>
          <w:iCs/>
        </w:rPr>
        <w:t xml:space="preserve">Linear Algebra and Matrix Analysis for Statistics</w:t>
      </w:r>
      <w:r>
        <w:t xml:space="preserve">. Vol. 181. Crc Press Boca Raton.</w:t>
      </w:r>
      <w:r>
        <w:t xml:space="preserve"> </w:t>
      </w:r>
      <w:hyperlink r:id="rId643">
        <w:r>
          <w:rPr>
            <w:rStyle w:val="Hyperlink"/>
          </w:rPr>
          <w:t xml:space="preserve">https://www.routledge.com/Linear-Algebra-and-Matrix-Analysis-for-Statistics/Banerjee-Roy/p/book/9781420095388</w:t>
        </w:r>
      </w:hyperlink>
      <w:r>
        <w:t xml:space="preserve">.</w:t>
      </w:r>
    </w:p>
    <w:bookmarkEnd w:id="644"/>
    <w:bookmarkStart w:id="646" w:name="ref-boyd2018vmls"/>
    <w:p>
      <w:pPr>
        <w:pStyle w:val="Bibliography"/>
      </w:pPr>
      <w:r>
        <w:t xml:space="preserve">Boyd, Stephen, and Lieven Vandenberghe. 2018.</w:t>
      </w:r>
      <w:r>
        <w:t xml:space="preserve"> </w:t>
      </w:r>
      <w:r>
        <w:rPr>
          <w:i/>
          <w:iCs/>
        </w:rPr>
        <w:t xml:space="preserve">Introduction to Applied Linear Algebra: Vectors, Matrices, and Least Squares</w:t>
      </w:r>
      <w:r>
        <w:t xml:space="preserve">. Cambridge University Press.</w:t>
      </w:r>
      <w:r>
        <w:t xml:space="preserve"> </w:t>
      </w:r>
      <w:hyperlink r:id="rId645">
        <w:r>
          <w:rPr>
            <w:rStyle w:val="Hyperlink"/>
          </w:rPr>
          <w:t xml:space="preserve">https://doi.org/10.1017/9781108583664</w:t>
        </w:r>
      </w:hyperlink>
      <w:r>
        <w:t xml:space="preserve">.</w:t>
      </w:r>
    </w:p>
    <w:bookmarkEnd w:id="646"/>
    <w:bookmarkStart w:id="648" w:name="ref-dobson4e"/>
    <w:p>
      <w:pPr>
        <w:pStyle w:val="Bibliography"/>
      </w:pPr>
      <w:r>
        <w:t xml:space="preserve">Dobson, Annette J, and Adrian G Barnett. 2018.</w:t>
      </w:r>
      <w:r>
        <w:t xml:space="preserve"> </w:t>
      </w:r>
      <w:r>
        <w:rPr>
          <w:i/>
          <w:iCs/>
        </w:rPr>
        <w:t xml:space="preserve">An Introduction to Generalized Linear Models</w:t>
      </w:r>
      <w:r>
        <w:t xml:space="preserve">. 4th ed. CRC press.</w:t>
      </w:r>
      <w:r>
        <w:t xml:space="preserve"> </w:t>
      </w:r>
      <w:hyperlink r:id="rId647">
        <w:r>
          <w:rPr>
            <w:rStyle w:val="Hyperlink"/>
          </w:rPr>
          <w:t xml:space="preserve">https://doi.org/10.1201/9781315182780</w:t>
        </w:r>
      </w:hyperlink>
      <w:r>
        <w:t xml:space="preserve">.</w:t>
      </w:r>
    </w:p>
    <w:bookmarkEnd w:id="648"/>
    <w:bookmarkStart w:id="650" w:name="ref-fieller2018basics"/>
    <w:p>
      <w:pPr>
        <w:pStyle w:val="Bibliography"/>
      </w:pPr>
      <w:r>
        <w:t xml:space="preserve">Fieller, Nick. 2016.</w:t>
      </w:r>
      <w:r>
        <w:t xml:space="preserve"> </w:t>
      </w:r>
      <w:r>
        <w:rPr>
          <w:i/>
          <w:iCs/>
        </w:rPr>
        <w:t xml:space="preserve">Basics of Matrix Algebra for Statistics with</w:t>
      </w:r>
      <w:r>
        <w:rPr>
          <w:i/>
          <w:iCs/>
        </w:rPr>
        <w:t xml:space="preserve"> </w:t>
      </w:r>
      <w:r>
        <w:rPr>
          <w:i/>
          <w:iCs/>
        </w:rPr>
        <w:t xml:space="preserve">R</w:t>
      </w:r>
      <w:r>
        <w:t xml:space="preserve">. Chapman; Hall/CRC.</w:t>
      </w:r>
      <w:r>
        <w:t xml:space="preserve"> </w:t>
      </w:r>
      <w:hyperlink r:id="rId649">
        <w:r>
          <w:rPr>
            <w:rStyle w:val="Hyperlink"/>
          </w:rPr>
          <w:t xml:space="preserve">https://doi.org/10.1201/9781315370200</w:t>
        </w:r>
      </w:hyperlink>
      <w:r>
        <w:t xml:space="preserve">.</w:t>
      </w:r>
    </w:p>
    <w:bookmarkEnd w:id="650"/>
    <w:bookmarkStart w:id="652" w:name="ref-goodfellow2016deep"/>
    <w:p>
      <w:pPr>
        <w:pStyle w:val="Bibliography"/>
      </w:pPr>
      <w:r>
        <w:t xml:space="preserve">Goodfellow, Ian, Yoshua Bengio, and Aaron Courville. 2016.</w:t>
      </w:r>
      <w:r>
        <w:t xml:space="preserve"> </w:t>
      </w:r>
      <w:r>
        <w:rPr>
          <w:i/>
          <w:iCs/>
        </w:rPr>
        <w:t xml:space="preserve">Deep Learning</w:t>
      </w:r>
      <w:r>
        <w:t xml:space="preserve">. MIT Press.</w:t>
      </w:r>
      <w:r>
        <w:t xml:space="preserve"> </w:t>
      </w:r>
      <w:hyperlink r:id="rId651">
        <w:r>
          <w:rPr>
            <w:rStyle w:val="Hyperlink"/>
          </w:rPr>
          <w:t xml:space="preserve">https://www.deeplearningbook.org/</w:t>
        </w:r>
      </w:hyperlink>
      <w:r>
        <w:t xml:space="preserve">.</w:t>
      </w:r>
    </w:p>
    <w:bookmarkEnd w:id="652"/>
    <w:bookmarkStart w:id="654" w:name="ref-hutchinson_wwu_ml_videos"/>
    <w:p>
      <w:pPr>
        <w:pStyle w:val="Bibliography"/>
      </w:pPr>
      <w:r>
        <w:t xml:space="preserve">Hutchinson, Brian. n.d.</w:t>
      </w:r>
      <w:r>
        <w:t xml:space="preserve"> </w:t>
      </w:r>
      <w:r>
        <w:rPr>
          <w:i/>
          <w:iCs/>
        </w:rPr>
        <w:t xml:space="preserve">DATA</w:t>
      </w:r>
      <w:r>
        <w:rPr>
          <w:i/>
          <w:iCs/>
        </w:rPr>
        <w:t xml:space="preserve"> </w:t>
      </w:r>
      <w:r>
        <w:rPr>
          <w:i/>
          <w:iCs/>
        </w:rPr>
        <w:t xml:space="preserve">471/571 (Machine Learning) and</w:t>
      </w:r>
      <w:r>
        <w:rPr>
          <w:i/>
          <w:iCs/>
        </w:rPr>
        <w:t xml:space="preserve"> </w:t>
      </w:r>
      <w:r>
        <w:rPr>
          <w:i/>
          <w:iCs/>
        </w:rPr>
        <w:t xml:space="preserve">CSCI</w:t>
      </w:r>
      <w:r>
        <w:rPr>
          <w:i/>
          <w:iCs/>
        </w:rPr>
        <w:t xml:space="preserve"> </w:t>
      </w:r>
      <w:r>
        <w:rPr>
          <w:i/>
          <w:iCs/>
        </w:rPr>
        <w:t xml:space="preserve">481/581 (Deep Learning) Video Lectures</w:t>
      </w:r>
      <w:r>
        <w:t xml:space="preserve">. Western Washington University. Accessed September 28, 2026.</w:t>
      </w:r>
      <w:r>
        <w:t xml:space="preserve"> </w:t>
      </w:r>
      <w:hyperlink r:id="rId653">
        <w:r>
          <w:rPr>
            <w:rStyle w:val="Hyperlink"/>
          </w:rPr>
          <w:t xml:space="preserve">https://facultyweb.cs.wwu.edu/~hutchib2/video_lectures/data371/</w:t>
        </w:r>
      </w:hyperlink>
      <w:r>
        <w:t xml:space="preserve">.</w:t>
      </w:r>
    </w:p>
    <w:bookmarkEnd w:id="654"/>
    <w:bookmarkStart w:id="656" w:name="ref-mosaiccalc"/>
    <w:p>
      <w:pPr>
        <w:pStyle w:val="Bibliography"/>
      </w:pPr>
      <w:r>
        <w:t xml:space="preserve">Kaplan, Daniel. 2022.</w:t>
      </w:r>
      <w:r>
        <w:t xml:space="preserve"> </w:t>
      </w:r>
      <w:r>
        <w:rPr>
          <w:i/>
          <w:iCs/>
        </w:rPr>
        <w:t xml:space="preserve">MOSAIC Calculus</w:t>
      </w:r>
      <w:r>
        <w:t xml:space="preserve">. Www.mosaic-web.org.</w:t>
      </w:r>
      <w:r>
        <w:t xml:space="preserve"> </w:t>
      </w:r>
      <w:hyperlink r:id="rId655">
        <w:r>
          <w:rPr>
            <w:rStyle w:val="Hyperlink"/>
          </w:rPr>
          <w:t xml:space="preserve">www.mosaic-web.org</w:t>
        </w:r>
      </w:hyperlink>
      <w:r>
        <w:t xml:space="preserve">.</w:t>
      </w:r>
    </w:p>
    <w:bookmarkEnd w:id="656"/>
    <w:bookmarkStart w:id="658" w:name="ref-petersen2012matrix"/>
    <w:p>
      <w:pPr>
        <w:pStyle w:val="Bibliography"/>
      </w:pPr>
      <w:r>
        <w:t xml:space="preserve">Petersen, Kaare Brandt, and Michael Syskind Pedersen. 2012.</w:t>
      </w:r>
      <w:r>
        <w:t xml:space="preserve"> </w:t>
      </w:r>
      <w:r>
        <w:rPr>
          <w:i/>
          <w:iCs/>
        </w:rPr>
        <w:t xml:space="preserve">The Matrix Cookbook</w:t>
      </w:r>
      <w:r>
        <w:t xml:space="preserve">. Technical University of Denmark.</w:t>
      </w:r>
      <w:r>
        <w:t xml:space="preserve"> </w:t>
      </w:r>
      <w:hyperlink r:id="rId657">
        <w:r>
          <w:rPr>
            <w:rStyle w:val="Hyperlink"/>
          </w:rPr>
          <w:t xml:space="preserve">https://www2.imm.dtu.dk/pubdb/edoc/imm3274.pdf</w:t>
        </w:r>
      </w:hyperlink>
      <w:r>
        <w:t xml:space="preserve">.</w:t>
      </w:r>
    </w:p>
    <w:bookmarkEnd w:id="658"/>
    <w:bookmarkStart w:id="659" w:name="ref-searle2017matrix"/>
    <w:p>
      <w:pPr>
        <w:pStyle w:val="Bibliography"/>
      </w:pPr>
      <w:r>
        <w:t xml:space="preserve">Searle, Shayle R, and Andre I Khuri. 2017.</w:t>
      </w:r>
      <w:r>
        <w:t xml:space="preserve"> </w:t>
      </w:r>
      <w:r>
        <w:rPr>
          <w:i/>
          <w:iCs/>
        </w:rPr>
        <w:t xml:space="preserve">Matrix Algebra Useful for Statistics</w:t>
      </w:r>
      <w:r>
        <w:t xml:space="preserve">. John Wiley &amp; Sons.</w:t>
      </w:r>
    </w:p>
    <w:bookmarkEnd w:id="659"/>
    <w:bookmarkStart w:id="661" w:name="ref-strang2023linear"/>
    <w:p>
      <w:pPr>
        <w:pStyle w:val="Bibliography"/>
      </w:pPr>
      <w:r>
        <w:t xml:space="preserve">Strang, Gilbert. 2023.</w:t>
      </w:r>
      <w:r>
        <w:t xml:space="preserve"> </w:t>
      </w:r>
      <w:r>
        <w:rPr>
          <w:i/>
          <w:iCs/>
        </w:rPr>
        <w:t xml:space="preserve">Introduction to Linear Algebra</w:t>
      </w:r>
      <w:r>
        <w:t xml:space="preserve">. 6th ed. Wellesley-Cambridge Press.</w:t>
      </w:r>
      <w:r>
        <w:t xml:space="preserve"> </w:t>
      </w:r>
      <w:hyperlink r:id="rId660">
        <w:r>
          <w:rPr>
            <w:rStyle w:val="Hyperlink"/>
          </w:rPr>
          <w:t xml:space="preserve">https://math.mit.edu/~gs/linearalgebra/</w:t>
        </w:r>
      </w:hyperlink>
      <w:r>
        <w:t xml:space="preserve">.</w:t>
      </w:r>
    </w:p>
    <w:bookmarkEnd w:id="661"/>
    <w:bookmarkStart w:id="663" w:name="ref-zhou2024eig"/>
    <w:p>
      <w:pPr>
        <w:pStyle w:val="Bibliography"/>
      </w:pPr>
      <w:r>
        <w:t xml:space="preserve">Zhou, Hua. 2024a.</w:t>
      </w:r>
      <w:r>
        <w:t xml:space="preserve"> </w:t>
      </w:r>
      <w:r>
        <w:rPr>
          <w:i/>
          <w:iCs/>
        </w:rPr>
        <w:t xml:space="preserve">Eigen-Decomposition</w:t>
      </w:r>
      <w:r>
        <w:t xml:space="preserve">. Lecture notes for Biostat 216, Mathematical Methods for Biostatistics, University of California, Los Angeles.</w:t>
      </w:r>
      <w:r>
        <w:t xml:space="preserve"> </w:t>
      </w:r>
      <w:hyperlink r:id="rId662">
        <w:r>
          <w:rPr>
            <w:rStyle w:val="Hyperlink"/>
          </w:rPr>
          <w:t xml:space="preserve">https://ucla-biostat-216.github.io/2024fall/slides/10-eig/10-eig.html</w:t>
        </w:r>
      </w:hyperlink>
      <w:r>
        <w:t xml:space="preserve">.</w:t>
      </w:r>
    </w:p>
    <w:bookmarkEnd w:id="663"/>
    <w:bookmarkStart w:id="665" w:name="ref-zhou2024ls"/>
    <w:p>
      <w:pPr>
        <w:pStyle w:val="Bibliography"/>
      </w:pPr>
      <w:r>
        <w:t xml:space="preserve">Zhou, Hua. 2024b.</w:t>
      </w:r>
      <w:r>
        <w:t xml:space="preserve"> </w:t>
      </w:r>
      <w:r>
        <w:rPr>
          <w:i/>
          <w:iCs/>
        </w:rPr>
        <w:t xml:space="preserve">Least Squares</w:t>
      </w:r>
      <w:r>
        <w:t xml:space="preserve">. Lecture notes for Biostat 216, Mathematical Methods for Biostatistics, University of California, Los Angeles.</w:t>
      </w:r>
      <w:r>
        <w:t xml:space="preserve"> </w:t>
      </w:r>
      <w:hyperlink r:id="rId664">
        <w:r>
          <w:rPr>
            <w:rStyle w:val="Hyperlink"/>
          </w:rPr>
          <w:t xml:space="preserve">https://ucla-biostat-216.github.io/2024fall/slides/08-ls/08-ls.html</w:t>
        </w:r>
      </w:hyperlink>
      <w:r>
        <w:t xml:space="preserve">.</w:t>
      </w:r>
    </w:p>
    <w:bookmarkEnd w:id="665"/>
    <w:bookmarkStart w:id="667" w:name="ref-zhou2024matinv"/>
    <w:p>
      <w:pPr>
        <w:pStyle w:val="Bibliography"/>
      </w:pPr>
      <w:r>
        <w:t xml:space="preserve">Zhou, Hua. 2024c.</w:t>
      </w:r>
      <w:r>
        <w:t xml:space="preserve"> </w:t>
      </w:r>
      <w:r>
        <w:rPr>
          <w:i/>
          <w:iCs/>
        </w:rPr>
        <w:t xml:space="preserve">Linear Equations and Matrix Inverses</w:t>
      </w:r>
      <w:r>
        <w:t xml:space="preserve">. Lecture notes for Biostat 216, Mathematical Methods for Biostatistics, University of California, Los Angeles.</w:t>
      </w:r>
      <w:r>
        <w:t xml:space="preserve"> </w:t>
      </w:r>
      <w:hyperlink r:id="rId666">
        <w:r>
          <w:rPr>
            <w:rStyle w:val="Hyperlink"/>
          </w:rPr>
          <w:t xml:space="preserve">https://ucla-biostat-216.github.io/2024fall/slides/07-matinv/07-matinv.html</w:t>
        </w:r>
      </w:hyperlink>
      <w:r>
        <w:t xml:space="preserve">.</w:t>
      </w:r>
    </w:p>
    <w:bookmarkEnd w:id="667"/>
    <w:bookmarkStart w:id="669" w:name="ref-zhou2024matrix"/>
    <w:p>
      <w:pPr>
        <w:pStyle w:val="Bibliography"/>
      </w:pPr>
      <w:r>
        <w:t xml:space="preserve">Zhou, Hua. 2024d.</w:t>
      </w:r>
      <w:r>
        <w:t xml:space="preserve"> </w:t>
      </w:r>
      <w:r>
        <w:rPr>
          <w:i/>
          <w:iCs/>
        </w:rPr>
        <w:t xml:space="preserve">Matrices</w:t>
      </w:r>
      <w:r>
        <w:t xml:space="preserve">. Lecture notes for Biostat 216, Mathematical Methods for Biostatistics, University of California, Los Angeles.</w:t>
      </w:r>
      <w:r>
        <w:t xml:space="preserve"> </w:t>
      </w:r>
      <w:hyperlink r:id="rId668">
        <w:r>
          <w:rPr>
            <w:rStyle w:val="Hyperlink"/>
          </w:rPr>
          <w:t xml:space="preserve">https://ucla-biostat-216.github.io/2024fall/slides/03-matrix/03-matrix.html</w:t>
        </w:r>
      </w:hyperlink>
      <w:r>
        <w:t xml:space="preserve">.</w:t>
      </w:r>
    </w:p>
    <w:bookmarkEnd w:id="669"/>
    <w:bookmarkStart w:id="671" w:name="ref-zhou2024orthproj"/>
    <w:p>
      <w:pPr>
        <w:pStyle w:val="Bibliography"/>
      </w:pPr>
      <w:r>
        <w:t xml:space="preserve">Zhou, Hua. 2024e.</w:t>
      </w:r>
      <w:r>
        <w:t xml:space="preserve"> </w:t>
      </w:r>
      <w:r>
        <w:rPr>
          <w:i/>
          <w:iCs/>
        </w:rPr>
        <w:t xml:space="preserve">Orthogonal Projections</w:t>
      </w:r>
      <w:r>
        <w:t xml:space="preserve">. Lecture notes for Biostat 216, Mathematical Methods for Biostatistics, University of California, Los Angeles.</w:t>
      </w:r>
      <w:r>
        <w:t xml:space="preserve"> </w:t>
      </w:r>
      <w:hyperlink r:id="rId670">
        <w:r>
          <w:rPr>
            <w:rStyle w:val="Hyperlink"/>
          </w:rPr>
          <w:t xml:space="preserve">https://ucla-biostat-216.github.io/2024fall/slides/06-orthproj/06-orthproj.html</w:t>
        </w:r>
      </w:hyperlink>
      <w:r>
        <w:t xml:space="preserve">.</w:t>
      </w:r>
    </w:p>
    <w:bookmarkEnd w:id="671"/>
    <w:bookmarkStart w:id="673" w:name="ref-zhou2024rank"/>
    <w:p>
      <w:pPr>
        <w:pStyle w:val="Bibliography"/>
      </w:pPr>
      <w:r>
        <w:t xml:space="preserve">Zhou, Hua. 2024f.</w:t>
      </w:r>
      <w:r>
        <w:t xml:space="preserve"> </w:t>
      </w:r>
      <w:r>
        <w:rPr>
          <w:i/>
          <w:iCs/>
        </w:rPr>
        <w:t xml:space="preserve">Rank and Nullity</w:t>
      </w:r>
      <w:r>
        <w:t xml:space="preserve">. Lecture notes for Biostat 216, Mathematical Methods for Biostatistics, University of California, Los Angeles.</w:t>
      </w:r>
      <w:r>
        <w:t xml:space="preserve"> </w:t>
      </w:r>
      <w:hyperlink r:id="rId672">
        <w:r>
          <w:rPr>
            <w:rStyle w:val="Hyperlink"/>
          </w:rPr>
          <w:t xml:space="preserve">https://ucla-biostat-216.github.io/2024fall/slides/05-rank/05-rank.html</w:t>
        </w:r>
      </w:hyperlink>
      <w:r>
        <w:t xml:space="preserve">.</w:t>
      </w:r>
    </w:p>
    <w:bookmarkEnd w:id="673"/>
    <w:bookmarkStart w:id="675" w:name="ref-zhou2024pd"/>
    <w:p>
      <w:pPr>
        <w:pStyle w:val="Bibliography"/>
      </w:pPr>
      <w:r>
        <w:t xml:space="preserve">Zhou, Hua. 2024g.</w:t>
      </w:r>
      <w:r>
        <w:t xml:space="preserve"> </w:t>
      </w:r>
      <w:r>
        <w:rPr>
          <w:i/>
          <w:iCs/>
        </w:rPr>
        <w:t xml:space="preserve">Symmetric Positive Definite Matrices</w:t>
      </w:r>
      <w:r>
        <w:t xml:space="preserve">. Lecture notes for Biostat 216, Mathematical Methods for Biostatistics, University of California, Los Angeles.</w:t>
      </w:r>
      <w:r>
        <w:t xml:space="preserve"> </w:t>
      </w:r>
      <w:hyperlink r:id="rId674">
        <w:r>
          <w:rPr>
            <w:rStyle w:val="Hyperlink"/>
          </w:rPr>
          <w:t xml:space="preserve">https://ucla-biostat-216.github.io/2024fall/slides/11-pd/11-pd.html</w:t>
        </w:r>
      </w:hyperlink>
      <w:r>
        <w:t xml:space="preserve">.</w:t>
      </w:r>
    </w:p>
    <w:bookmarkEnd w:id="675"/>
    <w:bookmarkStart w:id="677" w:name="ref-zhou2024vecsp"/>
    <w:p>
      <w:pPr>
        <w:pStyle w:val="Bibliography"/>
      </w:pPr>
      <w:r>
        <w:t xml:space="preserve">Zhou, Hua. 2024h.</w:t>
      </w:r>
      <w:r>
        <w:t xml:space="preserve"> </w:t>
      </w:r>
      <w:r>
        <w:rPr>
          <w:i/>
          <w:iCs/>
        </w:rPr>
        <w:t xml:space="preserve">Vector Space</w:t>
      </w:r>
      <w:r>
        <w:t xml:space="preserve">. Lecture notes for Biostat 216, Mathematical Methods for Biostatistics, University of California, Los Angeles.</w:t>
      </w:r>
      <w:r>
        <w:t xml:space="preserve"> </w:t>
      </w:r>
      <w:hyperlink r:id="rId676">
        <w:r>
          <w:rPr>
            <w:rStyle w:val="Hyperlink"/>
          </w:rPr>
          <w:t xml:space="preserve">https://ucla-biostat-216.github.io/2024fall/slides/04-vecsp/04-vecsp.html</w:t>
        </w:r>
      </w:hyperlink>
      <w:r>
        <w:t xml:space="preserve">.</w:t>
      </w:r>
    </w:p>
    <w:bookmarkEnd w:id="677"/>
    <w:bookmarkStart w:id="679" w:name="ref-zhou2024vector"/>
    <w:p>
      <w:pPr>
        <w:pStyle w:val="Bibliography"/>
      </w:pPr>
      <w:r>
        <w:t xml:space="preserve">Zhou, Hua. 2024i.</w:t>
      </w:r>
      <w:r>
        <w:t xml:space="preserve"> </w:t>
      </w:r>
      <w:r>
        <w:rPr>
          <w:i/>
          <w:iCs/>
        </w:rPr>
        <w:t xml:space="preserve">Vectors</w:t>
      </w:r>
      <w:r>
        <w:t xml:space="preserve">. Lecture notes for Biostat 216, Mathematical Methods for Biostatistics, University of California, Los Angeles.</w:t>
      </w:r>
      <w:r>
        <w:t xml:space="preserve"> </w:t>
      </w:r>
      <w:hyperlink r:id="rId678">
        <w:r>
          <w:rPr>
            <w:rStyle w:val="Hyperlink"/>
          </w:rPr>
          <w:t xml:space="preserve">https://ucla-biostat-216.github.io/2024fall/slides/02-vector/02-vector.html</w:t>
        </w:r>
      </w:hyperlink>
      <w:r>
        <w:t xml:space="preserve">.</w:t>
      </w:r>
    </w:p>
    <w:bookmarkEnd w:id="679"/>
    <w:bookmarkEnd w:id="680"/>
    <w:bookmarkEnd w:id="68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1"/>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1"/>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1"/>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1"/>
  </w:num>
  <w:num w:numId="1056">
    <w:abstractNumId w:val="991"/>
  </w:num>
  <w:num w:numId="1057">
    <w:abstractNumId w:val="991"/>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1"/>
  </w:num>
  <w:num w:numId="1081">
    <w:abstractNumId w:val="991"/>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1"/>
  </w:num>
  <w:num w:numId="1085">
    <w:abstractNumId w:val="991"/>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1"/>
  </w:num>
  <w:num w:numId="1091">
    <w:abstractNumId w:val="991"/>
  </w:num>
  <w:num w:numId="10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1"/>
  </w:num>
  <w:num w:numId="1095">
    <w:abstractNumId w:val="991"/>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1"/>
  </w:num>
  <w:num w:numId="1098">
    <w:abstractNumId w:val="991"/>
  </w:num>
  <w:num w:numId="10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1"/>
  </w:num>
  <w:num w:numId="1101">
    <w:abstractNumId w:val="991"/>
  </w:num>
  <w:num w:numId="1102">
    <w:abstractNumId w:val="991"/>
  </w:num>
  <w:num w:numId="11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4">
    <w:abstractNumId w:val="991"/>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1"/>
  </w:num>
  <w:num w:numId="1107">
    <w:abstractNumId w:val="991"/>
  </w:num>
  <w:num w:numId="1108">
    <w:abstractNumId w:val="991"/>
  </w:num>
  <w:num w:numId="1109">
    <w:abstractNumId w:val="991"/>
  </w:num>
  <w:num w:numId="11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1">
    <w:abstractNumId w:val="991"/>
  </w:num>
  <w:num w:numId="11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81" Type="http://schemas.openxmlformats.org/officeDocument/2006/relationships/image" Target="media/rId181.png"/><Relationship Id="rId68" Type="http://schemas.openxmlformats.org/officeDocument/2006/relationships/image" Target="media/rId68.png"/><Relationship Id="rId262" Type="http://schemas.openxmlformats.org/officeDocument/2006/relationships/image" Target="media/rId262.png"/><Relationship Id="rId319" Type="http://schemas.openxmlformats.org/officeDocument/2006/relationships/hyperlink" Target="algebra-basics.html#def-absolute-value" TargetMode="External"/><Relationship Id="rId53" Type="http://schemas.openxmlformats.org/officeDocument/2006/relationships/hyperlink" Target="algebra-basics.html#def-square-root" TargetMode="External"/><Relationship Id="rId284" Type="http://schemas.openxmlformats.org/officeDocument/2006/relationships/hyperlink" Target="algebra-basics.html#def-strict-inequality" TargetMode="External"/><Relationship Id="rId616" Type="http://schemas.openxmlformats.org/officeDocument/2006/relationships/hyperlink" Target="algebra-complex.html#def-complex-conjugate" TargetMode="External"/><Relationship Id="rId627" Type="http://schemas.openxmlformats.org/officeDocument/2006/relationships/hyperlink" Target="algebra-complex.html#def-complex-modulus" TargetMode="External"/><Relationship Id="rId438" Type="http://schemas.openxmlformats.org/officeDocument/2006/relationships/hyperlink" Target="algebra-complex.html#def-complex-number" TargetMode="External"/><Relationship Id="rId626" Type="http://schemas.openxmlformats.org/officeDocument/2006/relationships/hyperlink" Target="algebra-complex.html#thm-conj-product" TargetMode="External"/><Relationship Id="rId156" Type="http://schemas.openxmlformats.org/officeDocument/2006/relationships/hyperlink" Target="algebra-exponentials.html#def-affine-function" TargetMode="External"/><Relationship Id="rId157" Type="http://schemas.openxmlformats.org/officeDocument/2006/relationships/hyperlink" Target="algebra-exponentials.html#def-linear-function" TargetMode="External"/><Relationship Id="rId89" Type="http://schemas.openxmlformats.org/officeDocument/2006/relationships/hyperlink" Target="algebra-sums.html#def-associative" TargetMode="External"/><Relationship Id="rId87" Type="http://schemas.openxmlformats.org/officeDocument/2006/relationships/hyperlink" Target="algebra-sums.html#def-commutative" TargetMode="External"/><Relationship Id="rId101" Type="http://schemas.openxmlformats.org/officeDocument/2006/relationships/hyperlink" Target="algebra-sums.html#def-distributive" TargetMode="External"/><Relationship Id="rId36" Type="http://schemas.openxmlformats.org/officeDocument/2006/relationships/hyperlink" Target="algebra-sums.html#def-identity-element" TargetMode="External"/><Relationship Id="rId38" Type="http://schemas.openxmlformats.org/officeDocument/2006/relationships/hyperlink" Target="algebra-sums.html#def-summation" TargetMode="External"/><Relationship Id="rId128" Type="http://schemas.openxmlformats.org/officeDocument/2006/relationships/hyperlink" Target="algebra-sums.html#thm-mult-distr" TargetMode="External"/><Relationship Id="rId130" Type="http://schemas.openxmlformats.org/officeDocument/2006/relationships/hyperlink" Target="algebra-sums.html#thm-prod-symmetric" TargetMode="External"/><Relationship Id="rId131" Type="http://schemas.openxmlformats.org/officeDocument/2006/relationships/hyperlink" Target="algebra-sums.html#thm-sum-constant-factor" TargetMode="External"/><Relationship Id="rId129" Type="http://schemas.openxmlformats.org/officeDocument/2006/relationships/hyperlink" Target="algebra-sums.html#thm-sum-of-sums" TargetMode="External"/><Relationship Id="rId127" Type="http://schemas.openxmlformats.org/officeDocument/2006/relationships/hyperlink" Target="algebra.qmd" TargetMode="External"/><Relationship Id="rId639" Type="http://schemas.openxmlformats.org/officeDocument/2006/relationships/hyperlink" Target="calculus-derivatives.html#def-derivative" TargetMode="External"/><Relationship Id="rId161" Type="http://schemas.openxmlformats.org/officeDocument/2006/relationships/hyperlink" Target="calculus-derivatives.html#def-linear-approximation" TargetMode="External"/><Relationship Id="rId641" Type="http://schemas.openxmlformats.org/officeDocument/2006/relationships/hyperlink" Target="https://doi.org/10.1007/978-3-031-41026-0" TargetMode="External"/><Relationship Id="rId645" Type="http://schemas.openxmlformats.org/officeDocument/2006/relationships/hyperlink" Target="https://doi.org/10.1017/9781108583664" TargetMode="External"/><Relationship Id="rId647" Type="http://schemas.openxmlformats.org/officeDocument/2006/relationships/hyperlink" Target="https://doi.org/10.1201/9781315182780" TargetMode="External"/><Relationship Id="rId649" Type="http://schemas.openxmlformats.org/officeDocument/2006/relationships/hyperlink" Target="https://doi.org/10.1201/9781315370200" TargetMode="External"/><Relationship Id="rId463" Type="http://schemas.openxmlformats.org/officeDocument/2006/relationships/hyperlink" Target="https://en.wikipedia.org/wiki/Definite_matrix" TargetMode="External"/><Relationship Id="rId477" Type="http://schemas.openxmlformats.org/officeDocument/2006/relationships/hyperlink" Target="https://en.wikipedia.org/wiki/Determinant" TargetMode="External"/><Relationship Id="rId30" Type="http://schemas.openxmlformats.org/officeDocument/2006/relationships/hyperlink" Target="https://en.wikipedia.org/wiki/Dot_product#Dyadics_and_matrices" TargetMode="External"/><Relationship Id="rId29" Type="http://schemas.openxmlformats.org/officeDocument/2006/relationships/hyperlink" Target="https://en.wikipedia.org/wiki/Linear_combination" TargetMode="External"/><Relationship Id="rId653" Type="http://schemas.openxmlformats.org/officeDocument/2006/relationships/hyperlink" Target="https://facultyweb.cs.wwu.edu/~hutchib2/video_lectures/data371/" TargetMode="External"/><Relationship Id="rId71" Type="http://schemas.openxmlformats.org/officeDocument/2006/relationships/hyperlink" Target="https://facultyweb.cs.wwu.edu/~hutchib2/video_lectures/data371/#linear_function_basics" TargetMode="External"/><Relationship Id="rId660" Type="http://schemas.openxmlformats.org/officeDocument/2006/relationships/hyperlink" Target="https://math.mit.edu/~gs/linearalgebra/" TargetMode="External"/><Relationship Id="rId412" Type="http://schemas.openxmlformats.org/officeDocument/2006/relationships/hyperlink" Target="https://morrison-lab.github.io/rme/chapters/Linear-models-overview.html#sec-infer-LMs" TargetMode="External"/><Relationship Id="rId678" Type="http://schemas.openxmlformats.org/officeDocument/2006/relationships/hyperlink" Target="https://ucla-biostat-216.github.io/2024fall/slides/02-vector/02-vector.html" TargetMode="External"/><Relationship Id="rId668" Type="http://schemas.openxmlformats.org/officeDocument/2006/relationships/hyperlink" Target="https://ucla-biostat-216.github.io/2024fall/slides/03-matrix/03-matrix.html" TargetMode="External"/><Relationship Id="rId676" Type="http://schemas.openxmlformats.org/officeDocument/2006/relationships/hyperlink" Target="https://ucla-biostat-216.github.io/2024fall/slides/04-vecsp/04-vecsp.html" TargetMode="External"/><Relationship Id="rId672" Type="http://schemas.openxmlformats.org/officeDocument/2006/relationships/hyperlink" Target="https://ucla-biostat-216.github.io/2024fall/slides/05-rank/05-rank.html" TargetMode="External"/><Relationship Id="rId670" Type="http://schemas.openxmlformats.org/officeDocument/2006/relationships/hyperlink" Target="https://ucla-biostat-216.github.io/2024fall/slides/06-orthproj/06-orthproj.html" TargetMode="External"/><Relationship Id="rId666" Type="http://schemas.openxmlformats.org/officeDocument/2006/relationships/hyperlink" Target="https://ucla-biostat-216.github.io/2024fall/slides/07-matinv/07-matinv.html" TargetMode="External"/><Relationship Id="rId664" Type="http://schemas.openxmlformats.org/officeDocument/2006/relationships/hyperlink" Target="https://ucla-biostat-216.github.io/2024fall/slides/08-ls/08-ls.html" TargetMode="External"/><Relationship Id="rId662" Type="http://schemas.openxmlformats.org/officeDocument/2006/relationships/hyperlink" Target="https://ucla-biostat-216.github.io/2024fall/slides/10-eig/10-eig.html" TargetMode="External"/><Relationship Id="rId674" Type="http://schemas.openxmlformats.org/officeDocument/2006/relationships/hyperlink" Target="https://ucla-biostat-216.github.io/2024fall/slides/11-pd/11-pd.html" TargetMode="External"/><Relationship Id="rId73" Type="http://schemas.openxmlformats.org/officeDocument/2006/relationships/hyperlink" Target="https://wwu.instructure.com/courses/1906010/modules#module_3922392" TargetMode="External"/><Relationship Id="rId651" Type="http://schemas.openxmlformats.org/officeDocument/2006/relationships/hyperlink" Target="https://www.deeplearningbook.org/" TargetMode="External"/><Relationship Id="rId655" Type="http://schemas.openxmlformats.org/officeDocument/2006/relationships/hyperlink" Target="https://www.mosaic-web.org" TargetMode="External"/><Relationship Id="rId643" Type="http://schemas.openxmlformats.org/officeDocument/2006/relationships/hyperlink" Target="https://www.routledge.com/Linear-Algebra-and-Matrix-Analysis-for-Statistics/Banerjee-Roy/p/book/9781420095388" TargetMode="External"/><Relationship Id="rId141" Type="http://schemas.openxmlformats.org/officeDocument/2006/relationships/hyperlink" Target="https://www.youtube.com/playlist?list=PLZHQObOWTQDPD3MizzM2xVFitgF8hE_ab" TargetMode="External"/><Relationship Id="rId480" Type="http://schemas.openxmlformats.org/officeDocument/2006/relationships/hyperlink" Target="https://www.youtube.com/watch?v=Ip3X9LOh2dk" TargetMode="External"/><Relationship Id="rId143" Type="http://schemas.openxmlformats.org/officeDocument/2006/relationships/hyperlink" Target="https://www.youtube.com/watch?v=LyGKycYT2v0" TargetMode="External"/><Relationship Id="rId442" Type="http://schemas.openxmlformats.org/officeDocument/2006/relationships/hyperlink" Target="https://www.youtube.com/watch?v=PFDu9oVAE-g" TargetMode="External"/><Relationship Id="rId142" Type="http://schemas.openxmlformats.org/officeDocument/2006/relationships/hyperlink" Target="https://www.youtube.com/watch?v=kYB8IZa5AuE" TargetMode="External"/><Relationship Id="rId657" Type="http://schemas.openxmlformats.org/officeDocument/2006/relationships/hyperlink" Target="https://www2.imm.dtu.dk/pubdb/edoc/imm3274.pdf" TargetMode="External"/><Relationship Id="rId13" Type="http://schemas.openxmlformats.org/officeDocument/2006/relationships/hyperlink" Target="notation.qmd#def-integers" TargetMode="External"/><Relationship Id="rId110" Type="http://schemas.openxmlformats.org/officeDocument/2006/relationships/hyperlink" Target="notation.qmd#def-kronecker-delta" TargetMode="External"/><Relationship Id="rId192" Type="http://schemas.openxmlformats.org/officeDocument/2006/relationships/hyperlink" Target="notation.qmd#def-proof" TargetMode="External"/><Relationship Id="rId14" Type="http://schemas.openxmlformats.org/officeDocument/2006/relationships/hyperlink" Target="notation.qmd#def-real-numbers" TargetMode="External"/><Relationship Id="rId199" Type="http://schemas.openxmlformats.org/officeDocument/2006/relationships/hyperlink" Target="notation.qmd#def-theorem" TargetMode="External"/><Relationship Id="rId133" Type="http://schemas.openxmlformats.org/officeDocument/2006/relationships/hyperlink" Target="proof-writing.qmd#def-proof-by-induction" TargetMode="External"/><Relationship Id="rId146" Type="http://schemas.openxmlformats.org/officeDocument/2006/relationships/hyperlink" Target="sets-functions.qmd#def-composition" TargetMode="External"/><Relationship Id="rId19" Type="http://schemas.openxmlformats.org/officeDocument/2006/relationships/hyperlink" Target="sets-functions.qmd#def-function" TargetMode="External"/><Relationship Id="rId251" Type="http://schemas.openxmlformats.org/officeDocument/2006/relationships/hyperlink" Target="sets-functions.qmd#def-image" TargetMode="External"/><Relationship Id="rId22" Type="http://schemas.openxmlformats.org/officeDocument/2006/relationships/hyperlink" Target="sets-functions.qmd#def-sequence" TargetMode="External"/><Relationship Id="rId411" Type="http://schemas.openxmlformats.org/officeDocument/2006/relationships/hyperlink" Target="vector-calculus.qmd" TargetMode="External"/><Relationship Id="rId72" Type="http://schemas.openxmlformats.org/officeDocument/2006/relationships/hyperlink" Target="vector-calculus.qmd#def-level-set" TargetMode="External"/></Relationships>
</file>

<file path=word/_rels/footnotes.xml.rels><?xml version='1.0' encoding='UTF-8' standalone='yes'?>
<Relationships xmlns="http://schemas.openxmlformats.org/package/2006/relationships"><Relationship Id="rId319" Type="http://schemas.openxmlformats.org/officeDocument/2006/relationships/hyperlink" Target="algebra-basics.html#def-absolute-value" TargetMode="External"/><Relationship Id="rId53" Type="http://schemas.openxmlformats.org/officeDocument/2006/relationships/hyperlink" Target="algebra-basics.html#def-square-root" TargetMode="External"/><Relationship Id="rId284" Type="http://schemas.openxmlformats.org/officeDocument/2006/relationships/hyperlink" Target="algebra-basics.html#def-strict-inequality" TargetMode="External"/><Relationship Id="rId616" Type="http://schemas.openxmlformats.org/officeDocument/2006/relationships/hyperlink" Target="algebra-complex.html#def-complex-conjugate" TargetMode="External"/><Relationship Id="rId627" Type="http://schemas.openxmlformats.org/officeDocument/2006/relationships/hyperlink" Target="algebra-complex.html#def-complex-modulus" TargetMode="External"/><Relationship Id="rId438" Type="http://schemas.openxmlformats.org/officeDocument/2006/relationships/hyperlink" Target="algebra-complex.html#def-complex-number" TargetMode="External"/><Relationship Id="rId626" Type="http://schemas.openxmlformats.org/officeDocument/2006/relationships/hyperlink" Target="algebra-complex.html#thm-conj-product" TargetMode="External"/><Relationship Id="rId156" Type="http://schemas.openxmlformats.org/officeDocument/2006/relationships/hyperlink" Target="algebra-exponentials.html#def-affine-function" TargetMode="External"/><Relationship Id="rId157" Type="http://schemas.openxmlformats.org/officeDocument/2006/relationships/hyperlink" Target="algebra-exponentials.html#def-linear-function" TargetMode="External"/><Relationship Id="rId89" Type="http://schemas.openxmlformats.org/officeDocument/2006/relationships/hyperlink" Target="algebra-sums.html#def-associative" TargetMode="External"/><Relationship Id="rId87" Type="http://schemas.openxmlformats.org/officeDocument/2006/relationships/hyperlink" Target="algebra-sums.html#def-commutative" TargetMode="External"/><Relationship Id="rId101" Type="http://schemas.openxmlformats.org/officeDocument/2006/relationships/hyperlink" Target="algebra-sums.html#def-distributive" TargetMode="External"/><Relationship Id="rId36" Type="http://schemas.openxmlformats.org/officeDocument/2006/relationships/hyperlink" Target="algebra-sums.html#def-identity-element" TargetMode="External"/><Relationship Id="rId38" Type="http://schemas.openxmlformats.org/officeDocument/2006/relationships/hyperlink" Target="algebra-sums.html#def-summation" TargetMode="External"/><Relationship Id="rId128" Type="http://schemas.openxmlformats.org/officeDocument/2006/relationships/hyperlink" Target="algebra-sums.html#thm-mult-distr" TargetMode="External"/><Relationship Id="rId130" Type="http://schemas.openxmlformats.org/officeDocument/2006/relationships/hyperlink" Target="algebra-sums.html#thm-prod-symmetric" TargetMode="External"/><Relationship Id="rId131" Type="http://schemas.openxmlformats.org/officeDocument/2006/relationships/hyperlink" Target="algebra-sums.html#thm-sum-constant-factor" TargetMode="External"/><Relationship Id="rId129" Type="http://schemas.openxmlformats.org/officeDocument/2006/relationships/hyperlink" Target="algebra-sums.html#thm-sum-of-sums" TargetMode="External"/><Relationship Id="rId127" Type="http://schemas.openxmlformats.org/officeDocument/2006/relationships/hyperlink" Target="algebra.qmd" TargetMode="External"/><Relationship Id="rId639" Type="http://schemas.openxmlformats.org/officeDocument/2006/relationships/hyperlink" Target="calculus-derivatives.html#def-derivative" TargetMode="External"/><Relationship Id="rId161" Type="http://schemas.openxmlformats.org/officeDocument/2006/relationships/hyperlink" Target="calculus-derivatives.html#def-linear-approximation" TargetMode="External"/><Relationship Id="rId641" Type="http://schemas.openxmlformats.org/officeDocument/2006/relationships/hyperlink" Target="https://doi.org/10.1007/978-3-031-41026-0" TargetMode="External"/><Relationship Id="rId645" Type="http://schemas.openxmlformats.org/officeDocument/2006/relationships/hyperlink" Target="https://doi.org/10.1017/9781108583664" TargetMode="External"/><Relationship Id="rId647" Type="http://schemas.openxmlformats.org/officeDocument/2006/relationships/hyperlink" Target="https://doi.org/10.1201/9781315182780" TargetMode="External"/><Relationship Id="rId649" Type="http://schemas.openxmlformats.org/officeDocument/2006/relationships/hyperlink" Target="https://doi.org/10.1201/9781315370200" TargetMode="External"/><Relationship Id="rId463" Type="http://schemas.openxmlformats.org/officeDocument/2006/relationships/hyperlink" Target="https://en.wikipedia.org/wiki/Definite_matrix" TargetMode="External"/><Relationship Id="rId477" Type="http://schemas.openxmlformats.org/officeDocument/2006/relationships/hyperlink" Target="https://en.wikipedia.org/wiki/Determinant" TargetMode="External"/><Relationship Id="rId30" Type="http://schemas.openxmlformats.org/officeDocument/2006/relationships/hyperlink" Target="https://en.wikipedia.org/wiki/Dot_product#Dyadics_and_matrices" TargetMode="External"/><Relationship Id="rId29" Type="http://schemas.openxmlformats.org/officeDocument/2006/relationships/hyperlink" Target="https://en.wikipedia.org/wiki/Linear_combination" TargetMode="External"/><Relationship Id="rId653" Type="http://schemas.openxmlformats.org/officeDocument/2006/relationships/hyperlink" Target="https://facultyweb.cs.wwu.edu/~hutchib2/video_lectures/data371/" TargetMode="External"/><Relationship Id="rId71" Type="http://schemas.openxmlformats.org/officeDocument/2006/relationships/hyperlink" Target="https://facultyweb.cs.wwu.edu/~hutchib2/video_lectures/data371/#linear_function_basics" TargetMode="External"/><Relationship Id="rId660" Type="http://schemas.openxmlformats.org/officeDocument/2006/relationships/hyperlink" Target="https://math.mit.edu/~gs/linearalgebra/" TargetMode="External"/><Relationship Id="rId412" Type="http://schemas.openxmlformats.org/officeDocument/2006/relationships/hyperlink" Target="https://morrison-lab.github.io/rme/chapters/Linear-models-overview.html#sec-infer-LMs" TargetMode="External"/><Relationship Id="rId678" Type="http://schemas.openxmlformats.org/officeDocument/2006/relationships/hyperlink" Target="https://ucla-biostat-216.github.io/2024fall/slides/02-vector/02-vector.html" TargetMode="External"/><Relationship Id="rId668" Type="http://schemas.openxmlformats.org/officeDocument/2006/relationships/hyperlink" Target="https://ucla-biostat-216.github.io/2024fall/slides/03-matrix/03-matrix.html" TargetMode="External"/><Relationship Id="rId676" Type="http://schemas.openxmlformats.org/officeDocument/2006/relationships/hyperlink" Target="https://ucla-biostat-216.github.io/2024fall/slides/04-vecsp/04-vecsp.html" TargetMode="External"/><Relationship Id="rId672" Type="http://schemas.openxmlformats.org/officeDocument/2006/relationships/hyperlink" Target="https://ucla-biostat-216.github.io/2024fall/slides/05-rank/05-rank.html" TargetMode="External"/><Relationship Id="rId670" Type="http://schemas.openxmlformats.org/officeDocument/2006/relationships/hyperlink" Target="https://ucla-biostat-216.github.io/2024fall/slides/06-orthproj/06-orthproj.html" TargetMode="External"/><Relationship Id="rId666" Type="http://schemas.openxmlformats.org/officeDocument/2006/relationships/hyperlink" Target="https://ucla-biostat-216.github.io/2024fall/slides/07-matinv/07-matinv.html" TargetMode="External"/><Relationship Id="rId664" Type="http://schemas.openxmlformats.org/officeDocument/2006/relationships/hyperlink" Target="https://ucla-biostat-216.github.io/2024fall/slides/08-ls/08-ls.html" TargetMode="External"/><Relationship Id="rId662" Type="http://schemas.openxmlformats.org/officeDocument/2006/relationships/hyperlink" Target="https://ucla-biostat-216.github.io/2024fall/slides/10-eig/10-eig.html" TargetMode="External"/><Relationship Id="rId674" Type="http://schemas.openxmlformats.org/officeDocument/2006/relationships/hyperlink" Target="https://ucla-biostat-216.github.io/2024fall/slides/11-pd/11-pd.html" TargetMode="External"/><Relationship Id="rId73" Type="http://schemas.openxmlformats.org/officeDocument/2006/relationships/hyperlink" Target="https://wwu.instructure.com/courses/1906010/modules#module_3922392" TargetMode="External"/><Relationship Id="rId651" Type="http://schemas.openxmlformats.org/officeDocument/2006/relationships/hyperlink" Target="https://www.deeplearningbook.org/" TargetMode="External"/><Relationship Id="rId655" Type="http://schemas.openxmlformats.org/officeDocument/2006/relationships/hyperlink" Target="https://www.mosaic-web.org" TargetMode="External"/><Relationship Id="rId643" Type="http://schemas.openxmlformats.org/officeDocument/2006/relationships/hyperlink" Target="https://www.routledge.com/Linear-Algebra-and-Matrix-Analysis-for-Statistics/Banerjee-Roy/p/book/9781420095388" TargetMode="External"/><Relationship Id="rId141" Type="http://schemas.openxmlformats.org/officeDocument/2006/relationships/hyperlink" Target="https://www.youtube.com/playlist?list=PLZHQObOWTQDPD3MizzM2xVFitgF8hE_ab" TargetMode="External"/><Relationship Id="rId480" Type="http://schemas.openxmlformats.org/officeDocument/2006/relationships/hyperlink" Target="https://www.youtube.com/watch?v=Ip3X9LOh2dk" TargetMode="External"/><Relationship Id="rId143" Type="http://schemas.openxmlformats.org/officeDocument/2006/relationships/hyperlink" Target="https://www.youtube.com/watch?v=LyGKycYT2v0" TargetMode="External"/><Relationship Id="rId442" Type="http://schemas.openxmlformats.org/officeDocument/2006/relationships/hyperlink" Target="https://www.youtube.com/watch?v=PFDu9oVAE-g" TargetMode="External"/><Relationship Id="rId142" Type="http://schemas.openxmlformats.org/officeDocument/2006/relationships/hyperlink" Target="https://www.youtube.com/watch?v=kYB8IZa5AuE" TargetMode="External"/><Relationship Id="rId657" Type="http://schemas.openxmlformats.org/officeDocument/2006/relationships/hyperlink" Target="https://www2.imm.dtu.dk/pubdb/edoc/imm3274.pdf" TargetMode="External"/><Relationship Id="rId13" Type="http://schemas.openxmlformats.org/officeDocument/2006/relationships/hyperlink" Target="notation.qmd#def-integers" TargetMode="External"/><Relationship Id="rId110" Type="http://schemas.openxmlformats.org/officeDocument/2006/relationships/hyperlink" Target="notation.qmd#def-kronecker-delta" TargetMode="External"/><Relationship Id="rId192" Type="http://schemas.openxmlformats.org/officeDocument/2006/relationships/hyperlink" Target="notation.qmd#def-proof" TargetMode="External"/><Relationship Id="rId14" Type="http://schemas.openxmlformats.org/officeDocument/2006/relationships/hyperlink" Target="notation.qmd#def-real-numbers" TargetMode="External"/><Relationship Id="rId199" Type="http://schemas.openxmlformats.org/officeDocument/2006/relationships/hyperlink" Target="notation.qmd#def-theorem" TargetMode="External"/><Relationship Id="rId133" Type="http://schemas.openxmlformats.org/officeDocument/2006/relationships/hyperlink" Target="proof-writing.qmd#def-proof-by-induction" TargetMode="External"/><Relationship Id="rId146" Type="http://schemas.openxmlformats.org/officeDocument/2006/relationships/hyperlink" Target="sets-functions.qmd#def-composition" TargetMode="External"/><Relationship Id="rId19" Type="http://schemas.openxmlformats.org/officeDocument/2006/relationships/hyperlink" Target="sets-functions.qmd#def-function" TargetMode="External"/><Relationship Id="rId251" Type="http://schemas.openxmlformats.org/officeDocument/2006/relationships/hyperlink" Target="sets-functions.qmd#def-image" TargetMode="External"/><Relationship Id="rId22" Type="http://schemas.openxmlformats.org/officeDocument/2006/relationships/hyperlink" Target="sets-functions.qmd#def-sequence" TargetMode="External"/><Relationship Id="rId411" Type="http://schemas.openxmlformats.org/officeDocument/2006/relationships/hyperlink" Target="vector-calculus.qmd" TargetMode="External"/><Relationship Id="rId72" Type="http://schemas.openxmlformats.org/officeDocument/2006/relationships/hyperlink" Target="vector-calculus.qmd#def-level-s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Linear Algebra</dc:title>
  <dc:creator/>
  <cp:keywords/>
  <dcterms:created xsi:type="dcterms:W3CDTF">2026-10-12T08:14:50Z</dcterms:created>
  <dcterms:modified xsi:type="dcterms:W3CDTF">2026-10-12T08:14:50Z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2026-10-12 00:32:44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page-xrefs">
    <vt:lpwstr/>
  </property>
  <property fmtid="{D5CDD505-2E9C-101B-9397-08002B2CF9AE}" pid="17" name="page-xrefs-math">
    <vt:lpwstr/>
  </property>
  <property fmtid="{D5CDD505-2E9C-101B-9397-08002B2CF9AE}" pid="18" name="toc-title">
    <vt:lpwstr>Table of contents</vt:lpwstr>
  </property>
</Properties>
</file>