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02:45:37 (PDT)</w:delText>
        </w:r>
      </w:del>
    </w:p>
    <w:p>
      <w:pPr>
        <w:pStyle w:val="Date"/>
      </w:pPr>
      <w:ins w:id="2" w:author="PR Preview" w:date="2026-01-01T00:00:00Z">
        <w:r>
          <w:t xml:space="preserve">Last modified: 2026-10-16 02:51:06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2026-10-16T10:45:03Z</dcterms:created>
  <dcterms:modified xsi:type="dcterms:W3CDTF">2026-10-16T10:45:03Z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02:51:06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