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Functions</w:t>
      </w:r>
    </w:p>
    <w:p>
      <w:pPr>
        <w:pStyle w:val="Date"/>
      </w:pPr>
      <w:del w:id="1" w:author="PR Preview" w:date="2026-01-01T00:00:00Z">
        <w:r>
          <w:delText xml:space="preserve">Last modified: 2026-10-16 02:45:37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02:51:06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Random variables, densities, and measures are functions.</w:t>
      </w:r>
      <w:r>
        <w:t xml:space="preserve"> </w:t>
      </w:r>
      <w:r>
        <w:t xml:space="preserve">This page collects the definitions of functions, sequences, and countable sets</w:t>
      </w:r>
      <w:r>
        <w:t xml:space="preserve"> </w:t>
      </w:r>
      <w:r>
        <w:t xml:space="preserve">that the Morrison Lab’s probability and statistics notes build on.</w:t>
      </w:r>
      <w:r>
        <w:t xml:space="preserve"> </w:t>
      </w:r>
      <w:r>
        <w:t xml:space="preserve">The functions here go between the sets defined on the</w:t>
      </w:r>
      <w:r>
        <w:t xml:space="preserve"> </w:t>
      </w:r>
      <w:hyperlink r:id="rId9">
        <w:r>
          <w:rPr>
            <w:rStyle w:val="Hyperlink"/>
          </w:rPr>
          <w:t xml:space="preserve">Sets</w:t>
        </w:r>
      </w:hyperlink>
      <w:r>
        <w:t xml:space="preserve"> </w:t>
      </w:r>
      <w:r>
        <w:t xml:space="preserve">page.</w:t>
      </w:r>
    </w:p>
    <w:bookmarkStart w:id="42" w:name="functions"/>
    <w:p>
      <w:pPr>
        <w:pStyle w:val="Heading2"/>
      </w:pPr>
      <w:r>
        <w:t xml:space="preserve">1 Functions</w:t>
      </w:r>
    </w:p>
    <w:bookmarkStart w:id="10" w:name="def-function"/>
    <w:p>
      <w:pPr>
        <w:pStyle w:val="FirstParagraph"/>
      </w:pPr>
      <w:r>
        <w:rPr>
          <w:b/>
          <w:bCs/>
        </w:rPr>
        <w:t xml:space="preserve">Definition 1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10"/>
    <w:bookmarkStart w:id="11" w:name="exm-function"/>
    <w:p>
      <w:pPr>
        <w:pStyle w:val="BodyText"/>
      </w:pPr>
      <w:r>
        <w:rPr>
          <w:b/>
          <w:bCs/>
        </w:rPr>
        <w:t xml:space="preserve">Example 1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11"/>
    <w:bookmarkStart w:id="13" w:name="def-relation"/>
    <w:p>
      <w:pPr>
        <w:pStyle w:val="BodyText"/>
      </w:pPr>
      <w:r>
        <w:rPr>
          <w:b/>
          <w:bCs/>
        </w:rPr>
        <w:t xml:space="preserve">Definition 2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r:id="rId12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13"/>
    <w:bookmarkStart w:id="14" w:name="exm-relation"/>
    <w:p>
      <w:pPr>
        <w:pStyle w:val="BodyText"/>
      </w:pPr>
      <w:r>
        <w:rPr>
          <w:b/>
          <w:bCs/>
        </w:rPr>
        <w:t xml:space="preserve">Example 2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14"/>
    <w:bookmarkStart w:id="15" w:name="def-domain"/>
    <w:p>
      <w:pPr>
        <w:pStyle w:val="BodyText"/>
      </w:pPr>
      <w:r>
        <w:rPr>
          <w:b/>
          <w:bCs/>
        </w:rPr>
        <w:t xml:space="preserve">Definition 3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15"/>
    <w:bookmarkStart w:id="16" w:name="def-codomain"/>
    <w:p>
      <w:pPr>
        <w:pStyle w:val="BodyText"/>
      </w:pPr>
      <w:r>
        <w:rPr>
          <w:b/>
          <w:bCs/>
        </w:rPr>
        <w:t xml:space="preserve">Definition 4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16"/>
    <w:bookmarkStart w:id="17" w:name="def-image"/>
    <w:p>
      <w:pPr>
        <w:pStyle w:val="BodyText"/>
      </w:pPr>
      <w:r>
        <w:rPr>
          <w:b/>
          <w:bCs/>
        </w:rPr>
        <w:t xml:space="preserve">Definition 5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9" w:name="rem-image-range"/>
    <w:p>
      <w:pPr>
        <w:pStyle w:val="BodyText"/>
      </w:pPr>
      <w:r>
        <w:rPr>
          <w:i/>
          <w:iCs/>
        </w:rPr>
        <w:t xml:space="preserve">Remark 1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domain-codomain-image"/>
    <w:p>
      <w:pPr>
        <w:pStyle w:val="BodyText"/>
      </w:pPr>
      <w:r>
        <w:rPr>
          <w:b/>
          <w:bCs/>
        </w:rPr>
        <w:t xml:space="preserve">Example 3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20"/>
    <w:bookmarkStart w:id="21" w:name="def-graph"/>
    <w:p>
      <w:pPr>
        <w:pStyle w:val="BodyText"/>
      </w:pPr>
      <w:r>
        <w:rPr>
          <w:b/>
          <w:bCs/>
        </w:rPr>
        <w:t xml:space="preserve">Definition 6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2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bookmarkEnd w:id="21"/>
    <w:bookmarkStart w:id="22" w:name="exm-graph"/>
    <w:p>
      <w:pPr>
        <w:pStyle w:val="FirstParagraph"/>
      </w:pPr>
      <w:r>
        <w:rPr>
          <w:b/>
          <w:bCs/>
        </w:rPr>
        <w:t xml:space="preserve">Example 4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22"/>
    <w:bookmarkStart w:id="23" w:name="rem-graph-real-function"/>
    <w:p>
      <w:pPr>
        <w:pStyle w:val="BodyText"/>
      </w:pPr>
      <w:r>
        <w:rPr>
          <w:i/>
          <w:iCs/>
        </w:rPr>
        <w:t xml:space="preserve">Remark 2</w:t>
      </w:r>
      <w:r>
        <w:t xml:space="preserve"> (The graph of a real function is a curve). </w:t>
      </w: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23"/>
    <w:bookmarkStart w:id="24" w:name="rem-function-as-set-of-pairs"/>
    <w:p>
      <w:pPr>
        <w:pStyle w:val="BodyText"/>
      </w:pPr>
      <w:r>
        <w:rPr>
          <w:i/>
          <w:iCs/>
        </w:rPr>
        <w:t xml:space="preserve">Remark 3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r:id="rId12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24"/>
    <w:bookmarkStart w:id="25" w:name="def-composition"/>
    <w:p>
      <w:pPr>
        <w:pStyle w:val="BodyText"/>
      </w:pPr>
      <w:r>
        <w:rPr>
          <w:b/>
          <w:bCs/>
        </w:rPr>
        <w:t xml:space="preserve">Definition 7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inner-function"/>
    <w:p>
      <w:pPr>
        <w:pStyle w:val="FirstParagraph"/>
      </w:pPr>
      <w:r>
        <w:rPr>
          <w:b/>
          <w:bCs/>
        </w:rPr>
        <w:t xml:space="preserve">Definition 8 (Inner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first.</w:t>
      </w:r>
    </w:p>
    <w:bookmarkEnd w:id="26"/>
    <w:bookmarkStart w:id="27" w:name="def-outer-function"/>
    <w:p>
      <w:pPr>
        <w:pStyle w:val="BodyText"/>
      </w:pPr>
      <w:r>
        <w:rPr>
          <w:b/>
          <w:bCs/>
        </w:rPr>
        <w:t xml:space="preserve">Definition 9 (Outer function)</w:t>
      </w:r>
      <w:r>
        <w:t xml:space="preserve"> </w:t>
      </w:r>
      <w:r>
        <w:t xml:space="preserve">In a composition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(</w:t>
      </w:r>
      <w:hyperlink w:anchor="def-composition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27"/>
    <w:bookmarkStart w:id="28" w:name="exm-composition"/>
    <w:p>
      <w:pPr>
        <w:pStyle w:val="BodyText"/>
      </w:pPr>
      <w:r>
        <w:rPr>
          <w:b/>
          <w:bCs/>
        </w:rPr>
        <w:t xml:space="preserve">Example 5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28"/>
    <w:bookmarkStart w:id="29" w:name="def-inverse-function"/>
    <w:p>
      <w:pPr>
        <w:pStyle w:val="BodyText"/>
      </w:pPr>
      <w:r>
        <w:rPr>
          <w:b/>
          <w:bCs/>
        </w:rPr>
        <w:t xml:space="preserve">Definition 10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06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29"/>
    <w:bookmarkStart w:id="30" w:name="rem-inverse-not-reciprocal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30"/>
    <w:bookmarkStart w:id="31" w:name="exm-inverse-function"/>
    <w:p>
      <w:pPr>
        <w:pStyle w:val="BodyText"/>
      </w:pPr>
      <w:r>
        <w:rPr>
          <w:b/>
          <w:bCs/>
        </w:rPr>
        <w:t xml:space="preserve">Example 6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31"/>
    <w:bookmarkStart w:id="33" w:name="def-elementwise-function"/>
    <w:p>
      <w:pPr>
        <w:pStyle w:val="FirstParagraph"/>
      </w:pPr>
      <w:r>
        <w:rPr>
          <w:b/>
          <w:bCs/>
        </w:rPr>
        <w:t xml:space="preserve">Definition 11 (Elementwise application of a function to a vector)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 function (</w:t>
      </w:r>
      <w:hyperlink w:anchor="def-function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vector whose entries all lie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elementwise application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vector 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⊙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a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:</m:t>
        </m:r>
        <m:sSup>
          <m:e>
            <m:r>
              <m:t>A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sSup>
          <m:e>
            <m:r>
              <m:t>B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</m:oMath>
      <w:r>
        <w:t xml:space="preserve">-fold Cartesian product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 itself (</w:t>
      </w:r>
      <w:hyperlink r:id="rId32">
        <w:r>
          <w:rPr>
            <w:rStyle w:val="Hyperlink"/>
          </w:rPr>
          <w:t xml:space="preserve">definition</w:t>
        </w:r>
      </w:hyperlink>
      <w:r>
        <w:t xml:space="preserve">).</w:t>
      </w:r>
    </w:p>
    <w:bookmarkEnd w:id="33"/>
    <w:bookmarkStart w:id="34" w:name="exm-elementwise-function"/>
    <w:p>
      <w:pPr>
        <w:pStyle w:val="BodyText"/>
      </w:pPr>
      <w:r>
        <w:rPr>
          <w:b/>
          <w:bCs/>
        </w:rPr>
        <w:t xml:space="preserve">Example 7 (The exponential and logistic functions applied to a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 the logistic function</w:t>
      </w:r>
      <w:r>
        <w:t xml:space="preserve"> </w:t>
      </w:r>
      <m:oMath>
        <m:r>
          <m:rPr>
            <m:sty m:val="p"/>
          </m:rPr>
          <m:t>expit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t</m:t>
                </m:r>
              </m:sup>
            </m:sSup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exp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expit</m:t>
                  </m:r>
                </m:e>
                <m:sup>
                  <m:r>
                    <m:rPr>
                      <m:sty m:val="p"/>
                    </m:rPr>
                    <m:t>⊙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expit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code evaluates both, using R’s</w:t>
      </w:r>
      <w:r>
        <w:t xml:space="preserve"> </w:t>
      </w:r>
      <w:r>
        <w:rPr>
          <w:rStyle w:val="VerbatimChar"/>
        </w:rPr>
        <w:t xml:space="preserve">exp()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,</w:t>
      </w:r>
      <w:r>
        <w:t xml:space="preserve"> </w:t>
      </w:r>
      <w:r>
        <w:t xml:space="preserve">which apply to a vector entry by entry.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expit_x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exp_x</w:t>
      </w:r>
      <w:r>
        <w:br/>
      </w:r>
      <w:r>
        <w:rPr>
          <w:rStyle w:val="CommentTok"/>
        </w:rPr>
        <w:t xml:space="preserve">#&gt; [1] 0.3678794 1.0000000 7.3890561</w:t>
      </w:r>
      <w:r>
        <w:br/>
      </w:r>
      <w:r>
        <w:rPr>
          <w:rStyle w:val="NormalTok"/>
        </w:rPr>
        <w:t xml:space="preserve">expit_x</w:t>
      </w:r>
      <w:r>
        <w:br/>
      </w:r>
      <w:r>
        <w:rPr>
          <w:rStyle w:val="CommentTok"/>
        </w:rPr>
        <w:t xml:space="preserve">#&gt; [1] 0.2689414 0.5000000 0.8807971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(0.3679, 1, 7.3891)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expit</m:t>
            </m:r>
          </m:e>
          <m:sup>
            <m:r>
              <m:rPr>
                <m:sty m:val="p"/>
              </m:rPr>
              <m:t>⊙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(0.2689, 0.5, 0.8808).</w:t>
      </w:r>
      <w:r>
        <w:t xml:space="preserve"> </w:t>
      </w:r>
      <w:r>
        <w:t xml:space="preserve">Each entry of the output depends only on the entry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same position.</w:t>
      </w:r>
    </w:p>
    <w:bookmarkEnd w:id="34"/>
    <w:bookmarkStart w:id="36" w:name="rem-elementwise-function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(Notation and software for elementwise application). </w:t>
      </w:r>
    </w:p>
    <w:p>
      <w:pPr>
        <w:pStyle w:val="Compact"/>
        <w:numPr>
          <w:ilvl w:val="0"/>
          <w:numId w:val="1008"/>
        </w:numPr>
      </w:pPr>
      <w:r>
        <w:t xml:space="preserve">The superscript</w:t>
      </w:r>
      <w:r>
        <w:t xml:space="preserve"> </w:t>
      </w:r>
      <m:oMath>
        <m:r>
          <m:rPr>
            <m:sty m:val="p"/>
          </m:rPr>
          <m:t>⊙</m:t>
        </m:r>
      </m:oMath>
      <w:r>
        <w:t xml:space="preserve"> </w:t>
      </w:r>
      <w:r>
        <w:t xml:space="preserve">keeps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 </w:t>
      </w:r>
      <w:r>
        <w:t xml:space="preserve">apart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Where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a whole vector as its argument,</w:t>
      </w:r>
      <w:r>
        <w:t xml:space="preserve"> </w:t>
      </w:r>
      <w:r>
        <w:t xml:space="preserve">as in the multivariable calculus of</w:t>
      </w:r>
      <w:r>
        <w:t xml:space="preserve"> </w:t>
      </w:r>
      <w:hyperlink r:id="rId35">
        <w:r>
          <w:rPr>
            <w:rStyle w:val="Hyperlink"/>
          </w:rPr>
          <w:t xml:space="preserve">vector calculus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evaluated at the vector,</w:t>
      </w:r>
      <w:r>
        <w:t xml:space="preserve"> </w:t>
      </w:r>
      <w:r>
        <w:t xml:space="preserve">which is generally not the vector of its values at the entries.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parameters, as in</w:t>
      </w:r>
      <w:r>
        <w:t xml:space="preserve"> </w:t>
      </w:r>
      <m:oMath>
        <m:sSub>
          <m:e>
            <m:r>
              <m:t>f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the same parameters are used at every entry.</w:t>
      </w:r>
    </w:p>
    <w:p>
      <w:pPr>
        <w:pStyle w:val="Compact"/>
        <w:numPr>
          <w:ilvl w:val="0"/>
          <w:numId w:val="1008"/>
        </w:numPr>
      </w:pPr>
      <w:r>
        <w:t xml:space="preserve">Software usually applies a scalar function to a vector this way,</w:t>
      </w:r>
      <w:r>
        <w:t xml:space="preserve"> </w:t>
      </w:r>
      <w:r>
        <w:t xml:space="preserve">without a special symbol:</w:t>
      </w:r>
      <w:r>
        <w:t xml:space="preserve"> </w:t>
      </w:r>
      <w:r>
        <w:t xml:space="preserve">R and NumPy evaluate</w:t>
      </w:r>
      <w:r>
        <w:t xml:space="preserve"> </w:t>
      </w:r>
      <w:r>
        <w:rPr>
          <w:rStyle w:val="VerbatimChar"/>
        </w:rPr>
        <w:t xml:space="preserve">exp(x)</w:t>
      </w:r>
      <w:r>
        <w:t xml:space="preserve"> </w:t>
      </w:r>
      <w:r>
        <w:t xml:space="preserve">entry by entry.</w:t>
      </w:r>
      <w:r>
        <w:t xml:space="preserve"> </w:t>
      </w:r>
      <w:r>
        <w:t xml:space="preserve">The matrix exponential of a square matrix is a different function from</w:t>
      </w:r>
      <w:r>
        <w:t xml:space="preserve"> </w:t>
      </w:r>
      <m:oMath>
        <m:sSup>
          <m:e>
            <m:r>
              <m:rPr>
                <m:sty m:val="p"/>
              </m:rPr>
              <m:t>exp</m:t>
            </m:r>
          </m:e>
          <m:sup>
            <m:r>
              <m:rPr>
                <m:sty m:val="p"/>
              </m:rPr>
              <m:t>⊙</m:t>
            </m:r>
          </m:sup>
        </m:sSup>
      </m:oMath>
      <w:r>
        <w:t xml:space="preserve">.</w:t>
      </w:r>
    </w:p>
    <w:bookmarkEnd w:id="36"/>
    <w:bookmarkStart w:id="38" w:name="def-sequence"/>
    <w:p>
      <w:pPr>
        <w:pStyle w:val="FirstParagraph"/>
      </w:pPr>
      <w:r>
        <w:rPr>
          <w:b/>
          <w:bCs/>
        </w:rPr>
        <w:t xml:space="preserve">Definition 12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37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bookmarkStart w:id="39" w:name="def-sequence-term"/>
    <w:p>
      <w:pPr>
        <w:pStyle w:val="BodyText"/>
      </w:pPr>
      <w:r>
        <w:rPr>
          <w:b/>
          <w:bCs/>
        </w:rPr>
        <w:t xml:space="preserve">Definition 13 (Term of a sequence)</w:t>
      </w:r>
      <w:r>
        <w:t xml:space="preserve"> </w:t>
      </w:r>
      <w:r>
        <w:t xml:space="preserve">The value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sequence">
        <w:r>
          <w:rPr>
            <w:rStyle w:val="Hyperlink"/>
          </w:rPr>
          <w:t xml:space="preserve">Definition 12</w:t>
        </w:r>
      </w:hyperlink>
      <w:r>
        <w:t xml:space="preserve">) is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.</w:t>
      </w:r>
    </w:p>
    <w:bookmarkEnd w:id="39"/>
    <w:bookmarkStart w:id="40" w:name="exm-sequence"/>
    <w:p>
      <w:pPr>
        <w:pStyle w:val="BodyText"/>
      </w:pPr>
      <w:r>
        <w:rPr>
          <w:b/>
          <w:bCs/>
        </w:rPr>
        <w:t xml:space="preserve">Example 8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09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40"/>
    <w:bookmarkStart w:id="41" w:name="def-finite-sequence"/>
    <w:p>
      <w:pPr>
        <w:pStyle w:val="FirstParagraph"/>
      </w:pPr>
      <w:r>
        <w:rPr>
          <w:b/>
          <w:bCs/>
        </w:rPr>
        <w:t xml:space="preserve">Definition 14 (Finite sequence)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41"/>
    <w:bookmarkEnd w:id="42"/>
    <w:bookmarkStart w:id="60" w:name="countable-sets"/>
    <w:p>
      <w:pPr>
        <w:pStyle w:val="Heading2"/>
      </w:pPr>
      <w:r>
        <w:t xml:space="preserve">2 Countable sets</w:t>
      </w:r>
    </w:p>
    <w:bookmarkStart w:id="43" w:name="def-finite-set"/>
    <w:p>
      <w:pPr>
        <w:pStyle w:val="FirstParagraph"/>
      </w:pPr>
      <w:r>
        <w:rPr>
          <w:b/>
          <w:bCs/>
        </w:rPr>
        <w:t xml:space="preserve">Definition 15 (Finite 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finite-sequence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</w:p>
    <w:bookmarkEnd w:id="43"/>
    <w:bookmarkStart w:id="44" w:name="def-cardinality"/>
    <w:p>
      <w:pPr>
        <w:pStyle w:val="BodyText"/>
      </w:pPr>
      <w:r>
        <w:rPr>
          <w:b/>
          <w:bCs/>
        </w:rPr>
        <w:t xml:space="preserve">Definition 16 (Cardinality)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), the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such a list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4"/>
    <w:bookmarkStart w:id="47" w:name="rem-cardinality-bars"/>
    <w:p>
      <w:pPr>
        <w:pStyle w:val="BodyText"/>
      </w:pPr>
      <w:r>
        <w:rPr>
          <w:i/>
          <w:iCs/>
        </w:rPr>
        <w:t xml:space="preserve">Remark 6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45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46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47"/>
    <w:bookmarkStart w:id="48" w:name="exm-finite-set"/>
    <w:p>
      <w:pPr>
        <w:pStyle w:val="BodyText"/>
      </w:pPr>
      <w:r>
        <w:rPr>
          <w:b/>
          <w:bCs/>
        </w:rPr>
        <w:t xml:space="preserve">Example 9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48"/>
    <w:bookmarkStart w:id="49" w:name="def-infinite-set"/>
    <w:p>
      <w:pPr>
        <w:pStyle w:val="FirstParagraph"/>
      </w:pPr>
      <w:r>
        <w:rPr>
          <w:b/>
          <w:bCs/>
        </w:rPr>
        <w:t xml:space="preserve">Definition 17 (Infinite set)</w:t>
      </w:r>
      <w:r>
        <w:t xml:space="preserve"> </w:t>
      </w:r>
      <w:r>
        <w:t xml:space="preserve">A set that is not finite 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49"/>
    <w:bookmarkStart w:id="50" w:name="def-countable-set"/>
    <w:p>
      <w:pPr>
        <w:pStyle w:val="BodyText"/>
      </w:pPr>
      <w:r>
        <w:rPr>
          <w:b/>
          <w:bCs/>
        </w:rPr>
        <w:t xml:space="preserve">Definition 18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50"/>
    <w:bookmarkStart w:id="51" w:name="def-countably-infinite"/>
    <w:p>
      <w:pPr>
        <w:pStyle w:val="BodyText"/>
      </w:pPr>
      <w:r>
        <w:rPr>
          <w:b/>
          <w:bCs/>
        </w:rPr>
        <w:t xml:space="preserve">Definition 19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51"/>
    <w:bookmarkStart w:id="54" w:name="exm-countable-set"/>
    <w:p>
      <w:pPr>
        <w:pStyle w:val="BodyText"/>
      </w:pPr>
      <w:r>
        <w:rPr>
          <w:b/>
          <w:bCs/>
        </w:rPr>
        <w:t xml:space="preserve">Example 10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2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1"/>
        </w:numPr>
      </w:pPr>
      <w:r>
        <w:t xml:space="preserve">The</w:t>
      </w:r>
      <w:r>
        <w:t xml:space="preserve"> </w:t>
      </w:r>
      <w:hyperlink r:id="rId53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54"/>
    <w:bookmarkStart w:id="55" w:name="thm-interval-uncountable"/>
    <w:p>
      <w:pPr>
        <w:pStyle w:val="FirstParagraph"/>
      </w:pPr>
      <w:r>
        <w:rPr>
          <w:b/>
          <w:bCs/>
        </w:rPr>
        <w:t xml:space="preserve">Theorem 1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55"/>
    <w:bookmarkStart w:id="59" w:name="rem-cantor-diagonal"/>
    <w:p>
      <w:pPr>
        <w:pStyle w:val="BodyText"/>
      </w:pPr>
      <w:r>
        <w:rPr>
          <w:i/>
          <w:iCs/>
        </w:rPr>
        <w:t xml:space="preserve">Remark 7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56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57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58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59"/>
    <w:bookmarkEnd w:id="60"/>
    <w:bookmarkStart w:id="64" w:name="references"/>
    <w:p>
      <w:pPr>
        <w:pStyle w:val="Heading2"/>
      </w:pPr>
      <w:r>
        <w:t xml:space="preserve">References</w:t>
      </w:r>
    </w:p>
    <w:bookmarkStart w:id="63" w:name="refs"/>
    <w:bookmarkStart w:id="62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61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62"/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hyperlink" Target="algebra-basics.html#def-absolute-value" TargetMode="External"/><Relationship Id="rId46" Type="http://schemas.openxmlformats.org/officeDocument/2006/relationships/hyperlink" Target="algebra-complex.html#def-complex-modulus" TargetMode="External"/><Relationship Id="rId61" Type="http://schemas.openxmlformats.org/officeDocument/2006/relationships/hyperlink" Target="https://doi.org/10.1007/978-1-4757-1645-0" TargetMode="External"/><Relationship Id="rId58" Type="http://schemas.openxmlformats.org/officeDocument/2006/relationships/hyperlink" Target="https://en.wikipedia.org/wiki/Cantor%27s_diagonal_argument" TargetMode="External"/><Relationship Id="rId18" Type="http://schemas.openxmlformats.org/officeDocument/2006/relationships/hyperlink" Target="https://en.wikipedia.org/wiki/Range_of_a_function" TargetMode="External"/><Relationship Id="rId53" Type="http://schemas.openxmlformats.org/officeDocument/2006/relationships/hyperlink" Target="number-systems.qmd#def-integers" TargetMode="External"/><Relationship Id="rId37" Type="http://schemas.openxmlformats.org/officeDocument/2006/relationships/hyperlink" Target="number-systems.qmd#def-natural-numbers" TargetMode="External"/><Relationship Id="rId52" Type="http://schemas.openxmlformats.org/officeDocument/2006/relationships/hyperlink" Target="number-systems.qmd#def-nonnegative-integers" TargetMode="External"/><Relationship Id="rId57" Type="http://schemas.openxmlformats.org/officeDocument/2006/relationships/hyperlink" Target="number-systems.qmd#def-real-numbers" TargetMode="External"/><Relationship Id="rId56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2" Type="http://schemas.openxmlformats.org/officeDocument/2006/relationships/hyperlink" Target="sets.qmd#def-cartesian-product" TargetMode="External"/><Relationship Id="rId12" Type="http://schemas.openxmlformats.org/officeDocument/2006/relationships/hyperlink" Target="sets.qmd#def-ordered-pair" TargetMode="External"/><Relationship Id="rId35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algebra-basics.html#def-absolute-value" TargetMode="External"/><Relationship Id="rId46" Type="http://schemas.openxmlformats.org/officeDocument/2006/relationships/hyperlink" Target="algebra-complex.html#def-complex-modulus" TargetMode="External"/><Relationship Id="rId61" Type="http://schemas.openxmlformats.org/officeDocument/2006/relationships/hyperlink" Target="https://doi.org/10.1007/978-1-4757-1645-0" TargetMode="External"/><Relationship Id="rId58" Type="http://schemas.openxmlformats.org/officeDocument/2006/relationships/hyperlink" Target="https://en.wikipedia.org/wiki/Cantor%27s_diagonal_argument" TargetMode="External"/><Relationship Id="rId18" Type="http://schemas.openxmlformats.org/officeDocument/2006/relationships/hyperlink" Target="https://en.wikipedia.org/wiki/Range_of_a_function" TargetMode="External"/><Relationship Id="rId53" Type="http://schemas.openxmlformats.org/officeDocument/2006/relationships/hyperlink" Target="number-systems.qmd#def-integers" TargetMode="External"/><Relationship Id="rId37" Type="http://schemas.openxmlformats.org/officeDocument/2006/relationships/hyperlink" Target="number-systems.qmd#def-natural-numbers" TargetMode="External"/><Relationship Id="rId52" Type="http://schemas.openxmlformats.org/officeDocument/2006/relationships/hyperlink" Target="number-systems.qmd#def-nonnegative-integers" TargetMode="External"/><Relationship Id="rId57" Type="http://schemas.openxmlformats.org/officeDocument/2006/relationships/hyperlink" Target="number-systems.qmd#def-real-numbers" TargetMode="External"/><Relationship Id="rId56" Type="http://schemas.openxmlformats.org/officeDocument/2006/relationships/hyperlink" Target="proof-writing.qmd#def-proof" TargetMode="External"/><Relationship Id="rId9" Type="http://schemas.openxmlformats.org/officeDocument/2006/relationships/hyperlink" Target="sets.qmd" TargetMode="External"/><Relationship Id="rId32" Type="http://schemas.openxmlformats.org/officeDocument/2006/relationships/hyperlink" Target="sets.qmd#def-cartesian-product" TargetMode="External"/><Relationship Id="rId12" Type="http://schemas.openxmlformats.org/officeDocument/2006/relationships/hyperlink" Target="sets.qmd#def-ordered-pair" TargetMode="External"/><Relationship Id="rId35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Functions</dc:title>
  <dc:creator/>
  <cp:keywords/>
  <dcterms:created xsi:type="dcterms:W3CDTF">2026-10-16T10:22:14Z</dcterms:created>
  <dcterms:modified xsi:type="dcterms:W3CDTF">2026-10-16T10:22:14Z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