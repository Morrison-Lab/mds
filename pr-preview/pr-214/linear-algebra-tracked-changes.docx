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2026-10-08 23:33:31 (PDT)</w:delText>
        </w:r>
      </w:del>
    </w:p>
    <w:p>
      <w:pPr>
        <w:pStyle w:val="Date"/>
      </w:pPr>
      <w:ins w:id="2" w:author="PR Preview" w:date="2026-01-01T00:00:00Z">
        <w:r>
          <w:t xml:space="preserve">Last modified: 2026-10-09 01:32:36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on this page),</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r>
        <w:t xml:space="preserve"> </w:t>
      </w:r>
      <m:oMath>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rPr>
            <m:sty m:val="p"/>
          </m:rPr>
          <m:t>=</m:t>
        </m:r>
        <m:r>
          <m:rPr>
            <m:sty m:val="p"/>
          </m:rPr>
          <m:t>(</m:t>
        </m:r>
        <m:r>
          <m:t>2</m:t>
        </m:r>
        <m:r>
          <m:rPr>
            <m:sty m:val="p"/>
          </m:rPr>
          <m:t>+</m:t>
        </m:r>
        <m:r>
          <m:t>0</m:t>
        </m:r>
        <m:r>
          <m:rPr>
            <m:sty m:val="p"/>
          </m:rPr>
          <m:t>,</m:t>
        </m:r>
        <m:r>
          <m:rPr>
            <m:sty m:val="p"/>
          </m:rPr>
          <m:t>−</m:t>
        </m:r>
        <m:r>
          <m:t>1</m:t>
        </m:r>
        <m:r>
          <m:rPr>
            <m:sty m:val="p"/>
          </m:rPr>
          <m:t>+</m:t>
        </m:r>
        <m:r>
          <m:t>0</m:t>
        </m:r>
        <m:r>
          <m:rPr>
            <m:sty m:val="p"/>
          </m:rPr>
          <m:t>)</m:t>
        </m:r>
        <m:r>
          <m:rPr>
            <m:sty m:val="p"/>
          </m:rPr>
          <m:t>=</m:t>
        </m:r>
        <m:r>
          <m:rPr>
            <m:sty m:val="p"/>
          </m:rPr>
          <m:t>(</m:t>
        </m:r>
        <m:r>
          <m:t>2</m:t>
        </m:r>
        <m:r>
          <m:rPr>
            <m:sty m:val="p"/>
          </m:rPr>
          <m:t>,</m:t>
        </m:r>
        <m:r>
          <m:rPr>
            <m:sty m:val="p"/>
          </m:rPr>
          <m:t>−</m:t>
        </m:r>
        <m:r>
          <m:t>1</m:t>
        </m:r>
        <m:r>
          <m:rPr>
            <m:sty m:val="p"/>
          </m:rPr>
          <m:t>)</m:t>
        </m:r>
      </m:oMath>
      <w:r>
        <w:t xml:space="preserve">.</w:t>
      </w:r>
    </w:p>
    <w:bookmarkEnd w:id="37"/>
    <w:bookmarkStart w:id="39" w:name="def-mean"/>
    <w:p>
      <w:pPr>
        <w:pStyle w:val="BodyText"/>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w:t>
      </w:r>
      <w:hyperlink w:anchor="def-dot-product">
        <w:r>
          <w:rPr>
            <w:rStyle w:val="Hyperlink"/>
          </w:rPr>
          <w:t xml:space="preserve">Definition 7</w:t>
        </w:r>
      </w:hyperlink>
      <w:r>
        <w:t xml:space="preserve">)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r>
        <w:t xml:space="preserve"> </w:t>
      </w:r>
      <m:oMath>
        <m:acc>
          <m:accPr>
            <m:chr m:val="̃"/>
          </m:accPr>
          <m:e>
            <m:r>
              <m:t>1</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r>
          <m:rPr>
            <m:sty m:val="p"/>
          </m:rPr>
          <m:t>=</m:t>
        </m:r>
        <m:nary>
          <m:naryPr>
            <m:chr m:val="∑"/>
            <m:limLoc m:val="undOvr"/>
            <m:subHide m:val="off"/>
            <m:supHide m:val="off"/>
          </m:naryPr>
          <m:sub>
            <m:r>
              <m:t>i</m:t>
            </m:r>
            <m:r>
              <m:rPr>
                <m:sty m:val="p"/>
              </m:rPr>
              <m:t>=</m:t>
            </m:r>
            <m:r>
              <m:t>1</m:t>
            </m:r>
          </m:sub>
          <m:sup>
            <m:r>
              <m:t>p</m:t>
            </m:r>
          </m:sup>
          <m:e>
            <m:sSub>
              <m:e>
                <m:r>
                  <m:t>x</m:t>
                </m:r>
              </m:e>
              <m:sub>
                <m:r>
                  <m:t>i</m:t>
                </m:r>
              </m:sub>
            </m:sSub>
          </m:e>
        </m:nary>
      </m:oMath>
      <w:r>
        <w:t xml:space="preserve">.</w:t>
      </w:r>
      <w:r>
        <w:t xml:space="preserve"> </w:t>
      </w: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r>
        <w:t xml:space="preserve"> </w:t>
      </w:r>
      <m:oMath>
        <m:acc>
          <m:accPr>
            <m:chr m:val="̃"/>
          </m:accPr>
          <m:e>
            <m:r>
              <m:t>1</m:t>
            </m:r>
          </m:e>
        </m:acc>
        <m:r>
          <m:rPr>
            <m:sty m:val="p"/>
          </m:rPr>
          <m:t>⋅</m:t>
        </m:r>
        <m:acc>
          <m:accPr>
            <m:chr m:val="̃"/>
          </m:accPr>
          <m:e>
            <m:r>
              <m:t>x</m:t>
            </m:r>
          </m:e>
        </m:acc>
        <m:r>
          <m:rPr>
            <m:sty m:val="p"/>
          </m:rPr>
          <m:t>=</m:t>
        </m:r>
        <m:r>
          <m:t>2</m:t>
        </m:r>
        <m:r>
          <m:rPr>
            <m:sty m:val="p"/>
          </m:rPr>
          <m:t>+</m:t>
        </m:r>
        <m:r>
          <m:rPr>
            <m:sty m:val="p"/>
          </m:rPr>
          <m:t>(</m:t>
        </m:r>
        <m:r>
          <m:rPr>
            <m:sty m:val="p"/>
          </m:rPr>
          <m:t>−</m:t>
        </m:r>
        <m:r>
          <m:t>1</m:t>
        </m:r>
        <m:r>
          <m:rPr>
            <m:sty m:val="p"/>
          </m:rPr>
          <m:t>)</m:t>
        </m:r>
        <m:r>
          <m:rPr>
            <m:sty m:val="p"/>
          </m:rPr>
          <m:t>+</m:t>
        </m:r>
        <m:r>
          <m:t>5</m:t>
        </m:r>
        <m:r>
          <m:rPr>
            <m:sty m:val="p"/>
          </m:rPr>
          <m:t>=</m:t>
        </m:r>
        <m:r>
          <m:t>6</m:t>
        </m:r>
      </m:oMath>
      <w:r>
        <w:t xml:space="preserve">,</w:t>
      </w:r>
      <w:r>
        <w:t xml:space="preserve"> </w:t>
      </w: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w:t>
      </w:r>
      <w:hyperlink w:anchor="def-dot-product">
        <w:r>
          <w:rPr>
            <w:rStyle w:val="Hyperlink"/>
          </w:rPr>
          <w:t xml:space="preserve">Definition 7</w:t>
        </w:r>
      </w:hyperlink>
      <w:r>
        <w:t xml:space="preserve">)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rPr>
            <m:sty m:val="p"/>
          </m:rPr>
          <m:t>=</m:t>
        </m:r>
        <m:r>
          <m:t>1</m:t>
        </m:r>
        <m:r>
          <m:rPr>
            <m:sty m:val="p"/>
          </m:rPr>
          <m:t>−</m:t>
        </m:r>
        <m:r>
          <m:t>1</m:t>
        </m:r>
        <m:r>
          <m:rPr>
            <m:sty m:val="p"/>
          </m:rPr>
          <m:t>+</m:t>
        </m:r>
        <m:r>
          <m:t>0</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r>
        <w:t xml:space="preserve"> </w:t>
      </w:r>
      <m:oMath>
        <m:r>
          <m:rPr>
            <m:sty m:val="p"/>
          </m:rPr>
          <m:t>(</m:t>
        </m:r>
        <m:r>
          <m:t>1</m:t>
        </m:r>
        <m:r>
          <m:rPr>
            <m:sty m:val="p"/>
          </m:rPr>
          <m:t>,</m:t>
        </m:r>
        <m:r>
          <m:t>2</m:t>
        </m:r>
        <m:r>
          <m:rPr>
            <m:sty m:val="p"/>
          </m:rPr>
          <m:t>)</m:t>
        </m:r>
        <m:r>
          <m:rPr>
            <m:sty m:val="p"/>
          </m:rPr>
          <m:t>⋅</m:t>
        </m:r>
        <m:r>
          <m:rPr>
            <m:sty m:val="p"/>
          </m:rPr>
          <m:t>(</m:t>
        </m:r>
        <m:r>
          <m:t>1</m:t>
        </m:r>
        <m:r>
          <m:rPr>
            <m:sty m:val="p"/>
          </m:rPr>
          <m:t>,</m:t>
        </m:r>
        <m:r>
          <m:t>1</m:t>
        </m:r>
        <m:r>
          <m:rPr>
            <m:sty m:val="p"/>
          </m:rPr>
          <m:t>)</m:t>
        </m:r>
        <m:r>
          <m:rPr>
            <m:sty m:val="p"/>
          </m:rPr>
          <m:t>=</m:t>
        </m:r>
        <m:r>
          <m:t>1</m:t>
        </m:r>
        <m:r>
          <m:rPr>
            <m:sty m:val="p"/>
          </m:rPr>
          <m:t>⋅</m:t>
        </m:r>
        <m:r>
          <m:t>1</m:t>
        </m:r>
        <m:r>
          <m:rPr>
            <m:sty m:val="p"/>
          </m:rPr>
          <m:t>+</m:t>
        </m:r>
        <m:r>
          <m:t>2</m:t>
        </m:r>
        <m:r>
          <m:rPr>
            <m:sty m:val="p"/>
          </m:rPr>
          <m:t>⋅</m:t>
        </m:r>
        <m:r>
          <m:t>1</m:t>
        </m:r>
        <m:r>
          <m:rPr>
            <m:sty m:val="p"/>
          </m:rPr>
          <m:t>=</m:t>
        </m:r>
        <m:r>
          <m:t>3</m:t>
        </m:r>
        <m:r>
          <m:rPr>
            <m:sty m:val="p"/>
          </m:rPr>
          <m:t>≠</m:t>
        </m:r>
        <m:r>
          <m:t>0</m:t>
        </m:r>
      </m:oMath>
      <w:r>
        <w:t xml:space="preserve">,</w:t>
      </w:r>
      <w:r>
        <w:t xml:space="preserve"> </w:t>
      </w: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r>
        <w:t xml:space="preserve"> </w:t>
      </w:r>
      <m:oMath>
        <m:r>
          <m:t>​</m:t>
        </m:r>
        <m:d>
          <m:dPr>
            <m:begChr m:val="∥"/>
            <m:sepChr m:val=""/>
            <m:endChr m:val="∥"/>
            <m:grow/>
          </m:dPr>
          <m:e>
            <m:r>
              <m:rPr>
                <m:sty m:val="p"/>
              </m:rPr>
              <m:t>(</m:t>
            </m:r>
            <m:r>
              <m:t>1</m:t>
            </m:r>
            <m:r>
              <m:rPr>
                <m:sty m:val="p"/>
              </m:rPr>
              <m:t>,</m:t>
            </m:r>
            <m:r>
              <m:t>1</m:t>
            </m:r>
            <m:r>
              <m:rPr>
                <m:sty m:val="p"/>
              </m:rPr>
              <m:t>)</m:t>
            </m:r>
          </m:e>
        </m:d>
        <m:r>
          <m:t>​</m:t>
        </m:r>
        <m:r>
          <m:rPr>
            <m:sty m:val="p"/>
          </m:rPr>
          <m:t>=</m:t>
        </m:r>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r>
          <m:rPr>
            <m:sty m:val="p"/>
          </m:rPr>
          <m:t>≠</m:t>
        </m:r>
        <m:r>
          <m:t>1</m:t>
        </m:r>
      </m:oMath>
      <w:r>
        <w:t xml:space="preserve">.</w:t>
      </w:r>
    </w:p>
    <w:bookmarkEnd w:id="57"/>
    <w:bookmarkStart w:id="58" w:name="exr-euclidean-distance"/>
    <w:p>
      <w:pPr>
        <w:pStyle w:val="BodyText"/>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numPr>
          <w:ilvl w:val="0"/>
          <w:numId w:val="1005"/>
        </w:numPr>
      </w:pPr>
      <m:oMath>
        <m:acc>
          <m:accPr>
            <m:chr m:val="̃"/>
          </m:accPr>
          <m:e>
            <m:r>
              <m:t>x</m:t>
            </m:r>
          </m:e>
        </m:acc>
        <m:r>
          <m:rPr>
            <m:sty m:val="p"/>
          </m:rPr>
          <m:t>−</m:t>
        </m:r>
        <m:acc>
          <m:accPr>
            <m:chr m:val="̃"/>
          </m:accPr>
          <m:e>
            <m:r>
              <m:t>y</m:t>
            </m:r>
          </m:e>
        </m:acc>
        <m:r>
          <m:rPr>
            <m:sty m:val="p"/>
          </m:rPr>
          <m:t>=</m:t>
        </m:r>
        <m:r>
          <m:rPr>
            <m:sty m:val="p"/>
          </m:rPr>
          <m:t>(</m:t>
        </m:r>
        <m:r>
          <m:t>1</m:t>
        </m:r>
        <m:r>
          <m:rPr>
            <m:sty m:val="p"/>
          </m:rPr>
          <m:t>−</m:t>
        </m:r>
        <m:r>
          <m:t>4</m:t>
        </m:r>
        <m:r>
          <m:rPr>
            <m:sty m:val="p"/>
          </m:rPr>
          <m:t>,</m:t>
        </m:r>
        <m:r>
          <m:t>2</m:t>
        </m:r>
        <m:r>
          <m:rPr>
            <m:sty m:val="p"/>
          </m:rPr>
          <m:t>−</m:t>
        </m:r>
        <m:r>
          <m:t>6</m:t>
        </m:r>
        <m:r>
          <m:rPr>
            <m:sty m:val="p"/>
          </m:rPr>
          <m:t>)</m:t>
        </m:r>
        <m:r>
          <m:rPr>
            <m:sty m:val="p"/>
          </m:rPr>
          <m:t>=</m:t>
        </m:r>
        <m:r>
          <m:rPr>
            <m:sty m:val="p"/>
          </m:rPr>
          <m:t>(</m:t>
        </m:r>
        <m:r>
          <m:rPr>
            <m:sty m:val="p"/>
          </m:rPr>
          <m:t>−</m:t>
        </m:r>
        <m:r>
          <m:t>3</m:t>
        </m:r>
        <m:r>
          <m:rPr>
            <m:sty m:val="p"/>
          </m:rPr>
          <m:t>,</m:t>
        </m:r>
        <m:r>
          <m:rPr>
            <m:sty m:val="p"/>
          </m:rPr>
          <m:t>−</m:t>
        </m:r>
        <m:r>
          <m:t>4</m:t>
        </m:r>
        <m:r>
          <m:rPr>
            <m:sty m:val="p"/>
          </m:rPr>
          <m:t>)</m:t>
        </m:r>
      </m:oMath>
      <w:r>
        <w:t xml:space="preserve">.</w:t>
      </w:r>
    </w:p>
    <w:p>
      <w:pPr>
        <w:numPr>
          <w:ilvl w:val="0"/>
          <w:numId w:val="1005"/>
        </w:numPr>
      </w:pPr>
      <m:oMath>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r>
          <m:rPr>
            <m:sty m:val="p"/>
          </m:rPr>
          <m:t>=</m:t>
        </m:r>
        <m:rad>
          <m:radPr>
            <m:degHide m:val="on"/>
          </m:radPr>
          <m:deg/>
          <m:e>
            <m:r>
              <m:t>25</m:t>
            </m:r>
          </m:e>
        </m:rad>
        <m:r>
          <m:rPr>
            <m:sty m:val="p"/>
          </m:rPr>
          <m:t>=</m:t>
        </m:r>
        <m:r>
          <m:t>5</m:t>
        </m:r>
      </m:oMath>
      <w:r>
        <w:t xml:space="preserve">.</w:t>
      </w:r>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r>
        <w:t xml:space="preserve"> </w:t>
      </w:r>
      <m:oMath>
        <m:r>
          <m:t>​</m:t>
        </m:r>
        <m:d>
          <m:dPr>
            <m:begChr m:val="∥"/>
            <m:sepChr m:val=""/>
            <m:endChr m:val="∥"/>
            <m:grow/>
          </m:dPr>
          <m:e>
            <m:acc>
              <m:accPr>
                <m:chr m:val="̃"/>
              </m:accPr>
              <m:e>
                <m:r>
                  <m:t>y</m:t>
                </m:r>
              </m:e>
            </m:acc>
            <m:r>
              <m:rPr>
                <m:sty m:val="p"/>
              </m:rPr>
              <m:t>−</m:t>
            </m:r>
            <m:acc>
              <m:accPr>
                <m:chr m:val="̃"/>
              </m:accPr>
              <m:e>
                <m:r>
                  <m:t>x</m:t>
                </m:r>
              </m:e>
            </m:acc>
          </m:e>
        </m:d>
        <m:r>
          <m:t>​</m:t>
        </m:r>
        <m:r>
          <m:rPr>
            <m:sty m:val="p"/>
          </m:rPr>
          <m:t>=</m:t>
        </m:r>
        <m:rad>
          <m:radPr>
            <m:degHide m:val="on"/>
          </m:radPr>
          <m:deg/>
          <m:e>
            <m:sSup>
              <m:e>
                <m:r>
                  <m:t>3</m:t>
                </m:r>
              </m:e>
              <m:sup>
                <m:r>
                  <m:t>2</m:t>
                </m:r>
              </m:sup>
            </m:sSup>
            <m:r>
              <m:rPr>
                <m:sty m:val="p"/>
              </m:rPr>
              <m:t>+</m:t>
            </m:r>
            <m:sSup>
              <m:e>
                <m:r>
                  <m:t>4</m:t>
                </m:r>
              </m:e>
              <m:sup>
                <m:r>
                  <m:t>2</m:t>
                </m:r>
              </m:sup>
            </m:sSup>
          </m:e>
        </m:rad>
        <m:r>
          <m:rPr>
            <m:sty m:val="p"/>
          </m:rPr>
          <m:t>=</m:t>
        </m:r>
        <m:r>
          <m:t>5</m:t>
        </m:r>
      </m:oMath>
      <w:r>
        <w:t xml:space="preserve">.</w:t>
      </w:r>
      <w:r>
        <w:t xml:space="preserve"> </w:t>
      </w: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r>
        <w:t xml:space="preserve"> </w:t>
      </w:r>
      <m:oMath>
        <m:r>
          <m:t>d</m:t>
        </m:r>
        <m:r>
          <m:rPr>
            <m:sty m:val="p"/>
          </m:rPr>
          <m:t>(</m:t>
        </m:r>
        <m:acc>
          <m:accPr>
            <m:chr m:val="̃"/>
          </m:accPr>
          <m:e>
            <m:r>
              <m:t>x</m:t>
            </m:r>
          </m:e>
        </m:acc>
        <m:r>
          <m:rPr>
            <m:sty m:val="p"/>
          </m:rPr>
          <m:t>,</m:t>
        </m:r>
        <m:acc>
          <m:accPr>
            <m:chr m:val="̃"/>
          </m:accPr>
          <m:e>
            <m:r>
              <m:t>0</m:t>
            </m:r>
          </m:e>
        </m:acc>
        <m:r>
          <m:rPr>
            <m:sty m:val="p"/>
          </m:rPr>
          <m:t>)</m:t>
        </m:r>
        <m:r>
          <m:rPr>
            <m:sty m:val="p"/>
          </m:rPr>
          <m:t>=</m:t>
        </m:r>
        <m:r>
          <m:t>​</m:t>
        </m:r>
        <m:d>
          <m:dPr>
            <m:begChr m:val="∥"/>
            <m:sepChr m:val=""/>
            <m:endChr m:val="∥"/>
            <m:grow/>
          </m:dPr>
          <m:e>
            <m:acc>
              <m:accPr>
                <m:chr m:val="̃"/>
              </m:accPr>
              <m:e>
                <m:r>
                  <m:t>x</m:t>
                </m:r>
              </m:e>
            </m:acc>
            <m:r>
              <m:rPr>
                <m:sty m:val="p"/>
              </m:rPr>
              <m:t>−</m:t>
            </m:r>
            <m:acc>
              <m:accPr>
                <m:chr m:val="̃"/>
              </m:accPr>
              <m:e>
                <m:r>
                  <m:t>0</m:t>
                </m:r>
              </m:e>
            </m:acc>
          </m:e>
        </m:d>
        <m:r>
          <m:t>​</m:t>
        </m:r>
        <m:r>
          <m:rPr>
            <m:sty m:val="p"/>
          </m:rPr>
          <m:t>=</m:t>
        </m:r>
        <m:r>
          <m:t>​</m:t>
        </m:r>
        <m:d>
          <m:dPr>
            <m:begChr m:val="∥"/>
            <m:sepChr m:val=""/>
            <m:endChr m:val="∥"/>
            <m:grow/>
          </m:dPr>
          <m:e>
            <m:acc>
              <m:accPr>
                <m:chr m:val="̃"/>
              </m:accPr>
              <m:e>
                <m:r>
                  <m:t>x</m:t>
                </m:r>
              </m:e>
            </m:acc>
          </m:e>
        </m:d>
        <m:r>
          <m:t>​</m:t>
        </m:r>
      </m:oMath>
      <w:r>
        <w:t xml:space="preserve"> </w:t>
      </w: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r>
        <w:t xml:space="preserve"> </w:t>
      </w:r>
      <m:oMath>
        <m:sSub>
          <m:e>
            <m:acc>
              <m:accPr>
                <m:chr m:val="̃"/>
              </m:accPr>
              <m:e>
                <m:r>
                  <m:t>e</m:t>
                </m:r>
              </m:e>
            </m:acc>
          </m:e>
          <m:sub>
            <m:r>
              <m:t>1</m:t>
            </m:r>
          </m:sub>
        </m:sSub>
        <m:r>
          <m:rPr>
            <m:sty m:val="p"/>
          </m:rPr>
          <m:t>⋅</m:t>
        </m:r>
        <m:sSub>
          <m:e>
            <m:acc>
              <m:accPr>
                <m:chr m:val="̃"/>
              </m:accPr>
              <m:e>
                <m:r>
                  <m:t>e</m:t>
                </m:r>
              </m:e>
            </m:acc>
          </m:e>
          <m:sub>
            <m:r>
              <m:t>1</m:t>
            </m:r>
          </m:sub>
        </m:sSub>
        <m:r>
          <m:rPr>
            <m:sty m:val="p"/>
          </m:rPr>
          <m:t>=</m:t>
        </m:r>
        <m:r>
          <m:t>1</m:t>
        </m:r>
        <m:r>
          <m:rPr>
            <m:sty m:val="p"/>
          </m:rPr>
          <m:t>⋅</m:t>
        </m:r>
        <m:r>
          <m:t>1</m:t>
        </m:r>
        <m:r>
          <m:rPr>
            <m:sty m:val="p"/>
          </m:rPr>
          <m:t>+</m:t>
        </m:r>
        <m:r>
          <m:t>0</m:t>
        </m:r>
        <m:r>
          <m:rPr>
            <m:sty m:val="p"/>
          </m:rPr>
          <m:t>⋅</m:t>
        </m:r>
        <m:r>
          <m:t>0</m:t>
        </m:r>
        <m:r>
          <m:rPr>
            <m:sty m:val="p"/>
          </m:rPr>
          <m:t>=</m:t>
        </m:r>
        <m:r>
          <m:t>1</m:t>
        </m:r>
      </m:oMath>
      <w:r>
        <w:t xml:space="preserve">,</w:t>
      </w:r>
      <w:r>
        <w:t xml:space="preserve"> </w:t>
      </w:r>
      <m:oMath>
        <m:sSub>
          <m:e>
            <m:acc>
              <m:accPr>
                <m:chr m:val="̃"/>
              </m:accPr>
              <m:e>
                <m:r>
                  <m:t>e</m:t>
                </m:r>
              </m:e>
            </m:acc>
          </m:e>
          <m:sub>
            <m:r>
              <m:t>2</m:t>
            </m:r>
          </m:sub>
        </m:sSub>
        <m:r>
          <m:rPr>
            <m:sty m:val="p"/>
          </m:rPr>
          <m:t>⋅</m:t>
        </m:r>
        <m:sSub>
          <m:e>
            <m:acc>
              <m:accPr>
                <m:chr m:val="̃"/>
              </m:accPr>
              <m:e>
                <m:r>
                  <m:t>e</m:t>
                </m:r>
              </m:e>
            </m:acc>
          </m:e>
          <m:sub>
            <m:r>
              <m:t>2</m:t>
            </m:r>
          </m:sub>
        </m:sSub>
        <m:r>
          <m:rPr>
            <m:sty m:val="p"/>
          </m:rPr>
          <m:t>=</m:t>
        </m:r>
        <m:r>
          <m:t>0</m:t>
        </m:r>
        <m:r>
          <m:rPr>
            <m:sty m:val="p"/>
          </m:rPr>
          <m:t>⋅</m:t>
        </m:r>
        <m:r>
          <m:t>0</m:t>
        </m:r>
        <m:r>
          <m:rPr>
            <m:sty m:val="p"/>
          </m:rPr>
          <m:t>+</m:t>
        </m:r>
        <m:r>
          <m:t>1</m:t>
        </m:r>
        <m:r>
          <m:rPr>
            <m:sty m:val="p"/>
          </m:rPr>
          <m:t>⋅</m:t>
        </m:r>
        <m:r>
          <m:t>1</m:t>
        </m:r>
        <m:r>
          <m:rPr>
            <m:sty m:val="p"/>
          </m:rPr>
          <m:t>=</m:t>
        </m:r>
        <m:r>
          <m:t>1</m:t>
        </m:r>
      </m:oMath>
      <w:r>
        <w:t xml:space="preserve">,</w:t>
      </w:r>
      <w:r>
        <w:t xml:space="preserve"> </w:t>
      </w:r>
      <w:r>
        <w:t xml:space="preserve">and</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t>1</m:t>
        </m:r>
        <m:r>
          <m:rPr>
            <m:sty m:val="p"/>
          </m:rPr>
          <m:t>⋅</m:t>
        </m:r>
        <m:r>
          <m:t>0</m:t>
        </m:r>
        <m:r>
          <m:rPr>
            <m:sty m:val="p"/>
          </m:rPr>
          <m:t>+</m:t>
        </m:r>
        <m:r>
          <m:t>0</m:t>
        </m:r>
        <m:r>
          <m:rPr>
            <m:sty m:val="p"/>
          </m:rPr>
          <m:t>⋅</m:t>
        </m:r>
        <m:r>
          <m:t>1</m:t>
        </m:r>
        <m:r>
          <m:rPr>
            <m:sty m:val="p"/>
          </m:rPr>
          <m:t>=</m:t>
        </m:r>
        <m:r>
          <m:t>0</m:t>
        </m:r>
      </m:oMath>
      <w:r>
        <w:t xml:space="preserve">.</w:t>
      </w:r>
    </w:p>
    <w:bookmarkEnd w:id="64"/>
    <w:bookmarkStart w:id="65" w:name="exm-not-orthonormal"/>
    <w:p>
      <w:pPr>
        <w:pStyle w:val="BodyText"/>
      </w:pPr>
      <w:r>
        <w:rPr>
          <w:b/>
          <w:bCs/>
        </w:rPr>
        <w:t xml:space="preserve">Example 12 (Two ways to fail to be orthonormal)</w:t>
      </w:r>
      <w:r>
        <w:t xml:space="preserve"> </w:t>
      </w:r>
      <w:r>
        <w:t xml:space="preserve"> </w:t>
      </w:r>
    </w:p>
    <w:p>
      <w:pPr>
        <w:pStyle w:val="Compact"/>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pStyle w:val="Compact"/>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r>
        <w:t xml:space="preserve"> </w:t>
      </w:r>
      <m:oMath>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rPr>
            <m:sty m:val="p"/>
          </m:rPr>
          <m:t>=</m:t>
        </m:r>
        <m:r>
          <m:t>0.36</m:t>
        </m:r>
        <m:r>
          <m:rPr>
            <m:sty m:val="p"/>
          </m:rPr>
          <m:t>+</m:t>
        </m:r>
        <m:r>
          <m:t>0.64</m:t>
        </m:r>
        <m:r>
          <m:rPr>
            <m:sty m:val="p"/>
          </m:rPr>
          <m:t>=</m:t>
        </m:r>
        <m:r>
          <m:t>1</m:t>
        </m:r>
      </m:oMath>
      <w:r>
        <w:t xml:space="preserve">,</w:t>
      </w:r>
      <w:r>
        <w:t xml:space="preserve"> </w:t>
      </w: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 later on this page)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370"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w:t>
      </w:r>
      <w:r>
        <w:t xml:space="preserve"> </w:t>
      </w:r>
      <w:hyperlink w:anchor="def-matrix-mult">
        <w:r>
          <w:rPr>
            <w:rStyle w:val="Hyperlink"/>
          </w:rPr>
          <w:t xml:space="preserve">Definition 24</w:t>
        </w:r>
      </w:hyperlink>
      <w:r>
        <w:t xml:space="preserve">:</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w:t>
      </w:r>
      <w:hyperlink w:anchor="def-dot-product">
        <w:r>
          <w:rPr>
            <w:rStyle w:val="Hyperlink"/>
          </w:rPr>
          <w:t xml:space="preserve">Definition 7</w:t>
        </w:r>
      </w:hyperlink>
      <w:r>
        <w:t xml:space="preserve">):</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pStyle w:val="Compact"/>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r>
        <w:t xml:space="preserve"> </w:t>
      </w:r>
      <m:oMath>
        <m:r>
          <m:t>f</m:t>
        </m:r>
        <m:r>
          <m:rPr>
            <m:sty m:val="p"/>
          </m:rPr>
          <m:t>(</m:t>
        </m:r>
        <m:acc>
          <m:accPr>
            <m:chr m:val="̃"/>
          </m:accPr>
          <m:e>
            <m:r>
              <m:t>x</m:t>
            </m:r>
          </m:e>
        </m:acc>
        <m:r>
          <m:rPr>
            <m:sty m:val="p"/>
          </m:rPr>
          <m:t>+</m:t>
        </m:r>
        <m:acc>
          <m:accPr>
            <m:chr m:val="̃"/>
          </m:accPr>
          <m:e>
            <m:r>
              <m:t>y</m:t>
            </m:r>
          </m:e>
        </m:acc>
        <m:r>
          <m:rPr>
            <m:sty m:val="p"/>
          </m:rPr>
          <m:t>)</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and</w:t>
      </w:r>
      <w:r>
        <w:t xml:space="preserve"> </w:t>
      </w:r>
      <m:oMath>
        <m:r>
          <m:t>f</m:t>
        </m:r>
        <m:r>
          <m:rPr>
            <m:sty m:val="p"/>
          </m:rPr>
          <m:t>(</m:t>
        </m:r>
        <m:r>
          <m:t>c</m:t>
        </m:r>
        <m:acc>
          <m:accPr>
            <m:chr m:val="̃"/>
          </m:accPr>
          <m:e>
            <m:r>
              <m:t>x</m:t>
            </m:r>
          </m:e>
        </m:acc>
        <m:r>
          <m:rPr>
            <m:sty m:val="p"/>
          </m:rPr>
          <m:t>)</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r>
          <m:rPr>
            <m:sty m:val="p"/>
          </m:rPr>
          <m:t>=</m:t>
        </m:r>
        <m:r>
          <m:t>c</m:t>
        </m:r>
        <m:r>
          <m:t>f</m:t>
        </m:r>
        <m:r>
          <m:rPr>
            <m:sty m:val="p"/>
          </m:rPr>
          <m:t>(</m:t>
        </m:r>
        <m:acc>
          <m:accPr>
            <m:chr m:val="̃"/>
          </m:accPr>
          <m:e>
            <m:r>
              <m:t>x</m:t>
            </m:r>
          </m:e>
        </m:acc>
        <m:r>
          <m:rPr>
            <m:sty m:val="p"/>
          </m:rPr>
          <m:t>)</m:t>
        </m:r>
      </m:oMath>
      <w:r>
        <w:t xml:space="preserve">.</w:t>
      </w:r>
    </w:p>
    <w:p>
      <w:pPr>
        <w:pStyle w:val="Compact"/>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pStyle w:val="Compact"/>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r>
        <w:t xml:space="preserve"> </w:t>
      </w:r>
      <m:oMath>
        <m:sSub>
          <m:e>
            <m:r>
              <m:t>b</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rPr>
            <m:sty m:val="p"/>
          </m:rPr>
          <m:t>=</m:t>
        </m:r>
        <m:sSub>
          <m:e>
            <m:r>
              <m:t>a</m:t>
            </m:r>
          </m:e>
          <m:sub>
            <m:r>
              <m:t>i</m:t>
            </m:r>
            <m:r>
              <m:t>j</m:t>
            </m:r>
          </m:sub>
        </m:sSub>
      </m:oMath>
      <w:r>
        <w:t xml:space="preserve"> </w:t>
      </w: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r>
        <w:t xml:space="preserve"> </w:t>
      </w:r>
      <m:oMath>
        <m:sSub>
          <m:e>
            <m:r>
              <m:t>w</m:t>
            </m:r>
          </m:e>
          <m:sub>
            <m:r>
              <m:t>j</m:t>
            </m:r>
          </m:sub>
        </m:sSub>
        <m:r>
          <m:rPr>
            <m:sty m:val="p"/>
          </m:rPr>
          <m:t>=</m:t>
        </m:r>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p>
    <w:p>
      <w:pPr>
        <w:pStyle w:val="BodyText"/>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r>
        <w:t xml:space="preserve"> </w:t>
      </w:r>
      <m:oMath>
        <m:r>
          <m:t>f</m:t>
        </m:r>
        <m:r>
          <m:rPr>
            <m:sty m:val="p"/>
          </m:rPr>
          <m:t>(</m:t>
        </m:r>
        <m:sSub>
          <m:e>
            <m:acc>
              <m:accPr>
                <m:chr m:val="̃"/>
              </m:accPr>
              <m:e>
                <m:r>
                  <m:t>e</m:t>
                </m:r>
              </m:e>
            </m:acc>
          </m:e>
          <m:sub>
            <m:r>
              <m:t>1</m:t>
            </m:r>
          </m:sub>
        </m:sSub>
        <m:r>
          <m:rPr>
            <m:sty m:val="p"/>
          </m:rPr>
          <m:t>)</m:t>
        </m:r>
        <m:r>
          <m:rPr>
            <m:sty m:val="p"/>
          </m:rPr>
          <m:t>=</m:t>
        </m:r>
        <m:r>
          <m:t>3</m:t>
        </m:r>
        <m:r>
          <m:rPr>
            <m:sty m:val="p"/>
          </m:rPr>
          <m:t>⋅</m:t>
        </m:r>
        <m:r>
          <m:t>1</m:t>
        </m:r>
        <m:r>
          <m:rPr>
            <m:sty m:val="p"/>
          </m:rPr>
          <m:t>+</m:t>
        </m:r>
        <m:r>
          <m:t>5</m:t>
        </m:r>
        <m:r>
          <m:rPr>
            <m:sty m:val="p"/>
          </m:rPr>
          <m:t>⋅</m:t>
        </m:r>
        <m:r>
          <m:t>0</m:t>
        </m:r>
        <m:r>
          <m:rPr>
            <m:sty m:val="p"/>
          </m:rPr>
          <m:t>=</m:t>
        </m:r>
        <m:r>
          <m:t>3</m:t>
        </m:r>
      </m:oMath>
      <w:r>
        <w:t xml:space="preserve"> </w:t>
      </w:r>
      <w:r>
        <w:t xml:space="preserve">and</w:t>
      </w:r>
      <w:r>
        <w:t xml:space="preserve"> </w:t>
      </w:r>
      <m:oMath>
        <m:r>
          <m:t>f</m:t>
        </m:r>
        <m:r>
          <m:rPr>
            <m:sty m:val="p"/>
          </m:rPr>
          <m:t>(</m:t>
        </m:r>
        <m:sSub>
          <m:e>
            <m:acc>
              <m:accPr>
                <m:chr m:val="̃"/>
              </m:accPr>
              <m:e>
                <m:r>
                  <m:t>e</m:t>
                </m:r>
              </m:e>
            </m:acc>
          </m:e>
          <m:sub>
            <m:r>
              <m:t>2</m:t>
            </m:r>
          </m:sub>
        </m:sSub>
        <m:r>
          <m:rPr>
            <m:sty m:val="p"/>
          </m:rPr>
          <m:t>)</m:t>
        </m:r>
        <m:r>
          <m:rPr>
            <m:sty m:val="p"/>
          </m:rPr>
          <m:t>=</m:t>
        </m:r>
        <m:r>
          <m:t>3</m:t>
        </m:r>
        <m:r>
          <m:rPr>
            <m:sty m:val="p"/>
          </m:rPr>
          <m:t>⋅</m:t>
        </m:r>
        <m:r>
          <m:t>0</m:t>
        </m:r>
        <m:r>
          <m:rPr>
            <m:sty m:val="p"/>
          </m:rPr>
          <m:t>+</m:t>
        </m:r>
        <m:r>
          <m:t>5</m:t>
        </m:r>
        <m:r>
          <m:rPr>
            <m:sty m:val="p"/>
          </m:rPr>
          <m:t>⋅</m:t>
        </m:r>
        <m:r>
          <m:t>1</m:t>
        </m:r>
        <m:r>
          <m:rPr>
            <m:sty m:val="p"/>
          </m:rPr>
          <m:t>=</m:t>
        </m:r>
        <m:r>
          <m:t>5</m:t>
        </m:r>
      </m:oMath>
      <w:r>
        <w:t xml:space="preserve">.</w:t>
      </w:r>
    </w:p>
    <w:p>
      <w:pPr>
        <w:pStyle w:val="BodyText"/>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0</m:t>
            </m:r>
          </m:e>
        </m:acc>
        <m:r>
          <m:rPr>
            <m:sty m:val="p"/>
          </m:rPr>
          <m:t>=</m:t>
        </m:r>
        <m:r>
          <m:rPr>
            <m:sty m:val="bi"/>
          </m:rPr>
          <m:t>A</m:t>
        </m:r>
        <m:acc>
          <m:accPr>
            <m:chr m:val="̃"/>
          </m:accPr>
          <m:e>
            <m:r>
              <m:t>x</m:t>
            </m:r>
          </m:e>
        </m:acc>
      </m:oMath>
      <w:r>
        <w:t xml:space="preserve">,</w:t>
      </w:r>
      <w:r>
        <w:t xml:space="preserve"> </w:t>
      </w: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r>
          <m:rPr>
            <m:sty m:val="bi"/>
          </m:rPr>
          <m:t>A</m:t>
        </m:r>
        <m:acc>
          <m:accPr>
            <m:chr m:val="̃"/>
          </m:accPr>
          <m:e>
            <m:r>
              <m:t>x</m:t>
            </m:r>
          </m:e>
        </m:acc>
        <m:r>
          <m:rPr>
            <m:sty m:val="p"/>
          </m:rPr>
          <m:t>+</m:t>
        </m:r>
        <m:acc>
          <m:accPr>
            <m:chr m:val="̃"/>
          </m:accPr>
          <m:e>
            <m:r>
              <m:t>0</m:t>
            </m:r>
          </m:e>
        </m:acc>
      </m:oMath>
      <w:r>
        <w:t xml:space="preserve">,</w:t>
      </w:r>
      <w:r>
        <w:t xml:space="preserve"> </w:t>
      </w: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r>
        <w:t xml:space="preserve"> </w:t>
      </w:r>
      <m:oMath>
        <m:acc>
          <m:accPr>
            <m:chr m:val="̃"/>
          </m:accPr>
          <m:e>
            <m:r>
              <m:t>b</m:t>
            </m:r>
          </m:e>
        </m:acc>
        <m:r>
          <m:rPr>
            <m:sty m:val="p"/>
          </m:rPr>
          <m:t>=</m:t>
        </m:r>
        <m:r>
          <m:t>f</m:t>
        </m:r>
        <m:r>
          <m:rPr>
            <m:sty m:val="p"/>
          </m:rPr>
          <m:t>(</m:t>
        </m:r>
        <m:acc>
          <m:accPr>
            <m:chr m:val="̃"/>
          </m:accPr>
          <m:e>
            <m:r>
              <m:t>0</m:t>
            </m:r>
          </m:e>
        </m:acc>
        <m:r>
          <m:rPr>
            <m:sty m:val="p"/>
          </m:rPr>
          <m:t>)</m:t>
        </m:r>
        <m:r>
          <m:rPr>
            <m:sty m:val="p"/>
          </m:rPr>
          <m:t>=</m:t>
        </m:r>
        <m:sSup>
          <m:e>
            <m:acc>
              <m:accPr>
                <m:chr m:val="̃"/>
              </m:accPr>
              <m:e>
                <m:r>
                  <m:t>b</m:t>
                </m:r>
              </m:e>
            </m:acc>
          </m:e>
          <m:sup>
            <m:r>
              <m:rPr>
                <m:sty m:val="p"/>
              </m:rPr>
              <m:t>′</m:t>
            </m:r>
          </m:sup>
        </m:sSup>
      </m:oMath>
      <w:r>
        <w:t xml:space="preserve">.</w:t>
      </w:r>
      <w:r>
        <w:t xml:space="preserve"> </w:t>
      </w:r>
      <w:r>
        <w:t xml:space="preserve">Then</w:t>
      </w:r>
      <w:r>
        <w:t xml:space="preserve"> </w:t>
      </w:r>
      <m:oMath>
        <m:r>
          <m:rPr>
            <m:sty m:val="bi"/>
          </m:rPr>
          <m:t>A</m:t>
        </m:r>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r>
          <m:rPr>
            <m:sty m:val="p"/>
          </m:rPr>
          <m:t>=</m:t>
        </m:r>
        <m:sSup>
          <m:e>
            <m:r>
              <m:rPr>
                <m:sty m:val="bi"/>
              </m:rPr>
              <m:t>A</m:t>
            </m:r>
          </m:e>
          <m:sup>
            <m:r>
              <m:rPr>
                <m:sty m:val="p"/>
              </m:rPr>
              <m:t>′</m:t>
            </m:r>
          </m:sup>
        </m:sSup>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r>
        <w:t xml:space="preserve"> </w:t>
      </w:r>
      <w:r>
        <w:t xml:space="preserve">When</w:t>
      </w:r>
      <w:r>
        <w:t xml:space="preserve"> </w:t>
      </w:r>
      <m:oMath>
        <m:r>
          <m:t>b</m:t>
        </m:r>
        <m:r>
          <m:rPr>
            <m:sty m:val="p"/>
          </m:rPr>
          <m:t>=</m:t>
        </m:r>
        <m:r>
          <m:t>0</m:t>
        </m:r>
      </m:oMath>
      <w:r>
        <w:t xml:space="preserve">, the hyperplane contains the origin</w:t>
      </w:r>
      <w:r>
        <w:t xml:space="preserve"> </w:t>
      </w:r>
      <m:oMath>
        <m:acc>
          <m:accPr>
            <m:chr m:val="̃"/>
          </m:accPr>
          <m:e>
            <m:r>
              <m:t>0</m:t>
            </m:r>
          </m:e>
        </m:acc>
      </m:oMath>
      <w:r>
        <w:t xml:space="preserve">, 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w:r>
        <w:t xml:space="preserve">Geometrically:</w:t>
      </w:r>
    </w:p>
    <w:p>
      <w:pPr>
        <w:pStyle w:val="Compact"/>
        <w:numPr>
          <w:ilvl w:val="0"/>
          <w:numId w:val="1014"/>
        </w:numPr>
      </w:pPr>
      <w:r>
        <w:t xml:space="preserve">In</w:t>
      </w:r>
      <w:r>
        <w:t xml:space="preserve"> </w:t>
      </w:r>
      <m:oMath>
        <m:sSup>
          <m:e>
            <m:r>
              <m:rPr>
                <m:scr m:val="double-struck"/>
                <m:sty m:val="p"/>
              </m:rPr>
              <m:t>R</m:t>
            </m:r>
          </m:e>
          <m:sup>
            <m:r>
              <m:t>2</m:t>
            </m:r>
          </m:sup>
        </m:sSup>
      </m:oMath>
      <w:r>
        <w:t xml:space="preserve"> </w:t>
      </w:r>
      <w:r>
        <w:t xml:space="preserve">(</w:t>
      </w:r>
      <m:oMath>
        <m:r>
          <m:t>p</m:t>
        </m:r>
        <m:r>
          <m:rPr>
            <m:sty m:val="p"/>
          </m:rPr>
          <m:t>=</m:t>
        </m:r>
        <m:r>
          <m:t>2</m:t>
        </m:r>
      </m:oMath>
      <w:r>
        <w:t xml:space="preserve">), a hyperplane is a line:</w:t>
      </w:r>
      <w:r>
        <w:t xml:space="preserve"> </w:t>
      </w:r>
      <m:oMath>
        <m:sSub>
          <m:e>
            <m:r>
              <m:t>w</m:t>
            </m:r>
          </m:e>
          <m:sub>
            <m:r>
              <m:t>1</m:t>
            </m:r>
          </m:sub>
        </m:sSub>
        <m:sSub>
          <m:e>
            <m:r>
              <m:t>x</m:t>
            </m:r>
          </m:e>
          <m:sub>
            <m:r>
              <m:t>1</m:t>
            </m:r>
          </m:sub>
        </m:sSub>
        <m:r>
          <m:rPr>
            <m:sty m:val="p"/>
          </m:rPr>
          <m:t>+</m:t>
        </m:r>
        <m:sSub>
          <m:e>
            <m:r>
              <m:t>w</m:t>
            </m:r>
          </m:e>
          <m:sub>
            <m:r>
              <m:t>2</m:t>
            </m:r>
          </m:sub>
        </m:sSub>
        <m:sSub>
          <m:e>
            <m:r>
              <m:t>x</m:t>
            </m:r>
          </m:e>
          <m:sub>
            <m:r>
              <m:t>2</m:t>
            </m:r>
          </m:sub>
        </m:sSub>
        <m:r>
          <m:rPr>
            <m:sty m:val="p"/>
          </m:rPr>
          <m:t>+</m:t>
        </m:r>
        <m:r>
          <m:t>b</m:t>
        </m:r>
        <m:r>
          <m:rPr>
            <m:sty m:val="p"/>
          </m:rPr>
          <m:t>=</m:t>
        </m:r>
        <m:r>
          <m:t>0</m:t>
        </m:r>
      </m:oMath>
      <w:r>
        <w:t xml:space="preserve">.</w:t>
      </w:r>
    </w:p>
    <w:p>
      <w:pPr>
        <w:pStyle w:val="Compact"/>
        <w:numPr>
          <w:ilvl w:val="0"/>
          <w:numId w:val="1014"/>
        </w:numPr>
      </w:pPr>
      <w:r>
        <w:t xml:space="preserve">In</w:t>
      </w:r>
      <w:r>
        <w:t xml:space="preserve"> </w:t>
      </w:r>
      <m:oMath>
        <m:sSup>
          <m:e>
            <m:r>
              <m:rPr>
                <m:scr m:val="double-struck"/>
                <m:sty m:val="p"/>
              </m:rPr>
              <m:t>R</m:t>
            </m:r>
          </m:e>
          <m:sup>
            <m:r>
              <m:t>3</m:t>
            </m:r>
          </m:sup>
        </m:sSup>
      </m:oMath>
      <w:r>
        <w:t xml:space="preserve"> </w:t>
      </w:r>
      <w:r>
        <w:t xml:space="preserve">(</w:t>
      </w:r>
      <m:oMath>
        <m:r>
          <m:t>p</m:t>
        </m:r>
        <m:r>
          <m:rPr>
            <m:sty m:val="p"/>
          </m:rPr>
          <m:t>=</m:t>
        </m:r>
        <m:r>
          <m:t>3</m:t>
        </m:r>
      </m:oMath>
      <w:r>
        <w:t xml:space="preserve">), a hyperplane is a plane.</w:t>
      </w:r>
    </w:p>
    <w:p>
      <w:pPr>
        <w:pStyle w:val="Compact"/>
        <w:numPr>
          <w:ilvl w:val="0"/>
          <w:numId w:val="1014"/>
        </w:numPr>
      </w:pPr>
      <w:r>
        <w:t xml:space="preserve">A hyperplane divides the space</w:t>
      </w:r>
      <w:r>
        <w:t xml:space="preserve"> </w:t>
      </w:r>
      <m:oMath>
        <m:sSup>
          <m:e>
            <m:r>
              <m:rPr>
                <m:scr m:val="double-struck"/>
                <m:sty m:val="p"/>
              </m:rPr>
              <m:t>R</m:t>
            </m:r>
          </m:e>
          <m:sup>
            <m:r>
              <m:t>p</m:t>
            </m:r>
          </m:sup>
        </m:sSup>
      </m:oMath>
      <w:r>
        <w:t xml:space="preserve"> </w:t>
      </w:r>
      <w:r>
        <w:t xml:space="preserve">into two half-spaces, one on each side of it (</w:t>
      </w:r>
      <w:hyperlink w:anchor="def-half-space">
        <w:r>
          <w:rPr>
            <w:rStyle w:val="Hyperlink"/>
          </w:rPr>
          <w:t xml:space="preserve">Definition 50</w:t>
        </w:r>
      </w:hyperlink>
      <w:r>
        <w:t xml:space="preserve">).</w:t>
      </w:r>
    </w:p>
    <w:bookmarkEnd w:id="162"/>
    <w:bookmarkStart w:id="163" w:name="exm-hyperplane"/>
    <w:p>
      <w:pPr>
        <w:pStyle w:val="FirstParagraph"/>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5"/>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5"/>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6"/>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6"/>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6"/>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6"/>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6"/>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7"/>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7"/>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7"/>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7"/>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7"/>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r>
        <w:t xml:space="preserve"> </w:t>
      </w:r>
      <m:oMath>
        <m:r>
          <m:rPr>
            <m:sty m:val="bi"/>
          </m:rPr>
          <m:t>A</m:t>
        </m:r>
        <m:r>
          <m:rPr>
            <m:sty m:val="bi"/>
          </m:rPr>
          <m:t>B</m:t>
        </m:r>
        <m:r>
          <m:rPr>
            <m:sty m:val="p"/>
          </m:rPr>
          <m:t>=</m:t>
        </m:r>
        <m:r>
          <m:t>1</m:t>
        </m:r>
        <m:r>
          <m:rPr>
            <m:sty m:val="p"/>
          </m:rPr>
          <m:t>⋅</m:t>
        </m:r>
        <m:r>
          <m:t>3</m:t>
        </m:r>
        <m:r>
          <m:rPr>
            <m:sty m:val="p"/>
          </m:rPr>
          <m:t>+</m:t>
        </m:r>
        <m:r>
          <m:t>2</m:t>
        </m:r>
        <m:r>
          <m:rPr>
            <m:sty m:val="p"/>
          </m:rPr>
          <m:t>⋅</m:t>
        </m:r>
        <m:r>
          <m:t>4</m:t>
        </m:r>
        <m:r>
          <m:rPr>
            <m:sty m:val="p"/>
          </m:rPr>
          <m:t>=</m:t>
        </m:r>
        <m:r>
          <m:t>11</m:t>
        </m:r>
      </m:oMath>
      <w:r>
        <w:t xml:space="preserve">, 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Start w:id="179" w:name="rank"/>
    <w:p>
      <w:pPr>
        <w:pStyle w:val="Heading3"/>
      </w:pPr>
      <w:r>
        <w:t xml:space="preserve">2.9 Rank</w:t>
      </w:r>
    </w:p>
    <w:bookmarkStart w:id="173"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r>
        <w:t xml:space="preserve"> </w:t>
      </w:r>
      <m:oMath>
        <m:sSub>
          <m:e>
            <m:r>
              <m:t>c</m:t>
            </m:r>
          </m:e>
          <m:sub>
            <m:r>
              <m:t>1</m:t>
            </m:r>
          </m:sub>
        </m:sSub>
        <m:r>
          <m:rPr>
            <m:sty m:val="p"/>
          </m:rPr>
          <m:t>=</m:t>
        </m:r>
        <m:r>
          <m:rPr>
            <m:sty m:val="p"/>
          </m:rPr>
          <m:t>⋯</m:t>
        </m:r>
        <m:r>
          <m:rPr>
            <m:sty m:val="p"/>
          </m:rPr>
          <m:t>=</m:t>
        </m:r>
        <m:sSub>
          <m:e>
            <m:r>
              <m:t>c</m:t>
            </m:r>
          </m:e>
          <m:sub>
            <m:r>
              <m:t>k</m:t>
            </m:r>
          </m:sub>
        </m:sSub>
        <m:r>
          <m:rPr>
            <m:sty m:val="p"/>
          </m:rPr>
          <m:t>=</m:t>
        </m:r>
        <m:r>
          <m:t>0</m:t>
        </m:r>
      </m:oMath>
      <w:r>
        <w:t xml:space="preserve">.</w:t>
      </w:r>
      <w:r>
        <w:t xml:space="preserve"> </w:t>
      </w:r>
      <w:r>
        <w:t xml:space="preserve">Vectors that are not linearly independent are</w:t>
      </w:r>
      <w:r>
        <w:t xml:space="preserve"> </w:t>
      </w:r>
      <w:r>
        <w:rPr>
          <w:b/>
          <w:bCs/>
        </w:rPr>
        <w:t xml:space="preserve">linearly dependent</w:t>
      </w:r>
      <w:r>
        <w:t xml:space="preserve">.</w:t>
      </w:r>
    </w:p>
    <w:bookmarkEnd w:id="173"/>
    <w:bookmarkStart w:id="174"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4"/>
    <w:bookmarkStart w:id="175"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5"/>
    <w:bookmarkStart w:id="176"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6"/>
    <w:bookmarkStart w:id="177"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7"/>
    <w:bookmarkStart w:id="178"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8"/>
    <w:bookmarkEnd w:id="179"/>
    <w:bookmarkStart w:id="220" w:name="sec-subspaces"/>
    <w:p>
      <w:pPr>
        <w:pStyle w:val="Heading3"/>
      </w:pPr>
      <w:r>
        <w:t xml:space="preserve">2.10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1" name="Picture"/>
                  <a:graphic>
                    <a:graphicData uri="http://schemas.openxmlformats.org/drawingml/2006/picture">
                      <pic:pic>
                        <pic:nvPicPr>
                          <pic:cNvPr descr="/opt/quarto/share/formats/docx/note.png" id="18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3"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3"/>
    <w:bookmarkStart w:id="184"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20"/>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20"/>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4"/>
    <w:bookmarkStart w:id="185"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5"/>
    <w:bookmarkStart w:id="186"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6"/>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7"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7"/>
    <w:bookmarkStart w:id="188"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8"/>
    <w:bookmarkStart w:id="189"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89"/>
    <w:bookmarkStart w:id="190"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0"/>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2"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2"/>
    <w:bookmarkStart w:id="193"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4"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4"/>
    <w:bookmarkStart w:id="195"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5"/>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6"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6"/>
    <w:bookmarkStart w:id="197"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7"/>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199"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199"/>
    <w:bookmarkStart w:id="200"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0"/>
    <w:bookmarkStart w:id="201"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1"/>
    <w:bookmarkStart w:id="202"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3"/>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2"/>
    <w:bookmarkStart w:id="203"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4"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r>
        <w:t xml:space="preserve"> </w:t>
      </w:r>
      <m:oMath>
        <m:r>
          <m:rPr>
            <m:sty m:val="p"/>
          </m:rPr>
          <m:t>(</m:t>
        </m:r>
        <m:r>
          <m:t>3</m:t>
        </m:r>
        <m:r>
          <m:rPr>
            <m:sty m:val="p"/>
          </m:rPr>
          <m:t>,</m:t>
        </m:r>
        <m:r>
          <m:t>5</m:t>
        </m:r>
        <m:r>
          <m:rPr>
            <m:sty m:val="p"/>
          </m:rPr>
          <m:t>)</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oMath>
      <w:r>
        <w:t xml:space="preserve">.</w:t>
      </w:r>
      <w:r>
        <w:t xml:space="preserve"> </w:t>
      </w: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oMath>
      <w:r>
        <w:t xml:space="preserve">.</w:t>
      </w:r>
    </w:p>
    <w:bookmarkEnd w:id="204"/>
    <w:bookmarkStart w:id="205" w:name="def-coordinates"/>
    <w:p>
      <w:pPr>
        <w:pStyle w:val="BodyText"/>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5"/>
    <w:bookmarkStart w:id="206"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6"/>
    <w:bookmarkStart w:id="207"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7"/>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8"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8"/>
    <w:bookmarkStart w:id="209"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09"/>
    <w:bookmarkStart w:id="210" w:name="exm-dimension"/>
    <w:p>
      <w:pPr>
        <w:pStyle w:val="BodyText"/>
      </w:pPr>
      <w:r>
        <w:rPr>
          <w:b/>
          <w:bCs/>
        </w:rPr>
        <w:t xml:space="preserve">Example 47 (The dimensions of some subspaces)</w:t>
      </w:r>
      <w:r>
        <w:t xml:space="preserve"> </w:t>
      </w:r>
      <w:r>
        <w:t xml:space="preserve"> </w:t>
      </w:r>
    </w:p>
    <w:p>
      <w:pPr>
        <w:pStyle w:val="Compact"/>
        <w:numPr>
          <w:ilvl w:val="0"/>
          <w:numId w:val="1024"/>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4"/>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4"/>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4"/>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0"/>
    <w:bookmarkStart w:id="211"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1"/>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2"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2"/>
    <w:bookmarkStart w:id="213"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3"/>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4"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5"/>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5"/>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5"/>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4"/>
    <w:bookmarkStart w:id="215"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6"/>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5"/>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6"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t>1</m:t>
        </m:r>
        <m:r>
          <m:rPr>
            <m:sty m:val="p"/>
          </m:rPr>
          <m:t>≤</m:t>
        </m:r>
        <m:r>
          <m:t>2</m:t>
        </m:r>
        <m:r>
          <m:rPr>
            <m:sty m:val="p"/>
          </m:rPr>
          <m:t>=</m:t>
        </m:r>
        <m:r>
          <m:rPr>
            <m:sty m:val="p"/>
          </m:rPr>
          <m:t>dim</m:t>
        </m:r>
        <m:r>
          <m:rPr>
            <m:sty m:val="p"/>
          </m:rPr>
          <m:t>(</m:t>
        </m:r>
        <m:r>
          <m:rPr>
            <m:scr m:val="script"/>
            <m:sty m:val="p"/>
          </m:rPr>
          <m:t>S</m:t>
        </m:r>
        <m:r>
          <m:rPr>
            <m:sty m:val="p"/>
          </m:rPr>
          <m:t>)</m:t>
        </m:r>
      </m:oMath>
      <w:r>
        <w:t xml:space="preserve">.</w:t>
      </w:r>
    </w:p>
    <w:bookmarkEnd w:id="216"/>
    <w:bookmarkStart w:id="217" w:name="thm-subspace-equal-dim"/>
    <w:p>
      <w:pPr>
        <w:pStyle w:val="BodyText"/>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7"/>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8"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8"/>
    <w:bookmarkStart w:id="219"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19"/>
    <w:bookmarkEnd w:id="220"/>
    <w:bookmarkStart w:id="235" w:name="sec-column-null-space"/>
    <w:p>
      <w:pPr>
        <w:pStyle w:val="Heading3"/>
      </w:pPr>
      <w:r>
        <w:t xml:space="preserve">2.11 Column space and null space</w:t>
      </w:r>
    </w:p>
    <w:bookmarkStart w:id="221"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1"/>
    <w:bookmarkStart w:id="222"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oMath>
      <w:r>
        <w:t xml:space="preserve"> </w:t>
      </w: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2"/>
    <w:bookmarkStart w:id="223"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3"/>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4"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4"/>
    <w:bookmarkStart w:id="225"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5"/>
    <w:bookmarkStart w:id="226"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r>
        <w:t xml:space="preserve"> </w:t>
      </w:r>
      <m:oMath>
        <m:acc>
          <m:accPr>
            <m:chr m:val="̃"/>
          </m:accPr>
          <m:e>
            <m:r>
              <m:t>x</m:t>
            </m:r>
          </m:e>
        </m:acc>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oMath>
      <w:r>
        <w:t xml:space="preserve"> </w:t>
      </w: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6"/>
    <w:bookmarkStart w:id="227"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7"/>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8"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8"/>
    <w:bookmarkStart w:id="229"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29"/>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0"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0"/>
    <w:bookmarkStart w:id="231"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1"/>
    <w:bookmarkStart w:id="232"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r>
          <m:t>0</m:t>
        </m:r>
        <m:r>
          <m:rPr>
            <m:sty m:val="p"/>
          </m:rPr>
          <m:t>+</m:t>
        </m:r>
        <m:r>
          <m:t>1</m:t>
        </m:r>
        <m:r>
          <m:rPr>
            <m:sty m:val="p"/>
          </m:rPr>
          <m:t>+</m:t>
        </m:r>
        <m:r>
          <m:t>0</m:t>
        </m:r>
        <m:r>
          <m:rPr>
            <m:sty m:val="p"/>
          </m:rPr>
          <m:t>=</m:t>
        </m:r>
        <m:r>
          <m:t>1</m:t>
        </m:r>
      </m:oMath>
      <w:r>
        <w:t xml:space="preserve"> </w:t>
      </w:r>
      <w:r>
        <w:t xml:space="preserve">is entry</w:t>
      </w:r>
      <w:r>
        <w:t xml:space="preserve"> </w:t>
      </w:r>
      <m:oMath>
        <m:r>
          <m:rPr>
            <m:sty m:val="p"/>
          </m:rPr>
          <m:t>(</m:t>
        </m:r>
        <m:r>
          <m:t>1</m:t>
        </m:r>
        <m:r>
          <m:rPr>
            <m:sty m:val="p"/>
          </m:rPr>
          <m:t>,</m:t>
        </m:r>
        <m:r>
          <m:t>2</m:t>
        </m:r>
        <m:r>
          <m:rPr>
            <m:sty m:val="p"/>
          </m:rPr>
          <m:t>)</m:t>
        </m:r>
      </m:oMath>
      <w:r>
        <w:t xml:space="preserve">.</w:t>
      </w:r>
    </w:p>
    <w:bookmarkEnd w:id="232"/>
    <w:bookmarkStart w:id="233"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3"/>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r>
          <m:t> </m:t>
        </m:r>
        <m:sSub>
          <m:e>
            <m:acc>
              <m:accPr>
                <m:chr m:val="̃"/>
              </m:accPr>
              <m:e>
                <m:r>
                  <m:t>0</m:t>
                </m:r>
              </m:e>
            </m:acc>
          </m:e>
          <m:sub>
            <m:r>
              <m:t>m</m:t>
            </m:r>
          </m:sub>
        </m:sSub>
        <m:r>
          <m:rPr>
            <m:sty m:val="p"/>
          </m:rPr>
          <m:t>=</m:t>
        </m:r>
        <m:sSub>
          <m:e>
            <m:acc>
              <m:accPr>
                <m:chr m:val="̃"/>
              </m:accPr>
              <m:e>
                <m:r>
                  <m:t>0</m:t>
                </m:r>
              </m:e>
            </m:acc>
          </m:e>
          <m:sub>
            <m:r>
              <m:t>n</m:t>
            </m:r>
          </m:sub>
        </m:sSub>
      </m:oMath>
      <w:r>
        <w:t xml:space="preserve">.</w:t>
      </w:r>
    </w:p>
    <w:p>
      <w:pPr>
        <w:pStyle w:val="BodyText"/>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4"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4"/>
    <w:bookmarkEnd w:id="235"/>
    <w:bookmarkStart w:id="270" w:name="sec-rank-nullity"/>
    <w:p>
      <w:pPr>
        <w:pStyle w:val="Heading3"/>
      </w:pPr>
      <w:r>
        <w:t xml:space="preserve">2.12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note.png" id="23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p>
          <w:p/>
        </w:tc>
      </w:tr>
    </w:tbl>
    <w:bookmarkStart w:id="238"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8"/>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39"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39"/>
    <w:bookmarkStart w:id="240"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0"/>
    <w:bookmarkStart w:id="241"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w:t>
      </w:r>
      <w:r>
        <w:t xml:space="preserve"> </w:t>
      </w: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1"/>
    <w:bookmarkStart w:id="242"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2"/>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3"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3"/>
    <w:bookmarkStart w:id="244"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4"/>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5"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5"/>
    <w:bookmarkStart w:id="246"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6"/>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7"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7"/>
    <w:bookmarkStart w:id="248"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8"/>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49"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49"/>
    <w:bookmarkStart w:id="251"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0">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1"/>
    <w:bookmarkStart w:id="252"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2"/>
    <w:bookmarkStart w:id="253"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7"/>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7"/>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7"/>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3"/>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4"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pStyle w:val="Compact"/>
        <w:numPr>
          <w:ilvl w:val="0"/>
          <w:numId w:val="1028"/>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pStyle w:val="Compact"/>
        <w:numPr>
          <w:ilvl w:val="0"/>
          <w:numId w:val="1028"/>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Compact"/>
        <w:numPr>
          <w:ilvl w:val="0"/>
          <w:numId w:val="1028"/>
        </w:numPr>
      </w:pPr>
      <m:oMath>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t>0</m:t>
        </m:r>
      </m:oMath>
      <w:r>
        <w:t xml:space="preserve">, as part 3 says.</w:t>
      </w:r>
    </w:p>
    <w:p>
      <w:pPr>
        <w:pStyle w:val="Compact"/>
        <w:numPr>
          <w:ilvl w:val="0"/>
          <w:numId w:val="1028"/>
        </w:numPr>
      </w:pPr>
      <w:r>
        <w:t xml:space="preserve">The point built in the proof is</w:t>
      </w:r>
      <w:r>
        <w:t xml:space="preserve"> </w:t>
      </w:r>
      <m:oMath>
        <m:sSup>
          <m:e>
            <m:acc>
              <m:accPr>
                <m:chr m:val="̃"/>
              </m:accPr>
              <m:e>
                <m:r>
                  <m:t>x</m:t>
                </m:r>
              </m:e>
            </m:acc>
          </m:e>
          <m:sup>
            <m:r>
              <m:rPr>
                <m:sty m:val="p"/>
              </m:rPr>
              <m:t>*</m:t>
            </m:r>
          </m:sup>
        </m:sSup>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oMath>
      <w:r>
        <w:t xml:space="preserve">,</w:t>
      </w:r>
      <w:r>
        <w:t xml:space="preserve"> </w:t>
      </w: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4"/>
    <w:bookmarkStart w:id="256" w:name="def-half-space"/>
    <w:p>
      <w:pPr>
        <w:pStyle w:val="FirstParagraph"/>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5"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5"/>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6"/>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57" w:name="exm-half-space-plane"/>
    <w:p>
      <w:pPr>
        <w:pStyle w:val="BodyText"/>
      </w:pPr>
      <w:r>
        <w:rPr>
          <w:b/>
          <w:bCs/>
        </w:rPr>
        <w:t xml:space="preserve">Example 68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57"/>
    <w:bookmarkStart w:id="258" w:name="thm-half-space-dimension"/>
    <w:p>
      <w:pPr>
        <w:pStyle w:val="BodyText"/>
      </w:pPr>
      <w:r>
        <w:rPr>
          <w:b/>
          <w:bCs/>
        </w:rPr>
        <w:t xml:space="preserve">Theorem 40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5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3" w:name="exm-half-space-iris"/>
    <w:p>
      <w:pPr>
        <w:pStyle w:val="BodyText"/>
      </w:pPr>
      <w:r>
        <w:rPr>
          <w:b/>
          <w:bCs/>
        </w:rPr>
        <w:t xml:space="preserve">Example 69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w:t>
      </w:r>
      <w:r>
        <w:rPr>
          <w:rStyle w:val="FunctionTok"/>
        </w:rPr>
        <w:t xml:space="preserve">droplevels</w:t>
      </w:r>
      <w:r>
        <w:rPr>
          <w:rStyle w:val="NormalTok"/>
        </w:rPr>
        <w:t xml:space="preserve">(</w:t>
      </w:r>
      <w:r>
        <w:rPr>
          <w:rStyle w:val="FunctionTok"/>
        </w:rPr>
        <w:t xml:space="preserve">subset</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2" w:name="fig-half-space-iris"/>
          <w:p>
            <w:pPr>
              <w:pStyle w:val="Compact"/>
              <w:jc w:val="center"/>
            </w:pPr>
            <w:r>
              <w:drawing>
                <wp:inline>
                  <wp:extent cx="4620126" cy="3696101"/>
                  <wp:effectExtent b="0" l="0" r="0" t="0"/>
                  <wp:docPr descr="" title="" id="260" name="Picture"/>
                  <a:graphic>
                    <a:graphicData uri="http://schemas.openxmlformats.org/drawingml/2006/picture">
                      <pic:pic>
                        <pic:nvPicPr>
                          <pic:cNvPr descr="linear-algebra_files/figure-docx/fig-half-space-iris-1.png" id="261" name="Picture"/>
                          <pic:cNvPicPr>
                            <a:picLocks noChangeArrowheads="1" noChangeAspect="1"/>
                          </pic:cNvPicPr>
                        </pic:nvPicPr>
                        <pic:blipFill>
                          <a:blip r:embed="rId25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40</w:t>
        </w:r>
      </w:hyperlink>
      <w:r>
        <w:t xml:space="preserve">).</w:t>
      </w:r>
    </w:p>
    <w:bookmarkEnd w:id="263"/>
    <w:bookmarkStart w:id="26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40</w:t>
        </w:r>
      </w:hyperlink>
      <w:r>
        <w:t xml:space="preserve">).</w:t>
      </w:r>
    </w:p>
    <w:bookmarkEnd w:id="264"/>
    <w:bookmarkStart w:id="265"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5"/>
    <w:bookmarkStart w:id="266"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6"/>
    <w:bookmarkStart w:id="267" w:name="exm-rank-factorization"/>
    <w:p>
      <w:pPr>
        <w:pStyle w:val="FirstParagraph"/>
      </w:pPr>
      <w:r>
        <w:rPr>
          <w:b/>
          <w:bCs/>
        </w:rPr>
        <w:t xml:space="preserve">Example 70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67"/>
    <w:bookmarkStart w:id="268" w:name="thm-rank-factorization"/>
    <w:p>
      <w:pPr>
        <w:pStyle w:val="BodyText"/>
      </w:pPr>
      <w:r>
        <w:rPr>
          <w:b/>
          <w:bCs/>
        </w:rPr>
        <w:t xml:space="preserve">Theorem 41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6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69" w:name="exm-rank-factorization-construct"/>
    <w:p>
      <w:pPr>
        <w:pStyle w:val="BodyText"/>
      </w:pPr>
      <w:r>
        <w:rPr>
          <w:b/>
          <w:bCs/>
        </w:rPr>
        <w:t xml:space="preserve">Example 71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41</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70</w:t>
        </w:r>
      </w:hyperlink>
      <w:r>
        <w:t xml:space="preserve">.</w:t>
      </w:r>
    </w:p>
    <w:bookmarkEnd w:id="269"/>
    <w:bookmarkEnd w:id="270"/>
    <w:bookmarkStart w:id="292" w:name="sec-direct-sums"/>
    <w:p>
      <w:pPr>
        <w:pStyle w:val="Heading3"/>
      </w:pPr>
      <w:r>
        <w:t xml:space="preserve">2.13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2.14</w:t>
              </w:r>
            </w:hyperlink>
            <w:r>
              <w:t xml:space="preserve"> </w:t>
            </w:r>
            <w:r>
              <w:t xml:space="preserve">and</w:t>
            </w:r>
            <w:r>
              <w:t xml:space="preserve"> </w:t>
            </w:r>
            <w:hyperlink w:anchor="sec-fundamental-theorem">
              <w:r>
                <w:rPr>
                  <w:rStyle w:val="Hyperlink"/>
                </w:rPr>
                <w:t xml:space="preserve">Section 2.15</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3"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3"/>
    <w:bookmarkStart w:id="274" w:name="exm-subspace-sum"/>
    <w:p>
      <w:pPr>
        <w:pStyle w:val="FirstParagraph"/>
      </w:pPr>
      <w:r>
        <w:rPr>
          <w:b/>
          <w:bCs/>
        </w:rPr>
        <w:t xml:space="preserve">Example 72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4"/>
    <w:bookmarkStart w:id="275" w:name="exm-sum-not-union"/>
    <w:p>
      <w:pPr>
        <w:pStyle w:val="BodyText"/>
      </w:pPr>
      <w:r>
        <w:rPr>
          <w:b/>
          <w:bCs/>
        </w:rPr>
        <w:t xml:space="preserve">Example 73 (The sum is not the union)</w:t>
      </w:r>
      <w:r>
        <w:t xml:space="preserve"> </w:t>
      </w:r>
      <w:r>
        <w:t xml:space="preserve">For the two lines in</w:t>
      </w:r>
      <w:r>
        <w:t xml:space="preserve"> </w:t>
      </w:r>
      <w:hyperlink w:anchor="exm-subspace-sum">
        <w:r>
          <w:rPr>
            <w:rStyle w:val="Hyperlink"/>
          </w:rPr>
          <w:t xml:space="preserve">Example 72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5"/>
    <w:bookmarkStart w:id="276" w:name="thm-sum-intersection-subspace"/>
    <w:p>
      <w:pPr>
        <w:pStyle w:val="BodyText"/>
      </w:pPr>
      <w:r>
        <w:rPr>
          <w:b/>
          <w:bCs/>
        </w:rPr>
        <w:t xml:space="preserve">Theorem 42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77" w:name="exm-sum-intersection-subspace"/>
    <w:p>
      <w:pPr>
        <w:pStyle w:val="BodyText"/>
      </w:pPr>
      <w:r>
        <w:rPr>
          <w:b/>
          <w:bCs/>
        </w:rPr>
        <w:t xml:space="preserve">Example 74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77"/>
    <w:bookmarkStart w:id="278" w:name="thm-dim-sum"/>
    <w:p>
      <w:pPr>
        <w:pStyle w:val="FirstParagraph"/>
      </w:pPr>
      <w:r>
        <w:rPr>
          <w:b/>
          <w:bCs/>
        </w:rPr>
        <w:t xml:space="preserve">Theorem 43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7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42</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79" w:name="exm-dim-sum"/>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43</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79"/>
    <w:bookmarkStart w:id="28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0"/>
    <w:p>
      <w:pPr>
        <w:pStyle w:val="BodyText"/>
      </w:pPr>
      <w:r>
        <w:rPr>
          <w:i/>
          <w:iCs/>
        </w:rPr>
        <w:t xml:space="preserve">Proof</w:t>
      </w:r>
      <w:r>
        <w:t xml:space="preserve">. </w:t>
      </w:r>
      <w:r>
        <w:t xml:space="preserve">By</w:t>
      </w:r>
      <w:r>
        <w:t xml:space="preserve"> </w:t>
      </w:r>
      <w:hyperlink w:anchor="thm-dim-sum">
        <w:r>
          <w:rPr>
            <w:rStyle w:val="Hyperlink"/>
          </w:rPr>
          <w:t xml:space="preserve">Theorem 43</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2" w:name="exm-dim-subadditive"/>
    <w:p>
      <w:pPr>
        <w:pStyle w:val="BodyText"/>
      </w:pPr>
      <w:r>
        <w:rPr>
          <w:b/>
          <w:bCs/>
        </w:rPr>
        <w:t xml:space="preserve">Example 76 (Equality and strict inequality)</w:t>
      </w:r>
      <w:r>
        <w:t xml:space="preserve"> </w:t>
      </w:r>
      <w:r>
        <w:t xml:space="preserve"> </w:t>
      </w:r>
    </w:p>
    <w:p>
      <w:pPr>
        <w:pStyle w:val="Compact"/>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r>
        <w:t xml:space="preserve"> </w:t>
      </w:r>
      <m:oMath>
        <m:r>
          <m:t>a</m:t>
        </m:r>
        <m:r>
          <m:rPr>
            <m:sty m:val="p"/>
          </m:rPr>
          <m:t>=</m:t>
        </m:r>
        <m:r>
          <m:t>b</m:t>
        </m:r>
        <m:r>
          <m:rPr>
            <m:sty m:val="p"/>
          </m:rPr>
          <m:t>=</m:t>
        </m:r>
        <m:r>
          <m:t>0</m:t>
        </m:r>
      </m:oMath>
      <w:r>
        <w:t xml:space="preserve">.</w:t>
      </w:r>
      <w:r>
        <w:t xml:space="preserve"> </w:t>
      </w: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2</m:t>
        </m:r>
        <m:r>
          <m:rPr>
            <m:sty m:val="p"/>
          </m:rPr>
          <m:t>=</m:t>
        </m:r>
        <m:r>
          <m:t>1</m:t>
        </m:r>
        <m:r>
          <m:rPr>
            <m:sty m:val="p"/>
          </m:rPr>
          <m:t>+</m:t>
        </m:r>
        <m:r>
          <m:t>1</m:t>
        </m:r>
      </m:oMath>
      <w:r>
        <w:t xml:space="preserve">:</w:t>
      </w:r>
      <w:r>
        <w:t xml:space="preserve"> </w:t>
      </w: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pStyle w:val="Compact"/>
        <w:numPr>
          <w:ilvl w:val="0"/>
          <w:numId w:val="1035"/>
        </w:numPr>
      </w:pPr>
      <w:r>
        <w:t xml:space="preserve">For</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w:t>
      </w:r>
      <w:r>
        <w:t xml:space="preserve"> </w:t>
      </w: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1">
        <w:r>
          <w:rPr>
            <w:rStyle w:val="Hyperlink"/>
          </w:rPr>
          <w:t xml:space="preserve">strict inequality</w:t>
        </w:r>
      </w:hyperlink>
      <w:r>
        <w:t xml:space="preserve">.</w:t>
      </w:r>
    </w:p>
    <w:bookmarkEnd w:id="282"/>
    <w:bookmarkStart w:id="283" w:name="thm-rank-subadditive"/>
    <w:p>
      <w:pPr>
        <w:pStyle w:val="FirstParagraph"/>
      </w:pPr>
      <w:r>
        <w:rPr>
          <w:b/>
          <w:bCs/>
        </w:rPr>
        <w:t xml:space="preserve">Theorem 44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42</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4" w:name="exm-rank-subadditive"/>
    <w:p>
      <w:pPr>
        <w:pStyle w:val="FirstParagraph"/>
      </w:pPr>
      <w:r>
        <w:rPr>
          <w:b/>
          <w:bCs/>
        </w:rPr>
        <w:t xml:space="preserve">Example 77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4"/>
    <w:bookmarkStart w:id="285"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5"/>
    <w:bookmarkStart w:id="286" w:name="exm-direct-sum"/>
    <w:p>
      <w:pPr>
        <w:pStyle w:val="BodyText"/>
      </w:pPr>
      <w:r>
        <w:rPr>
          <w:b/>
          <w:bCs/>
        </w:rPr>
        <w:t xml:space="preserve">Example 78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6"/>
    <w:bookmarkStart w:id="287" w:name="exm-not-direct-sum"/>
    <w:p>
      <w:pPr>
        <w:pStyle w:val="BodyText"/>
      </w:pPr>
      <w:r>
        <w:rPr>
          <w:b/>
          <w:bCs/>
        </w:rPr>
        <w:t xml:space="preserve">Example 79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oMath>
      <w:r>
        <w:t xml:space="preserve">,</w:t>
      </w:r>
      <w:r>
        <w:t xml:space="preserve"> </w:t>
      </w: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87"/>
    <w:bookmarkStart w:id="288" w:name="thm-direct-sum-equiv"/>
    <w:p>
      <w:pPr>
        <w:pStyle w:val="BodyText"/>
      </w:pPr>
      <w:r>
        <w:rPr>
          <w:b/>
          <w:bCs/>
        </w:rPr>
        <w:t xml:space="preserve">Theorem 45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8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r>
        <w:t xml:space="preserve"> </w:t>
      </w:r>
      <m:oMath>
        <m:acc>
          <m:accPr>
            <m:chr m:val="̃"/>
          </m:accPr>
          <m:e>
            <m:r>
              <m:t>x</m:t>
            </m:r>
          </m:e>
        </m:acc>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89" w:name="exm-direct-sum-equiv"/>
    <w:p>
      <w:pPr>
        <w:pStyle w:val="BodyText"/>
      </w:pPr>
      <w:r>
        <w:rPr>
          <w:b/>
          <w:bCs/>
        </w:rPr>
        <w:t xml:space="preserve">Example 80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78</w:t>
        </w:r>
      </w:hyperlink>
      <w:r>
        <w:t xml:space="preserve">:</w:t>
      </w:r>
    </w:p>
    <w:p>
      <w:pPr>
        <w:pStyle w:val="Compact"/>
        <w:numPr>
          <w:ilvl w:val="0"/>
          <w:numId w:val="1039"/>
        </w:numPr>
      </w:pPr>
      <w:r>
        <w:t xml:space="preserve">the dimensions add up:</w:t>
      </w:r>
      <w:r>
        <w:t xml:space="preserve"> </w:t>
      </w:r>
      <m:oMath>
        <m:r>
          <m:t>2</m:t>
        </m:r>
        <m:r>
          <m:rPr>
            <m:sty m:val="p"/>
          </m:rPr>
          <m:t>+</m:t>
        </m:r>
        <m:r>
          <m:t>1</m:t>
        </m:r>
        <m:r>
          <m:rPr>
            <m:sty m:val="p"/>
          </m:rPr>
          <m:t>=</m:t>
        </m:r>
        <m:r>
          <m:t>3</m:t>
        </m:r>
        <m:r>
          <m:rPr>
            <m:sty m:val="p"/>
          </m:rPr>
          <m:t>=</m:t>
        </m:r>
        <m:r>
          <m:rPr>
            <m:sty m:val="p"/>
          </m:rPr>
          <m:t>dim</m:t>
        </m:r>
        <m:r>
          <m:rPr>
            <m:sty m:val="p"/>
          </m:rPr>
          <m:t>(</m:t>
        </m:r>
        <m:sSup>
          <m:e>
            <m:r>
              <m:rPr>
                <m:scr m:val="double-struck"/>
                <m:sty m:val="p"/>
              </m:rPr>
              <m:t>R</m:t>
            </m:r>
          </m:e>
          <m:sup>
            <m:r>
              <m:t>3</m:t>
            </m:r>
          </m:sup>
        </m:sSup>
        <m:r>
          <m:rPr>
            <m:sty m:val="p"/>
          </m:rPr>
          <m:t>)</m:t>
        </m:r>
      </m:oMath>
      <w:r>
        <w:t xml:space="preserve">,</w:t>
      </w:r>
      <w:r>
        <w:t xml:space="preserve"> </w:t>
      </w: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pStyle w:val="Compact"/>
        <w:numPr>
          <w:ilvl w:val="0"/>
          <w:numId w:val="1039"/>
        </w:numPr>
      </w:pPr>
      <w:r>
        <w:t xml:space="preserve">the split is unique: if</w:t>
      </w:r>
      <w:r>
        <w:t xml:space="preserve"> </w:t>
      </w:r>
      <m:oMath>
        <m:r>
          <m:rPr>
            <m:sty m:val="p"/>
          </m:rPr>
          <m:t>(</m:t>
        </m:r>
        <m:r>
          <m:t>x</m:t>
        </m:r>
        <m:r>
          <m:rPr>
            <m:sty m:val="p"/>
          </m:rPr>
          <m:t>,</m:t>
        </m:r>
        <m:r>
          <m:t>y</m:t>
        </m:r>
        <m:r>
          <m:rPr>
            <m:sty m:val="p"/>
          </m:rPr>
          <m:t>,</m:t>
        </m:r>
        <m:r>
          <m:t>z</m:t>
        </m:r>
        <m:r>
          <m:rPr>
            <m:sty m:val="p"/>
          </m:rPr>
          <m:t>)</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r>
          <m:rPr>
            <m:sty m:val="p"/>
          </m:rPr>
          <m:t>=</m:t>
        </m:r>
        <m:r>
          <m:rPr>
            <m:sty m:val="p"/>
          </m:rPr>
          <m:t>(</m:t>
        </m:r>
        <m:r>
          <m:t>a</m:t>
        </m:r>
        <m:r>
          <m:rPr>
            <m:sty m:val="p"/>
          </m:rPr>
          <m:t>,</m:t>
        </m:r>
        <m:r>
          <m:t>b</m:t>
        </m:r>
        <m:r>
          <m:rPr>
            <m:sty m:val="p"/>
          </m:rPr>
          <m:t>,</m:t>
        </m:r>
        <m:r>
          <m:t>c</m:t>
        </m:r>
        <m:r>
          <m:rPr>
            <m:sty m:val="p"/>
          </m:rPr>
          <m:t>)</m:t>
        </m:r>
      </m:oMath>
      <w:r>
        <w:t xml:space="preserve">,</w:t>
      </w:r>
      <w:r>
        <w:t xml:space="preserve"> </w:t>
      </w: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79</w:t>
        </w:r>
      </w:hyperlink>
      <w:r>
        <w:t xml:space="preserve">,</w:t>
      </w:r>
      <w:r>
        <w:t xml:space="preserve"> </w:t>
      </w:r>
      <w:r>
        <w:t xml:space="preserve">both statements fail:</w:t>
      </w:r>
      <w:r>
        <w:t xml:space="preserve"> </w:t>
      </w:r>
      <m:oMath>
        <m:r>
          <m:t>2</m:t>
        </m:r>
        <m:r>
          <m:rPr>
            <m:sty m:val="p"/>
          </m:rPr>
          <m:t>+</m:t>
        </m:r>
        <m:r>
          <m:t>2</m:t>
        </m:r>
        <m:r>
          <m:rPr>
            <m:sty m:val="p"/>
          </m:rPr>
          <m:t>=</m:t>
        </m:r>
        <m:r>
          <m:t>4</m:t>
        </m:r>
        <m:r>
          <m:rPr>
            <m:sty m:val="p"/>
          </m:rPr>
          <m:t>≠</m:t>
        </m:r>
        <m:r>
          <m:t>3</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 </w:t>
      </w:r>
      <w:r>
        <w:t xml:space="preserve">(</w:t>
      </w:r>
      <w:hyperlink w:anchor="exm-dim-sum">
        <w:r>
          <w:rPr>
            <w:rStyle w:val="Hyperlink"/>
          </w:rPr>
          <w:t xml:space="preserve">Example 75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89"/>
    <w:bookmarkStart w:id="290"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45</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0"/>
    <w:bookmarkStart w:id="291" w:name="exm-projection"/>
    <w:p>
      <w:pPr>
        <w:pStyle w:val="BodyText"/>
      </w:pPr>
      <w:r>
        <w:rPr>
          <w:b/>
          <w:bCs/>
        </w:rPr>
        <w:t xml:space="preserve">Example 81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r>
        <w:t xml:space="preserve"> </w:t>
      </w:r>
      <m:oMath>
        <m:sSup>
          <m:e>
            <m:r>
              <m:rPr>
                <m:scr m:val="double-struck"/>
                <m:sty m:val="p"/>
              </m:rPr>
              <m:t>R</m:t>
            </m:r>
          </m:e>
          <m:sup>
            <m:r>
              <m:t>2</m:t>
            </m:r>
          </m:sup>
        </m:sSup>
        <m:r>
          <m:rPr>
            <m:sty m:val="p"/>
          </m:rPr>
          <m:t>=</m:t>
        </m:r>
        <m:r>
          <m:rPr>
            <m:scr m:val="script"/>
            <m:sty m:val="p"/>
          </m:rPr>
          <m:t>S</m:t>
        </m:r>
        <m:r>
          <m:rPr>
            <m:sty m:val="p"/>
          </m:rPr>
          <m:t>⊕</m:t>
        </m:r>
        <m:sSub>
          <m:e>
            <m:r>
              <m:rPr>
                <m:scr m:val="script"/>
                <m:sty m:val="p"/>
              </m:rPr>
              <m:t>T</m:t>
            </m:r>
          </m:e>
          <m:sub>
            <m:r>
              <m:t>1</m:t>
            </m:r>
          </m:sub>
        </m:sSub>
        <m:r>
          <m:rPr>
            <m:sty m:val="p"/>
          </m:rPr>
          <m:t>=</m:t>
        </m:r>
        <m:r>
          <m:rPr>
            <m:scr m:val="script"/>
            <m:sty m:val="p"/>
          </m:rPr>
          <m:t>S</m:t>
        </m:r>
        <m:r>
          <m:rPr>
            <m:sty m:val="p"/>
          </m:rPr>
          <m:t>⊕</m:t>
        </m:r>
        <m:sSub>
          <m:e>
            <m:r>
              <m:rPr>
                <m:scr m:val="script"/>
                <m:sty m:val="p"/>
              </m:rPr>
              <m:t>T</m:t>
            </m:r>
          </m:e>
          <m:sub>
            <m:r>
              <m:t>2</m:t>
            </m:r>
          </m:sub>
        </m:sSub>
      </m:oMath>
      <w:r>
        <w:t xml:space="preserve"> </w:t>
      </w: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45</w:t>
        </w:r>
      </w:hyperlink>
      <w:r>
        <w:t xml:space="preserve">).</w:t>
      </w:r>
      <w:r>
        <w:t xml:space="preserve"> </w:t>
      </w:r>
      <w:r>
        <w:t xml:space="preserve">The same vector has a different projection onto the same subspace</w:t>
      </w:r>
      <w:r>
        <w:t xml:space="preserve"> </w:t>
      </w:r>
      <w:r>
        <w:t xml:space="preserve">when the complement changes.</w:t>
      </w:r>
    </w:p>
    <w:bookmarkEnd w:id="291"/>
    <w:bookmarkEnd w:id="292"/>
    <w:bookmarkStart w:id="306" w:name="sec-orthogonal-complements"/>
    <w:p>
      <w:pPr>
        <w:pStyle w:val="Heading3"/>
      </w:pPr>
      <w:r>
        <w:t xml:space="preserve">2.14 Orthogonal complements</w:t>
      </w:r>
    </w:p>
    <w:bookmarkStart w:id="293" w:name="thm-dot-linear"/>
    <w:p>
      <w:pPr>
        <w:pStyle w:val="FirstParagraph"/>
      </w:pPr>
      <w:r>
        <w:rPr>
          <w:b/>
          <w:bCs/>
        </w:rPr>
        <w:t xml:space="preserve">Theorem 46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r>
        <w:t xml:space="preserve"> </w:t>
      </w:r>
      <m:oMath>
        <m:r>
          <m:t>a</m:t>
        </m:r>
        <m:r>
          <m:rPr>
            <m:sty m:val="p"/>
          </m:rPr>
          <m:t>=</m:t>
        </m:r>
        <m:r>
          <m:t>b</m:t>
        </m:r>
        <m:r>
          <m:rPr>
            <m:sty m:val="p"/>
          </m:rPr>
          <m:t>=</m:t>
        </m:r>
        <m:r>
          <m:t>1</m:t>
        </m:r>
      </m:oMath>
      <w:r>
        <w:t xml:space="preserve">, 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4" w:name="exm-dot-linear"/>
    <w:p>
      <w:pPr>
        <w:pStyle w:val="BodyText"/>
      </w:pPr>
      <w:r>
        <w:rPr>
          <w:b/>
          <w:bCs/>
        </w:rPr>
        <w:t xml:space="preserve">Example 82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r>
        <w:t xml:space="preserve"> </w:t>
      </w:r>
      <m:oMath>
        <m:acc>
          <m:accPr>
            <m:chr m:val="̃"/>
          </m:accPr>
          <m:e>
            <m:r>
              <m:t>x</m:t>
            </m:r>
          </m:e>
        </m:acc>
        <m:r>
          <m:rPr>
            <m:sty m:val="p"/>
          </m:rPr>
          <m:t>⋅</m:t>
        </m:r>
        <m:r>
          <m:rPr>
            <m:sty m:val="p"/>
          </m:rPr>
          <m:t>(</m:t>
        </m:r>
        <m:r>
          <m:t>6</m:t>
        </m:r>
        <m:r>
          <m:rPr>
            <m:sty m:val="p"/>
          </m:rPr>
          <m:t>,</m:t>
        </m:r>
        <m:r>
          <m:rPr>
            <m:sty m:val="p"/>
          </m:rPr>
          <m:t>−</m:t>
        </m:r>
        <m:r>
          <m:t>1</m:t>
        </m:r>
        <m:r>
          <m:rPr>
            <m:sty m:val="p"/>
          </m:rPr>
          <m:t>)</m:t>
        </m:r>
        <m:r>
          <m:rPr>
            <m:sty m:val="p"/>
          </m:rPr>
          <m:t>=</m:t>
        </m:r>
        <m:r>
          <m:t>6</m:t>
        </m:r>
        <m:r>
          <m:rPr>
            <m:sty m:val="p"/>
          </m:rPr>
          <m:t>−</m:t>
        </m:r>
        <m:r>
          <m:t>2</m:t>
        </m:r>
        <m:r>
          <m:rPr>
            <m:sty m:val="p"/>
          </m:rPr>
          <m:t>=</m:t>
        </m:r>
        <m:r>
          <m:t>4</m:t>
        </m:r>
      </m:oMath>
      <w:r>
        <w:t xml:space="preserve">.</w:t>
      </w:r>
      <w:r>
        <w:t xml:space="preserve"> </w:t>
      </w:r>
      <w:r>
        <w:t xml:space="preserve">By</w:t>
      </w:r>
      <w:r>
        <w:t xml:space="preserve"> </w:t>
      </w:r>
      <w:hyperlink w:anchor="thm-dot-linear">
        <w:r>
          <w:rPr>
            <w:rStyle w:val="Hyperlink"/>
          </w:rPr>
          <w:t xml:space="preserve">Theorem 46</w:t>
        </w:r>
      </w:hyperlink>
      <w:r>
        <w:t xml:space="preserve">,</w:t>
      </w:r>
      <w:r>
        <w:t xml:space="preserve"> </w:t>
      </w:r>
      <m:oMath>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2</m:t>
        </m:r>
        <m:r>
          <m:rPr>
            <m:sty m:val="p"/>
          </m:rPr>
          <m:t>⋅</m:t>
        </m:r>
        <m:r>
          <m:t>3</m:t>
        </m:r>
        <m:r>
          <m:rPr>
            <m:sty m:val="p"/>
          </m:rPr>
          <m:t>+</m:t>
        </m:r>
        <m:r>
          <m:rPr>
            <m:sty m:val="p"/>
          </m:rPr>
          <m:t>(</m:t>
        </m:r>
        <m:r>
          <m:rPr>
            <m:sty m:val="p"/>
          </m:rPr>
          <m:t>−</m:t>
        </m:r>
        <m:r>
          <m:t>1</m:t>
        </m:r>
        <m:r>
          <m:rPr>
            <m:sty m:val="p"/>
          </m:rPr>
          <m:t>)</m:t>
        </m:r>
        <m:r>
          <m:rPr>
            <m:sty m:val="p"/>
          </m:rPr>
          <m:t>⋅</m:t>
        </m:r>
        <m:r>
          <m:t>2</m:t>
        </m:r>
        <m:r>
          <m:rPr>
            <m:sty m:val="p"/>
          </m:rPr>
          <m:t>=</m:t>
        </m:r>
        <m:r>
          <m:t>4</m:t>
        </m:r>
      </m:oMath>
      <w:r>
        <w:t xml:space="preserve">,</w:t>
      </w:r>
      <w:r>
        <w:t xml:space="preserve"> </w:t>
      </w:r>
      <w:r>
        <w:t xml:space="preserve">the same number.</w:t>
      </w:r>
    </w:p>
    <w:bookmarkEnd w:id="294"/>
    <w:bookmarkStart w:id="295"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5"/>
    <w:bookmarkStart w:id="296" w:name="exm-orthogonal-complement"/>
    <w:p>
      <w:pPr>
        <w:pStyle w:val="BodyText"/>
      </w:pPr>
      <w:r>
        <w:rPr>
          <w:b/>
          <w:bCs/>
        </w:rPr>
        <w:t xml:space="preserve">Example 83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r>
        <w:t xml:space="preserve"> </w:t>
      </w:r>
      <m:oMath>
        <m:r>
          <m:rPr>
            <m:sty m:val="p"/>
          </m:rPr>
          <m:t>(</m:t>
        </m:r>
        <m:r>
          <m:t>a</m:t>
        </m:r>
        <m:r>
          <m:rPr>
            <m:sty m:val="p"/>
          </m:rPr>
          <m:t>,</m:t>
        </m:r>
        <m:r>
          <m:t>b</m:t>
        </m:r>
        <m:r>
          <m:rPr>
            <m:sty m:val="p"/>
          </m:rPr>
          <m:t>,</m:t>
        </m:r>
        <m:r>
          <m:t>0</m:t>
        </m:r>
        <m:r>
          <m:rPr>
            <m:sty m:val="p"/>
          </m:rPr>
          <m:t>)</m:t>
        </m:r>
        <m:r>
          <m:rPr>
            <m:sty m:val="p"/>
          </m:rPr>
          <m:t>⋅</m:t>
        </m:r>
        <m:acc>
          <m:accPr>
            <m:chr m:val="̃"/>
          </m:accPr>
          <m:e>
            <m:r>
              <m:t>u</m:t>
            </m:r>
          </m:e>
        </m:acc>
        <m:r>
          <m:rPr>
            <m:sty m:val="p"/>
          </m:rPr>
          <m:t>=</m:t>
        </m:r>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r>
        <w:t xml:space="preserve"> </w:t>
      </w:r>
      <m:oMath>
        <m:sSub>
          <m:e>
            <m:r>
              <m:t>u</m:t>
            </m:r>
          </m:e>
          <m:sub>
            <m:r>
              <m:t>1</m:t>
            </m:r>
          </m:sub>
        </m:sSub>
        <m:r>
          <m:rPr>
            <m:sty m:val="p"/>
          </m:rPr>
          <m:t>=</m:t>
        </m:r>
        <m:sSub>
          <m:e>
            <m:r>
              <m:t>u</m:t>
            </m:r>
          </m:e>
          <m:sub>
            <m:r>
              <m:t>2</m:t>
            </m:r>
          </m:sub>
        </m:sSub>
        <m:r>
          <m:rPr>
            <m:sty m:val="p"/>
          </m:rPr>
          <m:t>=</m:t>
        </m:r>
        <m:r>
          <m:t>0</m:t>
        </m:r>
      </m:oMath>
      <w:r>
        <w:t xml:space="preserve">, 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pStyle w:val="Compact"/>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r>
        <w:t xml:space="preserve"> </w:t>
      </w:r>
      <m:oMath>
        <m:acc>
          <m:accPr>
            <m:chr m:val="̃"/>
          </m:accPr>
          <m:e>
            <m:r>
              <m:t>u</m:t>
            </m:r>
          </m:e>
        </m:acc>
        <m:r>
          <m:rPr>
            <m:sty m:val="p"/>
          </m:rPr>
          <m:t>⋅</m:t>
        </m:r>
        <m:acc>
          <m:accPr>
            <m:chr m:val="̃"/>
          </m:accPr>
          <m:e>
            <m:r>
              <m:t>u</m:t>
            </m:r>
          </m:e>
        </m:acc>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r>
          <m:rPr>
            <m:sty m:val="p"/>
          </m:rPr>
          <m:t>=</m:t>
        </m:r>
        <m:r>
          <m:t>0</m:t>
        </m:r>
      </m:oMath>
      <w:r>
        <w:t xml:space="preserve"> </w:t>
      </w:r>
      <w:r>
        <w:t xml:space="preserve">forces</w:t>
      </w:r>
      <w:r>
        <w:t xml:space="preserve"> </w:t>
      </w:r>
      <m:oMath>
        <m:acc>
          <m:accPr>
            <m:chr m:val="̃"/>
          </m:accPr>
          <m:e>
            <m:r>
              <m:t>u</m:t>
            </m:r>
          </m:e>
        </m:acc>
        <m:r>
          <m:rPr>
            <m:sty m:val="p"/>
          </m:rPr>
          <m:t>=</m:t>
        </m:r>
        <m:acc>
          <m:accPr>
            <m:chr m:val="̃"/>
          </m:accPr>
          <m:e>
            <m:r>
              <m:t>0</m:t>
            </m:r>
          </m:e>
        </m:acc>
      </m:oMath>
      <w:r>
        <w:t xml:space="preserve">.</w:t>
      </w:r>
    </w:p>
    <w:bookmarkEnd w:id="296"/>
    <w:bookmarkStart w:id="297" w:name="thm-orthogonal-complement-subspace"/>
    <w:p>
      <w:pPr>
        <w:pStyle w:val="FirstParagraph"/>
      </w:pPr>
      <w:r>
        <w:rPr>
          <w:b/>
          <w:bCs/>
        </w:rPr>
        <w:t xml:space="preserve">Theorem 47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297"/>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r>
        <w:t xml:space="preserve"> </w:t>
      </w:r>
      <m:oMath>
        <m:acc>
          <m:accPr>
            <m:chr m:val="̃"/>
          </m:accPr>
          <m:e>
            <m:r>
              <m:t>x</m:t>
            </m:r>
          </m:e>
        </m:acc>
        <m:r>
          <m:rPr>
            <m:sty m:val="p"/>
          </m:rPr>
          <m:t>⋅</m:t>
        </m:r>
        <m:acc>
          <m:accPr>
            <m:chr m:val="̃"/>
          </m:accPr>
          <m:e>
            <m:r>
              <m:t>0</m:t>
            </m:r>
          </m:e>
        </m:acc>
        <m:r>
          <m:rPr>
            <m:sty m:val="p"/>
          </m:rPr>
          <m:t>=</m:t>
        </m:r>
        <m:nary>
          <m:naryPr>
            <m:chr m:val="∑"/>
            <m:limLoc m:val="undOvr"/>
            <m:subHide m:val="off"/>
            <m:supHide m:val="on"/>
          </m:naryPr>
          <m:sub>
            <m:r>
              <m:t>i</m:t>
            </m:r>
          </m:sub>
          <m:sup>
            <m:r>
              <m:t>​</m:t>
            </m:r>
          </m:sup>
          <m:e>
            <m:sSub>
              <m:e>
                <m:r>
                  <m:t>x</m:t>
                </m:r>
              </m:e>
              <m:sub>
                <m:r>
                  <m:t>i</m:t>
                </m:r>
              </m:sub>
            </m:sSub>
          </m:e>
        </m:nary>
        <m:r>
          <m:rPr>
            <m:sty m:val="p"/>
          </m:rPr>
          <m:t>⋅</m:t>
        </m:r>
        <m:r>
          <m:t>0</m:t>
        </m:r>
        <m:r>
          <m:rPr>
            <m:sty m:val="p"/>
          </m:rPr>
          <m:t>=</m:t>
        </m:r>
        <m:r>
          <m:t>0</m:t>
        </m:r>
      </m:oMath>
      <w:r>
        <w:t xml:space="preserve"> </w:t>
      </w: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46</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298" w:name="exm-orthogonal-complement-subspace"/>
    <w:p>
      <w:pPr>
        <w:pStyle w:val="BodyText"/>
      </w:pPr>
      <w:r>
        <w:rPr>
          <w:b/>
          <w:bCs/>
        </w:rPr>
        <w:t xml:space="preserve">Example 84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r>
        <w:t xml:space="preserve"> </w:t>
      </w:r>
      <m:oMath>
        <m:acc>
          <m:accPr>
            <m:chr m:val="̃"/>
          </m:accPr>
          <m:e>
            <m:r>
              <m:t>u</m:t>
            </m:r>
          </m:e>
        </m:acc>
        <m:r>
          <m:rPr>
            <m:sty m:val="p"/>
          </m:rPr>
          <m:t>=</m:t>
        </m:r>
        <m:r>
          <m:rPr>
            <m:sty m:val="p"/>
          </m:rPr>
          <m:t>(</m:t>
        </m:r>
        <m:r>
          <m:rPr>
            <m:sty m:val="p"/>
          </m:rPr>
          <m:t>−</m:t>
        </m:r>
        <m:r>
          <m:t>2</m:t>
        </m:r>
        <m:sSub>
          <m:e>
            <m:r>
              <m:t>u</m:t>
            </m:r>
          </m:e>
          <m:sub>
            <m:r>
              <m:t>2</m:t>
            </m:r>
          </m:sub>
        </m:sSub>
        <m:r>
          <m:rPr>
            <m:sty m:val="p"/>
          </m:rPr>
          <m:t>,</m:t>
        </m:r>
        <m:sSub>
          <m:e>
            <m:r>
              <m:t>u</m:t>
            </m:r>
          </m:e>
          <m:sub>
            <m:r>
              <m:t>2</m:t>
            </m:r>
          </m:sub>
        </m:sSub>
        <m:r>
          <m:rPr>
            <m:sty m:val="p"/>
          </m:rPr>
          <m:t>)</m:t>
        </m:r>
        <m:r>
          <m:rPr>
            <m:sty m:val="p"/>
          </m:rPr>
          <m:t>=</m:t>
        </m:r>
        <m:sSub>
          <m:e>
            <m:r>
              <m:t>u</m:t>
            </m:r>
          </m:e>
          <m:sub>
            <m:r>
              <m:t>2</m:t>
            </m:r>
          </m:sub>
        </m:sSub>
        <m:r>
          <m:t> </m:t>
        </m:r>
        <m:r>
          <m:rPr>
            <m:sty m:val="p"/>
          </m:rPr>
          <m:t>(</m:t>
        </m:r>
        <m:r>
          <m:rPr>
            <m:sty m:val="p"/>
          </m:rPr>
          <m:t>−</m:t>
        </m:r>
        <m:r>
          <m:t>2</m:t>
        </m:r>
        <m:r>
          <m:rPr>
            <m:sty m:val="p"/>
          </m:rPr>
          <m:t>,</m:t>
        </m:r>
        <m:r>
          <m:t>1</m:t>
        </m:r>
        <m:r>
          <m:rPr>
            <m:sty m:val="p"/>
          </m:rPr>
          <m:t>)</m:t>
        </m:r>
      </m:oMath>
      <w:r>
        <w:t xml:space="preserve">.</w:t>
      </w:r>
      <w:r>
        <w:t xml:space="preserve"> </w:t>
      </w: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47</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298"/>
    <w:bookmarkStart w:id="299" w:name="thm-complement-null-space"/>
    <w:p>
      <w:pPr>
        <w:pStyle w:val="BodyText"/>
      </w:pPr>
      <w:r>
        <w:rPr>
          <w:b/>
          <w:bCs/>
        </w:rPr>
        <w:t xml:space="preserve">Theorem 48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299"/>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0" w:name="exm-complement-null-space"/>
    <w:p>
      <w:pPr>
        <w:pStyle w:val="BodyText"/>
      </w:pPr>
      <w:r>
        <w:rPr>
          <w:b/>
          <w:bCs/>
        </w:rPr>
        <w:t xml:space="preserve">Example 85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48</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0"/>
    <w:bookmarkStart w:id="301" w:name="thm-orthogonal-direct-sum"/>
    <w:p>
      <w:pPr>
        <w:pStyle w:val="FirstParagraph"/>
      </w:pPr>
      <w:r>
        <w:rPr>
          <w:b/>
          <w:bCs/>
        </w:rPr>
        <w:t xml:space="preserve">Theorem 49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45</w:t>
        </w:r>
      </w:hyperlink>
      <w:r>
        <w:t xml:space="preserve">).</w:t>
      </w:r>
    </w:p>
    <w:bookmarkEnd w:id="301"/>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r>
        <w:t xml:space="preserve"> </w:t>
      </w:r>
      <m:oMath>
        <m:acc>
          <m:accPr>
            <m:chr m:val="̃"/>
          </m:accPr>
          <m:e>
            <m:r>
              <m:t>x</m:t>
            </m:r>
          </m:e>
        </m:acc>
        <m:r>
          <m:rPr>
            <m:sty m:val="p"/>
          </m:rPr>
          <m:t>⋅</m:t>
        </m:r>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48</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42</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43</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45</w:t>
        </w:r>
      </w:hyperlink>
      <w:r>
        <w:t xml:space="preserve"> </w:t>
      </w:r>
      <w:r>
        <w:t xml:space="preserve">(statement 1 implies statement 3).</w:t>
      </w:r>
    </w:p>
    <w:bookmarkStart w:id="302" w:name="exm-orthogonal-direct-sum"/>
    <w:p>
      <w:pPr>
        <w:pStyle w:val="BodyText"/>
      </w:pPr>
      <w:r>
        <w:rPr>
          <w:b/>
          <w:bCs/>
        </w:rPr>
        <w:t xml:space="preserve">Example 86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r>
        <w:t xml:space="preserve"> </w:t>
      </w:r>
      <m:oMath>
        <m:r>
          <m:t>c</m:t>
        </m:r>
        <m:r>
          <m:t> </m:t>
        </m:r>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c</m:t>
        </m:r>
        <m:r>
          <m:t> </m:t>
        </m:r>
        <m:r>
          <m:rPr>
            <m:sty m:val="p"/>
          </m:rPr>
          <m:t>(</m:t>
        </m:r>
        <m:sSub>
          <m:e>
            <m:r>
              <m:t>u</m:t>
            </m:r>
          </m:e>
          <m:sub>
            <m:r>
              <m:t>1</m:t>
            </m:r>
          </m:sub>
        </m:sSub>
        <m:r>
          <m:rPr>
            <m:sty m:val="p"/>
          </m:rPr>
          <m:t>+</m:t>
        </m:r>
        <m:sSub>
          <m:e>
            <m:r>
              <m:t>u</m:t>
            </m:r>
          </m:e>
          <m:sub>
            <m:r>
              <m:t>2</m:t>
            </m:r>
          </m:sub>
        </m:sSub>
        <m:r>
          <m:rPr>
            <m:sty m:val="p"/>
          </m:rPr>
          <m:t>)</m:t>
        </m:r>
        <m:r>
          <m:rPr>
            <m:sty m:val="p"/>
          </m:rPr>
          <m:t>=</m:t>
        </m:r>
        <m:r>
          <m:t>0</m:t>
        </m:r>
      </m:oMath>
      <w:r>
        <w:t xml:space="preserve"> </w:t>
      </w:r>
      <w:r>
        <w:t xml:space="preserve">for every</w:t>
      </w:r>
      <w:r>
        <w:t xml:space="preserve"> </w:t>
      </w:r>
      <m:oMath>
        <m:r>
          <m:t>c</m:t>
        </m:r>
      </m:oMath>
      <w:r>
        <w:t xml:space="preserve">.</w:t>
      </w:r>
      <w:r>
        <w:t xml:space="preserve"> </w:t>
      </w:r>
      <w:r>
        <w:t xml:space="preserve">So</w:t>
      </w:r>
      <w:r>
        <w:t xml:space="preserve"> </w:t>
      </w:r>
      <m:oMath>
        <m:sSup>
          <m:e>
            <m:r>
              <m:rPr>
                <m:scr m:val="script"/>
                <m:sty m:val="p"/>
              </m:rPr>
              <m:t>S</m:t>
            </m:r>
          </m:e>
          <m:sup>
            <m:r>
              <m:rPr>
                <m:sty m:val="p"/>
              </m:rPr>
              <m:t>⟂</m:t>
            </m:r>
          </m:sup>
        </m:sSup>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a</m:t>
        </m:r>
        <m:r>
          <m:rPr>
            <m:sty m:val="p"/>
          </m:rPr>
          <m:t>=</m:t>
        </m:r>
        <m:r>
          <m:t>c</m:t>
        </m:r>
        <m:r>
          <m:rPr>
            <m:sty m:val="p"/>
          </m:rPr>
          <m:t>=</m:t>
        </m:r>
        <m:r>
          <m:t>0</m:t>
        </m:r>
      </m:oMath>
      <w:r>
        <w:t xml:space="preserve">,</w:t>
      </w:r>
      <w:r>
        <w:t xml:space="preserve"> </w:t>
      </w: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r>
        <w:t xml:space="preserve"> </w:t>
      </w:r>
      <m:oMath>
        <m:acc>
          <m:accPr>
            <m:chr m:val="̃"/>
          </m:accPr>
          <m:e>
            <m:r>
              <m:t>v</m:t>
            </m:r>
          </m:e>
        </m:acc>
        <m:r>
          <m:rPr>
            <m:sty m:val="p"/>
          </m:rPr>
          <m:t>=</m:t>
        </m:r>
        <m:acc>
          <m:accPr>
            <m:chr m:val="̃"/>
          </m:accPr>
          <m:e>
            <m:r>
              <m:t>y</m:t>
            </m:r>
          </m:e>
        </m:acc>
        <m:r>
          <m:rPr>
            <m:sty m:val="p"/>
          </m:rPr>
          <m:t>−</m:t>
        </m:r>
        <m:acc>
          <m:accPr>
            <m:chr m:val="̃"/>
          </m:accPr>
          <m:e>
            <m:r>
              <m:t>u</m:t>
            </m:r>
          </m:e>
        </m:acc>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oMath>
      <w:r>
        <w:t xml:space="preserve"> </w:t>
      </w: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rPr>
            <m:sty m:val="p"/>
          </m:rPr>
          <m:t>=</m:t>
        </m:r>
        <m:r>
          <m:t>1</m:t>
        </m:r>
        <m:r>
          <m:rPr>
            <m:sty m:val="p"/>
          </m:rPr>
          <m:t>−</m:t>
        </m:r>
        <m:r>
          <m:t>1</m:t>
        </m:r>
        <m:r>
          <m:rPr>
            <m:sty m:val="p"/>
          </m:rPr>
          <m:t>+</m:t>
        </m:r>
        <m:r>
          <m:t>0</m:t>
        </m:r>
        <m:r>
          <m:rPr>
            <m:sty m:val="p"/>
          </m:rPr>
          <m:t>=</m:t>
        </m:r>
        <m:r>
          <m:t>0</m:t>
        </m:r>
      </m:oMath>
      <w:r>
        <w:t xml:space="preserve">.</w:t>
      </w:r>
    </w:p>
    <w:bookmarkEnd w:id="302"/>
    <w:bookmarkStart w:id="303" w:name="thm-double-complement"/>
    <w:p>
      <w:pPr>
        <w:pStyle w:val="BodyText"/>
      </w:pPr>
      <w:r>
        <w:rPr>
          <w:b/>
          <w:bCs/>
        </w:rPr>
        <w:t xml:space="preserve">Theorem 50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3"/>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part 2 of</w:t>
      </w:r>
      <w:r>
        <w:t xml:space="preserve"> </w:t>
      </w:r>
      <w:hyperlink w:anchor="thm-orthogonal-direct-sum">
        <w:r>
          <w:rPr>
            <w:rStyle w:val="Hyperlink"/>
          </w:rPr>
          <w:t xml:space="preserve">Theorem 49</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49</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49</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4" w:name="exm-double-complement"/>
    <w:p>
      <w:pPr>
        <w:pStyle w:val="BodyText"/>
      </w:pPr>
      <w:r>
        <w:rPr>
          <w:b/>
          <w:bCs/>
        </w:rPr>
        <w:t xml:space="preserve">Example 87 (Back to the line)</w:t>
      </w:r>
      <w:r>
        <w:t xml:space="preserve"> </w:t>
      </w:r>
      <w:r>
        <w:t xml:space="preserve">In</w:t>
      </w:r>
      <w:r>
        <w:t xml:space="preserve"> </w:t>
      </w:r>
      <w:hyperlink w:anchor="exm-orthogonal-direct-sum">
        <w:r>
          <w:rPr>
            <w:rStyle w:val="Hyperlink"/>
          </w:rPr>
          <w:t xml:space="preserve">Example 86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r>
          <m:rPr>
            <m:sty m:val="p"/>
          </m:rPr>
          <m:t>=</m:t>
        </m:r>
        <m:r>
          <m:rPr>
            <m:scr m:val="script"/>
            <m:sty m:val="p"/>
          </m:rPr>
          <m:t>S</m:t>
        </m:r>
      </m:oMath>
      <w:r>
        <w:t xml:space="preserve">.</w:t>
      </w:r>
    </w:p>
    <w:bookmarkEnd w:id="304"/>
    <w:bookmarkStart w:id="305" w:name="exm-double-complement-fails"/>
    <w:p>
      <w:pPr>
        <w:pStyle w:val="BodyText"/>
      </w:pPr>
      <w:r>
        <w:rPr>
          <w:b/>
          <w:bCs/>
        </w:rPr>
        <w:t xml:space="preserve">Example 88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50</w:t>
        </w:r>
      </w:hyperlink>
      <w:r>
        <w:t xml:space="preserve"> </w:t>
      </w:r>
      <w:r>
        <w:t xml:space="preserve">needs</w:t>
      </w:r>
      <w:r>
        <w:t xml:space="preserve"> </w:t>
      </w:r>
      <m:oMath>
        <m:r>
          <m:rPr>
            <m:scr m:val="script"/>
            <m:sty m:val="p"/>
          </m:rPr>
          <m:t>S</m:t>
        </m:r>
      </m:oMath>
      <w:r>
        <w:t xml:space="preserve"> </w:t>
      </w:r>
      <w:r>
        <w:t xml:space="preserve">to be a subspace.</w:t>
      </w:r>
    </w:p>
    <w:bookmarkEnd w:id="305"/>
    <w:bookmarkEnd w:id="306"/>
    <w:bookmarkStart w:id="309" w:name="sec-fundamental-theorem"/>
    <w:p>
      <w:pPr>
        <w:pStyle w:val="Heading3"/>
      </w:pPr>
      <w:r>
        <w:t xml:space="preserve">2.15 The fundamental theorem of linear algebra</w:t>
      </w:r>
    </w:p>
    <w:bookmarkStart w:id="307" w:name="thm-fundamental-subspaces"/>
    <w:p>
      <w:pPr>
        <w:pStyle w:val="FirstParagraph"/>
      </w:pPr>
      <w:r>
        <w:rPr>
          <w:b/>
          <w:bCs/>
        </w:rPr>
        <w:t xml:space="preserve">Theorem 51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pStyle w:val="Compact"/>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pStyle w:val="Compact"/>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pStyle w:val="Compact"/>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Compact"/>
        <w:numPr>
          <w:ilvl w:val="0"/>
          <w:numId w:val="1043"/>
        </w:numPr>
      </w:pP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t>r</m:t>
        </m:r>
      </m:oMath>
      <w:r>
        <w:t xml:space="preserve">,</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07"/>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48</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49</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08" w:name="exm-fundamental-subspaces"/>
    <w:p>
      <w:pPr>
        <w:pStyle w:val="BodyText"/>
      </w:pPr>
      <w:r>
        <w:rPr>
          <w:b/>
          <w:bCs/>
        </w:rPr>
        <w:t xml:space="preserve">Example 89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pStyle w:val="Compact"/>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r>
        <w:t xml:space="preserve"> </w:t>
      </w:r>
      <m:oMath>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rPr>
            <m:sty m:val="p"/>
          </m:rPr>
          <m:t>=</m:t>
        </m:r>
        <m:r>
          <m:t>2</m:t>
        </m:r>
        <m:r>
          <m:rPr>
            <m:sty m:val="p"/>
          </m:rPr>
          <m:t>−</m:t>
        </m:r>
        <m:r>
          <m:t>2</m:t>
        </m:r>
        <m:r>
          <m:rPr>
            <m:sty m:val="p"/>
          </m:rPr>
          <m:t>+</m:t>
        </m:r>
        <m:r>
          <m:t>0</m:t>
        </m:r>
        <m:r>
          <m:rPr>
            <m:sty m:val="p"/>
          </m:rPr>
          <m:t>=</m:t>
        </m:r>
        <m:r>
          <m:t>0</m:t>
        </m:r>
      </m:oMath>
      <w:r>
        <w:t xml:space="preserve"> </w:t>
      </w:r>
      <w:r>
        <w:t xml:space="preserve">and</w:t>
      </w:r>
      <w:r>
        <w:t xml:space="preserve"> </w:t>
      </w:r>
      <m:oMath>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rPr>
            <m:sty m:val="p"/>
          </m:rPr>
          <m:t>=</m:t>
        </m:r>
        <m:r>
          <m:t>2</m:t>
        </m:r>
        <m:r>
          <m:rPr>
            <m:sty m:val="p"/>
          </m:rPr>
          <m:t>+</m:t>
        </m:r>
        <m:r>
          <m:t>0</m:t>
        </m:r>
        <m:r>
          <m:rPr>
            <m:sty m:val="p"/>
          </m:rPr>
          <m:t>−</m:t>
        </m:r>
        <m:r>
          <m:t>2</m:t>
        </m:r>
        <m:r>
          <m:rPr>
            <m:sty m:val="p"/>
          </m:rPr>
          <m:t>=</m:t>
        </m:r>
        <m:r>
          <m:t>0</m:t>
        </m:r>
      </m:oMath>
      <w:r>
        <w:t xml:space="preserve">.</w:t>
      </w:r>
    </w:p>
    <w:p>
      <w:pPr>
        <w:pStyle w:val="Compact"/>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85</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46</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08"/>
    <w:bookmarkEnd w:id="309"/>
    <w:bookmarkStart w:id="320" w:name="sec-inner-products"/>
    <w:p>
      <w:pPr>
        <w:pStyle w:val="Heading3"/>
      </w:pPr>
      <w:r>
        <w:t xml:space="preserve">2.16 Inner products</w:t>
      </w:r>
    </w:p>
    <w:bookmarkStart w:id="310"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0"/>
    <w:bookmarkStart w:id="311"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1"/>
    <w:bookmarkStart w:id="312" w:name="exm-dot-product-inner-product"/>
    <w:p>
      <w:pPr>
        <w:pStyle w:val="BodyText"/>
      </w:pPr>
      <w:r>
        <w:rPr>
          <w:b/>
          <w:bCs/>
        </w:rPr>
        <w:t xml:space="preserve">Example 90 (The dot product is an inner product)</w:t>
      </w:r>
      <w:r>
        <w:t xml:space="preserve"> </w:t>
      </w:r>
      <w:r>
        <w:t xml:space="preserve">The dot product (</w:t>
      </w:r>
      <w:hyperlink w:anchor="def-dot-product">
        <w:r>
          <w:rPr>
            <w:rStyle w:val="Hyperlink"/>
          </w:rPr>
          <w:t xml:space="preserve">Definition 7</w:t>
        </w:r>
      </w:hyperlink>
      <w:r>
        <w:t xml:space="preserve">)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46</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2"/>
    <w:bookmarkStart w:id="313"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3"/>
    <w:bookmarkStart w:id="314" w:name="exm-inner-product-space"/>
    <w:p>
      <w:pPr>
        <w:pStyle w:val="BodyText"/>
      </w:pPr>
      <w:r>
        <w:rPr>
          <w:b/>
          <w:bCs/>
        </w:rPr>
        <w:t xml:space="preserve">Example 91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w:t>
      </w:r>
      <w:hyperlink w:anchor="def-dot-product">
        <w:r>
          <w:rPr>
            <w:rStyle w:val="Hyperlink"/>
          </w:rPr>
          <w:t xml:space="preserve">Definition 7</w:t>
        </w:r>
      </w:hyperlink>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90</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r>
        <w:t xml:space="preserve"> </w:t>
      </w:r>
      <m:oMath>
        <m:sSub>
          <m:e>
            <m:r>
              <m:t>x</m:t>
            </m:r>
          </m:e>
          <m:sub>
            <m:r>
              <m:t>1</m:t>
            </m:r>
          </m:sub>
        </m:sSub>
        <m:r>
          <m:rPr>
            <m:sty m:val="p"/>
          </m:rPr>
          <m:t>=</m:t>
        </m:r>
        <m:sSub>
          <m:e>
            <m:r>
              <m:t>x</m:t>
            </m:r>
          </m:e>
          <m:sub>
            <m:r>
              <m:t>2</m:t>
            </m:r>
          </m:sub>
        </m:sSub>
        <m:r>
          <m:rPr>
            <m:sty m:val="p"/>
          </m:rPr>
          <m:t>=</m:t>
        </m:r>
        <m:r>
          <m:t>0</m:t>
        </m:r>
      </m:oMath>
      <w:r>
        <w:t xml:space="preserve">.</w:t>
      </w:r>
    </w:p>
    <w:p>
      <w:pPr>
        <w:pStyle w:val="BodyText"/>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4"/>
    <w:bookmarkStart w:id="315" w:name="exm-weighted-inner-product"/>
    <w:p>
      <w:pPr>
        <w:pStyle w:val="BodyText"/>
      </w:pPr>
      <w:r>
        <w:rPr>
          <w:b/>
          <w:bCs/>
        </w:rPr>
        <w:t xml:space="preserve">Example 92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5"/>
    <w:bookmarkStart w:id="317" w:name="exm-not-inner-product"/>
    <w:p>
      <w:pPr>
        <w:pStyle w:val="FirstParagraph"/>
      </w:pPr>
      <w:r>
        <w:rPr>
          <w:b/>
          <w:bCs/>
        </w:rPr>
        <w:t xml:space="preserve">Example 93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pStyle w:val="Compact"/>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acc>
          <m:accPr>
            <m:chr m:val="̃"/>
          </m:accPr>
          <m:e>
            <m:r>
              <m:t>x</m:t>
            </m:r>
          </m:e>
        </m:acc>
        <m:r>
          <m:rPr>
            <m:sty m:val="p"/>
          </m:rPr>
          <m:t>)</m:t>
        </m:r>
        <m:r>
          <m:rPr>
            <m:sty m:val="p"/>
          </m:rPr>
          <m:t>=</m:t>
        </m:r>
        <m:r>
          <m:t>0</m:t>
        </m:r>
        <m:r>
          <m:rPr>
            <m:sty m:val="p"/>
          </m:rPr>
          <m:t>⋅</m:t>
        </m:r>
        <m:r>
          <m:t>0</m:t>
        </m:r>
        <m:r>
          <m:rPr>
            <m:sty m:val="p"/>
          </m:rPr>
          <m:t>−</m:t>
        </m:r>
        <m:r>
          <m:t>1</m:t>
        </m:r>
        <m:r>
          <m:rPr>
            <m:sty m:val="p"/>
          </m:rPr>
          <m:t>⋅</m:t>
        </m:r>
        <m:r>
          <m:t>1</m:t>
        </m:r>
        <m:r>
          <m:rPr>
            <m:sty m:val="p"/>
          </m:rPr>
          <m:t>=</m:t>
        </m:r>
        <m:r>
          <m:rPr>
            <m:sty m:val="p"/>
          </m:rPr>
          <m:t>−</m:t>
        </m:r>
        <m:r>
          <m:t>1</m:t>
        </m:r>
        <m:r>
          <m:rPr>
            <m:sty m:val="p"/>
          </m:rPr>
          <m:t>&lt;</m:t>
        </m:r>
        <m:r>
          <m:t>0</m:t>
        </m:r>
      </m:oMath>
      <w:r>
        <w:t xml:space="preserve">.</w:t>
      </w:r>
      <w:r>
        <w:t xml:space="preserve"> </w:t>
      </w: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acc>
          <m:accPr>
            <m:chr m:val="̃"/>
          </m:accPr>
          <m:e>
            <m:r>
              <m:t>x</m:t>
            </m:r>
          </m:e>
        </m:acc>
        <m:r>
          <m:rPr>
            <m:sty m:val="p"/>
          </m:rPr>
          <m:t>)</m:t>
        </m:r>
        <m:r>
          <m:rPr>
            <m:sty m:val="p"/>
          </m:rPr>
          <m:t>=</m:t>
        </m:r>
        <m:r>
          <m:t>1</m:t>
        </m:r>
        <m:r>
          <m:rPr>
            <m:sty m:val="p"/>
          </m:rPr>
          <m:t>⋅</m:t>
        </m:r>
        <m:r>
          <m:t>1</m:t>
        </m:r>
        <m:r>
          <m:rPr>
            <m:sty m:val="p"/>
          </m:rPr>
          <m:t>−</m:t>
        </m:r>
        <m:r>
          <m:t>1</m:t>
        </m:r>
        <m:r>
          <m:rPr>
            <m:sty m:val="p"/>
          </m:rPr>
          <m:t>⋅</m:t>
        </m:r>
        <m:r>
          <m:t>1</m:t>
        </m:r>
        <m:r>
          <m:rPr>
            <m:sty m:val="p"/>
          </m:rPr>
          <m:t>=</m:t>
        </m:r>
        <m:r>
          <m:t>0</m:t>
        </m:r>
      </m:oMath>
      <w:r>
        <w:t xml:space="preserve"> </w:t>
      </w: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pStyle w:val="Compact"/>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r>
          <m:t>0</m:t>
        </m:r>
        <m:r>
          <m:rPr>
            <m:sty m:val="p"/>
          </m:rPr>
          <m:t>⋅</m:t>
        </m:r>
        <m:r>
          <m:t>0</m:t>
        </m:r>
        <m:r>
          <m:rPr>
            <m:sty m:val="p"/>
          </m:rPr>
          <m:t>=</m:t>
        </m:r>
        <m:r>
          <m:t>0</m:t>
        </m:r>
      </m:oMath>
      <w:r>
        <w:t xml:space="preserve"> </w:t>
      </w: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pStyle w:val="Compact"/>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6">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r>
          <m:rPr>
            <m:sty m:val="p"/>
          </m:rPr>
          <m:t>(</m:t>
        </m:r>
        <m:r>
          <m:t>1</m:t>
        </m:r>
        <m:r>
          <m:rPr>
            <m:sty m:val="p"/>
          </m:rPr>
          <m:t>,</m:t>
        </m:r>
        <m:r>
          <m:t>0</m:t>
        </m:r>
        <m:r>
          <m:rPr>
            <m:sty m:val="p"/>
          </m:rPr>
          <m:t>)</m:t>
        </m:r>
      </m:oMath>
      <w:r>
        <w:t xml:space="preserve">,</w:t>
      </w:r>
      <w:r>
        <w:t xml:space="preserve"> </w:t>
      </w: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r>
        <w:t xml:space="preserve"> </w:t>
      </w:r>
      <m:oMath>
        <m:r>
          <m:t>h</m:t>
        </m:r>
        <m:r>
          <m:rPr>
            <m:sty m:val="p"/>
          </m:rPr>
          <m:t>(</m:t>
        </m:r>
        <m:r>
          <m:t>a</m:t>
        </m:r>
        <m:r>
          <m:t> </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r>
          <m:rPr>
            <m:sty m:val="p"/>
          </m:rPr>
          <m:t>=</m:t>
        </m:r>
        <m:r>
          <m:t>1</m:t>
        </m:r>
      </m:oMath>
      <w:r>
        <w:t xml:space="preserve">,</w:t>
      </w:r>
      <w:r>
        <w:t xml:space="preserve"> </w:t>
      </w:r>
      <w:r>
        <w:t xml:space="preserve">while</w:t>
      </w:r>
      <w:r>
        <w:t xml:space="preserve"> </w:t>
      </w:r>
      <m:oMath>
        <m:r>
          <m:t>a</m:t>
        </m:r>
        <m:r>
          <m:t> </m:t>
        </m:r>
        <m:r>
          <m:t>h</m:t>
        </m:r>
        <m:r>
          <m:rPr>
            <m:sty m:val="p"/>
          </m:rPr>
          <m:t>(</m:t>
        </m:r>
        <m:acc>
          <m:accPr>
            <m:chr m:val="̃"/>
          </m:accPr>
          <m:e>
            <m:r>
              <m:t>x</m:t>
            </m:r>
          </m:e>
        </m:acc>
        <m:r>
          <m:rPr>
            <m:sty m:val="p"/>
          </m:rPr>
          <m:t>,</m:t>
        </m:r>
        <m:acc>
          <m:accPr>
            <m:chr m:val="̃"/>
          </m:accPr>
          <m:e>
            <m:r>
              <m:t>y</m:t>
            </m:r>
          </m:e>
        </m:acc>
        <m:r>
          <m:rPr>
            <m:sty m:val="p"/>
          </m:rPr>
          <m:t>)</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r>
          <m:rPr>
            <m:sty m:val="p"/>
          </m:rPr>
          <m:t>=</m:t>
        </m:r>
        <m:r>
          <m:rPr>
            <m:sty m:val="p"/>
          </m:rPr>
          <m:t>−</m:t>
        </m:r>
        <m:r>
          <m:t>1</m:t>
        </m:r>
      </m:oMath>
      <w:r>
        <w:t xml:space="preserve">.</w:t>
      </w:r>
    </w:p>
    <w:bookmarkEnd w:id="317"/>
    <w:bookmarkStart w:id="318"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90</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18"/>
    <w:bookmarkStart w:id="319" w:name="exm-orthogonal-inner-product"/>
    <w:p>
      <w:pPr>
        <w:pStyle w:val="BodyText"/>
      </w:pPr>
      <w:r>
        <w:rPr>
          <w:b/>
          <w:bCs/>
        </w:rPr>
        <w:t xml:space="preserve">Example 94 (Orthogonality depends on the inner product)</w:t>
      </w:r>
      <w:r>
        <w:t xml:space="preserve"> </w:t>
      </w:r>
      <w:r>
        <w:t xml:space="preserve">Take the weighted inner product of</w:t>
      </w:r>
      <w:r>
        <w:t xml:space="preserve"> </w:t>
      </w:r>
      <w:hyperlink w:anchor="exm-weighted-inner-product">
        <w:r>
          <w:rPr>
            <w:rStyle w:val="Hyperlink"/>
          </w:rPr>
          <w:t xml:space="preserve">Example 92</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r>
        <w:t xml:space="preserve"> </w:t>
      </w:r>
      <m:oMath>
        <m:acc>
          <m:accPr>
            <m:chr m:val="̃"/>
          </m:accPr>
          <m:e>
            <m:r>
              <m:t>x</m:t>
            </m:r>
          </m:e>
        </m:acc>
        <m:r>
          <m:rPr>
            <m:sty m:val="p"/>
          </m:rPr>
          <m:t>⋅</m:t>
        </m:r>
        <m:acc>
          <m:accPr>
            <m:chr m:val="̃"/>
          </m:accPr>
          <m:e>
            <m:r>
              <m:t>y</m:t>
            </m:r>
          </m:e>
        </m:acc>
        <m:r>
          <m:rPr>
            <m:sty m:val="p"/>
          </m:rPr>
          <m:t>=</m:t>
        </m:r>
        <m:r>
          <m:t>1</m:t>
        </m:r>
        <m:r>
          <m:rPr>
            <m:sty m:val="p"/>
          </m:rPr>
          <m:t>⋅</m:t>
        </m:r>
        <m:r>
          <m:t>1</m:t>
        </m:r>
        <m:r>
          <m:rPr>
            <m:sty m:val="p"/>
          </m:rPr>
          <m:t>+</m:t>
        </m:r>
        <m:r>
          <m:t>2</m:t>
        </m:r>
        <m:r>
          <m:rPr>
            <m:sty m:val="p"/>
          </m:rPr>
          <m:t>⋅</m:t>
        </m:r>
        <m:r>
          <m:rPr>
            <m:sty m:val="p"/>
          </m:rPr>
          <m:t>(</m:t>
        </m:r>
        <m:r>
          <m:rPr>
            <m:sty m:val="p"/>
          </m:rPr>
          <m:t>−</m:t>
        </m:r>
        <m:r>
          <m:t>1</m:t>
        </m:r>
        <m:r>
          <m:rPr>
            <m:sty m:val="p"/>
          </m:rPr>
          <m:t>)</m:t>
        </m:r>
        <m:r>
          <m:rPr>
            <m:sty m:val="p"/>
          </m:rPr>
          <m:t>=</m:t>
        </m:r>
        <m:r>
          <m:rPr>
            <m:sty m:val="p"/>
          </m:rPr>
          <m:t>−</m:t>
        </m:r>
        <m:r>
          <m:t>1</m:t>
        </m:r>
        <m:r>
          <m:rPr>
            <m:sty m:val="p"/>
          </m:rPr>
          <m:t>≠</m:t>
        </m:r>
        <m:r>
          <m:t>0</m:t>
        </m:r>
      </m:oMath>
      <w:r>
        <w:t xml:space="preserve">.</w:t>
      </w:r>
    </w:p>
    <w:bookmarkEnd w:id="319"/>
    <w:bookmarkEnd w:id="320"/>
    <w:bookmarkStart w:id="344" w:name="sec-cauchy-schwarz"/>
    <w:p>
      <w:pPr>
        <w:pStyle w:val="Heading3"/>
      </w:pPr>
      <w:r>
        <w:t xml:space="preserve">2.17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1" name="Picture"/>
                  <a:graphic>
                    <a:graphicData uri="http://schemas.openxmlformats.org/drawingml/2006/picture">
                      <pic:pic>
                        <pic:nvPicPr>
                          <pic:cNvPr descr="/opt/quarto/share/formats/docx/note.png" id="32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3" w:name="thm-norm-properties"/>
    <w:p>
      <w:pPr>
        <w:pStyle w:val="BodyText"/>
      </w:pPr>
      <w:r>
        <w:rPr>
          <w:b/>
          <w:bCs/>
        </w:rPr>
        <w:t xml:space="preserve">Theorem 52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3"/>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4" w:name="exm-norm-properties"/>
    <w:p>
      <w:pPr>
        <w:pStyle w:val="FirstParagraph"/>
      </w:pPr>
      <w:r>
        <w:rPr>
          <w:b/>
          <w:bCs/>
        </w:rPr>
        <w:t xml:space="preserve">Example 95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r>
        <w:t xml:space="preserve"> </w:t>
      </w:r>
      <m:oMath>
        <m:rad>
          <m:radPr>
            <m:degHide m:val="on"/>
          </m:radPr>
          <m:deg/>
          <m:e>
            <m:r>
              <m:t>36</m:t>
            </m:r>
            <m:r>
              <m:rPr>
                <m:sty m:val="p"/>
              </m:rPr>
              <m:t>+</m:t>
            </m:r>
            <m:r>
              <m:t>64</m:t>
            </m:r>
          </m:e>
        </m:rad>
        <m:r>
          <m:rPr>
            <m:sty m:val="p"/>
          </m:rPr>
          <m:t>=</m:t>
        </m:r>
        <m:r>
          <m:t>10</m:t>
        </m:r>
        <m:r>
          <m:rPr>
            <m:sty m:val="p"/>
          </m:rPr>
          <m:t>=</m:t>
        </m:r>
        <m:r>
          <m:t>​</m:t>
        </m:r>
        <m:d>
          <m:dPr>
            <m:begChr m:val="|"/>
            <m:sepChr m:val=""/>
            <m:endChr m:val="|"/>
            <m:grow/>
          </m:dPr>
          <m:e>
            <m:r>
              <m:rPr>
                <m:sty m:val="p"/>
              </m:rPr>
              <m:t>−</m:t>
            </m:r>
            <m:r>
              <m:t>2</m:t>
            </m:r>
          </m:e>
        </m:d>
        <m:r>
          <m:t>​</m:t>
        </m:r>
        <m:r>
          <m:rPr>
            <m:sty m:val="p"/>
          </m:rPr>
          <m:t>⋅</m:t>
        </m:r>
        <m:r>
          <m:t>5</m:t>
        </m:r>
      </m:oMath>
      <w:r>
        <w:t xml:space="preserve">,</w:t>
      </w:r>
      <w:r>
        <w:t xml:space="preserve"> </w:t>
      </w:r>
      <w:r>
        <w:t xml:space="preserve">as part 2 says.</w:t>
      </w:r>
      <w:r>
        <w:t xml:space="preserve"> </w:t>
      </w:r>
      <w:r>
        <w:t xml:space="preserve">Dividing by the norm gives a vector of length</w:t>
      </w:r>
      <w:r>
        <w:t xml:space="preserve"> </w:t>
      </w:r>
      <m:oMath>
        <m:r>
          <m:t>1</m:t>
        </m:r>
      </m:oMath>
      <w:r>
        <w:t xml:space="preserve">:</w:t>
      </w:r>
      <w:r>
        <w:t xml:space="preserve"> </w:t>
      </w:r>
      <m:oMath>
        <m:r>
          <m:t>​</m:t>
        </m:r>
        <m:d>
          <m:dPr>
            <m:begChr m:val="∥"/>
            <m:sepChr m:val=""/>
            <m:endChr m:val="∥"/>
            <m:grow/>
          </m:dPr>
          <m:e>
            <m:f>
              <m:fPr>
                <m:type m:val="lin"/>
              </m:fPr>
              <m:num>
                <m:r>
                  <m:t>1</m:t>
                </m:r>
              </m:num>
              <m:den>
                <m:r>
                  <m:t>5</m:t>
                </m:r>
              </m:den>
            </m:f>
            <m:r>
              <m:t> </m:t>
            </m:r>
            <m:acc>
              <m:accPr>
                <m:chr m:val="̃"/>
              </m:accPr>
              <m:e>
                <m:r>
                  <m:t>x</m:t>
                </m:r>
              </m:e>
            </m:acc>
          </m:e>
        </m:d>
        <m:r>
          <m:t>​</m:t>
        </m:r>
        <m:r>
          <m:rPr>
            <m:sty m:val="p"/>
          </m:rPr>
          <m:t>=</m:t>
        </m:r>
        <m:f>
          <m:fPr>
            <m:type m:val="lin"/>
          </m:fPr>
          <m:num>
            <m:r>
              <m:t>1</m:t>
            </m:r>
          </m:num>
          <m:den>
            <m:r>
              <m:t>5</m:t>
            </m:r>
          </m:den>
        </m:f>
        <m:r>
          <m:rPr>
            <m:sty m:val="p"/>
          </m:rPr>
          <m:t>⋅</m:t>
        </m:r>
        <m:r>
          <m:t>5</m:t>
        </m:r>
        <m:r>
          <m:rPr>
            <m:sty m:val="p"/>
          </m:rPr>
          <m:t>=</m:t>
        </m:r>
        <m:r>
          <m:t>1</m:t>
        </m:r>
      </m:oMath>
      <w:r>
        <w:t xml:space="preserve">,</w:t>
      </w:r>
      <w:r>
        <w:t xml:space="preserve"> </w:t>
      </w: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4"/>
    <w:bookmarkStart w:id="325" w:name="thm-norm-sum-square"/>
    <w:p>
      <w:pPr>
        <w:pStyle w:val="BodyText"/>
      </w:pPr>
      <w:r>
        <w:rPr>
          <w:b/>
          <w:bCs/>
        </w:rPr>
        <w:t xml:space="preserve">Theorem 53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5"/>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46</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46</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6" w:name="exm-norm-sum-square"/>
    <w:p>
      <w:pPr>
        <w:pStyle w:val="BodyText"/>
      </w:pPr>
      <w:r>
        <w:rPr>
          <w:b/>
          <w:bCs/>
        </w:rPr>
        <w:t xml:space="preserve">Example 96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16</m:t>
        </m:r>
        <m:r>
          <m:rPr>
            <m:sty m:val="p"/>
          </m:rPr>
          <m:t>+</m:t>
        </m:r>
        <m:r>
          <m:t>16</m:t>
        </m:r>
        <m:r>
          <m:rPr>
            <m:sty m:val="p"/>
          </m:rPr>
          <m:t>=</m:t>
        </m:r>
        <m:r>
          <m:t>32</m:t>
        </m:r>
      </m:oMath>
      <w:r>
        <w:t xml:space="preserve">,</w:t>
      </w:r>
      <w:r>
        <w:t xml:space="preserve"> </w:t>
      </w:r>
      <w:r>
        <w:t xml:space="preserve">and</w:t>
      </w:r>
      <w:r>
        <w:t xml:space="preserve"> </w:t>
      </w:r>
      <m:oMath>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9</m:t>
        </m:r>
        <m:r>
          <m:rPr>
            <m:sty m:val="p"/>
          </m:rPr>
          <m:t>+</m:t>
        </m:r>
        <m:r>
          <m:t>2</m:t>
        </m:r>
        <m:r>
          <m:rPr>
            <m:sty m:val="p"/>
          </m:rPr>
          <m:t>⋅</m:t>
        </m:r>
        <m:r>
          <m:t>3</m:t>
        </m:r>
        <m:r>
          <m:rPr>
            <m:sty m:val="p"/>
          </m:rPr>
          <m:t>+</m:t>
        </m:r>
        <m:r>
          <m:t>17</m:t>
        </m:r>
        <m:r>
          <m:rPr>
            <m:sty m:val="p"/>
          </m:rPr>
          <m:t>=</m:t>
        </m:r>
        <m:r>
          <m:t>32</m:t>
        </m:r>
      </m:oMath>
      <w:r>
        <w:t xml:space="preserve">.</w:t>
      </w:r>
      <w:r>
        <w:t xml:space="preserve"> </w:t>
      </w: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r>
        <w:t xml:space="preserve"> </w:t>
      </w:r>
      <m:oMath>
        <m:r>
          <m:t>​</m:t>
        </m:r>
        <m:d>
          <m:dPr>
            <m:begChr m:val="∥"/>
            <m:sepChr m:val=""/>
            <m:endChr m:val="∥"/>
            <m:grow/>
          </m:dPr>
          <m:e>
            <m:r>
              <m:rPr>
                <m:sty m:val="p"/>
              </m:rPr>
              <m:t>(</m:t>
            </m:r>
            <m:r>
              <m:t>3</m:t>
            </m:r>
            <m:r>
              <m:rPr>
                <m:sty m:val="p"/>
              </m:rPr>
              <m:t>,</m:t>
            </m:r>
            <m:r>
              <m:t>4</m:t>
            </m:r>
            <m:r>
              <m:rPr>
                <m:sty m:val="p"/>
              </m:rPr>
              <m:t>)</m:t>
            </m:r>
          </m:e>
        </m:d>
        <m:sSup>
          <m:e>
            <m:r>
              <m:t>​</m:t>
            </m:r>
          </m:e>
          <m:sup>
            <m:r>
              <m:t>2</m:t>
            </m:r>
          </m:sup>
        </m:sSup>
        <m:r>
          <m:rPr>
            <m:sty m:val="p"/>
          </m:rPr>
          <m:t>=</m:t>
        </m:r>
        <m:r>
          <m:t>25</m:t>
        </m:r>
        <m:r>
          <m:rPr>
            <m:sty m:val="p"/>
          </m:rPr>
          <m:t>=</m:t>
        </m:r>
        <m:r>
          <m:t>9</m:t>
        </m:r>
        <m:r>
          <m:rPr>
            <m:sty m:val="p"/>
          </m:rPr>
          <m:t>+</m:t>
        </m:r>
        <m:r>
          <m:t>16</m:t>
        </m:r>
      </m:oMath>
      <w:r>
        <w:t xml:space="preserve">, the</w:t>
      </w:r>
      <w:r>
        <w:t xml:space="preserve"> </w:t>
      </w:r>
      <m:oMath>
        <m:r>
          <m:t>3</m:t>
        </m:r>
      </m:oMath>
      <w:r>
        <w:t xml:space="preserve">-</w:t>
      </w:r>
      <m:oMath>
        <m:r>
          <m:t>4</m:t>
        </m:r>
      </m:oMath>
      <w:r>
        <w:t xml:space="preserve">-</w:t>
      </w:r>
      <m:oMath>
        <m:r>
          <m:t>5</m:t>
        </m:r>
      </m:oMath>
      <w:r>
        <w:t xml:space="preserve"> </w:t>
      </w:r>
      <w:r>
        <w:t xml:space="preserve">right triangle.</w:t>
      </w:r>
    </w:p>
    <w:bookmarkEnd w:id="326"/>
    <w:bookmarkStart w:id="327" w:name="thm-cauchy-schwarz"/>
    <w:p>
      <w:pPr>
        <w:pStyle w:val="BodyText"/>
      </w:pPr>
      <w:r>
        <w:rPr>
          <w:b/>
          <w:bCs/>
        </w:rPr>
        <w:t xml:space="preserve">Theorem 54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27"/>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acc>
          <m:accPr>
            <m:chr m:val="̃"/>
          </m:accPr>
          <m:e>
            <m:r>
              <m:t>x</m:t>
            </m:r>
          </m:e>
        </m:acc>
        <m:r>
          <m:rPr>
            <m:sty m:val="p"/>
          </m:rPr>
          <m:t>⋅</m:t>
        </m:r>
        <m:acc>
          <m:accPr>
            <m:chr m:val="̃"/>
          </m:accPr>
          <m:e>
            <m:r>
              <m:t>0</m:t>
            </m:r>
          </m:e>
        </m:acc>
        <m:r>
          <m:rPr>
            <m:sty m:val="p"/>
          </m:rPr>
          <m:t>=</m:t>
        </m:r>
        <m:nary>
          <m:naryPr>
            <m:chr m:val="∑"/>
            <m:limLoc m:val="undOvr"/>
            <m:subHide m:val="off"/>
            <m:supHide m:val="on"/>
          </m:naryPr>
          <m:sub>
            <m:r>
              <m:t>i</m:t>
            </m:r>
          </m:sub>
          <m:sup>
            <m:r>
              <m:t>​</m:t>
            </m:r>
          </m:sup>
          <m:e>
            <m:sSub>
              <m:e>
                <m:r>
                  <m:t>x</m:t>
                </m:r>
              </m:e>
              <m:sub>
                <m:r>
                  <m:t>i</m:t>
                </m:r>
              </m:sub>
            </m:sSub>
          </m:e>
        </m:nary>
        <m:r>
          <m:rPr>
            <m:sty m:val="p"/>
          </m:rPr>
          <m:t>⋅</m:t>
        </m:r>
        <m:r>
          <m:t>0</m:t>
        </m:r>
        <m:r>
          <m:rPr>
            <m:sty m:val="p"/>
          </m:rPr>
          <m:t>=</m:t>
        </m:r>
        <m:r>
          <m:t>0</m:t>
        </m:r>
      </m:oMath>
      <w:r>
        <w:t xml:space="preserve"> </w:t>
      </w:r>
      <w:r>
        <w:t xml:space="preserve">(</w:t>
      </w:r>
      <w:hyperlink w:anchor="def-dot-product">
        <w:r>
          <w:rPr>
            <w:rStyle w:val="Hyperlink"/>
          </w:rPr>
          <w:t xml:space="preserve">Definition 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BodyText"/>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28"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2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52</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r>
        <w:t xml:space="preserve"> </w:t>
      </w:r>
      <m:oMath>
        <m:acc>
          <m:accPr>
            <m:chr m:val="̃"/>
          </m:accPr>
          <m:e>
            <m:r>
              <m:t>y</m:t>
            </m:r>
          </m:e>
        </m:acc>
        <m:r>
          <m:rPr>
            <m:sty m:val="p"/>
          </m:rPr>
          <m:t>=</m:t>
        </m:r>
        <m:f>
          <m:fPr>
            <m:type m:val="lin"/>
          </m:fPr>
          <m:num>
            <m:r>
              <m:t>1</m:t>
            </m:r>
          </m:num>
          <m:den>
            <m:r>
              <m:t>b</m:t>
            </m:r>
          </m:den>
        </m:f>
        <m:r>
          <m:t> </m:t>
        </m:r>
        <m:r>
          <m:rPr>
            <m:sty m:val="p"/>
          </m:rPr>
          <m:t>(</m:t>
        </m:r>
        <m:r>
          <m:t>b</m:t>
        </m:r>
        <m:r>
          <m:t> </m:t>
        </m:r>
        <m:acc>
          <m:accPr>
            <m:chr m:val="̃"/>
          </m:accPr>
          <m:e>
            <m:r>
              <m:t>y</m:t>
            </m:r>
          </m:e>
        </m:acc>
        <m:r>
          <m:rPr>
            <m:sty m:val="p"/>
          </m:rPr>
          <m:t>)</m:t>
        </m:r>
        <m:r>
          <m:rPr>
            <m:sty m:val="p"/>
          </m:rPr>
          <m:t>=</m:t>
        </m:r>
        <m:acc>
          <m:accPr>
            <m:chr m:val="̃"/>
          </m:accPr>
          <m:e>
            <m:r>
              <m:t>0</m:t>
            </m:r>
          </m:e>
        </m:acc>
      </m:oMath>
      <w:r>
        <w:t xml:space="preserve">, 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29" w:name="exm-cauchy-schwarz"/>
    <w:p>
      <w:pPr>
        <w:pStyle w:val="FirstParagraph"/>
      </w:pPr>
      <w:r>
        <w:rPr>
          <w:b/>
          <w:bCs/>
        </w:rPr>
        <w:t xml:space="preserve">Example 97 (A strict case and an equality case)</w:t>
      </w:r>
      <w:r>
        <w:t xml:space="preserve"> </w:t>
      </w:r>
      <w:r>
        <w:t xml:space="preserve"> </w:t>
      </w:r>
    </w:p>
    <w:p>
      <w:pPr>
        <w:pStyle w:val="Compact"/>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t>3</m:t>
        </m:r>
        <m:r>
          <m:rPr>
            <m:sty m:val="p"/>
          </m:rPr>
          <m:t>+</m:t>
        </m:r>
        <m:r>
          <m:t>8</m:t>
        </m:r>
        <m:r>
          <m:rPr>
            <m:sty m:val="p"/>
          </m:rPr>
          <m:t>=</m:t>
        </m:r>
        <m:r>
          <m:t>11</m:t>
        </m:r>
      </m:oMath>
      <w:r>
        <w:t xml:space="preserve">,</w:t>
      </w:r>
      <w:r>
        <w:t xml:space="preserve"> </w:t>
      </w: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pStyle w:val="Compact"/>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r>
          <m:rPr>
            <m:sty m:val="p"/>
          </m:rPr>
          <m:t>=</m:t>
        </m:r>
        <m:r>
          <m:t>2</m:t>
        </m:r>
        <m:r>
          <m:t> </m:t>
        </m:r>
        <m:acc>
          <m:accPr>
            <m:chr m:val="̃"/>
          </m:accPr>
          <m:e>
            <m:r>
              <m:t>x</m:t>
            </m:r>
          </m:e>
        </m:acc>
      </m:oMath>
      <w:r>
        <w:t xml:space="preserve">:</w:t>
      </w:r>
      <w:r>
        <w:t xml:space="preserve"> </w:t>
      </w:r>
      <m:oMath>
        <m:acc>
          <m:accPr>
            <m:chr m:val="̃"/>
          </m:accPr>
          <m:e>
            <m:r>
              <m:t>x</m:t>
            </m:r>
          </m:e>
        </m:acc>
        <m:r>
          <m:rPr>
            <m:sty m:val="p"/>
          </m:rPr>
          <m:t>⋅</m:t>
        </m:r>
        <m:acc>
          <m:accPr>
            <m:chr m:val="̃"/>
          </m:accPr>
          <m:e>
            <m:r>
              <m:t>y</m:t>
            </m:r>
          </m:e>
        </m:acc>
        <m:r>
          <m:rPr>
            <m:sty m:val="p"/>
          </m:rPr>
          <m:t>=</m:t>
        </m:r>
        <m:r>
          <m:t>2</m:t>
        </m:r>
        <m:r>
          <m:rPr>
            <m:sty m:val="p"/>
          </m:rPr>
          <m:t>+</m:t>
        </m:r>
        <m:r>
          <m:t>8</m:t>
        </m:r>
        <m:r>
          <m:rPr>
            <m:sty m:val="p"/>
          </m:rPr>
          <m:t>=</m:t>
        </m:r>
        <m:r>
          <m:t>10</m:t>
        </m:r>
      </m:oMath>
      <w:r>
        <w:t xml:space="preserve"> </w:t>
      </w:r>
      <w:r>
        <w:t xml:space="preserve">and</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t> </m:t>
        </m:r>
        <m:rad>
          <m:radPr>
            <m:degHide m:val="on"/>
          </m:radPr>
          <m:deg/>
          <m:e>
            <m:r>
              <m:t>20</m:t>
            </m:r>
          </m:e>
        </m:rad>
        <m:r>
          <m:rPr>
            <m:sty m:val="p"/>
          </m:rPr>
          <m:t>=</m:t>
        </m:r>
        <m:rad>
          <m:radPr>
            <m:degHide m:val="on"/>
          </m:radPr>
          <m:deg/>
          <m:e>
            <m:r>
              <m:t>100</m:t>
            </m:r>
          </m:e>
        </m:rad>
        <m:r>
          <m:rPr>
            <m:sty m:val="p"/>
          </m:rPr>
          <m:t>=</m:t>
        </m:r>
        <m:r>
          <m:t>10</m:t>
        </m:r>
      </m:oMath>
      <w:r>
        <w:t xml:space="preserve">,</w:t>
      </w:r>
      <w:r>
        <w:t xml:space="preserve"> </w:t>
      </w:r>
      <w:r>
        <w:t xml:space="preserve">so equality holds.</w:t>
      </w:r>
    </w:p>
    <w:bookmarkEnd w:id="329"/>
    <w:bookmarkStart w:id="330" w:name="thm-triangle-inequality"/>
    <w:p>
      <w:pPr>
        <w:pStyle w:val="FirstParagraph"/>
      </w:pPr>
      <w:r>
        <w:rPr>
          <w:b/>
          <w:bCs/>
        </w:rPr>
        <w:t xml:space="preserve">Theorem 55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0"/>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52</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1" w:name="exm-triangle-inequality"/>
    <w:p>
      <w:pPr>
        <w:pStyle w:val="BodyText"/>
      </w:pPr>
      <w:r>
        <w:rPr>
          <w:b/>
          <w:bCs/>
        </w:rPr>
        <w:t xml:space="preserve">Example 98 (A strict case and an equality case)</w:t>
      </w:r>
      <w:r>
        <w:t xml:space="preserve"> </w:t>
      </w:r>
      <w:r>
        <w:t xml:space="preserve"> </w:t>
      </w:r>
    </w:p>
    <w:p>
      <w:pPr>
        <w:pStyle w:val="Compact"/>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while</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3</m:t>
        </m:r>
        <m:r>
          <m:rPr>
            <m:sty m:val="p"/>
          </m:rPr>
          <m:t>+</m:t>
        </m:r>
        <m:r>
          <m:t>4</m:t>
        </m:r>
        <m:r>
          <m:rPr>
            <m:sty m:val="p"/>
          </m:rPr>
          <m:t>=</m:t>
        </m:r>
        <m:r>
          <m:t>7</m:t>
        </m:r>
      </m:oMath>
      <w:r>
        <w:t xml:space="preserve">.</w:t>
      </w:r>
    </w:p>
    <w:p>
      <w:pPr>
        <w:pStyle w:val="Compact"/>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r>
        <w:t xml:space="preserve"> </w:t>
      </w:r>
      <m:oMath>
        <m:r>
          <m:t>​</m:t>
        </m:r>
        <m:d>
          <m:dPr>
            <m:begChr m:val="∥"/>
            <m:sepChr m:val=""/>
            <m:endChr m:val="∥"/>
            <m:grow/>
          </m:dPr>
          <m:e>
            <m:r>
              <m:rPr>
                <m:sty m:val="p"/>
              </m:rPr>
              <m:t>(</m:t>
            </m:r>
            <m:r>
              <m:t>3</m:t>
            </m:r>
            <m:r>
              <m:rPr>
                <m:sty m:val="p"/>
              </m:rPr>
              <m:t>,</m:t>
            </m:r>
            <m:r>
              <m:t>0</m:t>
            </m:r>
            <m:r>
              <m:rPr>
                <m:sty m:val="p"/>
              </m:rPr>
              <m:t>)</m:t>
            </m:r>
          </m:e>
        </m:d>
        <m:r>
          <m:t>​</m:t>
        </m:r>
        <m:r>
          <m:rPr>
            <m:sty m:val="p"/>
          </m:rPr>
          <m:t>=</m:t>
        </m:r>
        <m:r>
          <m:t>3</m:t>
        </m:r>
        <m:r>
          <m:rPr>
            <m:sty m:val="p"/>
          </m:rPr>
          <m:t>=</m:t>
        </m:r>
        <m:r>
          <m:t>1</m:t>
        </m:r>
        <m:r>
          <m:rPr>
            <m:sty m:val="p"/>
          </m:rPr>
          <m:t>+</m:t>
        </m:r>
        <m:r>
          <m:t>2</m:t>
        </m:r>
      </m:oMath>
      <w:r>
        <w:t xml:space="preserve">, so equality holds.</w:t>
      </w:r>
    </w:p>
    <w:bookmarkEnd w:id="331"/>
    <w:bookmarkStart w:id="332"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2"/>
    <w:bookmarkStart w:id="333" w:name="exm-norm-euclidean"/>
    <w:p>
      <w:pPr>
        <w:pStyle w:val="BodyText"/>
      </w:pPr>
      <w:r>
        <w:rPr>
          <w:b/>
          <w:bCs/>
        </w:rPr>
        <w:t xml:space="preserve">Example 99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52</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55</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3"/>
    <w:bookmarkStart w:id="334"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Three special cases are widely used:</w:t>
      </w:r>
    </w:p>
    <w:p>
      <w:pPr>
        <w:pStyle w:val="Compact"/>
        <w:numPr>
          <w:ilvl w:val="0"/>
          <w:numId w:val="1056"/>
        </w:numPr>
      </w:pPr>
      <m:oMath>
        <m:sSub>
          <m:e>
            <m:r>
              <m:t>ℓ</m:t>
            </m:r>
          </m:e>
          <m:sub>
            <m:r>
              <m:t>1</m:t>
            </m:r>
          </m:sub>
        </m:sSub>
      </m:oMath>
      <w:r>
        <w:rPr>
          <w:b/>
          <w:bCs/>
        </w:rPr>
        <w:t xml:space="preserve"> </w:t>
      </w:r>
      <w:r>
        <w:rPr>
          <w:b/>
          <w:bCs/>
        </w:rPr>
        <w:t xml:space="preserve">norm</w:t>
      </w:r>
      <w:r>
        <w:t xml:space="preserve"> </w:t>
      </w:r>
      <w:r>
        <w:t xml:space="preserve">(</w:t>
      </w:r>
      <m:oMath>
        <m:r>
          <m:t>k</m:t>
        </m:r>
        <m:r>
          <m:rPr>
            <m:sty m:val="p"/>
          </m:rPr>
          <m:t>=</m:t>
        </m:r>
        <m:r>
          <m:t>1</m:t>
        </m:r>
      </m:oMath>
      <w:r>
        <w:t xml:space="preserve">, also called the</w:t>
      </w:r>
      <w:r>
        <w:t xml:space="preserve"> </w:t>
      </w:r>
      <w:r>
        <w:rPr>
          <w:b/>
          <w:bCs/>
        </w:rPr>
        <w:t xml:space="preserve">taxicab norm</w:t>
      </w:r>
      <w:r>
        <w:t xml:space="preserve"> </w:t>
      </w:r>
      <w:r>
        <w:t xml:space="preserve">or</w:t>
      </w:r>
      <w:r>
        <w:t xml:space="preserve"> </w:t>
      </w:r>
      <w:r>
        <w:rPr>
          <w:b/>
          <w:bCs/>
        </w:rPr>
        <w:t xml:space="preserve">Manhattan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t>1</m:t>
              </m:r>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r>
            <m:rPr>
              <m:sty m:val="p"/>
            </m:rPr>
            <m:t>.</m:t>
          </m:r>
        </m:oMath>
      </m:oMathPara>
    </w:p>
    <w:p>
      <w:pPr>
        <w:pStyle w:val="Compact"/>
        <w:numPr>
          <w:ilvl w:val="0"/>
          <w:numId w:val="1056"/>
        </w:numPr>
      </w:pPr>
      <m:oMath>
        <m:sSub>
          <m:e>
            <m:r>
              <m:t>ℓ</m:t>
            </m:r>
          </m:e>
          <m:sub>
            <m:r>
              <m:t>2</m:t>
            </m:r>
          </m:sub>
        </m:sSub>
      </m:oMath>
      <w:r>
        <w:rPr>
          <w:b/>
          <w:bCs/>
        </w:rPr>
        <w:t xml:space="preserve"> </w:t>
      </w:r>
      <w:r>
        <w:rPr>
          <w:b/>
          <w:bCs/>
        </w:rPr>
        <w:t xml:space="preserve">norm</w:t>
      </w:r>
      <w:r>
        <w:t xml:space="preserve"> </w:t>
      </w:r>
      <w:r>
        <w:t xml:space="preserve">(</w:t>
      </w:r>
      <m:oMath>
        <m:r>
          <m:t>k</m:t>
        </m:r>
        <m:r>
          <m:rPr>
            <m:sty m:val="p"/>
          </m:rPr>
          <m:t>=</m:t>
        </m:r>
        <m:r>
          <m:t>2</m:t>
        </m:r>
      </m:oMath>
      <w:r>
        <w:t xml:space="preserve">):</w:t>
      </w:r>
      <w:r>
        <w:t xml:space="preserve"> </w:t>
      </w:r>
      <w:r>
        <w:t xml:space="preserve">the standard Euclidean norm (</w:t>
      </w:r>
      <w:hyperlink w:anchor="def-euclidean-norm">
        <w:r>
          <w:rPr>
            <w:rStyle w:val="Hyperlink"/>
          </w:rPr>
          <w:t xml:space="preserve">Definition 14</w:t>
        </w:r>
      </w:hyperlink>
      <w:r>
        <w:t xml:space="preserve">),</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p>
    <w:p>
      <w:pPr>
        <w:pStyle w:val="Compact"/>
        <w:numPr>
          <w:ilvl w:val="0"/>
          <w:numId w:val="1056"/>
        </w:numPr>
      </w:pPr>
      <w:r>
        <w:rPr>
          <w:b/>
          <w:bCs/>
        </w:rPr>
        <w:t xml:space="preserve">infinity norm</w:t>
      </w:r>
      <w:r>
        <w:t xml:space="preserve"> </w:t>
      </w:r>
      <w:r>
        <w:t xml:space="preserve">(</w:t>
      </w:r>
      <m:oMath>
        <m:r>
          <m:t>k</m:t>
        </m:r>
        <m:r>
          <m:rPr>
            <m:sty m:val="p"/>
          </m:rPr>
          <m:t>=</m:t>
        </m:r>
        <m:r>
          <m:rPr>
            <m:sty m:val="p"/>
          </m:rPr>
          <m:t>∞</m:t>
        </m:r>
      </m:oMath>
      <w:r>
        <w:t xml:space="preserve">, also called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limLow>
            <m:e>
              <m:r>
                <m:rPr>
                  <m:sty m:val="p"/>
                </m:rPr>
                <m:t>lim</m:t>
              </m:r>
            </m:e>
            <m:lim>
              <m:r>
                <m:t>k</m:t>
              </m:r>
              <m:r>
                <m:rPr>
                  <m:sty m:val="p"/>
                </m:rPr>
                <m:t>→</m:t>
              </m:r>
              <m:r>
                <m:rPr>
                  <m:sty m:val="p"/>
                </m:rPr>
                <m:t>∞</m:t>
              </m:r>
            </m:lim>
          </m:limLow>
          <m:r>
            <m:t>​</m:t>
          </m:r>
          <m:d>
            <m:dPr>
              <m:begChr m:val="∥"/>
              <m:sepChr m:val=""/>
              <m:endChr m:val="∥"/>
              <m:grow/>
            </m:dPr>
            <m:e>
              <m:acc>
                <m:accPr>
                  <m:chr m:val="̃"/>
                </m:accPr>
                <m:e>
                  <m:r>
                    <m:t>x</m:t>
                  </m:r>
                </m:e>
              </m:acc>
            </m:e>
          </m:d>
          <m:sSub>
            <m:e>
              <m:r>
                <m:t>​</m:t>
              </m:r>
            </m:e>
            <m:sub>
              <m:r>
                <m:t>k</m:t>
              </m:r>
            </m:sub>
          </m:sSub>
          <m:r>
            <m:rPr>
              <m:sty m:val="p"/>
            </m:rPr>
            <m:t>.</m:t>
          </m:r>
        </m:oMath>
      </m:oMathPara>
    </w:p>
    <w:p>
      <w:pPr>
        <w:pStyle w:val="FirstParagraph"/>
      </w:pPr>
      <w:r>
        <w:t xml:space="preserve">Each vector</w:t>
      </w:r>
      <w:r>
        <w:t xml:space="preserve"> </w:t>
      </w:r>
      <m:oMath>
        <m:r>
          <m:t>p</m:t>
        </m:r>
      </m:oMath>
      <w:r>
        <w:t xml:space="preserve">-norm satisfies the norm axioms (</w:t>
      </w:r>
      <w:hyperlink w:anchor="def-norm">
        <w:r>
          <w:rPr>
            <w:rStyle w:val="Hyperlink"/>
          </w:rPr>
          <w:t xml:space="preserve">Definition 59</w:t>
        </w:r>
      </w:hyperlink>
      <w:r>
        <w:t xml:space="preserve">) on</w:t>
      </w:r>
      <w:r>
        <w:t xml:space="preserve"> </w:t>
      </w:r>
      <m:oMath>
        <m:sSup>
          <m:e>
            <m:r>
              <m:rPr>
                <m:scr m:val="double-struck"/>
                <m:sty m:val="p"/>
              </m:rPr>
              <m:t>R</m:t>
            </m:r>
          </m:e>
          <m:sup>
            <m:r>
              <m:t>p</m:t>
            </m:r>
          </m:sup>
        </m:sSup>
      </m:oMath>
      <w:r>
        <w:t xml:space="preserve">.</w:t>
      </w:r>
    </w:p>
    <w:bookmarkEnd w:id="334"/>
    <w:bookmarkStart w:id="335" w:name="exm-vector-p-norm"/>
    <w:p>
      <w:pPr>
        <w:pStyle w:val="BodyText"/>
      </w:pPr>
      <w:r>
        <w:rPr>
          <w:b/>
          <w:bCs/>
        </w:rPr>
        <w:t xml:space="preserve">Example 100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pStyle w:val="Compact"/>
        <w:numPr>
          <w:ilvl w:val="0"/>
          <w:numId w:val="1057"/>
        </w:numPr>
      </w:pPr>
      <m:oMath>
        <m:sSub>
          <m:e>
            <m:r>
              <m:t>ℓ</m:t>
            </m:r>
          </m:e>
          <m:sub>
            <m:r>
              <m:t>1</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t>1</m:t>
            </m:r>
          </m:sub>
        </m:sSub>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3</m:t>
        </m:r>
        <m:r>
          <m:rPr>
            <m:sty m:val="p"/>
          </m:rPr>
          <m:t>+</m:t>
        </m:r>
        <m:r>
          <m:t>4</m:t>
        </m:r>
        <m:r>
          <m:rPr>
            <m:sty m:val="p"/>
          </m:rPr>
          <m:t>=</m:t>
        </m:r>
        <m:r>
          <m:t>7</m:t>
        </m:r>
      </m:oMath>
      <w:r>
        <w:t xml:space="preserve">.</w:t>
      </w:r>
    </w:p>
    <w:p>
      <w:pPr>
        <w:pStyle w:val="Compact"/>
        <w:numPr>
          <w:ilvl w:val="0"/>
          <w:numId w:val="1057"/>
        </w:numPr>
      </w:pPr>
      <m:oMath>
        <m:sSub>
          <m:e>
            <m:r>
              <m:t>ℓ</m:t>
            </m:r>
          </m:e>
          <m:sub>
            <m:r>
              <m:t>2</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ad>
          <m:radPr>
            <m:degHide m:val="on"/>
          </m:radPr>
          <m:deg/>
          <m:e>
            <m:r>
              <m:t>9</m:t>
            </m:r>
            <m:r>
              <m:rPr>
                <m:sty m:val="p"/>
              </m:rPr>
              <m:t>+</m:t>
            </m:r>
            <m:r>
              <m:t>16</m:t>
            </m:r>
          </m:e>
        </m:rad>
        <m:r>
          <m:rPr>
            <m:sty m:val="p"/>
          </m:rPr>
          <m:t>=</m:t>
        </m:r>
        <m:rad>
          <m:radPr>
            <m:degHide m:val="on"/>
          </m:radPr>
          <m:deg/>
          <m:e>
            <m:r>
              <m:t>25</m:t>
            </m:r>
          </m:e>
        </m:rad>
        <m:r>
          <m:rPr>
            <m:sty m:val="p"/>
          </m:rPr>
          <m:t>=</m:t>
        </m:r>
        <m:r>
          <m:t>5</m:t>
        </m:r>
      </m:oMath>
      <w:r>
        <w:t xml:space="preserve">.</w:t>
      </w:r>
    </w:p>
    <w:p>
      <w:pPr>
        <w:pStyle w:val="Compact"/>
        <w:numPr>
          <w:ilvl w:val="0"/>
          <w:numId w:val="1057"/>
        </w:numPr>
      </w:pPr>
      <m:oMath>
        <m:sSub>
          <m:e>
            <m:r>
              <m:t>ℓ</m:t>
            </m:r>
          </m:e>
          <m:sub>
            <m:r>
              <m:rPr>
                <m:sty m:val="p"/>
              </m:rPr>
              <m:t>∞</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rPr>
                <m:sty m:val="p"/>
              </m:rPr>
              <m:t>∞</m:t>
            </m:r>
          </m:sub>
        </m:sSub>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rPr>
            <m:sty m:val="p"/>
          </m:rPr>
          <m:t>=</m:t>
        </m:r>
        <m:r>
          <m:t>4</m:t>
        </m:r>
      </m:oMath>
      <w:r>
        <w:t xml:space="preserve">.</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5"/>
    <w:bookmarkStart w:id="336"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8"/>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8"/>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8"/>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6"/>
    <w:bookmarkStart w:id="337"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37"/>
    <w:bookmarkStart w:id="338" w:name="exm-cosine-sine"/>
    <w:p>
      <w:pPr>
        <w:pStyle w:val="BodyText"/>
      </w:pPr>
      <w:r>
        <w:rPr>
          <w:b/>
          <w:bCs/>
        </w:rPr>
        <w:t xml:space="preserve">Example 101 (Cosines and sines of some angles)</w:t>
      </w:r>
      <w:r>
        <w:t xml:space="preserve"> </w:t>
      </w:r>
      <w:r>
        <w:t xml:space="preserve"> </w:t>
      </w:r>
    </w:p>
    <w:p>
      <w:pPr>
        <w:pStyle w:val="Compact"/>
        <w:numPr>
          <w:ilvl w:val="0"/>
          <w:numId w:val="1059"/>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pStyle w:val="Compact"/>
        <w:numPr>
          <w:ilvl w:val="0"/>
          <w:numId w:val="1059"/>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pStyle w:val="Compact"/>
        <w:numPr>
          <w:ilvl w:val="0"/>
          <w:numId w:val="1059"/>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pStyle w:val="Compact"/>
        <w:numPr>
          <w:ilvl w:val="0"/>
          <w:numId w:val="1059"/>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r>
        <w:t xml:space="preserve"> </w:t>
      </w:r>
      <m:oMath>
        <m:r>
          <m:rPr>
            <m:sty m:val="p"/>
          </m:rPr>
          <m:t>cos</m:t>
        </m:r>
        <m:r>
          <m:rPr>
            <m:sty m:val="p"/>
          </m:rPr>
          <m:t>(</m:t>
        </m:r>
        <m:r>
          <m:t>π</m:t>
        </m:r>
        <m:r>
          <m:rPr>
            <m:sty m:val="p"/>
          </m:rPr>
          <m:t>/</m:t>
        </m:r>
        <m:r>
          <m:t>4</m:t>
        </m:r>
        <m:r>
          <m:rPr>
            <m:sty m:val="p"/>
          </m:rPr>
          <m:t>)</m:t>
        </m:r>
        <m:r>
          <m:rPr>
            <m:sty m:val="p"/>
          </m:rPr>
          <m:t>=</m:t>
        </m:r>
        <m:r>
          <m:rPr>
            <m:sty m:val="p"/>
          </m:rPr>
          <m:t>sin</m:t>
        </m:r>
        <m:r>
          <m:rPr>
            <m:sty m:val="p"/>
          </m:rPr>
          <m:t>(</m:t>
        </m:r>
        <m:r>
          <m:t>π</m:t>
        </m:r>
        <m:r>
          <m:rPr>
            <m:sty m:val="p"/>
          </m:rPr>
          <m:t>/</m:t>
        </m:r>
        <m:r>
          <m:t>4</m:t>
        </m:r>
        <m:r>
          <m:rPr>
            <m:sty m:val="p"/>
          </m:rPr>
          <m:t>)</m:t>
        </m:r>
        <m:r>
          <m:rPr>
            <m:sty m:val="p"/>
          </m:rPr>
          <m:t>=</m:t>
        </m:r>
        <m:f>
          <m:fPr>
            <m:type m:val="lin"/>
          </m:fPr>
          <m:num>
            <m:r>
              <m:t>1</m:t>
            </m:r>
          </m:num>
          <m:den>
            <m:rad>
              <m:radPr>
                <m:degHide m:val="on"/>
              </m:radPr>
              <m:deg/>
              <m:e>
                <m:r>
                  <m:t>2</m:t>
                </m:r>
              </m:e>
            </m:rad>
          </m:den>
        </m:f>
      </m:oMath>
      <w:r>
        <w:t xml:space="preserve">.</w:t>
      </w:r>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38"/>
    <w:bookmarkStart w:id="339"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39"/>
    <w:bookmarkStart w:id="340"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52</w:t>
        </w:r>
      </w:hyperlink>
      <w:r>
        <w:t xml:space="preserve">),</w:t>
      </w:r>
      <w:r>
        <w:t xml:space="preserve"> </w:t>
      </w:r>
      <w:r>
        <w:t xml:space="preserve">and by</w:t>
      </w:r>
      <w:r>
        <w:t xml:space="preserve"> </w:t>
      </w:r>
      <w:hyperlink w:anchor="thm-cauchy-schwarz">
        <w:r>
          <w:rPr>
            <w:rStyle w:val="Hyperlink"/>
          </w:rPr>
          <w:t xml:space="preserve">Theorem 54</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0"/>
    <w:bookmarkStart w:id="341" w:name="exm-angle"/>
    <w:p>
      <w:pPr>
        <w:pStyle w:val="BodyText"/>
      </w:pPr>
      <w:r>
        <w:rPr>
          <w:b/>
          <w:bCs/>
        </w:rPr>
        <w:t xml:space="preserve">Example 102 (Some angles in the plane)</w:t>
      </w:r>
      <w:r>
        <w:t xml:space="preserve"> </w:t>
      </w:r>
      <w:r>
        <w:t xml:space="preserve"> </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pStyle w:val="Compact"/>
        <w:numPr>
          <w:ilvl w:val="0"/>
          <w:numId w:val="1060"/>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r>
        <w:t xml:space="preserve"> </w:t>
      </w:r>
      <m:oMath>
        <m:r>
          <m:rPr>
            <m:sty m:val="p"/>
          </m:rPr>
          <m:t>cos</m:t>
        </m:r>
        <m:r>
          <m:t>θ</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r>
          <m:rPr>
            <m:sty m:val="p"/>
          </m:rPr>
          <m:t>=</m:t>
        </m:r>
        <m:r>
          <m:t>0</m:t>
        </m:r>
      </m:oMath>
      <w:r>
        <w:t xml:space="preserve">, so</w:t>
      </w:r>
      <w:r>
        <w:t xml:space="preserve"> </w:t>
      </w:r>
      <m:oMath>
        <m:r>
          <m:t>θ</m:t>
        </m:r>
        <m:r>
          <m:rPr>
            <m:sty m:val="p"/>
          </m:rPr>
          <m:t>=</m:t>
        </m:r>
        <m:r>
          <m:t>π</m:t>
        </m:r>
        <m:r>
          <m:rPr>
            <m:sty m:val="p"/>
          </m:rPr>
          <m:t>/</m:t>
        </m:r>
        <m:r>
          <m:t>2</m:t>
        </m:r>
      </m:oMath>
      <w:r>
        <w:t xml:space="preserve">.</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r>
        <w:t xml:space="preserve"> </w:t>
      </w:r>
      <m:oMath>
        <m:r>
          <m:rPr>
            <m:sty m:val="p"/>
          </m:rPr>
          <m:t>cos</m:t>
        </m:r>
        <m:r>
          <m:t>θ</m:t>
        </m:r>
        <m:r>
          <m:rPr>
            <m:sty m:val="p"/>
          </m:rPr>
          <m:t>=</m:t>
        </m:r>
        <m:f>
          <m:fPr>
            <m:type m:val="bar"/>
          </m:fPr>
          <m:num>
            <m:r>
              <m:rPr>
                <m:sty m:val="p"/>
              </m:rPr>
              <m:t>−</m:t>
            </m:r>
            <m:r>
              <m:t>3</m:t>
            </m:r>
          </m:num>
          <m:den>
            <m:r>
              <m:t>1</m:t>
            </m:r>
            <m:r>
              <m:rPr>
                <m:sty m:val="p"/>
              </m:rPr>
              <m:t>⋅</m:t>
            </m:r>
            <m:r>
              <m:t>3</m:t>
            </m:r>
          </m:den>
        </m:f>
        <m:r>
          <m:rPr>
            <m:sty m:val="p"/>
          </m:rPr>
          <m:t>=</m:t>
        </m:r>
        <m:r>
          <m:rPr>
            <m:sty m:val="p"/>
          </m:rPr>
          <m:t>−</m:t>
        </m:r>
        <m:r>
          <m:t>1</m:t>
        </m:r>
      </m:oMath>
      <w:r>
        <w:t xml:space="preserve">, so</w:t>
      </w:r>
      <w:r>
        <w:t xml:space="preserve"> </w:t>
      </w:r>
      <m:oMath>
        <m:r>
          <m:t>θ</m:t>
        </m:r>
        <m:r>
          <m:rPr>
            <m:sty m:val="p"/>
          </m:rPr>
          <m:t>=</m:t>
        </m:r>
        <m:r>
          <m:t>π</m:t>
        </m:r>
      </m:oMath>
      <w:r>
        <w:t xml:space="preserve">.</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1"/>
    <w:bookmarkStart w:id="342"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2"/>
    <w:bookmarkStart w:id="343" w:name="exm-cosine-similarity"/>
    <w:p>
      <w:pPr>
        <w:pStyle w:val="FirstParagraph"/>
      </w:pPr>
      <w:r>
        <w:rPr>
          <w:b/>
          <w:bCs/>
        </w:rPr>
        <w:t xml:space="preserve">Example 103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pStyle w:val="Compact"/>
        <w:numPr>
          <w:ilvl w:val="0"/>
          <w:numId w:val="1061"/>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r>
          <m:rPr>
            <m:sty m:val="p"/>
          </m:rPr>
          <m:t>=</m:t>
        </m:r>
        <m:f>
          <m:fPr>
            <m:type m:val="bar"/>
          </m:fPr>
          <m:num>
            <m:r>
              <m:t>10</m:t>
            </m:r>
          </m:num>
          <m:den>
            <m:r>
              <m:t>10</m:t>
            </m:r>
          </m:den>
        </m:f>
        <m:r>
          <m:rPr>
            <m:sty m:val="p"/>
          </m:rPr>
          <m:t>=</m:t>
        </m:r>
        <m:r>
          <m:t>1</m:t>
        </m:r>
      </m:oMath>
      <w:r>
        <w:t xml:space="preserve">.</w:t>
      </w:r>
    </w:p>
    <w:p>
      <w:pPr>
        <w:pStyle w:val="Compact"/>
        <w:numPr>
          <w:ilvl w:val="0"/>
          <w:numId w:val="1061"/>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r>
          <m:rPr>
            <m:sty m:val="p"/>
          </m:rPr>
          <m:t>=</m:t>
        </m:r>
        <m:f>
          <m:fPr>
            <m:type m:val="bar"/>
          </m:fPr>
          <m:num>
            <m:r>
              <m:t>0</m:t>
            </m:r>
          </m:num>
          <m:den>
            <m:r>
              <m:t>5</m:t>
            </m:r>
          </m:den>
        </m:f>
        <m:r>
          <m:rPr>
            <m:sty m:val="p"/>
          </m:rPr>
          <m:t>=</m:t>
        </m:r>
        <m:r>
          <m:t>0</m:t>
        </m:r>
      </m:oMath>
      <w:r>
        <w:t xml:space="preserve">.</w:t>
      </w:r>
    </w:p>
    <w:p>
      <w:pPr>
        <w:pStyle w:val="Compact"/>
        <w:numPr>
          <w:ilvl w:val="0"/>
          <w:numId w:val="1061"/>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r>
          <m:rPr>
            <m:sty m:val="p"/>
          </m:rPr>
          <m:t>=</m:t>
        </m:r>
        <m:f>
          <m:fPr>
            <m:type m:val="bar"/>
          </m:fPr>
          <m:num>
            <m:r>
              <m:t>1</m:t>
            </m:r>
          </m:num>
          <m:den>
            <m:rad>
              <m:radPr>
                <m:degHide m:val="on"/>
              </m:radPr>
              <m:deg/>
              <m:e>
                <m:r>
                  <m:t>2</m:t>
                </m:r>
              </m:e>
            </m:rad>
          </m:den>
        </m:f>
      </m:oMath>
      <w:r>
        <w:t xml:space="preserve">.</w:t>
      </w:r>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3"/>
    <w:bookmarkEnd w:id="344"/>
    <w:bookmarkStart w:id="363" w:name="sec-gram-schmidt"/>
    <w:p>
      <w:pPr>
        <w:pStyle w:val="Heading3"/>
      </w:pPr>
      <w:r>
        <w:t xml:space="preserve">2.18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5" name="Picture"/>
                  <a:graphic>
                    <a:graphicData uri="http://schemas.openxmlformats.org/drawingml/2006/picture">
                      <pic:pic>
                        <pic:nvPicPr>
                          <pic:cNvPr descr="/opt/quarto/share/formats/docx/note.png" id="346"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2.17</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47" w:name="thm-dot-linear-sum"/>
    <w:p>
      <w:pPr>
        <w:pStyle w:val="BodyText"/>
      </w:pPr>
      <w:r>
        <w:rPr>
          <w:b/>
          <w:bCs/>
        </w:rPr>
        <w:t xml:space="preserve">Theorem 56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4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48" w:name="exm-dot-linear-sum"/>
    <w:p>
      <w:pPr>
        <w:pStyle w:val="FirstParagraph"/>
      </w:pPr>
      <w:r>
        <w:rPr>
          <w:b/>
          <w:bCs/>
        </w:rPr>
        <w:t xml:space="preserve">Example 104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rPr>
            <m:sty m:val="p"/>
          </m:rPr>
          <m:t>=</m:t>
        </m:r>
        <m:r>
          <m:t>2</m:t>
        </m:r>
        <m:r>
          <m:rPr>
            <m:sty m:val="p"/>
          </m:rPr>
          <m:t>−</m:t>
        </m:r>
        <m:r>
          <m:t>2</m:t>
        </m:r>
        <m:r>
          <m:rPr>
            <m:sty m:val="p"/>
          </m:rPr>
          <m:t>+</m:t>
        </m:r>
        <m:r>
          <m:t>12</m:t>
        </m:r>
        <m:r>
          <m:rPr>
            <m:sty m:val="p"/>
          </m:rPr>
          <m:t>=</m:t>
        </m:r>
        <m:r>
          <m:t>12</m:t>
        </m:r>
      </m:oMath>
      <w:r>
        <w:t xml:space="preserve">.</w:t>
      </w:r>
      <w:r>
        <w:t xml:space="preserve"> </w:t>
      </w:r>
      <w:r>
        <w:t xml:space="preserve">By</w:t>
      </w:r>
      <w:r>
        <w:t xml:space="preserve"> </w:t>
      </w:r>
      <w:hyperlink w:anchor="thm-dot-linear-sum">
        <w:r>
          <w:rPr>
            <w:rStyle w:val="Hyperlink"/>
          </w:rPr>
          <w:t xml:space="preserve">Theorem 56</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48"/>
    <w:bookmarkStart w:id="349" w:name="thm-orthonormal-independent"/>
    <w:p>
      <w:pPr>
        <w:pStyle w:val="BodyText"/>
      </w:pPr>
      <w:r>
        <w:rPr>
          <w:b/>
          <w:bCs/>
        </w:rPr>
        <w:t xml:space="preserve">Theorem 57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0" w:name="exm-orthonormal-independent"/>
    <w:p>
      <w:pPr>
        <w:pStyle w:val="BodyText"/>
      </w:pPr>
      <w:r>
        <w:rPr>
          <w:b/>
          <w:bCs/>
        </w:rPr>
        <w:t xml:space="preserve">Example 105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r>
        <w:t xml:space="preserve"> </w:t>
      </w:r>
      <m:oMath>
        <m:r>
          <m:t>​</m:t>
        </m:r>
        <m:d>
          <m:dPr>
            <m:begChr m:val="∥"/>
            <m:sepChr m:val=""/>
            <m:endChr m:val="∥"/>
            <m:grow/>
          </m:dPr>
          <m:e>
            <m:sSub>
              <m:e>
                <m:acc>
                  <m:accPr>
                    <m:chr m:val="̃"/>
                  </m:accPr>
                  <m:e>
                    <m:r>
                      <m:t>q</m:t>
                    </m:r>
                  </m:e>
                </m:acc>
              </m:e>
              <m:sub>
                <m:r>
                  <m:t>2</m:t>
                </m:r>
              </m:sub>
            </m:sSub>
          </m:e>
        </m:d>
        <m:sSup>
          <m:e>
            <m:r>
              <m:t>​</m:t>
            </m:r>
          </m:e>
          <m:sup>
            <m:r>
              <m:t>2</m:t>
            </m:r>
          </m:sup>
        </m:sSup>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1</m:t>
        </m:r>
      </m:oMath>
      <w:r>
        <w:t xml:space="preserve">, 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r>
        <w:t xml:space="preserve"> </w:t>
      </w:r>
      <m:oMath>
        <m:sSub>
          <m:e>
            <m:acc>
              <m:accPr>
                <m:chr m:val="̃"/>
              </m:accPr>
              <m:e>
                <m:r>
                  <m:t>q</m:t>
                </m:r>
              </m:e>
            </m:acc>
          </m:e>
          <m:sub>
            <m:r>
              <m:t>2</m:t>
            </m:r>
          </m:sub>
        </m:sSub>
        <m:r>
          <m:rPr>
            <m:sty m:val="p"/>
          </m:rPr>
          <m:t>⋅</m:t>
        </m:r>
        <m:sSub>
          <m:e>
            <m:acc>
              <m:accPr>
                <m:chr m:val="̃"/>
              </m:accPr>
              <m:e>
                <m:r>
                  <m:t>q</m:t>
                </m:r>
              </m:e>
            </m:acc>
          </m:e>
          <m:sub>
            <m:r>
              <m:t>3</m:t>
            </m:r>
          </m:sub>
        </m:sSub>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0</m:t>
        </m:r>
      </m:oMath>
      <w:r>
        <w:t xml:space="preserve">.</w:t>
      </w:r>
      <w:r>
        <w:t xml:space="preserve"> </w:t>
      </w:r>
      <w:r>
        <w:t xml:space="preserve">So by</w:t>
      </w:r>
      <w:r>
        <w:t xml:space="preserve"> </w:t>
      </w:r>
      <w:hyperlink w:anchor="thm-orthonormal-independent">
        <w:r>
          <w:rPr>
            <w:rStyle w:val="Hyperlink"/>
          </w:rPr>
          <w:t xml:space="preserve">Theorem 57</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0"/>
    <w:bookmarkStart w:id="351"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1"/>
    <w:bookmarkStart w:id="352" w:name="exm-orthonormal-basis"/>
    <w:p>
      <w:pPr>
        <w:pStyle w:val="BodyText"/>
      </w:pPr>
      <w:r>
        <w:rPr>
          <w:b/>
          <w:bCs/>
        </w:rPr>
        <w:t xml:space="preserve">Example 106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2"/>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2"/>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105</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2"/>
    <w:bookmarkStart w:id="353" w:name="exm-not-orthonormal-basis"/>
    <w:p>
      <w:pPr>
        <w:pStyle w:val="FirstParagraph"/>
      </w:pPr>
      <w:r>
        <w:rPr>
          <w:b/>
          <w:bCs/>
        </w:rPr>
        <w:t xml:space="preserve">Example 107 (Bases that are not orthonormal, and orthonormal lists that are not bases)</w:t>
      </w:r>
      <w:r>
        <w:t xml:space="preserve"> </w:t>
      </w:r>
      <w:r>
        <w:t xml:space="preserve"> </w:t>
      </w:r>
    </w:p>
    <w:p>
      <w:pPr>
        <w:pStyle w:val="Compact"/>
        <w:numPr>
          <w:ilvl w:val="0"/>
          <w:numId w:val="1063"/>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3"/>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3"/>
    <w:bookmarkStart w:id="354" w:name="thm-orthonormal-expansion"/>
    <w:p>
      <w:pPr>
        <w:pStyle w:val="FirstParagraph"/>
      </w:pPr>
      <w:r>
        <w:rPr>
          <w:b/>
          <w:bCs/>
        </w:rPr>
        <w:t xml:space="preserve">Theorem 58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55" w:name="exm-orthonormal-expansion"/>
    <w:p>
      <w:pPr>
        <w:pStyle w:val="BodyText"/>
      </w:pPr>
      <w:r>
        <w:rPr>
          <w:b/>
          <w:bCs/>
        </w:rPr>
        <w:t xml:space="preserve">Example 108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106</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r>
        <w:t xml:space="preserve"> </w:t>
      </w:r>
      <m:oMath>
        <m:sSub>
          <m:e>
            <m:acc>
              <m:accPr>
                <m:chr m:val="̃"/>
              </m:accPr>
              <m:e>
                <m:r>
                  <m:t>q</m:t>
                </m:r>
              </m:e>
            </m:acc>
          </m:e>
          <m:sub>
            <m:r>
              <m:t>2</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f>
          <m:fPr>
            <m:type m:val="lin"/>
          </m:fPr>
          <m:num>
            <m:r>
              <m:t>3</m:t>
            </m:r>
          </m:num>
          <m:den>
            <m:rad>
              <m:radPr>
                <m:degHide m:val="on"/>
              </m:radPr>
              <m:deg/>
              <m:e>
                <m:r>
                  <m:t>2</m:t>
                </m:r>
              </m:e>
            </m:rad>
          </m:den>
        </m:f>
      </m:oMath>
      <w:r>
        <w:t xml:space="preserve"> </w:t>
      </w:r>
      <w:r>
        <w:t xml:space="preserve">and</w:t>
      </w:r>
      <w:r>
        <w:t xml:space="preserve"> </w:t>
      </w:r>
      <m:oMath>
        <m:sSub>
          <m:e>
            <m:acc>
              <m:accPr>
                <m:chr m:val="̃"/>
              </m:accPr>
              <m:e>
                <m:r>
                  <m:t>q</m:t>
                </m:r>
              </m:e>
            </m:acc>
          </m:e>
          <m:sub>
            <m:r>
              <m:t>3</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r>
          <m:rPr>
            <m:sty m:val="p"/>
          </m:rPr>
          <m:t>−</m:t>
        </m:r>
        <m:f>
          <m:fPr>
            <m:type m:val="lin"/>
          </m:fPr>
          <m:num>
            <m:r>
              <m:t>1</m:t>
            </m:r>
          </m:num>
          <m:den>
            <m:rad>
              <m:radPr>
                <m:degHide m:val="on"/>
              </m:radPr>
              <m:deg/>
              <m:e>
                <m:r>
                  <m:t>2</m:t>
                </m:r>
              </m:e>
            </m:rad>
          </m:den>
        </m:f>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58</w:t>
        </w:r>
      </w:hyperlink>
      <w:r>
        <w:t xml:space="preserve"> </w:t>
      </w:r>
      <w:r>
        <w:t xml:space="preserve">says.</w:t>
      </w:r>
    </w:p>
    <w:bookmarkEnd w:id="355"/>
    <w:bookmarkStart w:id="356"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4"/>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4"/>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4"/>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56"/>
    <w:bookmarkStart w:id="357" w:name="exm-gram-schmidt"/>
    <w:p>
      <w:pPr>
        <w:pStyle w:val="BodyText"/>
      </w:pPr>
      <w:r>
        <w:rPr>
          <w:b/>
          <w:bCs/>
        </w:rPr>
        <w:t xml:space="preserve">Example 109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5"/>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5"/>
        </w:numPr>
      </w:pPr>
      <w:r>
        <w:rPr>
          <w:b/>
          <w:bCs/>
        </w:rPr>
        <w:t xml:space="preserve">Step 2.</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r>
        <w:t xml:space="preserve"> </w:t>
      </w:r>
      <m:oMath>
        <m:sSub>
          <m:e>
            <m:acc>
              <m:accPr>
                <m:chr m:val="̃"/>
              </m:accPr>
              <m:e>
                <m:r>
                  <m:t>q</m:t>
                </m:r>
              </m:e>
            </m:acc>
          </m:e>
          <m:sub>
            <m:r>
              <m:t>2</m:t>
            </m:r>
          </m:sub>
        </m:sSub>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p>
    <w:p>
      <w:pPr>
        <w:pStyle w:val="FirstParagraph"/>
      </w:pPr>
      <w:r>
        <w:t xml:space="preserve">As a check,</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r>
          <m:rPr>
            <m:sty m:val="p"/>
          </m:rPr>
          <m:t>=</m:t>
        </m:r>
        <m:r>
          <m:t>0</m:t>
        </m:r>
      </m:oMath>
      <w:r>
        <w:t xml:space="preserve">.</w:t>
      </w:r>
    </w:p>
    <w:bookmarkEnd w:id="357"/>
    <w:bookmarkStart w:id="358" w:name="exm-gram-schmidt-stops"/>
    <w:p>
      <w:pPr>
        <w:pStyle w:val="BodyText"/>
      </w:pPr>
      <w:r>
        <w:rPr>
          <w:b/>
          <w:bCs/>
        </w:rPr>
        <w:t xml:space="preserve">Example 110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r>
          <m:rPr>
            <m:sty m:val="p"/>
          </m:rPr>
          <m:t>=</m:t>
        </m:r>
        <m:f>
          <m:fPr>
            <m:type m:val="lin"/>
          </m:fPr>
          <m:num>
            <m:r>
              <m:t>10</m:t>
            </m:r>
          </m:num>
          <m:den>
            <m:rad>
              <m:radPr>
                <m:degHide m:val="on"/>
              </m:radPr>
              <m:deg/>
              <m:e>
                <m:r>
                  <m:t>5</m:t>
                </m:r>
              </m:e>
            </m:rad>
          </m:den>
        </m:f>
      </m:oMath>
      <w:r>
        <w:t xml:space="preserve">, 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58"/>
    <w:bookmarkStart w:id="359" w:name="thm-gram-schmidt"/>
    <w:p>
      <w:pPr>
        <w:pStyle w:val="BodyText"/>
      </w:pPr>
      <w:r>
        <w:rPr>
          <w:b/>
          <w:bCs/>
        </w:rPr>
        <w:t xml:space="preserve">Theorem 59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6"/>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6"/>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6"/>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59"/>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oMath>
      <w:r>
        <w:t xml:space="preserve">.</w:t>
      </w:r>
      <w:r>
        <w:t xml:space="preserve"> </w:t>
      </w: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57</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58</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52</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7"/>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7"/>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57</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0" w:name="exm-thm-gram-schmidt"/>
    <w:p>
      <w:pPr>
        <w:pStyle w:val="BodyText"/>
      </w:pPr>
      <w:r>
        <w:rPr>
          <w:b/>
          <w:bCs/>
        </w:rPr>
        <w:t xml:space="preserve">Example 111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109</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59</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r>
          <m:rPr>
            <m:sty m:val="p"/>
          </m:rPr>
          <m:t>=</m:t>
        </m:r>
        <m:r>
          <m:t>0</m:t>
        </m:r>
      </m:oMath>
      <w:r>
        <w:t xml:space="preserve"> </w:t>
      </w:r>
      <w:r>
        <w:t xml:space="preserve">and</w:t>
      </w:r>
      <w:r>
        <w:t xml:space="preserve"> </w:t>
      </w:r>
      <m:oMath>
        <m:sSub>
          <m:e>
            <m:acc>
              <m:accPr>
                <m:chr m:val="̃"/>
              </m:accPr>
              <m:e>
                <m:r>
                  <m:t>q</m:t>
                </m:r>
              </m:e>
            </m:acc>
          </m:e>
          <m:sub>
            <m:r>
              <m:t>2</m:t>
            </m:r>
          </m:sub>
        </m:sSub>
        <m:r>
          <m:rPr>
            <m:sty m:val="p"/>
          </m:rPr>
          <m:t>⋅</m:t>
        </m:r>
        <m:sSub>
          <m:e>
            <m:acc>
              <m:accPr>
                <m:chr m:val="̃"/>
              </m:accPr>
              <m:e>
                <m:r>
                  <m:t>q</m:t>
                </m:r>
              </m:e>
            </m:acc>
          </m:e>
          <m:sub>
            <m:r>
              <m:t>3</m:t>
            </m:r>
          </m:sub>
        </m:sSub>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r>
          <m:rPr>
            <m:sty m:val="p"/>
          </m:rPr>
          <m:t>=</m:t>
        </m:r>
        <m:r>
          <m:t>0</m:t>
        </m:r>
      </m:oMath>
      <w:r>
        <w:t xml:space="preserve">.</w:t>
      </w:r>
    </w:p>
    <w:bookmarkEnd w:id="360"/>
    <w:bookmarkStart w:id="361" w:name="cor-orthonormal-basis-exists"/>
    <w:p>
      <w:pPr>
        <w:pStyle w:val="BodyText"/>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57</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59</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r>
          <m:rPr>
            <m:sty m:val="p"/>
          </m:rPr>
          <m:t>=</m:t>
        </m:r>
        <m:sSub>
          <m:e>
            <m:acc>
              <m:accPr>
                <m:chr m:val="̃"/>
              </m:accPr>
              <m:e>
                <m:r>
                  <m:t>u</m:t>
                </m:r>
              </m:e>
            </m:acc>
          </m:e>
          <m:sub>
            <m:r>
              <m:t>i</m:t>
            </m:r>
          </m:sub>
        </m:sSub>
      </m:oMath>
      <w:r>
        <w:t xml:space="preserve">,</w:t>
      </w:r>
      <w:r>
        <w:t xml:space="preserve"> </w:t>
      </w: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r>
        <w:t xml:space="preserve"> </w:t>
      </w:r>
      <m:oMath>
        <m:sSub>
          <m:e>
            <m:acc>
              <m:accPr>
                <m:chr m:val="̃"/>
              </m:accPr>
              <m:e>
                <m:r>
                  <m:t>q</m:t>
                </m:r>
              </m:e>
            </m:acc>
          </m:e>
          <m:sub>
            <m:r>
              <m:t>i</m:t>
            </m:r>
          </m:sub>
        </m:sSub>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r>
          <m:rPr>
            <m:sty m:val="p"/>
          </m:rPr>
          <m:t>=</m:t>
        </m:r>
        <m:sSub>
          <m:e>
            <m:acc>
              <m:accPr>
                <m:chr m:val="̃"/>
              </m:accPr>
              <m:e>
                <m:r>
                  <m:t>u</m:t>
                </m:r>
              </m:e>
            </m:acc>
          </m:e>
          <m:sub>
            <m:r>
              <m:t>i</m:t>
            </m:r>
          </m:sub>
        </m:sSub>
      </m:oMath>
      <w:r>
        <w:t xml:space="preserve">.</w:t>
      </w:r>
      <w:r>
        <w:t xml:space="preserve"> </w:t>
      </w:r>
      <w:r>
        <w:t xml:space="preserve">So the orthonormal basis contains the starting list.</w:t>
      </w:r>
    </w:p>
    <w:bookmarkStart w:id="362" w:name="exm-orthonormal-basis-exists"/>
    <w:p>
      <w:pPr>
        <w:pStyle w:val="BodyText"/>
      </w:pPr>
      <w:r>
        <w:rPr>
          <w:b/>
          <w:bCs/>
        </w:rPr>
        <w:t xml:space="preserve">Example 112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pStyle w:val="Compact"/>
        <w:numPr>
          <w:ilvl w:val="0"/>
          <w:numId w:val="1068"/>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pStyle w:val="Compact"/>
        <w:numPr>
          <w:ilvl w:val="0"/>
          <w:numId w:val="1068"/>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r>
        <w:t xml:space="preserve"> </w:t>
      </w:r>
      <m:oMath>
        <m:sSub>
          <m:e>
            <m:acc>
              <m:accPr>
                <m:chr m:val="̃"/>
              </m:accPr>
              <m:e>
                <m:acc>
                  <m:accPr>
                    <m:chr m:val="̃"/>
                  </m:accPr>
                  <m:e>
                    <m:r>
                      <m:t>q</m:t>
                    </m:r>
                  </m:e>
                </m:acc>
              </m:e>
            </m:acc>
          </m:e>
          <m:sub>
            <m:r>
              <m:t>2</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oMath>
      <w:r>
        <w:t xml:space="preserve">,</w:t>
      </w:r>
      <w:r>
        <w:t xml:space="preserve"> </w:t>
      </w: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pStyle w:val="Compact"/>
        <w:numPr>
          <w:ilvl w:val="0"/>
          <w:numId w:val="1068"/>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106</w:t>
        </w:r>
      </w:hyperlink>
      <w:r>
        <w:t xml:space="preserve">, in a different order.</w:t>
      </w:r>
    </w:p>
    <w:bookmarkEnd w:id="362"/>
    <w:bookmarkEnd w:id="363"/>
    <w:bookmarkStart w:id="369" w:name="outer-product"/>
    <w:p>
      <w:pPr>
        <w:pStyle w:val="Heading3"/>
      </w:pPr>
      <w:r>
        <w:t xml:space="preserve">2.19 Outer product</w:t>
      </w:r>
    </w:p>
    <w:bookmarkStart w:id="364"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w:t>
      </w:r>
      <w:hyperlink w:anchor="def-matrix-mult">
        <w:r>
          <w:rPr>
            <w:rStyle w:val="Hyperlink"/>
          </w:rPr>
          <w:t xml:space="preserve">Definition 24</w:t>
        </w:r>
      </w:hyperlink>
      <w:r>
        <w:t xml:space="preserve">)</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4"/>
    <w:bookmarkStart w:id="365" w:name="exm-outer-product"/>
    <w:p>
      <w:pPr>
        <w:pStyle w:val="FirstParagraph"/>
      </w:pPr>
      <w:r>
        <w:rPr>
          <w:b/>
          <w:bCs/>
        </w:rPr>
        <w:t xml:space="preserve">Example 113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65"/>
    <w:bookmarkStart w:id="366"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113</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66"/>
    <w:bookmarkStart w:id="367" w:name="thm-outer-product-rank"/>
    <w:p>
      <w:pPr>
        <w:pStyle w:val="FirstParagraph"/>
      </w:pPr>
      <w:r>
        <w:rPr>
          <w:b/>
          <w:bCs/>
        </w:rPr>
        <w:t xml:space="preserve">Theorem 60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6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r>
        <w:t xml:space="preserve"> </w:t>
      </w:r>
      <m:oMath>
        <m:sSub>
          <m:e>
            <m:r>
              <m:t>v</m:t>
            </m:r>
          </m:e>
          <m:sub>
            <m:r>
              <m:t>j</m:t>
            </m:r>
          </m:sub>
        </m:sSub>
        <m:r>
          <m:rPr>
            <m:sty m:val="p"/>
          </m:rPr>
          <m:t>=</m:t>
        </m:r>
        <m:sSub>
          <m:e>
            <m:r>
              <m:t>v</m:t>
            </m:r>
          </m:e>
          <m:sub>
            <m:r>
              <m:t>k</m:t>
            </m:r>
          </m:sub>
        </m:sSub>
        <m:r>
          <m:rPr>
            <m:sty m:val="p"/>
          </m:rPr>
          <m:t>=</m:t>
        </m:r>
        <m:r>
          <m:t>0</m:t>
        </m:r>
      </m:oMath>
      <w:r>
        <w:t xml:space="preserve">, 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68" w:name="exm-outer-product-rank"/>
    <w:p>
      <w:pPr>
        <w:pStyle w:val="BodyText"/>
      </w:pPr>
      <w:r>
        <w:rPr>
          <w:b/>
          <w:bCs/>
        </w:rPr>
        <w:t xml:space="preserve">Example 114 (The rank of an outer product)</w:t>
      </w:r>
      <w:r>
        <w:t xml:space="preserve"> </w:t>
      </w:r>
      <w:r>
        <w:t xml:space="preserve">In</w:t>
      </w:r>
      <w:r>
        <w:t xml:space="preserve"> </w:t>
      </w:r>
      <w:hyperlink w:anchor="exm-outer-product">
        <w:r>
          <w:rPr>
            <w:rStyle w:val="Hyperlink"/>
          </w:rPr>
          <w:t xml:space="preserve">Example 113</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68"/>
    <w:bookmarkEnd w:id="369"/>
    <w:bookmarkEnd w:id="370"/>
    <w:bookmarkStart w:id="405" w:name="special-matrices"/>
    <w:p>
      <w:pPr>
        <w:pStyle w:val="Heading2"/>
      </w:pPr>
      <w:r>
        <w:t xml:space="preserve">3 Special Matrices</w:t>
      </w:r>
    </w:p>
    <w:p>
      <w:pPr>
        <w:pStyle w:val="FirstParagraph"/>
      </w:pPr>
      <w:r>
        <w:t xml:space="preserve">Some special matrices appeared earlier:</w:t>
      </w:r>
    </w:p>
    <w:p>
      <w:pPr>
        <w:pStyle w:val="Compact"/>
        <w:numPr>
          <w:ilvl w:val="0"/>
          <w:numId w:val="1069"/>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69"/>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69"/>
        </w:numPr>
      </w:pPr>
      <w:r>
        <w:t xml:space="preserve">the identity matrix (</w:t>
      </w:r>
      <w:hyperlink w:anchor="def-identity-matrix">
        <w:r>
          <w:rPr>
            <w:rStyle w:val="Hyperlink"/>
          </w:rPr>
          <w:t xml:space="preserve">Definition 27</w:t>
        </w:r>
      </w:hyperlink>
      <w:r>
        <w:t xml:space="preserve">), in that same section</w:t>
      </w:r>
    </w:p>
    <w:bookmarkStart w:id="371"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1"/>
    <w:bookmarkStart w:id="372" w:name="exm-matrix-order"/>
    <w:p>
      <w:pPr>
        <w:pStyle w:val="BodyText"/>
      </w:pPr>
      <w:r>
        <w:rPr>
          <w:b/>
          <w:bCs/>
        </w:rPr>
        <w:t xml:space="preserve">Example 115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2"/>
    <w:bookmarkStart w:id="373"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3"/>
    <w:bookmarkStart w:id="374" w:name="exm-matrix-power"/>
    <w:p>
      <w:pPr>
        <w:pStyle w:val="BodyText"/>
      </w:pPr>
      <w:r>
        <w:rPr>
          <w:b/>
          <w:bCs/>
        </w:rPr>
        <w:t xml:space="preserve">Example 116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w:t>
      </w:r>
      <w:r>
        <w:t xml:space="preserve"> </w:t>
      </w:r>
      <w:hyperlink w:anchor="def-matrix-mult">
        <w:r>
          <w:rPr>
            <w:rStyle w:val="Hyperlink"/>
          </w:rPr>
          <w:t xml:space="preserve">Definition 24</w:t>
        </w:r>
      </w:hyperlink>
      <w:r>
        <w:t xml:space="preserve"> </w:t>
      </w:r>
      <w:r>
        <w:t xml:space="preserve">does not allow.</w:t>
      </w:r>
    </w:p>
    <w:bookmarkEnd w:id="374"/>
    <w:bookmarkStart w:id="375"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5"/>
    <w:bookmarkStart w:id="376"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76"/>
    <w:bookmarkStart w:id="377" w:name="exm-not-symmetric"/>
    <w:p>
      <w:pPr>
        <w:pStyle w:val="FirstParagraph"/>
      </w:pPr>
      <w:r>
        <w:rPr>
          <w:b/>
          <w:bCs/>
        </w:rPr>
        <w:t xml:space="preserve">Example 117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r>
        <w:t xml:space="preserve"> </w:t>
      </w:r>
      <m:oMath>
        <m:sSub>
          <m:e>
            <m:r>
              <m:t>a</m:t>
            </m:r>
          </m:e>
          <m:sub>
            <m:r>
              <m:t>12</m:t>
            </m:r>
          </m:sub>
        </m:sSub>
        <m:r>
          <m:rPr>
            <m:sty m:val="p"/>
          </m:rPr>
          <m:t>=</m:t>
        </m:r>
        <m:r>
          <m:t>2</m:t>
        </m:r>
        <m:r>
          <m:rPr>
            <m:sty m:val="p"/>
          </m:rPr>
          <m:t>≠</m:t>
        </m:r>
        <m:r>
          <m:t>3</m:t>
        </m:r>
        <m:r>
          <m:rPr>
            <m:sty m:val="p"/>
          </m:rPr>
          <m:t>=</m:t>
        </m:r>
        <m:sSub>
          <m:e>
            <m:r>
              <m:t>a</m:t>
            </m:r>
          </m:e>
          <m:sub>
            <m:r>
              <m:t>21</m:t>
            </m:r>
          </m:sub>
        </m:sSub>
      </m:oMath>
      <w:r>
        <w:t xml:space="preserve">.</w:t>
      </w:r>
    </w:p>
    <w:bookmarkEnd w:id="377"/>
    <w:bookmarkStart w:id="378" w:name="def-diagonal-matrix"/>
    <w:p>
      <w:pPr>
        <w:pStyle w:val="BodyText"/>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78"/>
    <w:bookmarkStart w:id="379"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79"/>
    <w:bookmarkStart w:id="380" w:name="exm-not-diagonal"/>
    <w:p>
      <w:pPr>
        <w:pStyle w:val="BodyText"/>
      </w:pPr>
      <w:r>
        <w:rPr>
          <w:b/>
          <w:bCs/>
        </w:rPr>
        <w:t xml:space="preserve">Example 118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0"/>
    <w:bookmarkStart w:id="381"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1"/>
    <w:bookmarkStart w:id="382"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2"/>
    <w:bookmarkStart w:id="383" w:name="exm-invertible-matrix"/>
    <w:p>
      <w:pPr>
        <w:pStyle w:val="BodyText"/>
      </w:pPr>
      <w:r>
        <w:rPr>
          <w:b/>
          <w:bCs/>
        </w:rPr>
        <w:t xml:space="preserve">Example 119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r>
        <w:t xml:space="preserve"> </w:t>
      </w:r>
      <m:oMath>
        <m:r>
          <m:rPr>
            <m:sty m:val="bi"/>
          </m:rPr>
          <m:t>A</m:t>
        </m:r>
        <m:sSup>
          <m:e>
            <m:r>
              <m:rPr>
                <m:sty m:val="bi"/>
              </m:rPr>
              <m:t>A</m:t>
            </m:r>
          </m:e>
          <m:sup>
            <m:r>
              <m:rPr>
                <m:sty m:val="p"/>
              </m:rPr>
              <m:t>−</m:t>
            </m:r>
            <m:r>
              <m:t>1</m:t>
            </m:r>
          </m:sup>
        </m:sSup>
        <m:r>
          <m:rPr>
            <m:sty m:val="p"/>
          </m:rPr>
          <m:t>=</m:t>
        </m:r>
        <m:sSup>
          <m:e>
            <m:r>
              <m:rPr>
                <m:sty m:val="bi"/>
              </m:rPr>
              <m:t>A</m:t>
            </m:r>
          </m:e>
          <m:sup>
            <m:r>
              <m:rPr>
                <m:sty m:val="p"/>
              </m:rPr>
              <m:t>−</m:t>
            </m:r>
            <m:r>
              <m:t>1</m:t>
            </m:r>
          </m:sup>
        </m:sSup>
        <m:r>
          <m:rPr>
            <m:sty m:val="bi"/>
          </m:rPr>
          <m:t>A</m:t>
        </m:r>
        <m:r>
          <m:rPr>
            <m:sty m:val="p"/>
          </m:rPr>
          <m:t>=</m:t>
        </m:r>
        <m:sSub>
          <m:e>
            <m:r>
              <m:rPr>
                <m:sty m:val="bi"/>
              </m:rPr>
              <m:t>I</m:t>
            </m:r>
          </m:e>
          <m:sub>
            <m:r>
              <m:t>2</m:t>
            </m:r>
          </m:sub>
        </m:sSub>
      </m:oMath>
      <w:r>
        <w:t xml:space="preserve">.</w:t>
      </w:r>
    </w:p>
    <w:p>
      <w:pPr>
        <w:pStyle w:val="BodyText"/>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3"/>
    <w:bookmarkStart w:id="384"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r>
        <w:t xml:space="preserve"> </w:t>
      </w:r>
      <m:oMath>
        <m:r>
          <m:rPr>
            <m:sty m:val="bi"/>
          </m:rPr>
          <m:t>A</m:t>
        </m:r>
        <m:r>
          <m:rPr>
            <m:sty m:val="bi"/>
          </m:rPr>
          <m:t>B</m:t>
        </m:r>
        <m:r>
          <m:rPr>
            <m:sty m:val="p"/>
          </m:rPr>
          <m:t>=</m:t>
        </m:r>
        <m:r>
          <m:rPr>
            <m:sty m:val="bi"/>
          </m:rPr>
          <m:t>B</m:t>
        </m:r>
        <m:r>
          <m:rPr>
            <m:sty m:val="bi"/>
          </m:rPr>
          <m:t>A</m:t>
        </m:r>
        <m:r>
          <m:rPr>
            <m:sty m:val="p"/>
          </m:rPr>
          <m:t>=</m:t>
        </m:r>
        <m:sSub>
          <m:e>
            <m:r>
              <m:rPr>
                <m:sty m:val="bi"/>
              </m:rPr>
              <m:t>I</m:t>
            </m:r>
          </m:e>
          <m:sub>
            <m:r>
              <m:t>p</m:t>
            </m:r>
          </m:sub>
        </m:sSub>
      </m:oMath>
      <w:r>
        <w:t xml:space="preserve"> </w:t>
      </w:r>
      <w:r>
        <w:t xml:space="preserve">and</w:t>
      </w:r>
      <w:r>
        <w:t xml:space="preserve"> </w:t>
      </w:r>
      <m:oMath>
        <m:r>
          <m:rPr>
            <m:sty m:val="bi"/>
          </m:rPr>
          <m:t>A</m:t>
        </m:r>
        <m:r>
          <m:rPr>
            <m:sty m:val="bi"/>
          </m:rPr>
          <m:t>C</m:t>
        </m:r>
        <m:r>
          <m:rPr>
            <m:sty m:val="p"/>
          </m:rPr>
          <m:t>=</m:t>
        </m:r>
        <m:r>
          <m:rPr>
            <m:sty m:val="bi"/>
          </m:rPr>
          <m:t>C</m:t>
        </m:r>
        <m:r>
          <m:rPr>
            <m:sty m:val="bi"/>
          </m:rPr>
          <m:t>A</m:t>
        </m:r>
        <m:r>
          <m:rPr>
            <m:sty m:val="p"/>
          </m:rPr>
          <m:t>=</m:t>
        </m:r>
        <m:sSub>
          <m:e>
            <m:r>
              <m:rPr>
                <m:sty m:val="bi"/>
              </m:rPr>
              <m:t>I</m:t>
            </m:r>
          </m:e>
          <m:sub>
            <m:r>
              <m:t>p</m:t>
            </m:r>
          </m:sub>
        </m:sSub>
      </m:oMath>
      <w:r>
        <w:t xml:space="preserve">.</w:t>
      </w:r>
      <w:r>
        <w:t xml:space="preserve"> </w:t>
      </w: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w:t>
      </w:r>
      <w:r>
        <w:t xml:space="preserve"> </w:t>
      </w:r>
      <w:hyperlink w:anchor="def-matrix-inverse">
        <w:r>
          <w:rPr>
            <w:rStyle w:val="Hyperlink"/>
          </w:rPr>
          <w:t xml:space="preserve">Definition 71</w:t>
        </w:r>
      </w:hyperlink>
      <w:r>
        <w:t xml:space="preserve"> </w:t>
      </w:r>
      <w:r>
        <w:t xml:space="preserve">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119</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r>
        <w:t xml:space="preserve"> </w:t>
      </w:r>
      <m:oMath>
        <m:r>
          <m:rPr>
            <m:sty m:val="bi"/>
          </m:rPr>
          <m:t>A</m:t>
        </m:r>
        <m:r>
          <m:rPr>
            <m:sty m:val="bi"/>
          </m:rPr>
          <m:t>B</m:t>
        </m:r>
        <m:r>
          <m:rPr>
            <m:sty m:val="p"/>
          </m:rPr>
          <m:t>=</m:t>
        </m:r>
        <m:r>
          <m:rPr>
            <m:sty m:val="bi"/>
          </m:rPr>
          <m:t>B</m:t>
        </m:r>
        <m:r>
          <m:rPr>
            <m:sty m:val="bi"/>
          </m:rPr>
          <m:t>A</m:t>
        </m:r>
        <m:r>
          <m:rPr>
            <m:sty m:val="p"/>
          </m:rPr>
          <m:t>=</m:t>
        </m:r>
        <m:sSub>
          <m:e>
            <m:r>
              <m:rPr>
                <m:sty m:val="bi"/>
              </m:rPr>
              <m:t>I</m:t>
            </m:r>
          </m:e>
          <m:sub>
            <m:r>
              <m:t>2</m:t>
            </m:r>
          </m:sub>
        </m:sSub>
      </m:oMath>
      <w:r>
        <w:t xml:space="preserve">,</w:t>
      </w:r>
      <w:r>
        <w:t xml:space="preserve"> </w:t>
      </w:r>
      <w:r>
        <w:t xml:space="preserve">so it is</w:t>
      </w:r>
      <w:r>
        <w:t xml:space="preserve"> </w:t>
      </w:r>
      <m:oMath>
        <m:sSup>
          <m:e>
            <m:r>
              <m:rPr>
                <m:sty m:val="bi"/>
              </m:rPr>
              <m:t>A</m:t>
            </m:r>
          </m:e>
          <m:sup>
            <m:r>
              <m:rPr>
                <m:sty m:val="p"/>
              </m:rPr>
              <m:t>−</m:t>
            </m:r>
            <m:r>
              <m:t>1</m:t>
            </m:r>
          </m:sup>
        </m:sSup>
      </m:oMath>
      <w:r>
        <w:t xml:space="preserve">.</w:t>
      </w:r>
    </w:p>
    <w:bookmarkEnd w:id="384"/>
    <w:bookmarkStart w:id="385" w:name="thm-inverse-product"/>
    <w:p>
      <w:pPr>
        <w:pStyle w:val="BodyText"/>
      </w:pPr>
      <w:r>
        <w:rPr>
          <w:b/>
          <w:bCs/>
        </w:rPr>
        <w:t xml:space="preserve">Theorem 61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5"/>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w:t>
      </w:r>
      <w:r>
        <w:t xml:space="preserve"> </w:t>
      </w:r>
      <w:hyperlink w:anchor="def-matrix-inverse">
        <w:r>
          <w:rPr>
            <w:rStyle w:val="Hyperlink"/>
          </w:rPr>
          <w:t xml:space="preserve">Definition 71</w:t>
        </w:r>
      </w:hyperlink>
      <w:r>
        <w:t xml:space="preserve"> </w:t>
      </w:r>
      <w:r>
        <w:t xml:space="preserve">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86" w:name="thm-inverse-transpose"/>
    <w:p>
      <w:pPr>
        <w:pStyle w:val="BodyText"/>
      </w:pPr>
      <w:r>
        <w:rPr>
          <w:b/>
          <w:bCs/>
        </w:rPr>
        <w:t xml:space="preserve">Theorem 62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86"/>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w:t>
      </w:r>
      <w:r>
        <w:t xml:space="preserve"> </w:t>
      </w:r>
      <w:hyperlink w:anchor="def-matrix-inverse">
        <w:r>
          <w:rPr>
            <w:rStyle w:val="Hyperlink"/>
          </w:rPr>
          <w:t xml:space="preserve">Definition 71</w:t>
        </w:r>
      </w:hyperlink>
      <w:r>
        <w:t xml:space="preserve"> </w:t>
      </w:r>
      <w:r>
        <w:t xml:space="preserve">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87" w:name="exm-inverse-transpose"/>
    <w:p>
      <w:pPr>
        <w:pStyle w:val="BodyText"/>
      </w:pPr>
      <w:r>
        <w:rPr>
          <w:b/>
          <w:bCs/>
        </w:rPr>
        <w:t xml:space="preserve">Example 120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119</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62</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87"/>
    <w:bookmarkStart w:id="388"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88"/>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62</w:t>
        </w:r>
      </w:hyperlink>
      <w:r>
        <w:t xml:space="preserve">.</w:t>
      </w:r>
    </w:p>
    <w:bookmarkStart w:id="389" w:name="exm-inverse-symmetric"/>
    <w:p>
      <w:pPr>
        <w:pStyle w:val="BodyText"/>
      </w:pPr>
      <w:r>
        <w:rPr>
          <w:b/>
          <w:bCs/>
        </w:rPr>
        <w:t xml:space="preserve">Example 121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89"/>
    <w:bookmarkStart w:id="390"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0"/>
    <w:bookmarkStart w:id="391" w:name="exm-idempotent"/>
    <w:p>
      <w:pPr>
        <w:pStyle w:val="FirstParagraph"/>
      </w:pPr>
      <w:r>
        <w:rPr>
          <w:b/>
          <w:bCs/>
        </w:rPr>
        <w:t xml:space="preserve">Example 122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1"/>
    <w:bookmarkStart w:id="392" w:name="exm-not-idempotent"/>
    <w:p>
      <w:pPr>
        <w:pStyle w:val="BodyText"/>
      </w:pPr>
      <w:r>
        <w:rPr>
          <w:b/>
          <w:bCs/>
        </w:rPr>
        <w:t xml:space="preserve">Example 123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2"/>
    <w:bookmarkStart w:id="393"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3"/>
    <w:bookmarkStart w:id="394"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4"/>
    <w:bookmarkStart w:id="395" w:name="exm-projection-matrix"/>
    <w:p>
      <w:pPr>
        <w:pStyle w:val="BodyText"/>
      </w:pPr>
      <w:r>
        <w:rPr>
          <w:b/>
          <w:bCs/>
        </w:rPr>
        <w:t xml:space="preserve">Example 124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5"/>
    <w:bookmarkStart w:id="396"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124</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124</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396"/>
    <w:bookmarkStart w:id="397" w:name="thm-projection-complement"/>
    <w:p>
      <w:pPr>
        <w:pStyle w:val="BodyText"/>
      </w:pPr>
      <w:r>
        <w:rPr>
          <w:b/>
          <w:bCs/>
        </w:rPr>
        <w:t xml:space="preserve">Theorem 63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397"/>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398" w:name="thm-projection-orthogonal"/>
    <w:p>
      <w:pPr>
        <w:pStyle w:val="FirstParagraph"/>
      </w:pPr>
      <w:r>
        <w:rPr>
          <w:b/>
          <w:bCs/>
        </w:rPr>
        <w:t xml:space="preserve">Theorem 64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398"/>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399"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399"/>
    <w:bookmarkStart w:id="400" w:name="exm-orthogonal-matrix"/>
    <w:p>
      <w:pPr>
        <w:pStyle w:val="FirstParagraph"/>
      </w:pPr>
      <w:r>
        <w:rPr>
          <w:b/>
          <w:bCs/>
        </w:rPr>
        <w:t xml:space="preserve">Example 125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0"/>
    <w:bookmarkStart w:id="401" w:name="exm-not-orthogonal-matrix"/>
    <w:p>
      <w:pPr>
        <w:pStyle w:val="FirstParagraph"/>
      </w:pPr>
      <w:r>
        <w:rPr>
          <w:b/>
          <w:bCs/>
        </w:rPr>
        <w:t xml:space="preserve">Example 126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1"/>
    <w:bookmarkStart w:id="402"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w:t>
      </w:r>
      <w:hyperlink w:anchor="def-matrix-inverse">
        <w:r>
          <w:rPr>
            <w:rStyle w:val="Hyperlink"/>
          </w:rPr>
          <w:t xml:space="preserve">Definition 71</w:t>
        </w:r>
      </w:hyperlink>
      <w:r>
        <w:t xml:space="preserve">)</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125</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2"/>
    <w:bookmarkStart w:id="403" w:name="thm-orthogonal-norm"/>
    <w:p>
      <w:pPr>
        <w:pStyle w:val="BodyText"/>
      </w:pPr>
      <w:r>
        <w:rPr>
          <w:b/>
          <w:bCs/>
        </w:rPr>
        <w:t xml:space="preserve">Theorem 65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4" w:name="exm-orthogonal-norm"/>
    <w:p>
      <w:pPr>
        <w:pStyle w:val="BodyText"/>
      </w:pPr>
      <w:r>
        <w:rPr>
          <w:b/>
          <w:bCs/>
        </w:rPr>
        <w:t xml:space="preserve">Example 127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125</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4"/>
    <w:bookmarkEnd w:id="405"/>
    <w:bookmarkStart w:id="414" w:name="quadratic-forms"/>
    <w:p>
      <w:pPr>
        <w:pStyle w:val="Heading2"/>
      </w:pPr>
      <w:r>
        <w:t xml:space="preserve">4 Quadratic Forms</w:t>
      </w:r>
    </w:p>
    <w:bookmarkStart w:id="406"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06"/>
    <w:bookmarkStart w:id="409"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0"/>
        </w:numPr>
      </w:pPr>
      <w:r>
        <w:t xml:space="preserve">The residual sum of squares in linear regression</w:t>
      </w:r>
      <w:r>
        <w:t xml:space="preserve"> </w:t>
      </w:r>
      <w:r>
        <w:t xml:space="preserve">(see</w:t>
      </w:r>
      <w:r>
        <w:t xml:space="preserve"> </w:t>
      </w:r>
      <w:hyperlink r:id="rId407">
        <w:r>
          <w:rPr>
            <w:rStyle w:val="Hyperlink"/>
          </w:rPr>
          <w:t xml:space="preserve">Vector Calculus</w:t>
        </w:r>
      </w:hyperlink>
      <w:r>
        <w:t xml:space="preserve">)</w:t>
      </w:r>
      <w:r>
        <w:t xml:space="preserve"> </w:t>
      </w:r>
      <w:r>
        <w:t xml:space="preserve">is a quadratic form.</w:t>
      </w:r>
    </w:p>
    <w:p>
      <w:pPr>
        <w:pStyle w:val="Compact"/>
        <w:numPr>
          <w:ilvl w:val="0"/>
          <w:numId w:val="1070"/>
        </w:numPr>
      </w:pPr>
      <w:r>
        <w:t xml:space="preserve">The variance of a linear combination of estimates</w:t>
      </w:r>
      <w:r>
        <w:t xml:space="preserve"> </w:t>
      </w:r>
      <w:r>
        <w:t xml:space="preserve">(see</w:t>
      </w:r>
      <w:r>
        <w:t xml:space="preserve"> </w:t>
      </w:r>
      <w:hyperlink r:id="rId408">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09"/>
    <w:bookmarkStart w:id="410"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0"/>
    <w:bookmarkStart w:id="411" w:name="exm-symmetric-part"/>
    <w:p>
      <w:pPr>
        <w:pStyle w:val="FirstParagraph"/>
      </w:pPr>
      <w:r>
        <w:rPr>
          <w:b/>
          <w:bCs/>
        </w:rPr>
        <w:t xml:space="preserve">Example 128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1"/>
    <w:bookmarkStart w:id="412" w:name="thm-quadratic-form-symmetric"/>
    <w:p>
      <w:pPr>
        <w:pStyle w:val="BodyText"/>
      </w:pPr>
      <w:r>
        <w:rPr>
          <w:b/>
          <w:bCs/>
        </w:rPr>
        <w:t xml:space="preserve">Theorem 66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2"/>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3" w:name="exm-quadratic-form-symmetric"/>
    <w:p>
      <w:pPr>
        <w:pStyle w:val="BodyText"/>
      </w:pPr>
      <w:r>
        <w:rPr>
          <w:b/>
          <w:bCs/>
        </w:rPr>
        <w:t xml:space="preserve">Example 129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128</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3"/>
    <w:bookmarkEnd w:id="414"/>
    <w:bookmarkStart w:id="429" w:name="trace-and-matrix-inner-product"/>
    <w:p>
      <w:pPr>
        <w:pStyle w:val="Heading2"/>
      </w:pPr>
      <w:r>
        <w:t xml:space="preserve">5 Trace and Matrix Inner Product</w:t>
      </w:r>
    </w:p>
    <w:bookmarkStart w:id="415"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5"/>
    <w:bookmarkStart w:id="416" w:name="exm-trace"/>
    <w:p>
      <w:pPr>
        <w:pStyle w:val="FirstParagraph"/>
      </w:pPr>
      <w:r>
        <w:rPr>
          <w:b/>
          <w:bCs/>
        </w:rPr>
        <w:t xml:space="preserve">Example 130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16"/>
    <w:bookmarkStart w:id="417" w:name="thm-trace-cyclic"/>
    <w:p>
      <w:pPr>
        <w:pStyle w:val="FirstParagraph"/>
      </w:pPr>
      <w:r>
        <w:rPr>
          <w:b/>
          <w:bCs/>
        </w:rPr>
        <w:t xml:space="preserve">Theorem 67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17"/>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18" w:name="exm-trace-cyclic"/>
    <w:p>
      <w:pPr>
        <w:pStyle w:val="FirstParagraph"/>
      </w:pPr>
      <w:r>
        <w:rPr>
          <w:b/>
          <w:bCs/>
        </w:rPr>
        <w:t xml:space="preserve">Example 131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18"/>
    <w:bookmarkStart w:id="419"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r>
        <w:t xml:space="preserve"> </w:t>
      </w:r>
      <m:oMath>
        <m:r>
          <m:rPr>
            <m:sty m:val="p"/>
          </m:rPr>
          <m:t>tr</m:t>
        </m:r>
        <m:r>
          <m:rPr>
            <m:sty m:val="p"/>
          </m:rPr>
          <m:t>(</m:t>
        </m:r>
        <m:r>
          <m:rPr>
            <m:sty m:val="bi"/>
          </m:rPr>
          <m:t>A</m:t>
        </m:r>
        <m:r>
          <m:rPr>
            <m:sty m:val="bi"/>
          </m:rPr>
          <m:t>B</m:t>
        </m:r>
        <m:r>
          <m:rPr>
            <m:sty m:val="bi"/>
          </m:rPr>
          <m:t>C</m:t>
        </m:r>
        <m:r>
          <m:rPr>
            <m:sty m:val="p"/>
          </m:rPr>
          <m:t>)</m:t>
        </m:r>
        <m:r>
          <m:rPr>
            <m:sty m:val="p"/>
          </m:rPr>
          <m:t>=</m:t>
        </m:r>
        <m:r>
          <m:t>2</m:t>
        </m:r>
        <m:r>
          <m:rPr>
            <m:sty m:val="p"/>
          </m:rPr>
          <m:t>+</m:t>
        </m:r>
        <m:r>
          <m:t>1</m:t>
        </m:r>
        <m:r>
          <m:rPr>
            <m:sty m:val="p"/>
          </m:rPr>
          <m:t>=</m:t>
        </m:r>
        <m:r>
          <m:t>3</m:t>
        </m:r>
      </m:oMath>
      <w:r>
        <w:t xml:space="preserve"> </w:t>
      </w:r>
      <w:r>
        <w:t xml:space="preserve">and</w:t>
      </w:r>
      <w:r>
        <w:t xml:space="preserve"> </w:t>
      </w:r>
      <m:oMath>
        <m:r>
          <m:rPr>
            <m:sty m:val="p"/>
          </m:rPr>
          <m:t>tr</m:t>
        </m:r>
        <m:r>
          <m:rPr>
            <m:sty m:val="p"/>
          </m:rPr>
          <m:t>(</m:t>
        </m:r>
        <m:r>
          <m:rPr>
            <m:sty m:val="bi"/>
          </m:rPr>
          <m:t>C</m:t>
        </m:r>
        <m:r>
          <m:rPr>
            <m:sty m:val="bi"/>
          </m:rPr>
          <m:t>A</m:t>
        </m:r>
        <m:r>
          <m:rPr>
            <m:sty m:val="bi"/>
          </m:rPr>
          <m:t>B</m:t>
        </m:r>
        <m:r>
          <m:rPr>
            <m:sty m:val="p"/>
          </m:rPr>
          <m:t>)</m:t>
        </m:r>
        <m:r>
          <m:rPr>
            <m:sty m:val="p"/>
          </m:rPr>
          <m:t>=</m:t>
        </m:r>
        <m:r>
          <m:t>1</m:t>
        </m:r>
        <m:r>
          <m:rPr>
            <m:sty m:val="p"/>
          </m:rPr>
          <m:t>+</m:t>
        </m:r>
        <m:r>
          <m:t>2</m:t>
        </m:r>
        <m:r>
          <m:rPr>
            <m:sty m:val="p"/>
          </m:rPr>
          <m:t>=</m:t>
        </m:r>
        <m:r>
          <m:t>3</m:t>
        </m:r>
      </m:oMath>
      <w:r>
        <w:t xml:space="preserve">.</w:t>
      </w:r>
    </w:p>
    <w:bookmarkEnd w:id="419"/>
    <w:bookmarkStart w:id="420" w:name="def-matrix-inner-product"/>
    <w:p>
      <w:pPr>
        <w:pStyle w:val="BodyText"/>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0"/>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1" w:name="thm-matrix-inner-product-entries"/>
    <w:p>
      <w:pPr>
        <w:pStyle w:val="BodyText"/>
      </w:pPr>
      <w:r>
        <w:rPr>
          <w:b/>
          <w:bCs/>
        </w:rPr>
        <w:t xml:space="preserve">Theorem 68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1"/>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2" w:name="exm-matrix-inner-product"/>
    <w:p>
      <w:pPr>
        <w:pStyle w:val="FirstParagraph"/>
      </w:pPr>
      <w:r>
        <w:rPr>
          <w:b/>
          <w:bCs/>
        </w:rPr>
        <w:t xml:space="preserve">Example 132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68</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2"/>
    <w:bookmarkStart w:id="423"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68</w:t>
        </w:r>
      </w:hyperlink>
      <w:r>
        <w:t xml:space="preserve"> </w:t>
      </w:r>
      <w:r>
        <w:t xml:space="preserve">says that the matrix inner product</w:t>
      </w:r>
      <w:r>
        <w:t xml:space="preserve"> </w:t>
      </w:r>
      <w:r>
        <w:t xml:space="preserve">is the dot product (</w:t>
      </w:r>
      <w:hyperlink w:anchor="def-dot-product">
        <w:r>
          <w:rPr>
            <w:rStyle w:val="Hyperlink"/>
          </w:rPr>
          <w:t xml:space="preserve">Definition 7</w:t>
        </w:r>
      </w:hyperlink>
      <w:r>
        <w:t xml:space="preserve">)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132</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r>
        <w:t xml:space="preserve"> </w:t>
      </w:r>
      <m:oMath>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rPr>
            <m:sty m:val="p"/>
          </m:rPr>
          <m:t>=</m:t>
        </m:r>
        <m:r>
          <m:t>7</m:t>
        </m:r>
        <m:r>
          <m:rPr>
            <m:sty m:val="p"/>
          </m:rPr>
          <m:t>=</m:t>
        </m:r>
        <m:d>
          <m:dPr>
            <m:begChr m:val="⟨"/>
            <m:sepChr m:val=""/>
            <m:endChr m:val="⟩"/>
            <m:grow/>
          </m:dPr>
          <m:e>
            <m:r>
              <m:rPr>
                <m:sty m:val="bi"/>
              </m:rPr>
              <m:t>A</m:t>
            </m:r>
            <m:r>
              <m:rPr>
                <m:sty m:val="p"/>
              </m:rPr>
              <m:t>,</m:t>
            </m:r>
            <m:r>
              <m:rPr>
                <m:sty m:val="bi"/>
              </m:rPr>
              <m:t>B</m:t>
            </m:r>
          </m:e>
        </m:d>
      </m:oMath>
      <w:r>
        <w:t xml:space="preserve">.</w:t>
      </w:r>
    </w:p>
    <w:bookmarkEnd w:id="423"/>
    <w:bookmarkStart w:id="424" w:name="def-frobenius-norm"/>
    <w:p>
      <w:pPr>
        <w:pStyle w:val="BodyText"/>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4"/>
    <w:bookmarkStart w:id="425" w:name="exm-frobenius-norm"/>
    <w:p>
      <w:pPr>
        <w:pStyle w:val="BodyText"/>
      </w:pPr>
      <w:r>
        <w:rPr>
          <w:b/>
          <w:bCs/>
        </w:rPr>
        <w:t xml:space="preserve">Example 133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68</w:t>
        </w:r>
      </w:hyperlink>
      <w:r>
        <w:t xml:space="preserve">.</w:t>
      </w:r>
    </w:p>
    <w:bookmarkEnd w:id="425"/>
    <w:bookmarkStart w:id="426"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68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133</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r>
        <w:t xml:space="preserve"> </w:t>
      </w:r>
      <m:oMath>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rPr>
            <m:sty m:val="p"/>
          </m:rPr>
          <m:t>=</m:t>
        </m:r>
        <m:rad>
          <m:radPr>
            <m:degHide m:val="on"/>
          </m:radPr>
          <m:deg/>
          <m:e>
            <m:r>
              <m:t>1</m:t>
            </m:r>
            <m:r>
              <m:rPr>
                <m:sty m:val="p"/>
              </m:rPr>
              <m:t>+</m:t>
            </m:r>
            <m:r>
              <m:t>4</m:t>
            </m:r>
            <m:r>
              <m:rPr>
                <m:sty m:val="p"/>
              </m:rPr>
              <m:t>+</m:t>
            </m:r>
            <m:r>
              <m:t>9</m:t>
            </m:r>
            <m:r>
              <m:rPr>
                <m:sty m:val="p"/>
              </m:rPr>
              <m:t>+</m:t>
            </m:r>
            <m:r>
              <m:t>16</m:t>
            </m:r>
          </m:e>
        </m:rad>
        <m:r>
          <m:rPr>
            <m:sty m:val="p"/>
          </m:rPr>
          <m:t>=</m:t>
        </m:r>
        <m:rad>
          <m:radPr>
            <m:degHide m:val="on"/>
          </m:radPr>
          <m:deg/>
          <m:e>
            <m:r>
              <m:t>30</m:t>
            </m:r>
          </m:e>
        </m:rad>
        <m:r>
          <m:rPr>
            <m:sty m:val="p"/>
          </m:rPr>
          <m:t>=</m:t>
        </m:r>
        <m:r>
          <m:t>​</m:t>
        </m:r>
        <m:d>
          <m:dPr>
            <m:begChr m:val="∥"/>
            <m:sepChr m:val=""/>
            <m:endChr m:val="∥"/>
            <m:grow/>
          </m:dPr>
          <m:e>
            <m:r>
              <m:rPr>
                <m:sty m:val="bi"/>
              </m:rPr>
              <m:t>A</m:t>
            </m:r>
          </m:e>
        </m:d>
        <m:sSub>
          <m:e>
            <m:r>
              <m:t>​</m:t>
            </m:r>
          </m:e>
          <m:sub>
            <m:r>
              <m:t>F</m:t>
            </m:r>
          </m:sub>
        </m:sSub>
      </m:oMath>
      <w:r>
        <w:t xml:space="preserve">.</w:t>
      </w:r>
    </w:p>
    <w:bookmarkEnd w:id="426"/>
    <w:bookmarkStart w:id="427" w:name="thm-frobenius-norm-columns"/>
    <w:p>
      <w:pPr>
        <w:pStyle w:val="BodyText"/>
      </w:pPr>
      <w:r>
        <w:rPr>
          <w:b/>
          <w:bCs/>
        </w:rPr>
        <w:t xml:space="preserve">Theorem 69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27"/>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28" w:name="exm-frobenius-norm-columns"/>
    <w:p>
      <w:pPr>
        <w:pStyle w:val="FirstParagraph"/>
      </w:pPr>
      <w:r>
        <w:rPr>
          <w:b/>
          <w:bCs/>
        </w:rPr>
        <w:t xml:space="preserve">Example 134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133</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69</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133</w:t>
        </w:r>
      </w:hyperlink>
      <w:r>
        <w:t xml:space="preserve">.</w:t>
      </w:r>
    </w:p>
    <w:bookmarkEnd w:id="428"/>
    <w:bookmarkEnd w:id="429"/>
    <w:bookmarkStart w:id="453" w:name="matrix-decompositions"/>
    <w:p>
      <w:pPr>
        <w:pStyle w:val="Heading2"/>
      </w:pPr>
      <w:r>
        <w:t xml:space="preserve">6 Matrix Decompositions</w:t>
      </w:r>
    </w:p>
    <w:bookmarkStart w:id="430"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0"/>
    <w:bookmarkStart w:id="431" w:name="exm-eigenvalue"/>
    <w:p>
      <w:pPr>
        <w:pStyle w:val="BodyText"/>
      </w:pPr>
      <w:r>
        <w:rPr>
          <w:b/>
          <w:bCs/>
        </w:rPr>
        <w:t xml:space="preserve">Example 135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1"/>
    <w:bookmarkStart w:id="432"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135</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2"/>
    <w:bookmarkStart w:id="433" w:name="exm-not-eigenvector"/>
    <w:p>
      <w:pPr>
        <w:pStyle w:val="FirstParagraph"/>
      </w:pPr>
      <w:r>
        <w:rPr>
          <w:b/>
          <w:bCs/>
        </w:rPr>
        <w:t xml:space="preserve">Example 136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3"/>
    <w:bookmarkStart w:id="435"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4">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r>
        <w:t xml:space="preserve"> </w:t>
      </w:r>
      <m:oMath>
        <m:sSub>
          <m:e>
            <m:r>
              <m:t>v</m:t>
            </m:r>
          </m:e>
          <m:sub>
            <m:r>
              <m:t>1</m:t>
            </m:r>
          </m:sub>
        </m:sSub>
        <m:r>
          <m:rPr>
            <m:sty m:val="p"/>
          </m:rPr>
          <m:t>=</m:t>
        </m:r>
        <m:r>
          <m:t>λ</m:t>
        </m:r>
        <m:sSub>
          <m:e>
            <m:r>
              <m:t>v</m:t>
            </m:r>
          </m:e>
          <m:sub>
            <m:r>
              <m:t>2</m:t>
            </m:r>
          </m:sub>
        </m:sSub>
        <m:r>
          <m:rPr>
            <m:sty m:val="p"/>
          </m:rPr>
          <m:t>=</m:t>
        </m:r>
        <m:r>
          <m:t>0</m:t>
        </m:r>
      </m:oMath>
      <w:r>
        <w:t xml:space="preserve">.</w:t>
      </w:r>
      <w:r>
        <w:t xml:space="preserve"> </w:t>
      </w: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tip.png" id="437"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1"/>
              </w:numPr>
            </w:pPr>
            <w:hyperlink r:id="rId438">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39" w:name="thm-spectral"/>
    <w:p>
      <w:pPr>
        <w:pStyle w:val="FirstParagraph"/>
      </w:pPr>
      <w:r>
        <w:rPr>
          <w:b/>
          <w:bCs/>
        </w:rPr>
        <w:t xml:space="preserve">Theorem 70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39"/>
    <w:bookmarkStart w:id="440"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r>
        <w:t xml:space="preserve"> </w:t>
      </w:r>
      <m:oMath>
        <m:sSup>
          <m:e>
            <m:r>
              <m:rPr>
                <m:sty m:val="bi"/>
              </m:rPr>
              <m:t>Q</m:t>
            </m:r>
          </m:e>
          <m:sup>
            <m:r>
              <m:rPr>
                <m:sty m:val="p"/>
              </m:rPr>
              <m:t>⊤</m:t>
            </m:r>
          </m:sup>
        </m:sSup>
        <m:r>
          <m:rPr>
            <m:sty m:val="bi"/>
          </m:rPr>
          <m:t>Q</m:t>
        </m:r>
        <m:r>
          <m:rPr>
            <m:sty m:val="p"/>
          </m:rPr>
          <m:t>=</m:t>
        </m:r>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135</w:t>
        </w:r>
      </w:hyperlink>
      <w:r>
        <w:t xml:space="preserve"> </w:t>
      </w:r>
      <w:r>
        <w:t xml:space="preserve">on its diagonal.</w:t>
      </w:r>
    </w:p>
    <w:bookmarkEnd w:id="440"/>
    <w:bookmarkStart w:id="441"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r>
        <w:t xml:space="preserve"> </w:t>
      </w:r>
      <w:hyperlink w:anchor="thm-spectral">
        <w:r>
          <w:rPr>
            <w:rStyle w:val="Hyperlink"/>
          </w:rPr>
          <w:t xml:space="preserve">Theorem 70</w:t>
        </w:r>
      </w:hyperlink>
      <w:r>
        <w:t xml:space="preserve"> </w:t>
      </w:r>
      <w:r>
        <w:t xml:space="preserve">says that every such</w:t>
      </w:r>
      <w:r>
        <w:t xml:space="preserve"> </w:t>
      </w:r>
      <m:oMath>
        <m:r>
          <m:rPr>
            <m:sty m:val="bi"/>
          </m:rPr>
          <m:t>A</m:t>
        </m:r>
      </m:oMath>
      <w:r>
        <w:t xml:space="preserve"> </w:t>
      </w:r>
      <w:r>
        <w:t xml:space="preserve">has one.</w:t>
      </w:r>
    </w:p>
    <w:bookmarkEnd w:id="441"/>
    <w:bookmarkStart w:id="442" w:name="exm-spectral"/>
    <w:p>
      <w:pPr>
        <w:pStyle w:val="BodyText"/>
      </w:pPr>
      <w:r>
        <w:rPr>
          <w:b/>
          <w:bCs/>
        </w:rPr>
        <w:t xml:space="preserve">Example 137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135</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2"/>
    <w:bookmarkStart w:id="443"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137</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3"/>
    <w:bookmarkStart w:id="444" w:name="thm-svd"/>
    <w:p>
      <w:pPr>
        <w:pStyle w:val="FirstParagraph"/>
      </w:pPr>
      <w:r>
        <w:rPr>
          <w:b/>
          <w:bCs/>
        </w:rPr>
        <w:t xml:space="preserve">Theorem 71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4"/>
    <w:bookmarkStart w:id="445"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70</w:t>
        </w:r>
      </w:hyperlink>
      <w:r>
        <w:t xml:space="preserve">),</w:t>
      </w:r>
      <w:r>
        <w:t xml:space="preserve"> </w:t>
      </w:r>
      <w:hyperlink w:anchor="thm-svd">
        <w:r>
          <w:rPr>
            <w:rStyle w:val="Hyperlink"/>
          </w:rPr>
          <w:t xml:space="preserve">Theorem 71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137</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r>
        <w:t xml:space="preserve"> </w:t>
      </w:r>
      <m:oMath>
        <m:sSup>
          <m:e>
            <m:r>
              <m:rPr>
                <m:sty m:val="bi"/>
              </m:rPr>
              <m:t>U</m:t>
            </m:r>
          </m:e>
          <m:sup>
            <m:r>
              <m:rPr>
                <m:sty m:val="p"/>
              </m:rPr>
              <m:t>⊤</m:t>
            </m:r>
          </m:sup>
        </m:sSup>
        <m:r>
          <m:rPr>
            <m:sty m:val="bi"/>
          </m:rPr>
          <m:t>U</m:t>
        </m:r>
        <m:r>
          <m:rPr>
            <m:sty m:val="p"/>
          </m:rPr>
          <m:t>=</m:t>
        </m:r>
        <m:d>
          <m:dPr>
            <m:begChr m:val="["/>
            <m:sepChr m:val=""/>
            <m:endChr m:val="]"/>
            <m:grow/>
          </m:dPr>
          <m:e>
            <m:m>
              <m:mPr>
                <m:baseJc m:val="center"/>
                <m:plcHide m:val="on"/>
                <m:mcs>
                  <m:mc>
                    <m:mcPr>
                      <m:mcJc m:val="center"/>
                      <m:count m:val="1"/>
                    </m:mcPr>
                  </m:mc>
                </m:mcs>
              </m:mPr>
              <m:mr>
                <m:e>
                  <m:r>
                    <m:t>1</m:t>
                  </m:r>
                </m:e>
              </m:mr>
            </m:m>
          </m:e>
        </m:d>
        <m:r>
          <m:rPr>
            <m:sty m:val="p"/>
          </m:rPr>
          <m:t>=</m:t>
        </m:r>
        <m:sSub>
          <m:e>
            <m:r>
              <m:rPr>
                <m:sty m:val="bi"/>
              </m:rPr>
              <m:t>I</m:t>
            </m:r>
          </m:e>
          <m:sub>
            <m:r>
              <m:t>1</m:t>
            </m:r>
          </m:sub>
        </m:sSub>
      </m:oMath>
      <w:r>
        <w:t xml:space="preserve">,</w:t>
      </w:r>
      <w:r>
        <w:t xml:space="preserve"> </w:t>
      </w: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5"/>
    <w:bookmarkStart w:id="446"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71</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46"/>
    <w:bookmarkStart w:id="447" w:name="exm-svd"/>
    <w:p>
      <w:pPr>
        <w:pStyle w:val="BodyText"/>
      </w:pPr>
      <w:r>
        <w:rPr>
          <w:b/>
          <w:bCs/>
        </w:rPr>
        <w:t xml:space="preserve">Example 138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137</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7"/>
    <w:bookmarkStart w:id="448"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138</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8"/>
    <w:bookmarkStart w:id="449"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r>
        <w:t xml:space="preserve"> </w:t>
      </w:r>
      <m:oMath>
        <m:r>
          <m:rPr>
            <m:sty m:val="bi"/>
          </m:rPr>
          <m:t>U</m:t>
        </m:r>
        <m:r>
          <m:rPr>
            <m:sty m:val="p"/>
          </m:rPr>
          <m:t>=</m:t>
        </m:r>
        <m:r>
          <m:rPr>
            <m:sty m:val="bi"/>
          </m:rPr>
          <m:t>V</m:t>
        </m:r>
        <m:r>
          <m:rPr>
            <m:sty m:val="p"/>
          </m:rPr>
          <m:t>=</m:t>
        </m:r>
        <m:sSub>
          <m:e>
            <m:r>
              <m:rPr>
                <m:sty m:val="bi"/>
              </m:rPr>
              <m:t>I</m:t>
            </m:r>
          </m:e>
          <m:sub>
            <m:r>
              <m:t>2</m:t>
            </m:r>
          </m:sub>
        </m:sSub>
      </m:oMath>
      <w:r>
        <w:t xml:space="preserve"> </w:t>
      </w: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49"/>
    <w:bookmarkStart w:id="450" w:name="thm-svd-evd"/>
    <w:p>
      <w:pPr>
        <w:pStyle w:val="BodyText"/>
      </w:pPr>
      <w:r>
        <w:rPr>
          <w:b/>
          <w:bCs/>
        </w:rPr>
        <w:t xml:space="preserve">Theorem 72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0"/>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1" w:name="exm-svd-evd"/>
    <w:p>
      <w:pPr>
        <w:pStyle w:val="BodyText"/>
      </w:pPr>
      <w:r>
        <w:rPr>
          <w:b/>
          <w:bCs/>
        </w:rPr>
        <w:t xml:space="preserve">Example 139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138</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1"/>
    <w:bookmarkStart w:id="452" w:name="rem-svd-from-evd"/>
    <w:p>
      <w:pPr>
        <w:pStyle w:val="FirstParagraph"/>
      </w:pPr>
      <w:r>
        <w:rPr>
          <w:i/>
          <w:iCs/>
        </w:rPr>
        <w:t xml:space="preserve">Remark 35</w:t>
      </w:r>
      <w:r>
        <w:t xml:space="preserve"> (Building an SVD from an eigendecomposition). </w:t>
      </w:r>
      <w:hyperlink w:anchor="thm-svd-evd">
        <w:r>
          <w:rPr>
            <w:rStyle w:val="Hyperlink"/>
          </w:rPr>
          <w:t xml:space="preserve">Theorem 72</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139</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138</w:t>
        </w:r>
      </w:hyperlink>
      <w:r>
        <w:t xml:space="preserve">.</w:t>
      </w:r>
    </w:p>
    <w:bookmarkEnd w:id="452"/>
    <w:bookmarkEnd w:id="453"/>
    <w:bookmarkStart w:id="468" w:name="definite-matrices"/>
    <w:p>
      <w:pPr>
        <w:pStyle w:val="Heading2"/>
      </w:pPr>
      <w:r>
        <w:t xml:space="preserve">7 Definite Matrices</w:t>
      </w:r>
    </w:p>
    <w:bookmarkStart w:id="454"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2"/>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2"/>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4"/>
    <w:bookmarkStart w:id="455" w:name="exm-positive-semidefinite"/>
    <w:p>
      <w:pPr>
        <w:pStyle w:val="FirstParagraph"/>
      </w:pPr>
      <w:r>
        <w:rPr>
          <w:b/>
          <w:bCs/>
        </w:rPr>
        <w:t xml:space="preserve">Example 140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5"/>
    <w:bookmarkStart w:id="456"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56"/>
    <w:bookmarkStart w:id="457" w:name="exm-positive-definite"/>
    <w:p>
      <w:pPr>
        <w:pStyle w:val="FirstParagraph"/>
      </w:pPr>
      <w:r>
        <w:rPr>
          <w:b/>
          <w:bCs/>
        </w:rPr>
        <w:t xml:space="preserve">Example 141 (Positive definite, semidefinite, and neither)</w:t>
      </w:r>
      <w:r>
        <w:t xml:space="preserve"> </w:t>
      </w:r>
      <w:r>
        <w:t xml:space="preserve"> </w:t>
      </w:r>
    </w:p>
    <w:p>
      <w:pPr>
        <w:pStyle w:val="Compact"/>
        <w:numPr>
          <w:ilvl w:val="0"/>
          <w:numId w:val="1074"/>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pStyle w:val="Compact"/>
        <w:numPr>
          <w:ilvl w:val="0"/>
          <w:numId w:val="1074"/>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140</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B</m:t>
        </m:r>
        <m:acc>
          <m:accPr>
            <m:chr m:val="̃"/>
          </m:accPr>
          <m:e>
            <m:r>
              <m:t>x</m:t>
            </m:r>
          </m:e>
        </m:acc>
        <m:r>
          <m:rPr>
            <m:sty m:val="p"/>
          </m:rPr>
          <m:t>=</m:t>
        </m:r>
        <m:r>
          <m:rPr>
            <m:sty m:val="p"/>
          </m:rPr>
          <m:t>(</m:t>
        </m:r>
        <m:r>
          <m:t>1</m:t>
        </m:r>
        <m:r>
          <m:rPr>
            <m:sty m:val="p"/>
          </m:rPr>
          <m:t>−</m:t>
        </m:r>
        <m:r>
          <m:t>1</m:t>
        </m:r>
        <m:sSup>
          <m:e>
            <m:r>
              <m:rPr>
                <m:sty m:val="p"/>
              </m:rPr>
              <m:t>)</m:t>
            </m:r>
          </m:e>
          <m:sup>
            <m:r>
              <m:t>2</m:t>
            </m:r>
          </m:sup>
        </m:sSup>
        <m:r>
          <m:rPr>
            <m:sty m:val="p"/>
          </m:rPr>
          <m:t>=</m:t>
        </m:r>
        <m:r>
          <m:t>0</m:t>
        </m:r>
      </m:oMath>
      <w:r>
        <w:t xml:space="preserve">.</w:t>
      </w:r>
    </w:p>
    <w:p>
      <w:pPr>
        <w:pStyle w:val="Compact"/>
        <w:numPr>
          <w:ilvl w:val="0"/>
          <w:numId w:val="107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r>
        <w:t xml:space="preserve"> </w:t>
      </w:r>
      <m:oMath>
        <m:sSup>
          <m:e>
            <m:acc>
              <m:accPr>
                <m:chr m:val="̃"/>
              </m:accPr>
              <m:e>
                <m:r>
                  <m:t>x</m:t>
                </m:r>
              </m:e>
            </m:acc>
          </m:e>
          <m:sup>
            <m:r>
              <m:rPr>
                <m:sty m:val="p"/>
              </m:rPr>
              <m:t>⊤</m:t>
            </m:r>
          </m:sup>
        </m:sSup>
        <m:r>
          <m:rPr>
            <m:sty m:val="bi"/>
          </m:rPr>
          <m:t>D</m:t>
        </m:r>
        <m:acc>
          <m:accPr>
            <m:chr m:val="̃"/>
          </m:accPr>
          <m:e>
            <m:r>
              <m:t>x</m:t>
            </m:r>
          </m:e>
        </m:acc>
        <m:r>
          <m:rPr>
            <m:sty m:val="p"/>
          </m:rPr>
          <m:t>=</m:t>
        </m:r>
        <m:r>
          <m:t>1</m:t>
        </m:r>
        <m:r>
          <m:rPr>
            <m:sty m:val="p"/>
          </m:rPr>
          <m:t>−</m:t>
        </m:r>
        <m:r>
          <m:t>2</m:t>
        </m:r>
        <m:r>
          <m:rPr>
            <m:sty m:val="p"/>
          </m:rPr>
          <m:t>−</m:t>
        </m:r>
        <m:r>
          <m:t>2</m:t>
        </m:r>
        <m:r>
          <m:rPr>
            <m:sty m:val="p"/>
          </m:rPr>
          <m:t>+</m:t>
        </m:r>
        <m:r>
          <m:t>1</m:t>
        </m:r>
        <m:r>
          <m:rPr>
            <m:sty m:val="p"/>
          </m:rPr>
          <m:t>=</m:t>
        </m:r>
        <m:r>
          <m:rPr>
            <m:sty m:val="p"/>
          </m:rPr>
          <m:t>−</m:t>
        </m:r>
        <m:r>
          <m:t>2</m:t>
        </m:r>
        <m:r>
          <m:rPr>
            <m:sty m:val="p"/>
          </m:rPr>
          <m:t>&lt;</m:t>
        </m:r>
        <m:r>
          <m:t>0</m:t>
        </m:r>
      </m:oMath>
      <w:r>
        <w:t xml:space="preserve">.</w:t>
      </w:r>
    </w:p>
    <w:bookmarkEnd w:id="457"/>
    <w:bookmarkStart w:id="458"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141</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r>
          <m:rPr>
            <m:sty m:val="p"/>
          </m:rPr>
          <m:t>=</m:t>
        </m:r>
        <m:r>
          <m:t>0</m:t>
        </m:r>
      </m:oMath>
      <w:r>
        <w:t xml:space="preserve">.</w:t>
      </w:r>
      <w:r>
        <w:t xml:space="preserve"> </w:t>
      </w: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58"/>
    <w:p>
      <w:pPr>
        <w:pStyle w:val="BodyText"/>
      </w:pPr>
      <w:r>
        <w:t xml:space="preserve">See also</w:t>
      </w:r>
      <w:r>
        <w:t xml:space="preserve"> </w:t>
      </w:r>
      <w:hyperlink r:id="rId459">
        <w:r>
          <w:rPr>
            <w:rStyle w:val="Hyperlink"/>
          </w:rPr>
          <w:t xml:space="preserve">https://en.wikipedia.org/wiki/Definite_matrix</w:t>
        </w:r>
      </w:hyperlink>
      <w:r>
        <w:t xml:space="preserve">.</w:t>
      </w:r>
    </w:p>
    <w:bookmarkStart w:id="460" w:name="thm-definite-eigenvalues"/>
    <w:p>
      <w:pPr>
        <w:pStyle w:val="BodyText"/>
      </w:pPr>
      <w:r>
        <w:rPr>
          <w:b/>
          <w:bCs/>
        </w:rPr>
        <w:t xml:space="preserve">Theorem 73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5"/>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5"/>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0"/>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1" w:name="exm-definite-eigenvalues"/>
    <w:p>
      <w:pPr>
        <w:pStyle w:val="BodyText"/>
      </w:pPr>
      <w:r>
        <w:rPr>
          <w:b/>
          <w:bCs/>
        </w:rPr>
        <w:t xml:space="preserve">Example 142 (Reading definiteness off the eigenvalues)</w:t>
      </w:r>
      <w:r>
        <w:t xml:space="preserve"> </w:t>
      </w:r>
      <w:r>
        <w:t xml:space="preserve"> </w:t>
      </w:r>
    </w:p>
    <w:p>
      <w:pPr>
        <w:pStyle w:val="Compact"/>
        <w:numPr>
          <w:ilvl w:val="0"/>
          <w:numId w:val="1076"/>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r>
        <w:t xml:space="preserve"> </w:t>
      </w:r>
      <w:r>
        <w:t xml:space="preserve">both positive, so it is positive definite.</w:t>
      </w:r>
    </w:p>
    <w:p>
      <w:pPr>
        <w:pStyle w:val="Compact"/>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141</w:t>
        </w:r>
      </w:hyperlink>
      <w:r>
        <w:t xml:space="preserve"> </w:t>
      </w:r>
      <w:r>
        <w:t xml:space="preserve">found directly.</w:t>
      </w:r>
    </w:p>
    <w:bookmarkEnd w:id="461"/>
    <w:bookmarkStart w:id="462" w:name="thm-pd-inverse"/>
    <w:p>
      <w:pPr>
        <w:pStyle w:val="FirstParagraph"/>
      </w:pPr>
      <w:r>
        <w:rPr>
          <w:b/>
          <w:bCs/>
        </w:rPr>
        <w:t xml:space="preserve">Theorem 74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2"/>
    <w:p>
      <w:pPr>
        <w:pStyle w:val="BodyText"/>
      </w:pPr>
      <w:r>
        <w:rPr>
          <w:i/>
          <w:iCs/>
        </w:rPr>
        <w:t xml:space="preserve">Proof</w:t>
      </w:r>
      <w:r>
        <w:t xml:space="preserve">. </w:t>
      </w:r>
      <w:r>
        <w:t xml:space="preserve">By</w:t>
      </w:r>
      <w:r>
        <w:t xml:space="preserve"> </w:t>
      </w:r>
      <w:hyperlink w:anchor="thm-definite-eigenvalues">
        <w:r>
          <w:rPr>
            <w:rStyle w:val="Hyperlink"/>
          </w:rPr>
          <w:t xml:space="preserve">Theorem 73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r>
        <w:t xml:space="preserve"> </w:t>
      </w:r>
      <m:oMath>
        <m:r>
          <m:rPr>
            <m:sty m:val="b"/>
          </m:rPr>
          <m:t>Λ</m:t>
        </m:r>
        <m:sSup>
          <m:e>
            <m:r>
              <m:rPr>
                <m:sty m:val="b"/>
              </m:rPr>
              <m:t>Λ</m:t>
            </m:r>
          </m:e>
          <m:sup>
            <m:r>
              <m:rPr>
                <m:sty m:val="p"/>
              </m:rPr>
              <m:t>−</m:t>
            </m:r>
            <m:r>
              <m:t>1</m:t>
            </m:r>
          </m:sup>
        </m:sSup>
        <m:r>
          <m:rPr>
            <m:sty m:val="p"/>
          </m:rPr>
          <m:t>=</m:t>
        </m:r>
        <m:sSup>
          <m:e>
            <m:r>
              <m:rPr>
                <m:sty m:val="b"/>
              </m:rPr>
              <m:t>Λ</m:t>
            </m:r>
          </m:e>
          <m:sup>
            <m:r>
              <m:rPr>
                <m:sty m:val="p"/>
              </m:rPr>
              <m:t>−</m:t>
            </m:r>
            <m:r>
              <m:t>1</m:t>
            </m:r>
          </m:sup>
        </m:sSup>
        <m:r>
          <m:rPr>
            <m:sty m:val="b"/>
          </m:rPr>
          <m:t>Λ</m:t>
        </m:r>
        <m:r>
          <m:rPr>
            <m:sty m:val="p"/>
          </m:rPr>
          <m:t>=</m:t>
        </m:r>
        <m:sSub>
          <m:e>
            <m:r>
              <m:rPr>
                <m:sty m:val="bi"/>
              </m:rPr>
              <m:t>I</m:t>
            </m:r>
          </m:e>
          <m:sub>
            <m:r>
              <m:t>p</m:t>
            </m:r>
          </m:sub>
        </m:sSub>
      </m:oMath>
      <w:r>
        <w:t xml:space="preserve">.</w:t>
      </w:r>
      <w:r>
        <w:t xml:space="preserve"> </w:t>
      </w: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w:t>
      </w:r>
      <w:hyperlink w:anchor="def-matrix-inverse">
        <w:r>
          <w:rPr>
            <w:rStyle w:val="Hyperlink"/>
          </w:rPr>
          <w:t xml:space="preserve">Definition 71</w:t>
        </w:r>
      </w:hyperlink>
      <w:r>
        <w:t xml:space="preserve">).</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73</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3" w:name="exm-pd-inverse"/>
    <w:p>
      <w:pPr>
        <w:pStyle w:val="BodyText"/>
      </w:pPr>
      <w:r>
        <w:rPr>
          <w:b/>
          <w:bCs/>
        </w:rPr>
        <w:t xml:space="preserve">Example 143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137</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r>
          <m:rPr>
            <m:sty m:val="p"/>
          </m:rPr>
          <m:t>=</m:t>
        </m:r>
        <m:sSub>
          <m:e>
            <m:r>
              <m:rPr>
                <m:sty m:val="bi"/>
              </m:rPr>
              <m:t>I</m:t>
            </m:r>
          </m:e>
          <m:sub>
            <m:r>
              <m:t>2</m:t>
            </m:r>
          </m:sub>
        </m:sSub>
      </m:oMath>
      <w:r>
        <w:t xml:space="preserve">.</w:t>
      </w:r>
    </w:p>
    <w:bookmarkEnd w:id="463"/>
    <w:bookmarkStart w:id="464" w:name="def-matrix-induced-inner-product"/>
    <w:p>
      <w:pPr>
        <w:pStyle w:val="BodyText"/>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p>
      <w:pPr>
        <w:pStyle w:val="FirstParagraph"/>
      </w:pPr>
      <w:r>
        <w:t xml:space="preserve">The space</w:t>
      </w:r>
      <w:r>
        <w:t xml:space="preserve"> </w:t>
      </w:r>
      <m:oMath>
        <m:sSup>
          <m:e>
            <m:r>
              <m:rPr>
                <m:scr m:val="double-struck"/>
                <m:sty m:val="p"/>
              </m:rPr>
              <m:t>R</m:t>
            </m:r>
          </m:e>
          <m:sup>
            <m:r>
              <m:t>p</m:t>
            </m:r>
          </m:sup>
        </m:sSup>
      </m:oMath>
      <w:r>
        <w:t xml:space="preserve"> </w:t>
      </w:r>
      <w:r>
        <w:t xml:space="preserve">equipped with</w:t>
      </w:r>
      <w:r>
        <w:t xml:space="preserve"> </w:t>
      </w:r>
      <m:oMath>
        <m:sSub>
          <m:e>
            <m:d>
              <m:dPr>
                <m:begChr m:val="⟨"/>
                <m:sepChr m:val=""/>
                <m:endChr m:val="⟩"/>
                <m:grow/>
              </m:dPr>
              <m:e>
                <m:r>
                  <m:rPr>
                    <m:sty m:val="p"/>
                  </m:rPr>
                  <m:t>⋅</m:t>
                </m:r>
                <m:r>
                  <m:rPr>
                    <m:sty m:val="p"/>
                  </m:rPr>
                  <m:t>,</m:t>
                </m:r>
                <m:r>
                  <m:rPr>
                    <m:sty m:val="p"/>
                  </m:rPr>
                  <m:t>⋅</m:t>
                </m:r>
              </m:e>
            </m:d>
          </m:e>
          <m:sub>
            <m:r>
              <m:rPr>
                <m:sty m:val="bi"/>
              </m:rPr>
              <m:t>A</m:t>
            </m:r>
          </m:sub>
        </m:sSub>
      </m:oMath>
      <w:r>
        <w:t xml:space="preserve"> </w:t>
      </w:r>
      <w:r>
        <w:t xml:space="preserve">is an inner product space (</w:t>
      </w:r>
      <w:hyperlink w:anchor="def-inner-product-space">
        <w:r>
          <w:rPr>
            <w:rStyle w:val="Hyperlink"/>
          </w:rPr>
          <w:t xml:space="preserve">Definition 57</w:t>
        </w:r>
      </w:hyperlink>
      <w:r>
        <w:t xml:space="preserve">).</w:t>
      </w:r>
    </w:p>
    <w:bookmarkEnd w:id="464"/>
    <w:bookmarkStart w:id="465" w:name="thm-matrix-induced-inner-product"/>
    <w:p>
      <w:pPr>
        <w:pStyle w:val="BodyText"/>
      </w:pPr>
      <w:r>
        <w:rPr>
          <w:b/>
          <w:bCs/>
        </w:rPr>
        <w:t xml:space="preserve">Theorem 75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65"/>
    <w:p>
      <w:pPr>
        <w:pStyle w:val="BodyText"/>
      </w:pPr>
      <w:r>
        <w:rPr>
          <w:i/>
          <w:iCs/>
        </w:rPr>
        <w:t xml:space="preserve">Proof</w:t>
      </w:r>
      <w:r>
        <w:t xml:space="preserve">. </w:t>
      </w:r>
    </w:p>
    <w:p>
      <w:pPr>
        <w:pStyle w:val="Compact"/>
        <w:numPr>
          <w:ilvl w:val="0"/>
          <w:numId w:val="1077"/>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7"/>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7"/>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7"/>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r>
        <w:t xml:space="preserve"> </w:t>
      </w:r>
      <m:oMath>
        <m:sSub>
          <m:e>
            <m:r>
              <m:t>A</m:t>
            </m:r>
          </m:e>
          <m:sub>
            <m:r>
              <m:t>j</m:t>
            </m:r>
            <m:r>
              <m:t>i</m:t>
            </m:r>
          </m:sub>
        </m:sSub>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r>
        <w:t xml:space="preserve">,</w:t>
      </w:r>
      <w:r>
        <w:t xml:space="preserve"> </w:t>
      </w: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r>
        <w:t xml:space="preserve"> </w:t>
      </w:r>
      <m:oMath>
        <m:sSub>
          <m:e>
            <m:r>
              <m:t>B</m:t>
            </m:r>
          </m:e>
          <m:sub>
            <m:r>
              <m:t>i</m:t>
            </m:r>
            <m:r>
              <m:t>j</m:t>
            </m:r>
          </m:sub>
        </m:sSub>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r>
        <w:t xml:space="preserve">,</w:t>
      </w:r>
      <w:r>
        <w:t xml:space="preserve"> </w:t>
      </w:r>
      <w:r>
        <w:t xml:space="preserve">so</w:t>
      </w:r>
      <w:r>
        <w:t xml:space="preserve"> </w:t>
      </w:r>
      <m:oMath>
        <m:r>
          <m:rPr>
            <m:sty m:val="bi"/>
          </m:rPr>
          <m:t>B</m:t>
        </m:r>
        <m:r>
          <m:rPr>
            <m:sty m:val="p"/>
          </m:rPr>
          <m:t>=</m:t>
        </m:r>
        <m:r>
          <m:rPr>
            <m:sty m:val="bi"/>
          </m:rPr>
          <m:t>A</m:t>
        </m:r>
      </m:oMath>
      <w:r>
        <w:t xml:space="preserve">.</w:t>
      </w:r>
    </w:p>
    <w:bookmarkStart w:id="466" w:name="exm-matrix-induced-inner-product"/>
    <w:p>
      <w:pPr>
        <w:pStyle w:val="BodyText"/>
      </w:pPr>
      <w:r>
        <w:rPr>
          <w:b/>
          <w:bCs/>
        </w:rPr>
        <w:t xml:space="preserve">Example 144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r>
        <w:t xml:space="preserve"> </w:t>
      </w:r>
      <m:oMath>
        <m:sSub>
          <m:e>
            <m:r>
              <m:t>A</m:t>
            </m:r>
          </m:e>
          <m:sub>
            <m:r>
              <m:t>12</m:t>
            </m:r>
          </m:sub>
        </m:sSub>
        <m:r>
          <m:rPr>
            <m:sty m:val="p"/>
          </m:rPr>
          <m:t>=</m:t>
        </m:r>
        <m:sSub>
          <m:e>
            <m:r>
              <m:t>A</m:t>
            </m:r>
          </m:e>
          <m:sub>
            <m:r>
              <m:t>21</m:t>
            </m:r>
          </m:sub>
        </m:sSub>
        <m:r>
          <m:rPr>
            <m:sty m:val="p"/>
          </m:rPr>
          <m:t>=</m:t>
        </m:r>
        <m:r>
          <m:t>1</m:t>
        </m:r>
      </m:oMath>
      <w:r>
        <w:t xml:space="preserve"> </w:t>
      </w: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6"/>
    <w:bookmarkStart w:id="467"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8"/>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74</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8"/>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8"/>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8"/>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67"/>
    <w:bookmarkEnd w:id="468"/>
    <w:bookmarkStart w:id="484" w:name="determinants"/>
    <w:p>
      <w:pPr>
        <w:pStyle w:val="Heading2"/>
      </w:pPr>
      <w:r>
        <w:t xml:space="preserve">8 Determinants</w:t>
      </w:r>
    </w:p>
    <w:bookmarkStart w:id="469"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79"/>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79"/>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69"/>
    <w:bookmarkStart w:id="470" w:name="exm-determinant"/>
    <w:p>
      <w:pPr>
        <w:pStyle w:val="FirstParagraph"/>
      </w:pPr>
      <w:r>
        <w:rPr>
          <w:b/>
          <w:bCs/>
        </w:rPr>
        <w:t xml:space="preserve">Example 145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r>
        <w:t xml:space="preserve"> </w:t>
      </w: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rPr>
            <m:sty m:val="p"/>
          </m:rPr>
          <m:t>=</m:t>
        </m:r>
        <m:r>
          <m:t>2</m:t>
        </m:r>
        <m:r>
          <m:rPr>
            <m:sty m:val="p"/>
          </m:rPr>
          <m:t>⋅</m:t>
        </m:r>
        <m:r>
          <m:t>2</m:t>
        </m:r>
        <m:r>
          <m:rPr>
            <m:sty m:val="p"/>
          </m:rPr>
          <m:t>−</m:t>
        </m:r>
        <m:r>
          <m:t>1</m:t>
        </m:r>
        <m:r>
          <m:rPr>
            <m:sty m:val="p"/>
          </m:rPr>
          <m:t>⋅</m:t>
        </m:r>
        <m:r>
          <m:t>1</m:t>
        </m:r>
        <m:r>
          <m:rPr>
            <m:sty m:val="p"/>
          </m:rPr>
          <m:t>=</m:t>
        </m:r>
        <m:r>
          <m:t>3</m:t>
        </m:r>
      </m:oMath>
      <w:r>
        <w:t xml:space="preserve">.</w:t>
      </w:r>
    </w:p>
    <w:bookmarkEnd w:id="470"/>
    <w:bookmarkStart w:id="471" w:name="rem-determinant-cofactor-expansion"/>
    <w:p>
      <w:pPr>
        <w:pStyle w:val="BodyText"/>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145</w:t>
        </w:r>
      </w:hyperlink>
      <w:r>
        <w:t xml:space="preserve">.</w:t>
      </w:r>
    </w:p>
    <w:bookmarkEnd w:id="471"/>
    <w:p>
      <w:pPr>
        <w:pStyle w:val="BodyText"/>
      </w:pPr>
      <w:r>
        <w:t xml:space="preserve">See also</w:t>
      </w:r>
      <w:r>
        <w:t xml:space="preserve"> </w:t>
      </w:r>
      <w:hyperlink r:id="rId472">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3" name="Picture"/>
                  <a:graphic>
                    <a:graphicData uri="http://schemas.openxmlformats.org/drawingml/2006/picture">
                      <pic:pic>
                        <pic:nvPicPr>
                          <pic:cNvPr descr="/opt/quarto/share/formats/docx/tip.png" id="474"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0"/>
              </w:numPr>
            </w:pPr>
            <w:hyperlink r:id="rId475">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76" w:name="thm-det-diagonal"/>
    <w:p>
      <w:pPr>
        <w:pStyle w:val="FirstParagraph"/>
      </w:pPr>
      <w:r>
        <w:rPr>
          <w:b/>
          <w:bCs/>
        </w:rPr>
        <w:t xml:space="preserve">Theorem 76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76"/>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77" w:name="exm-det-diagonal"/>
    <w:p>
      <w:pPr>
        <w:pStyle w:val="FirstParagraph"/>
      </w:pPr>
      <w:r>
        <w:rPr>
          <w:b/>
          <w:bCs/>
        </w:rPr>
        <w:t xml:space="preserve">Example 146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77"/>
    <w:bookmarkStart w:id="478" w:name="thm-det-product"/>
    <w:p>
      <w:pPr>
        <w:pStyle w:val="BodyText"/>
      </w:pPr>
      <w:r>
        <w:rPr>
          <w:b/>
          <w:bCs/>
        </w:rPr>
        <w:t xml:space="preserve">Theorem 77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78"/>
    <w:bookmarkStart w:id="479" w:name="exm-det-product"/>
    <w:p>
      <w:pPr>
        <w:pStyle w:val="FirstParagraph"/>
      </w:pPr>
      <w:r>
        <w:rPr>
          <w:b/>
          <w:bCs/>
        </w:rPr>
        <w:t xml:space="preserve">Example 147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145</w:t>
        </w:r>
      </w:hyperlink>
      <w:r>
        <w:t xml:space="preserve"> </w:t>
      </w:r>
      <w:r>
        <w:t xml:space="preserve">gives</w:t>
      </w:r>
      <w:r>
        <w:t xml:space="preserve"> </w:t>
      </w:r>
      <m:oMath>
        <m:r>
          <m:rPr>
            <m:sty m:val="p"/>
          </m:rPr>
          <m:t>det</m:t>
        </m:r>
        <m:r>
          <m:rPr>
            <m:sty m:val="p"/>
          </m:rPr>
          <m:t>(</m:t>
        </m:r>
        <m:r>
          <m:rPr>
            <m:sty m:val="bi"/>
          </m:rPr>
          <m:t>A</m:t>
        </m:r>
        <m:r>
          <m:rPr>
            <m:sty m:val="p"/>
          </m:rPr>
          <m:t>)</m:t>
        </m:r>
        <m:r>
          <m:rPr>
            <m:sty m:val="p"/>
          </m:rPr>
          <m:t>=</m:t>
        </m:r>
        <m:r>
          <m:t>2</m:t>
        </m:r>
        <m:r>
          <m:rPr>
            <m:sty m:val="p"/>
          </m:rPr>
          <m:t>⋅</m:t>
        </m:r>
        <m:r>
          <m:t>1</m:t>
        </m:r>
        <m:r>
          <m:rPr>
            <m:sty m:val="p"/>
          </m:rPr>
          <m:t>−</m:t>
        </m:r>
        <m:r>
          <m:t>1</m:t>
        </m:r>
        <m:r>
          <m:rPr>
            <m:sty m:val="p"/>
          </m:rPr>
          <m:t>⋅</m:t>
        </m:r>
        <m:r>
          <m:t>0</m:t>
        </m:r>
        <m:r>
          <m:rPr>
            <m:sty m:val="p"/>
          </m:rPr>
          <m:t>=</m:t>
        </m:r>
        <m:r>
          <m:t>2</m:t>
        </m:r>
      </m:oMath>
      <w:r>
        <w:t xml:space="preserve"> </w:t>
      </w:r>
      <w:r>
        <w:t xml:space="preserve">and</w:t>
      </w:r>
      <w:r>
        <w:t xml:space="preserve"> </w:t>
      </w:r>
      <m:oMath>
        <m:r>
          <m:rPr>
            <m:sty m:val="p"/>
          </m:rPr>
          <m:t>det</m:t>
        </m:r>
        <m:r>
          <m:rPr>
            <m:sty m:val="p"/>
          </m:rPr>
          <m:t>(</m:t>
        </m:r>
        <m:r>
          <m:rPr>
            <m:sty m:val="bi"/>
          </m:rPr>
          <m:t>B</m:t>
        </m:r>
        <m:r>
          <m:rPr>
            <m:sty m:val="p"/>
          </m:rPr>
          <m:t>)</m:t>
        </m:r>
        <m:r>
          <m:rPr>
            <m:sty m:val="p"/>
          </m:rPr>
          <m:t>=</m:t>
        </m:r>
        <m:r>
          <m:t>1</m:t>
        </m:r>
        <m:r>
          <m:rPr>
            <m:sty m:val="p"/>
          </m:rPr>
          <m:t>⋅</m:t>
        </m:r>
        <m:r>
          <m:t>1</m:t>
        </m:r>
        <m:r>
          <m:rPr>
            <m:sty m:val="p"/>
          </m:rPr>
          <m:t>−</m:t>
        </m:r>
        <m:r>
          <m:t>0</m:t>
        </m:r>
        <m:r>
          <m:rPr>
            <m:sty m:val="p"/>
          </m:rPr>
          <m:t>⋅</m:t>
        </m:r>
        <m:r>
          <m:t>3</m:t>
        </m:r>
        <m:r>
          <m:rPr>
            <m:sty m:val="p"/>
          </m:rPr>
          <m:t>=</m:t>
        </m:r>
        <m:r>
          <m:t>1</m:t>
        </m:r>
      </m:oMath>
      <w:r>
        <w:t xml:space="preserve">.</w:t>
      </w:r>
      <w:r>
        <w:t xml:space="preserve"> </w:t>
      </w: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r>
        <w:t xml:space="preserve"> </w:t>
      </w:r>
      <m:oMath>
        <m:r>
          <m:rPr>
            <m:sty m:val="p"/>
          </m:rPr>
          <m:t>det</m:t>
        </m:r>
        <m:r>
          <m:rPr>
            <m:sty m:val="p"/>
          </m:rPr>
          <m:t>(</m:t>
        </m:r>
        <m:r>
          <m:rPr>
            <m:sty m:val="bi"/>
          </m:rPr>
          <m:t>A</m:t>
        </m:r>
        <m:r>
          <m:rPr>
            <m:sty m:val="bi"/>
          </m:rPr>
          <m:t>B</m:t>
        </m:r>
        <m:r>
          <m:rPr>
            <m:sty m:val="p"/>
          </m:rPr>
          <m:t>)</m:t>
        </m:r>
        <m:r>
          <m:rPr>
            <m:sty m:val="p"/>
          </m:rPr>
          <m:t>=</m:t>
        </m:r>
        <m:r>
          <m:t>5</m:t>
        </m:r>
        <m:r>
          <m:rPr>
            <m:sty m:val="p"/>
          </m:rPr>
          <m:t>⋅</m:t>
        </m:r>
        <m:r>
          <m:t>1</m:t>
        </m:r>
        <m:r>
          <m:rPr>
            <m:sty m:val="p"/>
          </m:rPr>
          <m:t>−</m:t>
        </m:r>
        <m:r>
          <m:t>1</m:t>
        </m:r>
        <m:r>
          <m:rPr>
            <m:sty m:val="p"/>
          </m:rPr>
          <m:t>⋅</m:t>
        </m:r>
        <m:r>
          <m:t>3</m:t>
        </m:r>
        <m:r>
          <m:rPr>
            <m:sty m:val="p"/>
          </m:rPr>
          <m:t>=</m:t>
        </m:r>
        <m:r>
          <m:t>2</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oMath>
      <w:r>
        <w:t xml:space="preserve">.</w:t>
      </w:r>
    </w:p>
    <w:bookmarkEnd w:id="479"/>
    <w:bookmarkStart w:id="480" w:name="rem-det-product-proof"/>
    <w:p>
      <w:pPr>
        <w:pStyle w:val="BodyText"/>
      </w:pPr>
      <w:r>
        <w:rPr>
          <w:i/>
          <w:iCs/>
        </w:rPr>
        <w:t xml:space="preserve">Remark 39</w:t>
      </w:r>
      <w:r>
        <w:t xml:space="preserve"> (An example is not a proof). </w:t>
      </w:r>
      <w:hyperlink w:anchor="exm-det-product">
        <w:r>
          <w:rPr>
            <w:rStyle w:val="Hyperlink"/>
          </w:rPr>
          <w:t xml:space="preserve">Example 147</w:t>
        </w:r>
      </w:hyperlink>
      <w:r>
        <w:t xml:space="preserve"> </w:t>
      </w:r>
      <w:r>
        <w:t xml:space="preserve">checks</w:t>
      </w:r>
      <w:r>
        <w:t xml:space="preserve"> </w:t>
      </w:r>
      <w:hyperlink w:anchor="thm-det-product">
        <w:r>
          <w:rPr>
            <w:rStyle w:val="Hyperlink"/>
          </w:rPr>
          <w:t xml:space="preserve">Theorem 77</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0"/>
    <w:p>
      <w:pPr>
        <w:pStyle w:val="BodyText"/>
      </w:pPr>
      <w:r>
        <w:t xml:space="preserve">See also</w:t>
      </w:r>
      <w:r>
        <w:t xml:space="preserve"> </w:t>
      </w:r>
      <w:hyperlink r:id="rId472">
        <w:r>
          <w:rPr>
            <w:rStyle w:val="Hyperlink"/>
          </w:rPr>
          <w:t xml:space="preserve">https://en.wikipedia.org/wiki/Determinant</w:t>
        </w:r>
      </w:hyperlink>
      <w:r>
        <w:t xml:space="preserve">.</w:t>
      </w:r>
    </w:p>
    <w:bookmarkStart w:id="481" w:name="thm-det-eigenvalues"/>
    <w:p>
      <w:pPr>
        <w:pStyle w:val="BodyText"/>
      </w:pPr>
      <w:r>
        <w:rPr>
          <w:b/>
          <w:bCs/>
        </w:rPr>
        <w:t xml:space="preserve">Theorem 78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1"/>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77</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76</w:t>
        </w:r>
      </w:hyperlink>
      <w:r>
        <w:t xml:space="preserve"> </w:t>
      </w:r>
      <w:r>
        <w:t xml:space="preserve">and</w:t>
      </w:r>
      <w:r>
        <w:t xml:space="preserve"> </w:t>
      </w:r>
      <w:hyperlink w:anchor="exm-det-diagonal">
        <w:r>
          <w:rPr>
            <w:rStyle w:val="Hyperlink"/>
          </w:rPr>
          <w:t xml:space="preserve">Example 146</w:t>
        </w:r>
      </w:hyperlink>
      <w:r>
        <w:t xml:space="preserve">.</w:t>
      </w:r>
    </w:p>
    <w:bookmarkStart w:id="482"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2"/>
    <w:p>
      <w:pPr>
        <w:pStyle w:val="BodyText"/>
      </w:pPr>
      <w:r>
        <w:rPr>
          <w:i/>
          <w:iCs/>
        </w:rPr>
        <w:t xml:space="preserve">Proof</w:t>
      </w:r>
      <w:r>
        <w:t xml:space="preserve">. </w:t>
      </w:r>
      <w:r>
        <w:t xml:space="preserve">By</w:t>
      </w:r>
      <w:r>
        <w:t xml:space="preserve"> </w:t>
      </w:r>
      <w:hyperlink w:anchor="thm-definite-eigenvalues">
        <w:r>
          <w:rPr>
            <w:rStyle w:val="Hyperlink"/>
          </w:rPr>
          <w:t xml:space="preserve">Theorem 73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78</w:t>
        </w:r>
      </w:hyperlink>
      <w:r>
        <w:t xml:space="preserve">,</w:t>
      </w:r>
      <w:r>
        <w:t xml:space="preserve"> </w:t>
      </w:r>
      <w:r>
        <w:t xml:space="preserve">is positive.</w:t>
      </w:r>
    </w:p>
    <w:bookmarkStart w:id="483" w:name="exm-det-eigenvalues"/>
    <w:p>
      <w:pPr>
        <w:pStyle w:val="BodyText"/>
      </w:pPr>
      <w:r>
        <w:rPr>
          <w:b/>
          <w:bCs/>
        </w:rPr>
        <w:t xml:space="preserve">Example 148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r>
        <w:t xml:space="preserve"> </w:t>
      </w:r>
      <w:r>
        <w:t xml:space="preserve">so</w:t>
      </w:r>
      <w:r>
        <w:t xml:space="preserve"> </w:t>
      </w:r>
      <w:hyperlink w:anchor="thm-det-eigenvalues">
        <w:r>
          <w:rPr>
            <w:rStyle w:val="Hyperlink"/>
          </w:rPr>
          <w:t xml:space="preserve">Theorem 78</w:t>
        </w:r>
      </w:hyperlink>
      <w:r>
        <w:t xml:space="preserve"> </w:t>
      </w:r>
      <w:r>
        <w:t xml:space="preserve">gives</w:t>
      </w:r>
      <w:r>
        <w:t xml:space="preserve"> </w:t>
      </w:r>
      <m:oMath>
        <m:r>
          <m:rPr>
            <m:sty m:val="p"/>
          </m:rPr>
          <m:t>det</m:t>
        </m:r>
        <m:r>
          <m:rPr>
            <m:sty m:val="p"/>
          </m:rPr>
          <m:t>(</m:t>
        </m:r>
        <m:r>
          <m:rPr>
            <m:sty m:val="bi"/>
          </m:rPr>
          <m:t>A</m:t>
        </m:r>
        <m:r>
          <m:rPr>
            <m:sty m:val="p"/>
          </m:rPr>
          <m:t>)</m:t>
        </m:r>
        <m:r>
          <m:rPr>
            <m:sty m:val="p"/>
          </m:rPr>
          <m:t>=</m:t>
        </m:r>
        <m:r>
          <m:t>3</m:t>
        </m:r>
        <m:r>
          <m:rPr>
            <m:sty m:val="p"/>
          </m:rPr>
          <m:t>⋅</m:t>
        </m:r>
        <m:r>
          <m:t>1</m:t>
        </m:r>
        <m:r>
          <m:rPr>
            <m:sty m:val="p"/>
          </m:rPr>
          <m:t>=</m:t>
        </m:r>
        <m:r>
          <m:t>3</m:t>
        </m:r>
      </m:oMath>
      <w:r>
        <w:t xml:space="preserve">,</w:t>
      </w:r>
      <w:r>
        <w:t xml:space="preserve"> </w:t>
      </w: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145</w:t>
        </w:r>
      </w:hyperlink>
      <w:r>
        <w:t xml:space="preserve">.</w:t>
      </w:r>
    </w:p>
    <w:bookmarkEnd w:id="483"/>
    <w:bookmarkEnd w:id="484"/>
    <w:bookmarkStart w:id="608" w:name="design-matrix"/>
    <w:p>
      <w:pPr>
        <w:pStyle w:val="Heading2"/>
      </w:pPr>
      <w:r>
        <w:t xml:space="preserve">9 Design Matrix</w:t>
      </w:r>
    </w:p>
    <w:bookmarkStart w:id="485"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85"/>
    <w:bookmarkStart w:id="486"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r>
        <w:t xml:space="preserve"> </w:t>
      </w:r>
      <m:oMath>
        <m:sSup>
          <m:e>
            <m:r>
              <m:rPr>
                <m:sty m:val="p"/>
              </m:rPr>
              <m:t>(</m:t>
            </m:r>
            <m:sSup>
              <m:e>
                <m:r>
                  <m:rPr>
                    <m:sty m:val="bi"/>
                  </m:rPr>
                  <m:t>X</m:t>
                </m:r>
              </m:e>
              <m:sup>
                <m:r>
                  <m:rPr>
                    <m:sty m:val="p"/>
                  </m:rPr>
                  <m:t>⊤</m:t>
                </m:r>
              </m:sup>
            </m:sSup>
            <m:r>
              <m:rPr>
                <m:sty m:val="bi"/>
              </m:rPr>
              <m:t>X</m:t>
            </m:r>
            <m:r>
              <m:rPr>
                <m:sty m:val="p"/>
              </m:rPr>
              <m:t>)</m:t>
            </m:r>
          </m:e>
          <m:sup>
            <m:r>
              <m:rPr>
                <m:sty m:val="p"/>
              </m:rPr>
              <m:t>⊤</m:t>
            </m:r>
          </m:sup>
        </m:sSup>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r>
          <m:rPr>
            <m:sty m:val="p"/>
          </m:rPr>
          <m:t>=</m:t>
        </m:r>
        <m:sSup>
          <m:e>
            <m:r>
              <m:rPr>
                <m:sty m:val="bi"/>
              </m:rPr>
              <m:t>X</m:t>
            </m:r>
          </m:e>
          <m:sup>
            <m:r>
              <m:rPr>
                <m:sty m:val="p"/>
              </m:rPr>
              <m:t>⊤</m:t>
            </m:r>
          </m:sup>
        </m:sSup>
        <m:r>
          <m:rPr>
            <m:sty m:val="bi"/>
          </m:rPr>
          <m:t>X</m:t>
        </m:r>
      </m:oMath>
      <w:r>
        <w:t xml:space="preserve"> </w:t>
      </w: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86"/>
    <w:bookmarkStart w:id="487" w:name="thm-gram-invertible"/>
    <w:p>
      <w:pPr>
        <w:pStyle w:val="BodyText"/>
      </w:pPr>
      <w:r>
        <w:rPr>
          <w:b/>
          <w:bCs/>
        </w:rPr>
        <w:t xml:space="preserve">Theorem 79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87"/>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88" w:name="exm-gram-invertible"/>
    <w:p>
      <w:pPr>
        <w:pStyle w:val="BodyText"/>
      </w:pPr>
      <w:r>
        <w:rPr>
          <w:b/>
          <w:bCs/>
        </w:rPr>
        <w:t xml:space="preserve">Example 149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88"/>
    <w:bookmarkStart w:id="489"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79</w:t>
        </w:r>
      </w:hyperlink>
      <w:r>
        <w:t xml:space="preserve">.</w:t>
      </w:r>
    </w:p>
    <w:bookmarkEnd w:id="489"/>
    <w:bookmarkStart w:id="490" w:name="exm-hat-matrix"/>
    <w:p>
      <w:pPr>
        <w:pStyle w:val="BodyText"/>
      </w:pPr>
      <w:r>
        <w:rPr>
          <w:b/>
          <w:bCs/>
        </w:rPr>
        <w:t xml:space="preserve">Example 150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0"/>
    <w:bookmarkStart w:id="491" w:name="thm-hat-matrix"/>
    <w:p>
      <w:pPr>
        <w:pStyle w:val="BodyText"/>
      </w:pPr>
      <w:r>
        <w:rPr>
          <w:b/>
          <w:bCs/>
        </w:rPr>
        <w:t xml:space="preserve">Theorem 80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1"/>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r>
        <w:t xml:space="preserve"> </w:t>
      </w:r>
      <m:oMath>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r>
          <m:rPr>
            <m:sty m:val="p"/>
          </m:rPr>
          <m:t>=</m:t>
        </m:r>
        <m:sSup>
          <m:e>
            <m:r>
              <m:rPr>
                <m:sty m:val="bi"/>
              </m:rPr>
              <m:t>X</m:t>
            </m:r>
          </m:e>
          <m:sup>
            <m:r>
              <m:rPr>
                <m:sty m:val="p"/>
              </m:rPr>
              <m:t>⊤</m:t>
            </m:r>
          </m:sup>
        </m:sSup>
        <m:r>
          <m:rPr>
            <m:sty m:val="bi"/>
          </m:rPr>
          <m:t>X</m:t>
        </m:r>
      </m:oMath>
      <w:r>
        <w:t xml:space="preserve"> </w:t>
      </w: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2" w:name="exm-hat-matrix-projection"/>
    <w:p>
      <w:pPr>
        <w:pStyle w:val="FirstParagraph"/>
      </w:pPr>
      <w:r>
        <w:rPr>
          <w:b/>
          <w:bCs/>
        </w:rPr>
        <w:t xml:space="preserve">Example 151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150</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80</w:t>
        </w:r>
      </w:hyperlink>
      <w:r>
        <w:t xml:space="preserve"> </w:t>
      </w:r>
      <w:r>
        <w:t xml:space="preserve">says.</w:t>
      </w:r>
    </w:p>
    <w:bookmarkEnd w:id="492"/>
    <w:bookmarkStart w:id="493" w:name="rem-hat-matrix-name"/>
    <w:p>
      <w:pPr>
        <w:pStyle w:val="BodyText"/>
      </w:pPr>
      <w:r>
        <w:rPr>
          <w:i/>
          <w:iCs/>
        </w:rPr>
        <w:t xml:space="preserve">Remark 41</w:t>
      </w:r>
      <w:r>
        <w:t xml:space="preserve"> (Why it is called the hat matrix). </w:t>
      </w:r>
      <w:r>
        <w:t xml:space="preserve">The hat matrix gives the fitted values in linear regression:</w:t>
      </w:r>
      <w:r>
        <w:t xml:space="preserve"> </w:t>
      </w:r>
      <m:oMath>
        <m:acc>
          <m:accPr>
            <m:chr m:val="̂"/>
          </m:accPr>
          <m:e>
            <m:acc>
              <m:accPr>
                <m:chr m:val="̃"/>
              </m:accPr>
              <m:e>
                <m:r>
                  <m:t>y</m:t>
                </m:r>
              </m:e>
            </m:acc>
          </m:e>
        </m:acc>
        <m:r>
          <m:rPr>
            <m:sty m:val="p"/>
          </m:rPr>
          <m:t>=</m:t>
        </m:r>
        <m:r>
          <m:rPr>
            <m:sty m:val="bi"/>
          </m:rPr>
          <m:t>X</m:t>
        </m:r>
        <m:acc>
          <m:accPr>
            <m:chr m:val="̂"/>
          </m:accPr>
          <m:e>
            <m:acc>
              <m:accPr>
                <m:chr m:val="̃"/>
              </m:accPr>
              <m:e>
                <m:r>
                  <m:t>β</m:t>
                </m:r>
              </m:e>
            </m:acc>
          </m:e>
        </m:acc>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r>
          <m:rPr>
            <m:sty m:val="p"/>
          </m:rPr>
          <m:t>=</m:t>
        </m:r>
        <m:r>
          <m:rPr>
            <m:sty m:val="bi"/>
          </m:rPr>
          <m:t>H</m:t>
        </m:r>
        <m:acc>
          <m:accPr>
            <m:chr m:val="̃"/>
          </m:accPr>
          <m:e>
            <m:r>
              <m:t>y</m:t>
            </m:r>
          </m:e>
        </m:acc>
      </m:oMath>
      <w:r>
        <w:t xml:space="preserve">.</w:t>
      </w:r>
      <w:r>
        <w:t xml:space="preserve"> </w:t>
      </w: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150</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3"/>
    <w:bookmarkStart w:id="507" w:name="sec-orthogonal-projection"/>
    <w:p>
      <w:pPr>
        <w:pStyle w:val="Heading3"/>
      </w:pPr>
      <w:r>
        <w:t xml:space="preserve">9.1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4" name="Picture"/>
                  <a:graphic>
                    <a:graphicData uri="http://schemas.openxmlformats.org/drawingml/2006/picture">
                      <pic:pic>
                        <pic:nvPicPr>
                          <pic:cNvPr descr="/opt/quarto/share/formats/docx/note.png" id="495"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49</w:t>
              </w:r>
            </w:hyperlink>
            <w:r>
              <w:t xml:space="preserve">.</w:t>
            </w:r>
          </w:p>
          <w:p/>
        </w:tc>
      </w:tr>
    </w:tbl>
    <w:bookmarkStart w:id="496"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496"/>
    <w:bookmarkStart w:id="497" w:name="exm-orthogonal-projection"/>
    <w:p>
      <w:pPr>
        <w:pStyle w:val="BodyText"/>
      </w:pPr>
      <w:r>
        <w:rPr>
          <w:b/>
          <w:bCs/>
        </w:rPr>
        <w:t xml:space="preserve">Example 152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86</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47</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497"/>
    <w:bookmarkStart w:id="498" w:name="exm-not-orthogonal-projection"/>
    <w:p>
      <w:pPr>
        <w:pStyle w:val="BodyText"/>
      </w:pPr>
      <w:r>
        <w:rPr>
          <w:b/>
          <w:bCs/>
        </w:rPr>
        <w:t xml:space="preserve">Example 153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498"/>
    <w:bookmarkStart w:id="499" w:name="thm-closest-point"/>
    <w:p>
      <w:pPr>
        <w:pStyle w:val="BodyText"/>
      </w:pPr>
      <w:r>
        <w:rPr>
          <w:b/>
          <w:bCs/>
        </w:rPr>
        <w:t xml:space="preserve">Theorem 81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499"/>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53</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52</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Taking nonnegative square roots preserves the inequality.</w:t>
      </w:r>
    </w:p>
    <w:bookmarkStart w:id="500" w:name="exm-closest-point"/>
    <w:p>
      <w:pPr>
        <w:pStyle w:val="BodyText"/>
      </w:pPr>
      <w:r>
        <w:rPr>
          <w:b/>
          <w:bCs/>
        </w:rPr>
        <w:t xml:space="preserve">Example 154 (No point of the line is closer)</w:t>
      </w:r>
      <w:r>
        <w:t xml:space="preserve"> </w:t>
      </w:r>
      <w:r>
        <w:t xml:space="preserve">In</w:t>
      </w:r>
      <w:r>
        <w:t xml:space="preserve"> </w:t>
      </w:r>
      <w:hyperlink w:anchor="exm-orthogonal-projection">
        <w:r>
          <w:rPr>
            <w:rStyle w:val="Hyperlink"/>
          </w:rPr>
          <w:t xml:space="preserve">Example 152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r>
        <w:t xml:space="preserve"> </w:t>
      </w:r>
      <m:oMath>
        <m:r>
          <m:t>​</m:t>
        </m:r>
        <m:d>
          <m:dPr>
            <m:begChr m:val="∥"/>
            <m:sepChr m:val=""/>
            <m:endChr m:val="∥"/>
            <m:grow/>
          </m:dPr>
          <m:e>
            <m:acc>
              <m:accPr>
                <m:chr m:val="̃"/>
              </m:accPr>
              <m:e>
                <m:r>
                  <m:t>y</m:t>
                </m:r>
              </m:e>
            </m:acc>
            <m:r>
              <m:rPr>
                <m:sty m:val="p"/>
              </m:rPr>
              <m:t>−</m:t>
            </m:r>
            <m:acc>
              <m:accPr>
                <m:chr m:val="̃"/>
              </m:accPr>
              <m:e>
                <m:r>
                  <m:t>w</m:t>
                </m:r>
              </m:e>
            </m:acc>
          </m:e>
        </m:d>
        <m:r>
          <m:t>​</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r>
          <m:rPr>
            <m:sty m:val="p"/>
          </m:rPr>
          <m:t>=</m:t>
        </m:r>
        <m:rad>
          <m:radPr>
            <m:degHide m:val="on"/>
          </m:radPr>
          <m:deg/>
          <m:e>
            <m:r>
              <m:t>8</m:t>
            </m:r>
          </m:e>
        </m:rad>
        <m:r>
          <m:rPr>
            <m:sty m:val="p"/>
          </m:rPr>
          <m:t>&gt;</m:t>
        </m:r>
        <m:rad>
          <m:radPr>
            <m:degHide m:val="on"/>
          </m:radPr>
          <m:deg/>
          <m:e>
            <m:r>
              <m:t>6</m:t>
            </m:r>
          </m:e>
        </m:rad>
      </m:oMath>
      <w:r>
        <w:t xml:space="preserve">,</w:t>
      </w:r>
      <w:r>
        <w:t xml:space="preserve"> </w:t>
      </w:r>
      <w:r>
        <w:t xml:space="preserve">and the difference of squares is</w:t>
      </w:r>
      <w:r>
        <w:t xml:space="preserve"> </w:t>
      </w:r>
      <m:oMath>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r>
          <m:rPr>
            <m:sty m:val="p"/>
          </m:rPr>
          <m:t>=</m:t>
        </m:r>
        <m:r>
          <m:t>2</m:t>
        </m:r>
        <m:r>
          <m:rPr>
            <m:sty m:val="p"/>
          </m:rPr>
          <m:t>=</m:t>
        </m:r>
        <m:r>
          <m:t>8</m:t>
        </m:r>
        <m:r>
          <m:rPr>
            <m:sty m:val="p"/>
          </m:rPr>
          <m:t>−</m:t>
        </m:r>
        <m:r>
          <m:t>6</m:t>
        </m:r>
      </m:oMath>
      <w:r>
        <w:t xml:space="preserve">,</w:t>
      </w:r>
      <w:r>
        <w:t xml:space="preserve"> </w:t>
      </w:r>
      <w:r>
        <w:t xml:space="preserve">by the Pythagorean theorem (</w:t>
      </w:r>
      <w:hyperlink w:anchor="thm-norm-sum-square">
        <w:r>
          <w:rPr>
            <w:rStyle w:val="Hyperlink"/>
          </w:rPr>
          <w:t xml:space="preserve">Theorem 53</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0"/>
    <w:bookmarkStart w:id="501" w:name="thm-projector-onb"/>
    <w:p>
      <w:pPr>
        <w:pStyle w:val="BodyText"/>
      </w:pPr>
      <w:r>
        <w:rPr>
          <w:b/>
          <w:bCs/>
        </w:rPr>
        <w:t xml:space="preserve">Theorem 82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1"/>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r>
          <m:rPr>
            <m:sty m:val="p"/>
          </m:rPr>
          <m:t>=</m:t>
        </m:r>
        <m:r>
          <m:rPr>
            <m:scr m:val="script"/>
            <m:sty m:val="p"/>
          </m:rPr>
          <m:t>C</m:t>
        </m:r>
        <m:r>
          <m:rPr>
            <m:sty m:val="p"/>
          </m:rPr>
          <m:t>(</m:t>
        </m:r>
        <m:r>
          <m:rPr>
            <m:sty m:val="bi"/>
          </m:rPr>
          <m:t>Q</m:t>
        </m:r>
        <m:sSup>
          <m:e>
            <m:r>
              <m:rPr>
                <m:sty m:val="p"/>
              </m:rPr>
              <m:t>)</m:t>
            </m:r>
          </m:e>
          <m:sup>
            <m:r>
              <m:rPr>
                <m:sty m:val="p"/>
              </m:rPr>
              <m:t>⟂</m:t>
            </m:r>
          </m:sup>
        </m:sSup>
        <m:r>
          <m:rPr>
            <m:sty m:val="p"/>
          </m:rPr>
          <m:t>=</m:t>
        </m:r>
        <m:sSup>
          <m:e>
            <m:r>
              <m:rPr>
                <m:scr m:val="script"/>
                <m:sty m:val="p"/>
              </m:rPr>
              <m:t>S</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2" w:name="exm-projector-onb"/>
    <w:p>
      <w:pPr>
        <w:pStyle w:val="FirstParagraph"/>
      </w:pPr>
      <w:r>
        <w:rPr>
          <w:b/>
          <w:bCs/>
        </w:rPr>
        <w:t xml:space="preserve">Example 155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r>
        <w:t xml:space="preserve"> </w:t>
      </w:r>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r>
          <m:rPr>
            <m:sty m:val="p"/>
          </m:rPr>
          <m:t>=</m:t>
        </m:r>
        <m:r>
          <m:t>1</m:t>
        </m:r>
      </m:oMath>
      <w:r>
        <w:t xml:space="preserve">.</w:t>
      </w:r>
      <w:r>
        <w:t xml:space="preserve"> </w:t>
      </w: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152</w:t>
        </w:r>
      </w:hyperlink>
      <w:r>
        <w:t xml:space="preserve">.</w:t>
      </w:r>
    </w:p>
    <w:bookmarkEnd w:id="502"/>
    <w:bookmarkStart w:id="503" w:name="thm-projection-matrix-projects"/>
    <w:p>
      <w:pPr>
        <w:pStyle w:val="BodyText"/>
      </w:pPr>
      <w:r>
        <w:rPr>
          <w:b/>
          <w:bCs/>
        </w:rPr>
        <w:t xml:space="preserve">Theorem 83 (A projection matrix projects onto its column space, and is the only one that does)</w:t>
      </w:r>
      <w:r>
        <w:t xml:space="preserve"> </w:t>
      </w:r>
      <w:r>
        <w:t xml:space="preserve"> </w:t>
      </w:r>
    </w:p>
    <w:p>
      <w:pPr>
        <w:pStyle w:val="Compact"/>
        <w:numPr>
          <w:ilvl w:val="0"/>
          <w:numId w:val="1081"/>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1"/>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3"/>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r>
        <w:t xml:space="preserve"> </w:t>
      </w:r>
      <m:oMath>
        <m:r>
          <m:rPr>
            <m:scr m:val="script"/>
            <m:sty m:val="p"/>
          </m:rPr>
          <m:t>N</m:t>
        </m:r>
        <m:r>
          <m:rPr>
            <m:sty m:val="p"/>
          </m:rPr>
          <m:t>(</m:t>
        </m:r>
        <m:r>
          <m:rPr>
            <m:sty m:val="bi"/>
          </m:rPr>
          <m:t>P</m:t>
        </m:r>
        <m:r>
          <m:rPr>
            <m:sty m:val="p"/>
          </m:rPr>
          <m:t>)</m:t>
        </m:r>
        <m:r>
          <m:rPr>
            <m:sty m:val="p"/>
          </m:rPr>
          <m:t>=</m:t>
        </m:r>
        <m:r>
          <m:rPr>
            <m:scr m:val="script"/>
            <m:sty m:val="p"/>
          </m:rPr>
          <m:t>N</m:t>
        </m:r>
        <m:r>
          <m:rPr>
            <m:sty m:val="p"/>
          </m:rPr>
          <m:t>(</m:t>
        </m:r>
        <m:sSup>
          <m:e>
            <m:r>
              <m:rPr>
                <m:sty m:val="bi"/>
              </m:rPr>
              <m:t>P</m:t>
            </m:r>
          </m:e>
          <m:sup>
            <m:r>
              <m:rPr>
                <m:sty m:val="p"/>
              </m:rPr>
              <m:t>⊤</m:t>
            </m:r>
          </m:sup>
        </m:sSup>
        <m:r>
          <m:rPr>
            <m:sty m:val="p"/>
          </m:rPr>
          <m:t>)</m:t>
        </m:r>
        <m:r>
          <m:rPr>
            <m:sty m:val="p"/>
          </m:rPr>
          <m:t>=</m:t>
        </m:r>
        <m:r>
          <m:rPr>
            <m:scr m:val="script"/>
            <m:sty m:val="p"/>
          </m:rPr>
          <m:t>C</m:t>
        </m:r>
        <m:r>
          <m:rPr>
            <m:sty m:val="p"/>
          </m:rPr>
          <m:t>(</m:t>
        </m:r>
        <m:r>
          <m:rPr>
            <m:sty m:val="bi"/>
          </m:rPr>
          <m:t>P</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4" w:name="exm-projection-matrix-projects"/>
    <w:p>
      <w:pPr>
        <w:pStyle w:val="BodyText"/>
      </w:pPr>
      <w:r>
        <w:rPr>
          <w:b/>
          <w:bCs/>
        </w:rPr>
        <w:t xml:space="preserve">Example 156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124</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r>
        <w:t xml:space="preserve"> </w:t>
      </w:r>
      <m:oMath>
        <m:r>
          <m:rPr>
            <m:sty m:val="bi"/>
          </m:rPr>
          <m:t>B</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r>
          <m:rPr>
            <m:sty m:val="p"/>
          </m:rPr>
          <m:t>=</m:t>
        </m:r>
        <m:r>
          <m:rPr>
            <m:sty m:val="bi"/>
          </m:rPr>
          <m:t>P</m:t>
        </m:r>
      </m:oMath>
      <w:r>
        <w:t xml:space="preserve">,</w:t>
      </w:r>
      <w:r>
        <w:t xml:space="preserve"> </w:t>
      </w:r>
      <w:r>
        <w:t xml:space="preserve">as part 2 and</w:t>
      </w:r>
      <w:r>
        <w:t xml:space="preserve"> </w:t>
      </w:r>
      <w:hyperlink w:anchor="thm-projector-onb">
        <w:r>
          <w:rPr>
            <w:rStyle w:val="Hyperlink"/>
          </w:rPr>
          <w:t xml:space="preserve">Theorem 82</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124</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4"/>
    <w:bookmarkStart w:id="505" w:name="thm-hat-matrix-projects"/>
    <w:p>
      <w:pPr>
        <w:pStyle w:val="BodyText"/>
      </w:pPr>
      <w:r>
        <w:rPr>
          <w:b/>
          <w:bCs/>
        </w:rPr>
        <w:t xml:space="preserve">Theorem 84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05"/>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80</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83</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82</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83</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06" w:name="exm-hat-matrix-projects"/>
    <w:p>
      <w:pPr>
        <w:pStyle w:val="BodyText"/>
      </w:pPr>
      <w:r>
        <w:rPr>
          <w:b/>
          <w:bCs/>
        </w:rPr>
        <w:t xml:space="preserve">Example 157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150</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r>
        <w:t xml:space="preserve"> </w:t>
      </w:r>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e>
        </m:rad>
        <m:r>
          <m:rPr>
            <m:sty m:val="p"/>
          </m:rPr>
          <m:t>=</m:t>
        </m:r>
        <m:r>
          <m:t>1</m:t>
        </m:r>
      </m:oMath>
      <w:r>
        <w:t xml:space="preserve">.</w:t>
      </w:r>
      <w:r>
        <w:t xml:space="preserve"> </w:t>
      </w: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150</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81</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r>
        <w:t xml:space="preserve"> </w:t>
      </w:r>
      <m:oMath>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t>2</m:t>
        </m:r>
        <m:acc>
          <m:accPr>
            <m:chr m:val="‾"/>
          </m:accPr>
          <m:e>
            <m:r>
              <m:t>y</m:t>
            </m:r>
          </m:e>
        </m:acc>
        <m:r>
          <m:rPr>
            <m:sty m:val="p"/>
          </m:rPr>
          <m:t>=</m:t>
        </m:r>
        <m:r>
          <m:t>0</m:t>
        </m:r>
      </m:oMath>
      <w:r>
        <w:t xml:space="preserve">,</w:t>
      </w:r>
      <w:r>
        <w:t xml:space="preserve"> </w:t>
      </w: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06"/>
    <w:bookmarkEnd w:id="507"/>
    <w:bookmarkStart w:id="534" w:name="sec-generalized-inverse"/>
    <w:p>
      <w:pPr>
        <w:pStyle w:val="Heading3"/>
      </w:pPr>
      <w:r>
        <w:t xml:space="preserve">9.2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opt/quarto/share/formats/docx/note.png" id="509"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41</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0" w:name="thm-scalar-matmul"/>
    <w:p>
      <w:pPr>
        <w:pStyle w:val="BodyText"/>
      </w:pPr>
      <w:r>
        <w:rPr>
          <w:b/>
          <w:bCs/>
        </w:rPr>
        <w:t xml:space="preserve">Theorem 85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0"/>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1" w:name="exm-scalar-matmul"/>
    <w:p>
      <w:pPr>
        <w:pStyle w:val="BodyText"/>
      </w:pPr>
      <w:r>
        <w:rPr>
          <w:b/>
          <w:bCs/>
        </w:rPr>
        <w:t xml:space="preserve">Example 158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r>
        <w:t xml:space="preserve"> </w:t>
      </w:r>
      <m:oMath>
        <m:r>
          <m:rPr>
            <m:sty m:val="bi"/>
          </m:rPr>
          <m:t>A</m:t>
        </m:r>
        <m:r>
          <m:t> </m:t>
        </m:r>
        <m:r>
          <m:rPr>
            <m:sty m:val="p"/>
          </m:rPr>
          <m:t>(</m:t>
        </m:r>
        <m:r>
          <m:t>2</m:t>
        </m:r>
        <m:r>
          <m:t> </m:t>
        </m:r>
        <m:r>
          <m:rPr>
            <m:sty m:val="bi"/>
          </m:rPr>
          <m:t>B</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r>
          <m:rPr>
            <m:sty m:val="p"/>
          </m:rPr>
          <m:t>=</m:t>
        </m:r>
        <m:r>
          <m:t>22</m:t>
        </m:r>
      </m:oMath>
      <w:r>
        <w:t xml:space="preserve">,</w:t>
      </w:r>
      <w:r>
        <w:t xml:space="preserve"> </w:t>
      </w:r>
      <w:r>
        <w:t xml:space="preserve">and</w:t>
      </w:r>
      <w:r>
        <w:t xml:space="preserve"> </w:t>
      </w:r>
      <m:oMath>
        <m:r>
          <m:t>2</m:t>
        </m:r>
        <m:r>
          <m:t> </m:t>
        </m:r>
        <m:r>
          <m:rPr>
            <m:sty m:val="p"/>
          </m:rPr>
          <m:t>(</m:t>
        </m:r>
        <m:r>
          <m:rPr>
            <m:sty m:val="bi"/>
          </m:rPr>
          <m:t>A</m:t>
        </m:r>
        <m:r>
          <m:rPr>
            <m:sty m:val="bi"/>
          </m:rPr>
          <m:t>B</m:t>
        </m:r>
        <m:r>
          <m:rPr>
            <m:sty m:val="p"/>
          </m:rPr>
          <m:t>)</m:t>
        </m:r>
        <m:r>
          <m:rPr>
            <m:sty m:val="p"/>
          </m:rPr>
          <m:t>=</m:t>
        </m:r>
        <m:r>
          <m:t>2</m:t>
        </m:r>
        <m:r>
          <m:t> </m:t>
        </m:r>
        <m:r>
          <m:rPr>
            <m:sty m:val="p"/>
          </m:rPr>
          <m:t>(</m:t>
        </m:r>
        <m:r>
          <m:t>3</m:t>
        </m:r>
        <m:r>
          <m:rPr>
            <m:sty m:val="p"/>
          </m:rPr>
          <m:t>+</m:t>
        </m:r>
        <m:r>
          <m:t>8</m:t>
        </m:r>
        <m:r>
          <m:rPr>
            <m:sty m:val="p"/>
          </m:rPr>
          <m:t>)</m:t>
        </m:r>
        <m:r>
          <m:rPr>
            <m:sty m:val="p"/>
          </m:rPr>
          <m:t>=</m:t>
        </m:r>
        <m:r>
          <m:t>22</m:t>
        </m:r>
      </m:oMath>
      <w:r>
        <w:t xml:space="preserve">.</w:t>
      </w:r>
    </w:p>
    <w:bookmarkEnd w:id="511"/>
    <w:bookmarkStart w:id="512" w:name="def-generalized-inverse"/>
    <w:p>
      <w:pPr>
        <w:pStyle w:val="BodyText"/>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2"/>
    <w:bookmarkStart w:id="513" w:name="exm-generalized-inverse"/>
    <w:p>
      <w:pPr>
        <w:pStyle w:val="FirstParagraph"/>
      </w:pPr>
      <w:r>
        <w:rPr>
          <w:b/>
          <w:bCs/>
        </w:rPr>
        <w:t xml:space="preserve">Example 159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3"/>
    <w:bookmarkStart w:id="514" w:name="thm-generalized-inverse-invertible"/>
    <w:p>
      <w:pPr>
        <w:pStyle w:val="BodyText"/>
      </w:pPr>
      <w:r>
        <w:rPr>
          <w:b/>
          <w:bCs/>
        </w:rPr>
        <w:t xml:space="preserve">Theorem 86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4"/>
    <w:p>
      <w:pPr>
        <w:pStyle w:val="BodyText"/>
      </w:pPr>
      <w:r>
        <w:rPr>
          <w:i/>
          <w:iCs/>
        </w:rPr>
        <w:t xml:space="preserve">Proof</w:t>
      </w:r>
      <w:r>
        <w:t xml:space="preserve">. </w:t>
      </w:r>
      <m:oMath>
        <m:r>
          <m:rPr>
            <m:sty m:val="bi"/>
          </m:rPr>
          <m:t>A</m:t>
        </m:r>
        <m:sSup>
          <m:e>
            <m:r>
              <m:rPr>
                <m:sty m:val="bi"/>
              </m:rPr>
              <m:t>A</m:t>
            </m:r>
          </m:e>
          <m:sup>
            <m:r>
              <m:rPr>
                <m:sty m:val="p"/>
              </m:rPr>
              <m:t>−</m:t>
            </m:r>
            <m:r>
              <m:t>1</m:t>
            </m:r>
          </m:sup>
        </m:sSup>
        <m:r>
          <m:rPr>
            <m:sty m:val="bi"/>
          </m:rPr>
          <m:t>A</m:t>
        </m:r>
        <m:r>
          <m:rPr>
            <m:sty m:val="p"/>
          </m:rPr>
          <m:t>=</m:t>
        </m:r>
        <m:sSub>
          <m:e>
            <m:r>
              <m:rPr>
                <m:sty m:val="bi"/>
              </m:rPr>
              <m:t>I</m:t>
            </m:r>
          </m:e>
          <m:sub>
            <m:r>
              <m:t>p</m:t>
            </m:r>
          </m:sub>
        </m:sSub>
        <m:r>
          <m:rPr>
            <m:sty m:val="bi"/>
          </m:rPr>
          <m:t>A</m:t>
        </m:r>
        <m:r>
          <m:rPr>
            <m:sty m:val="p"/>
          </m:rPr>
          <m:t>=</m:t>
        </m:r>
        <m:r>
          <m:rPr>
            <m:sty m:val="bi"/>
          </m:rPr>
          <m:t>A</m:t>
        </m:r>
      </m:oMath>
      <w:r>
        <w:t xml:space="preserve"> </w:t>
      </w:r>
      <w:r>
        <w:t xml:space="preserve">(</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15" w:name="exm-generalized-inverse-invertible"/>
    <w:p>
      <w:pPr>
        <w:pStyle w:val="FirstParagraph"/>
      </w:pPr>
      <w:r>
        <w:rPr>
          <w:b/>
          <w:bCs/>
        </w:rPr>
        <w:t xml:space="preserve">Example 160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119</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159</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86</w:t>
        </w:r>
      </w:hyperlink>
      <w:r>
        <w:t xml:space="preserve"> </w:t>
      </w:r>
      <w:r>
        <w:t xml:space="preserve">it is singular.</w:t>
      </w:r>
    </w:p>
    <w:bookmarkEnd w:id="515"/>
    <w:bookmarkStart w:id="516" w:name="thm-generalized-inverse-solves"/>
    <w:p>
      <w:pPr>
        <w:pStyle w:val="BodyText"/>
      </w:pPr>
      <w:r>
        <w:rPr>
          <w:b/>
          <w:bCs/>
        </w:rPr>
        <w:t xml:space="preserve">Theorem 87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16"/>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17" w:name="exm-generalized-inverse-solves"/>
    <w:p>
      <w:pPr>
        <w:pStyle w:val="FirstParagraph"/>
      </w:pPr>
      <w:r>
        <w:rPr>
          <w:b/>
          <w:bCs/>
        </w:rPr>
        <w:t xml:space="preserve">Example 161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159</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17"/>
    <w:bookmarkStart w:id="518"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2"/>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2"/>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2"/>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2"/>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p>
      <w:pPr>
        <w:pStyle w:val="FirstParagraph"/>
      </w:pPr>
      <w:r>
        <w:t xml:space="preserve">Condition 1 says</w:t>
      </w:r>
      <w:r>
        <w:t xml:space="preserve"> </w:t>
      </w:r>
      <m:oMath>
        <m:r>
          <m:rPr>
            <m:sty m:val="bi"/>
          </m:rPr>
          <m:t>G</m:t>
        </m:r>
      </m:oMath>
      <w:r>
        <w:t xml:space="preserve"> </w:t>
      </w:r>
      <w:r>
        <w:t xml:space="preserve">is a generalized inverse (</w:t>
      </w:r>
      <w:hyperlink w:anchor="def-generalized-inverse">
        <w:r>
          <w:rPr>
            <w:rStyle w:val="Hyperlink"/>
          </w:rPr>
          <w:t xml:space="preserve">Definition 92</w:t>
        </w:r>
      </w:hyperlink>
      <w:r>
        <w:t xml:space="preserve">).</w:t>
      </w:r>
    </w:p>
    <w:bookmarkEnd w:id="518"/>
    <w:bookmarkStart w:id="519" w:name="exm-moore-penrose"/>
    <w:p>
      <w:pPr>
        <w:pStyle w:val="BodyText"/>
      </w:pPr>
      <w:r>
        <w:rPr>
          <w:b/>
          <w:bCs/>
        </w:rPr>
        <w:t xml:space="preserve">Example 162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r>
        <w:t xml:space="preserve"> </w:t>
      </w:r>
      <m:oMath>
        <m:r>
          <m:rPr>
            <m:sty m:val="bi"/>
          </m:rPr>
          <m:t>A</m:t>
        </m:r>
        <m:r>
          <m:rPr>
            <m:sty m:val="bi"/>
          </m:rPr>
          <m:t>G</m:t>
        </m:r>
        <m:r>
          <m:rPr>
            <m:sty m:val="p"/>
          </m:rPr>
          <m:t>=</m:t>
        </m:r>
        <m:r>
          <m:rPr>
            <m:sty m:val="bi"/>
          </m:rPr>
          <m:t>G</m:t>
        </m:r>
        <m:r>
          <m:rPr>
            <m:sty m:val="bi"/>
          </m:rPr>
          <m:t>A</m:t>
        </m:r>
        <m:r>
          <m:rPr>
            <m:sty m:val="p"/>
          </m:rPr>
          <m:t>=</m:t>
        </m:r>
        <m:r>
          <m:rPr>
            <m:sty m:val="bi"/>
          </m:rPr>
          <m:t>A</m:t>
        </m:r>
      </m:oMath>
      <w:r>
        <w:t xml:space="preserve"> </w:t>
      </w: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159</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19"/>
    <w:bookmarkStart w:id="520" w:name="thm-moore-penrose-unique"/>
    <w:p>
      <w:pPr>
        <w:pStyle w:val="BodyText"/>
      </w:pPr>
      <w:r>
        <w:rPr>
          <w:b/>
          <w:bCs/>
        </w:rPr>
        <w:t xml:space="preserve">Theorem 88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0"/>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1" w:name="exm-moore-penrose-unique"/>
    <w:p>
      <w:pPr>
        <w:pStyle w:val="FirstParagraph"/>
      </w:pPr>
      <w:r>
        <w:rPr>
          <w:b/>
          <w:bCs/>
        </w:rPr>
        <w:t xml:space="preserve">Example 163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159</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162</w:t>
        </w:r>
      </w:hyperlink>
      <w:r>
        <w:t xml:space="preserve">).</w:t>
      </w:r>
      <w:r>
        <w:t xml:space="preserve"> </w:t>
      </w:r>
      <w:r>
        <w:t xml:space="preserve">By</w:t>
      </w:r>
      <w:r>
        <w:t xml:space="preserve"> </w:t>
      </w:r>
      <w:hyperlink w:anchor="thm-moore-penrose-unique">
        <w:r>
          <w:rPr>
            <w:rStyle w:val="Hyperlink"/>
          </w:rPr>
          <w:t xml:space="preserve">Theorem 88</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1"/>
    <w:bookmarkStart w:id="522" w:name="thm-moore-penrose-exists"/>
    <w:p>
      <w:pPr>
        <w:pStyle w:val="BodyText"/>
      </w:pPr>
      <w:r>
        <w:rPr>
          <w:b/>
          <w:bCs/>
        </w:rPr>
        <w:t xml:space="preserve">Theorem 89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88</w:t>
        </w:r>
      </w:hyperlink>
      <w:r>
        <w:t xml:space="preserve">.</w:t>
      </w:r>
    </w:p>
    <w:p>
      <w:pPr>
        <w:pStyle w:val="Compact"/>
        <w:numPr>
          <w:ilvl w:val="0"/>
          <w:numId w:val="1083"/>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3"/>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2"/>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41</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79</w:t>
        </w:r>
      </w:hyperlink>
      <w:r>
        <w:t xml:space="preserve">).</w:t>
      </w:r>
      <w:r>
        <w:t xml:space="preserve"> </w:t>
      </w:r>
      <w:r>
        <w:t xml:space="preserve">They are symmetric:</w:t>
      </w:r>
      <w:r>
        <w:t xml:space="preserve"> </w:t>
      </w:r>
      <m:oMath>
        <m:sSup>
          <m:e>
            <m:r>
              <m:rPr>
                <m:sty m:val="p"/>
              </m:rPr>
              <m:t>(</m:t>
            </m:r>
            <m:sSup>
              <m:e>
                <m:r>
                  <m:rPr>
                    <m:sty m:val="bi"/>
                  </m:rPr>
                  <m:t>C</m:t>
                </m:r>
              </m:e>
              <m:sup>
                <m:r>
                  <m:rPr>
                    <m:sty m:val="p"/>
                  </m:rPr>
                  <m:t>⊤</m:t>
                </m:r>
              </m:sup>
            </m:sSup>
            <m:r>
              <m:rPr>
                <m:sty m:val="bi"/>
              </m:rPr>
              <m:t>C</m:t>
            </m:r>
            <m:r>
              <m:rPr>
                <m:sty m:val="p"/>
              </m:rPr>
              <m:t>)</m:t>
            </m:r>
          </m:e>
          <m:sup>
            <m:r>
              <m:rPr>
                <m:sty m:val="p"/>
              </m:rPr>
              <m:t>⊤</m:t>
            </m:r>
          </m:sup>
        </m:sSup>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r>
          <m:rPr>
            <m:sty m:val="p"/>
          </m:rPr>
          <m:t>=</m:t>
        </m:r>
        <m:sSup>
          <m:e>
            <m:r>
              <m:rPr>
                <m:sty m:val="bi"/>
              </m:rPr>
              <m:t>C</m:t>
            </m:r>
          </m:e>
          <m:sup>
            <m:r>
              <m:rPr>
                <m:sty m:val="p"/>
              </m:rPr>
              <m:t>⊤</m:t>
            </m:r>
          </m:sup>
        </m:sSup>
        <m:r>
          <m:rPr>
            <m:sty m:val="bi"/>
          </m:rPr>
          <m:t>C</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23" w:name="exm-moore-penrose-exists"/>
    <w:p>
      <w:pPr>
        <w:pStyle w:val="FirstParagraph"/>
      </w:pPr>
      <w:r>
        <w:rPr>
          <w:b/>
          <w:bCs/>
        </w:rPr>
        <w:t xml:space="preserve">Example 164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70</w:t>
        </w:r>
      </w:hyperlink>
      <w:r>
        <w:t xml:space="preserve">) gives</w:t>
      </w:r>
      <w:r>
        <w:t xml:space="preserve"> </w:t>
      </w:r>
      <m:oMath>
        <m:sSup>
          <m:e>
            <m:r>
              <m:rPr>
                <m:sty m:val="bi"/>
              </m:rPr>
              <m:t>C</m:t>
            </m:r>
          </m:e>
          <m:sup>
            <m:r>
              <m:rPr>
                <m:sty m:val="p"/>
              </m:rPr>
              <m:t>⊤</m:t>
            </m:r>
          </m:sup>
        </m:sSup>
        <m:r>
          <m:rPr>
            <m:sty m:val="bi"/>
          </m:rPr>
          <m:t>C</m:t>
        </m:r>
        <m:r>
          <m:rPr>
            <m:sty m:val="p"/>
          </m:rPr>
          <m:t>=</m:t>
        </m:r>
        <m:r>
          <m:t>1</m:t>
        </m:r>
        <m:r>
          <m:rPr>
            <m:sty m:val="p"/>
          </m:rPr>
          <m:t>+</m:t>
        </m:r>
        <m:r>
          <m:t>9</m:t>
        </m:r>
        <m:r>
          <m:rPr>
            <m:sty m:val="p"/>
          </m:rPr>
          <m:t>=</m:t>
        </m:r>
        <m:r>
          <m:t>10</m:t>
        </m:r>
      </m:oMath>
      <w:r>
        <w:t xml:space="preserve"> </w:t>
      </w:r>
      <w:r>
        <w:t xml:space="preserve">and</w:t>
      </w:r>
      <w:r>
        <w:t xml:space="preserve"> </w:t>
      </w:r>
      <m:oMath>
        <m:r>
          <m:rPr>
            <m:sty m:val="bi"/>
          </m:rPr>
          <m:t>R</m:t>
        </m:r>
        <m:sSup>
          <m:e>
            <m:r>
              <m:rPr>
                <m:sty m:val="bi"/>
              </m:rPr>
              <m:t>R</m:t>
            </m:r>
          </m:e>
          <m:sup>
            <m:r>
              <m:rPr>
                <m:sty m:val="p"/>
              </m:rPr>
              <m:t>⊤</m:t>
            </m:r>
          </m:sup>
        </m:sSup>
        <m:r>
          <m:rPr>
            <m:sty m:val="p"/>
          </m:rPr>
          <m:t>=</m:t>
        </m:r>
        <m:r>
          <m:t>1</m:t>
        </m:r>
        <m:r>
          <m:rPr>
            <m:sty m:val="p"/>
          </m:rPr>
          <m:t>+</m:t>
        </m:r>
        <m:r>
          <m:t>4</m:t>
        </m:r>
        <m:r>
          <m:rPr>
            <m:sty m:val="p"/>
          </m:rPr>
          <m:t>+</m:t>
        </m:r>
        <m:r>
          <m:t>4</m:t>
        </m:r>
        <m:r>
          <m:rPr>
            <m:sty m:val="p"/>
          </m:rPr>
          <m:t>=</m:t>
        </m:r>
        <m:r>
          <m:t>9</m:t>
        </m:r>
      </m:oMath>
      <w:r>
        <w:t xml:space="preserve">, 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r>
        <w:t xml:space="preserve"> </w:t>
      </w:r>
      <m:oMath>
        <m:r>
          <m:rPr>
            <m:sty m:val="bi"/>
          </m:rPr>
          <m:t>A</m:t>
        </m:r>
        <m:sSup>
          <m:e>
            <m:r>
              <m:rPr>
                <m:sty m:val="bi"/>
              </m:rPr>
              <m:t>A</m:t>
            </m:r>
          </m:e>
          <m:sup>
            <m:r>
              <m:rPr>
                <m:sty m:val="p"/>
              </m:rPr>
              <m:t>+</m:t>
            </m:r>
          </m:sup>
        </m:sSup>
        <m:r>
          <m:rPr>
            <m:sty m:val="p"/>
          </m:rPr>
          <m:t>=</m:t>
        </m:r>
        <m:r>
          <m:rPr>
            <m:sty m:val="bi"/>
          </m:rPr>
          <m:t>C</m:t>
        </m:r>
        <m:r>
          <m:rPr>
            <m:sty m:val="bi"/>
          </m:rPr>
          <m:t>T</m:t>
        </m:r>
        <m:sSup>
          <m:e>
            <m:r>
              <m:rPr>
                <m:sty m:val="bi"/>
              </m:rPr>
              <m:t>C</m:t>
            </m:r>
          </m:e>
          <m:sup>
            <m:r>
              <m:rPr>
                <m:sty m:val="p"/>
              </m:rPr>
              <m:t>⊤</m:t>
            </m:r>
          </m:sup>
        </m:sSup>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oMath>
      <w:r>
        <w:t xml:space="preserve">,</w:t>
      </w:r>
      <w:r>
        <w:t xml:space="preserve"> </w:t>
      </w: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23"/>
    <w:bookmarkStart w:id="524"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24"/>
    <w:bookmarkStart w:id="525" w:name="exm-consistent-system"/>
    <w:p>
      <w:pPr>
        <w:pStyle w:val="BodyText"/>
      </w:pPr>
      <w:r>
        <w:rPr>
          <w:b/>
          <w:bCs/>
        </w:rPr>
        <w:t xml:space="preserve">Example 165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4"/>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4"/>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25"/>
    <w:bookmarkStart w:id="526" w:name="thm-consistency"/>
    <w:p>
      <w:pPr>
        <w:pStyle w:val="FirstParagraph"/>
      </w:pPr>
      <w:r>
        <w:rPr>
          <w:b/>
          <w:bCs/>
        </w:rPr>
        <w:t xml:space="preserve">Theorem 90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5"/>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5"/>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5"/>
        </w:numPr>
      </w:pPr>
      <m:oMath>
        <m:r>
          <m:rPr>
            <m:sty m:val="bi"/>
          </m:rPr>
          <m:t>A</m:t>
        </m:r>
        <m:r>
          <m:rPr>
            <m:sty m:val="bi"/>
          </m:rPr>
          <m:t>G</m:t>
        </m:r>
        <m:acc>
          <m:accPr>
            <m:chr m:val="̃"/>
          </m:accPr>
          <m:e>
            <m:r>
              <m:t>b</m:t>
            </m:r>
          </m:e>
        </m:acc>
        <m:r>
          <m:rPr>
            <m:sty m:val="p"/>
          </m:rPr>
          <m:t>=</m:t>
        </m:r>
        <m:acc>
          <m:accPr>
            <m:chr m:val="̃"/>
          </m:accPr>
          <m:e>
            <m:r>
              <m:t>b</m:t>
            </m:r>
          </m:e>
        </m:acc>
      </m:oMath>
      <w:r>
        <w:t xml:space="preserve">.</w:t>
      </w:r>
    </w:p>
    <w:bookmarkEnd w:id="526"/>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87</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27" w:name="exm-consistency"/>
    <w:p>
      <w:pPr>
        <w:pStyle w:val="BodyText"/>
      </w:pPr>
      <w:r>
        <w:rPr>
          <w:b/>
          <w:bCs/>
        </w:rPr>
        <w:t xml:space="preserve">Example 166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pStyle w:val="Compact"/>
        <w:numPr>
          <w:ilvl w:val="0"/>
          <w:numId w:val="1086"/>
        </w:numPr>
      </w:pP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2</m:t>
        </m:r>
        <m:r>
          <m:rPr>
            <m:sty m:val="p"/>
          </m:rPr>
          <m:t>,</m:t>
        </m:r>
        <m:r>
          <m:t>0</m:t>
        </m:r>
        <m:r>
          <m:rPr>
            <m:sty m:val="p"/>
          </m:rPr>
          <m:t>)</m:t>
        </m:r>
        <m:r>
          <m:rPr>
            <m:sty m:val="p"/>
          </m:rPr>
          <m:t>=</m:t>
        </m:r>
        <m:acc>
          <m:accPr>
            <m:chr m:val="̃"/>
          </m:accPr>
          <m:e>
            <m:r>
              <m:t>b</m:t>
            </m:r>
          </m:e>
        </m:acc>
      </m:oMath>
      <w:r>
        <w:t xml:space="preserve">, so the system is consistent.</w:t>
      </w:r>
    </w:p>
    <w:p>
      <w:pPr>
        <w:pStyle w:val="Compact"/>
        <w:numPr>
          <w:ilvl w:val="0"/>
          <w:numId w:val="1086"/>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161</w:t>
        </w:r>
      </w:hyperlink>
      <w:r>
        <w:t xml:space="preserve"> </w:t>
      </w:r>
      <w:r>
        <w:t xml:space="preserve">found directly.</w:t>
      </w:r>
    </w:p>
    <w:bookmarkEnd w:id="527"/>
    <w:bookmarkStart w:id="528" w:name="thm-solution-set"/>
    <w:p>
      <w:pPr>
        <w:pStyle w:val="FirstParagraph"/>
      </w:pPr>
      <w:r>
        <w:rPr>
          <w:b/>
          <w:bCs/>
        </w:rPr>
        <w:t xml:space="preserve">Theorem 91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7"/>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7"/>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28"/>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85</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85</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87</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90</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29" w:name="exm-solution-set"/>
    <w:p>
      <w:pPr>
        <w:pStyle w:val="BodyText"/>
      </w:pPr>
      <w:r>
        <w:rPr>
          <w:b/>
          <w:bCs/>
        </w:rPr>
        <w:t xml:space="preserve">Example 167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r>
          <m:rPr>
            <m:sty m:val="p"/>
          </m:rPr>
          <m:t>=</m:t>
        </m:r>
        <m:r>
          <m:rPr>
            <m:sty m:val="p"/>
          </m:rPr>
          <m:t>(</m:t>
        </m:r>
        <m:r>
          <m:t>2</m:t>
        </m:r>
        <m:r>
          <m:rPr>
            <m:sty m:val="p"/>
          </m:rPr>
          <m:t>,</m:t>
        </m:r>
        <m:r>
          <m:t>0</m:t>
        </m:r>
        <m:r>
          <m:rPr>
            <m:sty m:val="p"/>
          </m:rPr>
          <m:t>)</m:t>
        </m:r>
      </m:oMath>
      <w:r>
        <w:t xml:space="preserve"> </w:t>
      </w:r>
      <w:r>
        <w:t xml:space="preserve">says directly.</w:t>
      </w:r>
    </w:p>
    <w:bookmarkEnd w:id="529"/>
    <w:bookmarkStart w:id="530"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8"/>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0"/>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90</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91</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1" w:name="exm-solution-unique"/>
    <w:p>
      <w:pPr>
        <w:pStyle w:val="BodyText"/>
      </w:pPr>
      <w:r>
        <w:rPr>
          <w:b/>
          <w:bCs/>
        </w:rPr>
        <w:t xml:space="preserve">Example 168 (Three systems)</w:t>
      </w:r>
      <w:r>
        <w:t xml:space="preserve"> </w:t>
      </w:r>
      <w:r>
        <w:t xml:space="preserve"> </w:t>
      </w:r>
    </w:p>
    <w:p>
      <w:pPr>
        <w:pStyle w:val="Compact"/>
        <w:numPr>
          <w:ilvl w:val="0"/>
          <w:numId w:val="1089"/>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pStyle w:val="Compact"/>
        <w:numPr>
          <w:ilvl w:val="0"/>
          <w:numId w:val="1089"/>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149</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pStyle w:val="Compact"/>
        <w:numPr>
          <w:ilvl w:val="0"/>
          <w:numId w:val="1089"/>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r>
        <w:t xml:space="preserve"> </w:t>
      </w:r>
      <m:oMath>
        <m:acc>
          <m:accPr>
            <m:chr m:val="̃"/>
          </m:accPr>
          <m:e>
            <m:r>
              <m:t>x</m:t>
            </m:r>
          </m:e>
        </m:acc>
        <m:r>
          <m:rPr>
            <m:sty m:val="p"/>
          </m:rPr>
          <m:t>=</m:t>
        </m:r>
        <m:sSup>
          <m:e>
            <m:r>
              <m:rPr>
                <m:sty m:val="bi"/>
              </m:rPr>
              <m:t>A</m:t>
            </m:r>
          </m:e>
          <m:sup>
            <m:r>
              <m:rPr>
                <m:sty m:val="p"/>
              </m:rPr>
              <m:t>−</m:t>
            </m:r>
            <m:r>
              <m:t>1</m:t>
            </m:r>
          </m:sup>
        </m:sSup>
        <m:r>
          <m:rPr>
            <m:sty m:val="bi"/>
          </m:rPr>
          <m:t>A</m:t>
        </m:r>
        <m:acc>
          <m:accPr>
            <m:chr m:val="̃"/>
          </m:accPr>
          <m:e>
            <m:r>
              <m:t>x</m:t>
            </m:r>
          </m:e>
        </m:acc>
        <m:r>
          <m:rPr>
            <m:sty m:val="p"/>
          </m:rPr>
          <m:t>=</m:t>
        </m:r>
        <m:acc>
          <m:accPr>
            <m:chr m:val="̃"/>
          </m:accPr>
          <m:e>
            <m:r>
              <m:t>0</m:t>
            </m:r>
          </m:e>
        </m:acc>
      </m:oMath>
      <w:r>
        <w:t xml:space="preserve">,</w:t>
      </w:r>
      <w:r>
        <w:t xml:space="preserve"> </w:t>
      </w: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1"/>
    <w:bookmarkStart w:id="532" w:name="thm-projector-generalized-inverse"/>
    <w:p>
      <w:pPr>
        <w:pStyle w:val="FirstParagraph"/>
      </w:pPr>
      <w:r>
        <w:rPr>
          <w:b/>
          <w:bCs/>
        </w:rPr>
        <w:t xml:space="preserve">Theorem 92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2"/>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83</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79</w:t>
        </w:r>
      </w:hyperlink>
      <w:r>
        <w:t xml:space="preserve">,</w:t>
      </w:r>
      <w:r>
        <w:t xml:space="preserve"> </w:t>
      </w:r>
      <w:hyperlink w:anchor="thm-generalized-inverse-invertible">
        <w:r>
          <w:rPr>
            <w:rStyle w:val="Hyperlink"/>
          </w:rPr>
          <w:t xml:space="preserve">Theorem 86</w:t>
        </w:r>
      </w:hyperlink>
      <w:r>
        <w:t xml:space="preserve">),</w:t>
      </w:r>
      <w:r>
        <w:t xml:space="preserve"> </w:t>
      </w:r>
      <w:r>
        <w:t xml:space="preserve">and it gives</w:t>
      </w:r>
      <w:r>
        <w:t xml:space="preserve"> </w:t>
      </w:r>
      <m:oMath>
        <m:r>
          <m:rPr>
            <m:sty m:val="bi"/>
          </m:rPr>
          <m:t>H</m:t>
        </m:r>
      </m:oMath>
      <w:r>
        <w:t xml:space="preserve">.</w:t>
      </w:r>
    </w:p>
    <w:bookmarkStart w:id="533" w:name="exm-projector-generalized-inverse"/>
    <w:p>
      <w:pPr>
        <w:pStyle w:val="BodyText"/>
      </w:pPr>
      <w:r>
        <w:rPr>
          <w:b/>
          <w:bCs/>
        </w:rPr>
        <w:t xml:space="preserve">Example 169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168</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150</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92</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33"/>
    <w:bookmarkEnd w:id="534"/>
    <w:bookmarkStart w:id="555" w:name="sec-solving-linear-systems"/>
    <w:p>
      <w:pPr>
        <w:pStyle w:val="Heading3"/>
      </w:pPr>
      <w:r>
        <w:t xml:space="preserve">9.3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35" name="Picture"/>
                  <a:graphic>
                    <a:graphicData uri="http://schemas.openxmlformats.org/drawingml/2006/picture">
                      <pic:pic>
                        <pic:nvPicPr>
                          <pic:cNvPr descr="/opt/quarto/share/formats/docx/note.png" id="536"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81</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59</w:t>
              </w:r>
            </w:hyperlink>
            <w:r>
              <w:t xml:space="preserve">).</w:t>
            </w:r>
          </w:p>
          <w:p/>
        </w:tc>
      </w:tr>
    </w:tbl>
    <w:bookmarkStart w:id="537"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37"/>
    <w:bookmarkStart w:id="538" w:name="exm-triangular-matrix"/>
    <w:p>
      <w:pPr>
        <w:pStyle w:val="BodyText"/>
      </w:pPr>
      <w:r>
        <w:rPr>
          <w:b/>
          <w:bCs/>
        </w:rPr>
        <w:t xml:space="preserve">Example 170 (Triangular and not)</w:t>
      </w:r>
      <w:r>
        <w:t xml:space="preserve"> </w:t>
      </w:r>
      <w:r>
        <w:t xml:space="preserve"> </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0"/>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38"/>
    <w:bookmarkStart w:id="539" w:name="thm-back-substitution"/>
    <w:p>
      <w:pPr>
        <w:pStyle w:val="FirstParagraph"/>
      </w:pPr>
      <w:r>
        <w:rPr>
          <w:b/>
          <w:bCs/>
        </w:rPr>
        <w:t xml:space="preserve">Theorem 93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39"/>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0" w:name="exm-back-substitution"/>
    <w:p>
      <w:pPr>
        <w:pStyle w:val="BodyText"/>
      </w:pPr>
      <w:r>
        <w:rPr>
          <w:b/>
          <w:bCs/>
        </w:rPr>
        <w:t xml:space="preserve">Example 171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Compact"/>
        <w:numPr>
          <w:ilvl w:val="0"/>
          <w:numId w:val="1091"/>
        </w:numPr>
      </w:pPr>
      <m:oMath>
        <m:sSub>
          <m:e>
            <m:r>
              <m:t>x</m:t>
            </m:r>
          </m:e>
          <m:sub>
            <m:r>
              <m:t>3</m:t>
            </m:r>
          </m:sub>
        </m:sSub>
        <m:r>
          <m:rPr>
            <m:sty m:val="p"/>
          </m:rPr>
          <m:t>=</m:t>
        </m:r>
        <m:f>
          <m:fPr>
            <m:type m:val="bar"/>
          </m:fPr>
          <m:num>
            <m:r>
              <m:t>1</m:t>
            </m:r>
          </m:num>
          <m:den>
            <m:r>
              <m:rPr>
                <m:sty m:val="p"/>
              </m:rPr>
              <m:t>−</m:t>
            </m:r>
            <m:r>
              <m:t>1</m:t>
            </m:r>
          </m:den>
        </m:f>
        <m:r>
          <m:rPr>
            <m:sty m:val="p"/>
          </m:rPr>
          <m:t>⋅</m:t>
        </m:r>
        <m:r>
          <m:t>1</m:t>
        </m:r>
        <m:r>
          <m:rPr>
            <m:sty m:val="p"/>
          </m:rPr>
          <m:t>=</m:t>
        </m:r>
        <m:r>
          <m:rPr>
            <m:sty m:val="p"/>
          </m:rPr>
          <m:t>−</m:t>
        </m:r>
        <m:r>
          <m:t>1</m:t>
        </m:r>
      </m:oMath>
      <w:r>
        <w:t xml:space="preserve">;</w:t>
      </w:r>
    </w:p>
    <w:p>
      <w:pPr>
        <w:pStyle w:val="Compact"/>
        <w:numPr>
          <w:ilvl w:val="0"/>
          <w:numId w:val="1091"/>
        </w:numPr>
      </w:pPr>
      <m:oMath>
        <m:sSub>
          <m:e>
            <m:r>
              <m:t>x</m:t>
            </m:r>
          </m:e>
          <m:sub>
            <m:r>
              <m:t>2</m:t>
            </m:r>
          </m:sub>
        </m:sSub>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r>
          <m:rPr>
            <m:sty m:val="p"/>
          </m:rPr>
          <m:t>=</m:t>
        </m:r>
        <m:r>
          <m:t>2</m:t>
        </m:r>
        <m:r>
          <m:rPr>
            <m:sty m:val="p"/>
          </m:rPr>
          <m:t>⋅</m:t>
        </m:r>
        <m:f>
          <m:fPr>
            <m:type m:val="lin"/>
          </m:fPr>
          <m:num>
            <m:r>
              <m:t>3</m:t>
            </m:r>
          </m:num>
          <m:den>
            <m:r>
              <m:t>2</m:t>
            </m:r>
          </m:den>
        </m:f>
        <m:r>
          <m:rPr>
            <m:sty m:val="p"/>
          </m:rPr>
          <m:t>=</m:t>
        </m:r>
        <m:r>
          <m:t>3</m:t>
        </m:r>
      </m:oMath>
      <w:r>
        <w:t xml:space="preserve">;</w:t>
      </w:r>
    </w:p>
    <w:p>
      <w:pPr>
        <w:pStyle w:val="Compact"/>
        <w:numPr>
          <w:ilvl w:val="0"/>
          <w:numId w:val="1091"/>
        </w:numPr>
      </w:pPr>
      <m:oMath>
        <m:sSub>
          <m:e>
            <m:r>
              <m:t>x</m:t>
            </m:r>
          </m:e>
          <m:sub>
            <m:r>
              <m:t>1</m:t>
            </m:r>
          </m:sub>
        </m:sSub>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r>
          <m:rPr>
            <m:sty m:val="p"/>
          </m:rPr>
          <m:t>=</m:t>
        </m:r>
        <m:f>
          <m:fPr>
            <m:type m:val="bar"/>
          </m:fPr>
          <m:num>
            <m:r>
              <m:t>1</m:t>
            </m:r>
          </m:num>
          <m:den>
            <m:r>
              <m:t>2</m:t>
            </m:r>
          </m:den>
        </m:f>
        <m:r>
          <m:rPr>
            <m:sty m:val="p"/>
          </m:rPr>
          <m:t>⋅</m:t>
        </m:r>
        <m:r>
          <m:t>4</m:t>
        </m:r>
        <m:r>
          <m:rPr>
            <m:sty m:val="p"/>
          </m:rPr>
          <m:t>=</m:t>
        </m:r>
        <m:r>
          <m:t>2</m:t>
        </m:r>
      </m:oMath>
      <w:r>
        <w:t xml:space="preserve">.</w:t>
      </w:r>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0"/>
    <w:bookmarkStart w:id="541" w:name="thm-qr"/>
    <w:p>
      <w:pPr>
        <w:pStyle w:val="BodyText"/>
      </w:pPr>
      <w:r>
        <w:rPr>
          <w:b/>
          <w:bCs/>
        </w:rPr>
        <w:t xml:space="preserve">Theorem 94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1"/>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59</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w:t>
      </w:r>
      <w:hyperlink w:anchor="def-matrix-mult">
        <w:r>
          <w:rPr>
            <w:rStyle w:val="Hyperlink"/>
          </w:rPr>
          <w:t xml:space="preserve">Definition 24</w:t>
        </w:r>
      </w:hyperlink>
      <w:r>
        <w:t xml:space="preserve">),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2" w:name="exm-qr"/>
    <w:p>
      <w:pPr>
        <w:pStyle w:val="BodyText"/>
      </w:pPr>
      <w:r>
        <w:rPr>
          <w:b/>
          <w:bCs/>
        </w:rPr>
        <w:t xml:space="preserve">Example 172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109</w:t>
        </w:r>
      </w:hyperlink>
      <w:r>
        <w:t xml:space="preserve"> </w:t>
      </w:r>
      <w:r>
        <w:t xml:space="preserve">and</w:t>
      </w:r>
      <w:r>
        <w:t xml:space="preserve"> </w:t>
      </w:r>
      <w:hyperlink w:anchor="exm-thm-gram-schmidt">
        <w:r>
          <w:rPr>
            <w:rStyle w:val="Hyperlink"/>
          </w:rPr>
          <w:t xml:space="preserve">Example 111</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r>
        <w:t xml:space="preserve"> </w:t>
      </w:r>
      <m:oMath>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r>
          <m:rPr>
            <m:sty m:val="p"/>
          </m:rPr>
          <m:t>=</m:t>
        </m:r>
        <m:r>
          <m:rPr>
            <m:sty m:val="p"/>
          </m:rPr>
          <m:t>(</m:t>
        </m:r>
        <m:r>
          <m:t>1</m:t>
        </m:r>
        <m:r>
          <m:rPr>
            <m:sty m:val="p"/>
          </m:rPr>
          <m:t>,</m:t>
        </m:r>
        <m:r>
          <m:t>0</m:t>
        </m:r>
        <m:r>
          <m:rPr>
            <m:sty m:val="p"/>
          </m:rPr>
          <m:t>,</m:t>
        </m:r>
        <m:r>
          <m:t>1</m:t>
        </m:r>
        <m:r>
          <m:rPr>
            <m:sty m:val="p"/>
          </m:rPr>
          <m:t>)</m:t>
        </m:r>
        <m:r>
          <m:rPr>
            <m:sty m:val="p"/>
          </m:rPr>
          <m:t>=</m:t>
        </m:r>
        <m:sSub>
          <m:e>
            <m:acc>
              <m:accPr>
                <m:chr m:val="̃"/>
              </m:accPr>
              <m:e>
                <m:r>
                  <m:t>a</m:t>
                </m:r>
              </m:e>
            </m:acc>
          </m:e>
          <m:sub>
            <m:r>
              <m:t>2</m:t>
            </m:r>
          </m:sub>
        </m:sSub>
      </m:oMath>
      <w:r>
        <w:t xml:space="preserve">.</w:t>
      </w:r>
    </w:p>
    <w:bookmarkEnd w:id="542"/>
    <w:bookmarkStart w:id="543" w:name="def-least-squares"/>
    <w:p>
      <w:pPr>
        <w:pStyle w:val="BodyText"/>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43"/>
    <w:bookmarkStart w:id="544" w:name="exm-least-squares"/>
    <w:p>
      <w:pPr>
        <w:pStyle w:val="BodyText"/>
      </w:pPr>
      <w:r>
        <w:rPr>
          <w:b/>
          <w:bCs/>
        </w:rPr>
        <w:t xml:space="preserve">Example 173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r>
        <w:t xml:space="preserve"> </w:t>
      </w:r>
      <m:oMath>
        <m:r>
          <m:t>​</m:t>
        </m:r>
        <m:d>
          <m:dPr>
            <m:begChr m:val="∥"/>
            <m:sepChr m:val=""/>
            <m:endChr m:val="∥"/>
            <m:grow/>
          </m:dPr>
          <m:e>
            <m:acc>
              <m:accPr>
                <m:chr m:val="̃"/>
              </m:accPr>
              <m:e>
                <m:r>
                  <m:t>b</m:t>
                </m:r>
              </m:e>
            </m:acc>
            <m:r>
              <m:rPr>
                <m:sty m:val="p"/>
              </m:rPr>
              <m:t>−</m:t>
            </m:r>
            <m:r>
              <m:rPr>
                <m:sty m:val="bi"/>
              </m:rPr>
              <m:t>A</m:t>
            </m:r>
            <m:r>
              <m:t>x</m:t>
            </m:r>
          </m:e>
        </m:d>
        <m:sSup>
          <m:e>
            <m:r>
              <m:t>​</m:t>
            </m:r>
          </m:e>
          <m:sup>
            <m:r>
              <m:t>2</m:t>
            </m:r>
          </m:sup>
        </m:sSup>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r>
          <m:rPr>
            <m:sty m:val="p"/>
          </m:rPr>
          <m:t>=</m:t>
        </m:r>
        <m:r>
          <m:t>2</m:t>
        </m:r>
        <m:r>
          <m:t> </m:t>
        </m:r>
        <m:r>
          <m:rPr>
            <m:sty m:val="p"/>
          </m:rPr>
          <m:t>(</m:t>
        </m:r>
        <m:r>
          <m:t>x</m:t>
        </m:r>
        <m:r>
          <m:rPr>
            <m:sty m:val="p"/>
          </m:rPr>
          <m:t>−</m:t>
        </m:r>
        <m:r>
          <m:t>2</m:t>
        </m:r>
        <m:sSup>
          <m:e>
            <m:r>
              <m:rPr>
                <m:sty m:val="p"/>
              </m:rPr>
              <m:t>)</m:t>
            </m:r>
          </m:e>
          <m:sup>
            <m:r>
              <m:t>2</m:t>
            </m:r>
          </m:sup>
        </m:sSup>
        <m:r>
          <m:rPr>
            <m:sty m:val="p"/>
          </m:rPr>
          <m:t>+</m:t>
        </m:r>
        <m:r>
          <m:t>2</m:t>
        </m:r>
      </m:oMath>
      <w:r>
        <w:t xml:space="preserve">,</w:t>
      </w:r>
      <w:r>
        <w:t xml:space="preserve"> </w:t>
      </w: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44"/>
    <w:bookmarkStart w:id="545" w:name="thm-normal-equations"/>
    <w:p>
      <w:pPr>
        <w:pStyle w:val="BodyText"/>
      </w:pPr>
      <w:r>
        <w:rPr>
          <w:b/>
          <w:bCs/>
        </w:rPr>
        <w:t xml:space="preserve">Theorem 95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2"/>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2"/>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2"/>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2"/>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45"/>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81</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81</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81</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85</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79</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46" w:name="exm-normal-equations"/>
    <w:p>
      <w:pPr>
        <w:pStyle w:val="FirstParagraph"/>
      </w:pPr>
      <w:r>
        <w:rPr>
          <w:b/>
          <w:bCs/>
        </w:rPr>
        <w:t xml:space="preserve">Example 174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149</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149</w:t>
        </w:r>
      </w:hyperlink>
      <w:r>
        <w:t xml:space="preserve">),</w:t>
      </w:r>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r>
          <m:rPr>
            <m:sty m:val="p"/>
          </m:rPr>
          <m:t>=</m:t>
        </m:r>
        <m:r>
          <m:rPr>
            <m:sty m:val="p"/>
          </m:rPr>
          <m:t>(</m:t>
        </m:r>
        <m:r>
          <m:t>5</m:t>
        </m:r>
        <m:r>
          <m:rPr>
            <m:sty m:val="p"/>
          </m:rPr>
          <m:t>,</m:t>
        </m:r>
        <m:r>
          <m:t>11</m:t>
        </m:r>
        <m:r>
          <m:rPr>
            <m:sty m:val="p"/>
          </m:rPr>
          <m:t>)</m:t>
        </m:r>
      </m:oMath>
      <w:r>
        <w:t xml:space="preserve">, 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46"/>
    <w:bookmarkStart w:id="547" w:name="exm-normal-equations-rank-deficient"/>
    <w:p>
      <w:pPr>
        <w:pStyle w:val="BodyText"/>
      </w:pPr>
      <w:r>
        <w:rPr>
          <w:b/>
          <w:bCs/>
        </w:rPr>
        <w:t xml:space="preserve">Example 175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r>
        <w:t xml:space="preserve"> </w:t>
      </w:r>
      <m:oMath>
        <m:r>
          <m:rPr>
            <m:sty m:val="bi"/>
          </m:rPr>
          <m:t>A</m:t>
        </m:r>
        <m:acc>
          <m:accPr>
            <m:chr m:val="̂"/>
          </m:accPr>
          <m:e>
            <m:acc>
              <m:accPr>
                <m:chr m:val="̃"/>
              </m:accPr>
              <m:e>
                <m:r>
                  <m:t>x</m:t>
                </m:r>
              </m:e>
            </m:acc>
          </m:e>
        </m:acc>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oMath>
      <w:r>
        <w:t xml:space="preserve">, as part 3 says.</w:t>
      </w:r>
    </w:p>
    <w:bookmarkEnd w:id="547"/>
    <w:bookmarkStart w:id="548" w:name="thm-qr-least-squares"/>
    <w:p>
      <w:pPr>
        <w:pStyle w:val="BodyText"/>
      </w:pPr>
      <w:r>
        <w:rPr>
          <w:b/>
          <w:bCs/>
        </w:rPr>
        <w:t xml:space="preserve">Theorem 96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94</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93</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48"/>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93</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82</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95</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r>
        <w:t xml:space="preserve"> </w:t>
      </w:r>
      <m:oMath>
        <m:r>
          <m:rPr>
            <m:sty m:val="p"/>
          </m:rPr>
          <m:t>rank</m:t>
        </m:r>
        <m:r>
          <m:rPr>
            <m:sty m:val="p"/>
          </m:rPr>
          <m:t>(</m:t>
        </m:r>
        <m:r>
          <m:rPr>
            <m:sty m:val="bi"/>
          </m:rPr>
          <m:t>A</m:t>
        </m:r>
        <m:r>
          <m:rPr>
            <m:sty m:val="p"/>
          </m:rPr>
          <m:t>)</m:t>
        </m:r>
        <m:r>
          <m:rPr>
            <m:sty m:val="p"/>
          </m:rPr>
          <m:t>=</m:t>
        </m:r>
        <m:r>
          <m:t>n</m:t>
        </m:r>
        <m:r>
          <m:rPr>
            <m:sty m:val="p"/>
          </m:rPr>
          <m:t>=</m:t>
        </m:r>
        <m:r>
          <m:t>m</m:t>
        </m:r>
      </m:oMath>
      <w:r>
        <w:t xml:space="preserve">,</w:t>
      </w:r>
      <w:r>
        <w:t xml:space="preserve"> </w:t>
      </w: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49" w:name="exm-qr-least-squares"/>
    <w:p>
      <w:pPr>
        <w:pStyle w:val="BodyText"/>
      </w:pPr>
      <w:r>
        <w:rPr>
          <w:b/>
          <w:bCs/>
        </w:rPr>
        <w:t xml:space="preserve">Example 176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174</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r>
        <w:t xml:space="preserve"> </w:t>
      </w:r>
      <m:oMath>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rPr>
            <m:sty m:val="p"/>
          </m:rPr>
          <m:t>=</m:t>
        </m:r>
        <m:f>
          <m:fPr>
            <m:type m:val="lin"/>
          </m:fPr>
          <m:num>
            <m:r>
              <m:t>6</m:t>
            </m:r>
          </m:num>
          <m:den>
            <m:rad>
              <m:radPr>
                <m:degHide m:val="on"/>
              </m:radPr>
              <m:deg/>
              <m:e>
                <m:r>
                  <m:t>3</m:t>
                </m:r>
              </m:e>
            </m:rad>
          </m:den>
        </m:f>
        <m:r>
          <m:rPr>
            <m:sty m:val="p"/>
          </m:rPr>
          <m:t>=</m:t>
        </m:r>
        <m:r>
          <m:t>2</m:t>
        </m:r>
        <m:rad>
          <m:radPr>
            <m:degHide m:val="on"/>
          </m:radPr>
          <m:deg/>
          <m:e>
            <m:r>
              <m:t>3</m:t>
            </m:r>
          </m:e>
        </m:rad>
      </m:oMath>
      <w:r>
        <w:t xml:space="preserve">,</w:t>
      </w:r>
      <w:r>
        <w:t xml:space="preserve"> </w:t>
      </w:r>
      <m:oMath>
        <m:sSub>
          <m:e>
            <m:acc>
              <m:accPr>
                <m:chr m:val="̃"/>
              </m:accPr>
              <m:e>
                <m:acc>
                  <m:accPr>
                    <m:chr m:val="̃"/>
                  </m:accPr>
                  <m:e>
                    <m:r>
                      <m:t>q</m:t>
                    </m:r>
                  </m:e>
                </m:acc>
              </m:e>
            </m:acc>
          </m:e>
          <m:sub>
            <m:r>
              <m:t>2</m:t>
            </m:r>
          </m:sub>
        </m:sSub>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r>
        <w:t xml:space="preserve"> </w:t>
      </w:r>
      <m:oMath>
        <m:sSub>
          <m:e>
            <m:r>
              <m:t>x</m:t>
            </m:r>
          </m:e>
          <m:sub>
            <m:r>
              <m:t>2</m:t>
            </m:r>
          </m:sub>
        </m:sSub>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r>
          <m:rPr>
            <m:sty m:val="p"/>
          </m:rPr>
          <m:t>=</m:t>
        </m:r>
        <m:f>
          <m:fPr>
            <m:type m:val="lin"/>
          </m:fPr>
          <m:num>
            <m:r>
              <m:t>5</m:t>
            </m:r>
          </m:num>
          <m:den>
            <m:r>
              <m:t>3</m:t>
            </m:r>
          </m:den>
        </m:f>
        <m:r>
          <m:rPr>
            <m:sty m:val="p"/>
          </m:rPr>
          <m:t>−</m:t>
        </m:r>
        <m:r>
          <m:t>1</m:t>
        </m:r>
        <m:r>
          <m:rPr>
            <m:sty m:val="p"/>
          </m:rPr>
          <m:t>=</m:t>
        </m:r>
        <m:f>
          <m:fPr>
            <m:type m:val="lin"/>
          </m:fPr>
          <m:num>
            <m:r>
              <m:t>2</m:t>
            </m:r>
          </m:num>
          <m:den>
            <m:r>
              <m:t>3</m:t>
            </m:r>
          </m:den>
        </m:f>
      </m:oMath>
      <w:r>
        <w:t xml:space="preserve">,</w:t>
      </w:r>
      <w:r>
        <w:t xml:space="preserve"> </w:t>
      </w:r>
      <w:r>
        <w:t xml:space="preserve">the solution found in</w:t>
      </w:r>
      <w:r>
        <w:t xml:space="preserve"> </w:t>
      </w:r>
      <w:hyperlink w:anchor="exm-normal-equations">
        <w:r>
          <w:rPr>
            <w:rStyle w:val="Hyperlink"/>
          </w:rPr>
          <w:t xml:space="preserve">Example 174</w:t>
        </w:r>
      </w:hyperlink>
      <w:r>
        <w:t xml:space="preserve">.</w:t>
      </w:r>
    </w:p>
    <w:bookmarkEnd w:id="549"/>
    <w:bookmarkStart w:id="550"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0"/>
    <w:bookmarkStart w:id="551" w:name="exm-lu"/>
    <w:p>
      <w:pPr>
        <w:pStyle w:val="BodyText"/>
      </w:pPr>
      <w:r>
        <w:rPr>
          <w:b/>
          <w:bCs/>
        </w:rPr>
        <w:t xml:space="preserve">Example 177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w:t>
      </w:r>
      <w:r>
        <w:t xml:space="preserve"> </w:t>
      </w:r>
      <w:hyperlink w:anchor="def-matrix-mult">
        <w:r>
          <w:rPr>
            <w:rStyle w:val="Hyperlink"/>
          </w:rPr>
          <w:t xml:space="preserve">Definition 24</w:t>
        </w:r>
      </w:hyperlink>
      <w:r>
        <w:t xml:space="preserve">,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1"/>
    <w:bookmarkStart w:id="552" w:name="exm-not-lu"/>
    <w:p>
      <w:pPr>
        <w:pStyle w:val="BodyText"/>
      </w:pPr>
      <w:r>
        <w:rPr>
          <w:b/>
          <w:bCs/>
        </w:rPr>
        <w:t xml:space="preserve">Example 178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w:t>
      </w:r>
      <w:hyperlink w:anchor="def-matrix-inverse">
        <w:r>
          <w:rPr>
            <w:rStyle w:val="Hyperlink"/>
          </w:rPr>
          <w:t xml:space="preserve">Definition 71</w:t>
        </w:r>
      </w:hyperlink>
      <w:r>
        <w:t xml:space="preserve">);</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r>
        <w:t xml:space="preserve"> </w:t>
      </w:r>
      <m:oMath>
        <m:r>
          <m:t>1</m:t>
        </m:r>
        <m:r>
          <m:rPr>
            <m:sty m:val="p"/>
          </m:rPr>
          <m:t>=</m:t>
        </m:r>
        <m:sSub>
          <m:e>
            <m:r>
              <m:t>ℓ</m:t>
            </m:r>
          </m:e>
          <m:sub>
            <m:r>
              <m:t>21</m:t>
            </m:r>
          </m:sub>
        </m:sSub>
        <m:r>
          <m:t> </m:t>
        </m:r>
        <m:sSub>
          <m:e>
            <m:r>
              <m:t>u</m:t>
            </m:r>
          </m:e>
          <m:sub>
            <m:r>
              <m:t>11</m:t>
            </m:r>
          </m:sub>
        </m:sSub>
        <m:r>
          <m:rPr>
            <m:sty m:val="p"/>
          </m:rPr>
          <m:t>=</m:t>
        </m:r>
        <m:r>
          <m:t>0</m:t>
        </m:r>
      </m:oMath>
      <w:r>
        <w:t xml:space="preserve">, 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2"/>
    <w:bookmarkStart w:id="553" w:name="thm-lu-solve"/>
    <w:p>
      <w:pPr>
        <w:pStyle w:val="BodyText"/>
      </w:pPr>
      <w:r>
        <w:rPr>
          <w:b/>
          <w:bCs/>
        </w:rPr>
        <w:t xml:space="preserve">Theorem 97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93</w:t>
        </w:r>
      </w:hyperlink>
      <w:r>
        <w:t xml:space="preserve">).</w:t>
      </w:r>
    </w:p>
    <w:bookmarkEnd w:id="553"/>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93</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r>
        <w:t xml:space="preserve"> </w:t>
      </w:r>
      <m:oMath>
        <m:r>
          <m:rPr>
            <m:sty m:val="bi"/>
          </m:rPr>
          <m:t>A</m:t>
        </m:r>
        <m:acc>
          <m:accPr>
            <m:chr m:val="̃"/>
          </m:accPr>
          <m:e>
            <m:r>
              <m:t>x</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bi"/>
          </m:rPr>
          <m:t>L</m:t>
        </m:r>
        <m:acc>
          <m:accPr>
            <m:chr m:val="̃"/>
          </m:accPr>
          <m:e>
            <m:r>
              <m:t>y</m:t>
            </m:r>
          </m:e>
        </m:acc>
        <m:r>
          <m:rPr>
            <m:sty m:val="p"/>
          </m:rPr>
          <m:t>=</m:t>
        </m:r>
        <m:acc>
          <m:accPr>
            <m:chr m:val="̃"/>
          </m:accPr>
          <m:e>
            <m:r>
              <m:t>b</m:t>
            </m:r>
          </m:e>
        </m:acc>
      </m:oMath>
      <w:r>
        <w:t xml:space="preserve"> </w:t>
      </w: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r>
        <w:t xml:space="preserve"> </w:t>
      </w:r>
      <m:oMath>
        <m:r>
          <m:rPr>
            <m:sty m:val="bi"/>
          </m:rPr>
          <m:t>L</m:t>
        </m:r>
        <m:acc>
          <m:accPr>
            <m:chr m:val="̃"/>
          </m:accPr>
          <m:e>
            <m:r>
              <m:t>y</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p"/>
          </m:rPr>
          <m:t>(</m:t>
        </m:r>
        <m:r>
          <m:rPr>
            <m:sty m:val="bi"/>
          </m:rPr>
          <m:t>L</m:t>
        </m:r>
        <m:r>
          <m:rPr>
            <m:sty m:val="bi"/>
          </m:rPr>
          <m:t>U</m:t>
        </m:r>
        <m:r>
          <m:rPr>
            <m:sty m:val="p"/>
          </m:rPr>
          <m:t>)</m:t>
        </m:r>
        <m:r>
          <m:t> </m:t>
        </m:r>
        <m:acc>
          <m:accPr>
            <m:chr m:val="̃"/>
          </m:accPr>
          <m:e>
            <m:r>
              <m:t>x</m:t>
            </m:r>
          </m:e>
        </m:acc>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54" w:name="exm-lu-solve"/>
    <w:p>
      <w:pPr>
        <w:pStyle w:val="BodyText"/>
      </w:pPr>
      <w:r>
        <w:rPr>
          <w:b/>
          <w:bCs/>
        </w:rPr>
        <w:t xml:space="preserve">Example 179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177</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r>
        <w:t xml:space="preserve"> </w:t>
      </w:r>
      <m:oMath>
        <m:sSub>
          <m:e>
            <m:r>
              <m:t>y</m:t>
            </m:r>
          </m:e>
          <m:sub>
            <m:r>
              <m:t>2</m:t>
            </m:r>
          </m:sub>
        </m:sSub>
        <m:r>
          <m:rPr>
            <m:sty m:val="p"/>
          </m:rPr>
          <m:t>=</m:t>
        </m:r>
        <m:r>
          <m:rPr>
            <m:sty m:val="p"/>
          </m:rPr>
          <m:t>−</m:t>
        </m:r>
        <m:r>
          <m:t>11</m:t>
        </m:r>
        <m:r>
          <m:rPr>
            <m:sty m:val="p"/>
          </m:rPr>
          <m:t>+</m:t>
        </m:r>
        <m:f>
          <m:fPr>
            <m:type m:val="lin"/>
          </m:fPr>
          <m:num>
            <m:r>
              <m:t>3</m:t>
            </m:r>
          </m:num>
          <m:den>
            <m:r>
              <m:t>2</m:t>
            </m:r>
          </m:den>
        </m:f>
        <m:r>
          <m:rPr>
            <m:sty m:val="p"/>
          </m:rPr>
          <m:t>⋅</m:t>
        </m:r>
        <m:r>
          <m:t>8</m:t>
        </m:r>
        <m:r>
          <m:rPr>
            <m:sty m:val="p"/>
          </m:rPr>
          <m:t>=</m:t>
        </m:r>
        <m:r>
          <m:t>1</m:t>
        </m:r>
      </m:oMath>
      <w:r>
        <w:t xml:space="preserve">,</w:t>
      </w:r>
      <w:r>
        <w:t xml:space="preserve"> </w:t>
      </w:r>
      <m:oMath>
        <m:sSub>
          <m:e>
            <m:r>
              <m:t>y</m:t>
            </m:r>
          </m:e>
          <m:sub>
            <m:r>
              <m:t>3</m:t>
            </m:r>
          </m:sub>
        </m:sSub>
        <m:r>
          <m:rPr>
            <m:sty m:val="p"/>
          </m:rPr>
          <m:t>=</m:t>
        </m:r>
        <m:r>
          <m:rPr>
            <m:sty m:val="p"/>
          </m:rPr>
          <m:t>−</m:t>
        </m:r>
        <m:r>
          <m:t>3</m:t>
        </m:r>
        <m:r>
          <m:rPr>
            <m:sty m:val="p"/>
          </m:rPr>
          <m:t>+</m:t>
        </m:r>
        <m:r>
          <m:t>8</m:t>
        </m:r>
        <m:r>
          <m:rPr>
            <m:sty m:val="p"/>
          </m:rPr>
          <m:t>−</m:t>
        </m:r>
        <m:r>
          <m:t>4</m:t>
        </m:r>
        <m:r>
          <m:rPr>
            <m:sty m:val="p"/>
          </m:rPr>
          <m:t>⋅</m:t>
        </m:r>
        <m:r>
          <m:t>1</m:t>
        </m:r>
        <m:r>
          <m:rPr>
            <m:sty m:val="p"/>
          </m:rPr>
          <m:t>=</m:t>
        </m:r>
        <m:r>
          <m:t>1</m:t>
        </m:r>
      </m:oMath>
      <w:r>
        <w:t xml:space="preserve">.</w:t>
      </w:r>
      <w:r>
        <w:t xml:space="preserve"> </w:t>
      </w: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171</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r>
        <w:t xml:space="preserve"> </w:t>
      </w:r>
      <m:oMath>
        <m:r>
          <m:rPr>
            <m:sty m:val="bi"/>
          </m:rPr>
          <m:t>A</m:t>
        </m:r>
        <m:r>
          <m:t> </m:t>
        </m:r>
        <m:r>
          <m:rPr>
            <m:sty m:val="p"/>
          </m:rPr>
          <m:t>(</m:t>
        </m:r>
        <m:r>
          <m:t>2</m:t>
        </m:r>
        <m:r>
          <m:rPr>
            <m:sty m:val="p"/>
          </m:rPr>
          <m:t>,</m:t>
        </m:r>
        <m:r>
          <m:t>3</m:t>
        </m:r>
        <m:r>
          <m:rPr>
            <m:sty m:val="p"/>
          </m:rPr>
          <m:t>,</m:t>
        </m:r>
        <m:r>
          <m:rPr>
            <m:sty m:val="p"/>
          </m:rPr>
          <m:t>−</m:t>
        </m:r>
        <m:r>
          <m:t>1</m:t>
        </m:r>
        <m:r>
          <m:rPr>
            <m:sty m:val="p"/>
          </m:rPr>
          <m:t>)</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p>
    <w:bookmarkEnd w:id="554"/>
    <w:bookmarkEnd w:id="555"/>
    <w:bookmarkStart w:id="587" w:name="sec-diagonalization"/>
    <w:p>
      <w:pPr>
        <w:pStyle w:val="Heading3"/>
      </w:pPr>
      <w:r>
        <w:t xml:space="preserve">9.4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6" name="Picture"/>
                  <a:graphic>
                    <a:graphicData uri="http://schemas.openxmlformats.org/drawingml/2006/picture">
                      <pic:pic>
                        <pic:nvPicPr>
                          <pic:cNvPr descr="/opt/quarto/share/formats/docx/note.png" id="55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58" w:name="thm-invertible-rank"/>
    <w:p>
      <w:pPr>
        <w:pStyle w:val="BodyText"/>
      </w:pPr>
      <w:r>
        <w:rPr>
          <w:b/>
          <w:bCs/>
        </w:rPr>
        <w:t xml:space="preserve">Theorem 98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58"/>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matrix-mult">
        <w:r>
          <w:rPr>
            <w:rStyle w:val="Hyperlink"/>
          </w:rPr>
          <w:t xml:space="preserve">Definition 24</w:t>
        </w:r>
      </w:hyperlink>
      <w:r>
        <w:t xml:space="preserve">),</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85</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matrix-mult">
        <w:r>
          <w:rPr>
            <w:rStyle w:val="Hyperlink"/>
          </w:rPr>
          <w:t xml:space="preserve">Definition 24</w:t>
        </w:r>
      </w:hyperlink>
      <w:r>
        <w:t xml:space="preserve">),</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59" w:name="exm-invertible-rank"/>
    <w:p>
      <w:pPr>
        <w:pStyle w:val="BodyText"/>
      </w:pPr>
      <w:r>
        <w:rPr>
          <w:b/>
          <w:bCs/>
        </w:rPr>
        <w:t xml:space="preserve">Example 180 (Rank decides invertibility)</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119</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119</w:t>
        </w:r>
      </w:hyperlink>
      <w:r>
        <w:t xml:space="preserve"> </w:t>
      </w:r>
      <w:r>
        <w:t xml:space="preserve">found.</w:t>
      </w:r>
    </w:p>
    <w:bookmarkEnd w:id="559"/>
    <w:bookmarkStart w:id="560"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0"/>
    <w:bookmarkStart w:id="561" w:name="exm-eigenspace"/>
    <w:p>
      <w:pPr>
        <w:pStyle w:val="BodyText"/>
      </w:pPr>
      <w:r>
        <w:rPr>
          <w:b/>
          <w:bCs/>
        </w:rPr>
        <w:t xml:space="preserve">Example 181 (Eigenspaces of two matrices)</w:t>
      </w:r>
      <w:r>
        <w:t xml:space="preserve"> </w:t>
      </w:r>
      <w:r>
        <w:t xml:space="preserve"> </w:t>
      </w:r>
    </w:p>
    <w:p>
      <w:pPr>
        <w:pStyle w:val="Compact"/>
        <w:numPr>
          <w:ilvl w:val="0"/>
          <w:numId w:val="1094"/>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135</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pStyle w:val="Compact"/>
        <w:numPr>
          <w:ilvl w:val="0"/>
          <w:numId w:val="1094"/>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r>
        <w:t xml:space="preserve"> </w:t>
      </w:r>
      <m:oMath>
        <m:r>
          <m:rPr>
            <m:sty m:val="bi"/>
          </m:rPr>
          <m:t>J</m:t>
        </m:r>
        <m:r>
          <m:t> </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rPr>
            <m:sty m:val="p"/>
          </m:rPr>
          <m:t>=</m:t>
        </m:r>
        <m:r>
          <m:t>0</m:t>
        </m:r>
        <m:r>
          <m:t> </m:t>
        </m:r>
        <m:r>
          <m:rPr>
            <m:sty m:val="p"/>
          </m:rPr>
          <m:t>(</m:t>
        </m:r>
        <m:r>
          <m:t>1</m:t>
        </m:r>
        <m:r>
          <m:rPr>
            <m:sty m:val="p"/>
          </m:rPr>
          <m:t>,</m:t>
        </m:r>
        <m:r>
          <m:t>0</m:t>
        </m:r>
        <m:r>
          <m:rPr>
            <m:sty m:val="p"/>
          </m:rPr>
          <m:t>)</m:t>
        </m:r>
      </m:oMath>
      <w:r>
        <w:t xml:space="preserve">, 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r>
        <w:t xml:space="preserve"> </w:t>
      </w:r>
      <m:oMath>
        <m:sSub>
          <m:e>
            <m:r>
              <m:rPr>
                <m:scr m:val="script"/>
                <m:sty m:val="p"/>
              </m:rPr>
              <m:t>E</m:t>
            </m:r>
          </m:e>
          <m:sub>
            <m:r>
              <m:t>0</m:t>
            </m:r>
          </m:sub>
        </m:sSub>
        <m:r>
          <m:rPr>
            <m:sty m:val="p"/>
          </m:rPr>
          <m:t>=</m:t>
        </m:r>
        <m:r>
          <m:rPr>
            <m:scr m:val="script"/>
            <m:sty m:val="p"/>
          </m:rPr>
          <m:t>N</m:t>
        </m:r>
        <m:r>
          <m:rPr>
            <m:sty m:val="p"/>
          </m:rPr>
          <m:t>(</m:t>
        </m:r>
        <m:r>
          <m:rPr>
            <m:sty m:val="bi"/>
          </m:rPr>
          <m:t>J</m:t>
        </m:r>
        <m:r>
          <m:rPr>
            <m:sty m:val="p"/>
          </m:rPr>
          <m:t>)</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oMath>
      <w:r>
        <w:t xml:space="preserve">, with geometric multiplicity</w:t>
      </w:r>
      <w:r>
        <w:t xml:space="preserve"> </w:t>
      </w:r>
      <m:oMath>
        <m:r>
          <m:t>1</m:t>
        </m:r>
      </m:oMath>
      <w:r>
        <w:t xml:space="preserve">.</w:t>
      </w:r>
    </w:p>
    <w:bookmarkEnd w:id="561"/>
    <w:bookmarkStart w:id="562" w:name="exm-not-eigenspace"/>
    <w:p>
      <w:pPr>
        <w:pStyle w:val="FirstParagraph"/>
      </w:pPr>
      <w:r>
        <w:rPr>
          <w:b/>
          <w:bCs/>
        </w:rPr>
        <w:t xml:space="preserve">Example 182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62"/>
    <w:bookmarkStart w:id="563" w:name="thm-eigenvalue-singular"/>
    <w:p>
      <w:pPr>
        <w:pStyle w:val="BodyText"/>
      </w:pPr>
      <w:r>
        <w:rPr>
          <w:b/>
          <w:bCs/>
        </w:rPr>
        <w:t xml:space="preserve">Theorem 99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63"/>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85</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85</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98</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64" w:name="exm-eigenvalue-singular"/>
    <w:p>
      <w:pPr>
        <w:pStyle w:val="BodyText"/>
      </w:pPr>
      <w:r>
        <w:rPr>
          <w:b/>
          <w:bCs/>
        </w:rPr>
        <w:t xml:space="preserve">Example 183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135</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 </w:t>
      </w: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98</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64"/>
    <w:bookmarkStart w:id="565" w:name="thm-eigen-shift-power"/>
    <w:p>
      <w:pPr>
        <w:pStyle w:val="BodyText"/>
      </w:pPr>
      <w:r>
        <w:rPr>
          <w:b/>
          <w:bCs/>
        </w:rPr>
        <w:t xml:space="preserve">Theorem 100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5"/>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5"/>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65"/>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85</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85</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66" w:name="exm-eigen-shift-power"/>
    <w:p>
      <w:pPr>
        <w:pStyle w:val="BodyText"/>
      </w:pPr>
      <w:r>
        <w:rPr>
          <w:b/>
          <w:bCs/>
        </w:rPr>
        <w:t xml:space="preserve">Example 184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135</w:t>
        </w:r>
      </w:hyperlink>
      <w:r>
        <w:t xml:space="preserve">):</w:t>
      </w:r>
    </w:p>
    <w:p>
      <w:pPr>
        <w:pStyle w:val="Compact"/>
        <w:numPr>
          <w:ilvl w:val="0"/>
          <w:numId w:val="1096"/>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Compact"/>
        <w:numPr>
          <w:ilvl w:val="0"/>
          <w:numId w:val="1096"/>
        </w:numPr>
      </w:pPr>
      <m:oMath>
        <m:sSup>
          <m:e>
            <m:r>
              <m:rPr>
                <m:sty m:val="bi"/>
              </m:rPr>
              <m:t>A</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t>
      </w:r>
      <w:hyperlink w:anchor="def-matrix-mult">
        <w:r>
          <w:rPr>
            <w:rStyle w:val="Hyperlink"/>
          </w:rPr>
          <w:t xml:space="preserve">Definition 24</w:t>
        </w:r>
      </w:hyperlink>
      <w:r>
        <w:t xml:space="preserve">)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66"/>
    <w:bookmarkStart w:id="567" w:name="thm-eigen-triangular"/>
    <w:p>
      <w:pPr>
        <w:pStyle w:val="FirstParagraph"/>
      </w:pPr>
      <w:r>
        <w:rPr>
          <w:b/>
          <w:bCs/>
        </w:rPr>
        <w:t xml:space="preserve">Theorem 101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6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93</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99</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7"/>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7"/>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7"/>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93</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68" w:name="exm-eigen-triangular"/>
    <w:p>
      <w:pPr>
        <w:pStyle w:val="BodyText"/>
      </w:pPr>
      <w:r>
        <w:rPr>
          <w:b/>
          <w:bCs/>
        </w:rPr>
        <w:t xml:space="preserve">Example 185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170</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r>
        <w:t xml:space="preserve"> </w:t>
      </w:r>
      <m:oMath>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oMath>
      <w:r>
        <w:t xml:space="preserve">.</w:t>
      </w:r>
      <w:r>
        <w:t xml:space="preserve"> </w:t>
      </w: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181</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68"/>
    <w:bookmarkStart w:id="569" w:name="thm-eigen-idempotent-orthogonal"/>
    <w:p>
      <w:pPr>
        <w:pStyle w:val="BodyText"/>
      </w:pPr>
      <w:r>
        <w:rPr>
          <w:b/>
          <w:bCs/>
        </w:rPr>
        <w:t xml:space="preserve">Theorem 102 (Eigenvalues of idempotent and orthogonal matrices)</w:t>
      </w:r>
      <w:r>
        <w:t xml:space="preserve"> </w:t>
      </w:r>
      <w:r>
        <w:t xml:space="preserve"> </w:t>
      </w:r>
    </w:p>
    <w:p>
      <w:pPr>
        <w:pStyle w:val="Compact"/>
        <w:numPr>
          <w:ilvl w:val="0"/>
          <w:numId w:val="1098"/>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8"/>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69"/>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100</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r>
        <w:t xml:space="preserve"> </w:t>
      </w:r>
      <m:oMath>
        <m:sSup>
          <m:e>
            <m:r>
              <m:t>λ</m:t>
            </m:r>
          </m:e>
          <m:sup>
            <m:r>
              <m:t>2</m:t>
            </m:r>
          </m:sup>
        </m:sSup>
        <m:r>
          <m:rPr>
            <m:sty m:val="p"/>
          </m:rPr>
          <m:t>−</m:t>
        </m:r>
        <m:r>
          <m:t>λ</m:t>
        </m:r>
        <m:r>
          <m:rPr>
            <m:sty m:val="p"/>
          </m:rPr>
          <m:t>=</m:t>
        </m:r>
        <m:r>
          <m:t>λ</m:t>
        </m:r>
        <m:r>
          <m:t> </m:t>
        </m:r>
        <m:r>
          <m:rPr>
            <m:sty m:val="p"/>
          </m:rPr>
          <m:t>(</m:t>
        </m:r>
        <m:r>
          <m:t>λ</m:t>
        </m:r>
        <m:r>
          <m:rPr>
            <m:sty m:val="p"/>
          </m:rPr>
          <m:t>−</m:t>
        </m:r>
        <m:r>
          <m:t>1</m:t>
        </m:r>
        <m:r>
          <m:rPr>
            <m:sty m:val="p"/>
          </m:rPr>
          <m:t>)</m:t>
        </m:r>
        <m:r>
          <m:rPr>
            <m:sty m:val="p"/>
          </m:rPr>
          <m:t>=</m:t>
        </m:r>
        <m:r>
          <m:t>0</m:t>
        </m:r>
      </m:oMath>
      <w:r>
        <w:t xml:space="preserve">,</w:t>
      </w:r>
      <w:r>
        <w:t xml:space="preserve"> </w:t>
      </w: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65</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52</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0" w:name="exm-eigen-idempotent-orthogonal"/>
    <w:p>
      <w:pPr>
        <w:pStyle w:val="BodyText"/>
      </w:pPr>
      <w:r>
        <w:rPr>
          <w:b/>
          <w:bCs/>
        </w:rPr>
        <w:t xml:space="preserve">Example 186 (Projections and reflections)</w:t>
      </w:r>
      <w:r>
        <w:t xml:space="preserve"> </w:t>
      </w:r>
      <w:r>
        <w:t xml:space="preserve"> </w:t>
      </w:r>
    </w:p>
    <w:p>
      <w:pPr>
        <w:pStyle w:val="Compact"/>
        <w:numPr>
          <w:ilvl w:val="0"/>
          <w:numId w:val="1099"/>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151</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pStyle w:val="Compact"/>
        <w:numPr>
          <w:ilvl w:val="0"/>
          <w:numId w:val="1099"/>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pStyle w:val="Compact"/>
        <w:numPr>
          <w:ilvl w:val="0"/>
          <w:numId w:val="1099"/>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125</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r>
        <w:t xml:space="preserve"> </w:t>
      </w:r>
      <m:oMath>
        <m:sSub>
          <m:e>
            <m:r>
              <m:t>v</m:t>
            </m:r>
          </m:e>
          <m:sub>
            <m:r>
              <m:t>2</m:t>
            </m:r>
          </m:sub>
        </m:sSub>
        <m:r>
          <m:rPr>
            <m:sty m:val="p"/>
          </m:rPr>
          <m:t>=</m:t>
        </m:r>
        <m:r>
          <m:t>2</m:t>
        </m:r>
        <m:sSub>
          <m:e>
            <m:r>
              <m:t>v</m:t>
            </m:r>
          </m:e>
          <m:sub>
            <m:r>
              <m:t>1</m:t>
            </m:r>
          </m:sub>
        </m:sSub>
        <m:r>
          <m:rPr>
            <m:sty m:val="p"/>
          </m:rPr>
          <m:t>=</m:t>
        </m:r>
        <m:r>
          <m:rPr>
            <m:sty m:val="p"/>
          </m:rPr>
          <m:t>−</m:t>
        </m:r>
        <m:r>
          <m:t>4</m:t>
        </m:r>
        <m:sSub>
          <m:e>
            <m:r>
              <m:t>v</m:t>
            </m:r>
          </m:e>
          <m:sub>
            <m:r>
              <m:t>2</m:t>
            </m:r>
          </m:sub>
        </m:sSub>
      </m:oMath>
      <w:r>
        <w:t xml:space="preserve">, 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0"/>
    <w:bookmarkStart w:id="571"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1"/>
    <w:bookmarkStart w:id="572"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r>
        <w:t xml:space="preserve"> </w:t>
      </w:r>
      <m:oMath>
        <m:sSup>
          <m:e>
            <m:r>
              <m:rPr>
                <m:sty m:val="bi"/>
              </m:rPr>
              <m:t>P</m:t>
            </m:r>
          </m:e>
          <m:sup>
            <m:r>
              <m:rPr>
                <m:sty m:val="p"/>
              </m:rPr>
              <m:t>−</m:t>
            </m:r>
            <m:r>
              <m:t>1</m:t>
            </m:r>
          </m:sup>
        </m:sSup>
        <m:r>
          <m:rPr>
            <m:sty m:val="bi"/>
          </m:rPr>
          <m:t>P</m:t>
        </m:r>
        <m:r>
          <m:rPr>
            <m:sty m:val="p"/>
          </m:rPr>
          <m:t>=</m:t>
        </m:r>
        <m:r>
          <m:rPr>
            <m:sty m:val="bi"/>
          </m:rPr>
          <m:t>P</m:t>
        </m:r>
        <m:sSup>
          <m:e>
            <m:r>
              <m:rPr>
                <m:sty m:val="bi"/>
              </m:rPr>
              <m:t>P</m:t>
            </m:r>
          </m:e>
          <m:sup>
            <m:r>
              <m:rPr>
                <m:sty m:val="p"/>
              </m:rPr>
              <m:t>−</m:t>
            </m:r>
            <m:r>
              <m:t>1</m:t>
            </m:r>
          </m:sup>
        </m:sSup>
        <m:r>
          <m:rPr>
            <m:sty m:val="p"/>
          </m:rPr>
          <m:t>=</m:t>
        </m:r>
        <m:sSub>
          <m:e>
            <m:r>
              <m:rPr>
                <m:sty m:val="bi"/>
              </m:rPr>
              <m:t>I</m:t>
            </m:r>
          </m:e>
          <m:sub>
            <m:r>
              <m:t>p</m:t>
            </m:r>
          </m:sub>
        </m:sSub>
      </m:oMath>
      <w:r>
        <w:t xml:space="preserve"> </w:t>
      </w:r>
      <w:r>
        <w:t xml:space="preserve">(</w:t>
      </w:r>
      <w:hyperlink w:anchor="def-matrix-inverse">
        <w:r>
          <w:rPr>
            <w:rStyle w:val="Hyperlink"/>
          </w:rPr>
          <w:t xml:space="preserve">Definition 71</w:t>
        </w:r>
      </w:hyperlink>
      <w:r>
        <w:t xml:space="preserve">)</w:t>
      </w:r>
      <w:r>
        <w:t xml:space="preserve"> </w:t>
      </w: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BodyText"/>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72"/>
    <w:bookmarkStart w:id="573" w:name="exm-similar"/>
    <w:p>
      <w:pPr>
        <w:pStyle w:val="BodyText"/>
      </w:pPr>
      <w:r>
        <w:rPr>
          <w:b/>
          <w:bCs/>
        </w:rPr>
        <w:t xml:space="preserve">Example 187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r>
        <w:t xml:space="preserve"> </w:t>
      </w:r>
      <m:oMath>
        <m:r>
          <m:rPr>
            <m:sty m:val="bi"/>
          </m:rPr>
          <m:t>P</m:t>
        </m:r>
        <m:r>
          <m:t> </m:t>
        </m:r>
        <m:r>
          <m:rPr>
            <m:sty m:val="p"/>
          </m:rPr>
          <m:t>(</m:t>
        </m:r>
        <m:f>
          <m:fPr>
            <m:type m:val="lin"/>
          </m:fPr>
          <m:num>
            <m:r>
              <m:t>1</m:t>
            </m:r>
          </m:num>
          <m:den>
            <m:r>
              <m:t>2</m:t>
            </m:r>
          </m:den>
        </m:f>
        <m:r>
          <m:t> </m:t>
        </m:r>
        <m:r>
          <m:rPr>
            <m:sty m:val="bi"/>
          </m:rPr>
          <m:t>P</m:t>
        </m:r>
        <m:r>
          <m:rPr>
            <m:sty m:val="p"/>
          </m:rPr>
          <m:t>)</m:t>
        </m:r>
        <m:r>
          <m:rPr>
            <m:sty m:val="p"/>
          </m:rPr>
          <m:t>=</m:t>
        </m:r>
        <m:f>
          <m:fPr>
            <m:type m:val="lin"/>
          </m:fPr>
          <m:num>
            <m:r>
              <m:t>1</m:t>
            </m:r>
          </m:num>
          <m:den>
            <m:r>
              <m:t>2</m:t>
            </m:r>
          </m:den>
        </m:f>
        <m:r>
          <m:t> </m:t>
        </m:r>
        <m:sSup>
          <m:e>
            <m:r>
              <m:rPr>
                <m:sty m:val="bi"/>
              </m:rPr>
              <m:t>P</m:t>
            </m:r>
          </m:e>
          <m:sup>
            <m:r>
              <m:t>2</m:t>
            </m:r>
          </m:sup>
        </m:sSup>
        <m:r>
          <m:rPr>
            <m:sty m:val="p"/>
          </m:rPr>
          <m:t>=</m:t>
        </m:r>
        <m:sSub>
          <m:e>
            <m:r>
              <m:rPr>
                <m:sty m:val="bi"/>
              </m:rPr>
              <m:t>I</m:t>
            </m:r>
          </m:e>
          <m:sub>
            <m:r>
              <m:t>2</m:t>
            </m:r>
          </m:sub>
        </m:sSub>
      </m:oMath>
      <w:r>
        <w:t xml:space="preserve"> </w:t>
      </w: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85</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w:t>
      </w:r>
      <w:hyperlink w:anchor="def-matrix-inverse">
        <w:r>
          <w:rPr>
            <w:rStyle w:val="Hyperlink"/>
          </w:rPr>
          <w:t xml:space="preserve">Definition 71</w:t>
        </w:r>
      </w:hyperlink>
      <w:r>
        <w:t xml:space="preserve">).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85</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r>
        <w:t xml:space="preserve"> </w:t>
      </w:r>
      <m:oMath>
        <m:sSup>
          <m:e>
            <m:r>
              <m:rPr>
                <m:sty m:val="bi"/>
              </m:rPr>
              <m:t>P</m:t>
            </m:r>
          </m:e>
          <m:sup>
            <m:r>
              <m:rPr>
                <m:sty m:val="p"/>
              </m:rPr>
              <m:t>−</m:t>
            </m:r>
            <m:r>
              <m:t>1</m:t>
            </m:r>
          </m:sup>
        </m:sSup>
        <m:sSub>
          <m:e>
            <m:r>
              <m:rPr>
                <m:sty m:val="bi"/>
              </m:rPr>
              <m:t>I</m:t>
            </m:r>
          </m:e>
          <m:sub>
            <m:r>
              <m:t>p</m:t>
            </m:r>
          </m:sub>
        </m:sSub>
        <m:r>
          <m:rPr>
            <m:sty m:val="bi"/>
          </m:rPr>
          <m:t>P</m:t>
        </m:r>
        <m:r>
          <m:rPr>
            <m:sty m:val="p"/>
          </m:rPr>
          <m:t>=</m:t>
        </m:r>
        <m:sSup>
          <m:e>
            <m:r>
              <m:rPr>
                <m:sty m:val="bi"/>
              </m:rPr>
              <m:t>P</m:t>
            </m:r>
          </m:e>
          <m:sup>
            <m:r>
              <m:rPr>
                <m:sty m:val="p"/>
              </m:rPr>
              <m:t>−</m:t>
            </m:r>
            <m:r>
              <m:t>1</m:t>
            </m:r>
          </m:sup>
        </m:sSup>
        <m:r>
          <m:rPr>
            <m:sty m:val="bi"/>
          </m:rPr>
          <m:t>P</m:t>
        </m:r>
        <m:r>
          <m:rPr>
            <m:sty m:val="p"/>
          </m:rPr>
          <m:t>=</m:t>
        </m:r>
        <m:sSub>
          <m:e>
            <m:r>
              <m:rPr>
                <m:sty m:val="bi"/>
              </m:rPr>
              <m:t>I</m:t>
            </m:r>
          </m:e>
          <m:sub>
            <m:r>
              <m:t>p</m:t>
            </m:r>
          </m:sub>
        </m:sSub>
      </m:oMath>
      <w:r>
        <w:t xml:space="preserve"> </w:t>
      </w: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w:t>
      </w:r>
      <w:r>
        <w:t xml:space="preserve"> </w:t>
      </w:r>
      <w:hyperlink w:anchor="def-matrix-inverse">
        <w:r>
          <w:rPr>
            <w:rStyle w:val="Hyperlink"/>
          </w:rPr>
          <w:t xml:space="preserve">Definition 71</w:t>
        </w:r>
      </w:hyperlink>
      <w:r>
        <w:t xml:space="preserve">).</w:t>
      </w:r>
    </w:p>
    <w:bookmarkEnd w:id="573"/>
    <w:bookmarkStart w:id="574" w:name="thm-similar-eigenvalues"/>
    <w:p>
      <w:pPr>
        <w:pStyle w:val="BodyText"/>
      </w:pPr>
      <w:r>
        <w:rPr>
          <w:b/>
          <w:bCs/>
        </w:rPr>
        <w:t xml:space="preserve">Theorem 103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7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85</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v</m:t>
            </m:r>
          </m:e>
        </m:acc>
        <m:r>
          <m:rPr>
            <m:sty m:val="p"/>
          </m:rPr>
          <m:t>=</m:t>
        </m:r>
        <m:sSub>
          <m:e>
            <m:r>
              <m:rPr>
                <m:sty m:val="bi"/>
              </m:rPr>
              <m:t>I</m:t>
            </m:r>
          </m:e>
          <m:sub>
            <m:r>
              <m:t>p</m:t>
            </m:r>
          </m:sub>
        </m:sSub>
        <m:acc>
          <m:accPr>
            <m:chr m:val="̃"/>
          </m:accPr>
          <m:e>
            <m:r>
              <m:t>v</m:t>
            </m:r>
          </m:e>
        </m:acc>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r>
          <m:rPr>
            <m:sty m:val="p"/>
          </m:rPr>
          <m:t>=</m:t>
        </m:r>
        <m:r>
          <m:rPr>
            <m:sty m:val="bi"/>
          </m:rPr>
          <m:t>P</m:t>
        </m:r>
        <m:r>
          <m:t> </m:t>
        </m:r>
        <m:acc>
          <m:accPr>
            <m:chr m:val="̃"/>
          </m:accPr>
          <m:e>
            <m:r>
              <m:t>0</m:t>
            </m:r>
          </m:e>
        </m:acc>
        <m:r>
          <m:rPr>
            <m:sty m:val="p"/>
          </m:rPr>
          <m:t>=</m:t>
        </m:r>
        <m:acc>
          <m:accPr>
            <m:chr m:val="̃"/>
          </m:accPr>
          <m:e>
            <m:r>
              <m:t>0</m:t>
            </m:r>
          </m:e>
        </m:acc>
      </m:oMath>
      <w:r>
        <w:t xml:space="preserve"> </w:t>
      </w:r>
      <w:r>
        <w:t xml:space="preserve">(</w:t>
      </w:r>
      <w:hyperlink w:anchor="thm-identity">
        <w:r>
          <w:rPr>
            <w:rStyle w:val="Hyperlink"/>
          </w:rPr>
          <w:t xml:space="preserve">Theorem 10</w:t>
        </w:r>
      </w:hyperlink>
      <w:r>
        <w:t xml:space="preserve">,</w:t>
      </w:r>
      <w:r>
        <w:t xml:space="preserve"> </w:t>
      </w:r>
      <w:hyperlink w:anchor="def-matrix-inverse">
        <w:r>
          <w:rPr>
            <w:rStyle w:val="Hyperlink"/>
          </w:rPr>
          <w:t xml:space="preserve">Definition 71</w:t>
        </w:r>
      </w:hyperlink>
      <w:r>
        <w:t xml:space="preserve">,</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oMath>
      <w:r>
        <w:t xml:space="preserve">,</w:t>
      </w:r>
      <w:r>
        <w:t xml:space="preserve"> </w:t>
      </w: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r>
        <w:t xml:space="preserve"> </w:t>
      </w:r>
      <m:oMath>
        <m:r>
          <m:rPr>
            <m:sty m:val="bi"/>
          </m:rPr>
          <m:t>P</m:t>
        </m:r>
        <m:acc>
          <m:accPr>
            <m:chr m:val="̃"/>
          </m:accPr>
          <m:e>
            <m:r>
              <m:t>w</m:t>
            </m:r>
          </m:e>
        </m:acc>
        <m:r>
          <m:rPr>
            <m:sty m:val="p"/>
          </m:rPr>
          <m:t>=</m:t>
        </m:r>
        <m:r>
          <m:rPr>
            <m:sty m:val="bi"/>
          </m:rPr>
          <m:t>P</m:t>
        </m:r>
        <m:sSup>
          <m:e>
            <m:r>
              <m:rPr>
                <m:sty m:val="bi"/>
              </m:rPr>
              <m:t>P</m:t>
            </m:r>
          </m:e>
          <m:sup>
            <m:r>
              <m:rPr>
                <m:sty m:val="p"/>
              </m:rPr>
              <m:t>−</m:t>
            </m:r>
            <m:r>
              <m:t>1</m:t>
            </m:r>
          </m:sup>
        </m:sSup>
        <m:acc>
          <m:accPr>
            <m:chr m:val="̃"/>
          </m:accPr>
          <m:e>
            <m:r>
              <m:t>v</m:t>
            </m:r>
          </m:e>
        </m:acc>
        <m:r>
          <m:rPr>
            <m:sty m:val="p"/>
          </m:rPr>
          <m:t>=</m:t>
        </m:r>
        <m:acc>
          <m:accPr>
            <m:chr m:val="̃"/>
          </m:accPr>
          <m:e>
            <m:r>
              <m:t>v</m:t>
            </m:r>
          </m:e>
        </m:acc>
      </m:oMath>
      <w:r>
        <w:t xml:space="preserve"> </w:t>
      </w:r>
      <w:r>
        <w:t xml:space="preserve">(</w:t>
      </w:r>
      <w:hyperlink w:anchor="thm-matmul-assoc">
        <w:r>
          <w:rPr>
            <w:rStyle w:val="Hyperlink"/>
          </w:rPr>
          <w:t xml:space="preserve">Theorem 8</w:t>
        </w:r>
      </w:hyperlink>
      <w:r>
        <w:t xml:space="preserve">,</w:t>
      </w:r>
      <w:r>
        <w:t xml:space="preserve"> </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p>
    <w:bookmarkStart w:id="575" w:name="exm-similar-eigenvalues"/>
    <w:p>
      <w:pPr>
        <w:pStyle w:val="BodyText"/>
      </w:pPr>
      <w:r>
        <w:rPr>
          <w:b/>
          <w:bCs/>
        </w:rPr>
        <w:t xml:space="preserve">Example 188 (Eigenvectors carried across a similarity)</w:t>
      </w:r>
      <w:r>
        <w:t xml:space="preserve"> </w:t>
      </w:r>
      <w:r>
        <w:t xml:space="preserve">In</w:t>
      </w:r>
      <w:r>
        <w:t xml:space="preserve"> </w:t>
      </w:r>
      <w:hyperlink w:anchor="exm-similar">
        <w:r>
          <w:rPr>
            <w:rStyle w:val="Hyperlink"/>
          </w:rPr>
          <w:t xml:space="preserve">Example 187</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135</w:t>
        </w:r>
      </w:hyperlink>
      <w:r>
        <w:t xml:space="preserve">.</w:t>
      </w:r>
    </w:p>
    <w:bookmarkEnd w:id="575"/>
    <w:bookmarkStart w:id="576" w:name="thm-eigenvectors-independent"/>
    <w:p>
      <w:pPr>
        <w:pStyle w:val="BodyText"/>
      </w:pPr>
      <w:r>
        <w:rPr>
          <w:b/>
          <w:bCs/>
        </w:rPr>
        <w:t xml:space="preserve">Theorem 104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76"/>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100</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77" w:name="exm-eigenvectors-independent"/>
    <w:p>
      <w:pPr>
        <w:pStyle w:val="BodyText"/>
      </w:pPr>
      <w:r>
        <w:rPr>
          <w:b/>
          <w:bCs/>
        </w:rPr>
        <w:t xml:space="preserve">Example 189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135</w:t>
        </w:r>
      </w:hyperlink>
      <w:r>
        <w:t xml:space="preserve"> </w:t>
      </w:r>
      <w:r>
        <w:t xml:space="preserve">are linearly independent, as</w:t>
      </w:r>
      <w:r>
        <w:t xml:space="preserve"> </w:t>
      </w:r>
      <w:hyperlink w:anchor="thm-eigenvectors-independent">
        <w:r>
          <w:rPr>
            <w:rStyle w:val="Hyperlink"/>
          </w:rPr>
          <w:t xml:space="preserve">Theorem 104</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w:t>
      </w:r>
      <w:r>
        <w:t xml:space="preserve"> </w:t>
      </w: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77"/>
    <w:bookmarkStart w:id="578"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78"/>
    <w:bookmarkStart w:id="579" w:name="exm-diagonalizable"/>
    <w:p>
      <w:pPr>
        <w:pStyle w:val="BodyText"/>
      </w:pPr>
      <w:r>
        <w:rPr>
          <w:b/>
          <w:bCs/>
        </w:rPr>
        <w:t xml:space="preserve">Example 190 (Diagonalizable and not)</w:t>
      </w:r>
      <w:r>
        <w:t xml:space="preserve"> </w:t>
      </w:r>
      <w:r>
        <w:t xml:space="preserve"> </w:t>
      </w:r>
    </w:p>
    <w:p>
      <w:pPr>
        <w:pStyle w:val="Compact"/>
        <w:numPr>
          <w:ilvl w:val="0"/>
          <w:numId w:val="110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187</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pStyle w:val="Compact"/>
        <w:numPr>
          <w:ilvl w:val="0"/>
          <w:numId w:val="1100"/>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101</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103</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181</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r>
        <w:t xml:space="preserve"> </w:t>
      </w:r>
      <m:oMath>
        <m:r>
          <m:rPr>
            <m:sty m:val="bi"/>
          </m:rPr>
          <m:t>J</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r>
          <m:rPr>
            <m:sty m:val="p"/>
          </m:rPr>
          <m:t>=</m:t>
        </m:r>
        <m:sSub>
          <m:e>
            <m:r>
              <m:rPr>
                <m:sty m:val="b"/>
              </m:rPr>
              <m:t>0</m:t>
            </m:r>
          </m:e>
          <m:sub>
            <m:r>
              <m:t>2</m:t>
            </m:r>
            <m:r>
              <m:rPr>
                <m:sty m:val="p"/>
              </m:rPr>
              <m:t>×</m:t>
            </m:r>
            <m:r>
              <m:t>2</m:t>
            </m:r>
          </m:sub>
        </m:sSub>
      </m:oMath>
      <w:r>
        <w:t xml:space="preserve"> </w:t>
      </w:r>
      <w:r>
        <w:t xml:space="preserve">(</w:t>
      </w:r>
      <w:hyperlink w:anchor="def-matrix-mult">
        <w:r>
          <w:rPr>
            <w:rStyle w:val="Hyperlink"/>
          </w:rPr>
          <w:t xml:space="preserve">Definition 24</w:t>
        </w:r>
      </w:hyperlink>
      <w:r>
        <w:t xml:space="preserve">),</w:t>
      </w:r>
      <w:r>
        <w:t xml:space="preserve"> </w:t>
      </w:r>
      <w:r>
        <w:t xml:space="preserve">which it is not.</w:t>
      </w:r>
    </w:p>
    <w:bookmarkEnd w:id="579"/>
    <w:bookmarkStart w:id="580" w:name="thm-diagonalizable"/>
    <w:p>
      <w:pPr>
        <w:pStyle w:val="FirstParagraph"/>
      </w:pPr>
      <w:r>
        <w:rPr>
          <w:b/>
          <w:bCs/>
        </w:rPr>
        <w:t xml:space="preserve">Theorem 105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w:t>
      </w:r>
      <w:hyperlink w:anchor="def-matrix-mult">
        <w:r>
          <w:rPr>
            <w:rStyle w:val="Hyperlink"/>
          </w:rPr>
          <w:t xml:space="preserve">Definition 24</w:t>
        </w:r>
      </w:hyperlink>
      <w:r>
        <w:t xml:space="preserve">),</w:t>
      </w:r>
      <w:r>
        <w:t xml:space="preserve"> </w:t>
      </w:r>
      <w:r>
        <w:t xml:space="preserve">which is</w:t>
      </w:r>
      <w:r>
        <w:t xml:space="preserve"> </w:t>
      </w:r>
      <m:oMath>
        <m:r>
          <m:rPr>
            <m:sty m:val="bi"/>
          </m:rPr>
          <m:t>X</m:t>
        </m:r>
        <m:r>
          <m:t> </m:t>
        </m:r>
        <m:r>
          <m:rPr>
            <m:sty m:val="p"/>
          </m:rPr>
          <m:t>(</m:t>
        </m:r>
        <m:sSub>
          <m:e>
            <m:r>
              <m:t>λ</m:t>
            </m:r>
          </m:e>
          <m:sub>
            <m:r>
              <m:t>j</m:t>
            </m:r>
          </m:sub>
        </m:sSub>
        <m:sSub>
          <m:e>
            <m:acc>
              <m:accPr>
                <m:chr m:val="̃"/>
              </m:accPr>
              <m:e>
                <m:r>
                  <m:t>e</m:t>
                </m:r>
              </m:e>
            </m:acc>
          </m:e>
          <m:sub>
            <m:r>
              <m:t>j</m:t>
            </m:r>
          </m:sub>
        </m:sSub>
        <m:r>
          <m:rPr>
            <m:sty m:val="p"/>
          </m:rPr>
          <m:t>)</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r>
          <m:rPr>
            <m:sty m:val="p"/>
          </m:rPr>
          <m:t>=</m:t>
        </m:r>
        <m:sSub>
          <m:e>
            <m:r>
              <m:t>λ</m:t>
            </m:r>
          </m:e>
          <m:sub>
            <m:r>
              <m:t>j</m:t>
            </m:r>
          </m:sub>
        </m:sSub>
        <m:sSub>
          <m:e>
            <m:acc>
              <m:accPr>
                <m:chr m:val="̃"/>
              </m:accPr>
              <m:e>
                <m:r>
                  <m:t>x</m:t>
                </m:r>
              </m:e>
            </m:acc>
          </m:e>
          <m:sub>
            <m:r>
              <m:t>j</m:t>
            </m:r>
          </m:sub>
        </m:sSub>
      </m:oMath>
      <w:r>
        <w:t xml:space="preserve"> </w:t>
      </w:r>
      <w:r>
        <w:t xml:space="preserve">(</w:t>
      </w:r>
      <w:hyperlink w:anchor="thm-scalar-matmul">
        <w:r>
          <w:rPr>
            <w:rStyle w:val="Hyperlink"/>
          </w:rPr>
          <w:t xml:space="preserve">Theorem 85</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1"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98</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82" w:name="exm-thm-diagonalizable"/>
    <w:p>
      <w:pPr>
        <w:pStyle w:val="BodyText"/>
      </w:pPr>
      <w:r>
        <w:rPr>
          <w:b/>
          <w:bCs/>
        </w:rPr>
        <w:t xml:space="preserve">Example 191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189</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187</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181</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82"/>
    <w:bookmarkStart w:id="583"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8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104</w:t>
        </w:r>
      </w:hyperlink>
      <w:r>
        <w:t xml:space="preserve">),</w:t>
      </w:r>
      <w:r>
        <w:t xml:space="preserve"> </w:t>
      </w:r>
      <w:r>
        <w:t xml:space="preserve">so the matrix is diagonalizable (</w:t>
      </w:r>
      <w:hyperlink w:anchor="thm-diagonalizable">
        <w:r>
          <w:rPr>
            <w:rStyle w:val="Hyperlink"/>
          </w:rPr>
          <w:t xml:space="preserve">Theorem 105</w:t>
        </w:r>
      </w:hyperlink>
      <w:r>
        <w:t xml:space="preserve">).</w:t>
      </w:r>
    </w:p>
    <w:bookmarkStart w:id="584" w:name="exm-distinct-diagonalizable"/>
    <w:p>
      <w:pPr>
        <w:pStyle w:val="BodyText"/>
      </w:pPr>
      <w:r>
        <w:rPr>
          <w:b/>
          <w:bCs/>
        </w:rPr>
        <w:t xml:space="preserve">Example 192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185</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101</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84"/>
    <w:bookmarkStart w:id="585" w:name="thm-diagonalizable-powers"/>
    <w:p>
      <w:pPr>
        <w:pStyle w:val="BodyText"/>
      </w:pPr>
      <w:r>
        <w:rPr>
          <w:b/>
          <w:bCs/>
        </w:rPr>
        <w:t xml:space="preserve">Theorem 106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8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w:t>
      </w:r>
      <w:hyperlink w:anchor="def-matrix-mult">
        <w:r>
          <w:rPr>
            <w:rStyle w:val="Hyperlink"/>
          </w:rPr>
          <w:t xml:space="preserve">Definition 24</w:t>
        </w:r>
      </w:hyperlink>
      <w:r>
        <w:t xml:space="preserve">),</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86" w:name="exm-diagonalizable-powers"/>
    <w:p>
      <w:pPr>
        <w:pStyle w:val="FirstParagraph"/>
      </w:pPr>
      <w:r>
        <w:rPr>
          <w:b/>
          <w:bCs/>
        </w:rPr>
        <w:t xml:space="preserve">Example 193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191</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187</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106</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85</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184</w:t>
        </w:r>
      </w:hyperlink>
      <w:r>
        <w:t xml:space="preserve">.</w:t>
      </w:r>
    </w:p>
    <w:bookmarkEnd w:id="586"/>
    <w:bookmarkEnd w:id="587"/>
    <w:bookmarkStart w:id="607" w:name="sec-cholesky"/>
    <w:p>
      <w:pPr>
        <w:pStyle w:val="Heading3"/>
      </w:pPr>
      <w:r>
        <w:t xml:space="preserve">9.5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8" name="Picture"/>
                  <a:graphic>
                    <a:graphicData uri="http://schemas.openxmlformats.org/drawingml/2006/picture">
                      <pic:pic>
                        <pic:nvPicPr>
                          <pic:cNvPr descr="/opt/quarto/share/formats/docx/note.png" id="589"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source’s eigenvalue and quadratic-form characterizations of definiteness</w:t>
            </w:r>
            <w:r>
              <w:t xml:space="preserve"> </w:t>
            </w:r>
            <w:r>
              <w:t xml:space="preserve">are already on this page (</w:t>
            </w:r>
            <w:hyperlink w:anchor="thm-definite-eigenvalues">
              <w:r>
                <w:rPr>
                  <w:rStyle w:val="Hyperlink"/>
                </w:rPr>
                <w:t xml:space="preserve">Theorem 73</w:t>
              </w:r>
            </w:hyperlink>
            <w:r>
              <w:t xml:space="preserve">).</w:t>
            </w:r>
            <w:r>
              <w:t xml:space="preserve"> </w:t>
            </w:r>
            <w:r>
              <w:t xml:space="preserve">These parts of the source are left out:</w:t>
            </w:r>
          </w:p>
          <w:p>
            <w:pPr>
              <w:pStyle w:val="Compact"/>
              <w:numPr>
                <w:ilvl w:val="0"/>
                <w:numId w:val="1101"/>
              </w:numPr>
            </w:pPr>
            <w:r>
              <w:t xml:space="preserve">its covariance test, which needs probability</w:t>
            </w:r>
          </w:p>
          <w:p>
            <w:pPr>
              <w:pStyle w:val="Compact"/>
              <w:numPr>
                <w:ilvl w:val="0"/>
                <w:numId w:val="1101"/>
              </w:numPr>
            </w:pPr>
            <w:r>
              <w:t xml:space="preserve">its material on minimization</w:t>
            </w:r>
          </w:p>
          <w:p>
            <w:pPr>
              <w:pStyle w:val="Compact"/>
              <w:numPr>
                <w:ilvl w:val="0"/>
                <w:numId w:val="1101"/>
              </w:numPr>
            </w:pPr>
            <w:r>
              <w:t xml:space="preserve">its positive semidefinite version of the Schur complement test</w:t>
            </w:r>
          </w:p>
          <w:p>
            <w:pPr>
              <w:pStyle w:val="Compact"/>
              <w:numPr>
                <w:ilvl w:val="0"/>
                <w:numId w:val="1101"/>
              </w:numPr>
            </w:pPr>
            <w:r>
              <w:t xml:space="preserve">its pivot test</w:t>
            </w:r>
          </w:p>
          <w:p>
            <w:pPr>
              <w:pStyle w:val="Compact"/>
              <w:numPr>
                <w:ilvl w:val="0"/>
                <w:numId w:val="1101"/>
              </w:numPr>
            </w:pPr>
            <w:r>
              <w:t xml:space="preserve">its Hadamard-product</w:t>
            </w:r>
            <w:r>
              <w:t xml:space="preserve"> </w:t>
            </w:r>
            <w:r>
              <w:t xml:space="preserve">“Schur lemma”</w:t>
            </w:r>
          </w:p>
          <w:p>
            <w:pPr>
              <w:pStyle w:val="Compact"/>
              <w:numPr>
                <w:ilvl w:val="0"/>
                <w:numId w:val="1101"/>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0" w:name="thm-pd-gram"/>
    <w:p>
      <w:pPr>
        <w:pStyle w:val="BodyText"/>
      </w:pPr>
      <w:r>
        <w:rPr>
          <w:b/>
          <w:bCs/>
        </w:rPr>
        <w:t xml:space="preserve">Theorem 107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2"/>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2"/>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r>
        <w:t xml:space="preserve"> </w:t>
      </w:r>
      <m:oMath>
        <m:sSup>
          <m:e>
            <m:r>
              <m:rPr>
                <m:sty m:val="p"/>
              </m:rPr>
              <m:t>(</m:t>
            </m:r>
            <m:sSup>
              <m:e>
                <m:r>
                  <m:rPr>
                    <m:sty m:val="bi"/>
                  </m:rPr>
                  <m:t>B</m:t>
                </m:r>
              </m:e>
              <m:sup>
                <m:r>
                  <m:rPr>
                    <m:sty m:val="p"/>
                  </m:rPr>
                  <m:t>⊤</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r>
          <m:rPr>
            <m:sty m:val="p"/>
          </m:rPr>
          <m:t>=</m:t>
        </m:r>
        <m:sSup>
          <m:e>
            <m:r>
              <m:rPr>
                <m:sty m:val="bi"/>
              </m:rPr>
              <m:t>B</m:t>
            </m:r>
          </m:e>
          <m:sup>
            <m:r>
              <m:rPr>
                <m:sty m:val="p"/>
              </m:rPr>
              <m:t>⊤</m:t>
            </m:r>
          </m:sup>
        </m:sSup>
        <m:r>
          <m:rPr>
            <m:sty m:val="bi"/>
          </m:rPr>
          <m:t>B</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52</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52</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106</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61</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98</w:t>
        </w:r>
      </w:hyperlink>
      <w:r>
        <w:t xml:space="preserve">,</w:t>
      </w:r>
      <w:r>
        <w:t xml:space="preserve"> </w:t>
      </w:r>
      <w:hyperlink w:anchor="def-rank">
        <w:r>
          <w:rPr>
            <w:rStyle w:val="Hyperlink"/>
          </w:rPr>
          <w:t xml:space="preserve">Definition 38</w:t>
        </w:r>
      </w:hyperlink>
      <w:r>
        <w:t xml:space="preserve">).</w:t>
      </w:r>
    </w:p>
    <w:bookmarkStart w:id="591" w:name="exm-pd-gram"/>
    <w:p>
      <w:pPr>
        <w:pStyle w:val="BodyText"/>
      </w:pPr>
      <w:r>
        <w:rPr>
          <w:b/>
          <w:bCs/>
        </w:rPr>
        <w:t xml:space="preserve">Example 194 (Gram factorizations)</w:t>
      </w:r>
      <w:r>
        <w:t xml:space="preserve"> </w:t>
      </w:r>
      <w:r>
        <w:t xml:space="preserve"> </w:t>
      </w:r>
    </w:p>
    <w:p>
      <w:pPr>
        <w:pStyle w:val="Compact"/>
        <w:numPr>
          <w:ilvl w:val="0"/>
          <w:numId w:val="1103"/>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140</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141</w:t>
        </w:r>
      </w:hyperlink>
      <w:r>
        <w:t xml:space="preserve">).</w:t>
      </w:r>
    </w:p>
    <w:p>
      <w:pPr>
        <w:pStyle w:val="Compact"/>
        <w:numPr>
          <w:ilvl w:val="0"/>
          <w:numId w:val="1103"/>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149</w:t>
        </w:r>
      </w:hyperlink>
      <w:r>
        <w:t xml:space="preserve">)</w:t>
      </w:r>
      <w:r>
        <w:t xml:space="preserve"> </w:t>
      </w:r>
      <w:r>
        <w:t xml:space="preserve">is positive definite.</w:t>
      </w:r>
    </w:p>
    <w:p>
      <w:pPr>
        <w:pStyle w:val="Compact"/>
        <w:numPr>
          <w:ilvl w:val="0"/>
          <w:numId w:val="1103"/>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141</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1"/>
    <w:bookmarkStart w:id="592" w:name="thm-pd-operations"/>
    <w:p>
      <w:pPr>
        <w:pStyle w:val="FirstParagraph"/>
      </w:pPr>
      <w:r>
        <w:rPr>
          <w:b/>
          <w:bCs/>
        </w:rPr>
        <w:t xml:space="preserve">Theorem 108 (Operations that preserve definiteness)</w:t>
      </w:r>
      <w:r>
        <w:t xml:space="preserve"> </w:t>
      </w:r>
      <w:r>
        <w:t xml:space="preserve"> </w:t>
      </w:r>
    </w:p>
    <w:p>
      <w:pPr>
        <w:pStyle w:val="Compact"/>
        <w:numPr>
          <w:ilvl w:val="0"/>
          <w:numId w:val="1104"/>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4"/>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59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r>
        <w:t xml:space="preserve"> </w:t>
      </w:r>
      <m:oMath>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r>
          <m:rPr>
            <m:sty m:val="p"/>
          </m:rPr>
          <m:t>=</m:t>
        </m:r>
        <m:sSup>
          <m:e>
            <m:r>
              <m:rPr>
                <m:sty m:val="bi"/>
              </m:rPr>
              <m:t>A</m:t>
            </m:r>
          </m:e>
          <m:sup>
            <m:r>
              <m:rPr>
                <m:sty m:val="p"/>
              </m:rPr>
              <m:t>⊤</m:t>
            </m:r>
          </m:sup>
        </m:sSup>
        <m:r>
          <m:rPr>
            <m:sty m:val="bi"/>
          </m:rPr>
          <m:t>C</m:t>
        </m:r>
        <m:r>
          <m:rPr>
            <m:sty m:val="bi"/>
          </m:rPr>
          <m:t>A</m:t>
        </m:r>
      </m:oMath>
      <w:r>
        <w:t xml:space="preserve"> </w:t>
      </w: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85</m:t>
              </m:r>
              <m:r>
                <m:rPr>
                  <m:nor/>
                  <m:sty m:val="p"/>
                </m:rPr>
                <m:t>)</m:t>
              </m:r>
            </m:e>
            <m:e>
              <m:r>
                <m:t>&amp;</m:t>
              </m:r>
              <m:r>
                <m:rPr>
                  <m:sty m:val="p"/>
                </m:rPr>
                <m:t>&gt;</m:t>
              </m:r>
              <m:r>
                <m:t>0</m:t>
              </m:r>
              <m:r>
                <m:rPr>
                  <m:sty m:val="p"/>
                </m:rPr>
                <m:t>.</m:t>
              </m:r>
              <m:r>
                <m:t>&amp;</m:t>
              </m:r>
              <m:r>
                <m:t>&amp;</m:t>
              </m:r>
              <m:r>
                <m:rPr>
                  <m:nor/>
                  <m:sty m:val="p"/>
                </m:rPr>
                <m:t>(each term is positive)</m:t>
              </m:r>
            </m:e>
          </m:eqArr>
        </m:oMath>
      </m:oMathPara>
    </w:p>
    <w:bookmarkStart w:id="593" w:name="exm-pd-operations"/>
    <w:p>
      <w:pPr>
        <w:pStyle w:val="FirstParagraph"/>
      </w:pPr>
      <w:r>
        <w:rPr>
          <w:b/>
          <w:bCs/>
        </w:rPr>
        <w:t xml:space="preserve">Example 195 (Building positive definite matrices)</w:t>
      </w:r>
      <w:r>
        <w:t xml:space="preserve"> </w:t>
      </w:r>
      <w:r>
        <w:t xml:space="preserve"> </w:t>
      </w:r>
    </w:p>
    <w:p>
      <w:pPr>
        <w:pStyle w:val="Compact"/>
        <w:numPr>
          <w:ilvl w:val="0"/>
          <w:numId w:val="1105"/>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194</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pStyle w:val="Compact"/>
        <w:numPr>
          <w:ilvl w:val="0"/>
          <w:numId w:val="1105"/>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141</w:t>
        </w:r>
      </w:hyperlink>
      <w:r>
        <w:t xml:space="preserve">),</w:t>
      </w:r>
      <w:r>
        <w:t xml:space="preserve"> </w:t>
      </w:r>
      <m:oMath>
        <m:sSub>
          <m:e>
            <m:r>
              <m:t>α</m:t>
            </m:r>
          </m:e>
          <m:sub>
            <m:r>
              <m:t>2</m:t>
            </m:r>
          </m:sub>
        </m:sSub>
        <m:r>
          <m:rPr>
            <m:sty m:val="p"/>
          </m:rPr>
          <m:t>=</m:t>
        </m:r>
        <m:r>
          <m:t>1</m:t>
        </m:r>
      </m:oMath>
      <w:r>
        <w:t xml:space="preserve"> </w:t>
      </w:r>
      <w:r>
        <w:t xml:space="preserve">and</w:t>
      </w:r>
      <w:r>
        <w:t xml:space="preserve"> </w:t>
      </w:r>
      <m:oMath>
        <m:sSub>
          <m:e>
            <m:r>
              <m:rPr>
                <m:sty m:val="bi"/>
              </m:rPr>
              <m:t>A</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pd-gram">
        <w:r>
          <w:rPr>
            <w:rStyle w:val="Hyperlink"/>
          </w:rPr>
          <w:t xml:space="preserve">Example 194</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pStyle w:val="Compact"/>
        <w:numPr>
          <w:ilvl w:val="0"/>
          <w:numId w:val="1105"/>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p>
    <w:p>
      <w:pPr>
        <w:pStyle w:val="Compact"/>
        <w:numPr>
          <w:ilvl w:val="0"/>
          <w:numId w:val="1105"/>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593"/>
    <w:bookmarkStart w:id="594"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594"/>
    <w:bookmarkStart w:id="595" w:name="exm-block-matrix"/>
    <w:p>
      <w:pPr>
        <w:pStyle w:val="BodyText"/>
      </w:pPr>
      <w:r>
        <w:rPr>
          <w:b/>
          <w:bCs/>
        </w:rPr>
        <w:t xml:space="preserve">Example 196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r>
        <w:t xml:space="preserve"> </w:t>
      </w:r>
      <m:oMath>
        <m:r>
          <m:t>k</m:t>
        </m:r>
        <m:r>
          <m:rPr>
            <m:sty m:val="p"/>
          </m:rPr>
          <m:t>=</m:t>
        </m:r>
        <m:r>
          <m:t>l</m:t>
        </m:r>
        <m:r>
          <m:rPr>
            <m:sty m:val="p"/>
          </m:rPr>
          <m:t>=</m:t>
        </m:r>
        <m:r>
          <m:t>1</m:t>
        </m:r>
      </m:oMath>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r>
        <w:t xml:space="preserve"> </w:t>
      </w:r>
      <m:oMath>
        <m:sSub>
          <m:e>
            <m:r>
              <m:t>x</m:t>
            </m:r>
          </m:e>
          <m:sub>
            <m:r>
              <m:t>1</m:t>
            </m:r>
            <m:r>
              <m:rPr>
                <m:sty m:val="p"/>
              </m:rPr>
              <m:t>+</m:t>
            </m:r>
            <m:r>
              <m:t>1</m:t>
            </m:r>
            <m:r>
              <m:rPr>
                <m:sty m:val="p"/>
              </m:rPr>
              <m:t>,</m:t>
            </m:r>
            <m:r>
              <m:t>2</m:t>
            </m:r>
            <m:r>
              <m:rPr>
                <m:sty m:val="p"/>
              </m:rPr>
              <m:t>+</m:t>
            </m:r>
            <m:r>
              <m:t>1</m:t>
            </m:r>
          </m:sub>
        </m:sSub>
        <m:r>
          <m:rPr>
            <m:sty m:val="p"/>
          </m:rPr>
          <m:t>=</m:t>
        </m:r>
        <m:sSub>
          <m:e>
            <m:r>
              <m:t>x</m:t>
            </m:r>
          </m:e>
          <m:sub>
            <m:r>
              <m:t>23</m:t>
            </m:r>
          </m:sub>
        </m:sSub>
        <m:r>
          <m:rPr>
            <m:sty m:val="p"/>
          </m:rPr>
          <m:t>=</m:t>
        </m:r>
        <m:r>
          <m:t>3</m:t>
        </m:r>
      </m:oMath>
      <w:r>
        <w:t xml:space="preserve">.</w:t>
      </w:r>
      <w:r>
        <w:t xml:space="preserve"> </w:t>
      </w:r>
      <w:r>
        <w:t xml:space="preserve">With</w:t>
      </w:r>
      <w:r>
        <w:t xml:space="preserve"> </w:t>
      </w:r>
      <m:oMath>
        <m:r>
          <m:t>k</m:t>
        </m:r>
        <m:r>
          <m:rPr>
            <m:sty m:val="p"/>
          </m:rPr>
          <m:t>=</m:t>
        </m:r>
        <m:r>
          <m:t>l</m:t>
        </m:r>
        <m:r>
          <m:rPr>
            <m:sty m:val="p"/>
          </m:rPr>
          <m:t>=</m:t>
        </m:r>
        <m:r>
          <m:t>2</m:t>
        </m:r>
      </m:oMath>
      <w:r>
        <w:t xml:space="preserve"> </w:t>
      </w: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595"/>
    <w:bookmarkStart w:id="596" w:name="thm-pd-submatrix"/>
    <w:p>
      <w:pPr>
        <w:pStyle w:val="BodyText"/>
      </w:pPr>
      <w:r>
        <w:rPr>
          <w:b/>
          <w:bCs/>
        </w:rPr>
        <w:t xml:space="preserve">Theorem 109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59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597" w:name="exm-pd-submatrix"/>
    <w:p>
      <w:pPr>
        <w:pStyle w:val="FirstParagraph"/>
      </w:pPr>
      <w:r>
        <w:rPr>
          <w:b/>
          <w:bCs/>
        </w:rPr>
        <w:t xml:space="preserve">Example 197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195</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r>
        <w:t xml:space="preserve"> </w:t>
      </w:r>
      <m:oMath>
        <m:r>
          <m:rPr>
            <m:sty m:val="p"/>
          </m:rPr>
          <m:t>det</m:t>
        </m:r>
        <m:r>
          <m:rPr>
            <m:sty m:val="p"/>
          </m:rPr>
          <m:t>(</m:t>
        </m:r>
        <m:r>
          <m:rPr>
            <m:sty m:val="p"/>
          </m:rPr>
          <m:t>−</m:t>
        </m:r>
        <m:sSub>
          <m:e>
            <m:r>
              <m:rPr>
                <m:sty m:val="bi"/>
              </m:rPr>
              <m:t>I</m:t>
            </m:r>
          </m:e>
          <m:sub>
            <m:r>
              <m:t>2</m:t>
            </m:r>
          </m:sub>
        </m:sSub>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r>
          <m:rPr>
            <m:sty m:val="p"/>
          </m:rPr>
          <m:t>=</m:t>
        </m:r>
        <m:r>
          <m:t>1</m:t>
        </m:r>
        <m:r>
          <m:rPr>
            <m:sty m:val="p"/>
          </m:rPr>
          <m:t>&gt;</m:t>
        </m:r>
        <m:r>
          <m:t>0</m:t>
        </m:r>
      </m:oMath>
      <w:r>
        <w:t xml:space="preserve"> </w:t>
      </w: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141</w:t>
        </w:r>
      </w:hyperlink>
      <w:r>
        <w:t xml:space="preserve"> </w:t>
      </w:r>
      <w:r>
        <w:t xml:space="preserve">has them</w:t>
      </w:r>
      <w:r>
        <w:t xml:space="preserve"> </w:t>
      </w:r>
      <w:r>
        <w:t xml:space="preserve">but is not positive definite.</w:t>
      </w:r>
    </w:p>
    <w:bookmarkEnd w:id="597"/>
    <w:bookmarkStart w:id="599" w:name="thm-block-quadratic"/>
    <w:p>
      <w:pPr>
        <w:pStyle w:val="BodyText"/>
      </w:pPr>
      <w:r>
        <w:rPr>
          <w:b/>
          <w:bCs/>
        </w:rPr>
        <w:t xml:space="preserve">Theorem 110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r>
          <m:rPr>
            <m:sty m:val="p"/>
          </m:rPr>
          <m:t>=</m:t>
        </m:r>
        <m:sSub>
          <m:e>
            <m:r>
              <m:t>x</m:t>
            </m:r>
          </m:e>
          <m:sub>
            <m:r>
              <m:t>j</m:t>
            </m:r>
            <m:r>
              <m:rPr>
                <m:sty m:val="p"/>
              </m:rPr>
              <m:t>,</m:t>
            </m:r>
            <m:r>
              <m:t>k</m:t>
            </m:r>
            <m:r>
              <m:rPr>
                <m:sty m:val="p"/>
              </m:rPr>
              <m:t>+</m:t>
            </m:r>
            <m:r>
              <m:t>i</m:t>
            </m:r>
          </m:sub>
        </m:sSub>
      </m:oMath>
      <w:r>
        <w:t xml:space="preserve">, 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59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59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59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46</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w:t>
      </w:r>
      <w:r>
        <w:t xml:space="preserve"> </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46</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85</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85</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0" w:name="exm-block-quadratic"/>
    <w:p>
      <w:pPr>
        <w:pStyle w:val="BodyText"/>
      </w:pPr>
      <w:r>
        <w:rPr>
          <w:b/>
          <w:bCs/>
        </w:rPr>
        <w:t xml:space="preserve">Example 198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r>
        <w:t xml:space="preserve"> </w:t>
      </w:r>
      <m:oMath>
        <m:r>
          <m:t>a</m:t>
        </m:r>
        <m:r>
          <m:rPr>
            <m:sty m:val="p"/>
          </m:rPr>
          <m:t>=</m:t>
        </m:r>
        <m:r>
          <m:t>c</m:t>
        </m:r>
        <m:r>
          <m:rPr>
            <m:sty m:val="p"/>
          </m:rPr>
          <m:t>=</m:t>
        </m:r>
        <m:r>
          <m:t>5</m:t>
        </m:r>
      </m:oMath>
      <w:r>
        <w:t xml:space="preserve"> </w:t>
      </w:r>
      <w:r>
        <w:t xml:space="preserve">and</w:t>
      </w:r>
      <w:r>
        <w:t xml:space="preserve"> </w:t>
      </w:r>
      <m:oMath>
        <m:r>
          <m:t>b</m:t>
        </m:r>
        <m:r>
          <m:rPr>
            <m:sty m:val="p"/>
          </m:rPr>
          <m:t>=</m:t>
        </m:r>
        <m:r>
          <m:t>4</m:t>
        </m:r>
      </m:oMath>
      <w:r>
        <w:t xml:space="preserve">:</w:t>
      </w:r>
      <w:r>
        <w:t xml:space="preserve"> </w:t>
      </w:r>
      <m:oMath>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r>
          <m:rPr>
            <m:sty m:val="p"/>
          </m:rPr>
          <m:t>=</m:t>
        </m:r>
        <m:r>
          <m:t>5</m:t>
        </m:r>
        <m:sSup>
          <m:e>
            <m:r>
              <m:t>u</m:t>
            </m:r>
          </m:e>
          <m:sup>
            <m:r>
              <m:t>2</m:t>
            </m:r>
          </m:sup>
        </m:sSup>
        <m:r>
          <m:rPr>
            <m:sty m:val="p"/>
          </m:rPr>
          <m:t>+</m:t>
        </m:r>
        <m:r>
          <m:t>8</m:t>
        </m:r>
        <m:r>
          <m:t>u</m:t>
        </m:r>
        <m:r>
          <m:t>w</m:t>
        </m:r>
        <m:r>
          <m:rPr>
            <m:sty m:val="p"/>
          </m:rPr>
          <m:t>+</m:t>
        </m:r>
        <m:r>
          <m:t>5</m:t>
        </m:r>
        <m:sSup>
          <m:e>
            <m:r>
              <m:t>w</m:t>
            </m:r>
          </m:e>
          <m:sup>
            <m:r>
              <m:t>2</m:t>
            </m:r>
          </m:sup>
        </m:sSup>
      </m:oMath>
      <w:r>
        <w:t xml:space="preserve">.</w:t>
      </w:r>
    </w:p>
    <w:bookmarkEnd w:id="600"/>
    <w:bookmarkStart w:id="601" w:name="def-schur-complement"/>
    <w:p>
      <w:pPr>
        <w:pStyle w:val="BodyText"/>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110</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110</w:t>
        </w:r>
      </w:hyperlink>
      <w:r>
        <w:t xml:space="preserve">.</w:t>
      </w:r>
    </w:p>
    <w:bookmarkEnd w:id="601"/>
    <w:bookmarkStart w:id="602" w:name="exm-schur-complement"/>
    <w:p>
      <w:pPr>
        <w:pStyle w:val="BodyText"/>
      </w:pPr>
      <w:r>
        <w:rPr>
          <w:b/>
          <w:bCs/>
        </w:rPr>
        <w:t xml:space="preserve">Example 199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pStyle w:val="Compact"/>
        <w:numPr>
          <w:ilvl w:val="0"/>
          <w:numId w:val="1106"/>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r>
        <w:t xml:space="preserve"> </w:t>
      </w:r>
      <m:oMath>
        <m:r>
          <m:rPr>
            <m:sty m:val="bi"/>
          </m:rPr>
          <m:t>S</m:t>
        </m:r>
        <m:r>
          <m:rPr>
            <m:sty m:val="p"/>
          </m:rPr>
          <m:t>=</m:t>
        </m:r>
        <m:r>
          <m:t>5</m:t>
        </m:r>
        <m:r>
          <m:rPr>
            <m:sty m:val="p"/>
          </m:rPr>
          <m:t>−</m:t>
        </m:r>
        <m:r>
          <m:t>4</m:t>
        </m:r>
        <m:r>
          <m:rPr>
            <m:sty m:val="p"/>
          </m:rPr>
          <m:t>⋅</m:t>
        </m:r>
        <m:f>
          <m:fPr>
            <m:type m:val="lin"/>
          </m:fPr>
          <m:num>
            <m:r>
              <m:t>1</m:t>
            </m:r>
          </m:num>
          <m:den>
            <m:r>
              <m:t>5</m:t>
            </m:r>
          </m:den>
        </m:f>
        <m:r>
          <m:rPr>
            <m:sty m:val="p"/>
          </m:rPr>
          <m:t>⋅</m:t>
        </m:r>
        <m:r>
          <m:t>4</m:t>
        </m:r>
        <m:r>
          <m:rPr>
            <m:sty m:val="p"/>
          </m:rPr>
          <m:t>=</m:t>
        </m:r>
        <m:f>
          <m:fPr>
            <m:type m:val="lin"/>
          </m:fPr>
          <m:num>
            <m:r>
              <m:t>25</m:t>
            </m:r>
          </m:num>
          <m:den>
            <m:r>
              <m:t>5</m:t>
            </m:r>
          </m:den>
        </m:f>
        <m:r>
          <m:rPr>
            <m:sty m:val="p"/>
          </m:rPr>
          <m:t>−</m:t>
        </m:r>
        <m:f>
          <m:fPr>
            <m:type m:val="lin"/>
          </m:fPr>
          <m:num>
            <m:r>
              <m:t>16</m:t>
            </m:r>
          </m:num>
          <m:den>
            <m:r>
              <m:t>5</m:t>
            </m:r>
          </m:den>
        </m:f>
        <m:r>
          <m:rPr>
            <m:sty m:val="p"/>
          </m:rPr>
          <m:t>=</m:t>
        </m:r>
        <m:f>
          <m:fPr>
            <m:type m:val="lin"/>
          </m:fPr>
          <m:num>
            <m:r>
              <m:t>9</m:t>
            </m:r>
          </m:num>
          <m:den>
            <m:r>
              <m:t>5</m:t>
            </m:r>
          </m:den>
        </m:f>
      </m:oMath>
      <w:r>
        <w:t xml:space="preserve">, 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pStyle w:val="Compact"/>
        <w:numPr>
          <w:ilvl w:val="0"/>
          <w:numId w:val="1106"/>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r>
        <w:t xml:space="preserve"> </w:t>
      </w:r>
      <m:oMath>
        <m:r>
          <m:rPr>
            <m:sty m:val="bi"/>
          </m:rPr>
          <m:t>S</m:t>
        </m:r>
        <m:r>
          <m:rPr>
            <m:sty m:val="p"/>
          </m:rPr>
          <m:t>=</m:t>
        </m:r>
        <m:r>
          <m:rPr>
            <m:sty m:val="p"/>
          </m:rPr>
          <m:t>[</m:t>
        </m:r>
        <m:r>
          <m:t>1</m:t>
        </m:r>
        <m:r>
          <m:rPr>
            <m:sty m:val="p"/>
          </m:rPr>
          <m:t>−</m:t>
        </m:r>
        <m:r>
          <m:t>2</m:t>
        </m:r>
        <m:r>
          <m:rPr>
            <m:sty m:val="p"/>
          </m:rPr>
          <m:t>⋅</m:t>
        </m:r>
        <m:r>
          <m:t>1</m:t>
        </m:r>
        <m:r>
          <m:rPr>
            <m:sty m:val="p"/>
          </m:rPr>
          <m:t>⋅</m:t>
        </m:r>
        <m:r>
          <m:t>2</m:t>
        </m:r>
        <m:r>
          <m:rPr>
            <m:sty m:val="p"/>
          </m:rPr>
          <m:t>]</m:t>
        </m:r>
        <m:r>
          <m:rPr>
            <m:sty m:val="p"/>
          </m:rPr>
          <m:t>=</m:t>
        </m:r>
        <m:r>
          <m:rPr>
            <m:sty m:val="p"/>
          </m:rPr>
          <m:t>[</m:t>
        </m:r>
        <m:r>
          <m:rPr>
            <m:sty m:val="p"/>
          </m:rPr>
          <m:t>−</m:t>
        </m:r>
        <m:r>
          <m:t>3</m:t>
        </m:r>
        <m:r>
          <m:rPr>
            <m:sty m:val="p"/>
          </m:rPr>
          <m:t>]</m:t>
        </m:r>
      </m:oMath>
      <w:r>
        <w:t xml:space="preserve">.</w:t>
      </w:r>
    </w:p>
    <w:p>
      <w:pPr>
        <w:pStyle w:val="Compact"/>
        <w:numPr>
          <w:ilvl w:val="0"/>
          <w:numId w:val="1106"/>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02"/>
    <w:bookmarkStart w:id="603" w:name="thm-schur-test"/>
    <w:p>
      <w:pPr>
        <w:pStyle w:val="FirstParagraph"/>
      </w:pPr>
      <w:r>
        <w:rPr>
          <w:b/>
          <w:bCs/>
        </w:rPr>
        <w:t xml:space="preserve">Theorem 111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110</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0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110</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109</w:t>
        </w:r>
      </w:hyperlink>
      <w:r>
        <w:t xml:space="preserve">),</w:t>
      </w:r>
      <w:r>
        <w:t xml:space="preserve"> </w:t>
      </w:r>
      <w:r>
        <w:t xml:space="preserve">and invertible (</w:t>
      </w:r>
      <w:hyperlink w:anchor="thm-pd-inverse">
        <w:r>
          <w:rPr>
            <w:rStyle w:val="Hyperlink"/>
          </w:rPr>
          <w:t xml:space="preserve">Theorem 74</w:t>
        </w:r>
      </w:hyperlink>
      <w:r>
        <w:t xml:space="preserve">).</w:t>
      </w:r>
      <w:r>
        <w:t xml:space="preserve"> </w:t>
      </w:r>
      <m:oMath>
        <m:r>
          <m:rPr>
            <m:sty m:val="bi"/>
          </m:rPr>
          <m:t>S</m:t>
        </m:r>
      </m:oMath>
      <w:r>
        <w:t xml:space="preserve"> </w:t>
      </w:r>
      <w:r>
        <w:t xml:space="preserve">is symmetric:</w:t>
      </w:r>
      <w:r>
        <w:t xml:space="preserve"> </w:t>
      </w:r>
      <m:oMath>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110</w:t>
        </w:r>
      </w:hyperlink>
      <w:r>
        <w:t xml:space="preserve">).</w:t>
      </w:r>
    </w:p>
    <w:bookmarkStart w:id="604" w:name="exm-schur-test"/>
    <w:p>
      <w:pPr>
        <w:pStyle w:val="BodyText"/>
      </w:pPr>
      <w:r>
        <w:rPr>
          <w:b/>
          <w:bCs/>
        </w:rPr>
        <w:t xml:space="preserve">Example 200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7"/>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199</w:t>
        </w:r>
      </w:hyperlink>
      <w:r>
        <w:t xml:space="preserve">),</w:t>
      </w:r>
      <w:r>
        <w:t xml:space="preserve"> </w:t>
      </w:r>
      <w:r>
        <w:t xml:space="preserve">so it is positive definite.</w:t>
      </w:r>
    </w:p>
    <w:p>
      <w:pPr>
        <w:pStyle w:val="Compact"/>
        <w:numPr>
          <w:ilvl w:val="0"/>
          <w:numId w:val="110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141</w:t>
        </w:r>
      </w:hyperlink>
      <w:r>
        <w:t xml:space="preserve"> </w:t>
      </w:r>
      <w:r>
        <w:t xml:space="preserve">found directly.</w:t>
      </w:r>
    </w:p>
    <w:bookmarkEnd w:id="604"/>
    <w:bookmarkStart w:id="605" w:name="thm-cholesky"/>
    <w:p>
      <w:pPr>
        <w:pStyle w:val="FirstParagraph"/>
      </w:pPr>
      <w:r>
        <w:rPr>
          <w:b/>
          <w:bCs/>
        </w:rPr>
        <w:t xml:space="preserve">Theorem 112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0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93</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107</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109</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w:t>
      </w:r>
      <w:hyperlink w:anchor="def-matrix-mult">
        <w:r>
          <w:rPr>
            <w:rStyle w:val="Hyperlink"/>
          </w:rPr>
          <w:t xml:space="preserve">Definition 24</w:t>
        </w:r>
      </w:hyperlink>
      <w:r>
        <w:t xml:space="preserve">,</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109</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85</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r>
        <w:t xml:space="preserve"> </w:t>
      </w:r>
      <m:oMath>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oMath>
      <w:r>
        <w:t xml:space="preserve"> </w:t>
      </w:r>
      <w:r>
        <w:t xml:space="preserve">(</w:t>
      </w:r>
      <w:hyperlink w:anchor="thm-scalar-matmul">
        <w:r>
          <w:rPr>
            <w:rStyle w:val="Hyperlink"/>
          </w:rPr>
          <w:t xml:space="preserve">Theorem 85</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111</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06" w:name="exm-cholesky"/>
    <w:p>
      <w:pPr>
        <w:pStyle w:val="BodyText"/>
      </w:pPr>
      <w:r>
        <w:rPr>
          <w:b/>
          <w:bCs/>
        </w:rPr>
        <w:t xml:space="preserve">Example 201 (Two Cholesky factors)</w:t>
      </w:r>
      <w:r>
        <w:t xml:space="preserve"> </w:t>
      </w:r>
      <w:r>
        <w:t xml:space="preserve"> </w:t>
      </w:r>
    </w:p>
    <w:p>
      <w:pPr>
        <w:pStyle w:val="Compact"/>
        <w:numPr>
          <w:ilvl w:val="0"/>
          <w:numId w:val="110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r>
        <w:t xml:space="preserve"> </w:t>
      </w:r>
      <m:oMath>
        <m:sSub>
          <m:e>
            <m:r>
              <m:t>ℓ</m:t>
            </m:r>
          </m:e>
          <m:sub>
            <m:r>
              <m:t>11</m:t>
            </m:r>
          </m:sub>
        </m:sSub>
        <m:r>
          <m:rPr>
            <m:sty m:val="p"/>
          </m:rPr>
          <m:t>=</m:t>
        </m:r>
        <m:rad>
          <m:radPr>
            <m:degHide m:val="on"/>
          </m:radPr>
          <m:deg/>
          <m:e>
            <m:r>
              <m:t>4</m:t>
            </m:r>
          </m:e>
        </m:rad>
        <m:r>
          <m:rPr>
            <m:sty m:val="p"/>
          </m:rPr>
          <m:t>=</m:t>
        </m:r>
        <m:r>
          <m:t>2</m:t>
        </m:r>
      </m:oMath>
      <w:r>
        <w:t xml:space="preserve">,</w:t>
      </w:r>
      <w:r>
        <w:t xml:space="preserve"> </w:t>
      </w:r>
      <m:oMath>
        <m:sSub>
          <m:e>
            <m:r>
              <m:t>ℓ</m:t>
            </m:r>
          </m:e>
          <m:sub>
            <m:r>
              <m:t>21</m:t>
            </m:r>
          </m:sub>
        </m:sSub>
        <m:r>
          <m:rPr>
            <m:sty m:val="p"/>
          </m:rPr>
          <m:t>=</m:t>
        </m:r>
        <m:r>
          <m:t>2</m:t>
        </m:r>
        <m:r>
          <m:rPr>
            <m:sty m:val="p"/>
          </m:rPr>
          <m:t>/</m:t>
        </m:r>
        <m:r>
          <m:t>2</m:t>
        </m:r>
        <m:r>
          <m:rPr>
            <m:sty m:val="p"/>
          </m:rPr>
          <m:t>=</m:t>
        </m:r>
        <m:r>
          <m:t>1</m:t>
        </m:r>
      </m:oMath>
      <w:r>
        <w:t xml:space="preserve">,</w:t>
      </w:r>
      <w:r>
        <w:t xml:space="preserve"> </w:t>
      </w:r>
      <w:r>
        <w:t xml:space="preserve">and</w:t>
      </w:r>
      <w:r>
        <w:t xml:space="preserve"> </w:t>
      </w:r>
      <m:oMath>
        <m:sSubSup>
          <m:e>
            <m:r>
              <m:t>ℓ</m:t>
            </m:r>
          </m:e>
          <m:sub>
            <m:r>
              <m:t>22</m:t>
            </m:r>
          </m:sub>
          <m:sup>
            <m:r>
              <m:t>2</m:t>
            </m:r>
          </m:sup>
        </m:sSubSup>
        <m:r>
          <m:rPr>
            <m:sty m:val="p"/>
          </m:rPr>
          <m:t>=</m:t>
        </m:r>
        <m:r>
          <m:t>5</m:t>
        </m:r>
        <m:r>
          <m:rPr>
            <m:sty m:val="p"/>
          </m:rPr>
          <m:t>−</m:t>
        </m:r>
        <m:sSup>
          <m:e>
            <m:r>
              <m:t>1</m:t>
            </m:r>
          </m:e>
          <m:sup>
            <m:r>
              <m:t>2</m:t>
            </m:r>
          </m:sup>
        </m:sSup>
        <m:r>
          <m:rPr>
            <m:sty m:val="p"/>
          </m:rPr>
          <m:t>=</m:t>
        </m:r>
        <m:r>
          <m:t>4</m:t>
        </m:r>
      </m:oMath>
      <w:r>
        <w:t xml:space="preserve">, 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r>
        <w:t xml:space="preserve"> </w:t>
      </w:r>
      <m:oMath>
        <m:r>
          <m:rPr>
            <m:sty m:val="bi"/>
          </m:rPr>
          <m:t>L</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r>
          <m:rPr>
            <m:sty m:val="p"/>
          </m:rPr>
          <m:t>=</m:t>
        </m:r>
        <m:r>
          <m:rPr>
            <m:sty m:val="bi"/>
          </m:rPr>
          <m:t>A</m:t>
        </m:r>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r>
        <w:t xml:space="preserve"> </w:t>
      </w:r>
      <m:oMath>
        <m:sSubSup>
          <m:e>
            <m:r>
              <m:t>ℓ</m:t>
            </m:r>
          </m:e>
          <m:sub>
            <m:r>
              <m:t>22</m:t>
            </m:r>
          </m:sub>
          <m:sup>
            <m:r>
              <m:t>2</m:t>
            </m:r>
          </m:sup>
        </m:sSubSup>
        <m:r>
          <m:rPr>
            <m:sty m:val="p"/>
          </m:rPr>
          <m:t>=</m:t>
        </m:r>
        <m:r>
          <m:t>5</m:t>
        </m:r>
        <m:r>
          <m:rPr>
            <m:sty m:val="p"/>
          </m:rPr>
          <m:t>−</m:t>
        </m:r>
        <m:f>
          <m:fPr>
            <m:type m:val="lin"/>
          </m:fPr>
          <m:num>
            <m:r>
              <m:t>16</m:t>
            </m:r>
          </m:num>
          <m:den>
            <m:r>
              <m:t>5</m:t>
            </m:r>
          </m:den>
        </m:f>
        <m:r>
          <m:rPr>
            <m:sty m:val="p"/>
          </m:rPr>
          <m:t>=</m:t>
        </m:r>
        <m:f>
          <m:fPr>
            <m:type m:val="lin"/>
          </m:fPr>
          <m:num>
            <m:r>
              <m:t>9</m:t>
            </m:r>
          </m:num>
          <m:den>
            <m:r>
              <m:t>5</m:t>
            </m:r>
          </m:den>
        </m:f>
      </m:oMath>
      <w:r>
        <w:t xml:space="preserve">, the Schur complement of</w:t>
      </w:r>
      <w:r>
        <w:t xml:space="preserve"> </w:t>
      </w:r>
      <w:hyperlink w:anchor="exm-schur-complement">
        <w:r>
          <w:rPr>
            <w:rStyle w:val="Hyperlink"/>
          </w:rPr>
          <w:t xml:space="preserve">Example 199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pStyle w:val="Compact"/>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r>
        <w:t xml:space="preserve"> </w:t>
      </w:r>
      <m:oMath>
        <m:sSubSup>
          <m:e>
            <m:r>
              <m:t>ℓ</m:t>
            </m:r>
          </m:e>
          <m:sub>
            <m:r>
              <m:t>22</m:t>
            </m:r>
          </m:sub>
          <m:sup>
            <m:r>
              <m:t>2</m:t>
            </m:r>
          </m:sup>
        </m:sSubSup>
        <m:r>
          <m:rPr>
            <m:sty m:val="p"/>
          </m:rPr>
          <m:t>=</m:t>
        </m:r>
        <m:r>
          <m:t>1</m:t>
        </m:r>
        <m:r>
          <m:rPr>
            <m:sty m:val="p"/>
          </m:rPr>
          <m:t>−</m:t>
        </m:r>
        <m:r>
          <m:t>4</m:t>
        </m:r>
        <m:r>
          <m:rPr>
            <m:sty m:val="p"/>
          </m:rPr>
          <m:t>=</m:t>
        </m:r>
        <m:r>
          <m:rPr>
            <m:sty m:val="p"/>
          </m:rPr>
          <m:t>−</m:t>
        </m:r>
        <m:r>
          <m:t>3</m:t>
        </m:r>
      </m:oMath>
      <w:r>
        <w:t xml:space="preserve"> </w:t>
      </w:r>
      <w:r>
        <w:t xml:space="preserve">has no real solution,</w:t>
      </w:r>
      <w:r>
        <w:t xml:space="preserve"> </w:t>
      </w:r>
      <w:r>
        <w:t xml:space="preserve">matching the failure of the Schur complement test (</w:t>
      </w:r>
      <w:hyperlink w:anchor="exm-schur-test">
        <w:r>
          <w:rPr>
            <w:rStyle w:val="Hyperlink"/>
          </w:rPr>
          <w:t xml:space="preserve">Example 200</w:t>
        </w:r>
      </w:hyperlink>
      <w:r>
        <w:t xml:space="preserve">).</w:t>
      </w:r>
    </w:p>
    <w:bookmarkEnd w:id="606"/>
    <w:bookmarkEnd w:id="607"/>
    <w:bookmarkEnd w:id="608"/>
    <w:bookmarkStart w:id="631" w:name="sec-complex-vectors-matrices"/>
    <w:p>
      <w:pPr>
        <w:pStyle w:val="Heading2"/>
      </w:pPr>
      <w:r>
        <w:t xml:space="preserve">10 Complex vectors and matrices</w:t>
      </w:r>
    </w:p>
    <w:bookmarkStart w:id="610"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4">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09">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0"/>
    <w:bookmarkStart w:id="611" w:name="exm-complex-vector"/>
    <w:p>
      <w:pPr>
        <w:pStyle w:val="BodyText"/>
      </w:pPr>
      <w:r>
        <w:rPr>
          <w:b/>
          <w:bCs/>
        </w:rPr>
        <w:t xml:space="preserve">Example 202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1"/>
    <w:bookmarkStart w:id="612"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2"/>
    <w:bookmarkStart w:id="613"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13"/>
    <w:bookmarkStart w:id="614" w:name="exm-conjugate-transpose"/>
    <w:p>
      <w:pPr>
        <w:pStyle w:val="BodyText"/>
      </w:pPr>
      <w:r>
        <w:rPr>
          <w:b/>
          <w:bCs/>
        </w:rPr>
        <w:t xml:space="preserve">Example 203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r>
        <w:t xml:space="preserve"> </w:t>
      </w:r>
      <m:oMath>
        <m:r>
          <m:rPr>
            <m:sty m:val="p"/>
          </m:rPr>
          <m:t>(</m:t>
        </m:r>
        <m:sSup>
          <m:e>
            <m:r>
              <m:rPr>
                <m:sty m:val="bi"/>
              </m:rPr>
              <m:t>A</m:t>
            </m:r>
          </m:e>
          <m:sup>
            <m:r>
              <m:rPr>
                <m:scr m:val="sans-serif"/>
                <m:sty m:val="p"/>
              </m:rPr>
              <m:t>H</m:t>
            </m:r>
          </m:sup>
        </m:sSup>
        <m:sSub>
          <m:e>
            <m:r>
              <m:rPr>
                <m:sty m:val="p"/>
              </m:rPr>
              <m:t>)</m:t>
            </m:r>
          </m:e>
          <m:sub>
            <m:r>
              <m:t>12</m:t>
            </m:r>
          </m:sub>
        </m:sSub>
        <m:r>
          <m:rPr>
            <m:sty m:val="p"/>
          </m:rPr>
          <m:t>=</m:t>
        </m:r>
        <m:bar>
          <m:barPr>
            <m:pos m:val="top"/>
          </m:barPr>
          <m:e>
            <m:sSub>
              <m:e>
                <m:r>
                  <m:t>a</m:t>
                </m:r>
              </m:e>
              <m:sub>
                <m:r>
                  <m:t>21</m:t>
                </m:r>
              </m:sub>
            </m:sSub>
          </m:e>
        </m:bar>
        <m:r>
          <m:rPr>
            <m:sty m:val="p"/>
          </m:rPr>
          <m:t>=</m:t>
        </m:r>
        <m:bar>
          <m:barPr>
            <m:pos m:val="top"/>
          </m:barPr>
          <m:e>
            <m:r>
              <m:rPr>
                <m:sty m:val="p"/>
              </m:rPr>
              <m:t>−</m:t>
            </m:r>
            <m:r>
              <m:t>i</m:t>
            </m:r>
          </m:e>
        </m:bar>
        <m:r>
          <m:rPr>
            <m:sty m:val="p"/>
          </m:rPr>
          <m:t>=</m:t>
        </m:r>
        <m:r>
          <m:t>i</m:t>
        </m:r>
      </m:oMath>
      <w:r>
        <w:t xml:space="preserve">.</w:t>
      </w:r>
      <w:r>
        <w:t xml:space="preserve"> </w:t>
      </w: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14"/>
    <w:bookmarkStart w:id="615" w:name="thm-hermitian-adjoint-properties"/>
    <w:p>
      <w:pPr>
        <w:pStyle w:val="BodyText"/>
      </w:pPr>
      <w:r>
        <w:rPr>
          <w:b/>
          <w:bCs/>
        </w:rPr>
        <w:t xml:space="preserve">Theorem 113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09"/>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09"/>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09"/>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09"/>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15"/>
    <w:p>
      <w:pPr>
        <w:pStyle w:val="FirstParagraph"/>
      </w:pPr>
      <w:r>
        <w:rPr>
          <w:i/>
          <w:iCs/>
        </w:rPr>
        <w:t xml:space="preserve">Proof</w:t>
      </w:r>
      <w:r>
        <w:t xml:space="preserve">. </w:t>
      </w:r>
      <w:r>
        <w:t xml:space="preserve">Properties 1-3 follow directly from entrywise conjugation and transposition:</w:t>
      </w:r>
    </w:p>
    <w:p>
      <w:pPr>
        <w:pStyle w:val="Compact"/>
        <w:numPr>
          <w:ilvl w:val="0"/>
          <w:numId w:val="1110"/>
        </w:numPr>
      </w:pPr>
      <w:r>
        <w:t xml:space="preserve">For involution:</w:t>
      </w:r>
      <w:r>
        <w:t xml:space="preserve"> </w:t>
      </w:r>
      <m:oMath>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r>
          <m:rPr>
            <m:sty m:val="p"/>
          </m:rPr>
          <m:t>=</m:t>
        </m:r>
        <m:bar>
          <m:barPr>
            <m:pos m:val="top"/>
          </m:barPr>
          <m:e>
            <m:bar>
              <m:barPr>
                <m:pos m:val="top"/>
              </m:barPr>
              <m:e>
                <m:sSub>
                  <m:e>
                    <m:r>
                      <m:t>a</m:t>
                    </m:r>
                  </m:e>
                  <m:sub>
                    <m:r>
                      <m:t>j</m:t>
                    </m:r>
                    <m:r>
                      <m:t>k</m:t>
                    </m:r>
                  </m:sub>
                </m:sSub>
              </m:e>
            </m:bar>
          </m:e>
        </m:bar>
        <m:r>
          <m:rPr>
            <m:sty m:val="p"/>
          </m:rPr>
          <m:t>=</m:t>
        </m:r>
        <m:sSub>
          <m:e>
            <m:r>
              <m:t>a</m:t>
            </m:r>
          </m:e>
          <m:sub>
            <m:r>
              <m:t>j</m:t>
            </m:r>
            <m:r>
              <m:t>k</m:t>
            </m:r>
          </m:sub>
        </m:sSub>
      </m:oMath>
      <w:r>
        <w:t xml:space="preserve">.</w:t>
      </w:r>
    </w:p>
    <w:p>
      <w:pPr>
        <w:pStyle w:val="Compact"/>
        <w:numPr>
          <w:ilvl w:val="0"/>
          <w:numId w:val="1110"/>
        </w:numPr>
      </w:pPr>
      <w:r>
        <w:t xml:space="preserve">For additivity:</w:t>
      </w:r>
      <w:r>
        <w:t xml:space="preserve"> </w:t>
      </w:r>
      <m:oMath>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r>
          <m:rPr>
            <m:sty m:val="p"/>
          </m:rPr>
          <m:t>=</m:t>
        </m:r>
        <m:bar>
          <m:barPr>
            <m:pos m:val="top"/>
          </m:barPr>
          <m:e>
            <m:sSub>
              <m:e>
                <m:r>
                  <m:t>a</m:t>
                </m:r>
              </m:e>
              <m:sub>
                <m:r>
                  <m:t>k</m:t>
                </m:r>
                <m:r>
                  <m:t>j</m:t>
                </m:r>
              </m:sub>
            </m:sSub>
            <m:r>
              <m:rPr>
                <m:sty m:val="p"/>
              </m:rPr>
              <m:t>+</m:t>
            </m:r>
            <m:sSub>
              <m:e>
                <m:r>
                  <m:t>b</m:t>
                </m:r>
              </m:e>
              <m:sub>
                <m:r>
                  <m:t>k</m:t>
                </m:r>
                <m:r>
                  <m:t>j</m:t>
                </m:r>
              </m:sub>
            </m:sSub>
          </m:e>
        </m:ba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oMath>
      <w:r>
        <w:t xml:space="preserve">.</w:t>
      </w:r>
    </w:p>
    <w:p>
      <w:pPr>
        <w:pStyle w:val="Compact"/>
        <w:numPr>
          <w:ilvl w:val="0"/>
          <w:numId w:val="1110"/>
        </w:numPr>
      </w:pPr>
      <w:r>
        <w:t xml:space="preserve">For conjugate-homogeneity:</w:t>
      </w:r>
      <w:r>
        <w:t xml:space="preserve"> </w:t>
      </w:r>
      <m:oMath>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r>
              <m:t>c</m:t>
            </m:r>
            <m:r>
              <m:t> </m:t>
            </m:r>
            <m:r>
              <m:rPr>
                <m:sty m:val="bi"/>
              </m:rPr>
              <m:t>A</m:t>
            </m:r>
            <m:sSub>
              <m:e>
                <m:r>
                  <m:rPr>
                    <m:sty m:val="p"/>
                  </m:rPr>
                  <m:t>)</m:t>
                </m:r>
              </m:e>
              <m:sub>
                <m:r>
                  <m:t>k</m:t>
                </m:r>
                <m:r>
                  <m:t>j</m:t>
                </m:r>
              </m:sub>
            </m:sSub>
          </m:e>
        </m:bar>
        <m:r>
          <m:rPr>
            <m:sty m:val="p"/>
          </m:rPr>
          <m:t>=</m:t>
        </m:r>
        <m:bar>
          <m:barPr>
            <m:pos m:val="top"/>
          </m:barPr>
          <m:e>
            <m:r>
              <m:t>c</m:t>
            </m:r>
            <m:r>
              <m:t> </m:t>
            </m:r>
            <m:sSub>
              <m:e>
                <m:r>
                  <m:t>a</m:t>
                </m:r>
              </m:e>
              <m:sub>
                <m:r>
                  <m:t>k</m:t>
                </m:r>
                <m:r>
                  <m:t>j</m:t>
                </m:r>
              </m:sub>
            </m:sSub>
          </m:e>
        </m:bar>
        <m:r>
          <m:rPr>
            <m:sty m:val="p"/>
          </m:rPr>
          <m:t>=</m:t>
        </m:r>
        <m:bar>
          <m:barPr>
            <m:pos m:val="top"/>
          </m:barPr>
          <m:e>
            <m:r>
              <m:t>c</m:t>
            </m:r>
          </m:e>
        </m:bar>
        <m:r>
          <m:t> </m:t>
        </m:r>
        <m:bar>
          <m:barPr>
            <m:pos m:val="top"/>
          </m:barPr>
          <m:e>
            <m:sSub>
              <m:e>
                <m:r>
                  <m:t>a</m:t>
                </m:r>
              </m:e>
              <m:sub>
                <m:r>
                  <m:t>k</m:t>
                </m:r>
                <m:r>
                  <m:t>j</m:t>
                </m:r>
              </m:sub>
            </m:sSub>
          </m:e>
        </m:ba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oMath>
      <w:r>
        <w:t xml:space="preserve">. 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16" w:name="thm-adjoint-inner-product"/>
    <w:p>
      <w:pPr>
        <w:pStyle w:val="BodyText"/>
      </w:pPr>
      <w:r>
        <w:rPr>
          <w:b/>
          <w:bCs/>
        </w:rPr>
        <w:t xml:space="preserve">Theorem 114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16"/>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113</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113</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17"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17"/>
    <w:bookmarkStart w:id="618" w:name="thm-zhz-sum-squares"/>
    <w:p>
      <w:pPr>
        <w:pStyle w:val="BodyText"/>
      </w:pPr>
      <w:r>
        <w:rPr>
          <w:b/>
          <w:bCs/>
        </w:rPr>
        <w:t xml:space="preserve">Theorem 115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18"/>
    <w:p>
      <w:pPr>
        <w:pStyle w:val="BodyText"/>
      </w:pPr>
      <w:r>
        <w:rPr>
          <w:i/>
          <w:iCs/>
        </w:rPr>
        <w:t xml:space="preserve">Proof</w:t>
      </w:r>
      <w:r>
        <w:t xml:space="preserve">. </w:t>
      </w:r>
      <w:r>
        <w:t xml:space="preserve">The last step uses the</w:t>
      </w:r>
      <w:r>
        <w:t xml:space="preserve"> </w:t>
      </w:r>
      <w:hyperlink r:id="rId619">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0">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r>
        <w:t xml:space="preserve"> </w:t>
      </w:r>
      <m:oMath>
        <m:r>
          <m:rPr>
            <m:sty m:val="p"/>
          </m:rPr>
          <m:t>Re</m:t>
        </m:r>
        <m:sSub>
          <m:e>
            <m:r>
              <m:t>z</m:t>
            </m:r>
          </m:e>
          <m:sub>
            <m:r>
              <m:t>j</m:t>
            </m:r>
          </m:sub>
        </m:sSub>
        <m:r>
          <m:rPr>
            <m:sty m:val="p"/>
          </m:rPr>
          <m:t>=</m:t>
        </m:r>
        <m:r>
          <m:rPr>
            <m:sty m:val="p"/>
          </m:rPr>
          <m:t>Im</m:t>
        </m:r>
        <m:sSub>
          <m:e>
            <m:r>
              <m:t>z</m:t>
            </m:r>
          </m:e>
          <m:sub>
            <m:r>
              <m:t>j</m:t>
            </m:r>
          </m:sub>
        </m:sSub>
        <m:r>
          <m:rPr>
            <m:sty m:val="p"/>
          </m:rPr>
          <m:t>=</m:t>
        </m:r>
        <m:r>
          <m:t>0</m:t>
        </m:r>
      </m:oMath>
      <w:r>
        <w:t xml:space="preserve">, that is, when</w:t>
      </w:r>
      <w:r>
        <w:t xml:space="preserve"> </w:t>
      </w:r>
      <m:oMath>
        <m:sSub>
          <m:e>
            <m:r>
              <m:t>z</m:t>
            </m:r>
          </m:e>
          <m:sub>
            <m:r>
              <m:t>j</m:t>
            </m:r>
          </m:sub>
        </m:sSub>
        <m:r>
          <m:rPr>
            <m:sty m:val="p"/>
          </m:rPr>
          <m:t>=</m:t>
        </m:r>
        <m:r>
          <m:t>0</m:t>
        </m:r>
      </m:oMath>
      <w:r>
        <w:t xml:space="preserve">.</w:t>
      </w:r>
    </w:p>
    <w:bookmarkStart w:id="621" w:name="exm-zhz-sum-squares"/>
    <w:p>
      <w:pPr>
        <w:pStyle w:val="BodyText"/>
      </w:pPr>
      <w:r>
        <w:rPr>
          <w:b/>
          <w:bCs/>
        </w:rPr>
        <w:t xml:space="preserve">Example 204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115</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115</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1"/>
    <w:bookmarkStart w:id="622" w:name="exm-transpose-not-enough"/>
    <w:p>
      <w:pPr>
        <w:pStyle w:val="FirstParagraph"/>
      </w:pPr>
      <w:r>
        <w:rPr>
          <w:b/>
          <w:bCs/>
        </w:rPr>
        <w:t xml:space="preserve">Example 205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115</w:t>
        </w:r>
      </w:hyperlink>
      <w:r>
        <w:t xml:space="preserve"> </w:t>
      </w:r>
      <w:r>
        <w:t xml:space="preserve">guarantees.</w:t>
      </w:r>
    </w:p>
    <w:bookmarkEnd w:id="622"/>
    <w:bookmarkStart w:id="623"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23"/>
    <w:bookmarkStart w:id="624"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114</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24"/>
    <w:bookmarkStart w:id="625" w:name="exm-hermitian-matrix"/>
    <w:p>
      <w:pPr>
        <w:pStyle w:val="BodyText"/>
      </w:pPr>
      <w:r>
        <w:rPr>
          <w:b/>
          <w:bCs/>
        </w:rPr>
        <w:t xml:space="preserve">Example 206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5"/>
    <w:bookmarkStart w:id="626" w:name="exm-not-hermitian"/>
    <w:p>
      <w:pPr>
        <w:pStyle w:val="BodyText"/>
      </w:pPr>
      <w:r>
        <w:rPr>
          <w:b/>
          <w:bCs/>
        </w:rPr>
        <w:t xml:space="preserve">Example 207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26"/>
    <w:bookmarkStart w:id="627"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27"/>
    <w:bookmarkStart w:id="628"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r>
        <w:t xml:space="preserve"> </w:t>
      </w:r>
      <m:oMath>
        <m:sSub>
          <m:e>
            <m:r>
              <m:t>a</m:t>
            </m:r>
          </m:e>
          <m:sub>
            <m:r>
              <m:t>j</m:t>
            </m:r>
            <m:r>
              <m:t>j</m:t>
            </m:r>
          </m:sub>
        </m:sSub>
        <m:r>
          <m:rPr>
            <m:sty m:val="p"/>
          </m:rPr>
          <m:t>+</m:t>
        </m:r>
        <m:bar>
          <m:barPr>
            <m:pos m:val="top"/>
          </m:barPr>
          <m:e>
            <m:sSub>
              <m:e>
                <m:r>
                  <m:t>a</m:t>
                </m:r>
              </m:e>
              <m:sub>
                <m:r>
                  <m:t>j</m:t>
                </m:r>
                <m:r>
                  <m:t>j</m:t>
                </m:r>
              </m:sub>
            </m:sSub>
          </m:e>
        </m:bar>
        <m:r>
          <m:rPr>
            <m:sty m:val="p"/>
          </m:rPr>
          <m:t>=</m:t>
        </m:r>
        <m:r>
          <m:t>2</m:t>
        </m:r>
        <m:r>
          <m:rPr>
            <m:sty m:val="p"/>
          </m:rPr>
          <m:t>Re</m:t>
        </m:r>
        <m:r>
          <m:rPr>
            <m:sty m:val="p"/>
          </m:rPr>
          <m:t>(</m:t>
        </m:r>
        <m:sSub>
          <m:e>
            <m:r>
              <m:t>a</m:t>
            </m:r>
          </m:e>
          <m:sub>
            <m:r>
              <m:t>j</m:t>
            </m:r>
            <m:r>
              <m:t>j</m:t>
            </m:r>
          </m:sub>
        </m:sSub>
        <m:r>
          <m:rPr>
            <m:sty m:val="p"/>
          </m:rPr>
          <m:t>)</m:t>
        </m:r>
        <m:r>
          <m:rPr>
            <m:sty m:val="p"/>
          </m:rPr>
          <m:t>=</m:t>
        </m:r>
        <m:r>
          <m:t>0</m:t>
        </m:r>
      </m:oMath>
      <w:r>
        <w:t xml:space="preserve">.</w:t>
      </w:r>
      <w:r>
        <w:t xml:space="preserve"> </w:t>
      </w: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r>
        <w:t xml:space="preserve"> </w:t>
      </w:r>
      <m:oMath>
        <m:r>
          <m:rPr>
            <m:sty m:val="p"/>
          </m:rPr>
          <m:t>−</m:t>
        </m:r>
        <m:bar>
          <m:barPr>
            <m:pos m:val="top"/>
          </m:barPr>
          <m:e>
            <m:r>
              <m:t>3</m:t>
            </m:r>
            <m:r>
              <m:t> </m:t>
            </m:r>
            <m:r>
              <m:t>i</m:t>
            </m:r>
          </m:e>
        </m:bar>
        <m:r>
          <m:rPr>
            <m:sty m:val="p"/>
          </m:rPr>
          <m:t>=</m:t>
        </m:r>
        <m:r>
          <m:rPr>
            <m:sty m:val="p"/>
          </m:rPr>
          <m:t>−</m:t>
        </m:r>
        <m:r>
          <m:rPr>
            <m:sty m:val="p"/>
          </m:rPr>
          <m:t>(</m:t>
        </m:r>
        <m:r>
          <m:rPr>
            <m:sty m:val="p"/>
          </m:rPr>
          <m:t>−</m:t>
        </m:r>
        <m:r>
          <m:t>3</m:t>
        </m:r>
        <m:r>
          <m:t> </m:t>
        </m:r>
        <m:r>
          <m:t>i</m:t>
        </m:r>
        <m:r>
          <m:rPr>
            <m:sty m:val="p"/>
          </m:rPr>
          <m:t>)</m:t>
        </m:r>
        <m:r>
          <m:rPr>
            <m:sty m:val="p"/>
          </m:rPr>
          <m:t>=</m:t>
        </m:r>
        <m:r>
          <m:t>3</m:t>
        </m:r>
        <m:r>
          <m:t> </m:t>
        </m:r>
        <m:r>
          <m:t>i</m:t>
        </m:r>
      </m:oMath>
      <w:r>
        <w:t xml:space="preserve">,</w:t>
      </w:r>
      <w:r>
        <w:t xml:space="preserve"> </w:t>
      </w: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28"/>
    <w:bookmarkStart w:id="629" w:name="exm-skew-hermitian-matrix"/>
    <w:p>
      <w:pPr>
        <w:pStyle w:val="BodyText"/>
      </w:pPr>
      <w:r>
        <w:rPr>
          <w:b/>
          <w:bCs/>
        </w:rPr>
        <w:t xml:space="preserve">Example 208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29"/>
    <w:bookmarkStart w:id="630" w:name="X4e376dfe4195dd67571b7cde9ab8c2999dabc4a"/>
    <w:p>
      <w:pPr>
        <w:pStyle w:val="BodyText"/>
      </w:pPr>
      <w:r>
        <w:rPr>
          <w:b/>
          <w:bCs/>
        </w:rPr>
        <w:t xml:space="preserve">Theorem 116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0"/>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113</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r>
        <w:t xml:space="preserve"> </w:t>
      </w:r>
      <m:oMath>
        <m:sSup>
          <m:e>
            <m:r>
              <m:rPr>
                <m:sty m:val="bi"/>
              </m:rPr>
              <m:t>H</m:t>
            </m:r>
          </m:e>
          <m:sup>
            <m:r>
              <m:rPr>
                <m:sty m:val="p"/>
              </m:rPr>
              <m:t>′</m:t>
            </m:r>
          </m:sup>
        </m:sSup>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r>
          <m:rPr>
            <m:sty m:val="p"/>
          </m:rPr>
          <m:t>=</m:t>
        </m:r>
        <m:r>
          <m:rPr>
            <m:sty m:val="bi"/>
          </m:rPr>
          <m:t>H</m:t>
        </m:r>
      </m:oMath>
      <w:r>
        <w:t xml:space="preserve">.</w:t>
      </w:r>
      <w:r>
        <w:t xml:space="preserve"> </w:t>
      </w: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r>
        <w:t xml:space="preserve"> </w:t>
      </w:r>
      <m:oMath>
        <m:sSup>
          <m:e>
            <m:r>
              <m:rPr>
                <m:sty m:val="bi"/>
              </m:rPr>
              <m:t>S</m:t>
            </m:r>
          </m:e>
          <m:sup>
            <m:r>
              <m:rPr>
                <m:sty m:val="p"/>
              </m:rPr>
              <m:t>′</m:t>
            </m:r>
          </m:sup>
        </m:sSup>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r>
          <m:rPr>
            <m:sty m:val="p"/>
          </m:rPr>
          <m:t>=</m:t>
        </m:r>
        <m:r>
          <m:rPr>
            <m:sty m:val="bi"/>
          </m:rPr>
          <m:t>S</m:t>
        </m:r>
      </m:oMath>
      <w:r>
        <w:t xml:space="preserve">.</w:t>
      </w:r>
    </w:p>
    <w:bookmarkEnd w:id="631"/>
    <w:bookmarkStart w:id="633" w:name="sec-additional-resources"/>
    <w:p>
      <w:pPr>
        <w:pStyle w:val="Heading2"/>
      </w:pPr>
      <w:r>
        <w:t xml:space="preserve">11 Further reading</w:t>
      </w:r>
    </w:p>
    <w:p>
      <w:pPr>
        <w:pStyle w:val="Compact"/>
        <w:numPr>
          <w:ilvl w:val="0"/>
          <w:numId w:val="1111"/>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1"/>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1"/>
        </w:numPr>
      </w:pPr>
      <w:r>
        <w:t xml:space="preserve">Fieller (2016)</w:t>
      </w:r>
    </w:p>
    <w:p>
      <w:pPr>
        <w:pStyle w:val="Compact"/>
        <w:numPr>
          <w:ilvl w:val="0"/>
          <w:numId w:val="1111"/>
        </w:numPr>
      </w:pPr>
      <w:r>
        <w:t xml:space="preserve">Banerjee and Roy (2014)</w:t>
      </w:r>
    </w:p>
    <w:p>
      <w:pPr>
        <w:pStyle w:val="Compact"/>
        <w:numPr>
          <w:ilvl w:val="0"/>
          <w:numId w:val="1111"/>
        </w:numPr>
      </w:pPr>
      <w:r>
        <w:t xml:space="preserve">Searle and Khuri (2017)</w:t>
      </w:r>
    </w:p>
    <w:p>
      <w:pPr>
        <w:pStyle w:val="Compact"/>
        <w:numPr>
          <w:ilvl w:val="0"/>
          <w:numId w:val="1111"/>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2">
        <w:r>
          <w:rPr>
            <w:rStyle w:val="Hyperlink"/>
          </w:rPr>
          <w:t xml:space="preserve">derivatives</w:t>
        </w:r>
      </w:hyperlink>
      <w:r>
        <w:t xml:space="preserve"> </w:t>
      </w:r>
      <w:r>
        <w:t xml:space="preserve">of vectors and matrices,</w:t>
      </w:r>
      <w:r>
        <w:t xml:space="preserve"> </w:t>
      </w:r>
      <w:r>
        <w:t xml:space="preserve">so it is a quick place to look up a formula this page proves.</w:t>
      </w:r>
    </w:p>
    <w:p>
      <w:pPr>
        <w:pStyle w:val="Compact"/>
        <w:numPr>
          <w:ilvl w:val="0"/>
          <w:numId w:val="1111"/>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33"/>
    <w:bookmarkStart w:id="674" w:name="references"/>
    <w:p>
      <w:pPr>
        <w:pStyle w:val="Heading2"/>
      </w:pPr>
      <w:r>
        <w:t xml:space="preserve">References</w:t>
      </w:r>
    </w:p>
    <w:bookmarkStart w:id="673" w:name="refs"/>
    <w:bookmarkStart w:id="635"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34">
        <w:r>
          <w:rPr>
            <w:rStyle w:val="Hyperlink"/>
          </w:rPr>
          <w:t xml:space="preserve">https://doi.org/10.1007/978-3-031-41026-0</w:t>
        </w:r>
      </w:hyperlink>
      <w:r>
        <w:t xml:space="preserve">.</w:t>
      </w:r>
    </w:p>
    <w:bookmarkEnd w:id="635"/>
    <w:bookmarkStart w:id="637"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36">
        <w:r>
          <w:rPr>
            <w:rStyle w:val="Hyperlink"/>
          </w:rPr>
          <w:t xml:space="preserve">https://www.routledge.com/Linear-Algebra-and-Matrix-Analysis-for-Statistics/Banerjee-Roy/p/book/9781420095388</w:t>
        </w:r>
      </w:hyperlink>
      <w:r>
        <w:t xml:space="preserve">.</w:t>
      </w:r>
    </w:p>
    <w:bookmarkEnd w:id="637"/>
    <w:bookmarkStart w:id="639"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38">
        <w:r>
          <w:rPr>
            <w:rStyle w:val="Hyperlink"/>
          </w:rPr>
          <w:t xml:space="preserve">https://doi.org/10.1017/9781108583664</w:t>
        </w:r>
      </w:hyperlink>
      <w:r>
        <w:t xml:space="preserve">.</w:t>
      </w:r>
    </w:p>
    <w:bookmarkEnd w:id="639"/>
    <w:bookmarkStart w:id="641"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0">
        <w:r>
          <w:rPr>
            <w:rStyle w:val="Hyperlink"/>
          </w:rPr>
          <w:t xml:space="preserve">https://doi.org/10.1201/9781315182780</w:t>
        </w:r>
      </w:hyperlink>
      <w:r>
        <w:t xml:space="preserve">.</w:t>
      </w:r>
    </w:p>
    <w:bookmarkEnd w:id="641"/>
    <w:bookmarkStart w:id="643"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2">
        <w:r>
          <w:rPr>
            <w:rStyle w:val="Hyperlink"/>
          </w:rPr>
          <w:t xml:space="preserve">https://doi.org/10.1201/9781315370200</w:t>
        </w:r>
      </w:hyperlink>
      <w:r>
        <w:t xml:space="preserve">.</w:t>
      </w:r>
    </w:p>
    <w:bookmarkEnd w:id="643"/>
    <w:bookmarkStart w:id="645"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44">
        <w:r>
          <w:rPr>
            <w:rStyle w:val="Hyperlink"/>
          </w:rPr>
          <w:t xml:space="preserve">https://www.deeplearningbook.org/</w:t>
        </w:r>
      </w:hyperlink>
      <w:r>
        <w:t xml:space="preserve">.</w:t>
      </w:r>
    </w:p>
    <w:bookmarkEnd w:id="645"/>
    <w:bookmarkStart w:id="647"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46">
        <w:r>
          <w:rPr>
            <w:rStyle w:val="Hyperlink"/>
          </w:rPr>
          <w:t xml:space="preserve">https://facultyweb.cs.wwu.edu/~hutchib2/video_lectures/data371/</w:t>
        </w:r>
      </w:hyperlink>
      <w:r>
        <w:t xml:space="preserve">.</w:t>
      </w:r>
    </w:p>
    <w:bookmarkEnd w:id="647"/>
    <w:bookmarkStart w:id="649"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48">
        <w:r>
          <w:rPr>
            <w:rStyle w:val="Hyperlink"/>
          </w:rPr>
          <w:t xml:space="preserve">www.mosaic-web.org</w:t>
        </w:r>
      </w:hyperlink>
      <w:r>
        <w:t xml:space="preserve">.</w:t>
      </w:r>
    </w:p>
    <w:bookmarkEnd w:id="649"/>
    <w:bookmarkStart w:id="651"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0">
        <w:r>
          <w:rPr>
            <w:rStyle w:val="Hyperlink"/>
          </w:rPr>
          <w:t xml:space="preserve">https://www2.imm.dtu.dk/pubdb/edoc/imm3274.pdf</w:t>
        </w:r>
      </w:hyperlink>
      <w:r>
        <w:t xml:space="preserve">.</w:t>
      </w:r>
    </w:p>
    <w:bookmarkEnd w:id="651"/>
    <w:bookmarkStart w:id="652"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2"/>
    <w:bookmarkStart w:id="654"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53">
        <w:r>
          <w:rPr>
            <w:rStyle w:val="Hyperlink"/>
          </w:rPr>
          <w:t xml:space="preserve">https://math.mit.edu/~gs/linearalgebra/</w:t>
        </w:r>
      </w:hyperlink>
      <w:r>
        <w:t xml:space="preserve">.</w:t>
      </w:r>
    </w:p>
    <w:bookmarkEnd w:id="654"/>
    <w:bookmarkStart w:id="656"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55">
        <w:r>
          <w:rPr>
            <w:rStyle w:val="Hyperlink"/>
          </w:rPr>
          <w:t xml:space="preserve">https://ucla-biostat-216.github.io/2024fall/slides/10-eig/10-eig.html</w:t>
        </w:r>
      </w:hyperlink>
      <w:r>
        <w:t xml:space="preserve">.</w:t>
      </w:r>
    </w:p>
    <w:bookmarkEnd w:id="656"/>
    <w:bookmarkStart w:id="658"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57">
        <w:r>
          <w:rPr>
            <w:rStyle w:val="Hyperlink"/>
          </w:rPr>
          <w:t xml:space="preserve">https://ucla-biostat-216.github.io/2024fall/slides/08-ls/08-ls.html</w:t>
        </w:r>
      </w:hyperlink>
      <w:r>
        <w:t xml:space="preserve">.</w:t>
      </w:r>
    </w:p>
    <w:bookmarkEnd w:id="658"/>
    <w:bookmarkStart w:id="660"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59">
        <w:r>
          <w:rPr>
            <w:rStyle w:val="Hyperlink"/>
          </w:rPr>
          <w:t xml:space="preserve">https://ucla-biostat-216.github.io/2024fall/slides/07-matinv/07-matinv.html</w:t>
        </w:r>
      </w:hyperlink>
      <w:r>
        <w:t xml:space="preserve">.</w:t>
      </w:r>
    </w:p>
    <w:bookmarkEnd w:id="660"/>
    <w:bookmarkStart w:id="662"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1">
        <w:r>
          <w:rPr>
            <w:rStyle w:val="Hyperlink"/>
          </w:rPr>
          <w:t xml:space="preserve">https://ucla-biostat-216.github.io/2024fall/slides/03-matrix/03-matrix.html</w:t>
        </w:r>
      </w:hyperlink>
      <w:r>
        <w:t xml:space="preserve">.</w:t>
      </w:r>
    </w:p>
    <w:bookmarkEnd w:id="662"/>
    <w:bookmarkStart w:id="664"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63">
        <w:r>
          <w:rPr>
            <w:rStyle w:val="Hyperlink"/>
          </w:rPr>
          <w:t xml:space="preserve">https://ucla-biostat-216.github.io/2024fall/slides/06-orthproj/06-orthproj.html</w:t>
        </w:r>
      </w:hyperlink>
      <w:r>
        <w:t xml:space="preserve">.</w:t>
      </w:r>
    </w:p>
    <w:bookmarkEnd w:id="664"/>
    <w:bookmarkStart w:id="666"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65">
        <w:r>
          <w:rPr>
            <w:rStyle w:val="Hyperlink"/>
          </w:rPr>
          <w:t xml:space="preserve">https://ucla-biostat-216.github.io/2024fall/slides/05-rank/05-rank.html</w:t>
        </w:r>
      </w:hyperlink>
      <w:r>
        <w:t xml:space="preserve">.</w:t>
      </w:r>
    </w:p>
    <w:bookmarkEnd w:id="666"/>
    <w:bookmarkStart w:id="668"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67">
        <w:r>
          <w:rPr>
            <w:rStyle w:val="Hyperlink"/>
          </w:rPr>
          <w:t xml:space="preserve">https://ucla-biostat-216.github.io/2024fall/slides/11-pd/11-pd.html</w:t>
        </w:r>
      </w:hyperlink>
      <w:r>
        <w:t xml:space="preserve">.</w:t>
      </w:r>
    </w:p>
    <w:bookmarkEnd w:id="668"/>
    <w:bookmarkStart w:id="670"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69">
        <w:r>
          <w:rPr>
            <w:rStyle w:val="Hyperlink"/>
          </w:rPr>
          <w:t xml:space="preserve">https://ucla-biostat-216.github.io/2024fall/slides/04-vecsp/04-vecsp.html</w:t>
        </w:r>
      </w:hyperlink>
      <w:r>
        <w:t xml:space="preserve">.</w:t>
      </w:r>
    </w:p>
    <w:bookmarkEnd w:id="670"/>
    <w:bookmarkStart w:id="672"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1">
        <w:r>
          <w:rPr>
            <w:rStyle w:val="Hyperlink"/>
          </w:rPr>
          <w:t xml:space="preserve">https://ucla-biostat-216.github.io/2024fall/slides/02-vector/02-vector.html</w:t>
        </w:r>
      </w:hyperlink>
      <w:r>
        <w:t xml:space="preserve">.</w:t>
      </w:r>
    </w:p>
    <w:bookmarkEnd w:id="672"/>
    <w:bookmarkEnd w:id="673"/>
    <w:bookmarkEnd w:id="6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0" Type="http://schemas.openxmlformats.org/officeDocument/2006/relationships/image" Target="media/rId180.png"/><Relationship Id="rId68" Type="http://schemas.openxmlformats.org/officeDocument/2006/relationships/image" Target="media/rId68.png"/><Relationship Id="rId259" Type="http://schemas.openxmlformats.org/officeDocument/2006/relationships/image" Target="media/rId259.png"/><Relationship Id="rId127" Type="http://schemas.openxmlformats.org/officeDocument/2006/relationships/hyperlink" Target="algebra.qmd" TargetMode="External"/><Relationship Id="rId316" Type="http://schemas.openxmlformats.org/officeDocument/2006/relationships/hyperlink" Target="algebra.qmd#def-absolute-value" TargetMode="External"/><Relationship Id="rId156" Type="http://schemas.openxmlformats.org/officeDocument/2006/relationships/hyperlink" Target="algebra.qmd#def-affine-function" TargetMode="External"/><Relationship Id="rId89" Type="http://schemas.openxmlformats.org/officeDocument/2006/relationships/hyperlink" Target="algebra.qmd#def-associative" TargetMode="External"/><Relationship Id="rId87" Type="http://schemas.openxmlformats.org/officeDocument/2006/relationships/hyperlink" Target="algebra.qmd#def-commutative" TargetMode="External"/><Relationship Id="rId609" Type="http://schemas.openxmlformats.org/officeDocument/2006/relationships/hyperlink" Target="algebra.qmd#def-complex-conjugate" TargetMode="External"/><Relationship Id="rId620" Type="http://schemas.openxmlformats.org/officeDocument/2006/relationships/hyperlink" Target="algebra.qmd#def-complex-modulus" TargetMode="External"/><Relationship Id="rId434" Type="http://schemas.openxmlformats.org/officeDocument/2006/relationships/hyperlink" Target="algebra.qmd#def-complex-number" TargetMode="External"/><Relationship Id="rId101" Type="http://schemas.openxmlformats.org/officeDocument/2006/relationships/hyperlink" Target="algebra.qmd#def-distributive" TargetMode="External"/><Relationship Id="rId36" Type="http://schemas.openxmlformats.org/officeDocument/2006/relationships/hyperlink" Target="algebra.qmd#def-identity-element" TargetMode="External"/><Relationship Id="rId157" Type="http://schemas.openxmlformats.org/officeDocument/2006/relationships/hyperlink" Target="algebra.qmd#def-linear-function" TargetMode="External"/><Relationship Id="rId53" Type="http://schemas.openxmlformats.org/officeDocument/2006/relationships/hyperlink" Target="algebra.qmd#def-square-root" TargetMode="External"/><Relationship Id="rId281" Type="http://schemas.openxmlformats.org/officeDocument/2006/relationships/hyperlink" Target="algebra.qmd#def-strict-inequality" TargetMode="External"/><Relationship Id="rId38" Type="http://schemas.openxmlformats.org/officeDocument/2006/relationships/hyperlink" Target="algebra.qmd#def-summation" TargetMode="External"/><Relationship Id="rId619" Type="http://schemas.openxmlformats.org/officeDocument/2006/relationships/hyperlink" Target="algebra.qmd#thm-conj-product" TargetMode="External"/><Relationship Id="rId128" Type="http://schemas.openxmlformats.org/officeDocument/2006/relationships/hyperlink" Target="algebra.qmd#thm-mult-distr" TargetMode="External"/><Relationship Id="rId130" Type="http://schemas.openxmlformats.org/officeDocument/2006/relationships/hyperlink" Target="algebra.qmd#thm-prod-symmetric" TargetMode="External"/><Relationship Id="rId131" Type="http://schemas.openxmlformats.org/officeDocument/2006/relationships/hyperlink" Target="algebra.qmd#thm-sum-constant-factor" TargetMode="External"/><Relationship Id="rId129" Type="http://schemas.openxmlformats.org/officeDocument/2006/relationships/hyperlink" Target="algebra.qmd#thm-sum-of-sums" TargetMode="External"/><Relationship Id="rId632" Type="http://schemas.openxmlformats.org/officeDocument/2006/relationships/hyperlink" Target="calculus.qmd#def-derivative" TargetMode="External"/><Relationship Id="rId161" Type="http://schemas.openxmlformats.org/officeDocument/2006/relationships/hyperlink" Target="calculus.qmd#def-linear-approximation" TargetMode="External"/><Relationship Id="rId634" Type="http://schemas.openxmlformats.org/officeDocument/2006/relationships/hyperlink" Target="https://doi.org/10.1007/978-3-031-41026-0" TargetMode="External"/><Relationship Id="rId638" Type="http://schemas.openxmlformats.org/officeDocument/2006/relationships/hyperlink" Target="https://doi.org/10.1017/9781108583664" TargetMode="External"/><Relationship Id="rId640" Type="http://schemas.openxmlformats.org/officeDocument/2006/relationships/hyperlink" Target="https://doi.org/10.1201/9781315182780" TargetMode="External"/><Relationship Id="rId642" Type="http://schemas.openxmlformats.org/officeDocument/2006/relationships/hyperlink" Target="https://doi.org/10.1201/9781315370200" TargetMode="External"/><Relationship Id="rId459" Type="http://schemas.openxmlformats.org/officeDocument/2006/relationships/hyperlink" Target="https://en.wikipedia.org/wiki/Definite_matrix" TargetMode="External"/><Relationship Id="rId472"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46"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53" Type="http://schemas.openxmlformats.org/officeDocument/2006/relationships/hyperlink" Target="https://math.mit.edu/~gs/linearalgebra/" TargetMode="External"/><Relationship Id="rId408" Type="http://schemas.openxmlformats.org/officeDocument/2006/relationships/hyperlink" Target="https://morrison-lab.github.io/rme/chapters/Linear-models-overview.html#sec-infer-LMs" TargetMode="External"/><Relationship Id="rId671" Type="http://schemas.openxmlformats.org/officeDocument/2006/relationships/hyperlink" Target="https://ucla-biostat-216.github.io/2024fall/slides/02-vector/02-vector.html" TargetMode="External"/><Relationship Id="rId661" Type="http://schemas.openxmlformats.org/officeDocument/2006/relationships/hyperlink" Target="https://ucla-biostat-216.github.io/2024fall/slides/03-matrix/03-matrix.html" TargetMode="External"/><Relationship Id="rId669" Type="http://schemas.openxmlformats.org/officeDocument/2006/relationships/hyperlink" Target="https://ucla-biostat-216.github.io/2024fall/slides/04-vecsp/04-vecsp.html" TargetMode="External"/><Relationship Id="rId665" Type="http://schemas.openxmlformats.org/officeDocument/2006/relationships/hyperlink" Target="https://ucla-biostat-216.github.io/2024fall/slides/05-rank/05-rank.html" TargetMode="External"/><Relationship Id="rId663" Type="http://schemas.openxmlformats.org/officeDocument/2006/relationships/hyperlink" Target="https://ucla-biostat-216.github.io/2024fall/slides/06-orthproj/06-orthproj.html" TargetMode="External"/><Relationship Id="rId659" Type="http://schemas.openxmlformats.org/officeDocument/2006/relationships/hyperlink" Target="https://ucla-biostat-216.github.io/2024fall/slides/07-matinv/07-matinv.html" TargetMode="External"/><Relationship Id="rId657" Type="http://schemas.openxmlformats.org/officeDocument/2006/relationships/hyperlink" Target="https://ucla-biostat-216.github.io/2024fall/slides/08-ls/08-ls.html" TargetMode="External"/><Relationship Id="rId655" Type="http://schemas.openxmlformats.org/officeDocument/2006/relationships/hyperlink" Target="https://ucla-biostat-216.github.io/2024fall/slides/10-eig/10-eig.html" TargetMode="External"/><Relationship Id="rId667"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44" Type="http://schemas.openxmlformats.org/officeDocument/2006/relationships/hyperlink" Target="https://www.deeplearningbook.org/" TargetMode="External"/><Relationship Id="rId648" Type="http://schemas.openxmlformats.org/officeDocument/2006/relationships/hyperlink" Target="https://www.mosaic-web.org" TargetMode="External"/><Relationship Id="rId636"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75"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38"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0"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1"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8"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0"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07"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127" Type="http://schemas.openxmlformats.org/officeDocument/2006/relationships/hyperlink" Target="algebra.qmd" TargetMode="External"/><Relationship Id="rId316" Type="http://schemas.openxmlformats.org/officeDocument/2006/relationships/hyperlink" Target="algebra.qmd#def-absolute-value" TargetMode="External"/><Relationship Id="rId156" Type="http://schemas.openxmlformats.org/officeDocument/2006/relationships/hyperlink" Target="algebra.qmd#def-affine-function" TargetMode="External"/><Relationship Id="rId89" Type="http://schemas.openxmlformats.org/officeDocument/2006/relationships/hyperlink" Target="algebra.qmd#def-associative" TargetMode="External"/><Relationship Id="rId87" Type="http://schemas.openxmlformats.org/officeDocument/2006/relationships/hyperlink" Target="algebra.qmd#def-commutative" TargetMode="External"/><Relationship Id="rId609" Type="http://schemas.openxmlformats.org/officeDocument/2006/relationships/hyperlink" Target="algebra.qmd#def-complex-conjugate" TargetMode="External"/><Relationship Id="rId620" Type="http://schemas.openxmlformats.org/officeDocument/2006/relationships/hyperlink" Target="algebra.qmd#def-complex-modulus" TargetMode="External"/><Relationship Id="rId434" Type="http://schemas.openxmlformats.org/officeDocument/2006/relationships/hyperlink" Target="algebra.qmd#def-complex-number" TargetMode="External"/><Relationship Id="rId101" Type="http://schemas.openxmlformats.org/officeDocument/2006/relationships/hyperlink" Target="algebra.qmd#def-distributive" TargetMode="External"/><Relationship Id="rId36" Type="http://schemas.openxmlformats.org/officeDocument/2006/relationships/hyperlink" Target="algebra.qmd#def-identity-element" TargetMode="External"/><Relationship Id="rId157" Type="http://schemas.openxmlformats.org/officeDocument/2006/relationships/hyperlink" Target="algebra.qmd#def-linear-function" TargetMode="External"/><Relationship Id="rId53" Type="http://schemas.openxmlformats.org/officeDocument/2006/relationships/hyperlink" Target="algebra.qmd#def-square-root" TargetMode="External"/><Relationship Id="rId281" Type="http://schemas.openxmlformats.org/officeDocument/2006/relationships/hyperlink" Target="algebra.qmd#def-strict-inequality" TargetMode="External"/><Relationship Id="rId38" Type="http://schemas.openxmlformats.org/officeDocument/2006/relationships/hyperlink" Target="algebra.qmd#def-summation" TargetMode="External"/><Relationship Id="rId619" Type="http://schemas.openxmlformats.org/officeDocument/2006/relationships/hyperlink" Target="algebra.qmd#thm-conj-product" TargetMode="External"/><Relationship Id="rId128" Type="http://schemas.openxmlformats.org/officeDocument/2006/relationships/hyperlink" Target="algebra.qmd#thm-mult-distr" TargetMode="External"/><Relationship Id="rId130" Type="http://schemas.openxmlformats.org/officeDocument/2006/relationships/hyperlink" Target="algebra.qmd#thm-prod-symmetric" TargetMode="External"/><Relationship Id="rId131" Type="http://schemas.openxmlformats.org/officeDocument/2006/relationships/hyperlink" Target="algebra.qmd#thm-sum-constant-factor" TargetMode="External"/><Relationship Id="rId129" Type="http://schemas.openxmlformats.org/officeDocument/2006/relationships/hyperlink" Target="algebra.qmd#thm-sum-of-sums" TargetMode="External"/><Relationship Id="rId632" Type="http://schemas.openxmlformats.org/officeDocument/2006/relationships/hyperlink" Target="calculus.qmd#def-derivative" TargetMode="External"/><Relationship Id="rId161" Type="http://schemas.openxmlformats.org/officeDocument/2006/relationships/hyperlink" Target="calculus.qmd#def-linear-approximation" TargetMode="External"/><Relationship Id="rId634" Type="http://schemas.openxmlformats.org/officeDocument/2006/relationships/hyperlink" Target="https://doi.org/10.1007/978-3-031-41026-0" TargetMode="External"/><Relationship Id="rId638" Type="http://schemas.openxmlformats.org/officeDocument/2006/relationships/hyperlink" Target="https://doi.org/10.1017/9781108583664" TargetMode="External"/><Relationship Id="rId640" Type="http://schemas.openxmlformats.org/officeDocument/2006/relationships/hyperlink" Target="https://doi.org/10.1201/9781315182780" TargetMode="External"/><Relationship Id="rId642" Type="http://schemas.openxmlformats.org/officeDocument/2006/relationships/hyperlink" Target="https://doi.org/10.1201/9781315370200" TargetMode="External"/><Relationship Id="rId459" Type="http://schemas.openxmlformats.org/officeDocument/2006/relationships/hyperlink" Target="https://en.wikipedia.org/wiki/Definite_matrix" TargetMode="External"/><Relationship Id="rId472"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46"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53" Type="http://schemas.openxmlformats.org/officeDocument/2006/relationships/hyperlink" Target="https://math.mit.edu/~gs/linearalgebra/" TargetMode="External"/><Relationship Id="rId408" Type="http://schemas.openxmlformats.org/officeDocument/2006/relationships/hyperlink" Target="https://morrison-lab.github.io/rme/chapters/Linear-models-overview.html#sec-infer-LMs" TargetMode="External"/><Relationship Id="rId671" Type="http://schemas.openxmlformats.org/officeDocument/2006/relationships/hyperlink" Target="https://ucla-biostat-216.github.io/2024fall/slides/02-vector/02-vector.html" TargetMode="External"/><Relationship Id="rId661" Type="http://schemas.openxmlformats.org/officeDocument/2006/relationships/hyperlink" Target="https://ucla-biostat-216.github.io/2024fall/slides/03-matrix/03-matrix.html" TargetMode="External"/><Relationship Id="rId669" Type="http://schemas.openxmlformats.org/officeDocument/2006/relationships/hyperlink" Target="https://ucla-biostat-216.github.io/2024fall/slides/04-vecsp/04-vecsp.html" TargetMode="External"/><Relationship Id="rId665" Type="http://schemas.openxmlformats.org/officeDocument/2006/relationships/hyperlink" Target="https://ucla-biostat-216.github.io/2024fall/slides/05-rank/05-rank.html" TargetMode="External"/><Relationship Id="rId663" Type="http://schemas.openxmlformats.org/officeDocument/2006/relationships/hyperlink" Target="https://ucla-biostat-216.github.io/2024fall/slides/06-orthproj/06-orthproj.html" TargetMode="External"/><Relationship Id="rId659" Type="http://schemas.openxmlformats.org/officeDocument/2006/relationships/hyperlink" Target="https://ucla-biostat-216.github.io/2024fall/slides/07-matinv/07-matinv.html" TargetMode="External"/><Relationship Id="rId657" Type="http://schemas.openxmlformats.org/officeDocument/2006/relationships/hyperlink" Target="https://ucla-biostat-216.github.io/2024fall/slides/08-ls/08-ls.html" TargetMode="External"/><Relationship Id="rId655" Type="http://schemas.openxmlformats.org/officeDocument/2006/relationships/hyperlink" Target="https://ucla-biostat-216.github.io/2024fall/slides/10-eig/10-eig.html" TargetMode="External"/><Relationship Id="rId667"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44" Type="http://schemas.openxmlformats.org/officeDocument/2006/relationships/hyperlink" Target="https://www.deeplearningbook.org/" TargetMode="External"/><Relationship Id="rId648" Type="http://schemas.openxmlformats.org/officeDocument/2006/relationships/hyperlink" Target="https://www.mosaic-web.org" TargetMode="External"/><Relationship Id="rId636"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75"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38"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0"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1"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8"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0"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07"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2026-10-09T08:48:58Z</dcterms:created>
  <dcterms:modified xsi:type="dcterms:W3CDTF">2026-10-09T08:48:58Z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01:32:36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