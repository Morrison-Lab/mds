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Optimization</w:t>
      </w:r>
    </w:p>
    <w:p>
      <w:pPr>
        <w:pStyle w:val="Date"/>
      </w:pPr>
      <w:del w:id="1" w:author="PR Preview" w:date="2026-01-01T00:00:00Z">
        <w:r>
          <w:delText xml:space="preserve">Last modified: 2026-10-22 08:26:35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08:35:00 (PDT)</w:t>
        </w:r>
      </w:ins>
    </w:p>
    <w:bookmarkStart w:id="73" w:name="sec-optimality-vector"/>
    <w:p>
      <w:pPr>
        <w:pStyle w:val="Heading2"/>
      </w:pPr>
      <w:r>
        <w:t xml:space="preserve">1 Optimality conditions in several variables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multivariate calculus and optimality-condition parts of</w:t>
            </w:r>
            <w:r>
              <w:t xml:space="preserve"> </w:t>
            </w:r>
            <w:r>
              <w:t xml:space="preserve">Zhou [1]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states the second-order Taylor approximation and the optimality conditions without</w:t>
            </w:r>
            <w:r>
              <w:t xml:space="preserve"> </w:t>
            </w:r>
            <w:hyperlink r:id="rId13">
              <w:r>
                <w:rPr>
                  <w:rStyle w:val="Hyperlink"/>
                </w:rPr>
                <w:t xml:space="preserve">proof</w:t>
              </w:r>
            </w:hyperlink>
            <w:r>
              <w:t xml:space="preserve">;</w:t>
            </w:r>
            <w:r>
              <w:t xml:space="preserve"> </w:t>
            </w:r>
            <w:r>
              <w:t xml:space="preserve">here they are proved from the one-variable Taylor theorem,</w:t>
            </w:r>
            <w:r>
              <w:t xml:space="preserve"> </w:t>
            </w:r>
            <w:r>
              <w:t xml:space="preserve">and the approximation is made exact by evaluating the Hessian at a point between</w:t>
            </w:r>
            <w:r>
              <w:t xml:space="preserve"> </w:t>
            </w:r>
            <w:r>
              <w:t xml:space="preserve">$\mathord{\smash[b]{\underset{\raise.3ex\hbox{$\scriptstyle\sim$}}{z}}\vphantom{z}}$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$\mathord{\smash[b]{\underset{\raise.3ex\hbox{$\scriptstyle\sim$}}{z}}\vphantom{z}} + \mathord{\smash[b]{\underset{\raise.3ex\hbox{$\scriptstyle\sim$}}{h}}\vphantom{h}}$</w:t>
            </w:r>
            <w:r>
              <w:t xml:space="preserve">.</w:t>
            </w:r>
            <w:r>
              <w:t xml:space="preserve"> </w:t>
            </w:r>
            <w:r>
              <w:t xml:space="preserve">The source calls points with zero gradient critical points;</w:t>
            </w:r>
            <w:r>
              <w:t xml:space="preserve"> </w:t>
            </w:r>
            <w:r>
              <w:t xml:space="preserve">here they are stationary points,</w:t>
            </w:r>
            <w:r>
              <w:t xml:space="preserve"> </w:t>
            </w:r>
            <w:r>
              <w:t xml:space="preserve">because the</w:t>
            </w:r>
            <w:r>
              <w:t xml:space="preserve"> </w:t>
            </w:r>
            <w:hyperlink r:id="rId14">
              <w:r>
                <w:rPr>
                  <w:rStyle w:val="Hyperlink"/>
                </w:rPr>
                <w:t xml:space="preserve">calculus notes</w:t>
              </w:r>
            </w:hyperlink>
            <w:r>
              <w:t xml:space="preserve"> </w:t>
            </w:r>
            <w:r>
              <w:t xml:space="preserve">give</w:t>
            </w:r>
            <w:r>
              <w:t xml:space="preserve"> </w:t>
            </w:r>
            <w:r>
              <w:t xml:space="preserve">“critical point”</w:t>
            </w:r>
            <w:r>
              <w:t xml:space="preserve"> </w:t>
            </w:r>
            <w:r>
              <w:t xml:space="preserve">a wider meaning.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its one-variable Taylor example and its plots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matrix calculus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convexity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Lagrange multipliers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Newton’s method and gradient descent</w:t>
            </w:r>
          </w:p>
          <w:p/>
        </w:tc>
      </w:tr>
    </w:tbl>
    <w:p>
      <w:pPr>
        <w:pStyle w:val="FirstParagraph"/>
      </w:pPr>
      <w:r>
        <w:t xml:space="preserve">A local minimizer of a differentiable function on an open interval</w:t>
      </w:r>
      <w:r>
        <w:t xml:space="preserve"> </w:t>
      </w:r>
      <w:r>
        <w:t xml:space="preserve">is a</w:t>
      </w:r>
      <w:r>
        <w:t xml:space="preserve"> </w:t>
      </w:r>
      <w:hyperlink r:id="rId15">
        <w:r>
          <w:rPr>
            <w:rStyle w:val="Hyperlink"/>
          </w:rPr>
          <w:t xml:space="preserve">flat point</w:t>
        </w:r>
      </w:hyperlink>
      <w:r>
        <w:t xml:space="preserve">,</w:t>
      </w:r>
      <w:r>
        <w:t xml:space="preserve"> </w:t>
      </w:r>
      <w:r>
        <w:t xml:space="preserve">and, at a flat point, a positive</w:t>
      </w:r>
      <w:r>
        <w:t xml:space="preserve"> </w:t>
      </w:r>
      <w:hyperlink r:id="rId16">
        <w:r>
          <w:rPr>
            <w:rStyle w:val="Hyperlink"/>
          </w:rPr>
          <w:t xml:space="preserve">second derivative</w:t>
        </w:r>
      </w:hyperlink>
      <w:r>
        <w:t xml:space="preserve"> </w:t>
      </w:r>
      <w:r>
        <w:t xml:space="preserve">guarantees a strict local minimum.</w:t>
      </w:r>
      <w:r>
        <w:t xml:space="preserve"> </w:t>
      </w:r>
      <w:r>
        <w:t xml:space="preserve">This section extends both facts to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:</w:t>
      </w:r>
      <w:r>
        <w:t xml:space="preserve"> </w:t>
      </w:r>
      <w:r>
        <w:t xml:space="preserve">the gradient</w:t>
      </w:r>
      <w:r>
        <w:t xml:space="preserve"> </w:t>
      </w:r>
      <w:r>
        <w:t xml:space="preserve">$\frac{\partial}{\partial \mathord{\smash[b]{\underset{\raise.3ex\hbox{$\scriptstyle\sim$}}{x}}\vphantom{x}}} f(\mathord{\smash[b]{\underset{\raise.3ex\hbox{$\scriptstyle\sim$}}{x}}\vphantom{x}})$</w:t>
      </w:r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 takes the place of the first derivative,</w:t>
      </w:r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second partial derivatives takes the place of the second;</w:t>
      </w:r>
      <w:r>
        <w:t xml:space="preserve"> </w:t>
      </w:r>
      <w:r>
        <w:t xml:space="preserve">both facts are proved in this section, for every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w:r>
        <w:t xml:space="preserve">$\frac{\partial}{\partial \mathord{\smash[b]{\underset{\raise.3ex\hbox{$\scriptstyle\sim$}}{x}}\vphantom{x}}} f(\mathord{\smash[b]{\underset{\raise.3ex\hbox{$\scriptstyle\sim$}}{z}}\vphantom{z}})$</w:t>
      </w:r>
      <w:r>
        <w:t xml:space="preserve"> </w:t>
      </w:r>
      <w:r>
        <w:t xml:space="preserve">means the gradient evaluated at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\mathord{\smash[b]{\underset{\raise.3ex\hbox{$\scriptstyle\sim$}}{z}}\vphantom{z}}$</w:t>
      </w:r>
      <w:r>
        <w:t xml:space="preserve">.</w:t>
      </w:r>
    </w:p>
    <w:bookmarkStart w:id="22" w:name="thm-fermat"/>
    <w:p>
      <w:pPr>
        <w:pStyle w:val="BodyText"/>
      </w:pPr>
      <w:r>
        <w:rPr>
          <w:b/>
          <w:bCs/>
        </w:rPr>
        <w:t xml:space="preserve">Theorem 1 (A minimizer has derivative zero)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r:id="rId18">
        <w:r>
          <w:rPr>
            <w:rStyle w:val="Hyperlink"/>
          </w:rPr>
          <w:t xml:space="preserve">real</w:t>
        </w:r>
      </w:hyperlink>
      <w:r>
        <w:t xml:space="preserve">-valued function on an</w:t>
      </w:r>
      <w:r>
        <w:t xml:space="preserve"> </w:t>
      </w:r>
      <w:hyperlink r:id="rId19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</w:t>
      </w:r>
      <w:r>
        <w:t xml:space="preserve"> </w:t>
      </w:r>
      <w:hyperlink r:id="rId20">
        <w:r>
          <w:rPr>
            <w:rStyle w:val="Hyperlink"/>
          </w:rPr>
          <w:t xml:space="preserve">differentiable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[2]</w:t>
      </w:r>
    </w:p>
    <w:bookmarkEnd w:id="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as in the definition of a local minimizer,</w:t>
      </w:r>
      <w:r>
        <w:t xml:space="preserve"> </w:t>
      </w:r>
      <w:r>
        <w:t xml:space="preserve">shrunk if needed so that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+</m:t>
        </m:r>
        <m:r>
          <m:t>δ</m:t>
        </m:r>
        <m:r>
          <m:rPr>
            <m:sty m:val="p"/>
          </m:rPr>
          <m:t>)</m:t>
        </m:r>
      </m:oMath>
      <w:r>
        <w:t xml:space="preserve"> </w:t>
      </w:r>
      <w:r>
        <w:t xml:space="preserve">lies inside the interval;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g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&lt;</m:t>
        </m:r>
        <m:r>
          <m:t>δ</m:t>
        </m:r>
      </m:oMath>
      <w:r>
        <w:t xml:space="preserve">, the difference quotient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g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because its numerator is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its denominator is positive.</w:t>
      </w:r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right, these quotients tend to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(the two-sided limit exists, so the</w:t>
      </w:r>
      <w:r>
        <w:t xml:space="preserve"> </w:t>
      </w:r>
      <w:hyperlink r:id="rId23">
        <w:r>
          <w:rPr>
            <w:rStyle w:val="Hyperlink"/>
          </w:rPr>
          <w:t xml:space="preserve">one-sided limit</w:t>
        </w:r>
      </w:hyperlink>
      <w:r>
        <w:t xml:space="preserve"> </w:t>
      </w:r>
      <w:r>
        <w:t xml:space="preserve">equals it),</w:t>
      </w:r>
      <w:r>
        <w:t xml:space="preserve"> </w:t>
      </w:r>
      <w:r>
        <w:t xml:space="preserve">and a limit of numbers that are all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; so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 the numerator is still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but the denominator is negative,</w:t>
      </w:r>
      <w:r>
        <w:t xml:space="preserve"> </w:t>
      </w:r>
      <w:r>
        <w:t xml:space="preserve">so the quotient is at most</w:t>
      </w:r>
      <w:r>
        <w:t xml:space="preserve"> </w:t>
      </w:r>
      <m:oMath>
        <m:r>
          <m:t>0</m:t>
        </m:r>
      </m:oMath>
      <w:r>
        <w:t xml:space="preserve">, and in the same way, with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left,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25" w:name="exm-fermat"/>
    <w:p>
      <w:pPr>
        <w:pStyle w:val="BodyText"/>
      </w:pPr>
      <w:r>
        <w:rPr>
          <w:b/>
          <w:bCs/>
        </w:rPr>
        <w:t xml:space="preserve">Example 1 (Applying the test, and its limits)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its minimizer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not a local minimizer,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h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Differentiability is needed: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its minimizer at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but the difference quotient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so it has no limit 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25"/>
    <w:bookmarkStart w:id="26" w:name="def-stationary-point"/>
    <w:p>
      <w:pPr>
        <w:pStyle w:val="FirstParagraph"/>
      </w:pPr>
      <w:r>
        <w:rPr>
          <w:b/>
          <w:bCs/>
        </w:rPr>
        <w:t xml:space="preserve">Definition 1 (Stationary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 </w:t>
      </w:r>
      <w:r>
        <w:t xml:space="preserve">at which the gradient exists and</w:t>
      </w:r>
    </w:p>
    <w:p>
      <w:pPr>
        <w:pStyle w:val="BodyText"/>
      </w:pPr>
      <w:r>
        <w:t xml:space="preserve">$$
    \frac{\partial}{\partial \mathord{\smash[b]{\underset{\raise.3ex\hbox{$\scriptstyle\sim$}}{x}}\vphantom{x}}} f(\mathord{\smash[b]{\underset{\raise.3ex\hbox{$\scriptstyle\sim$}}{z}}\vphantom{z}}) = \mathord{\smash[b]{\underset{\raise.3ex\hbox{$\scriptstyle\sim$}}{0}}\vphantom{0}}_{p \times 1}
    $$</w:t>
      </w:r>
    </w:p>
    <w:p>
      <w:pPr>
        <w:pStyle w:val="FirstParagraph"/>
      </w:pPr>
      <w:r>
        <w:t xml:space="preserve">is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6"/>
    <w:bookmarkStart w:id="27" w:name="exm-stationary-point"/>
    <w:p>
      <w:pPr>
        <w:pStyle w:val="BodyText"/>
      </w:pPr>
      <w:r>
        <w:rPr>
          <w:b/>
          <w:bCs/>
        </w:rPr>
        <w:t xml:space="preserve">Example 2 (A stationary point, and a point that is not one)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x_1^2 + x_2^2 - 2 x_1$</w:t>
      </w:r>
      <w:r>
        <w:t xml:space="preserve">.</w:t>
      </w:r>
      <w:r>
        <w:t xml:space="preserve"> </w:t>
      </w:r>
      <w:r>
        <w:t xml:space="preserve">Its gradient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t xml:space="preserve">$\mathord{\smash[b]{\underset{\raise.3ex\hbox{$\scriptstyle\sim$}}{0}}\vphantom{0}}_{2 \times 1}$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its only stationary point,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not one: the gradient there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7"/>
    <w:bookmarkStart w:id="28" w:name="rem-stationary-point-one-variable"/>
    <w:p>
      <w:pPr>
        <w:pStyle w:val="BodyText"/>
      </w:pPr>
      <w:r>
        <w:rPr>
          <w:i/>
          <w:iCs/>
        </w:rPr>
        <w:t xml:space="preserve">Remark 1</w:t>
      </w:r>
      <w:r>
        <w:t xml:space="preserve"> (Stationary points in one variable).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a stationary point is a</w:t>
      </w:r>
      <w:r>
        <w:t xml:space="preserve"> </w:t>
      </w:r>
      <w:hyperlink r:id="rId15">
        <w:r>
          <w:rPr>
            <w:rStyle w:val="Hyperlink"/>
          </w:rPr>
          <w:t xml:space="preserve">flat point</w:t>
        </w:r>
      </w:hyperlink>
      <w:r>
        <w:t xml:space="preserve">.</w:t>
      </w:r>
    </w:p>
    <w:bookmarkEnd w:id="28"/>
    <w:bookmarkStart w:id="29" w:name="thm-first-order-condition"/>
    <w:p>
      <w:pPr>
        <w:pStyle w:val="BodyText"/>
      </w:pPr>
      <w:r>
        <w:rPr>
          <w:b/>
          <w:bCs/>
        </w:rPr>
        <w:t xml:space="preserve">Theorem 2 (First-order necessary condition)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the gradient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exists at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is a stationary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as in the definition of a local minimizer.</w:t>
      </w:r>
      <w:r>
        <w:t xml:space="preserve"> </w:t>
      </w:r>
      <w:r>
        <w:t xml:space="preserve">Let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$\mathord{\smash[b]{\underset{\raise.3ex\hbox{$\scriptstyle\sim$}}{e}}\vphantom{e}}_i$</w:t>
      </w:r>
      <w:r>
        <w:t xml:space="preserve"> </w:t>
      </w:r>
      <w:r>
        <w:t xml:space="preserve">be the vector with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and let</w:t>
      </w:r>
      <w:r>
        <w:t xml:space="preserve"> </w:t>
      </w:r>
      <w:r>
        <w:t xml:space="preserve">$g_i(t) \stackrel{\text{def}}{=}f(\mathord{\smash[b]{\underset{\raise.3ex\hbox{$\scriptstyle\sim$}}{x}}\vphantom{x}}^* + t\,\mathord{\smash[b]{\underset{\raise.3ex\hbox{$\scriptstyle\sim$}}{e}}\vphantom{e}}_i)$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</w:p>
    <w:p>
      <w:pPr>
        <w:pStyle w:val="BodyText"/>
      </w:pPr>
      <w:r>
        <w:t xml:space="preserve">$$
    \begin{aligned}
    \mathopen{}\left\lVert(\mathord{\smash[b]{\underset{\raise.3ex\hbox{$\scriptstyle\sim$}}{x}}\vphantom{x}}^* + t\,\mathord{\smash[b]{\underset{\raise.3ex\hbox{$\scriptstyle\sim$}}{e}}\vphantom{e}}_i) - \mathord{\smash[b]{\underset{\raise.3ex\hbox{$\scriptstyle\sim$}}{x}}\vphantom{x}}^*\right\rVert\mathclose{} &amp;= \mathopen{}\left|t\right|\mathclose{}\,\mathopen{}\left\lVert\mathord{\smash[b]{\underset{\raise.3ex\hbox{$\scriptstyle\sim$}}{e}}\vphantom{e}}_i\right\rVert\mathclose{} \\
    &amp;= \mathopen{}\left|t\right|\mathclose{} \\
    &amp;&lt; \delta,
    \end{aligned}
    $$</w:t>
      </w:r>
    </w:p>
    <w:p>
      <w:pPr>
        <w:pStyle w:val="FirstParagraph"/>
      </w:pPr>
      <w:r>
        <w:t xml:space="preserve">so</w:t>
      </w:r>
    </w:p>
    <w:p>
      <w:pPr>
        <w:pStyle w:val="BodyText"/>
      </w:pPr>
      <w:r>
        <w:t xml:space="preserve">$$
    \begin{aligned}
    g_i(0) &amp;= f(\mathord{\smash[b]{\underset{\raise.3ex\hbox{$\scriptstyle\sim$}}{x}}\vphantom{x}}^*) \\
    &amp;\le f(\mathord{\smash[b]{\underset{\raise.3ex\hbox{$\scriptstyle\sim$}}{x}}\vphantom{x}}^* + t\,\mathord{\smash[b]{\underset{\raise.3ex\hbox{$\scriptstyle\sim$}}{e}}\vphantom{e}}_i) \\
    &amp;= g_i(t):
    \end{aligned}
    $$</w:t>
      </w:r>
    </w:p>
    <w:p>
      <w:pPr>
        <w:pStyle w:val="FirstParagraph"/>
      </w:pPr>
      <m:oMath>
        <m:r>
          <m:t>0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Moving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along</w:t>
      </w:r>
      <w:r>
        <w:t xml:space="preserve"> </w:t>
      </w:r>
      <w:r>
        <w:t xml:space="preserve">$\mathord{\smash[b]{\underset{\raise.3ex\hbox{$\scriptstyle\sim$}}{e}}\vphantom{e}}_i$</w:t>
      </w:r>
      <w:r>
        <w:t xml:space="preserve"> </w:t>
      </w:r>
      <w:r>
        <w:t xml:space="preserve">changes only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Sup>
          <m:e>
            <m:r>
              <m:t>g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partial derivative</w:t>
      </w:r>
      <w:r>
        <w:t xml:space="preserve"> </w:t>
      </w:r>
      <w:r>
        <w:t xml:space="preserve">$\frac{\partial}{\partial x_i} f(\mathord{\smash[b]{\underset{\raise.3ex\hbox{$\scriptstyle\sim$}}{x}}\vphantom{x}}^*)$</w:t>
      </w:r>
      <w:r>
        <w:t xml:space="preserve">,</w:t>
      </w:r>
      <w:r>
        <w:t xml:space="preserve"> </w:t>
      </w:r>
      <w:r>
        <w:t xml:space="preserve">which exists because the gradient does.</w:t>
      </w:r>
      <w:r>
        <w:t xml:space="preserve"> </w:t>
      </w:r>
      <w:r>
        <w:t xml:space="preserve">By</w:t>
      </w:r>
      <w:r>
        <w:t xml:space="preserve"> </w:t>
      </w:r>
      <w:hyperlink w:anchor="thm-fermat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w:r>
        <w:t xml:space="preserve">$$
    \begin{aligned}
    \frac{\partial}{\partial x_i} f(\mathord{\smash[b]{\underset{\raise.3ex\hbox{$\scriptstyle\sim$}}{x}}\vphantom{x}}^*) &amp;= g_i'(0) \\
    &amp;= 0.
    \end{aligned}
    $$</w:t>
      </w:r>
    </w:p>
    <w:p>
      <w:pPr>
        <w:pStyle w:val="FirstParagraph"/>
      </w:pPr>
      <w:r>
        <w:t xml:space="preserve">The equation</w:t>
      </w:r>
      <w:r>
        <w:t xml:space="preserve"> </w:t>
      </w:r>
      <m:oMath>
        <m:sSubSup>
          <m:e>
            <m:r>
              <m:t>g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holds for every</w:t>
      </w:r>
      <w:r>
        <w:t xml:space="preserve"> </w:t>
      </w:r>
      <m:oMath>
        <m:r>
          <m:t>i</m:t>
        </m:r>
      </m:oMath>
      <w:r>
        <w:t xml:space="preserve">, so every entry of the gradient at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vector derivative</w:t>
        </w:r>
      </w:hyperlink>
      <w:r>
        <w:t xml:space="preserve">).</w:t>
      </w:r>
    </w:p>
    <w:bookmarkStart w:id="31" w:name="exm-first-order-condition"/>
    <w:p>
      <w:pPr>
        <w:pStyle w:val="BodyText"/>
      </w:pPr>
      <w:r>
        <w:rPr>
          <w:b/>
          <w:bCs/>
        </w:rPr>
        <w:t xml:space="preserve">Example 3 (Using the condition to locate, and to rule out, minimizers)</w:t>
      </w:r>
      <w:r>
        <w:t xml:space="preserve"> </w:t>
      </w:r>
      <w:r>
        <w:t xml:space="preserve"> </w:t>
      </w:r>
    </w:p>
    <w:p>
      <w:pPr>
        <w:numPr>
          <w:ilvl w:val="0"/>
          <w:numId w:val="1003"/>
        </w:numPr>
      </w:pPr>
      <w:r>
        <w:t xml:space="preserve">For</w:t>
      </w:r>
      <w:r>
        <w:t xml:space="preserve"> </w:t>
      </w:r>
      <w:r>
        <w:t xml:space="preserve">$f(\mathord{\smash[b]{\underset{\raise.3ex\hbox{$\scriptstyle\sim$}}{x}}\vphantom{x}}) = x_1^2 + x_2^2 - 2 x_1$</w:t>
      </w:r>
      <w:r>
        <w:t xml:space="preserve"> </w:t>
      </w:r>
      <w:r>
        <w:t xml:space="preserve">of</w:t>
      </w:r>
      <w:r>
        <w:t xml:space="preserve"> 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any local minimizer must be the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It is one: completing the square,</w:t>
      </w:r>
    </w:p>
    <w:p>
      <w:pPr>
        <w:pStyle w:val="BodyText"/>
      </w:pPr>
      <w:r>
        <w:t xml:space="preserve">$$
    \begin{aligned}
    f(\mathord{\smash[b]{\underset{\raise.3ex\hbox{$\scriptstyle\sim$}}{x}}\vphantom{x}}) &amp;= (x_1 - 1)^2 + x_2^2 - 1 \\
    &amp;\ge -1 \\
    &amp;= f(1, 0).
    \end{aligned}
    $$</w:t>
      </w:r>
    </w:p>
    <w:p>
      <w:pPr>
        <w:numPr>
          <w:ilvl w:val="0"/>
          <w:numId w:val="1003"/>
        </w:numPr>
      </w:pPr>
      <w:r>
        <w:t xml:space="preserve">For</w:t>
      </w:r>
      <w:r>
        <w:t xml:space="preserve"> </w:t>
      </w:r>
      <w:r>
        <w:t xml:space="preserve">$f(\mathord{\smash[b]{\underset{\raise.3ex\hbox{$\scriptstyle\sim$}}{x}}\vphantom{x}}) = e^{2x_1 + x_2} - x_1$</w:t>
      </w:r>
      <w:r>
        <w:t xml:space="preserve"> </w:t>
      </w:r>
      <w:r>
        <w:t xml:space="preserve">of</w:t>
      </w:r>
      <w:r>
        <w:t xml:space="preserve"> </w:t>
      </w:r>
      <w:hyperlink r:id="rId30">
        <w:r>
          <w:rPr>
            <w:rStyle w:val="Hyperlink"/>
          </w:rPr>
          <w:t xml:space="preserve">Example</w:t>
        </w:r>
      </w:hyperlink>
      <w:r>
        <w:t xml:space="preserve">,</w:t>
      </w:r>
      <w:r>
        <w:t xml:space="preserve"> </w:t>
      </w:r>
      <w:r>
        <w:t xml:space="preserve">the second entry of the gradient is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stationary point, and so no local minimizer.</w:t>
      </w:r>
    </w:p>
    <w:p>
      <w:pPr>
        <w:numPr>
          <w:ilvl w:val="0"/>
          <w:numId w:val="1003"/>
        </w:numPr>
      </w:pPr>
      <w:r>
        <w:t xml:space="preserve">The converse fails:</w:t>
      </w:r>
      <w:r>
        <w:t xml:space="preserve"> </w:t>
      </w:r>
      <w:r>
        <w:t xml:space="preserve">$f(\mathord{\smash[b]{\underset{\raise.3ex\hbox{$\scriptstyle\sim$}}{x}}\vphantom{x}}) = x_1^2 - x_2^2$</w:t>
      </w:r>
      <w:r>
        <w:t xml:space="preserve"> </w:t>
      </w:r>
      <w:r>
        <w:t xml:space="preserve">has gradient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−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a stationary point,</w:t>
      </w:r>
      <w:r>
        <w:t xml:space="preserve"> </w:t>
      </w:r>
      <w:r>
        <w:t xml:space="preserve">but</w:t>
      </w:r>
    </w:p>
    <w:p>
      <w:pPr>
        <w:pStyle w:val="BodyText"/>
      </w:pPr>
      <w:r>
        <w:t xml:space="preserve">$$
    \begin{aligned}
    f(0, t) &amp;= -t^2 \\
    &amp;&lt; 0 \\
    &amp;= f(\mathord{\smash[b]{\underset{\raise.3ex\hbox{$\scriptstyle\sim$}}{0}}\vphantom{0}})
    \end{aligned}
    $$</w:t>
      </w:r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not a local minimizer.</w:t>
      </w:r>
    </w:p>
    <w:bookmarkEnd w:id="31"/>
    <w:bookmarkStart w:id="35" w:name="exm-stationary-least-squares"/>
    <w:p>
      <w:pPr>
        <w:pStyle w:val="FirstParagraph"/>
      </w:pPr>
      <w:r>
        <w:rPr>
          <w:b/>
          <w:bCs/>
        </w:rPr>
        <w:t xml:space="preserve">Example 4 (A stationary point of the sum of squared errors, on real data)</w:t>
      </w:r>
      <w:r>
        <w:t xml:space="preserve"> </w:t>
      </w:r>
      <w:r>
        <w:t xml:space="preserve">The Auto data record the horsepower and fuel economy (miles per gallon)</w:t>
      </w:r>
      <w:r>
        <w:t xml:space="preserve"> </w:t>
      </w:r>
      <w:r>
        <w:t xml:space="preserve">of 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32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33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34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the miles per gallon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the horsepower of car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To predict miles per gallon from horsepower with a line,</w:t>
      </w:r>
      <w:r>
        <w:t xml:space="preserve"> </w:t>
      </w:r>
      <w:r>
        <w:t xml:space="preserve">write</w:t>
      </w:r>
      <w:r>
        <w:t xml:space="preserve"> </w:t>
      </w:r>
      <w:r>
        <w:t xml:space="preserve">$\mathord{\smash[b]{\underset{\raise.3ex\hbox{$\scriptstyle\sim$}}{\beta}}\vphantom{\beta}}= {(\beta_{0}, \beta_{1})}^{\top}$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the matrix</w:t>
      </w:r>
      <w:r>
        <w:t xml:space="preserve"> </w:t>
      </w:r>
      <w:r>
        <w:t xml:space="preserve">whose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sum of squared errors is</w:t>
      </w:r>
    </w:p>
    <w:p>
      <w:pPr>
        <w:pStyle w:val="BodyText"/>
      </w:pPr>
      <w:r>
        <w:t xml:space="preserve">$$
    f(\mathord{\smash[b]{\underset{\raise.3ex\hbox{$\scriptstyle\sim$}}{\beta}}\vphantom{\beta}}) = \mathopen{}\left\lVert\mathord{\smash[b]{\underset{\raise.3ex\hbox{$\scriptstyle\sim$}}{y}}\vphantom{y}}- \mathbf{X}\mathord{\smash[b]{\underset{\raise.3ex\hbox{$\scriptstyle\sim$}}{\beta}}\vphantom{\beta}}\right\rVert\mathclose{}^2,
    $$</w:t>
      </w:r>
    </w:p>
    <w:p>
      <w:pPr>
        <w:pStyle w:val="FirstParagraph"/>
      </w:pPr>
      <w:r>
        <w:t xml:space="preserve">a scalar-valued function of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  <w:r>
        <w:t xml:space="preserve"> </w:t>
      </w:r>
      <w:r>
        <w:t xml:space="preserve">Its gradient is</w:t>
      </w:r>
      <w:r>
        <w:t xml:space="preserve"> </w:t>
      </w:r>
      <w:r>
        <w:t xml:space="preserve">$-2\,{\mathbf{X}}^{\top}(\mathord{\smash[b]{\underset{\raise.3ex\hbox{$\scriptstyle\sim$}}{y}}\vphantom{y}}- \mathbf{X}\mathord{\smash[b]{\underset{\raise.3ex\hbox{$\scriptstyle\sim$}}{\beta}}\vphantom{\beta}})$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first-order-condition">
        <w:r>
          <w:rPr>
            <w:rStyle w:val="Hyperlink"/>
          </w:rPr>
          <w:t xml:space="preserve">Theorem 2</w:t>
        </w:r>
      </w:hyperlink>
      <w:r>
        <w:t xml:space="preserve">, a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must make this gradient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 which is the equation</w:t>
      </w:r>
      <w:r>
        <w:t xml:space="preserve"> </w:t>
      </w:r>
      <w:r>
        <w:t xml:space="preserve">${\mathbf{X}}^{\top}\mathbf{X}\mathord{\smash[b]{\underset{\raise.3ex\hbox{$\scriptstyle\sim$}}{\beta}}\vphantom{\beta}}= {\mathbf{X}}^{\top}\mathord{\smash[b]{\underset{\raise.3ex\hbox{$\scriptstyle\sim$}}{y}}\vphantom{y}}$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The code below solves that equation and evaluates the gradient at</w:t>
      </w:r>
      <w:r>
        <w:t xml:space="preserve"> </w:t>
      </w:r>
      <w:r>
        <w:t xml:space="preserve">the solution and at</w:t>
      </w:r>
      <w:r>
        <w:t xml:space="preserve"> </w:t>
      </w:r>
      <w:r>
        <w:t xml:space="preserve">$\mathord{\smash[b]{\underset{\raise.3ex\hbox{$\scriptstyle\sim$}}{\beta}}\vphantom{\beta}}= \mathord{\smash[b]{\underset{\raise.3ex\hbox{$\scriptstyle\sim$}}{0}}\vphantom{0}}$</w:t>
      </w:r>
      <w:r>
        <w:t xml:space="preserve">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(auto)), 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grad(beta):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beta)</w:t>
      </w:r>
      <w:r>
        <w:br/>
      </w:r>
      <w:r>
        <w:br/>
      </w:r>
      <w:r>
        <w:rPr>
          <w:rStyle w:val="NormalTok"/>
        </w:rPr>
        <w:t xml:space="preserve">beta_hat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np.linalg.solve(X.T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X, 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grad_hat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grad(beta_hat)</w:t>
      </w:r>
      <w:r>
        <w:br/>
      </w:r>
      <w:r>
        <w:rPr>
          <w:rStyle w:val="NormalTok"/>
        </w:rPr>
        <w:t xml:space="preserve">grad_zero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grad(np.zeros(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pd.DataFrame(</w:t>
      </w:r>
      <w:r>
        <w:br/>
      </w:r>
      <w:r>
        <w:rPr>
          <w:rStyle w:val="NormalTok"/>
        </w:rPr>
        <w:t xml:space="preserve">    {</w:t>
      </w:r>
      <w:r>
        <w:rPr>
          <w:rStyle w:val="StringTok"/>
        </w:rPr>
        <w:t xml:space="preserve">"beta"</w:t>
      </w:r>
      <w:r>
        <w:rPr>
          <w:rStyle w:val="NormalTok"/>
        </w:rPr>
        <w:t xml:space="preserve">: [beta_hat, np.zeros(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)], </w:t>
      </w:r>
      <w:r>
        <w:rPr>
          <w:rStyle w:val="StringTok"/>
        </w:rPr>
        <w:t xml:space="preserve">"gradient"</w:t>
      </w:r>
      <w:r>
        <w:rPr>
          <w:rStyle w:val="NormalTok"/>
        </w:rPr>
        <w:t xml:space="preserve">: [grad_hat, grad_zero]},</w:t>
      </w:r>
      <w:r>
        <w:br/>
      </w:r>
      <w:r>
        <w:rPr>
          <w:rStyle w:val="NormalTok"/>
        </w:rPr>
        <w:t xml:space="preserve">    index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"solution"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"zero vector"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                        beta                                        gradient</w:t>
      </w:r>
      <w:r>
        <w:br/>
      </w:r>
      <w:r>
        <w:rPr>
          <w:rStyle w:val="CommentTok"/>
        </w:rPr>
        <w:t xml:space="preserve">#&gt; solution     [39.93586102117057, -0.15784473335365445]  [9.471534667682135e-12, 6.662048690486699e-11]</w:t>
      </w:r>
      <w:r>
        <w:br/>
      </w:r>
      <w:r>
        <w:rPr>
          <w:rStyle w:val="CommentTok"/>
        </w:rPr>
        <w:t xml:space="preserve">#&gt; zero vector                                 [0.0, 0.0]               [-18381.600000000006, -1737437.6]</w:t>
      </w:r>
    </w:p>
    <w:p>
      <w:pPr>
        <w:pStyle w:val="FirstParagraph"/>
      </w:pPr>
      <w:r>
        <w:t xml:space="preserve">A library fit gives the same coefficients: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CommentTok"/>
        </w:rPr>
        <w:t xml:space="preserve"># np.polyfit returns the slope first, so reverse to (intercept, slope).</w:t>
      </w:r>
      <w:r>
        <w:br/>
      </w:r>
      <w:r>
        <w:rPr>
          <w:rStyle w:val="NormalTok"/>
        </w:rPr>
        <w:t xml:space="preserve">beta_polyfit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np.polyfit(auto[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],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], deg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)[::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beta_polyfit</w:t>
      </w:r>
      <w:r>
        <w:br/>
      </w:r>
      <w:r>
        <w:rPr>
          <w:rStyle w:val="CommentTok"/>
        </w:rPr>
        <w:t xml:space="preserve">#&gt; array([39.93586102, -0.15784473])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horsepower)</w:t>
      </w:r>
      <w:r>
        <w:br/>
      </w:r>
      <w:r>
        <w:br/>
      </w:r>
      <w:r>
        <w:rPr>
          <w:rStyle w:val="NormalTok"/>
        </w:rPr>
        <w:t xml:space="preserve">grad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beta)</w:t>
      </w:r>
      <w:r>
        <w:br/>
      </w:r>
      <w:r>
        <w:br/>
      </w:r>
      <w:r>
        <w:rPr>
          <w:rStyle w:val="NormalTok"/>
        </w:rPr>
        <w:t xml:space="preserve">beta_hat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X,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grad_hat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</w:t>
      </w:r>
      <w:r>
        <w:rPr>
          <w:rStyle w:val="NormalTok"/>
        </w:rPr>
        <w:t xml:space="preserve">(beta_hat)</w:t>
      </w:r>
      <w:r>
        <w:br/>
      </w:r>
      <w:r>
        <w:rPr>
          <w:rStyle w:val="NormalTok"/>
        </w:rPr>
        <w:t xml:space="preserve">grad_zero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solution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(beta_hat), </w:t>
      </w:r>
      <w:r>
        <w:rPr>
          <w:rStyle w:val="AttributeTok"/>
        </w:rPr>
        <w:t xml:space="preserve">gradient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(grad_hat)),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zero_vector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gradient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(grad_zero))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$solution</w:t>
      </w:r>
      <w:r>
        <w:br/>
      </w:r>
      <w:r>
        <w:rPr>
          <w:rStyle w:val="CommentTok"/>
        </w:rPr>
        <w:t xml:space="preserve">#&gt; $solution$beta</w:t>
      </w:r>
      <w:r>
        <w:br/>
      </w:r>
      <w:r>
        <w:rPr>
          <w:rStyle w:val="CommentTok"/>
        </w:rPr>
        <w:t xml:space="preserve">#&gt; [1] 39.9358610 -0.1578447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$solution$gradient</w:t>
      </w:r>
      <w:r>
        <w:br/>
      </w:r>
      <w:r>
        <w:rPr>
          <w:rStyle w:val="CommentTok"/>
        </w:rPr>
        <w:t xml:space="preserve">#&gt; [1] 9.471535e-12 6.662049e-11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$zero_vector</w:t>
      </w:r>
      <w:r>
        <w:br/>
      </w:r>
      <w:r>
        <w:rPr>
          <w:rStyle w:val="CommentTok"/>
        </w:rPr>
        <w:t xml:space="preserve">#&gt; $zero_vector$beta</w:t>
      </w:r>
      <w:r>
        <w:br/>
      </w:r>
      <w:r>
        <w:rPr>
          <w:rStyle w:val="CommentTok"/>
        </w:rPr>
        <w:t xml:space="preserve">#&gt; [1] 0 0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$zero_vector$gradient</w:t>
      </w:r>
      <w:r>
        <w:br/>
      </w:r>
      <w:r>
        <w:rPr>
          <w:rStyle w:val="CommentTok"/>
        </w:rPr>
        <w:t xml:space="preserve">#&gt; [1]   -18381.6 -1737437.6</w:t>
      </w:r>
    </w:p>
    <w:p>
      <w:pPr>
        <w:pStyle w:val="FirstParagraph"/>
      </w:pPr>
      <w:r>
        <w:t xml:space="preserve">A library fit gives the same coefficients:</w:t>
      </w:r>
    </w:p>
    <w:p>
      <w:pPr>
        <w:pStyle w:val="SourceCode"/>
      </w:pP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horsepower,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auto))</w:t>
      </w:r>
      <w:r>
        <w:br/>
      </w:r>
      <w:r>
        <w:rPr>
          <w:rStyle w:val="CommentTok"/>
        </w:rPr>
        <w:t xml:space="preserve">#&gt; (Intercept)  horsepower </w:t>
      </w:r>
      <w:r>
        <w:br/>
      </w:r>
      <w:r>
        <w:rPr>
          <w:rStyle w:val="CommentTok"/>
        </w:rPr>
        <w:t xml:space="preserve">#&gt;  39.9358610  -0.1578447</w:t>
      </w:r>
    </w:p>
    <w:p>
      <w:pPr>
        <w:pStyle w:val="FirstParagraph"/>
      </w:pPr>
      <w:r>
        <w:t xml:space="preserve">The solution is an intercept of 39.9</w:t>
      </w:r>
      <w:r>
        <w:t xml:space="preserve"> </w:t>
      </w:r>
      <w:r>
        <w:t xml:space="preserve">miles per gallon and a slope of -0.158</w:t>
      </w:r>
      <w:r>
        <w:t xml:space="preserve"> </w:t>
      </w:r>
      <w:r>
        <w:t xml:space="preserve">miles per gallon per unit of horsepower.</w:t>
      </w:r>
      <w:r>
        <w:t xml:space="preserve"> </w:t>
      </w:r>
      <w:r>
        <w:t xml:space="preserve">The largest entry of the gradient there is</w:t>
      </w:r>
      <w:r>
        <w:t xml:space="preserve"> </w:t>
      </w:r>
      <w:r>
        <w:t xml:space="preserve">6.7e-11,</w:t>
      </w:r>
      <w:r>
        <w:t xml:space="preserve"> </w:t>
      </w:r>
      <w:r>
        <w:t xml:space="preserve">zero up to rounding error,</w:t>
      </w:r>
      <w:r>
        <w:t xml:space="preserve"> </w:t>
      </w:r>
      <w:r>
        <w:t xml:space="preserve">against 1,737,438</w:t>
      </w:r>
      <w:r>
        <w:t xml:space="preserve"> </w:t>
      </w:r>
      <w:r>
        <w:t xml:space="preserve">at the zero vector.</w:t>
      </w:r>
      <w:r>
        <w:t xml:space="preserve"> </w:t>
      </w:r>
      <w:r>
        <w:t xml:space="preserve">So the solution is a stationary point 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the zero vector is not.</w:t>
      </w:r>
      <w:r>
        <w:t xml:space="preserve"> </w:t>
      </w:r>
      <w:r>
        <w:t xml:space="preserve">The library fits above agree with the solution of that equation.</w:t>
      </w:r>
    </w:p>
    <w:bookmarkEnd w:id="35"/>
    <w:bookmarkStart w:id="37" w:name="thm-taylor-1d"/>
    <w:p>
      <w:pPr>
        <w:pStyle w:val="BodyText"/>
      </w:pPr>
      <w:r>
        <w:rPr>
          <w:b/>
          <w:bCs/>
        </w:rPr>
        <w:t xml:space="preserve">Theorem 3 (Taylor’s theorem with a second-order remainder)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and 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real-valued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hyperlink r:id="rId36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whose</w:t>
      </w:r>
      <w:r>
        <w:t xml:space="preserve"> </w:t>
      </w:r>
      <w:hyperlink r:id="rId16">
        <w:r>
          <w:rPr>
            <w:rStyle w:val="Hyperlink"/>
          </w:rPr>
          <w:t xml:space="preserve">second derivative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exists at every point of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[3]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τ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−</m:t>
          </m:r>
          <m: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37"/>
    <w:p>
      <w:pPr>
        <w:pStyle w:val="FirstParagraph"/>
      </w:pPr>
      <w:r>
        <w:t xml:space="preserve">This theorem is the case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[4], Theorem 5.15</w:t>
      </w:r>
      <w:r>
        <w:t xml:space="preserve">;</w:t>
      </w:r>
      <w:r>
        <w:t xml:space="preserve"> </w:t>
      </w:r>
      <w:r>
        <w:t xml:space="preserve">its proof uses the mean value theorem, which these notes do not develop.</w:t>
      </w:r>
    </w:p>
    <w:bookmarkStart w:id="39" w:name="exm-taylor-1d"/>
    <w:p>
      <w:pPr>
        <w:pStyle w:val="BodyText"/>
      </w:pPr>
      <w:r>
        <w:rPr>
          <w:b/>
          <w:bCs/>
        </w:rPr>
        <w:t xml:space="preserve">Example 5 (The remainder point for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hyperlink w:anchor="thm-taylor-1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t>e</m:t>
            </m:r>
          </m:e>
          <m:sup>
            <m:r>
              <m:t>τ</m:t>
            </m:r>
          </m:sup>
        </m:sSup>
      </m:oMath>
      <w:r>
        <w:t xml:space="preserve"> </w:t>
      </w:r>
      <w:r>
        <w:t xml:space="preserve">for some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Solving,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τ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0.71828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1.43656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1.43656</m:t>
        </m:r>
        <m:r>
          <m:rPr>
            <m:sty m:val="p"/>
          </m:rPr>
          <m:t>≈</m:t>
        </m:r>
        <m:r>
          <m:t>0.362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natural logarithm</w:t>
        </w:r>
      </w:hyperlink>
      <w:r>
        <w:t xml:space="preserve">), which is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9"/>
    <w:bookmarkStart w:id="41" w:name="thm-taylor-mv"/>
    <w:p>
      <w:pPr>
        <w:pStyle w:val="BodyText"/>
      </w:pPr>
      <w:r>
        <w:rPr>
          <w:b/>
          <w:bCs/>
        </w:rPr>
        <w:t xml:space="preserve">Theorem 4 (Second-order Taylor theorem in several variables)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$\mathord{\smash[b]{\underset{\raise.3ex\hbox{$\scriptstyle\sim$}}{z}}\vphantom{z}}, \mathord{\smash[b]{\underset{\raise.3ex\hbox{$\scriptstyle\sim$}}{h}}\vphantom{h}} \in \mathbb{R}^p$</w:t>
      </w:r>
      <w:r>
        <w:t xml:space="preserve">.</w:t>
      </w:r>
      <w:r>
        <w:t xml:space="preserve"> </w:t>
      </w:r>
      <w:r>
        <w:t xml:space="preserve">Then 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[3]</w:t>
      </w:r>
    </w:p>
    <w:p>
      <w:pPr>
        <w:pStyle w:val="BodyText"/>
      </w:pPr>
      <w:r>
        <w:t xml:space="preserve">$$
    f(\mathord{\smash[b]{\underset{\raise.3ex\hbox{$\scriptstyle\sim$}}{z}}\vphantom{z}} + \mathord{\smash[b]{\underset{\raise.3ex\hbox{$\scriptstyle\sim$}}{h}}\vphantom{h}})
    = f(\mathord{\smash[b]{\underset{\raise.3ex\hbox{$\scriptstyle\sim$}}{z}}\vphantom{z}})
    + {\mathopen{}\left(\frac{\partial}{\partial \mathord{\smash[b]{\underset{\raise.3ex\hbox{$\scriptstyle\sim$}}{x}}\vphantom{x}}} f(\mathord{\smash[b]{\underset{\raise.3ex\hbox{$\scriptstyle\sim$}}{z}}\vphantom{z}})\right)\mathclose{}}^{\top} \mathord{\smash[b]{\underset{\raise.3ex\hbox{$\scriptstyle\sim$}}{h}}\vphantom{h}}
    + \frac{1}{2}\,{\mathord{\smash[b]{\underset{\raise.3ex\hbox{$\scriptstyle\sim$}}{h}}\vphantom{h}}}^{\top}\,\mathbf{H}_f(\mathord{\smash[b]{\underset{\raise.3ex\hbox{$\scriptstyle\sim$}}{z}}\vphantom{z}} + \tau\mathord{\smash[b]{\underset{\raise.3ex\hbox{$\scriptstyle\sim$}}{h}}\vphantom{h}})\,\mathord{\smash[b]{\underset{\raise.3ex\hbox{$\scriptstyle\sim$}}{h}}\vphantom{h}}.
    $$</w:t>
      </w:r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$g(t) \stackrel{\text{def}}{=}f(\mathord{\smash[b]{\underset{\raise.3ex\hbox{$\scriptstyle\sim$}}{z}}\vphantom{z}} + t \mathord{\smash[b]{\underset{\raise.3ex\hbox{$\scriptstyle\sim$}}{h}}\vphantom{h}})$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along the line through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 </w:t>
      </w:r>
      <w:r>
        <w:t xml:space="preserve">in the direction</w:t>
      </w:r>
      <w:r>
        <w:t xml:space="preserve"> </w:t>
      </w:r>
      <w:r>
        <w:t xml:space="preserve">$\mathord{\smash[b]{\underset{\raise.3ex\hbox{$\scriptstyle\sim$}}{h}}\vphantom{h}}$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42">
        <w:r>
          <w:rPr>
            <w:rStyle w:val="Hyperlink"/>
          </w:rPr>
          <w:t xml:space="preserve">inner function</w:t>
        </w:r>
      </w:hyperlink>
      <w:r>
        <w:t xml:space="preserve"> </w:t>
      </w:r>
      <w:r>
        <w:t xml:space="preserve">$\mathord{\smash[b]{\underset{\raise.3ex\hbox{$\scriptstyle\sim$}}{y}}\vphantom{y}}(t) = \mathord{\smash[b]{\underset{\raise.3ex\hbox{$\scriptstyle\sim$}}{z}}\vphantom{z}} + t \mathord{\smash[b]{\underset{\raise.3ex\hbox{$\scriptstyle\sim$}}{h}}\vphantom{h}}$</w:t>
      </w:r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z</m:t>
            </m:r>
          </m:e>
          <m:sub>
            <m:r>
              <m:t>j</m:t>
            </m:r>
          </m:sub>
        </m:sSub>
        <m:r>
          <m:rPr>
            <m:sty m:val="p"/>
          </m:rPr>
          <m:t>+</m:t>
        </m:r>
        <m:r>
          <m:t>t</m:t>
        </m:r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 and its derivative (</w:t>
      </w:r>
      <w:hyperlink r:id="rId43">
        <w:r>
          <w:rPr>
            <w:rStyle w:val="Hyperlink"/>
          </w:rPr>
          <w:t xml:space="preserve">vector-valued derivative</w:t>
        </w:r>
      </w:hyperlink>
      <w:r>
        <w:t xml:space="preserve">) 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${\mathord{\smash[b]{\underset{\raise.3ex\hbox{$\scriptstyle\sim$}}{h}}\vphantom{h}}}^{\top}$</w:t>
      </w:r>
      <w:r>
        <w:t xml:space="preserve">.</w:t>
      </w:r>
      <w:r>
        <w:t xml:space="preserve"> </w:t>
      </w:r>
      <w:r>
        <w:t xml:space="preserve">By the vector chain rule (</w:t>
      </w:r>
      <w:hyperlink r:id="rId44">
        <w:r>
          <w:rPr>
            <w:rStyle w:val="Hyperlink"/>
          </w:rPr>
          <w:t xml:space="preserve">vector chain rule</w:t>
        </w:r>
      </w:hyperlink>
      <w:r>
        <w:t xml:space="preserve">, with its input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its inner function</w:t>
      </w:r>
      <w:r>
        <w:t xml:space="preserve"> </w:t>
      </w:r>
      <w:r>
        <w:t xml:space="preserve">$\mathord{\smash[b]{\underset{\raise.3ex\hbox{$\scriptstyle\sim$}}{y}}\vphantom{y}}(t) = \mathord{\smash[b]{\underset{\raise.3ex\hbox{$\scriptstyle\sim$}}{z}}\vphantom{z}} + t \mathord{\smash[b]{\underset{\raise.3ex\hbox{$\scriptstyle\sim$}}{h}}\vphantom{h}}$</w:t>
      </w:r>
      <w:r>
        <w:t xml:space="preserve">, and its outer function</w:t>
      </w:r>
      <w:r>
        <w:t xml:space="preserve"> </w:t>
      </w:r>
      <m:oMath>
        <m:r>
          <m:t>f</m:t>
        </m:r>
      </m:oMath>
      <w:r>
        <w:t xml:space="preserve">),</w:t>
      </w:r>
    </w:p>
    <w:p>
      <w:pPr>
        <w:pStyle w:val="BodyText"/>
      </w:pPr>
      <w:r>
        <w:t xml:space="preserve">$$
    \begin{aligned}
    g'(t)
    &amp;= {\mathord{\smash[b]{\underset{\raise.3ex\hbox{$\scriptstyle\sim$}}{h}}\vphantom{h}}}^{\top}\,\frac{\partial}{\partial \mathord{\smash[b]{\underset{\raise.3ex\hbox{$\scriptstyle\sim$}}{x}}\vphantom{x}}} f(\mathord{\smash[b]{\underset{\raise.3ex\hbox{$\scriptstyle\sim$}}{z}}\vphantom{z}} + t \mathord{\smash[b]{\underset{\raise.3ex\hbox{$\scriptstyle\sim$}}{h}}\vphantom{h}})
    &amp;&amp; \text{(vector chain rule)}
    \\
    &amp;= \sum_{j=1}^ph_j\,\frac{\partial}{\partial x_j} f(\mathord{\smash[b]{\underset{\raise.3ex\hbox{$\scriptstyle\sim$}}{z}}\vphantom{z}} + t \mathord{\smash[b]{\underset{\raise.3ex\hbox{$\scriptstyle\sim$}}{h}}\vphantom{h}}).
    &amp;&amp; \text{(matrix product)}
    \end{aligned}
    $$</w:t>
      </w:r>
    </w:p>
    <w:p>
      <w:pPr>
        <w:pStyle w:val="FirstParagraph"/>
      </w:pPr>
      <w:r>
        <w:t xml:space="preserve">The second step writes out the</w:t>
      </w:r>
      <w:r>
        <w:t xml:space="preserve"> </w:t>
      </w:r>
      <w:hyperlink r:id="rId45">
        <w:r>
          <w:rPr>
            <w:rStyle w:val="Hyperlink"/>
          </w:rPr>
          <w:t xml:space="preserve">matrix product</w:t>
        </w:r>
      </w:hyperlink>
      <w:r>
        <w:t xml:space="preserve">.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continuous (</w:t>
      </w:r>
      <w:hyperlink r:id="rId46">
        <w:r>
          <w:rPr>
            <w:rStyle w:val="Hyperlink"/>
          </w:rPr>
          <w:t xml:space="preserve">continuity</w:t>
        </w:r>
      </w:hyperlink>
      <w:r>
        <w:t xml:space="preserve">):</w:t>
      </w:r>
      <w:r>
        <w:t xml:space="preserve"> </w:t>
      </w:r>
      <w:r>
        <w:t xml:space="preserve">$t \mapsto \mathord{\smash[b]{\underset{\raise.3ex\hbox{$\scriptstyle\sim$}}{z}}\vphantom{z}} + t \mathord{\smash[b]{\underset{\raise.3ex\hbox{$\scriptstyle\sim$}}{h}}\vphantom{h}}$</w:t>
      </w:r>
      <w:r>
        <w:t xml:space="preserve"> </w:t>
      </w:r>
      <w:r>
        <w:t xml:space="preserve">is continuous, since</w:t>
      </w:r>
      <w:r>
        <w:t xml:space="preserve"> </w:t>
      </w:r>
      <w:r>
        <w:t xml:space="preserve">$\mathopen{}\left\lVert(\mathord{\smash[b]{\underset{\raise.3ex\hbox{$\scriptstyle\sim$}}{z}}\vphantom{z}} + s \mathord{\smash[b]{\underset{\raise.3ex\hbox{$\scriptstyle\sim$}}{h}}\vphantom{h}}) - (\mathord{\smash[b]{\underset{\raise.3ex\hbox{$\scriptstyle\sim$}}{z}}\vphantom{z}} + t \mathord{\smash[b]{\underset{\raise.3ex\hbox{$\scriptstyle\sim$}}{h}}\vphantom{h}})\right\rVert\mathclose{} = \mathopen{}\left|s - t\right|\mathclose{}\,\mathopen{}\left\lVert\mathord{\smash[b]{\underset{\raise.3ex\hbox{$\scriptstyle\sim$}}{h}}\vphantom{h}}\right\rVert\mathclose{}$</w:t>
      </w:r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is continuous by assumption,</w:t>
      </w:r>
      <w:r>
        <w:t xml:space="preserve"> </w:t>
      </w:r>
      <w:r>
        <w:t xml:space="preserve">and compositions, sums and constant multiples of continuous functions are continuous.</w:t>
      </w:r>
      <w:r>
        <w:t xml:space="preserve"> </w:t>
      </w:r>
      <w:r>
        <w:t xml:space="preserve">Each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has continuous partial derivatives, the second partial derivatives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 same chain-rule computation applies to it:</w:t>
      </w:r>
      <w:r>
        <w:t xml:space="preserve"> </w:t>
      </w:r>
      <w:r>
        <w:t xml:space="preserve">$\frac{\partial}{\partial t} \mathopen{}\left[\frac{\partial}{\partial x_j} f(\mathord{\smash[b]{\underset{\raise.3ex\hbox{$\scriptstyle\sim$}}{z}}\vphantom{z}} + t \mathord{\smash[b]{\underset{\raise.3ex\hbox{$\scriptstyle\sim$}}{h}}\vphantom{h}})\right]\mathclose{} = \sum_{i=1}^ph_i\,\frac{\partial}{\partial x_i} \mathopen{}\left(\frac{\partial}{\partial x_j} f(\mathord{\smash[b]{\underset{\raise.3ex\hbox{$\scriptstyle\sim$}}{z}}\vphantom{z}} + t \mathord{\smash[b]{\underset{\raise.3ex\hbox{$\scriptstyle\sim$}}{h}}\vphantom{h}})\right)\mathclose{}$</w:t>
      </w:r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w:r>
        <w:t xml:space="preserve">$$
    \begin{aligned}
    g''(t)
    &amp;= \sum_{j=1}^ph_j \sum_{i=1}^ph_i\,\frac{\partial}{\partial x_i} \mathopen{}\left(\frac{\partial}{\partial x_j} f(\mathord{\smash[b]{\underset{\raise.3ex\hbox{$\scriptstyle\sim$}}{z}}\vphantom{z}} + t \mathord{\smash[b]{\underset{\raise.3ex\hbox{$\scriptstyle\sim$}}{h}}\vphantom{h}})\right)\mathclose{}
    &amp;&amp; \text{(differentiate each term of } g'(t) \text{)}
    \\
    &amp;= \sum_{i=1}^p\sum_{j=1}^ph_i\,\mathopen{}\left[\mathbf{H}_f(\mathord{\smash[b]{\underset{\raise.3ex\hbox{$\scriptstyle\sim$}}{z}}\vphantom{z}} + t \mathord{\smash[b]{\underset{\raise.3ex\hbox{$\scriptstyle\sim$}}{h}}\vphantom{h}})\right]\mathclose{}_{ij}\,h_j
    &amp;&amp; \text{(definition of the Hessian; reorder the finite sums)}
    \\
    &amp;= {\mathord{\smash[b]{\underset{\raise.3ex\hbox{$\scriptstyle\sim$}}{h}}\vphantom{h}}}^{\top}\,\mathbf{H}_f(\mathord{\smash[b]{\underset{\raise.3ex\hbox{$\scriptstyle\sim$}}{z}}\vphantom{z}} + t \mathord{\smash[b]{\underset{\raise.3ex\hbox{$\scriptstyle\sim$}}{h}}\vphantom{h}})\,\mathord{\smash[b]{\underset{\raise.3ex\hbox{$\scriptstyle\sim$}}{h}}\vphantom{h}}.
    &amp;&amp; \text{(matrix product)}
    \end{aligned}
    $$</w:t>
      </w:r>
    </w:p>
    <w:p>
      <w:pPr>
        <w:pStyle w:val="FirstParagraph"/>
      </w:pPr>
      <w:r>
        <w:t xml:space="preserve">The last step is again the</w:t>
      </w:r>
      <w:r>
        <w:t xml:space="preserve"> </w:t>
      </w:r>
      <w:hyperlink r:id="rId45">
        <w:r>
          <w:rPr>
            <w:rStyle w:val="Hyperlink"/>
          </w:rPr>
          <w:t xml:space="preserve">matrix product</w:t>
        </w:r>
      </w:hyperlink>
      <w:r>
        <w:t xml:space="preserve">.</w:t>
      </w:r>
      <w:r>
        <w:t xml:space="preserve"> </w:t>
      </w:r>
      <w:r>
        <w:t xml:space="preserve">Now apply</w:t>
      </w:r>
      <w:r>
        <w:t xml:space="preserve"> </w:t>
      </w:r>
      <w:hyperlink w:anchor="thm-taylor-1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w:r>
        <w:t xml:space="preserve">$$
    \begin{aligned}
    f(\mathord{\smash[b]{\underset{\raise.3ex\hbox{$\scriptstyle\sim$}}{z}}\vphantom{z}} + \mathord{\smash[b]{\underset{\raise.3ex\hbox{$\scriptstyle\sim$}}{h}}\vphantom{h}})
    &amp;= g(1)
    &amp;&amp; \text{(definition of } g \text{)}
    \\
    &amp;= g(0) + g'(0)\,(1 - 0) + \frac{1}{2}\,g''(\tau)\,(1 - 0)^2
    &amp;&amp; \text{(}\text{Theorem~3}\text{, with } a = 0, b = 1 \text{)}
    \\
    &amp;= g(0) + g'(0) + \frac{1}{2}\,g''(\tau)
    &amp;&amp; \text{(} 1 - 0 = 1 \text{)}
    \\
    &amp;= f(\mathord{\smash[b]{\underset{\raise.3ex\hbox{$\scriptstyle\sim$}}{z}}\vphantom{z}}) + {\mathord{\smash[b]{\underset{\raise.3ex\hbox{$\scriptstyle\sim$}}{h}}\vphantom{h}}}^{\top}\,\frac{\partial}{\partial \mathord{\smash[b]{\underset{\raise.3ex\hbox{$\scriptstyle\sim$}}{x}}\vphantom{x}}} f(\mathord{\smash[b]{\underset{\raise.3ex\hbox{$\scriptstyle\sim$}}{z}}\vphantom{z}}) + \frac{1}{2}\,{\mathord{\smash[b]{\underset{\raise.3ex\hbox{$\scriptstyle\sim$}}{h}}\vphantom{h}}}^{\top}\,\mathbf{H}_f(\mathord{\smash[b]{\underset{\raise.3ex\hbox{$\scriptstyle\sim$}}{z}}\vphantom{z}} + \tau\mathord{\smash[b]{\underset{\raise.3ex\hbox{$\scriptstyle\sim$}}{h}}\vphantom{h}})\,\mathord{\smash[b]{\underset{\raise.3ex\hbox{$\scriptstyle\sim$}}{h}}\vphantom{h}}
    &amp;&amp; \text{(substitute } g(0), g'(0), g''(\tau) \text{)}
    \\
    &amp;= f(\mathord{\smash[b]{\underset{\raise.3ex\hbox{$\scriptstyle\sim$}}{z}}\vphantom{z}}) + {\mathopen{}\left(\frac{\partial}{\partial \mathord{\smash[b]{\underset{\raise.3ex\hbox{$\scriptstyle\sim$}}{x}}\vphantom{x}}} f(\mathord{\smash[b]{\underset{\raise.3ex\hbox{$\scriptstyle\sim$}}{z}}\vphantom{z}})\right)\mathclose{}}^{\top} \mathord{\smash[b]{\underset{\raise.3ex\hbox{$\scriptstyle\sim$}}{h}}\vphantom{h}} + \frac{1}{2}\,{\mathord{\smash[b]{\underset{\raise.3ex\hbox{$\scriptstyle\sim$}}{h}}\vphantom{h}}}^{\top}\,\mathbf{H}_f(\mathord{\smash[b]{\underset{\raise.3ex\hbox{$\scriptstyle\sim$}}{z}}\vphantom{z}} + \tau\mathord{\smash[b]{\underset{\raise.3ex\hbox{$\scriptstyle\sim$}}{h}}\vphantom{h}})\,\mathord{\smash[b]{\underset{\raise.3ex\hbox{$\scriptstyle\sim$}}{h}}\vphantom{h}}.
    &amp;&amp; \text{(a } 1 \times 1 \text{ matrix equals its transpose)}
    \end{aligned}
    $$</w:t>
      </w:r>
    </w:p>
    <w:bookmarkStart w:id="49" w:name="exm-taylor-mv"/>
    <w:p>
      <w:pPr>
        <w:pStyle w:val="FirstParagraph"/>
      </w:pPr>
      <w:r>
        <w:rPr>
          <w:b/>
          <w:bCs/>
        </w:rPr>
        <w:t xml:space="preserve">Example 6 (For a quadratic form the expansion is exact)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{\mathord{\smash[b]{\underset{\raise.3ex\hbox{$\scriptstyle\sim$}}{x}}\vphantom{x}}}^{\top} \mathbf{S} 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symmetric and constant.</w:t>
      </w:r>
      <w:r>
        <w:t xml:space="preserve"> </w:t>
      </w:r>
      <w:r>
        <w:t xml:space="preserve">Its gradient is</w:t>
      </w:r>
      <w:r>
        <w:t xml:space="preserve"> </w:t>
      </w:r>
      <w:r>
        <w:t xml:space="preserve">$2 \mathbf{S} \mathord{\smash[b]{\underset{\raise.3ex\hbox{$\scriptstyle\sim$}}{x}}\vphantom{x}}$</w:t>
      </w:r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derivative of a quadratic form</w:t>
        </w:r>
      </w:hyperlink>
      <w:r>
        <w:t xml:space="preserve">)</w:t>
      </w:r>
      <w:r>
        <w:t xml:space="preserve"> </w:t>
      </w:r>
      <w:r>
        <w:t xml:space="preserve">and its Hessian is</w:t>
      </w:r>
      <w:r>
        <w:t xml:space="preserve"> </w:t>
      </w:r>
      <m:oMath>
        <m:r>
          <m:t>2</m:t>
        </m:r>
        <m:r>
          <m:rPr>
            <m:sty m:val="bi"/>
          </m:rPr>
          <m:t>S</m:t>
        </m:r>
      </m:oMath>
      <w:r>
        <w:t xml:space="preserve"> </w:t>
      </w:r>
      <w:r>
        <w:t xml:space="preserve">at every point (</w:t>
      </w:r>
      <w:hyperlink r:id="rId48">
        <w:r>
          <w:rPr>
            <w:rStyle w:val="Hyperlink"/>
          </w:rPr>
          <w:t xml:space="preserve">Hessian of a quadratic form</w:t>
        </w:r>
      </w:hyperlink>
      <w:r>
        <w:t xml:space="preserve">),</w:t>
      </w:r>
      <w:r>
        <w:t xml:space="preserve"> </w:t>
      </w:r>
      <w:r>
        <w:t xml:space="preserve">so whatever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is,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reads</w:t>
      </w:r>
    </w:p>
    <w:p>
      <w:pPr>
        <w:pStyle w:val="BodyText"/>
      </w:pPr>
      <w:r>
        <w:t xml:space="preserve">$$
    \begin{aligned}
    f(\mathord{\smash[b]{\underset{\raise.3ex\hbox{$\scriptstyle\sim$}}{z}}\vphantom{z}} + \mathord{\smash[b]{\underset{\raise.3ex\hbox{$\scriptstyle\sim$}}{h}}\vphantom{h}})
    &amp;= {\mathord{\smash[b]{\underset{\raise.3ex\hbox{$\scriptstyle\sim$}}{z}}\vphantom{z}}}^{\top} \mathbf{S} \mathord{\smash[b]{\underset{\raise.3ex\hbox{$\scriptstyle\sim$}}{z}}\vphantom{z}} + {(2 \mathbf{S} \mathord{\smash[b]{\underset{\raise.3ex\hbox{$\scriptstyle\sim$}}{z}}\vphantom{z}})}^{\top} \mathord{\smash[b]{\underset{\raise.3ex\hbox{$\scriptstyle\sim$}}{h}}\vphantom{h}} + \frac{1}{2}\,{\mathord{\smash[b]{\underset{\raise.3ex\hbox{$\scriptstyle\sim$}}{h}}\vphantom{h}}}^{\top} (2 \mathbf{S}) \mathord{\smash[b]{\underset{\raise.3ex\hbox{$\scriptstyle\sim$}}{h}}\vphantom{h}} \\
    &amp;= {\mathord{\smash[b]{\underset{\raise.3ex\hbox{$\scriptstyle\sim$}}{z}}\vphantom{z}}}^{\top} \mathbf{S} \mathord{\smash[b]{\underset{\raise.3ex\hbox{$\scriptstyle\sim$}}{z}}\vphantom{z}} + 2\,{\mathord{\smash[b]{\underset{\raise.3ex\hbox{$\scriptstyle\sim$}}{z}}\vphantom{z}}}^{\top} \mathbf{S} \mathord{\smash[b]{\underset{\raise.3ex\hbox{$\scriptstyle\sim$}}{h}}\vphantom{h}} + {\mathord{\smash[b]{\underset{\raise.3ex\hbox{$\scriptstyle\sim$}}{h}}\vphantom{h}}}^{\top} \mathbf{S} \mathord{\smash[b]{\underset{\raise.3ex\hbox{$\scriptstyle\sim$}}{h}}\vphantom{h}},
    \end{aligned}
    $$</w:t>
      </w:r>
    </w:p>
    <w:p>
      <w:pPr>
        <w:pStyle w:val="FirstParagraph"/>
      </w:pPr>
      <w:r>
        <w:t xml:space="preserve">using</w:t>
      </w:r>
    </w:p>
    <w:p>
      <w:pPr>
        <w:pStyle w:val="BodyText"/>
      </w:pPr>
      <w:r>
        <w:t xml:space="preserve">$$
    \begin{aligned}
    {(2 \mathbf{S} \mathord{\smash[b]{\underset{\raise.3ex\hbox{$\scriptstyle\sim$}}{z}}\vphantom{z}})}^{\top} &amp;= 2\,{\mathord{\smash[b]{\underset{\raise.3ex\hbox{$\scriptstyle\sim$}}{z}}\vphantom{z}}}^{\top}\,{\mathbf{S}}^{\top} \\
    &amp;= 2\,{\mathord{\smash[b]{\underset{\raise.3ex\hbox{$\scriptstyle\sim$}}{z}}\vphantom{z}}}^{\top} \mathbf{S}.
    \end{aligned}
    $$</w:t>
      </w:r>
    </w:p>
    <w:p>
      <w:pPr>
        <w:pStyle w:val="FirstParagraph"/>
      </w:pPr>
      <w:r>
        <w:t xml:space="preserve">Multiplying out directly gives the same:</w:t>
      </w:r>
    </w:p>
    <w:p>
      <w:pPr>
        <w:pStyle w:val="BodyText"/>
      </w:pPr>
      <w:r>
        <w:t xml:space="preserve">$$
    \begin{aligned}
    {(\mathord{\smash[b]{\underset{\raise.3ex\hbox{$\scriptstyle\sim$}}{z}}\vphantom{z}} + \mathord{\smash[b]{\underset{\raise.3ex\hbox{$\scriptstyle\sim$}}{h}}\vphantom{h}})}^{\top} \mathbf{S} (\mathord{\smash[b]{\underset{\raise.3ex\hbox{$\scriptstyle\sim$}}{z}}\vphantom{z}} + \mathord{\smash[b]{\underset{\raise.3ex\hbox{$\scriptstyle\sim$}}{h}}\vphantom{h}})
    &amp;= {\mathord{\smash[b]{\underset{\raise.3ex\hbox{$\scriptstyle\sim$}}{z}}\vphantom{z}}}^{\top} \mathbf{S} \mathord{\smash[b]{\underset{\raise.3ex\hbox{$\scriptstyle\sim$}}{z}}\vphantom{z}} + {\mathord{\smash[b]{\underset{\raise.3ex\hbox{$\scriptstyle\sim$}}{z}}\vphantom{z}}}^{\top} \mathbf{S} \mathord{\smash[b]{\underset{\raise.3ex\hbox{$\scriptstyle\sim$}}{h}}\vphantom{h}} + {\mathord{\smash[b]{\underset{\raise.3ex\hbox{$\scriptstyle\sim$}}{h}}\vphantom{h}}}^{\top} \mathbf{S} \mathord{\smash[b]{\underset{\raise.3ex\hbox{$\scriptstyle\sim$}}{z}}\vphantom{z}} + {\mathord{\smash[b]{\underset{\raise.3ex\hbox{$\scriptstyle\sim$}}{h}}\vphantom{h}}}^{\top} \mathbf{S} \mathord{\smash[b]{\underset{\raise.3ex\hbox{$\scriptstyle\sim$}}{h}}\vphantom{h}}
    &amp;&amp; \text{(distribute)}
    \\
    &amp;= {\mathord{\smash[b]{\underset{\raise.3ex\hbox{$\scriptstyle\sim$}}{z}}\vphantom{z}}}^{\top} \mathbf{S} \mathord{\smash[b]{\underset{\raise.3ex\hbox{$\scriptstyle\sim$}}{z}}\vphantom{z}} + 2\,{\mathord{\smash[b]{\underset{\raise.3ex\hbox{$\scriptstyle\sim$}}{z}}\vphantom{z}}}^{\top} \mathbf{S} \mathord{\smash[b]{\underset{\raise.3ex\hbox{$\scriptstyle\sim$}}{h}}\vphantom{h}} + {\mathord{\smash[b]{\underset{\raise.3ex\hbox{$\scriptstyle\sim$}}{h}}\vphantom{h}}}^{\top} \mathbf{S} \mathord{\smash[b]{\underset{\raise.3ex\hbox{$\scriptstyle\sim$}}{h}}\vphantom{h}}.
    &amp;&amp; \text{(} {\mathord{\smash[b]{\underset{\raise.3ex\hbox{$\scriptstyle\sim$}}{h}}\vphantom{h}}}^{\top} \mathbf{S} \mathord{\smash[b]{\underset{\raise.3ex\hbox{$\scriptstyle\sim$}}{z}}\vphantom{z}} = {({\mathord{\smash[b]{\underset{\raise.3ex\hbox{$\scriptstyle\sim$}}{h}}\vphantom{h}}}^{\top} \mathbf{S} \mathord{\smash[b]{\underset{\raise.3ex\hbox{$\scriptstyle\sim$}}{z}}\vphantom{z}})}^{\top} \text{, which equals } {\mathord{\smash[b]{\underset{\raise.3ex\hbox{$\scriptstyle\sim$}}{z}}\vphantom{z}}}^{\top} \mathbf{S} \mathord{\smash[b]{\underset{\raise.3ex\hbox{$\scriptstyle\sim$}}{h}}\vphantom{h}} \text{)}
    \end{aligned}
    $$</w:t>
      </w:r>
    </w:p>
    <w:bookmarkEnd w:id="49"/>
    <w:bookmarkStart w:id="50" w:name="def-strict-local-minimizer"/>
    <w:p>
      <w:pPr>
        <w:pStyle w:val="FirstParagraph"/>
      </w:pPr>
      <w:r>
        <w:rPr>
          <w:b/>
          <w:bCs/>
        </w:rPr>
        <w:t xml:space="preserve">Definition 2 (Strict 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w:r>
        <w:t xml:space="preserve">$f(\mathord{\smash[b]{\underset{\raise.3ex\hbox{$\scriptstyle\sim$}}{x}}\vphantom{x}}^*) &lt; f(\mathord{\smash[b]{\underset{\raise.3ex\hbox{$\scriptstyle\sim$}}{x}}\vphantom{x}})$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\mathord{\smash[b]{\underset{\raise.3ex\hbox{$\scriptstyle\sim$}}{x}}\vphantom{x}}^*$</w:t>
      </w:r>
      <w:r>
        <w:t xml:space="preserve"> </w:t>
      </w:r>
      <w:r>
        <w:t xml:space="preserve">with</w:t>
      </w:r>
      <w:r>
        <w:t xml:space="preserve"> </w:t>
      </w:r>
      <w:r>
        <w:t xml:space="preserve">$\mathopen{}\left\lVert\mathord{\smash[b]{\underset{\raise.3ex\hbox{$\scriptstyle\sim$}}{x}}\vphantom{x}}- \mathord{\smash[b]{\underset{\raise.3ex\hbox{$\scriptstyle\sim$}}{x}}\vphantom{x}}^*\right\rVert\mathclose{} &lt; \delta$</w:t>
      </w:r>
      <w:r>
        <w:t xml:space="preserve">.</w:t>
      </w:r>
    </w:p>
    <w:bookmarkEnd w:id="50"/>
    <w:bookmarkStart w:id="51" w:name="exm-strict-local-minimizer"/>
    <w:p>
      <w:pPr>
        <w:pStyle w:val="BodyText"/>
      </w:pPr>
      <w:r>
        <w:rPr>
          <w:b/>
          <w:bCs/>
        </w:rPr>
        <w:t xml:space="preserve">Example 7 (Strict and non-strict local minimizers)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a strict local minimizer (any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works).</w:t>
      </w:r>
    </w:p>
    <w:p>
      <w:pPr>
        <w:numPr>
          <w:ilvl w:val="0"/>
          <w:numId w:val="1004"/>
        </w:numPr>
      </w:pPr>
      <w:r>
        <w:t xml:space="preserve">A constant function</w:t>
      </w:r>
      <w:r>
        <w:t xml:space="preserve"> </w:t>
      </w:r>
      <w:r>
        <w:t xml:space="preserve">$f(\mathord{\smash[b]{\underset{\raise.3ex\hbox{$\scriptstyle\sim$}}{x}}\vphantom{x}}) = 0$</w:t>
      </w:r>
      <w:r>
        <w:t xml:space="preserve"> </w:t>
      </w:r>
      <w:r>
        <w:t xml:space="preserve">has</w:t>
      </w:r>
      <w:r>
        <w:t xml:space="preserve"> </w:t>
      </w:r>
      <w:r>
        <w:t xml:space="preserve">$f(\mathord{\smash[b]{\underset{\raise.3ex\hbox{$\scriptstyle\sim$}}{x}}\vphantom{x}}^*) \le f(\mathord{\smash[b]{\underset{\raise.3ex\hbox{$\scriptstyle\sim$}}{x}}\vphantom{x}})$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so every point 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,</w:t>
      </w:r>
      <w:r>
        <w:t xml:space="preserve"> </w:t>
      </w:r>
      <w:r>
        <w:t xml:space="preserve">but no point is a strict one:</w:t>
      </w:r>
      <w:r>
        <w:t xml:space="preserve"> </w:t>
      </w:r>
      <w:r>
        <w:t xml:space="preserve">$f(\mathord{\smash[b]{\underset{\raise.3ex\hbox{$\scriptstyle\sim$}}{x}}\vphantom{x}}^*) &lt; f(\mathord{\smash[b]{\underset{\raise.3ex\hbox{$\scriptstyle\sim$}}{x}}\vphantom{x}})$</w:t>
      </w:r>
      <w:r>
        <w:t xml:space="preserve"> </w:t>
      </w:r>
      <w:r>
        <w:t xml:space="preserve">never holds.</w:t>
      </w:r>
    </w:p>
    <w:bookmarkEnd w:id="51"/>
    <w:bookmarkStart w:id="53" w:name="lem-qf-eigen-bound"/>
    <w:p>
      <w:pPr>
        <w:pStyle w:val="FirstParagraph"/>
      </w:pPr>
      <w:r>
        <w:rPr>
          <w:b/>
          <w:bCs/>
        </w:rPr>
        <w:t xml:space="preserve">Lemma 1 (A quadratic form is at least the smallest eigenvalue times the squared length)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be the smallest of its eigenvalues</w:t>
      </w:r>
      <w:r>
        <w:t xml:space="preserve"> </w:t>
      </w:r>
      <w:r>
        <w:t xml:space="preserve">(</w:t>
      </w:r>
      <w:hyperlink r:id="rId52">
        <w:r>
          <w:rPr>
            <w:rStyle w:val="Hyperlink"/>
          </w:rPr>
          <w:t xml:space="preserve">eigendecomposition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w:r>
        <w:t xml:space="preserve">${\mathord{\smash[b]{\underset{\raise.3ex\hbox{$\scriptstyle\sim$}}{h}}\vphantom{h}}}^{\top} \mathbf{A} \mathord{\smash[b]{\underset{\raise.3ex\hbox{$\scriptstyle\sim$}}{h}}\vphantom{h}} \ge \lambda_{\min}\,\mathopen{}\left\lVert\mathord{\smash[b]{\underset{\raise.3ex\hbox{$\scriptstyle\sim$}}{h}}\vphantom{h}}\right\rVert\mathclose{}^2$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$\mathord{\smash[b]{\underset{\raise.3ex\hbox{$\scriptstyle\sim$}}{h}}\vphantom{h}} \in \mathbb{R}^p$</w:t>
      </w:r>
      <w:r>
        <w:t xml:space="preserve">.</w:t>
      </w:r>
    </w:p>
    <w:bookmarkEnd w:id="5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orthogonal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4">
        <w:r>
          <w:rPr>
            <w:rStyle w:val="Hyperlink"/>
          </w:rPr>
          <w:t xml:space="preserve">spectral theorem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$\mathord{\smash[b]{\underset{\raise.3ex\hbox{$\scriptstyle\sim$}}{y}}\vphantom{y}} \stackrel{\text{def}}{=}{\mathbf{Q}}^{\top} \mathord{\smash[b]{\underset{\raise.3ex\hbox{$\scriptstyle\sim$}}{h}}\vphantom{h}}$</w:t>
      </w:r>
      <w:r>
        <w:t xml:space="preserve">. Then</w:t>
      </w:r>
    </w:p>
    <w:p>
      <w:pPr>
        <w:pStyle w:val="BodyText"/>
      </w:pPr>
      <w:r>
        <w:t xml:space="preserve">$$
    \begin{aligned}
    {\mathord{\smash[b]{\underset{\raise.3ex\hbox{$\scriptstyle\sim$}}{h}}\vphantom{h}}}^{\top} \mathbf{A} \mathord{\smash[b]{\underset{\raise.3ex\hbox{$\scriptstyle\sim$}}{h}}\vphantom{h}}
    &amp;= {\mathord{\smash[b]{\underset{\raise.3ex\hbox{$\scriptstyle\sim$}}{h}}\vphantom{h}}}^{\top} \mathbf{Q} \mathbf{\Lambda} {\mathbf{Q}}^{\top} \mathord{\smash[b]{\underset{\raise.3ex\hbox{$\scriptstyle\sim$}}{h}}\vphantom{h}}
    &amp;&amp; \text{(substitute the eigendecomposition)}
    \\
    &amp;= {\mathord{\smash[b]{\underset{\raise.3ex\hbox{$\scriptstyle\sim$}}{y}}\vphantom{y}}}^{\top} \mathbf{\Lambda} \mathord{\smash[b]{\underset{\raise.3ex\hbox{$\scriptstyle\sim$}}{y}}\vphantom{y}}
    &amp;&amp; \text{(} {\mathord{\smash[b]{\underset{\raise.3ex\hbox{$\scriptstyle\sim$}}{h}}\vphantom{h}}}^{\top} \mathbf{Q} = {({\mathbf{Q}}^{\top} \mathord{\smash[b]{\underset{\raise.3ex\hbox{$\scriptstyle\sim$}}{h}}\vphantom{h}})}^{\top} \text{, transpose of a product)}
    \\
    &amp;= \sum_{i=1}^p\lambda_i\,y_i^2
    &amp;&amp; \text{(} \mathbf{\Lambda} \text{ is diagonal)}
    \\
    &amp;\ge \sum_{i=1}^p\lambda_{\min}\,y_i^2
    &amp;&amp; \text{(} \lambda_i \ge \lambda_{\min} \text{ and } y_i^2 \ge 0 \text{)}
    \\
    &amp;= \lambda_{\min}\,\mathopen{}\left\lVert\mathord{\smash[b]{\underset{\raise.3ex\hbox{$\scriptstyle\sim$}}{y}}\vphantom{y}}\right\rVert\mathclose{}^2
    &amp;&amp; \text{(the squared length is the sum of squares)}
    \\
    &amp;= \lambda_{\min}\,\mathopen{}\left\lVert\mathord{\smash[b]{\underset{\raise.3ex\hbox{$\scriptstyle\sim$}}{h}}\vphantom{h}}\right\rVert\mathclose{}^2.
    &amp;&amp; \text{(orthogonal matrices preserve length)}
    \end{aligned}
    $$</w:t>
      </w:r>
    </w:p>
    <w:p>
      <w:pPr>
        <w:pStyle w:val="FirstParagraph"/>
      </w:pPr>
      <w:r>
        <w:t xml:space="preserve">The second step is the</w:t>
      </w:r>
      <w:r>
        <w:t xml:space="preserve"> </w:t>
      </w:r>
      <w:hyperlink r:id="rId55">
        <w:r>
          <w:rPr>
            <w:rStyle w:val="Hyperlink"/>
          </w:rPr>
          <w:t xml:space="preserve">transpose of a product</w:t>
        </w:r>
      </w:hyperlink>
      <w:r>
        <w:t xml:space="preserve">.</w:t>
      </w:r>
      <w:r>
        <w:t xml:space="preserve"> </w:t>
      </w:r>
      <w:r>
        <w:t xml:space="preserve">The last step applies</w:t>
      </w:r>
      <w:r>
        <w:t xml:space="preserve"> </w:t>
      </w:r>
      <w:hyperlink r:id="rId56">
        <w:r>
          <w:rPr>
            <w:rStyle w:val="Hyperlink"/>
          </w:rPr>
          <w:t xml:space="preserve">orthogonal matrices preserve length</w:t>
        </w:r>
      </w:hyperlink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which is orthogonal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r:id="rId57">
        <w:r>
          <w:rPr>
            <w:rStyle w:val="Hyperlink"/>
          </w:rPr>
          <w:t xml:space="preserve">orthogonal matrix</w:t>
        </w:r>
      </w:hyperlink>
      <w:r>
        <w:t xml:space="preserve">).</w:t>
      </w:r>
    </w:p>
    <w:bookmarkStart w:id="59" w:name="exm-qf-eigen-bound"/>
    <w:p>
      <w:pPr>
        <w:pStyle w:val="BodyText"/>
      </w:pPr>
      <w:r>
        <w:rPr>
          <w:b/>
          <w:bCs/>
        </w:rPr>
        <w:t xml:space="preserve">Example 8 (Checking the bound)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eigenvalue example</w:t>
        </w:r>
      </w:hyperlink>
      <w:r>
        <w:t xml:space="preserve">), so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$\mathord{\smash[b]{\underset{\raise.3ex\hbox{$\scriptstyle\sim$}}{h}}\vphantom{h}} = {(1, 0)}^{\top}$</w:t>
      </w:r>
      <w:r>
        <w:t xml:space="preserve">,</w:t>
      </w:r>
      <w:r>
        <w:t xml:space="preserve"> </w:t>
      </w:r>
      <w:r>
        <w:t xml:space="preserve">${\mathord{\smash[b]{\underset{\raise.3ex\hbox{$\scriptstyle\sim$}}{h}}\vphantom{h}}}^{\top} \mathbf{A} \mathord{\smash[b]{\underset{\raise.3ex\hbox{$\scriptstyle\sim$}}{h}}\vphantom{h}} = 2 \ge 1 \cdot 1$</w:t>
      </w:r>
      <w:r>
        <w:t xml:space="preserve">.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$\mathord{\smash[b]{\underset{\raise.3ex\hbox{$\scriptstyle\sim$}}{h}}\vphantom{h}} = {(1, -1)}^{\top}$</w:t>
      </w:r>
      <w:r>
        <w:t xml:space="preserve">,</w:t>
      </w:r>
    </w:p>
    <w:p>
      <w:pPr>
        <w:pStyle w:val="BodyText"/>
      </w:pPr>
      <w:r>
        <w:t xml:space="preserve">$$
    \begin{aligned}
    {\mathord{\smash[b]{\underset{\raise.3ex\hbox{$\scriptstyle\sim$}}{h}}\vphantom{h}}}^{\top} \mathbf{A} \mathord{\smash[b]{\underset{\raise.3ex\hbox{$\scriptstyle\sim$}}{h}}\vphantom{h}} &amp;= 2 - 1 - 1 + 2 \\
    &amp;= 2 \\
    &amp;= 1 \cdot 2:
    \end{aligned}
    $$</w:t>
      </w:r>
    </w:p>
    <w:p>
      <w:pPr>
        <w:pStyle w:val="FirstParagraph"/>
      </w:pPr>
      <w:r>
        <w:t xml:space="preserve">the bound holds with equality, since this</w:t>
      </w:r>
      <w:r>
        <w:t xml:space="preserve"> </w:t>
      </w:r>
      <w:r>
        <w:t xml:space="preserve">$\mathord{\smash[b]{\underset{\raise.3ex\hbox{$\scriptstyle\sim$}}{h}}\vphantom{h}}$</w:t>
      </w:r>
      <w:r>
        <w:t xml:space="preserve"> </w:t>
      </w:r>
      <w:r>
        <w:t xml:space="preserve">is an eigenvector for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</w:p>
    <w:bookmarkEnd w:id="59"/>
    <w:bookmarkStart w:id="60" w:name="lem-qf-entry-bound"/>
    <w:p>
      <w:pPr>
        <w:pStyle w:val="BodyText"/>
      </w:pPr>
      <w:r>
        <w:rPr>
          <w:b/>
          <w:bCs/>
        </w:rPr>
        <w:t xml:space="preserve">Lemma 2 (A quadratic form with small entries is small)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E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whose entries all satisfy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$\mathopen{}\left|{\mathord{\smash[b]{\underset{\raise.3ex\hbox{$\scriptstyle\sim$}}{h}}\vphantom{h}}}^{\top} \mathbf{E} \mathord{\smash[b]{\underset{\raise.3ex\hbox{$\scriptstyle\sim$}}{h}}\vphantom{h}}\right|\mathclose{} \le p\,m\,\mathopen{}\left\lVert\mathord{\smash[b]{\underset{\raise.3ex\hbox{$\scriptstyle\sim$}}{h}}\vphantom{h}}\right\rVert\mathclose{}^2$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$\mathord{\smash[b]{\underset{\raise.3ex\hbox{$\scriptstyle\sim$}}{h}}\vphantom{h}} \in \mathbb{R}^p$</w:t>
      </w:r>
      <w:r>
        <w:t xml:space="preserve">.</w:t>
      </w:r>
    </w:p>
    <w:bookmarkEnd w:id="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$\mathord{\smash[b]{\underset{\raise.3ex\hbox{$\scriptstyle\sim$}}{a}}\vphantom{a}} \stackrel{\text{def}}{=}{(\mathopen{}\left|h_1\right|\mathclose{}, \ldots, \mathopen{}\left|h_p\right|\mathclose{})}^{\top}$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$\mathord{\smash[b]{\underset{\raise.3ex\hbox{$\scriptstyle\sim$}}{1}}\vphantom{1}} \stackrel{\text{def}}{=}{(1, \ldots, 1)}^{\top}$</w:t>
      </w:r>
      <w:r>
        <w:t xml:space="preserve">, both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 Then</w:t>
      </w:r>
    </w:p>
    <w:p>
      <w:pPr>
        <w:pStyle w:val="BodyText"/>
      </w:pPr>
      <w:r>
        <w:t xml:space="preserve">$$
    \begin{aligned}
    \mathopen{}\left|{\mathord{\smash[b]{\underset{\raise.3ex\hbox{$\scriptstyle\sim$}}{h}}\vphantom{h}}}^{\top} \mathbf{E} \mathord{\smash[b]{\underset{\raise.3ex\hbox{$\scriptstyle\sim$}}{h}}\vphantom{h}}\right|\mathclose{}
    &amp;= \mathopen{}\left|\sum_{i=1}^p\sum_{j=1}^ph_i\,e_{ij}\,h_j\right|\mathclose{}
    &amp;&amp; \text{(matrix product)}
    \\
    &amp;\le \sum_{i=1}^p\sum_{j=1}^p\mathopen{}\left|h_i\right|\mathclose{}\,\mathopen{}\left|e_{ij}\right|\mathclose{}\,\mathopen{}\left|h_j\right|\mathclose{}
    &amp;&amp; \text{(triangle inequality for numbers)}
    \\
    &amp;\le m \sum_{i=1}^p\sum_{j=1}^p\mathopen{}\left|h_i\right|\mathclose{}\,\mathopen{}\left|h_j\right|\mathclose{}
    &amp;&amp; \text{(} \mathopen{}\left|e_{ij}\right|\mathclose{} \le m \text{)}
    \\
    &amp;= m\,\mathopen{}\left(\sum_{i=1}^p\mathopen{}\left|h_i\right|\mathclose{}\right)\mathclose{}^2
    &amp;&amp; \text{(the double sum factors)}
    \\
    &amp;= m\,(\mathord{\smash[b]{\underset{\raise.3ex\hbox{$\scriptstyle\sim$}}{1}}\vphantom{1}} \cdot \mathord{\smash[b]{\underset{\raise.3ex\hbox{$\scriptstyle\sim$}}{a}}\vphantom{a}})^2
    &amp;&amp; \text{(dot product)}
    \\
    &amp;\le m\,\mathopen{}\left\lVert\mathord{\smash[b]{\underset{\raise.3ex\hbox{$\scriptstyle\sim$}}{1}}\vphantom{1}}\right\rVert\mathclose{}^2\,\mathopen{}\left\lVert\mathord{\smash[b]{\underset{\raise.3ex\hbox{$\scriptstyle\sim$}}{a}}\vphantom{a}}\right\rVert\mathclose{}^2
    &amp;&amp; \text{(Cauchy-Schwarz, squared)}
    \\
    &amp;= m\,p\,\mathopen{}\left\lVert\mathord{\smash[b]{\underset{\raise.3ex\hbox{$\scriptstyle\sim$}}{h}}\vphantom{h}}\right\rVert\mathclose{}^2.
    &amp;&amp; \text{(} \mathopen{}\left\lVert\mathord{\smash[b]{\underset{\raise.3ex\hbox{$\scriptstyle\sim$}}{1}}\vphantom{1}}\right\rVert\mathclose{}^2 = p \text{ and } \mathopen{}\left\lVert\mathord{\smash[b]{\underset{\raise.3ex\hbox{$\scriptstyle\sim$}}{a}}\vphantom{a}}\right\rVert\mathclose{}^2 = \textstyle\sum_i h_i^2 \text{, which equals } \mathopen{}\left\lVert\mathord{\smash[b]{\underset{\raise.3ex\hbox{$\scriptstyle\sim$}}{h}}\vphantom{h}}\right\rVert\mathclose{}^2 \text{)}
    \end{aligned}
    $$</w:t>
      </w:r>
    </w:p>
    <w:p>
      <w:pPr>
        <w:pStyle w:val="FirstParagraph"/>
      </w:pPr>
      <w:r>
        <w:t xml:space="preserve">The steps use the</w:t>
      </w:r>
      <w:r>
        <w:t xml:space="preserve"> </w:t>
      </w:r>
      <w:hyperlink r:id="rId45">
        <w:r>
          <w:rPr>
            <w:rStyle w:val="Hyperlink"/>
          </w:rPr>
          <w:t xml:space="preserve">matrix product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61">
        <w:r>
          <w:rPr>
            <w:rStyle w:val="Hyperlink"/>
          </w:rPr>
          <w:t xml:space="preserve">dot product</w:t>
        </w:r>
      </w:hyperlink>
      <w:r>
        <w:t xml:space="preserve"> </w:t>
      </w:r>
      <w:r>
        <w:t xml:space="preserve">and the</w:t>
      </w:r>
      <w:r>
        <w:t xml:space="preserve"> </w:t>
      </w:r>
      <w:hyperlink r:id="rId62">
        <w:r>
          <w:rPr>
            <w:rStyle w:val="Hyperlink"/>
          </w:rPr>
          <w:t xml:space="preserve">Cauchy-Schwarz inequality</w:t>
        </w:r>
      </w:hyperlink>
      <w:r>
        <w:t xml:space="preserve">.</w:t>
      </w:r>
    </w:p>
    <w:bookmarkStart w:id="63" w:name="exm-qf-entry-bound"/>
    <w:p>
      <w:pPr>
        <w:pStyle w:val="BodyText"/>
      </w:pPr>
      <w:r>
        <w:rPr>
          <w:b/>
          <w:bCs/>
        </w:rPr>
        <w:t xml:space="preserve">Example 9 (Checking the bound)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E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  <m:e>
                  <m:r>
                    <m:t>0.1</m:t>
                  </m:r>
                </m:e>
              </m:mr>
            </m:m>
          </m:e>
        </m:d>
      </m:oMath>
      <w:r>
        <w:t xml:space="preserve">, so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works,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$\mathord{\smash[b]{\underset{\raise.3ex\hbox{$\scriptstyle\sim$}}{h}}\vphantom{h}} = {(1, 1)}^{\top}$</w:t>
      </w:r>
      <w:r>
        <w:t xml:space="preserve">, so</w:t>
      </w:r>
      <w:r>
        <w:t xml:space="preserve"> </w:t>
      </w:r>
      <w:r>
        <w:t xml:space="preserve">$\mathopen{}\left\lVert\mathord{\smash[b]{\underset{\raise.3ex\hbox{$\scriptstyle\sim$}}{h}}\vphantom{h}}\right\rVert\mathclose{}^2 = 2$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{\mathord{\smash[b]{\underset{\raise.3ex\hbox{$\scriptstyle\sim$}}{h}}\vphantom{h}}}^{\top} \mathbf{E} \mathord{\smash[b]{\underset{\raise.3ex\hbox{$\scriptstyle\sim$}}{h}}\vphantom{h}} &amp;= 0.1 - 0.2 - 0.2 + 0.1 \\
    &amp;= -0.2,
    \end{aligned}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3"/>
    <w:bookmarkStart w:id="65" w:name="thm-second-order-condition"/>
    <w:p>
      <w:pPr>
        <w:pStyle w:val="FirstParagraph"/>
      </w:pPr>
      <w:r>
        <w:rPr>
          <w:b/>
          <w:bCs/>
        </w:rPr>
        <w:t xml:space="preserve">Theorem 5 (Second-order sufficient condition)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is a stationary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w:r>
        <w:t xml:space="preserve">$\mathbf{H}_f(\mathord{\smash[b]{\underset{\raise.3ex\hbox{$\scriptstyle\sim$}}{x}}\vphantom{x}}^*)$</w:t>
      </w:r>
      <w:r>
        <w:t xml:space="preserve"> </w:t>
      </w:r>
      <w:r>
        <w:t xml:space="preserve">is</w:t>
      </w:r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rict-local-minimizer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$\mathbf{H}_f(\mathord{\smash[b]{\underset{\raise.3ex\hbox{$\scriptstyle\sim$}}{x}}\vphantom{x}}^*)$</w:t>
      </w:r>
      <w:r>
        <w:t xml:space="preserve"> </w:t>
      </w:r>
      <w:r>
        <w:t xml:space="preserve">is positive definite, and so symmetric,</w:t>
      </w:r>
      <w:r>
        <w:t xml:space="preserve"> </w:t>
      </w:r>
      <w:r>
        <w:t xml:space="preserve">so its smallest eigenvalue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positive</w:t>
      </w:r>
      <w:r>
        <w:t xml:space="preserve"> </w:t>
      </w:r>
      <w:r>
        <w:t xml:space="preserve">(</w:t>
      </w:r>
      <w:hyperlink r:id="rId66">
        <w:r>
          <w:rPr>
            <w:rStyle w:val="Hyperlink"/>
          </w:rPr>
          <w:t xml:space="preserve">definiteness and eigenvalues</w:t>
        </w:r>
      </w:hyperlink>
      <w:r>
        <w:t xml:space="preserve">).</w:t>
      </w:r>
      <w:r>
        <w:t xml:space="preserve"> </w:t>
      </w:r>
      <w:r>
        <w:t xml:space="preserve">Each of the</w:t>
      </w:r>
      <w:r>
        <w:t xml:space="preserve"> </w:t>
      </w:r>
      <m:oMath>
        <m:sSup>
          <m:e>
            <m:r>
              <m:t>p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entries of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is continuous at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continuity</w:t>
        </w:r>
      </w:hyperlink>
      <w:r>
        <w:t xml:space="preserve">):</w:t>
      </w:r>
      <w:r>
        <w:t xml:space="preserve"> </w:t>
      </w:r>
      <w:r>
        <w:t xml:space="preserve">for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there is a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$\mathopen{}\left|\mathopen{}\left[\mathbf{H}_f(\mathord{\smash[b]{\underset{\raise.3ex\hbox{$\scriptstyle\sim$}}{y}}\vphantom{y}})\right]\mathclose{}_{ij} - \mathopen{}\left[\mathbf{H}_f(\mathord{\smash[b]{\underset{\raise.3ex\hbox{$\scriptstyle\sim$}}{x}}\vphantom{x}}^*)\right]\mathclose{}_{ij}\right|\mathclose{} &lt; \lambda/ (2p)$</w:t>
      </w:r>
      <w:r>
        <w:t xml:space="preserve"> </w:t>
      </w:r>
      <w:r>
        <w:t xml:space="preserve">whenever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\mathord{\smash[b]{\underset{\raise.3ex\hbox{$\scriptstyle\sim$}}{x}}\vphantom{x}}^*\right\rVert\mathclose{} &lt; \delta_{ij}$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be the smallest of these</w:t>
      </w:r>
      <w:r>
        <w:t xml:space="preserve"> </w:t>
      </w:r>
      <m:oMath>
        <m:sSup>
          <m:e>
            <m:r>
              <m:t>p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numbers.</w:t>
      </w:r>
    </w:p>
    <w:p>
      <w:pPr>
        <w:pStyle w:val="BodyText"/>
      </w:pPr>
      <w:r>
        <w:t xml:space="preserve">Now let</w:t>
      </w:r>
      <w:r>
        <w:t xml:space="preserve"> </w:t>
      </w:r>
      <w:r>
        <w:t xml:space="preserve">$0 &lt; \mathopen{}\left\lVert\mathord{\smash[b]{\underset{\raise.3ex\hbox{$\scriptstyle\sim$}}{h}}\vphantom{h}}\right\rVert\mathclose{} &lt; \delta$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which the first step of the next display holds;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$\mathord{\smash[b]{\underset{\raise.3ex\hbox{$\scriptstyle\sim$}}{y}}\vphantom{y}}\stackrel{\text{def}}{=}\mathord{\smash[b]{\underset{\raise.3ex\hbox{$\scriptstyle\sim$}}{x}}\vphantom{x}}^* + \tau\mathord{\smash[b]{\underset{\raise.3ex\hbox{$\scriptstyle\sim$}}{h}}\vphantom{h}}$</w:t>
      </w:r>
      <w:r>
        <w:t xml:space="preserve"> </w:t>
      </w:r>
      <w:r>
        <w:t xml:space="preserve">and</w:t>
      </w:r>
      <w:r>
        <w:t xml:space="preserve"> </w:t>
      </w:r>
      <w:r>
        <w:t xml:space="preserve">$\mathbf{E} \stackrel{\text{def}}{=}\mathbf{H}_f(\mathord{\smash[b]{\underset{\raise.3ex\hbox{$\scriptstyle\sim$}}{y}}\vphantom{y}}) - \mathbf{H}_f(\mathord{\smash[b]{\underset{\raise.3ex\hbox{$\scriptstyle\sim$}}{x}}\vphantom{x}}^*)$</w:t>
      </w:r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\mathord{\smash[b]{\underset{\raise.3ex\hbox{$\scriptstyle\sim$}}{x}}\vphantom{x}}^*\right\rVert\mathclose{} = \tau\,\mathopen{}\left\lVert\mathord{\smash[b]{\underset{\raise.3ex\hbox{$\scriptstyle\sim$}}{h}}\vphantom{h}}\right\rVert\mathclose{} &lt; \delta$</w:t>
      </w:r>
      <w:r>
        <w:t xml:space="preserve">,</w:t>
      </w:r>
      <w:r>
        <w:t xml:space="preserve"> </w:t>
      </w:r>
      <w:r>
        <w:t xml:space="preserve">every entry of</w:t>
      </w:r>
      <w:r>
        <w:t xml:space="preserve"> </w:t>
      </w:r>
      <m:oMath>
        <m:r>
          <m:rPr>
            <m:sty m:val="bi"/>
          </m:rPr>
          <m:t>E</m:t>
        </m:r>
      </m:oMath>
      <w:r>
        <w:t xml:space="preserve"> </w:t>
      </w:r>
      <w:r>
        <w:t xml:space="preserve">has absolute value less than</w:t>
      </w:r>
      <w:r>
        <w:t xml:space="preserve"> </w:t>
      </w:r>
      <m:oMath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lem-qf-entry-bound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r>
        <w:t xml:space="preserve">$$
    \begin{aligned}
    f(\mathord{\smash[b]{\underset{\raise.3ex\hbox{$\scriptstyle\sim$}}{x}}\vphantom{x}}^* + \mathord{\smash[b]{\underset{\raise.3ex\hbox{$\scriptstyle\sim$}}{h}}\vphantom{h}}) - f(\mathord{\smash[b]{\underset{\raise.3ex\hbox{$\scriptstyle\sim$}}{x}}\vphantom{x}}^*)
    &amp;= {\mathopen{}\left(\frac{\partial}{\partial \mathord{\smash[b]{\underset{\raise.3ex\hbox{$\scriptstyle\sim$}}{x}}\vphantom{x}}} f(\mathord{\smash[b]{\underset{\raise.3ex\hbox{$\scriptstyle\sim$}}{x}}\vphantom{x}}^*)\right)\mathclose{}}^{\top} \mathord{\smash[b]{\underset{\raise.3ex\hbox{$\scriptstyle\sim$}}{h}}\vphantom{h}} + \frac{1}{2}\,{\mathord{\smash[b]{\underset{\raise.3ex\hbox{$\scriptstyle\sim$}}{h}}\vphantom{h}}}^{\top}\,\mathbf{H}_f(\mathord{\smash[b]{\underset{\raise.3ex\hbox{$\scriptstyle\sim$}}{y}}\vphantom{y}})\,\mathord{\smash[b]{\underset{\raise.3ex\hbox{$\scriptstyle\sim$}}{h}}\vphantom{h}}
    &amp;&amp; \text{(}\text{Theorem~4}\text{)}
    \\
    &amp;= \frac{1}{2}\,{\mathord{\smash[b]{\underset{\raise.3ex\hbox{$\scriptstyle\sim$}}{h}}\vphantom{h}}}^{\top}\,\mathbf{H}_f(\mathord{\smash[b]{\underset{\raise.3ex\hbox{$\scriptstyle\sim$}}{y}}\vphantom{y}})\,\mathord{\smash[b]{\underset{\raise.3ex\hbox{$\scriptstyle\sim$}}{h}}\vphantom{h}}
    &amp;&amp; \text{(} \mathord{\smash[b]{\underset{\raise.3ex\hbox{$\scriptstyle\sim$}}{x}}\vphantom{x}}^* \text{ is stationary)}
    \\
    &amp;= \frac{1}{2}\,{\mathord{\smash[b]{\underset{\raise.3ex\hbox{$\scriptstyle\sim$}}{h}}\vphantom{h}}}^{\top}\,\mathbf{H}_f(\mathord{\smash[b]{\underset{\raise.3ex\hbox{$\scriptstyle\sim$}}{x}}\vphantom{x}}^*)\,\mathord{\smash[b]{\underset{\raise.3ex\hbox{$\scriptstyle\sim$}}{h}}\vphantom{h}} + \frac{1}{2}\,{\mathord{\smash[b]{\underset{\raise.3ex\hbox{$\scriptstyle\sim$}}{h}}\vphantom{h}}}^{\top}\,\mathbf{E}\,\mathord{\smash[b]{\underset{\raise.3ex\hbox{$\scriptstyle\sim$}}{h}}\vphantom{h}}
    &amp;&amp; \text{(} \mathbf{H}_f(\mathord{\smash[b]{\underset{\raise.3ex\hbox{$\scriptstyle\sim$}}{y}}\vphantom{y}}) = \mathbf{H}_f(\mathord{\smash[b]{\underset{\raise.3ex\hbox{$\scriptstyle\sim$}}{x}}\vphantom{x}}^*) + \mathbf{E} \text{; distribute)}
    \\
    &amp;\ge \frac{1}{2}\,\lambda\,\mathopen{}\left\lVert\mathord{\smash[b]{\underset{\raise.3ex\hbox{$\scriptstyle\sim$}}{h}}\vphantom{h}}\right\rVert\mathclose{}^2 + \frac{1}{2}\,{\mathord{\smash[b]{\underset{\raise.3ex\hbox{$\scriptstyle\sim$}}{h}}\vphantom{h}}}^{\top}\,\mathbf{E}\,\mathord{\smash[b]{\underset{\raise.3ex\hbox{$\scriptstyle\sim$}}{h}}\vphantom{h}}
    &amp;&amp; \text{(}\text{Lemma~1}\text{)}
    \\
    &amp;\ge \frac{1}{2}\,\lambda\,\mathopen{}\left\lVert\mathord{\smash[b]{\underset{\raise.3ex\hbox{$\scriptstyle\sim$}}{h}}\vphantom{h}}\right\rVert\mathclose{}^2 - \frac{1}{2}\,\mathopen{}\left|{\mathord{\smash[b]{\underset{\raise.3ex\hbox{$\scriptstyle\sim$}}{h}}\vphantom{h}}}^{\top}\,\mathbf{E}\,\mathord{\smash[b]{\underset{\raise.3ex\hbox{$\scriptstyle\sim$}}{h}}\vphantom{h}}\right|\mathclose{}
    &amp;&amp; \text{(a number is at least minus its absolute value)}
    \\
    &amp;\ge \frac{1}{2}\,\lambda\,\mathopen{}\left\lVert\mathord{\smash[b]{\underset{\raise.3ex\hbox{$\scriptstyle\sim$}}{h}}\vphantom{h}}\right\rVert\mathclose{}^2 - \frac{1}{2}\,p\,\frac{\lambda}{2p}\,\mathopen{}\left\lVert\mathord{\smash[b]{\underset{\raise.3ex\hbox{$\scriptstyle\sim$}}{h}}\vphantom{h}}\right\rVert\mathclose{}^2
    &amp;&amp; \text{(}\text{Lemma~2}\text{, } m = \lambda/ (2p) \text{)}
    \\
    &amp;= \frac{\lambda}{4}\,\mathopen{}\left\lVert\mathord{\smash[b]{\underset{\raise.3ex\hbox{$\scriptstyle\sim$}}{h}}\vphantom{h}}\right\rVert\mathclose{}^2
    &amp;&amp; \text{(arithmetic)}
    \\
    &amp;&gt; 0.
    &amp;&amp; \text{(} \lambda&gt; 0 \text{ and } \mathord{\smash[b]{\underset{\raise.3ex\hbox{$\scriptstyle\sim$}}{h}}\vphantom{h}} \ne \mathord{\smash[b]{\underset{\raise.3ex\hbox{$\scriptstyle\sim$}}{0}}\vphantom{0}}\text{)}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$f(\mathord{\smash[b]{\underset{\raise.3ex\hbox{$\scriptstyle\sim$}}{x}}\vphantom{x}}^*) &lt; f(\mathord{\smash[b]{\underset{\raise.3ex\hbox{$\scriptstyle\sim$}}{x}}\vphantom{x}})$</w:t>
      </w:r>
      <w:r>
        <w:t xml:space="preserve"> </w:t>
      </w:r>
      <w:r>
        <w:t xml:space="preserve">whenever</w:t>
      </w:r>
      <w:r>
        <w:t xml:space="preserve"> </w:t>
      </w:r>
      <w:r>
        <w:t xml:space="preserve">$0 &lt; \mathopen{}\left\lVert\mathord{\smash[b]{\underset{\raise.3ex\hbox{$\scriptstyle\sim$}}{x}}\vphantom{x}}- \mathord{\smash[b]{\underset{\raise.3ex\hbox{$\scriptstyle\sim$}}{x}}\vphantom{x}}^*\right\rVert\mathclose{} &lt; \delta$</w:t>
      </w:r>
      <w:r>
        <w:t xml:space="preserve"> </w:t>
      </w:r>
      <w:r>
        <w:t xml:space="preserve">(take</w:t>
      </w:r>
      <w:r>
        <w:t xml:space="preserve"> </w:t>
      </w:r>
      <w:r>
        <w:t xml:space="preserve">$\mathord{\smash[b]{\underset{\raise.3ex\hbox{$\scriptstyle\sim$}}{h}}\vphantom{h}} = \mathord{\smash[b]{\underset{\raise.3ex\hbox{$\scriptstyle\sim$}}{x}}\vphantom{x}}- \mathord{\smash[b]{\underset{\raise.3ex\hbox{$\scriptstyle\sim$}}{x}}\vphantom{x}}^*$</w:t>
      </w:r>
      <w:r>
        <w:t xml:space="preserve">).</w:t>
      </w:r>
    </w:p>
    <w:bookmarkStart w:id="67" w:name="exm-second-order-condition"/>
    <w:p>
      <w:pPr>
        <w:pStyle w:val="BodyText"/>
      </w:pPr>
      <w:r>
        <w:rPr>
          <w:b/>
          <w:bCs/>
        </w:rPr>
        <w:t xml:space="preserve">Example 10 (Classifying stationary points)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w:r>
        <w:t xml:space="preserve">$f(\mathord{\smash[b]{\underset{\raise.3ex\hbox{$\scriptstyle\sim$}}{x}}\vphantom{x}}) = x_1^2 + x_2^2 - 2 x_1$</w:t>
      </w:r>
      <w:r>
        <w:t xml:space="preserve"> </w:t>
      </w:r>
      <w:r>
        <w:t xml:space="preserve">has the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 its Hessian is</w:t>
      </w:r>
    </w:p>
    <w:p>
      <w:pPr>
        <w:pStyle w:val="BodyText"/>
      </w:pPr>
      <w:r>
        <w:t xml:space="preserve">$$
    \begin{aligned}
    \mathbf{H}_f(\mathord{\smash[b]{\underset{\raise.3ex\hbox{$\scriptstyle\sim$}}{x}}\vphantom{x}}) &amp;= \begin{bmatrix} 2 &amp; 0 \\ 0 &amp; 2 \end{bmatrix} \\
    &amp;= 2 \mathbf{I}_2,
    \end{aligned}
    $$</w:t>
      </w:r>
    </w:p>
    <w:p>
      <w:pPr>
        <w:numPr>
          <w:ilvl w:val="0"/>
          <w:numId w:val="1000"/>
        </w:numPr>
      </w:pPr>
      <w:r>
        <w:t xml:space="preserve">which is positive definite, 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 strict local minimizer.</w:t>
      </w:r>
    </w:p>
    <w:p>
      <w:pPr>
        <w:numPr>
          <w:ilvl w:val="0"/>
          <w:numId w:val="1005"/>
        </w:numPr>
      </w:pPr>
      <w:r>
        <w:t xml:space="preserve">$f(\mathord{\smash[b]{\underset{\raise.3ex\hbox{$\scriptstyle\sim$}}{x}}\vphantom{x}}) = x_1^2 - x_2^2$</w:t>
      </w:r>
      <w:r>
        <w:t xml:space="preserve"> </w:t>
      </w:r>
      <w:r>
        <w:t xml:space="preserve">has the stationary point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and Hessian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, which is not positive definite</w:t>
      </w:r>
      <w:r>
        <w:t xml:space="preserve"> </w:t>
      </w:r>
      <w:r>
        <w:t xml:space="preserve">(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),</w:t>
      </w:r>
      <w:r>
        <w:t xml:space="preserve"> </w:t>
      </w:r>
      <w:r>
        <w:t xml:space="preserve">and indeed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not a local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bookmarkEnd w:id="67"/>
    <w:bookmarkStart w:id="68" w:name="exm-second-order-inconclusive"/>
    <w:p>
      <w:pPr>
        <w:pStyle w:val="FirstParagraph"/>
      </w:pPr>
      <w:r>
        <w:rPr>
          <w:b/>
          <w:bCs/>
        </w:rPr>
        <w:t xml:space="preserve">Example 11 (The condition is sufficient, not necessary)</w:t>
      </w:r>
      <w:r>
        <w:t xml:space="preserve"> </w:t>
      </w:r>
      <w:r>
        <w:t xml:space="preserve">$f(\mathord{\smash[b]{\underset{\raise.3ex\hbox{$\scriptstyle\sim$}}{x}}\vphantom{x}}) = x_1^2 + x_2^4$</w:t>
      </w:r>
      <w:r>
        <w:t xml:space="preserve"> </w:t>
      </w:r>
      <w:r>
        <w:t xml:space="preserve">and</w:t>
      </w:r>
      <w:r>
        <w:t xml:space="preserve"> </w:t>
      </w:r>
      <w:r>
        <w:t xml:space="preserve">$g(\mathord{\smash[b]{\underset{\raise.3ex\hbox{$\scriptstyle\sim$}}{x}}\vphantom{x}}) = x_1^2 - x_2^4$</w:t>
      </w:r>
      <w:r>
        <w:t xml:space="preserve"> </w:t>
      </w:r>
      <w:r>
        <w:t xml:space="preserve">both have gradient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and the same Hessian there,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±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4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±</m:t>
              </m:r>
              <m:r>
                <m:t>12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That Hessian is not positive definite (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 nothing about either function.</w:t>
      </w:r>
      <w:r>
        <w:t xml:space="preserve"> </w:t>
      </w:r>
      <w:r>
        <w:t xml:space="preserve">In fact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w:r>
        <w:t xml:space="preserve">$f(\mathord{\smash[b]{\underset{\raise.3ex\hbox{$\scriptstyle\sim$}}{x}}\vphantom{x}}) &gt; 0 = f(\mathord{\smash[b]{\underset{\raise.3ex\hbox{$\scriptstyle\sim$}}{0}}\vphantom{0}})$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but not a local minimizer of</w:t>
      </w:r>
      <w:r>
        <w:t xml:space="preserve"> </w:t>
      </w:r>
      <m:oMath>
        <m:r>
          <m:t>g</m:t>
        </m:r>
      </m:oMath>
      <w:r>
        <w:t xml:space="preserve">, since</w:t>
      </w:r>
    </w:p>
    <w:p>
      <w:pPr>
        <w:pStyle w:val="BodyText"/>
      </w:pPr>
      <w:r>
        <w:t xml:space="preserve">$$
    \begin{aligned}
    g(0, t) &amp;= -t^4 \\
    &amp;&lt; 0 \\
    &amp;= g(\mathord{\smash[b]{\underset{\raise.3ex\hbox{$\scriptstyle\sim$}}{0}}\vphantom{0}})
    \end{aligned}
    $$</w:t>
      </w:r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68"/>
    <w:bookmarkStart w:id="69" w:name="def-local-maximizer"/>
    <w:p>
      <w:pPr>
        <w:pStyle w:val="BodyText"/>
      </w:pPr>
      <w:r>
        <w:rPr>
          <w:b/>
          <w:bCs/>
        </w:rPr>
        <w:t xml:space="preserve">Definition 3 (Local maximizer)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w:r>
        <w:t xml:space="preserve">$\mathord{\smash[b]{\underset{\raise.3ex\hbox{$\scriptstyle\sim$}}{x}}\vphantom{x}}^* \in \mathbb{R}^p$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local maximizer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w:r>
        <w:t xml:space="preserve">$f(\mathord{\smash[b]{\underset{\raise.3ex\hbox{$\scriptstyle\sim$}}{x}}\vphantom{x}}^*) \ge f(\mathord{\smash[b]{\underset{\raise.3ex\hbox{$\scriptstyle\sim$}}{x}}\vphantom{x}})$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with</w:t>
      </w:r>
      <w:r>
        <w:t xml:space="preserve"> </w:t>
      </w:r>
      <w:r>
        <w:t xml:space="preserve">$\mathopen{}\left\lVert\mathord{\smash[b]{\underset{\raise.3ex\hbox{$\scriptstyle\sim$}}{x}}\vphantom{x}}- \mathord{\smash[b]{\underset{\raise.3ex\hbox{$\scriptstyle\sim$}}{x}}\vphantom{x}}^*\right\rVert\mathclose{} &lt; \delta$</w:t>
      </w:r>
      <w:r>
        <w:t xml:space="preserve">.</w:t>
      </w:r>
    </w:p>
    <w:bookmarkEnd w:id="69"/>
    <w:bookmarkStart w:id="70" w:name="exm-local-maximizer"/>
    <w:p>
      <w:pPr>
        <w:pStyle w:val="BodyText"/>
      </w:pPr>
      <w:r>
        <w:rPr>
          <w:b/>
          <w:bCs/>
        </w:rPr>
        <w:t xml:space="preserve">Example 12 (A local maximizer)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square)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</m:oMath>
      <w:r>
        <w:t xml:space="preserve">,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local maximizer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70"/>
    <w:bookmarkStart w:id="71" w:name="def-saddle-point"/>
    <w:p>
      <w:pPr>
        <w:pStyle w:val="BodyText"/>
      </w:pPr>
      <w:r>
        <w:rPr>
          <w:b/>
          <w:bCs/>
        </w:rPr>
        <w:t xml:space="preserve">Definition 4 (Saddle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stationary-point">
        <w:r>
          <w:rPr>
            <w:rStyle w:val="Hyperlink"/>
          </w:rPr>
          <w:t xml:space="preserve">stationary point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</w:t>
      </w:r>
      <w:r>
        <w:t xml:space="preserve"> </w:t>
      </w:r>
      <w:r>
        <w:t xml:space="preserve">neither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nor a</w:t>
      </w:r>
      <w:r>
        <w:t xml:space="preserve"> </w:t>
      </w:r>
      <w:hyperlink w:anchor="def-local-maximizer">
        <w:r>
          <w:rPr>
            <w:rStyle w:val="Hyperlink"/>
          </w:rPr>
          <w:t xml:space="preserve">local maximizer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saddle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[5]</w:t>
      </w:r>
      <w:r>
        <w:t xml:space="preserve">.</w:t>
      </w:r>
    </w:p>
    <w:bookmarkEnd w:id="71"/>
    <w:bookmarkStart w:id="72" w:name="exm-saddle-point"/>
    <w:p>
      <w:pPr>
        <w:pStyle w:val="BodyText"/>
      </w:pPr>
      <w:r>
        <w:rPr>
          <w:b/>
          <w:bCs/>
        </w:rPr>
        <w:t xml:space="preserve">Example 13 (A saddle point)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x_1^2 - x_2^2$</w:t>
      </w:r>
      <w:r>
        <w:t xml:space="preserve">.</w:t>
      </w:r>
      <w:r>
        <w:t xml:space="preserve"> </w:t>
      </w:r>
      <w:r>
        <w:t xml:space="preserve">Its gradient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−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which is</w:t>
      </w:r>
      <w:r>
        <w:t xml:space="preserve"> </w:t>
      </w:r>
      <w:r>
        <w:t xml:space="preserve">$\mathord{\smash[b]{\underset{\raise.3ex\hbox{$\scriptstyle\sim$}}{0}}\vphantom{0}}_{2 \times 1}$</w:t>
      </w:r>
      <w:r>
        <w:t xml:space="preserve"> </w:t>
      </w:r>
      <w:r>
        <w:t xml:space="preserve">only at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\mathord{\smash[b]{\underset{\raise.3ex\hbox{$\scriptstyle\sim$}}{0}}\vphantom{0}}_{2 \times 1}$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$\mathord{\smash[b]{\underset{\raise.3ex\hbox{$\scriptstyle\sim$}}{0}}\vphantom{0}}_{2 \times 1}$</w:t>
      </w:r>
      <w:r>
        <w:t xml:space="preserve"> </w:t>
      </w:r>
      <w:r>
        <w:t xml:space="preserve">is a stationary point.</w:t>
      </w:r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w:r>
        <w:t xml:space="preserve">$$
    \begin{aligned}
    f(t, 0)
    &amp;= t^2
    &amp;&amp; \text{(substitute)}
    \\
    &amp;&gt; 0
    &amp;&amp; \text{(} t \ne 0 \text{)}
    \\
    &amp;= f(\mathord{\smash[b]{\underset{\raise.3ex\hbox{$\scriptstyle\sim$}}{0}}\vphantom{0}}_{2 \times 1}),
    &amp;&amp; \text{(substitute)}
    \\
    f(0, t)
    &amp;= -t^2
    &amp;&amp; \text{(substitute)}
    \\
    &amp;&lt; 0
    &amp;&amp; \text{(} t \ne 0 \text{)}
    \\
    &amp;= f(\mathord{\smash[b]{\underset{\raise.3ex\hbox{$\scriptstyle\sim$}}{0}}\vphantom{0}}_{2 \times 1}).
    &amp;&amp; \text{(substitute)}
    \end{aligned}
    $$</w:t>
      </w:r>
    </w:p>
    <w:p>
      <w:pPr>
        <w:pStyle w:val="FirstParagraph"/>
      </w:pPr>
      <w:r>
        <w:t xml:space="preserve">So every ball around</w:t>
      </w:r>
      <w:r>
        <w:t xml:space="preserve"> </w:t>
      </w:r>
      <w:r>
        <w:t xml:space="preserve">$\mathord{\smash[b]{\underset{\raise.3ex\hbox{$\scriptstyle\sim$}}{0}}\vphantom{0}}_{2 \times 1}$</w:t>
      </w:r>
      <w:r>
        <w:t xml:space="preserve"> </w:t>
      </w:r>
      <w:r>
        <w:t xml:space="preserve">contains a point with a larger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a point with a smaller one.</w:t>
      </w:r>
      <w:r>
        <w:t xml:space="preserve"> </w:t>
      </w:r>
      <w:r>
        <w:t xml:space="preserve">Hence</w:t>
      </w:r>
      <w:r>
        <w:t xml:space="preserve"> </w:t>
      </w:r>
      <w:r>
        <w:t xml:space="preserve">$\mathord{\smash[b]{\underset{\raise.3ex\hbox{$\scriptstyle\sim$}}{0}}\vphantom{0}}_{2 \times 1}$</w:t>
      </w:r>
      <w:r>
        <w:t xml:space="preserve"> </w:t>
      </w:r>
      <w:r>
        <w:t xml:space="preserve">is neither a local minimizer nor a local maximizer,</w:t>
      </w:r>
      <w:r>
        <w:t xml:space="preserve"> </w:t>
      </w:r>
      <w:r>
        <w:t xml:space="preserve">and it is a saddle point.</w:t>
      </w:r>
    </w:p>
    <w:bookmarkEnd w:id="72"/>
    <w:bookmarkEnd w:id="73"/>
    <w:bookmarkStart w:id="114" w:name="sec-convexity-vector"/>
    <w:p>
      <w:pPr>
        <w:pStyle w:val="Heading2"/>
      </w:pPr>
      <w:r>
        <w:t xml:space="preserve">2 Convexity in several variables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convexity part of</w:t>
            </w:r>
            <w:r>
              <w:t xml:space="preserve"> </w:t>
            </w:r>
            <w:r>
              <w:t xml:space="preserve">Zhou [1]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states the first-order test (in one direction) and the second-derivative test for convexity without proof;</w:t>
            </w:r>
            <w:r>
              <w:t xml:space="preserve"> </w:t>
            </w:r>
            <w:r>
              <w:t xml:space="preserve">here both directions of the first-order test are proved, and the second-derivative test is proved from the Taylor theorem of</w:t>
            </w:r>
            <w:r>
              <w:t xml:space="preserve"> </w:t>
            </w:r>
            <w:hyperlink w:anchor="sec-optimality-vector">
              <w:r>
                <w:rPr>
                  <w:rStyle w:val="Hyperlink"/>
                </w:rPr>
                <w:t xml:space="preserve">Section 1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source defines both concave and strictly concave as</w:t>
            </w:r>
            <w:r>
              <w:t xml:space="preserve"> </w:t>
            </w:r>
            <w:r>
              <w:t xml:space="preserve">“</w:t>
            </w:r>
            <m:oMath>
              <m:r>
                <m:rPr>
                  <m:sty m:val="p"/>
                </m:rPr>
                <m:t>−</m:t>
              </m:r>
              <m:r>
                <m:t>f</m:t>
              </m:r>
            </m:oMath>
            <w:r>
              <w:t xml:space="preserve"> </w:t>
            </w:r>
            <w:r>
              <w:t xml:space="preserve">is strictly convex”</w:t>
            </w:r>
            <w:r>
              <w:t xml:space="preserve">;</w:t>
            </w:r>
            <w:r>
              <w:t xml:space="preserve"> </w:t>
            </w:r>
            <w:r>
              <w:t xml:space="preserve">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concave when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f</m:t>
              </m:r>
            </m:oMath>
            <w:r>
              <w:t xml:space="preserve"> </w:t>
            </w:r>
            <w:r>
              <w:t xml:space="preserve">is convex.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its catalogs of convex sets and convex functions, including the positive semidefinite matrices and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det</m:t>
              </m:r>
            </m:oMath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intersections of infinitely many convex sets, and suprema of infinitely many convex functions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its examples, exercises and figures, including the multivariate normal maximum likelihood example</w:t>
            </w:r>
          </w:p>
          <w:p/>
        </w:tc>
      </w:tr>
    </w:tbl>
    <w:bookmarkStart w:id="76" w:name="def-convex-set"/>
    <w:p>
      <w:pPr>
        <w:pStyle w:val="FirstParagraph"/>
      </w:pPr>
      <w:r>
        <w:rPr>
          <w:b/>
          <w:bCs/>
        </w:rPr>
        <w:t xml:space="preserve">Definition 5 (Convex set)</w:t>
      </w:r>
      <w:r>
        <w:t xml:space="preserve"> </w:t>
      </w:r>
      <w:r>
        <w:t xml:space="preserve">A set</w:t>
      </w:r>
      <w:r>
        <w:t xml:space="preserve"> </w:t>
      </w:r>
      <m:oMath>
        <m:r>
          <m:t>K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if</w:t>
      </w:r>
      <w:r>
        <w:t xml:space="preserve"> </w:t>
      </w:r>
      <w:r>
        <w:t xml:space="preserve">[6]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K$</w:t>
      </w:r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w:r>
        <w:t xml:space="preserve">$t \mathord{\smash[b]{\underset{\raise.3ex\hbox{$\scriptstyle\sim$}}{x}}\vphantom{x}}+ (1 - t) \mathord{\smash[b]{\underset{\raise.3ex\hbox{$\scriptstyle\sim$}}{y}}\vphantom{y}}$</w:t>
      </w:r>
      <w:r>
        <w:t xml:space="preserve"> </w:t>
      </w:r>
      <w:r>
        <w:t xml:space="preserve">is in</w:t>
      </w:r>
      <w:r>
        <w:t xml:space="preserve"> </w:t>
      </w:r>
      <m:oMath>
        <m:r>
          <m:t>K</m:t>
        </m:r>
      </m:oMath>
      <w:r>
        <w:t xml:space="preserve">: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contains the whole line segment between any two of its points.</w:t>
      </w:r>
    </w:p>
    <w:bookmarkEnd w:id="76"/>
    <w:bookmarkStart w:id="80" w:name="exm-convex-set"/>
    <w:p>
      <w:pPr>
        <w:pStyle w:val="BodyText"/>
      </w:pPr>
      <w:r>
        <w:rPr>
          <w:b/>
          <w:bCs/>
        </w:rPr>
        <w:t xml:space="preserve">Example 14 (Convex sets)</w:t>
      </w:r>
      <w:r>
        <w:t xml:space="preserve"> </w:t>
      </w:r>
      <w:r>
        <w:t xml:space="preserve"> </w:t>
      </w:r>
    </w:p>
    <w:p>
      <w:pPr>
        <w:numPr>
          <w:ilvl w:val="0"/>
          <w:numId w:val="1007"/>
        </w:numPr>
      </w:pP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convex, and so is any set with at most one point.</w:t>
      </w:r>
    </w:p>
    <w:p>
      <w:pPr>
        <w:numPr>
          <w:ilvl w:val="0"/>
          <w:numId w:val="1007"/>
        </w:numPr>
      </w:pPr>
      <w:r>
        <w:t xml:space="preserve">The closed ball (</w:t>
      </w:r>
      <w:hyperlink r:id="rId77">
        <w:r>
          <w:rPr>
            <w:rStyle w:val="Hyperlink"/>
          </w:rPr>
          <w:t xml:space="preserve">closed ball</w:t>
        </w:r>
      </w:hyperlink>
      <w:r>
        <w:t xml:space="preserve">)</w:t>
      </w:r>
      <w:r>
        <w:t xml:space="preserve"> </w:t>
      </w:r>
      <w:r>
        <w:t xml:space="preserve">$B = \mathopen{}\left\{\mathord{\smash[b]{\underset{\raise.3ex\hbox{$\scriptstyle\sim$}}{x}}\vphantom{x}}: \mathopen{}\left\lVert\mathord{\smash[b]{\underset{\raise.3ex\hbox{$\scriptstyle\sim$}}{x}}\vphantom{x}}\right\rVert\mathclose{} \le r\right\}\mathclose{}$</w:t>
      </w:r>
      <w:r>
        <w:t xml:space="preserve"> </w:t>
      </w:r>
      <w:r>
        <w:t xml:space="preserve">is convex: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B$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w:r>
        <w:t xml:space="preserve">$$
    \begin{aligned}
    \mathopen{}\left\lVert t \mathord{\smash[b]{\underset{\raise.3ex\hbox{$\scriptstyle\sim$}}{x}}\vphantom{x}}+ (1 - t) \mathord{\smash[b]{\underset{\raise.3ex\hbox{$\scriptstyle\sim$}}{y}}\vphantom{y}}\right\rVert\mathclose{}
    &amp;\le \mathopen{}\left\lVert t \mathord{\smash[b]{\underset{\raise.3ex\hbox{$\scriptstyle\sim$}}{x}}\vphantom{x}}\right\rVert\mathclose{} + \mathopen{}\left\lVert(1 - t) \mathord{\smash[b]{\underset{\raise.3ex\hbox{$\scriptstyle\sim$}}{y}}\vphantom{y}}\right\rVert\mathclose{}
    &amp;&amp; \text{(triangle inequality)}
    \\
    &amp;= t\,\mathopen{}\left\lVert\mathord{\smash[b]{\underset{\raise.3ex\hbox{$\scriptstyle\sim$}}{x}}\vphantom{x}}\right\rVert\mathclose{} + (1 - t)\,\mathopen{}\left\lVert\mathord{\smash[b]{\underset{\raise.3ex\hbox{$\scriptstyle\sim$}}{y}}\vphantom{y}}\right\rVert\mathclose{}
    &amp;&amp; \text{(norm of a multiple; } t, 1 - t \ge 0 \text{)}
    \\
    &amp;\le t\,r + (1 - t)\,r
    &amp;&amp; \text{(} \mathord{\smash[b]{\underset{\raise.3ex\hbox{$\scriptstyle\sim$}}{x}}\vphantom{x}}, \mathord{\smash[b]{\underset{\raise.3ex\hbox{$\scriptstyle\sim$}}{y}}\vphantom{y}}\in B \text{)}
    \\
    &amp;= r.
    &amp;&amp; \text{(arithmetic)}
    \end{aligned}
    $$</w:t>
      </w:r>
    </w:p>
    <w:p>
      <w:pPr>
        <w:numPr>
          <w:ilvl w:val="0"/>
          <w:numId w:val="1000"/>
        </w:numPr>
      </w:pPr>
      <w:r>
        <w:t xml:space="preserve">The first step is the</w:t>
      </w:r>
      <w:r>
        <w:t xml:space="preserve"> </w:t>
      </w:r>
      <w:hyperlink r:id="rId78">
        <w:r>
          <w:rPr>
            <w:rStyle w:val="Hyperlink"/>
          </w:rPr>
          <w:t xml:space="preserve">triangle inequality</w:t>
        </w:r>
      </w:hyperlink>
      <w:r>
        <w:t xml:space="preserve">,</w:t>
      </w:r>
      <w:r>
        <w:t xml:space="preserve"> </w:t>
      </w:r>
      <w:r>
        <w:t xml:space="preserve">and the second uses</w:t>
      </w:r>
      <w:r>
        <w:t xml:space="preserve"> </w:t>
      </w:r>
      <w:hyperlink r:id="rId79">
        <w:r>
          <w:rPr>
            <w:rStyle w:val="Hyperlink"/>
          </w:rPr>
          <w:t xml:space="preserve">the norm of a multiple</w:t>
        </w:r>
      </w:hyperlink>
      <w:r>
        <w:t xml:space="preserve">.</w:t>
      </w:r>
    </w:p>
    <w:bookmarkEnd w:id="80"/>
    <w:bookmarkStart w:id="81" w:name="exm-not-convex-set"/>
    <w:p>
      <w:pPr>
        <w:pStyle w:val="FirstParagraph"/>
      </w:pPr>
      <w:r>
        <w:rPr>
          <w:b/>
          <w:bCs/>
        </w:rPr>
        <w:t xml:space="preserve">Example 15 (A set that is not convex)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not convex: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but 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not.</w:t>
      </w:r>
    </w:p>
    <w:bookmarkEnd w:id="81"/>
    <w:bookmarkStart w:id="82" w:name="def-half-space"/>
    <w:p>
      <w:pPr>
        <w:pStyle w:val="BodyText"/>
      </w:pPr>
      <w:r>
        <w:rPr>
          <w:b/>
          <w:bCs/>
        </w:rPr>
        <w:t xml:space="preserve">Definition 6 (Half-space)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$\mathord{\smash[b]{\underset{\raise.3ex\hbox{$\scriptstyle\sim$}}{a}}\vphantom{a}} \in \mathbb{R}^p$</w:t>
      </w:r>
      <w:r>
        <w:t xml:space="preserve"> </w:t>
      </w:r>
      <w:r>
        <w:t xml:space="preserve">be a nonzero vector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 set</w:t>
      </w:r>
      <w:r>
        <w:t xml:space="preserve"> </w:t>
      </w:r>
      <w:r>
        <w:t xml:space="preserve">$\mathopen{}\left\{\mathord{\smash[b]{\underset{\raise.3ex\hbox{$\scriptstyle\sim$}}{x}}\vphantom{x}}\in \mathbb{R}^p : \mathord{\smash[b]{\underset{\raise.3ex\hbox{$\scriptstyle\sim$}}{a}}\vphantom{a}} \cdot \mathord{\smash[b]{\underset{\raise.3ex\hbox{$\scriptstyle\sim$}}{x}}\vphantom{x}} \ge c\right\}\mathclose{}$</w:t>
      </w:r>
      <w:r>
        <w:t xml:space="preserve"> </w:t>
      </w:r>
      <w:r>
        <w:t xml:space="preserve">is a (closed)</w:t>
      </w:r>
      <w:r>
        <w:t xml:space="preserve"> </w:t>
      </w:r>
      <w:r>
        <w:rPr>
          <w:b/>
          <w:bCs/>
        </w:rPr>
        <w:t xml:space="preserve">half-space</w:t>
      </w:r>
      <w:r>
        <w:t xml:space="preserve">:</w:t>
      </w:r>
      <w:r>
        <w:t xml:space="preserve"> </w:t>
      </w:r>
      <w:r>
        <w:t xml:space="preserve">the points on one side of the boundary</w:t>
      </w:r>
      <w:r>
        <w:t xml:space="preserve"> </w:t>
      </w:r>
      <w:r>
        <w:t xml:space="preserve">$\mathopen{}\left\{\mathord{\smash[b]{\underset{\raise.3ex\hbox{$\scriptstyle\sim$}}{x}}\vphantom{x}}: \mathord{\smash[b]{\underset{\raise.3ex\hbox{$\scriptstyle\sim$}}{a}}\vphantom{a}} \cdot \mathord{\smash[b]{\underset{\raise.3ex\hbox{$\scriptstyle\sim$}}{x}}\vphantom{x}} = c\right\}\mathclose{}$</w:t>
      </w:r>
      <w:r>
        <w:t xml:space="preserve">, together with the boundary.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a half-space is called a</w:t>
      </w:r>
      <w:r>
        <w:t xml:space="preserve"> </w:t>
      </w:r>
      <w:r>
        <w:rPr>
          <w:b/>
          <w:bCs/>
        </w:rPr>
        <w:t xml:space="preserve">half-plane</w:t>
      </w:r>
      <w:r>
        <w:t xml:space="preserve">.</w:t>
      </w:r>
    </w:p>
    <w:bookmarkEnd w:id="82"/>
    <w:bookmarkStart w:id="83" w:name="exm-half-space"/>
    <w:p>
      <w:pPr>
        <w:pStyle w:val="BodyText"/>
      </w:pPr>
      <w:r>
        <w:rPr>
          <w:b/>
          <w:bCs/>
        </w:rPr>
        <w:t xml:space="preserve">Example 16 (The right half-plane)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$\mathord{\smash[b]{\underset{\raise.3ex\hbox{$\scriptstyle\sim$}}{a}}\vphantom{a}} = {(1, 0)}^{\top}$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half-plane</w:t>
      </w:r>
      <w:r>
        <w:t xml:space="preserve"> </w:t>
      </w:r>
      <w:r>
        <w:t xml:space="preserve">$\mathopen{}\left\{\mathord{\smash[b]{\underset{\raise.3ex\hbox{$\scriptstyle\sim$}}{x}}\vphantom{x}}\in \mathbb{R}^2 : x_1 \ge 0\right\}\mathclose{}$</w:t>
      </w:r>
      <w:r>
        <w:t xml:space="preserve"> </w:t>
      </w:r>
      <w:r>
        <w:t xml:space="preserve">is the set of points on or to the right of the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-axis.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 it, since</w:t>
      </w:r>
      <w:r>
        <w:t xml:space="preserve"> </w:t>
      </w:r>
      <m:oMath>
        <m:r>
          <m:t>1</m:t>
        </m:r>
        <m:r>
          <m:rPr>
            <m:sty m:val="p"/>
          </m:rPr>
          <m:t>≥</m:t>
        </m:r>
        <m:r>
          <m:t>0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 it, on the boundary;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not, 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83"/>
    <w:bookmarkStart w:id="84" w:name="thm-convex-intersection"/>
    <w:p>
      <w:pPr>
        <w:pStyle w:val="BodyText"/>
      </w:pPr>
      <w:r>
        <w:rPr>
          <w:b/>
          <w:bCs/>
        </w:rPr>
        <w:t xml:space="preserve">Theorem 6 (An intersection of convex sets is convex)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convex subsets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convex-se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convex.</w:t>
      </w:r>
    </w:p>
    <w:bookmarkEnd w:id="8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K_1 \cap K_2$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K_1$</w:t>
      </w:r>
      <w:r>
        <w:t xml:space="preserve">, so</w:t>
      </w:r>
      <w:r>
        <w:t xml:space="preserve"> </w:t>
      </w:r>
      <w:r>
        <w:t xml:space="preserve">$t \mathord{\smash[b]{\underset{\raise.3ex\hbox{$\scriptstyle\sim$}}{x}}\vphantom{x}}+ (1 - t) \mathord{\smash[b]{\underset{\raise.3ex\hbox{$\scriptstyle\sim$}}{y}}\vphantom{y}}\in K_1$</w:t>
      </w:r>
      <w:r>
        <w:t xml:space="preserve">, since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convex;</w:t>
      </w:r>
      <w:r>
        <w:t xml:space="preserve"> </w:t>
      </w:r>
      <w:r>
        <w:t xml:space="preserve">in the same way</w:t>
      </w:r>
      <w:r>
        <w:t xml:space="preserve"> </w:t>
      </w:r>
      <w:r>
        <w:t xml:space="preserve">$t \mathord{\smash[b]{\underset{\raise.3ex\hbox{$\scriptstyle\sim$}}{x}}\vphantom{x}}+ (1 - t) \mathord{\smash[b]{\underset{\raise.3ex\hbox{$\scriptstyle\sim$}}{y}}\vphantom{y}}\in K_2$</w:t>
      </w:r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r>
        <w:t xml:space="preserve">$t \mathord{\smash[b]{\underset{\raise.3ex\hbox{$\scriptstyle\sim$}}{x}}\vphantom{x}}+ (1 - t) \mathord{\smash[b]{\underset{\raise.3ex\hbox{$\scriptstyle\sim$}}{y}}\vphantom{y}}\in K_1 \cap K_2$</w:t>
      </w:r>
      <w:r>
        <w:t xml:space="preserve">.</w:t>
      </w:r>
    </w:p>
    <w:bookmarkStart w:id="86" w:name="exm-convex-intersection"/>
    <w:p>
      <w:pPr>
        <w:pStyle w:val="BodyText"/>
      </w:pPr>
      <w:r>
        <w:rPr>
          <w:b/>
          <w:bCs/>
        </w:rPr>
        <w:t xml:space="preserve">Example 17 (Intersecting a ball with a half-plane)</w:t>
      </w:r>
      <w:r>
        <w:t xml:space="preserve"> </w:t>
      </w:r>
      <w:r>
        <w:t xml:space="preserve">The closed unit ball (</w:t>
      </w:r>
      <w:hyperlink r:id="rId85">
        <w:r>
          <w:rPr>
            <w:rStyle w:val="Hyperlink"/>
          </w:rPr>
          <w:t xml:space="preserve">unit ball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exm-convex-set">
        <w:r>
          <w:rPr>
            <w:rStyle w:val="Hyperlink"/>
          </w:rPr>
          <w:t xml:space="preserve">Example 14</w:t>
        </w:r>
      </w:hyperlink>
      <w:r>
        <w:t xml:space="preserve">),</w:t>
      </w:r>
      <w:r>
        <w:t xml:space="preserve"> </w:t>
      </w:r>
      <w:r>
        <w:t xml:space="preserve">and so is the half-plane (</w:t>
      </w:r>
      <w:hyperlink w:anchor="def-half-spac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$\mathopen{}\left\{\mathord{\smash[b]{\underset{\raise.3ex\hbox{$\scriptstyle\sim$}}{x}}\vphantom{x}}: x_1 \ge 0\right\}\mathclose{}$</w:t>
      </w:r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r>
          <m:t>t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onvex-intersection">
        <w:r>
          <w:rPr>
            <w:rStyle w:val="Hyperlink"/>
          </w:rPr>
          <w:t xml:space="preserve">Theorem 6</w:t>
        </w:r>
      </w:hyperlink>
      <w:r>
        <w:t xml:space="preserve">, the closed half-disk</w:t>
      </w:r>
      <w:r>
        <w:t xml:space="preserve"> </w:t>
      </w:r>
      <w:r>
        <w:t xml:space="preserve">$\mathopen{}\left\{\mathord{\smash[b]{\underset{\raise.3ex\hbox{$\scriptstyle\sim$}}{x}}\vphantom{x}}: \mathopen{}\left\lVert\mathord{\smash[b]{\underset{\raise.3ex\hbox{$\scriptstyle\sim$}}{x}}\vphantom{x}}\right\rVert\mathclose{} \le 1,\ x_1 \ge 0\right\}\mathclose{}$</w:t>
      </w:r>
      <w:r>
        <w:t xml:space="preserve"> </w:t>
      </w:r>
      <w:r>
        <w:t xml:space="preserve">is convex.</w:t>
      </w:r>
      <w:r>
        <w:t xml:space="preserve"> </w:t>
      </w:r>
      <w:r>
        <w:t xml:space="preserve">A union need not be convex: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≤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are convex,</w:t>
      </w:r>
      <w:r>
        <w:t xml:space="preserve"> </w:t>
      </w:r>
      <w:r>
        <w:t xml:space="preserve">but their union is the set of</w:t>
      </w:r>
      <w:r>
        <w:t xml:space="preserve"> </w:t>
      </w:r>
      <w:hyperlink w:anchor="exm-not-convex-set">
        <w:r>
          <w:rPr>
            <w:rStyle w:val="Hyperlink"/>
          </w:rPr>
          <w:t xml:space="preserve">Example 15</w:t>
        </w:r>
      </w:hyperlink>
      <w:r>
        <w:t xml:space="preserve">.</w:t>
      </w:r>
    </w:p>
    <w:bookmarkEnd w:id="86"/>
    <w:bookmarkStart w:id="87" w:name="def-strictly-convex"/>
    <w:p>
      <w:pPr>
        <w:pStyle w:val="BodyText"/>
      </w:pPr>
      <w:r>
        <w:rPr>
          <w:b/>
          <w:bCs/>
        </w:rPr>
        <w:t xml:space="preserve">Definition 7 (Strictly convex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strictly convex</w:t>
      </w:r>
      <w:r>
        <w:t xml:space="preserve"> </w:t>
      </w:r>
      <w:r>
        <w:t xml:space="preserve">if</w:t>
      </w:r>
      <w:r>
        <w:t xml:space="preserve"> </w:t>
      </w:r>
      <w:r>
        <w:t xml:space="preserve">$f(t \mathord{\smash[b]{\underset{\raise.3ex\hbox{$\scriptstyle\sim$}}{x}}\vphantom{x}}+ (1 - t) \mathord{\smash[b]{\underset{\raise.3ex\hbox{$\scriptstyle\sim$}}{y}}\vphantom{y}}) &lt; t f(\mathord{\smash[b]{\underset{\raise.3ex\hbox{$\scriptstyle\sim$}}{x}}\vphantom{x}}) + (1 - t) f(\mathord{\smash[b]{\underset{\raise.3ex\hbox{$\scriptstyle\sim$}}{y}}\vphantom{y}})$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\mathord{\smash[b]{\underset{\raise.3ex\hbox{$\scriptstyle\sim$}}{y}}\vphantom{y}}$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87"/>
    <w:bookmarkStart w:id="89" w:name="def-concave"/>
    <w:p>
      <w:pPr>
        <w:pStyle w:val="BodyText"/>
      </w:pPr>
      <w:r>
        <w:rPr>
          <w:b/>
          <w:bCs/>
        </w:rPr>
        <w:t xml:space="preserve">Definition 8 (Concave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concave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8">
        <w:r>
          <w:rPr>
            <w:rStyle w:val="Hyperlink"/>
          </w:rPr>
          <w:t xml:space="preserve">convex</w:t>
        </w:r>
      </w:hyperlink>
      <w:r>
        <w:t xml:space="preserve">.</w:t>
      </w:r>
    </w:p>
    <w:bookmarkEnd w:id="89"/>
    <w:bookmarkStart w:id="90" w:name="def-strictly-concave"/>
    <w:p>
      <w:pPr>
        <w:pStyle w:val="BodyText"/>
      </w:pPr>
      <w:r>
        <w:rPr>
          <w:b/>
          <w:bCs/>
        </w:rPr>
        <w:t xml:space="preserve">Definition 9 (Strictly concave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strictly concave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strictly convex (</w:t>
      </w:r>
      <w:hyperlink w:anchor="def-strictly-convex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90"/>
    <w:bookmarkStart w:id="91" w:name="exm-strictly-convex"/>
    <w:p>
      <w:pPr>
        <w:pStyle w:val="BodyText"/>
      </w:pPr>
      <w:r>
        <w:rPr>
          <w:b/>
          <w:bCs/>
        </w:rPr>
        <w:t xml:space="preserve">Example 18 (Strictly convex, and convex but not strictly)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strictly convex: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positive when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also convex.</w:t>
      </w:r>
    </w:p>
    <w:p>
      <w:pPr>
        <w:numPr>
          <w:ilvl w:val="0"/>
          <w:numId w:val="100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convex but not strictly convex: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t</m:t>
        </m:r>
      </m:oMath>
      <w:r>
        <w:t xml:space="preserve">,</w:t>
      </w:r>
      <w:r>
        <w:t xml:space="preserve"> </w:t>
      </w:r>
      <w:r>
        <w:t xml:space="preserve">so the inequality holds, but never strictly.</w:t>
      </w:r>
      <w:r>
        <w:t xml:space="preserve"> </w:t>
      </w:r>
      <w:r>
        <w:t xml:space="preserve">It is also concave.</w:t>
      </w:r>
    </w:p>
    <w:bookmarkEnd w:id="91"/>
    <w:bookmarkStart w:id="92" w:name="thm-convex-max"/>
    <w:p>
      <w:pPr>
        <w:pStyle w:val="FirstParagraph"/>
      </w:pPr>
      <w:r>
        <w:rPr>
          <w:b/>
          <w:bCs/>
        </w:rPr>
        <w:t xml:space="preserve">Theorem 7 (The maximum of convex functions is convex)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88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functions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$f(\mathord{\smash[b]{\underset{\raise.3ex\hbox{$\scriptstyle\sim$}}{x}}\vphantom{x}}) \stackrel{\text{def}}{=}\max\mathopen{}\left\{f_1(\mathord{\smash[b]{\underset{\raise.3ex\hbox{$\scriptstyle\sim$}}{x}}\vphantom{x}}), f_2(\mathord{\smash[b]{\underset{\raise.3ex\hbox{$\scriptstyle\sim$}}{x}}\vphantom{x}})\right\}\mathclose{}$</w:t>
      </w:r>
      <w:r>
        <w:t xml:space="preserve"> </w:t>
      </w:r>
      <w:r>
        <w:t xml:space="preserve">is convex.</w:t>
      </w:r>
    </w:p>
    <w:bookmarkEnd w:id="9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</w:p>
    <w:p>
      <w:pPr>
        <w:pStyle w:val="BodyText"/>
      </w:pPr>
      <w:r>
        <w:t xml:space="preserve">$$
    \begin{aligned}
    f_i(t \mathord{\smash[b]{\underset{\raise.3ex\hbox{$\scriptstyle\sim$}}{x}}\vphantom{x}}+ (1 - t) \mathord{\smash[b]{\underset{\raise.3ex\hbox{$\scriptstyle\sim$}}{y}}\vphantom{y}})
    &amp;\le t f_i(\mathord{\smash[b]{\underset{\raise.3ex\hbox{$\scriptstyle\sim$}}{x}}\vphantom{x}}) + (1 - t) f_i(\mathord{\smash[b]{\underset{\raise.3ex\hbox{$\scriptstyle\sim$}}{y}}\vphantom{y}})
    &amp;&amp; \text{(} f_i \text{ is convex)}
    \\
    &amp;\le t f(\mathord{\smash[b]{\underset{\raise.3ex\hbox{$\scriptstyle\sim$}}{x}}\vphantom{x}}) + (1 - t) f(\mathord{\smash[b]{\underset{\raise.3ex\hbox{$\scriptstyle\sim$}}{y}}\vphantom{y}}).
    &amp;&amp; \text{(} f_i \le f \text{, and } t, 1 - t \ge 0 \text{)}
    \end{aligned}
    $$</w:t>
      </w:r>
    </w:p>
    <w:p>
      <w:pPr>
        <w:pStyle w:val="FirstParagraph"/>
      </w:pPr>
      <w:r>
        <w:t xml:space="preserve">Both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w:r>
        <w:t xml:space="preserve">$t \mathord{\smash[b]{\underset{\raise.3ex\hbox{$\scriptstyle\sim$}}{x}}\vphantom{x}}+ (1 - t) \mathord{\smash[b]{\underset{\raise.3ex\hbox{$\scriptstyle\sim$}}{y}}\vphantom{y}}$</w:t>
      </w:r>
      <w:r>
        <w:t xml:space="preserve"> </w:t>
      </w:r>
      <w:r>
        <w:t xml:space="preserve">are at most</w:t>
      </w:r>
      <w:r>
        <w:t xml:space="preserve"> </w:t>
      </w:r>
      <w:r>
        <w:t xml:space="preserve">$t f(\mathord{\smash[b]{\underset{\raise.3ex\hbox{$\scriptstyle\sim$}}{x}}\vphantom{x}}) + (1 - t) f(\mathord{\smash[b]{\underset{\raise.3ex\hbox{$\scriptstyle\sim$}}{y}}\vphantom{y}})$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so their maximum</w:t>
      </w:r>
      <w:r>
        <w:t xml:space="preserve"> </w:t>
      </w:r>
      <w:r>
        <w:t xml:space="preserve">$f(t \mathord{\smash[b]{\underset{\raise.3ex\hbox{$\scriptstyle\sim$}}{x}}\vphantom{x}}+ (1 - t) \mathord{\smash[b]{\underset{\raise.3ex\hbox{$\scriptstyle\sim$}}{y}}\vphantom{y}})$</w:t>
      </w:r>
      <w:r>
        <w:t xml:space="preserve"> </w:t>
      </w:r>
      <w:r>
        <w:t xml:space="preserve">is too.</w:t>
      </w:r>
    </w:p>
    <w:bookmarkStart w:id="93" w:name="exm-convex-max"/>
    <w:p>
      <w:pPr>
        <w:pStyle w:val="BodyText"/>
      </w:pPr>
      <w:r>
        <w:rPr>
          <w:b/>
          <w:bCs/>
        </w:rPr>
        <w:t xml:space="preserve">Example 19 (A maximum is convex; a minimum need not be)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sSub>
          <m:e>
            <m: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convex, by the computation for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exm-strictly-convex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by the same example, so</w:t>
      </w:r>
      <w:r>
        <w:t xml:space="preserve"> </w:t>
      </w: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convex-max">
        <w:r>
          <w:rPr>
            <w:rStyle w:val="Hyperlink"/>
          </w:rPr>
          <w:t xml:space="preserve">Theorem 7</w:t>
        </w:r>
      </w:hyperlink>
      <w:r>
        <w:t xml:space="preserve">.</w:t>
      </w:r>
    </w:p>
    <w:p>
      <w:pPr>
        <w:numPr>
          <w:ilvl w:val="0"/>
          <w:numId w:val="1009"/>
        </w:numPr>
      </w:pPr>
      <w:r>
        <w:t xml:space="preserve">The minimum of two convex functions need not be convex: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at the midpoint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3"/>
    <w:bookmarkStart w:id="95" w:name="def-epigraph"/>
    <w:p>
      <w:pPr>
        <w:pStyle w:val="FirstParagraph"/>
      </w:pPr>
      <w:r>
        <w:rPr>
          <w:b/>
          <w:bCs/>
        </w:rPr>
        <w:t xml:space="preserve">Definition 10 (Epigraph)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epigraph</w:t>
      </w:r>
      <w:r>
        <w:t xml:space="preserve"> </w:t>
      </w:r>
      <w:r>
        <w:t xml:space="preserve">[7]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 set of points on or over its</w:t>
      </w:r>
      <w:r>
        <w:t xml:space="preserve"> </w:t>
      </w:r>
      <w:hyperlink r:id="rId94">
        <w:r>
          <w:rPr>
            <w:rStyle w:val="Hyperlink"/>
          </w:rPr>
          <w:t xml:space="preserve">graph</w:t>
        </w:r>
      </w:hyperlink>
      <w:r>
        <w:t xml:space="preserve">,</w:t>
      </w:r>
    </w:p>
    <w:p>
      <w:pPr>
        <w:pStyle w:val="BodyText"/>
      </w:pPr>
      <w:r>
        <w:t xml:space="preserve">$$
    \operatorname{epi} f \stackrel{\text{def}}{=}\mathopen{}\left\{(\mathord{\smash[b]{\underset{\raise.3ex\hbox{$\scriptstyle\sim$}}{x}}\vphantom{x}}, s) : \mathord{\smash[b]{\underset{\raise.3ex\hbox{$\scriptstyle\sim$}}{x}}\vphantom{x}}\in \mathbb{R}^p,\ s \in \mathbb{R},\ f(\mathord{\smash[b]{\underset{\raise.3ex\hbox{$\scriptstyle\sim$}}{x}}\vphantom{x}}) \le s\right\}\mathclose{}.
    $$</w:t>
      </w:r>
    </w:p>
    <w:p>
      <w:pPr>
        <w:pStyle w:val="FirstParagraph"/>
      </w:pPr>
      <w:r>
        <w:t xml:space="preserve">A pair</w:t>
      </w:r>
      <w:r>
        <w:t xml:space="preserve"> </w:t>
      </w:r>
      <w:r>
        <w:t xml:space="preserve">$(\mathord{\smash[b]{\underset{\raise.3ex\hbox{$\scriptstyle\sim$}}{x}}\vphantom{x}}, s)$</w:t>
      </w:r>
      <w:r>
        <w:t xml:space="preserve"> </w:t>
      </w:r>
      <w:r>
        <w:t xml:space="preserve">is treated as the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-vector with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,</m:t>
        </m:r>
        <m: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sums and multiples of pairs are taken entry by entry.</w:t>
      </w:r>
    </w:p>
    <w:bookmarkEnd w:id="95"/>
    <w:bookmarkStart w:id="96" w:name="exm-def-epigraph"/>
    <w:p>
      <w:pPr>
        <w:pStyle w:val="BodyText"/>
      </w:pPr>
      <w:r>
        <w:rPr>
          <w:b/>
          <w:bCs/>
        </w:rPr>
        <w:t xml:space="preserve">Example 20 (The epigraph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≤</m:t>
            </m:r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on the parabola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or on the side of it where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larger.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in it, since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2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1</m:t>
        </m:r>
      </m:oMath>
      <w:r>
        <w:t xml:space="preserve">.</w:t>
      </w:r>
    </w:p>
    <w:bookmarkEnd w:id="96"/>
    <w:bookmarkStart w:id="97" w:name="thm-epigraph"/>
    <w:p>
      <w:pPr>
        <w:pStyle w:val="BodyText"/>
      </w:pPr>
      <w:r>
        <w:rPr>
          <w:b/>
          <w:bCs/>
        </w:rPr>
        <w:t xml:space="preserve">Theorem 8 (Convexity through the epigraph)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hyperlink r:id="rId88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if and only if its epigraph (</w:t>
      </w:r>
      <w:hyperlink w:anchor="def-epigraph">
        <w:r>
          <w:rPr>
            <w:rStyle w:val="Hyperlink"/>
          </w:rPr>
          <w:t xml:space="preserve">Definition 10</w:t>
        </w:r>
      </w:hyperlink>
      <w:r>
        <w:t xml:space="preserve">) is convex (</w:t>
      </w:r>
      <w:hyperlink w:anchor="def-convex-set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9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points</w:t>
      </w:r>
      <w:r>
        <w:t xml:space="preserve"> </w:t>
      </w:r>
      <w:r>
        <w:t xml:space="preserve">$(\mathord{\smash[b]{\underset{\raise.3ex\hbox{$\scriptstyle\sim$}}{x}}\vphantom{x}}, f(\mathord{\smash[b]{\underset{\raise.3ex\hbox{$\scriptstyle\sim$}}{x}}\vphantom{x}}))$</w:t>
      </w:r>
      <w:r>
        <w:t xml:space="preserve"> </w:t>
      </w:r>
      <w:r>
        <w:t xml:space="preserve">and</w:t>
      </w:r>
      <w:r>
        <w:t xml:space="preserve"> </w:t>
      </w:r>
      <w:r>
        <w:t xml:space="preserve">$(\mathord{\smash[b]{\underset{\raise.3ex\hbox{$\scriptstyle\sim$}}{y}}\vphantom{y}}, f(\mathord{\smash[b]{\underset{\raise.3ex\hbox{$\scriptstyle\sim$}}{y}}\vphantom{y}}))$</w:t>
      </w:r>
      <w:r>
        <w:t xml:space="preserve"> </w:t>
      </w:r>
      <w:r>
        <w:t xml:space="preserve">are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w:r>
        <w:t xml:space="preserve">$f(\mathord{\smash[b]{\underset{\raise.3ex\hbox{$\scriptstyle\sim$}}{x}}\vphantom{x}}) \le f(\mathord{\smash[b]{\underset{\raise.3ex\hbox{$\scriptstyle\sim$}}{x}}\vphantom{x}})$</w:t>
      </w:r>
      <w:r>
        <w:t xml:space="preserve"> </w:t>
      </w:r>
      <w:r>
        <w:t xml:space="preserve">and</w:t>
      </w:r>
      <w:r>
        <w:t xml:space="preserve"> </w:t>
      </w:r>
      <w:r>
        <w:t xml:space="preserve">$f(\mathord{\smash[b]{\underset{\raise.3ex\hbox{$\scriptstyle\sim$}}{y}}\vphantom{y}}) \le f(\mathord{\smash[b]{\underset{\raise.3ex\hbox{$\scriptstyle\sim$}}{y}}\vphantom{y}})$</w:t>
      </w:r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 </w:t>
      </w:r>
      <w:r>
        <w:t xml:space="preserve">is convex, it contains</w:t>
      </w:r>
    </w:p>
    <w:p>
      <w:pPr>
        <w:pStyle w:val="BodyText"/>
      </w:pPr>
      <w:r>
        <w:t xml:space="preserve">$$
    t\,(\mathord{\smash[b]{\underset{\raise.3ex\hbox{$\scriptstyle\sim$}}{x}}\vphantom{x}}, f(\mathord{\smash[b]{\underset{\raise.3ex\hbox{$\scriptstyle\sim$}}{x}}\vphantom{x}})) + (1 - t)\,(\mathord{\smash[b]{\underset{\raise.3ex\hbox{$\scriptstyle\sim$}}{y}}\vphantom{y}}, f(\mathord{\smash[b]{\underset{\raise.3ex\hbox{$\scriptstyle\sim$}}{y}}\vphantom{y}})) = \mathopen{}\left(t \mathord{\smash[b]{\underset{\raise.3ex\hbox{$\scriptstyle\sim$}}{x}}\vphantom{x}}+ (1 - t) \mathord{\smash[b]{\underset{\raise.3ex\hbox{$\scriptstyle\sim$}}{y}}\vphantom{y}},\ t f(\mathord{\smash[b]{\underset{\raise.3ex\hbox{$\scriptstyle\sim$}}{x}}\vphantom{x}}) + (1 - t) f(\mathord{\smash[b]{\underset{\raise.3ex\hbox{$\scriptstyle\sim$}}{y}}\vphantom{y}})\right)\mathclose{},
    $$</w:t>
      </w:r>
    </w:p>
    <w:p>
      <w:pPr>
        <w:pStyle w:val="FirstParagraph"/>
      </w:pPr>
      <w:r>
        <w:t xml:space="preserve">and by</w:t>
      </w:r>
      <w:r>
        <w:t xml:space="preserve"> </w:t>
      </w:r>
      <w:hyperlink w:anchor="def-epigraph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that membership means</w:t>
      </w:r>
      <w:r>
        <w:t xml:space="preserve"> </w:t>
      </w:r>
      <w:r>
        <w:t xml:space="preserve">$f(t \mathord{\smash[b]{\underset{\raise.3ex\hbox{$\scriptstyle\sim$}}{x}}\vphantom{x}}+ (1 - t) \mathord{\smash[b]{\underset{\raise.3ex\hbox{$\scriptstyle\sim$}}{y}}\vphantom{y}}) \le t f(\mathord{\smash[b]{\underset{\raise.3ex\hbox{$\scriptstyle\sim$}}{x}}\vphantom{x}}) + (1 - t) f(\mathord{\smash[b]{\underset{\raise.3ex\hbox{$\scriptstyle\sim$}}{y}}\vphantom{y}})$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w:r>
        <w:t xml:space="preserve">$(\mathord{\smash[b]{\underset{\raise.3ex\hbox{$\scriptstyle\sim$}}{x}}\vphantom{x}}, s)$</w:t>
      </w:r>
      <w:r>
        <w:t xml:space="preserve"> </w:t>
      </w:r>
      <w:r>
        <w:t xml:space="preserve">and</w:t>
      </w:r>
      <w:r>
        <w:t xml:space="preserve"> </w:t>
      </w:r>
      <w:r>
        <w:t xml:space="preserve">$(\mathord{\smash[b]{\underset{\raise.3ex\hbox{$\scriptstyle\sim$}}{y}}\vphantom{y}}, u)$</w:t>
      </w:r>
      <w:r>
        <w:t xml:space="preserve"> </w:t>
      </w:r>
      <w:r>
        <w:t xml:space="preserve">be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, so</w:t>
      </w:r>
      <w:r>
        <w:t xml:space="preserve"> </w:t>
      </w:r>
      <w:r>
        <w:t xml:space="preserve">$f(\mathord{\smash[b]{\underset{\raise.3ex\hbox{$\scriptstyle\sim$}}{x}}\vphantom{x}}) \le s$</w:t>
      </w:r>
      <w:r>
        <w:t xml:space="preserve"> </w:t>
      </w:r>
      <w:r>
        <w:t xml:space="preserve">and</w:t>
      </w:r>
      <w:r>
        <w:t xml:space="preserve"> </w:t>
      </w:r>
      <w:r>
        <w:t xml:space="preserve">$f(\mathord{\smash[b]{\underset{\raise.3ex\hbox{$\scriptstyle\sim$}}{y}}\vphantom{y}}) \le u$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 Then</w:t>
      </w:r>
    </w:p>
    <w:p>
      <w:pPr>
        <w:pStyle w:val="BodyText"/>
      </w:pPr>
      <w:r>
        <w:t xml:space="preserve">$$
    \begin{aligned}
    f(t \mathord{\smash[b]{\underset{\raise.3ex\hbox{$\scriptstyle\sim$}}{x}}\vphantom{x}}+ (1 - t) \mathord{\smash[b]{\underset{\raise.3ex\hbox{$\scriptstyle\sim$}}{y}}\vphantom{y}})
    &amp;\le t f(\mathord{\smash[b]{\underset{\raise.3ex\hbox{$\scriptstyle\sim$}}{x}}\vphantom{x}}) + (1 - t) f(\mathord{\smash[b]{\underset{\raise.3ex\hbox{$\scriptstyle\sim$}}{y}}\vphantom{y}})
    &amp;&amp; \text{(} f \text{ is convex)}
    \\
    &amp;\le t s + (1 - t) u,
    &amp;&amp; \text{(} f(\mathord{\smash[b]{\underset{\raise.3ex\hbox{$\scriptstyle\sim$}}{x}}\vphantom{x}}) \le s \text{, } f(\mathord{\smash[b]{\underset{\raise.3ex\hbox{$\scriptstyle\sim$}}{y}}\vphantom{y}}) \le u \text{, and } t, 1 - t \ge 0 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$t\,(\mathord{\smash[b]{\underset{\raise.3ex\hbox{$\scriptstyle\sim$}}{x}}\vphantom{x}}, s) + (1 - t)\,(\mathord{\smash[b]{\underset{\raise.3ex\hbox{$\scriptstyle\sim$}}{y}}\vphantom{y}}, u) = (t \mathord{\smash[b]{\underset{\raise.3ex\hbox{$\scriptstyle\sim$}}{x}}\vphantom{x}}+ (1 - t) \mathord{\smash[b]{\underset{\raise.3ex\hbox{$\scriptstyle\sim$}}{y}}\vphantom{y}},\ t s + (1 - t) u)$</w:t>
      </w:r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.</w:t>
      </w:r>
    </w:p>
    <w:bookmarkStart w:id="98" w:name="exm-epigraph"/>
    <w:p>
      <w:pPr>
        <w:pStyle w:val="BodyText"/>
      </w:pPr>
      <w:r>
        <w:rPr>
          <w:b/>
          <w:bCs/>
        </w:rPr>
        <w:t xml:space="preserve">Example 21 (Two epigraphs)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0"/>
        </w:numPr>
      </w:pPr>
      <w:r>
        <w:t xml:space="preserve">The epigraph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s</m:t>
            </m:r>
          </m:e>
        </m:d>
        <m:r>
          <m:t>​</m:t>
        </m:r>
      </m:oMath>
      <w:r>
        <w:t xml:space="preserve">, a wedge.</w:t>
      </w:r>
      <w:r>
        <w:t xml:space="preserve"> </w:t>
      </w:r>
      <w:r>
        <w:t xml:space="preserve">It is the intersection of the half-planes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+</m:t>
            </m:r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Each half-plane is convex: if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t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the same with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for the other.</w:t>
      </w:r>
      <w:r>
        <w:t xml:space="preserve"> </w:t>
      </w:r>
      <w:r>
        <w:t xml:space="preserve">So the wedge is convex (</w:t>
      </w:r>
      <w:hyperlink w:anchor="thm-convex-intersection">
        <w:r>
          <w:rPr>
            <w:rStyle w:val="Hyperlink"/>
          </w:rPr>
          <w:t xml:space="preserve">Theorem 6</w:t>
        </w:r>
      </w:hyperlink>
      <w:r>
        <w:t xml:space="preserve">), 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epigraph">
        <w:r>
          <w:rPr>
            <w:rStyle w:val="Hyperlink"/>
          </w:rPr>
          <w:t xml:space="preserve">Theorem 8</w:t>
        </w:r>
      </w:hyperlink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The epigraph 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convex: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 it, 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but their midpoint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convex.</w:t>
      </w:r>
    </w:p>
    <w:bookmarkEnd w:id="98"/>
    <w:bookmarkStart w:id="99" w:name="def-tangent-plane"/>
    <w:p>
      <w:pPr>
        <w:pStyle w:val="FirstParagraph"/>
      </w:pPr>
      <w:r>
        <w:rPr>
          <w:b/>
          <w:bCs/>
        </w:rPr>
        <w:t xml:space="preserve">Definition 11 (Tangent plane)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a gradient at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plane</w:t>
      </w:r>
      <w:r>
        <w:t xml:space="preserve"> </w:t>
      </w:r>
      <w:r>
        <w:t xml:space="preserve">[8]</w:t>
      </w:r>
      <w:r>
        <w:t xml:space="preserve"> </w:t>
      </w:r>
      <w:r>
        <w:t xml:space="preserve">to the</w:t>
      </w:r>
      <w:r>
        <w:t xml:space="preserve"> </w:t>
      </w:r>
      <w:hyperlink r:id="rId94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 the graph of the function</w:t>
      </w:r>
    </w:p>
    <w:p>
      <w:pPr>
        <w:pStyle w:val="BodyText"/>
      </w:pPr>
      <w:r>
        <w:t xml:space="preserve">$$
    \mathord{\smash[b]{\underset{\raise.3ex\hbox{$\scriptstyle\sim$}}{x}}\vphantom{x}}\mapsto f(\mathord{\smash[b]{\underset{\raise.3ex\hbox{$\scriptstyle\sim$}}{y}}\vphantom{y}}) + {\mathopen{}\left(\frac{\partial}{\partial \mathord{\smash[b]{\underset{\raise.3ex\hbox{$\scriptstyle\sim$}}{x}}\vphantom{x}}} f(\mathord{\smash[b]{\underset{\raise.3ex\hbox{$\scriptstyle\sim$}}{y}}\vphantom{y}})\right)\mathclose{}}^{\top} (\mathord{\smash[b]{\underset{\raise.3ex\hbox{$\scriptstyle\sim$}}{x}}\vphantom{x}}- \mathord{\smash[b]{\underset{\raise.3ex\hbox{$\scriptstyle\sim$}}{y}}\vphantom{y}}),
    $$</w:t>
      </w:r>
    </w:p>
    <w:p>
      <w:pPr>
        <w:pStyle w:val="FirstParagraph"/>
      </w:pPr>
      <w:r>
        <w:t xml:space="preserve">which takes the value</w:t>
      </w:r>
      <w:r>
        <w:t xml:space="preserve"> </w:t>
      </w:r>
      <w:r>
        <w:t xml:space="preserve">$f(\mathord{\smash[b]{\underset{\raise.3ex\hbox{$\scriptstyle\sim$}}{y}}\vphantom{y}})$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\mathord{\smash[b]{\underset{\raise.3ex\hbox{$\scriptstyle\sim$}}{y}}\vphantom{y}}$</w:t>
      </w:r>
      <w:r>
        <w:t xml:space="preserve"> </w:t>
      </w:r>
      <w:r>
        <w:t xml:space="preserve">and has the same gradient 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there.</w:t>
      </w:r>
    </w:p>
    <w:bookmarkEnd w:id="99"/>
    <w:bookmarkStart w:id="100" w:name="exm-tangent-plane"/>
    <w:p>
      <w:pPr>
        <w:pStyle w:val="BodyText"/>
      </w:pPr>
      <w:r>
        <w:rPr>
          <w:b/>
          <w:bCs/>
        </w:rPr>
        <w:t xml:space="preserve">Example 22 (A tangent line and a tangent plane)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so the tangent line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For</w:t>
      </w:r>
      <w:r>
        <w:t xml:space="preserve"> </w:t>
      </w:r>
      <w:r>
        <w:t xml:space="preserve">$f(\mathord{\smash[b]{\underset{\raise.3ex\hbox{$\scriptstyle\sim$}}{x}}\vphantom{x}}) = x_1^2 + x_2^2$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$\mathord{\smash[b]{\underset{\raise.3ex\hbox{$\scriptstyle\sim$}}{y}}\vphantom{y}}= {(1, 1)}^{\top}$</w:t>
      </w:r>
      <w:r>
        <w:t xml:space="preserve">,</w:t>
      </w:r>
      <w:r>
        <w:t xml:space="preserve"> </w:t>
      </w:r>
      <w:r>
        <w:t xml:space="preserve">$f(\mathord{\smash[b]{\underset{\raise.3ex\hbox{$\scriptstyle\sim$}}{y}}\vphantom{y}}) = 2$</w:t>
      </w:r>
      <w:r>
        <w:t xml:space="preserve"> </w:t>
      </w:r>
      <w:r>
        <w:t xml:space="preserve">and the gradient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 the tangent plane is</w:t>
      </w:r>
    </w:p>
    <w:p>
      <w:pPr>
        <w:pStyle w:val="BodyText"/>
      </w:pPr>
      <w:r>
        <w:t xml:space="preserve">$$
    \begin{aligned}
    s
    &amp;= 2 + 2\,(x_1 - 1) + 2\,(x_2 - 1)
    &amp;&amp; \text{(substitute } f(\mathord{\smash[b]{\underset{\raise.3ex\hbox{$\scriptstyle\sim$}}{y}}\vphantom{y}}) \text{ and the gradient)}
    \\
    &amp;= 2 + 2 x_1 - 2 + 2 x_2 - 2
    &amp;&amp; \text{(distribute)}
    \\
    &amp;= 2 x_1 + 2 x_2 - 2.
    &amp;&amp; \text{(} 2 - 2 - 2 = -2 \text{)}
    \end{aligned}
    $$</w:t>
      </w:r>
    </w:p>
    <w:bookmarkEnd w:id="100"/>
    <w:bookmarkStart w:id="102" w:name="rem-tangent-plane-one-variable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tangent plane in one variable).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tangent plane is the</w:t>
      </w:r>
      <w:r>
        <w:t xml:space="preserve"> </w:t>
      </w:r>
      <w:hyperlink r:id="rId101">
        <w:r>
          <w:rPr>
            <w:rStyle w:val="Hyperlink"/>
          </w:rPr>
          <w:t xml:space="preserve">tangent line</w:t>
        </w:r>
      </w:hyperlink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+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102"/>
    <w:bookmarkStart w:id="104" w:name="thm-convex-first-order"/>
    <w:p>
      <w:pPr>
        <w:pStyle w:val="BodyText"/>
      </w:pPr>
      <w:r>
        <w:rPr>
          <w:b/>
          <w:bCs/>
        </w:rPr>
        <w:t xml:space="preserve">Theorem 9 (First-order characterization of convexity)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8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if and only if</w:t>
      </w:r>
    </w:p>
    <w:p>
      <w:pPr>
        <w:pStyle w:val="BodyText"/>
      </w:pPr>
      <w:bookmarkStart w:id="103" w:name="eq-supporting-hyperplane"/>
      <w:r>
        <w:t xml:space="preserve">$$
    f(\mathord{\smash[b]{\underset{\raise.3ex\hbox{$\scriptstyle\sim$}}{x}}\vphantom{x}}) \ge f(\mathord{\smash[b]{\underset{\raise.3ex\hbox{$\scriptstyle\sim$}}{y}}\vphantom{y}}) + {\mathopen{}\left(\frac{\partial}{\partial \mathord{\smash[b]{\underset{\raise.3ex\hbox{$\scriptstyle\sim$}}{x}}\vphantom{x}}} f(\mathord{\smash[b]{\underset{\raise.3ex\hbox{$\scriptstyle\sim$}}{y}}\vphantom{y}})\right)\mathclose{}}^{\top} (\mathord{\smash[b]{\underset{\raise.3ex\hbox{$\scriptstyle\sim$}}{x}}\vphantom{x}}- \mathord{\smash[b]{\underset{\raise.3ex\hbox{$\scriptstyle\sim$}}{y}}\vphantom{y}})
    \qquad \text{for all } \mathord{\smash[b]{\underset{\raise.3ex\hbox{$\scriptstyle\sim$}}{x}}\vphantom{x}}, \mathord{\smash[b]{\underset{\raise.3ex\hbox{$\scriptstyle\sim$}}{y}}\vphantom{y}}\in \mathbb{R}^p:
     \qquad(1)$$</w:t>
      </w:r>
      <w:bookmarkEnd w:id="103"/>
    </w:p>
    <w:p>
      <w:pPr>
        <w:pStyle w:val="FirstParagraph"/>
      </w:pPr>
      <w:r>
        <w:t xml:space="preserve">every tangent plane (</w:t>
      </w:r>
      <w:hyperlink w:anchor="def-tangent-plane">
        <w:r>
          <w:rPr>
            <w:rStyle w:val="Hyperlink"/>
          </w:rPr>
          <w:t xml:space="preserve">Definition 11</w:t>
        </w:r>
      </w:hyperlink>
      <w:r>
        <w:t xml:space="preserve">) lies on or under the graph.</w:t>
      </w:r>
      <w:r>
        <w:t xml:space="preserve"> </w:t>
      </w:r>
      <w:r>
        <w:t xml:space="preserve">If the inequality is strict whenever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\mathord{\smash[b]{\underset{\raise.3ex\hbox{$\scriptstyle\sim$}}{y}}\vphantom{y}}$</w:t>
      </w:r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def-strictly-convex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10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, let</w:t>
      </w:r>
      <w:r>
        <w:t xml:space="preserve"> </w:t>
      </w:r>
      <w:r>
        <w:t xml:space="preserve">$\mathord{\smash[b]{\underset{\raise.3ex\hbox{$\scriptstyle\sim$}}{d}}\vphantom{d}} \stackrel{\text{def}}{=}\mathord{\smash[b]{\underset{\raise.3ex\hbox{$\scriptstyle\sim$}}{x}}\vphantom{x}}-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$g(t) \stackrel{\text{def}}{=}f(\mathord{\smash[b]{\underset{\raise.3ex\hbox{$\scriptstyle\sim$}}{y}}\vphantom{y}}+ t \mathord{\smash[b]{\underset{\raise.3ex\hbox{$\scriptstyle\sim$}}{d}}\vphantom{d}})$</w:t>
      </w:r>
      <w:r>
        <w:t xml:space="preserve">.</w:t>
      </w:r>
      <w:r>
        <w:t xml:space="preserve"> </w:t>
      </w:r>
      <w:r>
        <w:t xml:space="preserve">The inner function</w:t>
      </w:r>
      <w:r>
        <w:t xml:space="preserve"> </w:t>
      </w:r>
      <w:r>
        <w:t xml:space="preserve">$t \mapsto \mathord{\smash[b]{\underset{\raise.3ex\hbox{$\scriptstyle\sim$}}{y}}\vphantom{y}}+ t \mathord{\smash[b]{\underset{\raise.3ex\hbox{$\scriptstyle\sim$}}{d}}\vphantom{d}}$</w:t>
      </w:r>
      <w:r>
        <w:t xml:space="preserve"> </w:t>
      </w:r>
      <w:r>
        <w:t xml:space="preserve">has derivative</w:t>
      </w:r>
      <w:r>
        <w:t xml:space="preserve"> </w:t>
      </w:r>
      <w:r>
        <w:t xml:space="preserve">${\mathord{\smash[b]{\underset{\raise.3ex\hbox{$\scriptstyle\sim$}}{d}}\vphantom{d}}}^{\top}$</w:t>
      </w:r>
      <w:r>
        <w:t xml:space="preserve"> </w:t>
      </w:r>
      <w:r>
        <w:t xml:space="preserve">(</w:t>
      </w:r>
      <w:hyperlink r:id="rId43">
        <w:r>
          <w:rPr>
            <w:rStyle w:val="Hyperlink"/>
          </w:rPr>
          <w:t xml:space="preserve">vector-valued derivative</w:t>
        </w:r>
      </w:hyperlink>
      <w:r>
        <w:t xml:space="preserve">),</w:t>
      </w:r>
      <w:r>
        <w:t xml:space="preserve"> </w:t>
      </w:r>
      <w:r>
        <w:t xml:space="preserve">so the vector chain rule (</w:t>
      </w:r>
      <w:hyperlink r:id="rId44">
        <w:r>
          <w:rPr>
            <w:rStyle w:val="Hyperlink"/>
          </w:rPr>
          <w:t xml:space="preserve">vector chain rule</w:t>
        </w:r>
      </w:hyperlink>
      <w:r>
        <w:t xml:space="preserve">) gives</w:t>
      </w:r>
    </w:p>
    <w:p>
      <w:pPr>
        <w:pStyle w:val="BodyText"/>
      </w:pPr>
      <w:r>
        <w:t xml:space="preserve">$$
    \begin{aligned}
    g'(0)
    &amp;= {\mathord{\smash[b]{\underset{\raise.3ex\hbox{$\scriptstyle\sim$}}{d}}\vphantom{d}}}^{\top}\,\frac{\partial}{\partial \mathord{\smash[b]{\underset{\raise.3ex\hbox{$\scriptstyle\sim$}}{x}}\vphantom{x}}} f(\mathord{\smash[b]{\underset{\raise.3ex\hbox{$\scriptstyle\sim$}}{y}}\vphantom{y}})
    &amp;&amp; \text{(vector chain rule)}
    \\
    &amp;= {\mathopen{}\left(\frac{\partial}{\partial \mathord{\smash[b]{\underset{\raise.3ex\hbox{$\scriptstyle\sim$}}{x}}\vphantom{x}}} f(\mathord{\smash[b]{\underset{\raise.3ex\hbox{$\scriptstyle\sim$}}{y}}\vphantom{y}})\right)\mathclose{}}^{\top} \mathord{\smash[b]{\underset{\raise.3ex\hbox{$\scriptstyle\sim$}}{d}}\vphantom{d}}.
    &amp;&amp; \text{(a } 1 \times 1 \text{ matrix equals its transpose)}
    \end{aligned}
    $$</w:t>
      </w:r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$\mathord{\smash[b]{\underset{\raise.3ex\hbox{$\scriptstyle\sim$}}{y}}\vphantom{y}}+ t \mathord{\smash[b]{\underset{\raise.3ex\hbox{$\scriptstyle\sim$}}{d}}\vphantom{d}} = t \mathord{\smash[b]{\underset{\raise.3ex\hbox{$\scriptstyle\sim$}}{x}}\vphantom{x}}+ (1 - t) \mathord{\smash[b]{\underset{\raise.3ex\hbox{$\scriptstyle\sim$}}{y}}\vphantom{y}}$</w:t>
      </w:r>
      <w:r>
        <w:t xml:space="preserve">, so</w:t>
      </w:r>
    </w:p>
    <w:p>
      <w:pPr>
        <w:pStyle w:val="BodyText"/>
      </w:pPr>
      <w:r>
        <w:t xml:space="preserve">$$
    \begin{aligned}
    g(t) - g(0)
    &amp;= f(t \mathord{\smash[b]{\underset{\raise.3ex\hbox{$\scriptstyle\sim$}}{x}}\vphantom{x}}+ (1 - t) \mathord{\smash[b]{\underset{\raise.3ex\hbox{$\scriptstyle\sim$}}{y}}\vphantom{y}}) - f(\mathord{\smash[b]{\underset{\raise.3ex\hbox{$\scriptstyle\sim$}}{y}}\vphantom{y}})
    &amp;&amp; \text{(definition of } g \text{)}
    \\
    &amp;\le t f(\mathord{\smash[b]{\underset{\raise.3ex\hbox{$\scriptstyle\sim$}}{x}}\vphantom{x}}) + (1 - t) f(\mathord{\smash[b]{\underset{\raise.3ex\hbox{$\scriptstyle\sim$}}{y}}\vphantom{y}}) - f(\mathord{\smash[b]{\underset{\raise.3ex\hbox{$\scriptstyle\sim$}}{y}}\vphantom{y}})
    &amp;&amp; \text{(} f \text{ is convex)}
    \\
    &amp;= t\,(f(\mathord{\smash[b]{\underset{\raise.3ex\hbox{$\scriptstyle\sim$}}{x}}\vphantom{x}}) - f(\mathord{\smash[b]{\underset{\raise.3ex\hbox{$\scriptstyle\sim$}}{y}}\vphantom{y}})),
    &amp;&amp; \text{(collect terms)}
    \end{aligned}
    $$</w:t>
      </w:r>
    </w:p>
    <w:p>
      <w:pPr>
        <w:pStyle w:val="FirstParagraph"/>
      </w:pPr>
      <w:r>
        <w:t xml:space="preserve">and dividing by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$\dfrac{g(t) - g(0)}{t} \le f(\mathord{\smash[b]{\underset{\raise.3ex\hbox{$\scriptstyle\sim$}}{x}}\vphantom{x}}) - f(\mathord{\smash[b]{\underset{\raise.3ex\hbox{$\scriptstyle\sim$}}{y}}\vphantom{y}})$</w:t>
      </w:r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right, the left side tends to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0</m:t>
        </m:r>
      </m:oMath>
      <w:r>
        <w:t xml:space="preserve">, so the one-sided limit equals the two-sided derivative),</w:t>
      </w:r>
      <w:r>
        <w:t xml:space="preserve"> </w:t>
      </w:r>
      <w:r>
        <w:t xml:space="preserve">and a limit of numbers that are all at most</w:t>
      </w:r>
      <w:r>
        <w:t xml:space="preserve"> </w:t>
      </w:r>
      <w:r>
        <w:t xml:space="preserve">$f(\mathord{\smash[b]{\underset{\raise.3ex\hbox{$\scriptstyle\sim$}}{x}}\vphantom{x}}) - f(\mathord{\smash[b]{\underset{\raise.3ex\hbox{$\scriptstyle\sim$}}{y}}\vphantom{y}})$</w:t>
      </w:r>
      <w:r>
        <w:t xml:space="preserve"> </w:t>
      </w:r>
      <w:r>
        <w:t xml:space="preserve">is at most</w:t>
      </w:r>
      <w:r>
        <w:t xml:space="preserve"> </w:t>
      </w:r>
      <w:r>
        <w:t xml:space="preserve">$f(\mathord{\smash[b]{\underset{\raise.3ex\hbox{$\scriptstyle\sim$}}{x}}\vphantom{x}}) - f(\mathord{\smash[b]{\underset{\raise.3ex\hbox{$\scriptstyle\sim$}}{y}}\vphantom{y}})$</w:t>
      </w:r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r>
        <w:t xml:space="preserve">${\mathopen{}\left(\frac{\partial}{\partial \mathord{\smash[b]{\underset{\raise.3ex\hbox{$\scriptstyle\sim$}}{x}}\vphantom{x}}} f(\mathord{\smash[b]{\underset{\raise.3ex\hbox{$\scriptstyle\sim$}}{y}}\vphantom{y}})\right)\mathclose{}}^{\top} (\mathord{\smash[b]{\underset{\raise.3ex\hbox{$\scriptstyle\sim$}}{x}}\vphantom{x}}- \mathord{\smash[b]{\underset{\raise.3ex\hbox{$\scriptstyle\sim$}}{y}}\vphantom{y}}) \le f(\mathord{\smash[b]{\underset{\raise.3ex\hbox{$\scriptstyle\sim$}}{x}}\vphantom{x}}) - f(\mathord{\smash[b]{\underset{\raise.3ex\hbox{$\scriptstyle\sim$}}{y}}\vphantom{y}})$</w:t>
      </w:r>
      <w:r>
        <w:t xml:space="preserve">, which rearranges to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$\mathord{\smash[b]{\underset{\raise.3ex\hbox{$\scriptstyle\sim$}}{z}}\vphantom{z}} \stackrel{\text{def}}{=}t \mathord{\smash[b]{\underset{\raise.3ex\hbox{$\scriptstyle\sim$}}{x}}\vphantom{x}}+ (1 - t)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$\mathord{\smash[b]{\underset{\raise.3ex\hbox{$\scriptstyle\sim$}}{g}}\vphantom{g}} \stackrel{\text{def}}{=}\frac{\partial}{\partial \mathord{\smash[b]{\underset{\raise.3ex\hbox{$\scriptstyle\sim$}}{x}}\vphantom{x}}} f(\mathord{\smash[b]{\underset{\raise.3ex\hbox{$\scriptstyle\sim$}}{z}}\vphantom{z}})$</w:t>
      </w:r>
      <w:r>
        <w:t xml:space="preserve">.</w:t>
      </w:r>
      <w:r>
        <w:t xml:space="preserve"> </w:t>
      </w:r>
      <w:r>
        <w:t xml:space="preserve">Applying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at the point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, once toward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once toward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</w:p>
    <w:p>
      <w:pPr>
        <w:pStyle w:val="BodyText"/>
      </w:pPr>
      <w:r>
        <w:t xml:space="preserve">$$
    f(\mathord{\smash[b]{\underset{\raise.3ex\hbox{$\scriptstyle\sim$}}{x}}\vphantom{x}}) \ge f(\mathord{\smash[b]{\underset{\raise.3ex\hbox{$\scriptstyle\sim$}}{z}}\vphantom{z}}) + {\mathord{\smash[b]{\underset{\raise.3ex\hbox{$\scriptstyle\sim$}}{g}}\vphantom{g}}}^{\top} (\mathord{\smash[b]{\underset{\raise.3ex\hbox{$\scriptstyle\sim$}}{x}}\vphantom{x}}- \mathord{\smash[b]{\underset{\raise.3ex\hbox{$\scriptstyle\sim$}}{z}}\vphantom{z}}),
    \qquad
    f(\mathord{\smash[b]{\underset{\raise.3ex\hbox{$\scriptstyle\sim$}}{y}}\vphantom{y}}) \ge f(\mathord{\smash[b]{\underset{\raise.3ex\hbox{$\scriptstyle\sim$}}{z}}\vphantom{z}}) + {\mathord{\smash[b]{\underset{\raise.3ex\hbox{$\scriptstyle\sim$}}{g}}\vphantom{g}}}^{\top} (\mathord{\smash[b]{\underset{\raise.3ex\hbox{$\scriptstyle\sim$}}{y}}\vphantom{y}}- \mathord{\smash[b]{\underset{\raise.3ex\hbox{$\scriptstyle\sim$}}{z}}\vphantom{z}}).
    $$</w:t>
      </w:r>
    </w:p>
    <w:p>
      <w:pPr>
        <w:pStyle w:val="FirstParagraph"/>
      </w:pPr>
      <w:r>
        <w:t xml:space="preserve">Multiplying the first by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the second by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adding,</w:t>
      </w:r>
    </w:p>
    <w:p>
      <w:pPr>
        <w:pStyle w:val="BodyText"/>
      </w:pPr>
      <w:r>
        <w:t xml:space="preserve">$$
    \begin{aligned}
    t f(\mathord{\smash[b]{\underset{\raise.3ex\hbox{$\scriptstyle\sim$}}{x}}\vphantom{x}}) + (1 - t) f(\mathord{\smash[b]{\underset{\raise.3ex\hbox{$\scriptstyle\sim$}}{y}}\vphantom{y}})
    &amp;\ge t \mathopen{}\left(f(\mathord{\smash[b]{\underset{\raise.3ex\hbox{$\scriptstyle\sim$}}{z}}\vphantom{z}}) + {\mathord{\smash[b]{\underset{\raise.3ex\hbox{$\scriptstyle\sim$}}{g}}\vphantom{g}}}^{\top} (\mathord{\smash[b]{\underset{\raise.3ex\hbox{$\scriptstyle\sim$}}{x}}\vphantom{x}}- \mathord{\smash[b]{\underset{\raise.3ex\hbox{$\scriptstyle\sim$}}{z}}\vphantom{z}})\right)\mathclose{} + (1 - t) \mathopen{}\left(f(\mathord{\smash[b]{\underset{\raise.3ex\hbox{$\scriptstyle\sim$}}{z}}\vphantom{z}}) + {\mathord{\smash[b]{\underset{\raise.3ex\hbox{$\scriptstyle\sim$}}{g}}\vphantom{g}}}^{\top} (\mathord{\smash[b]{\underset{\raise.3ex\hbox{$\scriptstyle\sim$}}{y}}\vphantom{y}}- \mathord{\smash[b]{\underset{\raise.3ex\hbox{$\scriptstyle\sim$}}{z}}\vphantom{z}})\right)\mathclose{}
    &amp;&amp; \text{(multiply by } t, 1 - t \ge 0 \text{ and add)}
    \\
    &amp;= (t + (1 - t))\,f(\mathord{\smash[b]{\underset{\raise.3ex\hbox{$\scriptstyle\sim$}}{z}}\vphantom{z}}) + t\,{\mathord{\smash[b]{\underset{\raise.3ex\hbox{$\scriptstyle\sim$}}{g}}\vphantom{g}}}^{\top} (\mathord{\smash[b]{\underset{\raise.3ex\hbox{$\scriptstyle\sim$}}{x}}\vphantom{x}}- \mathord{\smash[b]{\underset{\raise.3ex\hbox{$\scriptstyle\sim$}}{z}}\vphantom{z}}) + (1 - t)\,{\mathord{\smash[b]{\underset{\raise.3ex\hbox{$\scriptstyle\sim$}}{g}}\vphantom{g}}}^{\top} (\mathord{\smash[b]{\underset{\raise.3ex\hbox{$\scriptstyle\sim$}}{y}}\vphantom{y}}- \mathord{\smash[b]{\underset{\raise.3ex\hbox{$\scriptstyle\sim$}}{z}}\vphantom{z}})
    &amp;&amp; \text{(distribute } t \text{ and } 1 - t \text{)}
    \\
    &amp;= f(\mathord{\smash[b]{\underset{\raise.3ex\hbox{$\scriptstyle\sim$}}{z}}\vphantom{z}}) + t\,{\mathord{\smash[b]{\underset{\raise.3ex\hbox{$\scriptstyle\sim$}}{g}}\vphantom{g}}}^{\top} (\mathord{\smash[b]{\underset{\raise.3ex\hbox{$\scriptstyle\sim$}}{x}}\vphantom{x}}- \mathord{\smash[b]{\underset{\raise.3ex\hbox{$\scriptstyle\sim$}}{z}}\vphantom{z}}) + (1 - t)\,{\mathord{\smash[b]{\underset{\raise.3ex\hbox{$\scriptstyle\sim$}}{g}}\vphantom{g}}}^{\top} (\mathord{\smash[b]{\underset{\raise.3ex\hbox{$\scriptstyle\sim$}}{y}}\vphantom{y}}- \mathord{\smash[b]{\underset{\raise.3ex\hbox{$\scriptstyle\sim$}}{z}}\vphantom{z}})
    &amp;&amp; \text{(} t + (1 - t) = 1 \text{)}
    \\
    &amp;= f(\mathord{\smash[b]{\underset{\raise.3ex\hbox{$\scriptstyle\sim$}}{z}}\vphantom{z}}) + {\mathord{\smash[b]{\underset{\raise.3ex\hbox{$\scriptstyle\sim$}}{g}}\vphantom{g}}}^{\top} \mathopen{}\left(t (\mathord{\smash[b]{\underset{\raise.3ex\hbox{$\scriptstyle\sim$}}{x}}\vphantom{x}}- \mathord{\smash[b]{\underset{\raise.3ex\hbox{$\scriptstyle\sim$}}{z}}\vphantom{z}}) + (1 - t) (\mathord{\smash[b]{\underset{\raise.3ex\hbox{$\scriptstyle\sim$}}{y}}\vphantom{y}}- \mathord{\smash[b]{\underset{\raise.3ex\hbox{$\scriptstyle\sim$}}{z}}\vphantom{z}})\right)\mathclose{}
    &amp;&amp; \text{(factor out } {\mathord{\smash[b]{\underset{\raise.3ex\hbox{$\scriptstyle\sim$}}{g}}\vphantom{g}}}^{\top} \text{; matrix products distribute)}
    \\
    &amp;= f(\mathord{\smash[b]{\underset{\raise.3ex\hbox{$\scriptstyle\sim$}}{z}}\vphantom{z}}) + {\mathord{\smash[b]{\underset{\raise.3ex\hbox{$\scriptstyle\sim$}}{g}}\vphantom{g}}}^{\top} \mathopen{}\left(t \mathord{\smash[b]{\underset{\raise.3ex\hbox{$\scriptstyle\sim$}}{x}}\vphantom{x}}+ (1 - t) \mathord{\smash[b]{\underset{\raise.3ex\hbox{$\scriptstyle\sim$}}{y}}\vphantom{y}}- \mathord{\smash[b]{\underset{\raise.3ex\hbox{$\scriptstyle\sim$}}{z}}\vphantom{z}}\right)\mathclose{}
    &amp;&amp; \text{(collect terms)}
    \\
    &amp;= f(\mathord{\smash[b]{\underset{\raise.3ex\hbox{$\scriptstyle\sim$}}{z}}\vphantom{z}}).
    &amp;&amp; \text{(definition of } \mathord{\smash[b]{\underset{\raise.3ex\hbox{$\scriptstyle\sim$}}{z}}\vphantom{z}} \text{)}
    \end{aligned}
    $$</w:t>
      </w:r>
    </w:p>
    <w:p>
      <w:pPr>
        <w:pStyle w:val="FirstParagraph"/>
      </w:pPr>
      <w:r>
        <w:t xml:space="preserve">That inequality is the defining inequality of a</w:t>
      </w:r>
      <w:r>
        <w:t xml:space="preserve"> </w:t>
      </w:r>
      <w:hyperlink r:id="rId88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strict for distinct points, and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\mathord{\smash[b]{\underset{\raise.3ex\hbox{$\scriptstyle\sim$}}{y}}\vphantom{y}}$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2"/>
        </w:numPr>
      </w:pPr>
      <w:r>
        <w:t xml:space="preserve">$\mathord{\smash[b]{\underset{\raise.3ex\hbox{$\scriptstyle\sim$}}{z}}\vphantom{z}}$</w:t>
      </w:r>
      <w:r>
        <w:t xml:space="preserve"> </w:t>
      </w:r>
      <w:r>
        <w:t xml:space="preserve">differs from both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w:r>
        <w:t xml:space="preserve">$\mathord{\smash[b]{\underset{\raise.3ex\hbox{$\scriptstyle\sim$}}{x}}\vphantom{x}}- \mathord{\smash[b]{\underset{\raise.3ex\hbox{$\scriptstyle\sim$}}{z}}\vphantom{z}} = (1 - t)(\mathord{\smash[b]{\underset{\raise.3ex\hbox{$\scriptstyle\sim$}}{x}}\vphantom{x}}- \mathord{\smash[b]{\underset{\raise.3ex\hbox{$\scriptstyle\sim$}}{y}}\vphantom{y}}) \ne \mathord{\smash[b]{\underset{\raise.3ex\hbox{$\scriptstyle\sim$}}{0}}\vphantom{0}}$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$\mathord{\smash[b]{\underset{\raise.3ex\hbox{$\scriptstyle\sim$}}{y}}\vphantom{y}}- \mathord{\smash[b]{\underset{\raise.3ex\hbox{$\scriptstyle\sim$}}{z}}\vphantom{z}} = t (\mathord{\smash[b]{\underset{\raise.3ex\hbox{$\scriptstyle\sim$}}{y}}\vphantom{y}}- \mathord{\smash[b]{\underset{\raise.3ex\hbox{$\scriptstyle\sim$}}{x}}\vphantom{x}}) \ne \mathord{\smash[b]{\underset{\raise.3ex\hbox{$\scriptstyle\sim$}}{0}}\vphantom{0}}$</w:t>
      </w:r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so both inequalities at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 </w:t>
      </w:r>
      <w:r>
        <w:t xml:space="preserve">are strict;</w:t>
      </w:r>
    </w:p>
    <w:p>
      <w:pPr>
        <w:pStyle w:val="Compact"/>
        <w:numPr>
          <w:ilvl w:val="0"/>
          <w:numId w:val="1012"/>
        </w:numPr>
      </w:pPr>
      <w:r>
        <w:t xml:space="preserve">both multipliers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t</m:t>
        </m:r>
      </m:oMath>
      <w:r>
        <w:t xml:space="preserve"> </w:t>
      </w:r>
      <w:r>
        <w:t xml:space="preserve">are positive, so the first step of the display is strict,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convex.</w:t>
      </w:r>
    </w:p>
    <w:bookmarkStart w:id="105" w:name="exm-convex-first-order"/>
    <w:p>
      <w:pPr>
        <w:pStyle w:val="FirstParagraph"/>
      </w:pPr>
      <w:r>
        <w:rPr>
          <w:b/>
          <w:bCs/>
        </w:rPr>
        <w:t xml:space="preserve">Example 23 (Tangent lines under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 right side of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y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t>y</m:t>
        </m:r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 equality 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, confirming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strictly convex.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the inequality fails:</w:t>
      </w:r>
      <w:r>
        <w:t xml:space="preserve"> </w:t>
      </w:r>
      <w:r>
        <w:t xml:space="preserve">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tangent line is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05"/>
    <w:bookmarkStart w:id="107" w:name="thm-convex-hessian"/>
    <w:p>
      <w:pPr>
        <w:pStyle w:val="BodyText"/>
      </w:pPr>
      <w:r>
        <w:rPr>
          <w:b/>
          <w:bCs/>
        </w:rPr>
        <w:t xml:space="preserve">Theorem 10 (Second-derivative test for convexity)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w:r>
        <w:t xml:space="preserve">$\mathbf{H}_f(\mathord{\smash[b]{\underset{\raise.3ex\hbox{$\scriptstyle\sim$}}{x}}\vphantom{x}})$</w:t>
      </w:r>
      <w:r>
        <w:t xml:space="preserve"> </w:t>
      </w:r>
      <w:r>
        <w:t xml:space="preserve">is</w:t>
      </w:r>
      <w:r>
        <w:t xml:space="preserve"> </w:t>
      </w:r>
      <w:hyperlink r:id="rId106">
        <w:r>
          <w:rPr>
            <w:rStyle w:val="Hyperlink"/>
          </w:rPr>
          <w:t xml:space="preserve">positive semidefinite</w:t>
        </w:r>
      </w:hyperlink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8">
        <w:r>
          <w:rPr>
            <w:rStyle w:val="Hyperlink"/>
          </w:rPr>
          <w:t xml:space="preserve">convex</w:t>
        </w:r>
      </w:hyperlink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w:r>
        <w:t xml:space="preserve">$\mathbf{H}_f(\mathord{\smash[b]{\underset{\raise.3ex\hbox{$\scriptstyle\sim$}}{x}}\vphantom{x}})$</w:t>
      </w:r>
      <w:r>
        <w:t xml:space="preserve"> </w:t>
      </w:r>
      <w:r>
        <w:t xml:space="preserve">is</w:t>
      </w:r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def-strictly-convex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10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$\mathord{\smash[b]{\underset{\raise.3ex\hbox{$\scriptstyle\sim$}}{z}}\vphantom{z}} = \mathord{\smash[b]{\underset{\raise.3ex\hbox{$\scriptstyle\sim$}}{y}}\vphantom{y}}$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$\mathord{\smash[b]{\underset{\raise.3ex\hbox{$\scriptstyle\sim$}}{h}}\vphantom{h}} = \mathord{\smash[b]{\underset{\raise.3ex\hbox{$\scriptstyle\sim$}}{x}}\vphantom{x}}-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such that, with</w:t>
      </w:r>
      <w:r>
        <w:t xml:space="preserve"> </w:t>
      </w:r>
      <w:r>
        <w:t xml:space="preserve">$\mathord{\smash[b]{\underset{\raise.3ex\hbox{$\scriptstyle\sim$}}{w}}\vphantom{w}} \stackrel{\text{def}}{=}\mathord{\smash[b]{\underset{\raise.3ex\hbox{$\scriptstyle\sim$}}{y}}\vphantom{y}}+ \tau(\mathord{\smash[b]{\underset{\raise.3ex\hbox{$\scriptstyle\sim$}}{x}}\vphantom{x}}- \mathord{\smash[b]{\underset{\raise.3ex\hbox{$\scriptstyle\sim$}}{y}}\vphantom{y}})$</w:t>
      </w:r>
      <w:r>
        <w:t xml:space="preserve">,</w:t>
      </w:r>
    </w:p>
    <w:p>
      <w:pPr>
        <w:pStyle w:val="BodyText"/>
      </w:pPr>
      <w:r>
        <w:t xml:space="preserve">$$
    \begin{aligned}
    f(\mathord{\smash[b]{\underset{\raise.3ex\hbox{$\scriptstyle\sim$}}{x}}\vphantom{x}})
    &amp;= f(\mathord{\smash[b]{\underset{\raise.3ex\hbox{$\scriptstyle\sim$}}{y}}\vphantom{y}}) + {\mathopen{}\left(\frac{\partial}{\partial \mathord{\smash[b]{\underset{\raise.3ex\hbox{$\scriptstyle\sim$}}{x}}\vphantom{x}}} f(\mathord{\smash[b]{\underset{\raise.3ex\hbox{$\scriptstyle\sim$}}{y}}\vphantom{y}})\right)\mathclose{}}^{\top} (\mathord{\smash[b]{\underset{\raise.3ex\hbox{$\scriptstyle\sim$}}{x}}\vphantom{x}}- \mathord{\smash[b]{\underset{\raise.3ex\hbox{$\scriptstyle\sim$}}{y}}\vphantom{y}}) + \frac{1}{2}\,{(\mathord{\smash[b]{\underset{\raise.3ex\hbox{$\scriptstyle\sim$}}{x}}\vphantom{x}}- \mathord{\smash[b]{\underset{\raise.3ex\hbox{$\scriptstyle\sim$}}{y}}\vphantom{y}})}^{\top}\,\mathbf{H}_f(\mathord{\smash[b]{\underset{\raise.3ex\hbox{$\scriptstyle\sim$}}{w}}\vphantom{w}})\,(\mathord{\smash[b]{\underset{\raise.3ex\hbox{$\scriptstyle\sim$}}{x}}\vphantom{x}}- \mathord{\smash[b]{\underset{\raise.3ex\hbox{$\scriptstyle\sim$}}{y}}\vphantom{y}})
    &amp;&amp; \text{(}\text{Theorem~4}\text{)}
    \\
    &amp;\ge f(\mathord{\smash[b]{\underset{\raise.3ex\hbox{$\scriptstyle\sim$}}{y}}\vphantom{y}}) + {\mathopen{}\left(\frac{\partial}{\partial \mathord{\smash[b]{\underset{\raise.3ex\hbox{$\scriptstyle\sim$}}{x}}\vphantom{x}}} f(\mathord{\smash[b]{\underset{\raise.3ex\hbox{$\scriptstyle\sim$}}{y}}\vphantom{y}})\right)\mathclose{}}^{\top} (\mathord{\smash[b]{\underset{\raise.3ex\hbox{$\scriptstyle\sim$}}{x}}\vphantom{x}}- \mathord{\smash[b]{\underset{\raise.3ex\hbox{$\scriptstyle\sim$}}{y}}\vphantom{y}}).
    &amp;&amp; \text{(} \mathbf{H}_f(\mathord{\smash[b]{\underset{\raise.3ex\hbox{$\scriptstyle\sim$}}{w}}\vphantom{w}}) \text{ is positive semidefinite)}
    \end{aligned}
    $$</w:t>
      </w:r>
    </w:p>
    <w:p>
      <w:pPr>
        <w:pStyle w:val="FirstParagraph"/>
      </w:pPr>
      <w:r>
        <w:t xml:space="preserve">This inequality is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.</w:t>
      </w:r>
      <w:r>
        <w:t xml:space="preserve"> </w:t>
      </w:r>
      <w:r>
        <w:t xml:space="preserve">Under the hypothesis of part 2 and with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the quadratic-form term is positive, so the inequality is strict,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by the last sentence of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.</w:t>
      </w:r>
    </w:p>
    <w:bookmarkStart w:id="108" w:name="exm-convex-hessian"/>
    <w:p>
      <w:pPr>
        <w:pStyle w:val="BodyText"/>
      </w:pPr>
      <w:r>
        <w:rPr>
          <w:b/>
          <w:bCs/>
        </w:rPr>
        <w:t xml:space="preserve">Example 24 (Using the Hessian to show convexity)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For a symmetric positive semidefinite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$f(\mathord{\smash[b]{\underset{\raise.3ex\hbox{$\scriptstyle\sim$}}{x}}\vphantom{x}}) = {\mathord{\smash[b]{\underset{\raise.3ex\hbox{$\scriptstyle\sim$}}{x}}\vphantom{x}}}^{\top} \mathbf{A} \mathord{\smash[b]{\underset{\raise.3ex\hbox{$\scriptstyle\sim$}}{x}}\vphantom{x}}$</w:t>
      </w:r>
      <w:r>
        <w:t xml:space="preserve"> </w:t>
      </w:r>
      <w:r>
        <w:t xml:space="preserve">has Hessian</w:t>
      </w:r>
      <w:r>
        <w:t xml:space="preserve"> </w:t>
      </w:r>
      <m:oMath>
        <m:r>
          <m:t>2</m:t>
        </m:r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Hessian of a quadratic form</w:t>
        </w:r>
      </w:hyperlink>
      <w:r>
        <w:t xml:space="preserve">),</w:t>
      </w:r>
      <w:r>
        <w:t xml:space="preserve"> </w:t>
      </w:r>
      <w:r>
        <w:t xml:space="preserve">which is positive semidefinite because</w:t>
      </w:r>
      <w:r>
        <w:t xml:space="preserve"> </w:t>
      </w:r>
      <w:r>
        <w:t xml:space="preserve">${\mathord{\smash[b]{\underset{\raise.3ex\hbox{$\scriptstyle\sim$}}{h}}\vphantom{h}}}^{\top} (2 \mathbf{A}) \mathord{\smash[b]{\underset{\raise.3ex\hbox{$\scriptstyle\sim$}}{h}}\vphantom{h}} = 2\,{\mathord{\smash[b]{\underset{\raise.3ex\hbox{$\scriptstyle\sim$}}{h}}\vphantom{h}}}^{\top} \mathbf{A} \mathord{\smash[b]{\underset{\raise.3ex\hbox{$\scriptstyle\sim$}}{h}}\vphantom{h}} \ge 0$</w:t>
      </w:r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convex.</w:t>
      </w:r>
    </w:p>
    <w:p>
      <w:pPr>
        <w:numPr>
          <w:ilvl w:val="0"/>
          <w:numId w:val="1014"/>
        </w:numPr>
      </w:pPr>
      <w:r>
        <w:t xml:space="preserve">$f(\mathord{\smash[b]{\underset{\raise.3ex\hbox{$\scriptstyle\sim$}}{x}}\vphantom{x}}) = x_1^2 + x_2^2 - 2 x_1$</w:t>
      </w:r>
      <w:r>
        <w:t xml:space="preserve"> </w:t>
      </w:r>
      <w:r>
        <w:t xml:space="preserve">has Hessian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exm-second-order-condition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which is positive definite,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convex.</w:t>
      </w:r>
    </w:p>
    <w:p>
      <w:pPr>
        <w:numPr>
          <w:ilvl w:val="0"/>
          <w:numId w:val="1014"/>
        </w:numPr>
      </w:pPr>
      <w:r>
        <w:t xml:space="preserve">$f(\mathord{\smash[b]{\underset{\raise.3ex\hbox{$\scriptstyle\sim$}}{x}}\vphantom{x}}) = e^{2x_1 + x_2} - x_1$</w:t>
      </w:r>
      <w:r>
        <w:t xml:space="preserve"> </w:t>
      </w:r>
      <w:r>
        <w:t xml:space="preserve">has Hessian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Example</w:t>
        </w:r>
      </w:hyperlink>
      <w:r>
        <w:t xml:space="preserve">), and</w:t>
      </w:r>
    </w:p>
    <w:p>
      <w:pPr>
        <w:pStyle w:val="BodyText"/>
      </w:pPr>
      <w:r>
        <w:t xml:space="preserve">$$
    \begin{aligned}
    {\mathord{\smash[b]{\underset{\raise.3ex\hbox{$\scriptstyle\sim$}}{h}}\vphantom{h}}}^{\top}\,\mathbf{H}_f(\mathord{\smash[b]{\underset{\raise.3ex\hbox{$\scriptstyle\sim$}}{x}}\vphantom{x}})\,\mathord{\smash[b]{\underset{\raise.3ex\hbox{$\scriptstyle\sim$}}{h}}\vphantom{h}}
    &amp;= e^{u} (4 h_1^2 + 4 h_1 h_2 + h_2^2) \\
    &amp;= e^{u} (2 h_1 + h_2)^2 \\
    &amp;\ge 0,
    \end{aligned}
    $$</w:t>
      </w:r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convex.</w:t>
      </w:r>
      <w:r>
        <w:t xml:space="preserve"> </w:t>
      </w:r>
      <w:r>
        <w:t xml:space="preserve">The Hessian is not positive definite (</w:t>
      </w:r>
      <w:r>
        <w:t xml:space="preserve">$\mathord{\smash[b]{\underset{\raise.3ex\hbox{$\scriptstyle\sim$}}{h}}\vphantom{h}} = {(1, -2)}^{\top}$</w:t>
      </w:r>
      <w:r>
        <w:t xml:space="preserve"> </w:t>
      </w:r>
      <w:r>
        <w:t xml:space="preserve">gives</w:t>
      </w:r>
      <w:r>
        <w:t xml:space="preserve"> </w:t>
      </w:r>
      <m:oMath>
        <m:r>
          <m:t>0</m:t>
        </m:r>
      </m:oMath>
      <w:r>
        <w:t xml:space="preserve">),</w:t>
      </w:r>
      <w:r>
        <w:t xml:space="preserve"> </w:t>
      </w:r>
      <w:r>
        <w:t xml:space="preserve">so part 2 does not apply,</w:t>
      </w:r>
      <w:r>
        <w:t xml:space="preserve"> </w:t>
      </w:r>
      <w:r>
        <w:t xml:space="preserve">and in fact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strictly convex:</w:t>
      </w:r>
      <w:r>
        <w:t xml:space="preserve"> </w:t>
      </w:r>
      <w:r>
        <w:t xml:space="preserve">along</w:t>
      </w:r>
      <w:r>
        <w:t xml:space="preserve"> </w:t>
      </w:r>
      <w:r>
        <w:t xml:space="preserve">$\mathord{\smash[b]{\underset{\raise.3ex\hbox{$\scriptstyle\sim$}}{x}}\vphantom{x}}= t\,{(1, -2)}^{\top}$</w:t>
      </w:r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t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the convexity inequality holds with equality there.</w:t>
      </w:r>
    </w:p>
    <w:bookmarkEnd w:id="108"/>
    <w:bookmarkStart w:id="110" w:name="exm-convex-hessian-not-necessary"/>
    <w:p>
      <w:pPr>
        <w:pStyle w:val="FirstParagraph"/>
      </w:pPr>
      <w:r>
        <w:rPr>
          <w:b/>
          <w:bCs/>
        </w:rPr>
        <w:t xml:space="preserve">Example 25 (Strictly convex with a singular Hessian)</w:t>
      </w:r>
      <w:r>
        <w:t xml:space="preserve"> </w:t>
      </w:r>
      <w:r>
        <w:t xml:space="preserve">Part 2 is sufficient but not necessary.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w:hyperlink r:id="rId109">
        <w:r>
          <w:rPr>
            <w:rStyle w:val="Hyperlink"/>
          </w:rPr>
          <w:t xml:space="preserve">singular</w:t>
        </w:r>
      </w:hyperlink>
      <w:r>
        <w:t xml:space="preserve"> </w:t>
      </w:r>
      <w:r>
        <w:t xml:space="preserve">and not positive definite.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convex, by the strict form of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: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4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</m:eqArr>
        </m:oMath>
      </m:oMathPara>
    </w:p>
    <w:p>
      <w:pPr>
        <w:pStyle w:val="FirstParagraph"/>
      </w:pPr>
      <w:r>
        <w:t xml:space="preserve">which is positive: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would need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0"/>
    <w:bookmarkStart w:id="112" w:name="cor-convex-stationary"/>
    <w:p>
      <w:pPr>
        <w:pStyle w:val="FirstParagraph"/>
      </w:pPr>
      <w:r>
        <w:rPr>
          <w:b/>
          <w:bCs/>
        </w:rPr>
        <w:t xml:space="preserve">Corollary 1 (Stationary points of a convex function are global minimizers)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as in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and convex,</w:t>
      </w:r>
      <w:r>
        <w:t xml:space="preserve"> </w:t>
      </w:r>
      <w:r>
        <w:t xml:space="preserve">then every stationary point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a</w:t>
      </w:r>
      <w:r>
        <w:t xml:space="preserve"> </w:t>
      </w:r>
      <w:hyperlink r:id="rId111">
        <w:r>
          <w:rPr>
            <w:rStyle w:val="Hyperlink"/>
          </w:rPr>
          <w:t xml:space="preserve">global minimizer</w:t>
        </w:r>
      </w:hyperlink>
      <w:r>
        <w:t xml:space="preserve">.</w:t>
      </w:r>
    </w:p>
    <w:bookmarkEnd w:id="11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</w:p>
    <w:p>
      <w:pPr>
        <w:pStyle w:val="BodyText"/>
      </w:pPr>
      <w:r>
        <w:t xml:space="preserve">$$
    \begin{aligned}
    f(\mathord{\smash[b]{\underset{\raise.3ex\hbox{$\scriptstyle\sim$}}{x}}\vphantom{x}})
    &amp;\ge f(\mathord{\smash[b]{\underset{\raise.3ex\hbox{$\scriptstyle\sim$}}{x}}\vphantom{x}}^*) + {\mathopen{}\left(\frac{\partial}{\partial \mathord{\smash[b]{\underset{\raise.3ex\hbox{$\scriptstyle\sim$}}{x}}\vphantom{x}}} f(\mathord{\smash[b]{\underset{\raise.3ex\hbox{$\scriptstyle\sim$}}{x}}\vphantom{x}}^*)\right)\mathclose{}}^{\top} (\mathord{\smash[b]{\underset{\raise.3ex\hbox{$\scriptstyle\sim$}}{x}}\vphantom{x}}- \mathord{\smash[b]{\underset{\raise.3ex\hbox{$\scriptstyle\sim$}}{x}}\vphantom{x}}^*)
    &amp;&amp; \text{(}\text{Equation~1}\text{ with } \mathord{\smash[b]{\underset{\raise.3ex\hbox{$\scriptstyle\sim$}}{y}}\vphantom{y}}= \mathord{\smash[b]{\underset{\raise.3ex\hbox{$\scriptstyle\sim$}}{x}}\vphantom{x}}^* \text{)}
    \\
    &amp;= f(\mathord{\smash[b]{\underset{\raise.3ex\hbox{$\scriptstyle\sim$}}{x}}\vphantom{x}}^*) + {\mathord{\smash[b]{\underset{\raise.3ex\hbox{$\scriptstyle\sim$}}{0}}\vphantom{0}}}^{\top} (\mathord{\smash[b]{\underset{\raise.3ex\hbox{$\scriptstyle\sim$}}{x}}\vphantom{x}}- \mathord{\smash[b]{\underset{\raise.3ex\hbox{$\scriptstyle\sim$}}{x}}\vphantom{x}}^*)
    &amp;&amp; \text{(} \mathord{\smash[b]{\underset{\raise.3ex\hbox{$\scriptstyle\sim$}}{x}}\vphantom{x}}^* \text{ is stationary)}
    \\
    &amp;= f(\mathord{\smash[b]{\underset{\raise.3ex\hbox{$\scriptstyle\sim$}}{x}}\vphantom{x}}^*).
    &amp;&amp; \text{(} \mathord{\smash[b]{\underset{\raise.3ex\hbox{$\scriptstyle\sim$}}{0}}\vphantom{0}} \cdot \mathord{\smash[b]{\underset{\raise.3ex\hbox{$\scriptstyle\sim$}}{v}}\vphantom{v}} = 0 \text{)}
    \end{aligned}
    $$</w:t>
      </w:r>
    </w:p>
    <w:bookmarkStart w:id="113" w:name="exm-convex-stationary"/>
    <w:p>
      <w:pPr>
        <w:pStyle w:val="FirstParagraph"/>
      </w:pPr>
      <w:r>
        <w:rPr>
          <w:b/>
          <w:bCs/>
        </w:rPr>
        <w:t xml:space="preserve">Example 26 (A convex function, and a non-convex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w:r>
        <w:t xml:space="preserve">$f(\mathord{\smash[b]{\underset{\raise.3ex\hbox{$\scriptstyle\sim$}}{x}}\vphantom{x}}) = x_1^2 + x_2^2 - 2 x_1$</w:t>
      </w:r>
      <w:r>
        <w:t xml:space="preserve"> </w:t>
      </w:r>
      <w:r>
        <w:t xml:space="preserve">is convex</w:t>
      </w:r>
      <w:r>
        <w:t xml:space="preserve"> </w:t>
      </w:r>
      <w:r>
        <w:t xml:space="preserve">by</w:t>
      </w:r>
      <w:r>
        <w:t xml:space="preserve"> </w:t>
      </w:r>
      <w:hyperlink w:anchor="thm-convex-hessian">
        <w:r>
          <w:rPr>
            <w:rStyle w:val="Hyperlink"/>
          </w:rPr>
          <w:t xml:space="preserve">Theorem 10</w:t>
        </w:r>
      </w:hyperlink>
      <w:r>
        <w:t xml:space="preserve">, since its Hessian is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exm-second-order-condition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so its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) is a global minimizer,</w:t>
      </w:r>
      <w:r>
        <w:t xml:space="preserve"> </w:t>
      </w:r>
      <w:r>
        <w:t xml:space="preserve">as completing the square showed in</w:t>
      </w:r>
      <w:r>
        <w:t xml:space="preserve"> 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Without convexity, a stationary point need not be a minimizer at all: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has the stationary point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 which is not a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p>
      <w:pPr>
        <w:pStyle w:val="Compact"/>
        <w:numPr>
          <w:ilvl w:val="0"/>
          <w:numId w:val="1015"/>
        </w:numPr>
      </w:pPr>
      <w:r>
        <w:t xml:space="preserve">The corollary says nothing about whether a minimizer exists: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 (</w:t>
      </w:r>
      <w:hyperlink w:anchor="exm-convex-hessian">
        <w:r>
          <w:rPr>
            <w:rStyle w:val="Hyperlink"/>
          </w:rPr>
          <w:t xml:space="preserve">Example 24</w:t>
        </w:r>
      </w:hyperlink>
      <w:r>
        <w:t xml:space="preserve">)</w:t>
      </w:r>
      <w:r>
        <w:t xml:space="preserve"> </w:t>
      </w:r>
      <w:r>
        <w:t xml:space="preserve">but has no stationary point, and so no local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bookmarkEnd w:id="113"/>
    <w:bookmarkEnd w:id="114"/>
    <w:bookmarkStart w:id="148" w:name="sec-lagrange"/>
    <w:p>
      <w:pPr>
        <w:pStyle w:val="Heading2"/>
      </w:pPr>
      <w:r>
        <w:t xml:space="preserve">3 Minimizing a quadratic under linear constraints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Lagrange-multiplier part of</w:t>
            </w:r>
            <w:r>
              <w:t xml:space="preserve"> </w:t>
            </w:r>
            <w:r>
              <w:t xml:space="preserve">Zhou [1]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solves the stationarity equations of the Lagrangian and reports the solution;</w:t>
            </w:r>
            <w:r>
              <w:t xml:space="preserve"> </w:t>
            </w:r>
            <w:r>
              <w:t xml:space="preserve">here the solution is also proved to be the unique minimizer,</w:t>
            </w:r>
            <w:r>
              <w:t xml:space="preserve"> </w:t>
            </w:r>
            <w:r>
              <w:t xml:space="preserve">directly from the positive definiteness of the matrices involved.</w:t>
            </w:r>
            <w:r>
              <w:t xml:space="preserve"> </w:t>
            </w:r>
            <w:r>
              <w:t xml:space="preserve">The source assumes only that</w:t>
            </w:r>
            <w:r>
              <w:t xml:space="preserve"> </w:t>
            </w:r>
            <m:oMath>
              <m:r>
                <m:rPr>
                  <m:sty m:val="bi"/>
                </m:rPr>
                <m:t>S</m:t>
              </m:r>
            </m:oMath>
            <w:r>
              <w:t xml:space="preserve"> </w:t>
            </w:r>
            <w:r>
              <w:t xml:space="preserve">is positive definite;</w:t>
            </w:r>
            <w:r>
              <w:t xml:space="preserve"> </w:t>
            </w:r>
            <w:r>
              <w:t xml:space="preserve">the added hypothesis that the columns of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</m:oMath>
            <w:r>
              <w:t xml:space="preserve"> </w:t>
            </w:r>
            <w:r>
              <w:t xml:space="preserve">are linearly independent makes</w:t>
            </w:r>
            <w:r>
              <w:t xml:space="preserve"> </w:t>
            </w:r>
            <m:oMath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</m:oMath>
            <w:r>
              <w:t xml:space="preserve"> </w:t>
            </w:r>
            <w:r>
              <w:t xml:space="preserve">invertible.</w:t>
            </w:r>
            <w:r>
              <w:t xml:space="preserve"> </w:t>
            </w:r>
            <w:r>
              <w:t xml:space="preserve">The source’s example with general coefficients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b</m:t>
              </m:r>
            </m:oMath>
            <w:r>
              <w:t xml:space="preserve"> </w:t>
            </w:r>
            <w:r>
              <w:t xml:space="preserve">is specialized here to</w:t>
            </w:r>
            <w:r>
              <w:t xml:space="preserve"> </w:t>
            </w:r>
            <m:oMath>
              <m:r>
                <m:t>3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5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the Lagrange multiplier method for constraints that are not linear, or objectives that are not quadratic,</w:t>
            </w:r>
            <w:r>
              <w:t xml:space="preserve"> </w:t>
            </w:r>
            <w:r>
              <w:t xml:space="preserve">including its multinomial maximum likelihood example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the eigenvalues of the block matrix of the stationarity equations,</w:t>
            </w:r>
            <w:r>
              <w:t xml:space="preserve"> </w:t>
            </w:r>
            <w:r>
              <w:t xml:space="preserve">and the convexity of the Lagrangian in</w:t>
            </w:r>
            <w:r>
              <w:t xml:space="preserve"> </w:t>
            </w:r>
            <w:r>
              <w:t xml:space="preserve">$\mathord{\smash[b]{\underset{\raise.3ex\hbox{$\scriptstyle\sim$}}{x}}\vphantom{x}}$</w:t>
            </w:r>
            <w:r>
              <w:t xml:space="preserve"> </w:t>
            </w:r>
            <w:r>
              <w:t xml:space="preserve">and its concavity in the multipliers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its homework examples</w:t>
            </w:r>
          </w:p>
          <w:p/>
        </w:tc>
      </w:tr>
    </w:tbl>
    <w:bookmarkStart w:id="117" w:name="def-feasible-set"/>
    <w:p>
      <w:pPr>
        <w:pStyle w:val="FirstParagraph"/>
      </w:pPr>
      <w:r>
        <w:rPr>
          <w:b/>
          <w:bCs/>
        </w:rPr>
        <w:t xml:space="preserve">Definition 12 (Feasible set)</w:t>
      </w:r>
      <w:r>
        <w:t xml:space="preserve"> </w:t>
      </w:r>
      <w:r>
        <w:t xml:space="preserve">In a problem that looks for a best point among some allowed points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 set</w:t>
      </w:r>
      <w:r>
        <w:t xml:space="preserve"> </w:t>
      </w:r>
      <m:oMath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of allowed points is the</w:t>
      </w:r>
      <w:r>
        <w:t xml:space="preserve"> </w:t>
      </w:r>
      <w:r>
        <w:rPr>
          <w:b/>
          <w:bCs/>
        </w:rPr>
        <w:t xml:space="preserve">feasible set</w:t>
      </w:r>
      <w:r>
        <w:t xml:space="preserve">,</w:t>
      </w:r>
      <w:r>
        <w:t xml:space="preserve"> </w:t>
      </w:r>
      <w:r>
        <w:t xml:space="preserve">[9]</w:t>
      </w:r>
      <w:r>
        <w:t xml:space="preserve"> </w:t>
      </w:r>
      <w:r>
        <w:t xml:space="preserve">and its points are feasible.</w:t>
      </w:r>
    </w:p>
    <w:bookmarkEnd w:id="117"/>
    <w:bookmarkStart w:id="118" w:name="def-constraints"/>
    <w:p>
      <w:pPr>
        <w:pStyle w:val="BodyText"/>
      </w:pPr>
      <w:r>
        <w:rPr>
          <w:b/>
          <w:bCs/>
        </w:rPr>
        <w:t xml:space="preserve">Definition 13 (Constraints)</w:t>
      </w:r>
      <w:r>
        <w:t xml:space="preserve"> </w:t>
      </w:r>
      <w:r>
        <w:t xml:space="preserve">When the feasible set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feasible-set">
        <w:r>
          <w:rPr>
            <w:rStyle w:val="Hyperlink"/>
          </w:rPr>
          <w:t xml:space="preserve">Definition 12</w:t>
        </w:r>
      </w:hyperlink>
      <w:r>
        <w:t xml:space="preserve">) is the set of points that satisfy some equations or inequalities,</w:t>
      </w:r>
      <w:r>
        <w:t xml:space="preserve"> </w:t>
      </w:r>
      <w:r>
        <w:t xml:space="preserve">those equations or inequalities are the</w:t>
      </w:r>
      <w:r>
        <w:t xml:space="preserve"> </w:t>
      </w:r>
      <w:r>
        <w:rPr>
          <w:b/>
          <w:bCs/>
        </w:rPr>
        <w:t xml:space="preserve">constraints</w:t>
      </w:r>
      <w:r>
        <w:t xml:space="preserve">.</w:t>
      </w:r>
    </w:p>
    <w:bookmarkEnd w:id="118"/>
    <w:bookmarkStart w:id="119" w:name="exm-feasible-set"/>
    <w:p>
      <w:pPr>
        <w:pStyle w:val="BodyText"/>
      </w:pPr>
      <w:r>
        <w:rPr>
          <w:b/>
          <w:bCs/>
        </w:rPr>
        <w:t xml:space="preserve">Example 27 (A line as a feasible set)</w:t>
      </w:r>
      <w:r>
        <w:t xml:space="preserve"> </w:t>
      </w:r>
      <w:r>
        <w:t xml:space="preserve">With the single constraint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feasible set is the line</w:t>
      </w:r>
      <w:r>
        <w:t xml:space="preserve"> </w:t>
      </w:r>
      <w:r>
        <w:t xml:space="preserve">$\mathopen{}\left\{\mathord{\smash[b]{\underset{\raise.3ex\hbox{$\scriptstyle\sim$}}{x}}\vphantom{x}}\in \mathbb{R}^2 : 3 x_1 + 4 x_2 = 5\right\}\mathclose{}$</w:t>
      </w:r>
      <w:r>
        <w:t xml:space="preserve">.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feasible,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w:r>
        <w:t xml:space="preserve">$\mathord{\smash[b]{\underset{\raise.3ex\hbox{$\scriptstyle\sim$}}{0}}\vphantom{0}}$</w:t>
      </w:r>
      <w:r>
        <w:t xml:space="preserve"> </w:t>
      </w:r>
      <w:r>
        <w:t xml:space="preserve">is not feasible, since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119"/>
    <w:bookmarkStart w:id="120" w:name="def-objective-function"/>
    <w:p>
      <w:pPr>
        <w:pStyle w:val="BodyText"/>
      </w:pPr>
      <w:r>
        <w:rPr>
          <w:b/>
          <w:bCs/>
        </w:rPr>
        <w:t xml:space="preserve">Definition 14 (Objective function (objective))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a feasible set (</w:t>
      </w:r>
      <w:hyperlink w:anchor="def-feasible-set">
        <w:r>
          <w:rPr>
            <w:rStyle w:val="Hyperlink"/>
          </w:rPr>
          <w:t xml:space="preserve">Definition 12</w:t>
        </w:r>
      </w:hyperlink>
      <w:r>
        <w:t xml:space="preserve">).</w:t>
      </w:r>
      <w:r>
        <w:t xml:space="preserve"> </w:t>
      </w:r>
      <w:r>
        <w:t xml:space="preserve">In the problem of minimizing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objective function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objective</w:t>
      </w:r>
      <w:r>
        <w:t xml:space="preserve">).</w:t>
      </w:r>
    </w:p>
    <w:bookmarkEnd w:id="120"/>
    <w:bookmarkStart w:id="121" w:name="def-minimizer-over-feasible-set"/>
    <w:p>
      <w:pPr>
        <w:pStyle w:val="BodyText"/>
      </w:pPr>
      <w:r>
        <w:rPr>
          <w:b/>
          <w:bCs/>
        </w:rPr>
        <w:t xml:space="preserve">Definition 15 (Minimizer over a feasible set)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 in</w:t>
      </w:r>
      <w:r>
        <w:t xml:space="preserve"> </w:t>
      </w:r>
      <w:hyperlink w:anchor="def-objective-function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minimizer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F</m:t>
        </m:r>
      </m:oMath>
      <w:r>
        <w:t xml:space="preserve"> </w:t>
      </w:r>
      <w:r>
        <w:t xml:space="preserve">is a feasible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with</w:t>
      </w:r>
      <w:r>
        <w:t xml:space="preserve"> </w:t>
      </w:r>
      <w:r>
        <w:t xml:space="preserve">$f(\mathord{\smash[b]{\underset{\raise.3ex\hbox{$\scriptstyle\sim$}}{x}}\vphantom{x}}^*) \le f(\mathord{\smash[b]{\underset{\raise.3ex\hbox{$\scriptstyle\sim$}}{x}}\vphantom{x}})$</w:t>
      </w:r>
      <w:r>
        <w:t xml:space="preserve"> </w:t>
      </w:r>
      <w:r>
        <w:t xml:space="preserve">for every feasible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:</w:t>
      </w:r>
      <w:r>
        <w:t xml:space="preserve"> </w:t>
      </w:r>
      <w:r>
        <w:t xml:space="preserve">a</w:t>
      </w:r>
      <w:r>
        <w:t xml:space="preserve"> </w:t>
      </w:r>
      <w:hyperlink r:id="rId111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its domain restricted to</w:t>
      </w:r>
      <w:r>
        <w:t xml:space="preserve"> </w:t>
      </w:r>
      <m:oMath>
        <m:r>
          <m:t>F</m:t>
        </m:r>
      </m:oMath>
      <w:r>
        <w:t xml:space="preserve">.</w:t>
      </w:r>
    </w:p>
    <w:bookmarkEnd w:id="121"/>
    <w:bookmarkStart w:id="122" w:name="def-minimization-problem"/>
    <w:p>
      <w:pPr>
        <w:pStyle w:val="BodyText"/>
      </w:pPr>
      <w:r>
        <w:rPr>
          <w:b/>
          <w:bCs/>
        </w:rPr>
        <w:t xml:space="preserve">Definition 16 (Minimization problem)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 in</w:t>
      </w:r>
      <w:r>
        <w:t xml:space="preserve"> </w:t>
      </w:r>
      <w:hyperlink w:anchor="def-objective-function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minimization problem</w:t>
      </w:r>
      <w:r>
        <w:t xml:space="preserve"> </w:t>
      </w:r>
      <w:r>
        <w:t xml:space="preserve">[10]</w:t>
      </w:r>
      <w:r>
        <w:t xml:space="preserve"> </w:t>
      </w:r>
      <w:r>
        <w:t xml:space="preserve">is to find a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minimizer-over-feasible-set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given by constraints (</w:t>
      </w:r>
      <w:hyperlink w:anchor="def-constraints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the problem is to minimize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subject to them.</w:t>
      </w:r>
    </w:p>
    <w:bookmarkEnd w:id="122"/>
    <w:bookmarkStart w:id="123" w:name="exm-minimization-problem"/>
    <w:p>
      <w:pPr>
        <w:pStyle w:val="BodyText"/>
      </w:pPr>
      <w:r>
        <w:rPr>
          <w:b/>
          <w:bCs/>
        </w:rPr>
        <w:t xml:space="preserve">Example 28 (Minimizing over a line)</w:t>
      </w:r>
      <w:r>
        <w:t xml:space="preserve"> </w:t>
      </w:r>
      <w:r>
        <w:t xml:space="preserve">In the problem of minimizing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subject to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objective function is</w:t>
      </w:r>
      <w:r>
        <w:t xml:space="preserve"> </w:t>
      </w:r>
      <w:r>
        <w:t xml:space="preserve">$f(\mathord{\smash[b]{\underset{\raise.3ex\hbox{$\scriptstyle\sim$}}{x}}\vphantom{x}}) = x_1^2 + x_2^2$</w:t>
      </w:r>
      <w:r>
        <w:t xml:space="preserve">,</w:t>
      </w:r>
      <w:r>
        <w:t xml:space="preserve"> </w:t>
      </w:r>
      <w:r>
        <w:t xml:space="preserve">and the feasible set is the line of</w:t>
      </w:r>
      <w:r>
        <w:t xml:space="preserve"> </w:t>
      </w:r>
      <w:hyperlink w:anchor="exm-feasible-set">
        <w:r>
          <w:rPr>
            <w:rStyle w:val="Hyperlink"/>
          </w:rPr>
          <w:t xml:space="preserve">Example 27</w:t>
        </w:r>
      </w:hyperlink>
      <w:r>
        <w:t xml:space="preserve">.</w:t>
      </w:r>
      <w:r>
        <w:t xml:space="preserve"> </w:t>
      </w:r>
      <w:r>
        <w:t xml:space="preserve">The feasible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$\mathord{\smash[b]{\underset{\raise.3ex\hbox{$\scriptstyle\sim$}}{0}}\vphantom{0}}$</w:t>
      </w:r>
      <w:r>
        <w:t xml:space="preserve"> </w:t>
      </w:r>
      <w:r>
        <w:t xml:space="preserve">minimizes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w:r>
        <w:t xml:space="preserve">$f(\mathord{\smash[b]{\underset{\raise.3ex\hbox{$\scriptstyle\sim$}}{0}}\vphantom{0}}) = 0$</w:t>
      </w:r>
      <w:r>
        <w:t xml:space="preserve">,</w:t>
      </w:r>
      <w:r>
        <w:t xml:space="preserve"> </w:t>
      </w:r>
      <w:r>
        <w:t xml:space="preserve">but it is not a minimizer over the feasible set, because it is not feasible.</w:t>
      </w:r>
    </w:p>
    <w:bookmarkEnd w:id="123"/>
    <w:bookmarkStart w:id="126" w:name="def-optimization-algorithm"/>
    <w:p>
      <w:pPr>
        <w:pStyle w:val="BodyText"/>
      </w:pPr>
      <w:r>
        <w:rPr>
          <w:b/>
          <w:bCs/>
        </w:rPr>
        <w:t xml:space="preserve">Definition 17 (Optimization algorithm)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7"/>
        </w:numPr>
      </w:pP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: an</w:t>
      </w:r>
      <w:r>
        <w:t xml:space="preserve"> </w:t>
      </w: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;</w:t>
      </w:r>
    </w:p>
    <w:p>
      <w:pPr>
        <w:pStyle w:val="Compact"/>
        <w:numPr>
          <w:ilvl w:val="0"/>
          <w:numId w:val="1017"/>
        </w:numPr>
      </w:pPr>
      <m:oMath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: a</w:t>
      </w:r>
      <w:r>
        <w:t xml:space="preserve"> </w:t>
      </w:r>
      <w:hyperlink w:anchor="def-feasible-set">
        <w:r>
          <w:rPr>
            <w:rStyle w:val="Hyperlink"/>
          </w:rPr>
          <w:t xml:space="preserve">feasible set</w:t>
        </w:r>
      </w:hyperlink>
      <w:r>
        <w:t xml:space="preserve">.</w: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optimization algorithm</w:t>
      </w:r>
      <w:r>
        <w:t xml:space="preserve"> </w:t>
      </w:r>
      <w:r>
        <w:t xml:space="preserve">[10]</w:t>
      </w:r>
      <w:r>
        <w:t xml:space="preserve"> </w:t>
      </w:r>
      <w:r>
        <w:t xml:space="preserve">is a step-by-step procedure that</w:t>
      </w:r>
      <w:r>
        <w:t xml:space="preserve"> </w:t>
      </w:r>
      <w:hyperlink r:id="rId124">
        <w:r>
          <w:rPr>
            <w:rStyle w:val="Hyperlink"/>
          </w:rPr>
          <w:t xml:space="preserve">maps</w:t>
        </w:r>
      </w:hyperlink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)</m:t>
        </m:r>
      </m:oMath>
      <w:r>
        <w:t xml:space="preserve"> </w:t>
      </w:r>
      <w:r>
        <w:t xml:space="preserve">to a feasible point</w:t>
      </w:r>
      <w:r>
        <w:t xml:space="preserve"> </w:t>
      </w:r>
      <w:r>
        <w:t xml:space="preserve">$\mathord{\smash[b]{\underset{\raise.3ex\hbox{$\scriptstyle\sim$}}{x}}\vphantom{x}}^\dagger$</w:t>
      </w:r>
      <w:r>
        <w:t xml:space="preserve">:</w:t>
      </w:r>
    </w:p>
    <w:p>
      <w:pPr>
        <w:pStyle w:val="BodyText"/>
      </w:pPr>
      <w:bookmarkStart w:id="125" w:name="eq-optimization-algorithm"/>
      <w:r>
        <w:t xml:space="preserve">$$
    (f, F) \mapsto \mathord{\smash[b]{\underset{\raise.3ex\hbox{$\scriptstyle\sim$}}{x}}\vphantom{x}}^\dagger \in F.
     \qquad(2)$$</w:t>
      </w:r>
      <w:bookmarkEnd w:id="125"/>
    </w:p>
    <w:p>
      <w:pPr>
        <w:pStyle w:val="FirstParagraph"/>
      </w:pPr>
      <w:r>
        <w:t xml:space="preserve">In words:</w:t>
      </w:r>
      <w:r>
        <w:t xml:space="preserve"> </w:t>
      </w:r>
      <w:r>
        <w:t xml:space="preserve">given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procedure returns a feasible point</w:t>
      </w:r>
      <w:r>
        <w:t xml:space="preserve"> </w:t>
      </w:r>
      <w:r>
        <w:t xml:space="preserve">$\mathord{\smash[b]{\underset{\raise.3ex\hbox{$\scriptstyle\sim$}}{x}}\vphantom{x}}^\dagger$</w:t>
      </w:r>
      <w:r>
        <w:t xml:space="preserve"> </w:t>
      </w:r>
      <w:r>
        <w:t xml:space="preserve">intended to make</w:t>
      </w:r>
      <w:r>
        <w:t xml:space="preserve"> </w:t>
      </w:r>
      <w:r>
        <w:t xml:space="preserve">$f(\mathord{\smash[b]{\underset{\raise.3ex\hbox{$\scriptstyle\sim$}}{x}}\vphantom{x}}^\dagger)$</w:t>
      </w:r>
      <w:r>
        <w:t xml:space="preserve"> </w:t>
      </w:r>
      <w:r>
        <w:t xml:space="preserve">small.</w:t>
      </w:r>
    </w:p>
    <w:bookmarkEnd w:id="126"/>
    <w:bookmarkStart w:id="128" w:name="exm-optimization-algorithm"/>
    <w:p>
      <w:pPr>
        <w:pStyle w:val="BodyText"/>
      </w:pPr>
      <w:r>
        <w:rPr>
          <w:b/>
          <w:bCs/>
        </w:rPr>
        <w:t xml:space="preserve">Example 29 (Exhaustive search over a finite feasible set)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x_1^2 + x_2^2$</w:t>
      </w:r>
      <w:r>
        <w:t xml:space="preserve">,</w:t>
      </w:r>
      <w:r>
        <w:t xml:space="preserve"> </w:t>
      </w:r>
      <w:r>
        <w:t xml:space="preserve">with the</w:t>
      </w:r>
      <w:r>
        <w:t xml:space="preserve"> </w:t>
      </w:r>
      <w:hyperlink w:anchor="def-feasible-set">
        <w:r>
          <w:rPr>
            <w:rStyle w:val="Hyperlink"/>
          </w:rPr>
          <w:t xml:space="preserve">feasible set</w:t>
        </w:r>
      </w:hyperlink>
      <w:r>
        <w:t xml:space="preserve"> </w:t>
      </w:r>
      <w:r>
        <w:t xml:space="preserve">the three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0.5</m:t>
                </m:r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rPr>
                    <m:sty m:val="p"/>
                  </m:rPr>
                  <m:t>(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rPr>
                    <m:sty m:val="p"/>
                  </m:rPr>
                  <m:t>(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the line of</w:t>
      </w:r>
      <w:r>
        <w:t xml:space="preserve"> </w:t>
      </w:r>
      <w:hyperlink w:anchor="exm-feasible-set">
        <w:r>
          <w:rPr>
            <w:rStyle w:val="Hyperlink"/>
          </w:rPr>
          <w:t xml:space="preserve">Example 27</w:t>
        </w:r>
      </w:hyperlink>
      <w:r>
        <w:t xml:space="preserve">.</w:t>
      </w:r>
      <w:r>
        <w:t xml:space="preserve"> </w:t>
      </w:r>
      <w:r>
        <w:t xml:space="preserve">The procedure</w:t>
      </w:r>
      <w:r>
        <w:t xml:space="preserve"> </w:t>
      </w:r>
      <w:r>
        <w:t xml:space="preserve">“evaluate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every feasible point;</w:t>
      </w:r>
      <w:r>
        <w:t xml:space="preserve"> </w:t>
      </w:r>
      <w:r>
        <w:t xml:space="preserve">return the point with the smallest</w:t>
      </w:r>
      <w:r>
        <w:t xml:space="preserve"> </w:t>
      </w:r>
      <w:hyperlink r:id="rId127">
        <w:r>
          <w:rPr>
            <w:rStyle w:val="Hyperlink"/>
          </w:rPr>
          <w:t xml:space="preserve">value</w:t>
        </w:r>
      </w:hyperlink>
      <w:r>
        <w:t xml:space="preserve">”</w:t>
      </w:r>
      <w:r>
        <w:t xml:space="preserve"> </w:t>
      </w:r>
      <w:r>
        <w:t xml:space="preserve">is an</w:t>
      </w:r>
      <w:r>
        <w:t xml:space="preserve"> </w:t>
      </w:r>
      <w:hyperlink w:anchor="def-optimization-algorithm">
        <w:r>
          <w:rPr>
            <w:rStyle w:val="Hyperlink"/>
          </w:rPr>
          <w:t xml:space="preserve">optimization algorithm</w:t>
        </w:r>
      </w:hyperlink>
      <w:r>
        <w:t xml:space="preserve">.</w:t>
      </w:r>
      <w:r>
        <w:t xml:space="preserve"> </w:t>
      </w:r>
      <w:r>
        <w:t xml:space="preserve">Computing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each point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0.25</m:t>
              </m:r>
              <m:r>
                <m:rPr>
                  <m:sty m:val="p"/>
                </m:rPr>
                <m:t>=</m:t>
              </m:r>
              <m:r>
                <m:t>1.25</m:t>
              </m:r>
              <m:r>
                <m:rPr>
                  <m:sty m:val="p"/>
                </m:rPr>
                <m:t>,</m:t>
              </m:r>
            </m:e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,</m:t>
              </m:r>
            </m:e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it returns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a</w:t>
      </w:r>
      <w:r>
        <w:t xml:space="preserve"> </w:t>
      </w:r>
      <w:hyperlink w:anchor="def-minimizer-over-feasible-set">
        <w:r>
          <w:rPr>
            <w:rStyle w:val="Hyperlink"/>
          </w:rPr>
          <w:t xml:space="preserve">minimizer of</w:t>
        </w:r>
        <w:r>
          <w:rPr>
            <w:rStyle w:val="Hyperlink"/>
          </w:rPr>
          <w:t xml:space="preserve"> </w:t>
        </w:r>
        <m:oMath>
          <m:r>
            <m:t>f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over this feasible set</w:t>
        </w:r>
      </w:hyperlink>
      <w:r>
        <w:t xml:space="preserve">.</w:t>
      </w:r>
    </w:p>
    <w:bookmarkEnd w:id="128"/>
    <w:p>
      <w:pPr>
        <w:pStyle w:val="BodyText"/>
      </w:pPr>
      <w:r>
        <w:t xml:space="preserve">Here the objective (</w:t>
      </w:r>
      <w:hyperlink w:anchor="def-objective-function">
        <w:r>
          <w:rPr>
            <w:rStyle w:val="Hyperlink"/>
          </w:rPr>
          <w:t xml:space="preserve">Definition 14</w:t>
        </w:r>
      </w:hyperlink>
      <w:r>
        <w:t xml:space="preserve">) is a quadratic</w:t>
      </w:r>
      <w:r>
        <w:t xml:space="preserve"> </w:t>
      </w:r>
      <w:r>
        <w:t xml:space="preserve">$\tfrac{1}{2}\,{\mathord{\smash[b]{\underset{\raise.3ex\hbox{$\scriptstyle\sim$}}{x}}\vphantom{x}}}^{\top} \mathbf{S} 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positive definite,</w:t>
      </w:r>
      <w:r>
        <w:t xml:space="preserve"> </w:t>
      </w:r>
      <w:r>
        <w:t xml:space="preserve">and the constraints (</w:t>
      </w:r>
      <w:hyperlink w:anchor="def-constraints">
        <w:r>
          <w:rPr>
            <w:rStyle w:val="Hyperlink"/>
          </w:rPr>
          <w:t xml:space="preserve">Definition 13</w:t>
        </w:r>
      </w:hyperlink>
      <w:r>
        <w:t xml:space="preserve">) are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linear equations</w:t>
      </w:r>
      <w:r>
        <w:t xml:space="preserve"> </w:t>
      </w:r>
      <w:r>
        <w:t xml:space="preserve">${\mathbf{A}}^{\top} \mathord{\smash[b]{\underset{\raise.3ex\hbox{$\scriptstyle\sim$}}{x}}\vphantom{x}}= \mathord{\smash[b]{\underset{\raise.3ex\hbox{$\scriptstyle\sim$}}{b}}\vphantom{b}}$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.</w:t>
      </w:r>
      <w:r>
        <w:t xml:space="preserve"> </w:t>
      </w:r>
      <w:r>
        <w:t xml:space="preserve">The only stationary point of the objective alone 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 is</w:t>
      </w:r>
      <w:r>
        <w:t xml:space="preserve"> </w:t>
      </w:r>
      <w:r>
        <w:t xml:space="preserve">$\mathord{\smash[b]{\underset{\raise.3ex\hbox{$\scriptstyle\sim$}}{0}}\vphantom{0}}_{p \times 1}$</w:t>
      </w:r>
      <w:r>
        <w:t xml:space="preserve"> </w:t>
      </w:r>
      <w:r>
        <w:t xml:space="preserve">(its gradient is</w:t>
      </w:r>
      <w:r>
        <w:t xml:space="preserve"> </w:t>
      </w:r>
      <w:r>
        <w:t xml:space="preserve">$\mathbf{S} \mathord{\smash[b]{\underset{\raise.3ex\hbox{$\scriptstyle\sim$}}{x}}\vphantom{x}}$</w:t>
      </w:r>
      <w:r>
        <w:t xml:space="preserve">,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invertible), which may not satisfy the constraints.</w:t>
      </w:r>
      <w:r>
        <w:t xml:space="preserve"> </w:t>
      </w:r>
      <w:r>
        <w:t xml:space="preserve">A Lagrange multiplier adds one unknown per constraint,</w:t>
      </w:r>
      <w:r>
        <w:t xml:space="preserve"> </w:t>
      </w:r>
      <w:r>
        <w:t xml:space="preserve">and the minimizer over the feasible set (</w:t>
      </w:r>
      <w:hyperlink w:anchor="def-feasible-set">
        <w:r>
          <w:rPr>
            <w:rStyle w:val="Hyperlink"/>
          </w:rPr>
          <w:t xml:space="preserve">Definition 12</w:t>
        </w:r>
      </w:hyperlink>
      <w:r>
        <w:t xml:space="preserve">) is then found among the stationary points of a new function of the extended set of unknowns.</w:t>
      </w:r>
    </w:p>
    <w:bookmarkStart w:id="129" w:name="def-lagrangian"/>
    <w:p>
      <w:pPr>
        <w:pStyle w:val="BodyText"/>
      </w:pPr>
      <w:r>
        <w:rPr>
          <w:b/>
          <w:bCs/>
        </w:rPr>
        <w:t xml:space="preserve">Definition 18 (Lagrangian)</w:t>
      </w:r>
      <w:r>
        <w:t xml:space="preserve"> </w:t>
      </w:r>
      <w:r>
        <w:t xml:space="preserve">For the problem of minimizing</w:t>
      </w:r>
      <w:r>
        <w:t xml:space="preserve"> </w:t>
      </w:r>
      <w:r>
        <w:t xml:space="preserve">$f(\mathord{\smash[b]{\underset{\raise.3ex\hbox{$\scriptstyle\sim$}}{x}}\vphantom{x}})$</w:t>
      </w:r>
      <w:r>
        <w:t xml:space="preserve"> </w:t>
      </w:r>
      <w:r>
        <w:t xml:space="preserve">over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subject to</w:t>
      </w:r>
      <w:r>
        <w:t xml:space="preserve"> </w:t>
      </w:r>
      <w:r>
        <w:t xml:space="preserve">${\mathbf{A}}^{\top} \mathord{\smash[b]{\underset{\raise.3ex\hbox{$\scriptstyle\sim$}}{x}}\vphantom{x}}= \mathord{\smash[b]{\underset{\raise.3ex\hbox{$\scriptstyle\sim$}}{b}}\vphantom{b}}$</w:t>
      </w:r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Lagrangian</w:t>
      </w:r>
      <w:r>
        <w:t xml:space="preserve"> </w:t>
      </w:r>
      <w:r>
        <w:t xml:space="preserve">[11]</w:t>
      </w:r>
      <w:r>
        <w:t xml:space="preserve"> </w:t>
      </w:r>
      <w:r>
        <w:t xml:space="preserve">is the function of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$\mathord{\smash[b]{\underset{\raise.3ex\hbox{$\scriptstyle\sim$}}{\lambda}}\vphantom{\lambda}}\in \mathbb{R}^m$</w:t>
      </w:r>
    </w:p>
    <w:p>
      <w:pPr>
        <w:pStyle w:val="BodyText"/>
      </w:pPr>
      <w:r>
        <w:t xml:space="preserve">$$
    L(\mathord{\smash[b]{\underset{\raise.3ex\hbox{$\scriptstyle\sim$}}{x}}\vphantom{x}}, \mathord{\smash[b]{\underset{\raise.3ex\hbox{$\scriptstyle\sim$}}{\lambda}}\vphantom{\lambda}}) \stackrel{\text{def}}{=}f(\mathord{\smash[b]{\underset{\raise.3ex\hbox{$\scriptstyle\sim$}}{x}}\vphantom{x}}) + {\mathord{\smash[b]{\underset{\raise.3ex\hbox{$\scriptstyle\sim$}}{\lambda}}\vphantom{\lambda}}}^{\top} \mathopen{}\left({\mathbf{A}}^{\top} \mathord{\smash[b]{\underset{\raise.3ex\hbox{$\scriptstyle\sim$}}{x}}\vphantom{x}}- \mathord{\smash[b]{\underset{\raise.3ex\hbox{$\scriptstyle\sim$}}{b}}\vphantom{b}}\right)\mathclose{}.
    $$</w:t>
      </w:r>
    </w:p>
    <w:bookmarkEnd w:id="129"/>
    <w:bookmarkStart w:id="130" w:name="def-lagrange-multipliers"/>
    <w:p>
      <w:pPr>
        <w:pStyle w:val="FirstParagraph"/>
      </w:pPr>
      <w:r>
        <w:rPr>
          <w:b/>
          <w:bCs/>
        </w:rPr>
        <w:t xml:space="preserve">Definition 19 (Lagrange multipliers)</w:t>
      </w:r>
      <w:r>
        <w:t xml:space="preserve"> </w:t>
      </w:r>
      <w:r>
        <w:t xml:space="preserve">In the Lagrangian</w:t>
      </w:r>
      <w:r>
        <w:t xml:space="preserve"> </w:t>
      </w:r>
      <w:r>
        <w:t xml:space="preserve">$L(\mathord{\smash[b]{\underset{\raise.3ex\hbox{$\scriptstyle\sim$}}{x}}\vphantom{x}}, \mathord{\smash[b]{\underset{\raise.3ex\hbox{$\scriptstyle\sim$}}{\lambda}}\vphantom{\lambda}})$</w:t>
      </w:r>
      <w:r>
        <w:t xml:space="preserve"> </w:t>
      </w:r>
      <w:r>
        <w:t xml:space="preserve">(</w:t>
      </w:r>
      <w:hyperlink w:anchor="def-lagrangian">
        <w:r>
          <w:rPr>
            <w:rStyle w:val="Hyperlink"/>
          </w:rPr>
          <w:t xml:space="preserve">Definition 18</w:t>
        </w:r>
      </w:hyperlink>
      <w:r>
        <w:t xml:space="preserve">),</w:t>
      </w:r>
      <w:r>
        <w:t xml:space="preserve"> </w:t>
      </w:r>
      <w:r>
        <w:t xml:space="preserve">the entries of</w:t>
      </w:r>
      <w:r>
        <w:t xml:space="preserve"> </w:t>
      </w:r>
      <w:r>
        <w:t xml:space="preserve">$\mathord{\smash[b]{\underset{\raise.3ex\hbox{$\scriptstyle\sim$}}{\lambda}}\vphantom{\lambda}}$</w:t>
      </w:r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Lagrange multipliers</w:t>
      </w:r>
      <w:r>
        <w:t xml:space="preserve"> </w:t>
      </w:r>
      <w:r>
        <w:t xml:space="preserve">[11]</w:t>
      </w:r>
      <w:r>
        <w:t xml:space="preserve">, one per constraint.</w:t>
      </w:r>
    </w:p>
    <w:bookmarkEnd w:id="130"/>
    <w:bookmarkStart w:id="134" w:name="exm-lagrangian"/>
    <w:p>
      <w:pPr>
        <w:pStyle w:val="BodyText"/>
      </w:pPr>
      <w:r>
        <w:rPr>
          <w:b/>
          <w:bCs/>
        </w:rPr>
        <w:t xml:space="preserve">Example 30 (The gradients of the Lagrangian of a quadratic)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\tfrac{1}{2}\,{\mathord{\smash[b]{\underset{\raise.3ex\hbox{$\scriptstyle\sim$}}{x}}\vphantom{x}}}^{\top} \mathbf{S} 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symmetric and constant.</w:t>
      </w:r>
      <w:r>
        <w:t xml:space="preserve"> </w:t>
      </w:r>
      <w:r>
        <w:t xml:space="preserve">By the</w:t>
      </w:r>
      <w:r>
        <w:t xml:space="preserve"> </w:t>
      </w:r>
      <w:hyperlink r:id="rId55">
        <w:r>
          <w:rPr>
            <w:rStyle w:val="Hyperlink"/>
          </w:rPr>
          <w:t xml:space="preserve">transpose of a product</w:t>
        </w:r>
      </w:hyperlink>
      <w:r>
        <w:t xml:space="preserve">,</w:t>
      </w:r>
      <w:r>
        <w:t xml:space="preserve"> </w:t>
      </w:r>
      <w:r>
        <w:t xml:space="preserve">${\mathord{\smash[b]{\underset{\raise.3ex\hbox{$\scriptstyle\sim$}}{\lambda}}\vphantom{\lambda}}}^{\top} {\mathbf{A}}^{\top} = {(\mathbf{A} \mathord{\smash[b]{\underset{\raise.3ex\hbox{$\scriptstyle\sim$}}{\lambda}}\vphantom{\lambda}})}^{\top}$</w:t>
      </w:r>
      <w:r>
        <w:t xml:space="preserve">, so</w:t>
      </w:r>
    </w:p>
    <w:p>
      <w:pPr>
        <w:pStyle w:val="BodyText"/>
      </w:pPr>
      <w:r>
        <w:t xml:space="preserve">$$
    \begin{aligned}
    L(\mathord{\smash[b]{\underset{\raise.3ex\hbox{$\scriptstyle\sim$}}{x}}\vphantom{x}}, \mathord{\smash[b]{\underset{\raise.3ex\hbox{$\scriptstyle\sim$}}{\lambda}}\vphantom{\lambda}})
    &amp;= \tfrac{1}{2}\,{\mathord{\smash[b]{\underset{\raise.3ex\hbox{$\scriptstyle\sim$}}{x}}\vphantom{x}}}^{\top} \mathbf{S} \mathord{\smash[b]{\underset{\raise.3ex\hbox{$\scriptstyle\sim$}}{x}}\vphantom{x}} + {\mathord{\smash[b]{\underset{\raise.3ex\hbox{$\scriptstyle\sim$}}{\lambda}}\vphantom{\lambda}}}^{\top} {\mathbf{A}}^{\top} \mathord{\smash[b]{\underset{\raise.3ex\hbox{$\scriptstyle\sim$}}{x}}\vphantom{x}}- {\mathord{\smash[b]{\underset{\raise.3ex\hbox{$\scriptstyle\sim$}}{\lambda}}\vphantom{\lambda}}}^{\top} \mathord{\smash[b]{\underset{\raise.3ex\hbox{$\scriptstyle\sim$}}{b}}\vphantom{b}}
    &amp;&amp; \text{(distribute)}
    \\
    &amp;= \tfrac{1}{2}\,{\mathord{\smash[b]{\underset{\raise.3ex\hbox{$\scriptstyle\sim$}}{x}}\vphantom{x}}}^{\top} \mathbf{S} \mathord{\smash[b]{\underset{\raise.3ex\hbox{$\scriptstyle\sim$}}{x}}\vphantom{x}} + {(\mathbf{A} \mathord{\smash[b]{\underset{\raise.3ex\hbox{$\scriptstyle\sim$}}{\lambda}}\vphantom{\lambda}})}^{\top} \mathord{\smash[b]{\underset{\raise.3ex\hbox{$\scriptstyle\sim$}}{x}}\vphantom{x}}- {\mathord{\smash[b]{\underset{\raise.3ex\hbox{$\scriptstyle\sim$}}{\lambda}}\vphantom{\lambda}}}^{\top} \mathord{\smash[b]{\underset{\raise.3ex\hbox{$\scriptstyle\sim$}}{b}}\vphantom{b}},
    &amp;&amp; \text{(transpose of a product)}
    \end{aligned}
    $$</w:t>
      </w:r>
    </w:p>
    <w:p>
      <w:pPr>
        <w:pStyle w:val="FirstParagraph"/>
      </w:pPr>
      <w:r>
        <w:t xml:space="preserve">and, since</w:t>
      </w:r>
      <w:r>
        <w:t xml:space="preserve"> </w:t>
      </w:r>
      <w:r>
        <w:t xml:space="preserve">${\mathord{\smash[b]{\underset{\raise.3ex\hbox{$\scriptstyle\sim$}}{\lambda}}\vphantom{\lambda}}}^{\top} \mathopen{}\left({\mathbf{A}}^{\top} \mathord{\smash[b]{\underset{\raise.3ex\hbox{$\scriptstyle\sim$}}{x}}\vphantom{x}}- \mathord{\smash[b]{\underset{\raise.3ex\hbox{$\scriptstyle\sim$}}{b}}\vphantom{b}}\right)\mathclose{}$</w:t>
      </w:r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and so equals its transpose,</w:t>
      </w:r>
    </w:p>
    <w:p>
      <w:pPr>
        <w:pStyle w:val="BodyText"/>
      </w:pPr>
      <w:r>
        <w:t xml:space="preserve">$$
    L(\mathord{\smash[b]{\underset{\raise.3ex\hbox{$\scriptstyle\sim$}}{x}}\vphantom{x}}, \mathord{\smash[b]{\underset{\raise.3ex\hbox{$\scriptstyle\sim$}}{\lambda}}\vphantom{\lambda}}) = \tfrac{1}{2}\,{\mathord{\smash[b]{\underset{\raise.3ex\hbox{$\scriptstyle\sim$}}{x}}\vphantom{x}}}^{\top} \mathbf{S} \mathord{\smash[b]{\underset{\raise.3ex\hbox{$\scriptstyle\sim$}}{x}}\vphantom{x}} + {\mathopen{}\left({\mathbf{A}}^{\top} \mathord{\smash[b]{\underset{\raise.3ex\hbox{$\scriptstyle\sim$}}{x}}\vphantom{x}}- \mathord{\smash[b]{\underset{\raise.3ex\hbox{$\scriptstyle\sim$}}{b}}\vphantom{b}}\right)\mathclose{}}^{\top} \mathord{\smash[b]{\underset{\raise.3ex\hbox{$\scriptstyle\sim$}}{\lambda}}\vphantom{\lambda}}.
    $$</w:t>
      </w:r>
    </w:p>
    <w:p>
      <w:pPr>
        <w:pStyle w:val="FirstParagraph"/>
      </w:pPr>
      <w:r>
        <w:t xml:space="preserve">The partial derivatives of a sum are the sums of the partial derivatives, entry by entry.</w:t>
      </w:r>
      <w:r>
        <w:t xml:space="preserve"> </w:t>
      </w:r>
      <w:r>
        <w:t xml:space="preserve">Using the first of these forms,</w:t>
      </w:r>
      <w:r>
        <w:t xml:space="preserve"> </w:t>
      </w:r>
      <w:hyperlink r:id="rId47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for the first term,</w:t>
      </w:r>
      <w:r>
        <w:t xml:space="preserve"> </w:t>
      </w:r>
      <w:hyperlink r:id="rId131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for the second (</w:t>
      </w:r>
      <w:r>
        <w:t xml:space="preserve">$\mathbf{A} \mathord{\smash[b]{\underset{\raise.3ex\hbox{$\scriptstyle\sim$}}{\lambda}}\vphantom{\lambda}}$</w:t>
      </w:r>
      <w:r>
        <w:t xml:space="preserve"> </w:t>
      </w:r>
      <w:r>
        <w:t xml:space="preserve">is constant in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r:id="rId132">
        <w:r>
          <w:rPr>
            <w:rStyle w:val="Hyperlink"/>
          </w:rPr>
          <w:t xml:space="preserve">constant with respect to a vector</w:t>
        </w:r>
      </w:hyperlink>
      <w:r>
        <w:t xml:space="preserve"> </w:t>
      </w:r>
      <w:r>
        <w:t xml:space="preserve">for the third,</w:t>
      </w:r>
    </w:p>
    <w:p>
      <w:pPr>
        <w:pStyle w:val="BodyText"/>
      </w:pPr>
      <w:r>
        <w:t xml:space="preserve">$$
    \begin{aligned}
    \frac{\partial}{\partial \mathord{\smash[b]{\underset{\raise.3ex\hbox{$\scriptstyle\sim$}}{x}}\vphantom{x}}} L(\mathord{\smash[b]{\underset{\raise.3ex\hbox{$\scriptstyle\sim$}}{x}}\vphantom{x}}, \mathord{\smash[b]{\underset{\raise.3ex\hbox{$\scriptstyle\sim$}}{\lambda}}\vphantom{\lambda}})
    &amp;= \tfrac{1}{2}\,\frac{\partial}{\partial \mathord{\smash[b]{\underset{\raise.3ex\hbox{$\scriptstyle\sim$}}{x}}\vphantom{x}}} \mathopen{}\left({\mathord{\smash[b]{\underset{\raise.3ex\hbox{$\scriptstyle\sim$}}{x}}\vphantom{x}}}^{\top} \mathbf{S} \mathord{\smash[b]{\underset{\raise.3ex\hbox{$\scriptstyle\sim$}}{x}}\vphantom{x}}\right)\mathclose{} + \frac{\partial}{\partial \mathord{\smash[b]{\underset{\raise.3ex\hbox{$\scriptstyle\sim$}}{x}}\vphantom{x}}} \mathopen{}\left({(\mathbf{A} \mathord{\smash[b]{\underset{\raise.3ex\hbox{$\scriptstyle\sim$}}{\lambda}}\vphantom{\lambda}})}^{\top} \mathord{\smash[b]{\underset{\raise.3ex\hbox{$\scriptstyle\sim$}}{x}}\vphantom{x}}\right)\mathclose{} - \frac{\partial}{\partial \mathord{\smash[b]{\underset{\raise.3ex\hbox{$\scriptstyle\sim$}}{x}}\vphantom{x}}} \mathopen{}\left({\mathord{\smash[b]{\underset{\raise.3ex\hbox{$\scriptstyle\sim$}}{\lambda}}\vphantom{\lambda}}}^{\top} \mathord{\smash[b]{\underset{\raise.3ex\hbox{$\scriptstyle\sim$}}{b}}\vphantom{b}}\right)\mathclose{}
    &amp;&amp; \text{(sum and constant multiple)}
    \\
    &amp;= \tfrac{1}{2} \mathopen{}\left(2 \mathbf{S} \mathord{\smash[b]{\underset{\raise.3ex\hbox{$\scriptstyle\sim$}}{x}}\vphantom{x}}\right)\mathclose{} + \mathbf{A} \mathord{\smash[b]{\underset{\raise.3ex\hbox{$\scriptstyle\sim$}}{\lambda}}\vphantom{\lambda}}- \mathord{\smash[b]{\underset{\raise.3ex\hbox{$\scriptstyle\sim$}}{0}}\vphantom{0}}_{p \times 1}
    &amp;&amp; \text{(the three derivatives)}
    \\
    &amp;= \mathbf{S} \mathord{\smash[b]{\underset{\raise.3ex\hbox{$\scriptstyle\sim$}}{x}}\vphantom{x}}+ \mathbf{A} \mathord{\smash[b]{\underset{\raise.3ex\hbox{$\scriptstyle\sim$}}{\lambda}}\vphantom{\lambda}}.
    &amp;&amp; \text{(simplify)}
    \end{aligned}
    $$</w:t>
      </w:r>
    </w:p>
    <w:p>
      <w:pPr>
        <w:pStyle w:val="FirstParagraph"/>
      </w:pPr>
      <w:r>
        <w:t xml:space="preserve">Using the second form, in which</w:t>
      </w:r>
      <w:r>
        <w:t xml:space="preserve"> </w:t>
      </w:r>
      <w:r>
        <w:t xml:space="preserve">$f(\mathord{\smash[b]{\underset{\raise.3ex\hbox{$\scriptstyle\sim$}}{x}}\vphantom{x}})$</w:t>
      </w:r>
      <w:r>
        <w:t xml:space="preserve"> </w:t>
      </w:r>
      <w:r>
        <w:t xml:space="preserve">and</w:t>
      </w:r>
      <w:r>
        <w:t xml:space="preserve"> </w:t>
      </w:r>
      <w:r>
        <w:t xml:space="preserve">${\mathbf{A}}^{\top} \mathord{\smash[b]{\underset{\raise.3ex\hbox{$\scriptstyle\sim$}}{x}}\vphantom{x}}- \mathord{\smash[b]{\underset{\raise.3ex\hbox{$\scriptstyle\sim$}}{b}}\vphantom{b}}$</w:t>
      </w:r>
      <w:r>
        <w:t xml:space="preserve"> </w:t>
      </w:r>
      <w:r>
        <w:t xml:space="preserve">are constant in</w:t>
      </w:r>
      <w:r>
        <w:t xml:space="preserve"> </w:t>
      </w:r>
      <w:r>
        <w:t xml:space="preserve">$\mathord{\smash[b]{\underset{\raise.3ex\hbox{$\scriptstyle\sim$}}{\lambda}}\vphantom{\lambda}}$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31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again,</w:t>
      </w:r>
    </w:p>
    <w:p>
      <w:pPr>
        <w:pStyle w:val="BodyText"/>
      </w:pPr>
      <w:r>
        <w:t xml:space="preserve">$$
    \begin{aligned}
    \frac{\partial}{\partial \mathord{\smash[b]{\underset{\raise.3ex\hbox{$\scriptstyle\sim$}}{\lambda}}\vphantom{\lambda}}} L(\mathord{\smash[b]{\underset{\raise.3ex\hbox{$\scriptstyle\sim$}}{x}}\vphantom{x}}, \mathord{\smash[b]{\underset{\raise.3ex\hbox{$\scriptstyle\sim$}}{\lambda}}\vphantom{\lambda}})
    &amp;= \frac{\partial}{\partial \mathord{\smash[b]{\underset{\raise.3ex\hbox{$\scriptstyle\sim$}}{\lambda}}\vphantom{\lambda}}} f(\mathord{\smash[b]{\underset{\raise.3ex\hbox{$\scriptstyle\sim$}}{x}}\vphantom{x}}) + \frac{\partial}{\partial \mathord{\smash[b]{\underset{\raise.3ex\hbox{$\scriptstyle\sim$}}{\lambda}}\vphantom{\lambda}}} \mathopen{}\left({\mathopen{}\left({\mathbf{A}}^{\top} \mathord{\smash[b]{\underset{\raise.3ex\hbox{$\scriptstyle\sim$}}{x}}\vphantom{x}}- \mathord{\smash[b]{\underset{\raise.3ex\hbox{$\scriptstyle\sim$}}{b}}\vphantom{b}}\right)\mathclose{}}^{\top} \mathord{\smash[b]{\underset{\raise.3ex\hbox{$\scriptstyle\sim$}}{\lambda}}\vphantom{\lambda}}\right)\mathclose{}
    &amp;&amp; \text{(sum)}
    \\
    &amp;= \mathord{\smash[b]{\underset{\raise.3ex\hbox{$\scriptstyle\sim$}}{0}}\vphantom{0}}_{m \times 1} + \mathopen{}\left({\mathbf{A}}^{\top} \mathord{\smash[b]{\underset{\raise.3ex\hbox{$\scriptstyle\sim$}}{x}}\vphantom{x}}- \mathord{\smash[b]{\underset{\raise.3ex\hbox{$\scriptstyle\sim$}}{b}}\vphantom{b}}\right)\mathclose{}
    &amp;&amp; \text{(the two derivatives)}
    \\
    &amp;= {\mathbf{A}}^{\top} \mathord{\smash[b]{\underset{\raise.3ex\hbox{$\scriptstyle\sim$}}{x}}\vphantom{x}}- \mathord{\smash[b]{\underset{\raise.3ex\hbox{$\scriptstyle\sim$}}{b}}\vphantom{b}}.
    &amp;&amp; \text{(simplify)}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$(\mathord{\smash[b]{\underset{\raise.3ex\hbox{$\scriptstyle\sim$}}{x}}\vphantom{x}}, \mathord{\smash[b]{\underset{\raise.3ex\hbox{$\scriptstyle\sim$}}{\lambda}}\vphantom{\lambda}})$</w:t>
      </w:r>
      <w:r>
        <w:t xml:space="preserve"> </w:t>
      </w:r>
      <w:r>
        <w:t xml:space="preserve">makes the gradients equal</w:t>
      </w:r>
      <w:r>
        <w:t xml:space="preserve"> </w:t>
      </w:r>
      <w:r>
        <w:t xml:space="preserve">$\mathord{\smash[b]{\underset{\raise.3ex\hbox{$\scriptstyle\sim$}}{0}}\vphantom{0}}_{p \times 1}$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$\mathord{\smash[b]{\underset{\raise.3ex\hbox{$\scriptstyle\sim$}}{0}}\vphantom{0}}_{m \times 1}$</w:t>
      </w:r>
      <w:r>
        <w:t xml:space="preserve"> </w:t>
      </w:r>
      <w:r>
        <w:t xml:space="preserve">exactly when</w:t>
      </w:r>
    </w:p>
    <w:p>
      <w:pPr>
        <w:pStyle w:val="BodyText"/>
      </w:pPr>
      <w:bookmarkStart w:id="133" w:name="eq-kkt"/>
      <w:r>
        <w:t xml:space="preserve">$$
    \mathbf{S} \mathord{\smash[b]{\underset{\raise.3ex\hbox{$\scriptstyle\sim$}}{x}}\vphantom{x}}+ \mathbf{A} \mathord{\smash[b]{\underset{\raise.3ex\hbox{$\scriptstyle\sim$}}{\lambda}}\vphantom{\lambda}}= \mathord{\smash[b]{\underset{\raise.3ex\hbox{$\scriptstyle\sim$}}{0}}\vphantom{0}}_{p \times 1}
    \quad \text{and} \quad
    {\mathbf{A}}^{\top} \mathord{\smash[b]{\underset{\raise.3ex\hbox{$\scriptstyle\sim$}}{x}}\vphantom{x}}= \mathord{\smash[b]{\underset{\raise.3ex\hbox{$\scriptstyle\sim$}}{b}}\vphantom{b}},
    \qquad\text{that is,}\qquad
    \underbrace{\begin{bmatrix} \mathbf{S} &amp; \mathbf{A} \\ {\mathbf{A}}^{\top} &amp; \mathord{\smash[b]{\underset{\raise.3ex\hbox{$\scriptstyle\sim$}}{0}}\vphantom{0}}_{m \times m} \end{bmatrix}}_{(p + m) \times (p + m)}
    \underbrace{\begin{bmatrix} \mathord{\smash[b]{\underset{\raise.3ex\hbox{$\scriptstyle\sim$}}{x}}\vphantom{x}}\\ \mathord{\smash[b]{\underset{\raise.3ex\hbox{$\scriptstyle\sim$}}{\lambda}}\vphantom{\lambda}}\end{bmatrix}}_{(p + m) \times 1}
    = \underbrace{\begin{bmatrix} \mathord{\smash[b]{\underset{\raise.3ex\hbox{$\scriptstyle\sim$}}{0}}\vphantom{0}}_{p \times 1} \\ \mathord{\smash[b]{\underset{\raise.3ex\hbox{$\scriptstyle\sim$}}{b}}\vphantom{b}} \end{bmatrix}}_{(p + m) \times 1},
     \qquad(3)$$</w:t>
      </w:r>
      <w:bookmarkEnd w:id="133"/>
    </w:p>
    <w:p>
      <w:pPr>
        <w:pStyle w:val="FirstParagraph"/>
      </w:pPr>
      <w:r>
        <w:t xml:space="preserve">the second equation being the constraint itself.</w:t>
      </w:r>
    </w:p>
    <w:bookmarkEnd w:id="134"/>
    <w:bookmarkStart w:id="136" w:name="thm-qp-equality"/>
    <w:p>
      <w:pPr>
        <w:pStyle w:val="BodyText"/>
      </w:pPr>
      <w:r>
        <w:rPr>
          <w:b/>
          <w:bCs/>
        </w:rPr>
        <w:t xml:space="preserve">Theorem 11 (Minimizing a positive definite quadratic under linear constraints)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with</w:t>
      </w:r>
      <w:r>
        <w:t xml:space="preserve"> </w:t>
      </w:r>
      <w:hyperlink r:id="rId135">
        <w:r>
          <w:rPr>
            <w:rStyle w:val="Hyperlink"/>
          </w:rPr>
          <w:t xml:space="preserve">linearly independent</w:t>
        </w:r>
      </w:hyperlink>
      <w:r>
        <w:t xml:space="preserve"> </w:t>
      </w:r>
      <w:r>
        <w:t xml:space="preserve">columns,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invertible, and</w:t>
      </w:r>
      <w:r>
        <w:t xml:space="preserve"> </w:t>
      </w:r>
      <w:r>
        <w:t xml:space="preserve">$f(\mathord{\smash[b]{\underset{\raise.3ex\hbox{$\scriptstyle\sim$}}{x}}\vphantom{x}}) = \tfrac{1}{2}\,{\mathord{\smash[b]{\underset{\raise.3ex\hbox{$\scriptstyle\sim$}}{x}}\vphantom{x}}}^{\top} \mathbf{S} \mathord{\smash[b]{\underset{\raise.3ex\hbox{$\scriptstyle\sim$}}{x}}\vphantom{x}}$</w:t>
      </w:r>
      <w:r>
        <w:t xml:space="preserve"> </w:t>
      </w:r>
      <w:r>
        <w:t xml:space="preserve">has exactly one minimizer</w:t>
      </w:r>
      <w:r>
        <w:t xml:space="preserve"> </w:t>
      </w:r>
      <w:r>
        <w:t xml:space="preserve">over the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with</w:t>
      </w:r>
      <w:r>
        <w:t xml:space="preserve"> </w:t>
      </w:r>
      <w:r>
        <w:t xml:space="preserve">${\mathbf{A}}^{\top} \mathord{\smash[b]{\underset{\raise.3ex\hbox{$\scriptstyle\sim$}}{x}}\vphantom{x}}= \mathord{\smash[b]{\underset{\raise.3ex\hbox{$\scriptstyle\sim$}}{b}}\vphantom{b}}$</w:t>
      </w:r>
      <w:r>
        <w:t xml:space="preserve">, namely</w:t>
      </w:r>
    </w:p>
    <w:p>
      <w:pPr>
        <w:pStyle w:val="BodyText"/>
      </w:pPr>
      <w:r>
        <w:t xml:space="preserve">$$
    \mathord{\smash[b]{\underset{\raise.3ex\hbox{$\scriptstyle\sim$}}{x}}\vphantom{x}}^* = \mathbf{S}^{-1} \mathbf{A} \mathbf{M}^{-1} \mathord{\smash[b]{\underset{\raise.3ex\hbox{$\scriptstyle\sim$}}{b}}\vphantom{b}}.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$\mathord{\smash[b]{\underset{\raise.3ex\hbox{$\scriptstyle\sim$}}{\lambda}}\vphantom{\lambda}}^* \stackrel{\text{def}}{=}-\mathbf{M}^{-1} \mathord{\smash[b]{\underset{\raise.3ex\hbox{$\scriptstyle\sim$}}{b}}\vphantom{b}}$</w:t>
      </w:r>
      <w:r>
        <w:t xml:space="preserve">,</w:t>
      </w:r>
      <w:r>
        <w:t xml:space="preserve"> </w:t>
      </w:r>
      <w:r>
        <w:t xml:space="preserve">the pair</w:t>
      </w:r>
      <w:r>
        <w:t xml:space="preserve"> </w:t>
      </w:r>
      <w:r>
        <w:t xml:space="preserve">$(\mathord{\smash[b]{\underset{\raise.3ex\hbox{$\scriptstyle\sim$}}{x}}\vphantom{x}}^*, \mathord{\smash[b]{\underset{\raise.3ex\hbox{$\scriptstyle\sim$}}{\lambda}}\vphantom{\lambda}}^*)$</w:t>
      </w:r>
      <w:r>
        <w:t xml:space="preserve"> </w:t>
      </w:r>
      <w:r>
        <w:t xml:space="preserve">solves</w:t>
      </w:r>
      <w:r>
        <w:t xml:space="preserve"> </w:t>
      </w:r>
      <w:hyperlink w:anchor="eq-kkt">
        <w:r>
          <w:rPr>
            <w:rStyle w:val="Hyperlink"/>
          </w:rPr>
          <w:t xml:space="preserve">Equation 3</w:t>
        </w:r>
      </w:hyperlink>
      <w:r>
        <w:t xml:space="preserve">,</w:t>
      </w:r>
      <w:r>
        <w:t xml:space="preserve"> </w:t>
      </w:r>
      <w:r>
        <w:t xml:space="preserve">and the minimum value is</w:t>
      </w:r>
      <w:r>
        <w:t xml:space="preserve"> </w:t>
      </w:r>
      <w:r>
        <w:t xml:space="preserve">$f(\mathord{\smash[b]{\underset{\raise.3ex\hbox{$\scriptstyle\sim$}}{x}}\vphantom{x}}^*) = \tfrac{1}{2}\,{\mathord{\smash[b]{\underset{\raise.3ex\hbox{$\scriptstyle\sim$}}{b}}\vphantom{b}}}^{\top} \mathbf{M}^{-1} \mathord{\smash[b]{\underset{\raise.3ex\hbox{$\scriptstyle\sim$}}{b}}\vphantom{b}}$</w:t>
      </w:r>
      <w:r>
        <w:t xml:space="preserve">.</w:t>
      </w:r>
    </w:p>
    <w:bookmarkEnd w:id="1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steps marked</w:t>
      </w:r>
      <w:r>
        <w:t xml:space="preserve"> </w:t>
      </w:r>
      <w:r>
        <w:t xml:space="preserve">“transpose of a product”</w:t>
      </w:r>
      <w:r>
        <w:t xml:space="preserve"> </w:t>
      </w:r>
      <w:r>
        <w:t xml:space="preserve">use the</w:t>
      </w:r>
      <w:r>
        <w:t xml:space="preserve"> </w:t>
      </w:r>
      <w:hyperlink r:id="rId55">
        <w:r>
          <w:rPr>
            <w:rStyle w:val="Hyperlink"/>
          </w:rPr>
          <w:t xml:space="preserve">transpose of a product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 because it is</w:t>
      </w:r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.</w:t>
      </w:r>
    </w:p>
    <w:p>
      <w:pPr>
        <w:pStyle w:val="BodyText"/>
      </w:pPr>
      <m:oMath>
        <m:r>
          <m:rPr>
            <m:sty m:val="bi"/>
          </m:rPr>
          <m:t>M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invertible.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exists and is positive definite</w:t>
      </w:r>
      <w:r>
        <w:t xml:space="preserve"> </w:t>
      </w:r>
      <w:r>
        <w:t xml:space="preserve">(</w:t>
      </w:r>
      <w:hyperlink r:id="rId137">
        <w:r>
          <w:rPr>
            <w:rStyle w:val="Hyperlink"/>
          </w:rPr>
          <w:t xml:space="preserve">positive definite inverse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r:id="rId138">
        <w:r>
          <w:rPr>
            <w:rStyle w:val="Hyperlink"/>
          </w:rPr>
          <w:t xml:space="preserve">operations that preserve definiteness</w:t>
        </w:r>
      </w:hyperlink>
      <w:r>
        <w:t xml:space="preserve">, part 1),</w:t>
      </w:r>
      <w:r>
        <w:t xml:space="preserve"> </w:t>
      </w:r>
      <w:r>
        <w:t xml:space="preserve">and so invertible (positive definite inverse again).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are symmetric</w:t>
      </w:r>
      <w:r>
        <w:t xml:space="preserve"> </w:t>
      </w:r>
      <w:r>
        <w:t xml:space="preserve">(</w:t>
      </w:r>
      <w:hyperlink r:id="rId139">
        <w:r>
          <w:rPr>
            <w:rStyle w:val="Hyperlink"/>
          </w:rPr>
          <w:t xml:space="preserve">inverse of a symmetric matrix</w:t>
        </w:r>
      </w:hyperlink>
      <w:r>
        <w:t xml:space="preserve">),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are.</w:t>
      </w:r>
    </w:p>
    <w:p>
      <w:pPr>
        <w:pStyle w:val="BodyText"/>
      </w:pPr>
      <w:r>
        <w:rPr>
          <w:b/>
          <w:bCs/>
        </w:rPr>
        <w:t xml:space="preserve">$\mathord{\smash[b]{\underset{\raise.3ex\hbox{$\scriptstyle\sim$}}{x}}\vphantom{x}}^*$</w:t>
      </w:r>
      <w:r>
        <w:rPr>
          <w:b/>
          <w:bCs/>
        </w:rPr>
        <w:t xml:space="preserve"> </w:t>
      </w:r>
      <w:r>
        <w:rPr>
          <w:b/>
          <w:bCs/>
        </w:rPr>
        <w:t xml:space="preserve">satisfies the constraint, and the pair solves</w:t>
      </w:r>
      <w:r>
        <w:rPr>
          <w:b/>
          <w:bCs/>
        </w:rPr>
        <w:t xml:space="preserve"> </w:t>
      </w:r>
      <w:hyperlink w:anchor="eq-kkt">
        <w:r>
          <w:rPr>
            <w:rStyle w:val="Hyperlink"/>
            <w:b/>
            <w:bCs/>
          </w:rPr>
          <w:t xml:space="preserve">Equation 3</w:t>
        </w:r>
      </w:hyperlink>
      <w:r>
        <w:rPr>
          <w:b/>
          <w:bCs/>
        </w:rPr>
        <w:t xml:space="preserve">.</w:t>
      </w:r>
    </w:p>
    <w:p>
      <w:pPr>
        <w:pStyle w:val="BodyText"/>
      </w:pPr>
      <w:r>
        <w:t xml:space="preserve">$$
    \begin{aligned}
    {\mathbf{A}}^{\top} \mathord{\smash[b]{\underset{\raise.3ex\hbox{$\scriptstyle\sim$}}{x}}\vphantom{x}}^*
    &amp;= {\mathbf{A}}^{\top} \mathbf{S}^{-1} \mathbf{A} \mathbf{M}^{-1} \mathord{\smash[b]{\underset{\raise.3ex\hbox{$\scriptstyle\sim$}}{b}}\vphantom{b}}
    &amp;&amp; \text{(substitute } \mathord{\smash[b]{\underset{\raise.3ex\hbox{$\scriptstyle\sim$}}{x}}\vphantom{x}}^* \text{)}
    \\
    &amp;= \mathbf{M} \mathbf{M}^{-1} \mathord{\smash[b]{\underset{\raise.3ex\hbox{$\scriptstyle\sim$}}{b}}\vphantom{b}}
    &amp;&amp; \text{(definition of } \mathbf{M} \text{)}
    \\
    &amp;= \mathord{\smash[b]{\underset{\raise.3ex\hbox{$\scriptstyle\sim$}}{b}}\vphantom{b}},
    &amp;&amp; \text{(} \mathbf{M} \mathbf{M}^{-1} = \mathbf{I}_m \text{)}
    \\
    \mathbf{S} \mathord{\smash[b]{\underset{\raise.3ex\hbox{$\scriptstyle\sim$}}{x}}\vphantom{x}}^* + \mathbf{A} \mathord{\smash[b]{\underset{\raise.3ex\hbox{$\scriptstyle\sim$}}{\lambda}}\vphantom{\lambda}}^*
    &amp;= \mathbf{S} \mathbf{S}^{-1} \mathbf{A} \mathbf{M}^{-1} \mathord{\smash[b]{\underset{\raise.3ex\hbox{$\scriptstyle\sim$}}{b}}\vphantom{b}} - \mathbf{A} \mathbf{M}^{-1} \mathord{\smash[b]{\underset{\raise.3ex\hbox{$\scriptstyle\sim$}}{b}}\vphantom{b}}
    &amp;&amp; \text{(substitute } \mathord{\smash[b]{\underset{\raise.3ex\hbox{$\scriptstyle\sim$}}{x}}\vphantom{x}}^* \text{ and } \mathord{\smash[b]{\underset{\raise.3ex\hbox{$\scriptstyle\sim$}}{\lambda}}\vphantom{\lambda}}^* \text{)}
    \\
    &amp;= \mathbf{A} \mathbf{M}^{-1} \mathord{\smash[b]{\underset{\raise.3ex\hbox{$\scriptstyle\sim$}}{b}}\vphantom{b}} - \mathbf{A} \mathbf{M}^{-1} \mathord{\smash[b]{\underset{\raise.3ex\hbox{$\scriptstyle\sim$}}{b}}\vphantom{b}}
    &amp;&amp; \text{(} \mathbf{S} \mathbf{S}^{-1} = \mathbf{I}_p \text{)}
    \\
    &amp;= \mathord{\smash[b]{\underset{\raise.3ex\hbox{$\scriptstyle\sim$}}{0}}\vphantom{0}}_{p \times 1}.
    &amp;&amp; \text{(subtract)}
    \end{aligned}
    $$</w:t>
      </w:r>
    </w:p>
    <w:p>
      <w:pPr>
        <w:pStyle w:val="FirstParagraph"/>
      </w:pPr>
      <w:r>
        <w:rPr>
          <w:b/>
          <w:bCs/>
        </w:rPr>
        <w:t xml:space="preserve">$\mathord{\smash[b]{\underset{\raise.3ex\hbox{$\scriptstyle\sim$}}{x}}\vphantom{x}}^*$</w:t>
      </w:r>
      <w:r>
        <w:rPr>
          <w:b/>
          <w:bCs/>
        </w:rPr>
        <w:t xml:space="preserve"> </w:t>
      </w:r>
      <w:r>
        <w:rPr>
          <w:b/>
          <w:bCs/>
        </w:rPr>
        <w:t xml:space="preserve">is the unique minimizer.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satisfy</w:t>
      </w:r>
      <w:r>
        <w:t xml:space="preserve"> </w:t>
      </w:r>
      <w:r>
        <w:t xml:space="preserve">${\mathbf{A}}^{\top} \mathord{\smash[b]{\underset{\raise.3ex\hbox{$\scriptstyle\sim$}}{x}}\vphantom{x}}= \mathord{\smash[b]{\underset{\raise.3ex\hbox{$\scriptstyle\sim$}}{b}}\vphantom{b}}$</w:t>
      </w:r>
      <w:r>
        <w:t xml:space="preserve">, and let</w:t>
      </w:r>
      <w:r>
        <w:t xml:space="preserve"> </w:t>
      </w:r>
      <w:r>
        <w:t xml:space="preserve">$\mathord{\smash[b]{\underset{\raise.3ex\hbox{$\scriptstyle\sim$}}{d}}\vphantom{d}} \stackrel{\text{def}}{=}\mathord{\smash[b]{\underset{\raise.3ex\hbox{$\scriptstyle\sim$}}{x}}\vphantom{x}}- \mathord{\smash[b]{\underset{\raise.3ex\hbox{$\scriptstyle\sim$}}{x}}\vphantom{x}}^*$</w:t>
      </w:r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w:r>
        <w:t xml:space="preserve">$$
    \begin{aligned}
    {\mathbf{A}}^{\top} \mathord{\smash[b]{\underset{\raise.3ex\hbox{$\scriptstyle\sim$}}{d}}\vphantom{d}} &amp;= {\mathbf{A}}^{\top} \mathord{\smash[b]{\underset{\raise.3ex\hbox{$\scriptstyle\sim$}}{x}}\vphantom{x}}- {\mathbf{A}}^{\top} \mathord{\smash[b]{\underset{\raise.3ex\hbox{$\scriptstyle\sim$}}{x}}\vphantom{x}}^* \\
    &amp;= \mathord{\smash[b]{\underset{\raise.3ex\hbox{$\scriptstyle\sim$}}{b}}\vphantom{b}} - \mathord{\smash[b]{\underset{\raise.3ex\hbox{$\scriptstyle\sim$}}{b}}\vphantom{b}} \\
    &amp;= \mathord{\smash[b]{\underset{\raise.3ex\hbox{$\scriptstyle\sim$}}{0}}\vphantom{0}}_{m \times 1}
    \end{aligned}
    $$</w:t>
      </w:r>
    </w:p>
    <w:p>
      <w:pPr>
        <w:pStyle w:val="FirstParagraph"/>
      </w:pPr>
      <w:r>
        <w:t xml:space="preserve">(matrix products distribute; both points satisfy the constraint).</w:t>
      </w:r>
      <w:r>
        <w:t xml:space="preserve"> </w:t>
      </w:r>
      <w:r>
        <w:t xml:space="preserve">First, the cross term vanishes:</w:t>
      </w:r>
    </w:p>
    <w:p>
      <w:pPr>
        <w:pStyle w:val="BodyText"/>
      </w:pPr>
      <w:r>
        <w:t xml:space="preserve">$$
    \begin{aligned}
    {\mathord{\smash[b]{\underset{\raise.3ex\hbox{$\scriptstyle\sim$}}{d}}\vphantom{d}}}^{\top} \mathbf{S} \mathord{\smash[b]{\underset{\raise.3ex\hbox{$\scriptstyle\sim$}}{x}}\vphantom{x}}^*
    &amp;= {\mathord{\smash[b]{\underset{\raise.3ex\hbox{$\scriptstyle\sim$}}{d}}\vphantom{d}}}^{\top} \mathbf{S} \mathbf{S}^{-1} \mathbf{A} \mathbf{M}^{-1} \mathord{\smash[b]{\underset{\raise.3ex\hbox{$\scriptstyle\sim$}}{b}}\vphantom{b}}
    &amp;&amp; \text{(substitute } \mathord{\smash[b]{\underset{\raise.3ex\hbox{$\scriptstyle\sim$}}{x}}\vphantom{x}}^* \text{)}
    \\
    &amp;= {\mathord{\smash[b]{\underset{\raise.3ex\hbox{$\scriptstyle\sim$}}{d}}\vphantom{d}}}^{\top} \mathbf{A} \mathbf{M}^{-1} \mathord{\smash[b]{\underset{\raise.3ex\hbox{$\scriptstyle\sim$}}{b}}\vphantom{b}}
    &amp;&amp; \text{(} \mathbf{S} \mathbf{S}^{-1} = \mathbf{I}_p \text{)}
    \\
    &amp;= {({\mathbf{A}}^{\top} \mathord{\smash[b]{\underset{\raise.3ex\hbox{$\scriptstyle\sim$}}{d}}\vphantom{d}})}^{\top} \mathbf{M}^{-1} \mathord{\smash[b]{\underset{\raise.3ex\hbox{$\scriptstyle\sim$}}{b}}\vphantom{b}}
    &amp;&amp; \text{(transpose of a product; } {({\mathbf{A}}^{\top})}^{\top} = \mathbf{A} \text{)}
    \\
    &amp;= {\mathord{\smash[b]{\underset{\raise.3ex\hbox{$\scriptstyle\sim$}}{0}}\vphantom{0}}_{m \times 1}}^{\top} \mathbf{M}^{-1} \mathord{\smash[b]{\underset{\raise.3ex\hbox{$\scriptstyle\sim$}}{b}}\vphantom{b}}
    &amp;&amp; \text{(} {\mathbf{A}}^{\top} \mathord{\smash[b]{\underset{\raise.3ex\hbox{$\scriptstyle\sim$}}{d}}\vphantom{d}} = \mathord{\smash[b]{\underset{\raise.3ex\hbox{$\scriptstyle\sim$}}{0}}\vphantom{0}}_{m \times 1} \text{)}
    \\
    &amp;= 0.
    &amp;&amp; \text{(a product with a zero factor is zero)}
    \end{aligned}
    $$</w:t>
      </w:r>
    </w:p>
    <w:p>
      <w:pPr>
        <w:pStyle w:val="FirstParagraph"/>
      </w:pPr>
      <w:r>
        <w:t xml:space="preserve">Then</w:t>
      </w:r>
    </w:p>
    <w:p>
      <w:pPr>
        <w:pStyle w:val="BodyText"/>
      </w:pPr>
      <w:r>
        <w:t xml:space="preserve">$$
    \begin{aligned}
    f(\mathord{\smash[b]{\underset{\raise.3ex\hbox{$\scriptstyle\sim$}}{x}}\vphantom{x}})
    &amp;= \tfrac{1}{2}\,{(\mathord{\smash[b]{\underset{\raise.3ex\hbox{$\scriptstyle\sim$}}{x}}\vphantom{x}}^* + \mathord{\smash[b]{\underset{\raise.3ex\hbox{$\scriptstyle\sim$}}{d}}\vphantom{d}})}^{\top} \mathbf{S} (\mathord{\smash[b]{\underset{\raise.3ex\hbox{$\scriptstyle\sim$}}{x}}\vphantom{x}}^* + \mathord{\smash[b]{\underset{\raise.3ex\hbox{$\scriptstyle\sim$}}{d}}\vphantom{d}})
    &amp;&amp; \text{(} \mathord{\smash[b]{\underset{\raise.3ex\hbox{$\scriptstyle\sim$}}{x}}\vphantom{x}}= \mathord{\smash[b]{\underset{\raise.3ex\hbox{$\scriptstyle\sim$}}{x}}\vphantom{x}}^* + \mathord{\smash[b]{\underset{\raise.3ex\hbox{$\scriptstyle\sim$}}{d}}\vphantom{d}} \text{)}
    \\
    &amp;= \tfrac{1}{2} \mathopen{}\left({\mathord{\smash[b]{\underset{\raise.3ex\hbox{$\scriptstyle\sim$}}{x}}\vphantom{x}}^*{}}^{\top} + {\mathord{\smash[b]{\underset{\raise.3ex\hbox{$\scriptstyle\sim$}}{d}}\vphantom{d}}}^{\top}\right)\mathclose{} \mathbf{S} (\mathord{\smash[b]{\underset{\raise.3ex\hbox{$\scriptstyle\sim$}}{x}}\vphantom{x}}^* + \mathord{\smash[b]{\underset{\raise.3ex\hbox{$\scriptstyle\sim$}}{d}}\vphantom{d}})
    &amp;&amp; \text{(the transpose of a sum is the sum of the transposes)}
    \\
    &amp;= \tfrac{1}{2} \mathopen{}\left({\mathord{\smash[b]{\underset{\raise.3ex\hbox{$\scriptstyle\sim$}}{x}}\vphantom{x}}^*{}}^{\top} \mathbf{S} \mathord{\smash[b]{\underset{\raise.3ex\hbox{$\scriptstyle\sim$}}{x}}\vphantom{x}}^* + {\mathord{\smash[b]{\underset{\raise.3ex\hbox{$\scriptstyle\sim$}}{x}}\vphantom{x}}^*{}}^{\top} \mathbf{S} \mathord{\smash[b]{\underset{\raise.3ex\hbox{$\scriptstyle\sim$}}{d}}\vphantom{d}} + {\mathord{\smash[b]{\underset{\raise.3ex\hbox{$\scriptstyle\sim$}}{d}}\vphantom{d}}}^{\top} \mathbf{S} \mathord{\smash[b]{\underset{\raise.3ex\hbox{$\scriptstyle\sim$}}{x}}\vphantom{x}}^* + {\mathord{\smash[b]{\underset{\raise.3ex\hbox{$\scriptstyle\sim$}}{d}}\vphantom{d}}}^{\top} \mathbf{S} \mathord{\smash[b]{\underset{\raise.3ex\hbox{$\scriptstyle\sim$}}{d}}\vphantom{d}}\right)\mathclose{}
    &amp;&amp; \text{(distribute)}
    \\
    &amp;= \tfrac{1}{2} \mathopen{}\left({\mathord{\smash[b]{\underset{\raise.3ex\hbox{$\scriptstyle\sim$}}{x}}\vphantom{x}}^*{}}^{\top} \mathbf{S} \mathord{\smash[b]{\underset{\raise.3ex\hbox{$\scriptstyle\sim$}}{x}}\vphantom{x}}^* + {\mathord{\smash[b]{\underset{\raise.3ex\hbox{$\scriptstyle\sim$}}{d}}\vphantom{d}}}^{\top} {\mathbf{S}}^{\top} \mathord{\smash[b]{\underset{\raise.3ex\hbox{$\scriptstyle\sim$}}{x}}\vphantom{x}}^* + {\mathord{\smash[b]{\underset{\raise.3ex\hbox{$\scriptstyle\sim$}}{d}}\vphantom{d}}}^{\top} \mathbf{S} \mathord{\smash[b]{\underset{\raise.3ex\hbox{$\scriptstyle\sim$}}{x}}\vphantom{x}}^* + {\mathord{\smash[b]{\underset{\raise.3ex\hbox{$\scriptstyle\sim$}}{d}}\vphantom{d}}}^{\top} \mathbf{S} \mathord{\smash[b]{\underset{\raise.3ex\hbox{$\scriptstyle\sim$}}{d}}\vphantom{d}}\right)\mathclose{}
    &amp;&amp; \text{(} 1 \times 1 \text{: } {\mathord{\smash[b]{\underset{\raise.3ex\hbox{$\scriptstyle\sim$}}{x}}\vphantom{x}}^*{}}^{\top} \mathbf{S} \mathord{\smash[b]{\underset{\raise.3ex\hbox{$\scriptstyle\sim$}}{d}}\vphantom{d}} = {({\mathord{\smash[b]{\underset{\raise.3ex\hbox{$\scriptstyle\sim$}}{x}}\vphantom{x}}^*{}}^{\top} \mathbf{S} \mathord{\smash[b]{\underset{\raise.3ex\hbox{$\scriptstyle\sim$}}{d}}\vphantom{d}})}^{\top} \text{; transpose of a product)}
    \\
    &amp;= \tfrac{1}{2} \mathopen{}\left({\mathord{\smash[b]{\underset{\raise.3ex\hbox{$\scriptstyle\sim$}}{x}}\vphantom{x}}^*{}}^{\top} \mathbf{S} \mathord{\smash[b]{\underset{\raise.3ex\hbox{$\scriptstyle\sim$}}{x}}\vphantom{x}}^* + 2\,{\mathord{\smash[b]{\underset{\raise.3ex\hbox{$\scriptstyle\sim$}}{d}}\vphantom{d}}}^{\top} \mathbf{S} \mathord{\smash[b]{\underset{\raise.3ex\hbox{$\scriptstyle\sim$}}{x}}\vphantom{x}}^* + {\mathord{\smash[b]{\underset{\raise.3ex\hbox{$\scriptstyle\sim$}}{d}}\vphantom{d}}}^{\top} \mathbf{S} \mathord{\smash[b]{\underset{\raise.3ex\hbox{$\scriptstyle\sim$}}{d}}\vphantom{d}}\right)\mathclose{}
    &amp;&amp; \text{(} {\mathbf{S}}^{\top} = \mathbf{S} \text{; combine)}
    \\
    &amp;= \tfrac{1}{2}\,{\mathord{\smash[b]{\underset{\raise.3ex\hbox{$\scriptstyle\sim$}}{x}}\vphantom{x}}^*{}}^{\top} \mathbf{S} \mathord{\smash[b]{\underset{\raise.3ex\hbox{$\scriptstyle\sim$}}{x}}\vphantom{x}}^* + {\mathord{\smash[b]{\underset{\raise.3ex\hbox{$\scriptstyle\sim$}}{d}}\vphantom{d}}}^{\top} \mathbf{S} \mathord{\smash[b]{\underset{\raise.3ex\hbox{$\scriptstyle\sim$}}{x}}\vphantom{x}}^* + \tfrac{1}{2}\,{\mathord{\smash[b]{\underset{\raise.3ex\hbox{$\scriptstyle\sim$}}{d}}\vphantom{d}}}^{\top} \mathbf{S} \mathord{\smash[b]{\underset{\raise.3ex\hbox{$\scriptstyle\sim$}}{d}}\vphantom{d}}
    &amp;&amp; \text{(distribute } \tfrac{1}{2} \text{)}
    \\
    &amp;= f(\mathord{\smash[b]{\underset{\raise.3ex\hbox{$\scriptstyle\sim$}}{x}}\vphantom{x}}^*) + \tfrac{1}{2}\,{\mathord{\smash[b]{\underset{\raise.3ex\hbox{$\scriptstyle\sim$}}{d}}\vphantom{d}}}^{\top} \mathbf{S} \mathord{\smash[b]{\underset{\raise.3ex\hbox{$\scriptstyle\sim$}}{d}}\vphantom{d}}
    &amp;&amp; \text{(the cross term is } 0 \text{)}
    \\
    &amp;\ge f(\mathord{\smash[b]{\underset{\raise.3ex\hbox{$\scriptstyle\sim$}}{x}}\vphantom{x}}^*),
    &amp;&amp; \text{(} \mathbf{S} \text{ is positive definite)}
    \end{aligned}
    $$</w:t>
      </w:r>
    </w:p>
    <w:p>
      <w:pPr>
        <w:pStyle w:val="FirstParagraph"/>
      </w:pPr>
      <w:r>
        <w:t xml:space="preserve">with equality only when</w:t>
      </w:r>
      <w:r>
        <w:t xml:space="preserve"> </w:t>
      </w:r>
      <w:r>
        <w:t xml:space="preserve">$\mathord{\smash[b]{\underset{\raise.3ex\hbox{$\scriptstyle\sim$}}{d}}\vphantom{d}} = \mathord{\smash[b]{\underset{\raise.3ex\hbox{$\scriptstyle\sim$}}{0}}\vphantom{0}}_{p \times 1}$</w:t>
      </w:r>
      <w:r>
        <w:t xml:space="preserve">, that is,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\mathord{\smash[b]{\underset{\raise.3ex\hbox{$\scriptstyle\sim$}}{x}}\vphantom{x}}^*$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The minimum value.</w:t>
      </w:r>
    </w:p>
    <w:p>
      <w:pPr>
        <w:pStyle w:val="BodyText"/>
      </w:pPr>
      <w:r>
        <w:t xml:space="preserve">$$
    \begin{aligned}
    f(\mathord{\smash[b]{\underset{\raise.3ex\hbox{$\scriptstyle\sim$}}{x}}\vphantom{x}}^*)
    &amp;= \tfrac{1}{2}\,{(\mathbf{S}^{-1} \mathbf{A} \mathbf{M}^{-1} \mathord{\smash[b]{\underset{\raise.3ex\hbox{$\scriptstyle\sim$}}{b}}\vphantom{b}})}^{\top} \mathbf{S} \mathbf{S}^{-1} \mathbf{A} \mathbf{M}^{-1} \mathord{\smash[b]{\underset{\raise.3ex\hbox{$\scriptstyle\sim$}}{b}}\vphantom{b}}
    &amp;&amp; \text{(substitute } \mathord{\smash[b]{\underset{\raise.3ex\hbox{$\scriptstyle\sim$}}{x}}\vphantom{x}}^* \text{)}
    \\
    &amp;= \tfrac{1}{2}\,{\mathord{\smash[b]{\underset{\raise.3ex\hbox{$\scriptstyle\sim$}}{b}}\vphantom{b}}}^{\top}\,{(\mathbf{M}^{-1})}^{\top}\,{\mathbf{A}}^{\top}\,{(\mathbf{S}^{-1})}^{\top}\,\mathbf{S} \mathbf{S}^{-1} \mathbf{A} \mathbf{M}^{-1} \mathord{\smash[b]{\underset{\raise.3ex\hbox{$\scriptstyle\sim$}}{b}}\vphantom{b}}
    &amp;&amp; \text{(transpose of a product, applied repeatedly)}
    \\
    &amp;= \tfrac{1}{2}\,{\mathord{\smash[b]{\underset{\raise.3ex\hbox{$\scriptstyle\sim$}}{b}}\vphantom{b}}}^{\top} \mathbf{M}^{-1} {\mathbf{A}}^{\top} \mathbf{S}^{-1} \mathbf{S} \mathbf{S}^{-1} \mathbf{A} \mathbf{M}^{-1} \mathord{\smash[b]{\underset{\raise.3ex\hbox{$\scriptstyle\sim$}}{b}}\vphantom{b}}
    &amp;&amp; \text{(} \mathbf{S}^{-1} \text{ and } \mathbf{M}^{-1} \text{ are symmetric)}
    \\
    &amp;= \tfrac{1}{2}\,{\mathord{\smash[b]{\underset{\raise.3ex\hbox{$\scriptstyle\sim$}}{b}}\vphantom{b}}}^{\top} \mathbf{M}^{-1} {\mathbf{A}}^{\top} \mathbf{S}^{-1} \mathbf{A} \mathbf{M}^{-1} \mathord{\smash[b]{\underset{\raise.3ex\hbox{$\scriptstyle\sim$}}{b}}\vphantom{b}}
    &amp;&amp; \text{(} \mathbf{S}^{-1} \mathbf{S} = \mathbf{I}_p \text{)}
    \\
    &amp;= \tfrac{1}{2}\,{\mathord{\smash[b]{\underset{\raise.3ex\hbox{$\scriptstyle\sim$}}{b}}\vphantom{b}}}^{\top} \mathbf{M}^{-1} \mathbf{M} \mathbf{M}^{-1} \mathord{\smash[b]{\underset{\raise.3ex\hbox{$\scriptstyle\sim$}}{b}}\vphantom{b}}
    &amp;&amp; \text{(definition of } \mathbf{M} \text{)}
    \\
    &amp;= \tfrac{1}{2}\,{\mathord{\smash[b]{\underset{\raise.3ex\hbox{$\scriptstyle\sim$}}{b}}\vphantom{b}}}^{\top} \mathbf{M}^{-1} \mathord{\smash[b]{\underset{\raise.3ex\hbox{$\scriptstyle\sim$}}{b}}\vphantom{b}}.
    &amp;&amp; \text{(} \mathbf{M}^{-1} \mathbf{M} = \mathbf{I}_m \text{)}
    \end{aligned}
    $$</w:t>
      </w:r>
    </w:p>
    <w:bookmarkStart w:id="140" w:name="exm-qp-equality"/>
    <w:p>
      <w:pPr>
        <w:pStyle w:val="FirstParagraph"/>
      </w:pPr>
      <w:r>
        <w:rPr>
          <w:b/>
          <w:bCs/>
        </w:rPr>
        <w:t xml:space="preserve">Example 31 (The closest point on a line to the origin)</w:t>
      </w:r>
      <w:r>
        <w:t xml:space="preserve"> </w:t>
      </w:r>
      <w:r>
        <w:t xml:space="preserve">Minimize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subject to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In the form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r>
        <w:t xml:space="preserve">$x_1^2 + x_2^2 = \tfrac{1}{2}\,{\mathord{\smash[b]{\underset{\raise.3ex\hbox{$\scriptstyle\sim$}}{x}}\vphantom{x}}}^{\top} (2 \mathbf{I}_2)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w:r>
        <w:t xml:space="preserve">$\mathord{\smash[b]{\underset{\raise.3ex\hbox{$\scriptstyle\sim$}}{b}}\vphantom{b}} = [5]$</w:t>
      </w:r>
      <w:r>
        <w:t xml:space="preserve">.</w:t>
      </w:r>
      <w:r>
        <w:t xml:space="preserve"> </w:t>
      </w:r>
      <w:r>
        <w:t xml:space="preserve">The hypotheses hold: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positive definite,</w:t>
      </w:r>
      <w:r>
        <w:t xml:space="preserve"> </w:t>
      </w:r>
      <w:r>
        <w:t xml:space="preserve">and the single column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nonzero, so it is linearly independent.</w:t>
      </w:r>
      <w:r>
        <w:t xml:space="preserve"> </w:t>
      </w:r>
      <w:r>
        <w:t xml:space="preserve">Also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 Then, from the formulas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</w:t>
      </w:r>
    </w:p>
    <w:p>
      <w:pPr>
        <w:pStyle w:val="BodyText"/>
      </w:pPr>
      <w:r>
        <w:t xml:space="preserve">$$
    \begin{aligned}
    \mathbf{M}
    &amp;= {\mathbf{A}}^{\top}\,\tfrac{1}{2} \mathbf{I}_2\,\mathbf{A} \\
    &amp;= \tfrac{1}{2}\,(3^2 + 4^2) \\
    &amp;= \tfrac{25}{2},
    \\
    \mathord{\smash[b]{\underset{\raise.3ex\hbox{$\scriptstyle\sim$}}{x}}\vphantom{x}}^*
    &amp;= \tfrac{1}{2} \mathbf{I}_2 \begin{bmatrix} 3 \\ 4 \end{bmatrix} \mathopen{}\left(\tfrac{2}{25}\right)\mathclose{} (5) \\
    &amp;= \tfrac{5}{25} \begin{bmatrix} 3 \\ 4 \end{bmatrix} \\
    &amp;= \begin{bmatrix} 0.6 \\ 0.8 \end{bmatrix},
    \\
    \mathord{\smash[b]{\underset{\raise.3ex\hbox{$\scriptstyle\sim$}}{\lambda}}\vphantom{\lambda}}^*
    &amp;= -\mathopen{}\left(\tfrac{2}{25}\right)\mathclose{} (5) \\
    &amp;= -0.4,
    \\
    f(\mathord{\smash[b]{\underset{\raise.3ex\hbox{$\scriptstyle\sim$}}{x}}\vphantom{x}}^*)
    &amp;= \tfrac{1}{2} (5) \mathopen{}\left(\tfrac{2}{25}\right)\mathclose{} (5) \\
    &amp;= 1.
    \end{aligned}
    $$</w:t>
      </w:r>
    </w:p>
    <w:p>
      <w:pPr>
        <w:pStyle w:val="FirstParagraph"/>
      </w:pPr>
      <w:r>
        <w:t xml:space="preserve">Checks:</w:t>
      </w:r>
    </w:p>
    <w:p>
      <w:pPr>
        <w:numPr>
          <w:ilvl w:val="0"/>
          <w:numId w:val="1018"/>
        </w:numPr>
      </w:pPr>
      <w:r>
        <w:t xml:space="preserve">the constraint: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1.8</m:t>
              </m:r>
              <m:r>
                <m:rPr>
                  <m:sty m:val="p"/>
                </m:rPr>
                <m:t>+</m:t>
              </m:r>
              <m:r>
                <m:t>3.2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the first block of</w:t>
      </w:r>
      <w:r>
        <w:t xml:space="preserve"> </w:t>
      </w:r>
      <w:hyperlink w:anchor="eq-kkt">
        <w:r>
          <w:rPr>
            <w:rStyle w:val="Hyperlink"/>
          </w:rPr>
          <w:t xml:space="preserve">Equation 3</w:t>
        </w:r>
      </w:hyperlink>
      <w:r>
        <w:t xml:space="preserve">:</w:t>
      </w:r>
    </w:p>
    <w:p>
      <w:pPr>
        <w:pStyle w:val="BodyText"/>
      </w:pPr>
      <w:r>
        <w:t xml:space="preserve">$$
    \begin{aligned}
    \mathbf{S} \mathord{\smash[b]{\underset{\raise.3ex\hbox{$\scriptstyle\sim$}}{x}}\vphantom{x}}^* + \mathbf{A} \mathord{\smash[b]{\underset{\raise.3ex\hbox{$\scriptstyle\sim$}}{\lambda}}\vphantom{\lambda}}^* &amp;= {(1.2, 1.6)}^{\top} + {(3, 4)}^{\top} (-0.4) \\
    &amp;= {(1.2, 1.6)}^{\top} - {(1.2, 1.6)}^{\top} \\
    &amp;= \mathord{\smash[b]{\underset{\raise.3ex\hbox{$\scriptstyle\sim$}}{0}}\vphantom{0}}_{2 \times 1};
    \end{aligned}
    $$</w:t>
      </w:r>
    </w:p>
    <w:p>
      <w:pPr>
        <w:numPr>
          <w:ilvl w:val="0"/>
          <w:numId w:val="1018"/>
        </w:numPr>
      </w:pPr>
      <w:r>
        <w:t xml:space="preserve">the value: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0.6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0.8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Geometrically,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is the point of the line nearest the origin, at distance</w:t>
      </w:r>
      <w:r>
        <w:t xml:space="preserve"> </w:t>
      </w:r>
      <m:oMath>
        <m:r>
          <m:t>1</m:t>
        </m:r>
      </m:oMath>
      <w:r>
        <w:t xml:space="preserve">.</w:t>
      </w:r>
    </w:p>
    <w:bookmarkEnd w:id="140"/>
    <w:bookmarkStart w:id="142" w:name="exm-qp-equality-fails"/>
    <w:p>
      <w:pPr>
        <w:pStyle w:val="BodyText"/>
      </w:pPr>
      <w:r>
        <w:rPr>
          <w:b/>
          <w:bCs/>
        </w:rPr>
        <w:t xml:space="preserve">Example 32 (The hypotheses are needed)</w:t>
      </w:r>
      <w:r>
        <w:t xml:space="preserve"> </w:t>
      </w:r>
      <w:r>
        <w:t xml:space="preserve"> </w:t>
      </w:r>
    </w:p>
    <w:p>
      <w:pPr>
        <w:numPr>
          <w:ilvl w:val="0"/>
          <w:numId w:val="1019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not positive definite there may be no minimizer: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the constraint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$\mathord{\smash[b]{\underset{\raise.3ex\hbox{$\scriptstyle\sim$}}{b}}\vphantom{b}} = [1]$</w:t>
      </w:r>
      <w:r>
        <w:t xml:space="preserve">),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decreases without bound as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grows.</w:t>
      </w:r>
    </w:p>
    <w:p>
      <w:pPr>
        <w:numPr>
          <w:ilvl w:val="0"/>
          <w:numId w:val="1019"/>
        </w:numPr>
      </w:pPr>
      <w:r>
        <w:t xml:space="preserve">If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dependent,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not invertible: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whose columns are equal.</w:t>
      </w:r>
      <w:r>
        <w:t xml:space="preserve"> </w:t>
      </w:r>
      <w:r>
        <w:t xml:space="preserve">So</w:t>
      </w:r>
      <w:r>
        <w:t xml:space="preserve"> </w:t>
      </w:r>
      <w:r>
        <w:t xml:space="preserve">$\mathbf{M} {(1, -1)}^{\top} = \mathord{\smash[b]{\underset{\raise.3ex\hbox{$\scriptstyle\sim$}}{0}}\vphantom{0}}_{2 \times 1}$</w:t>
      </w:r>
      <w:r>
        <w:t xml:space="preserve">, 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not invertible</w:t>
      </w:r>
      <w:r>
        <w:t xml:space="preserve"> </w:t>
      </w:r>
      <w:r>
        <w:t xml:space="preserve">(</w:t>
      </w:r>
      <w:hyperlink r:id="rId141">
        <w:r>
          <w:rPr>
            <w:rStyle w:val="Hyperlink"/>
          </w:rPr>
          <w:t xml:space="preserve">a square matrix is invertible exactly when its null space is zero</w:t>
        </w:r>
      </w:hyperlink>
      <w:r>
        <w:t xml:space="preserve">).</w:t>
      </w:r>
      <w:r>
        <w:t xml:space="preserve"> </w:t>
      </w:r>
      <w:r>
        <w:t xml:space="preserve">The two constraints both read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they have no solution at all when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b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 unique minimizer still exists,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the formula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cannot produce it.</w:t>
      </w:r>
    </w:p>
    <w:bookmarkEnd w:id="142"/>
    <w:bookmarkStart w:id="144" w:name="def-sensitivity"/>
    <w:p>
      <w:pPr>
        <w:pStyle w:val="FirstParagraph"/>
      </w:pPr>
      <w:r>
        <w:rPr>
          <w:b/>
          <w:bCs/>
        </w:rPr>
        <w:t xml:space="preserve">Definition 20 (Sensitivity)</w:t>
      </w:r>
      <w:r>
        <w:t xml:space="preserve"> </w:t>
      </w:r>
      <w:r>
        <w:t xml:space="preserve">Suppose a minimization problem (</w:t>
      </w:r>
      <w:hyperlink w:anchor="def-minimization-problem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depends on a vector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$f^*(\mathord{\smash[b]{\underset{\raise.3ex\hbox{$\scriptstyle\sim$}}{b}}\vphantom{b}})$</w:t>
      </w:r>
      <w:r>
        <w:t xml:space="preserve"> </w:t>
      </w:r>
      <w:r>
        <w:t xml:space="preserve">be its minimum value, as a function of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.</w:t>
      </w:r>
      <w:r>
        <w:t xml:space="preserve"> </w:t>
      </w:r>
      <w:r>
        <w:t xml:space="preserve">When the gradient</w:t>
      </w:r>
      <w:r>
        <w:t xml:space="preserve"> </w:t>
      </w:r>
      <w:r>
        <w:t xml:space="preserve">$\frac{\partial}{\partial \mathord{\smash[b]{\underset{\raise.3ex\hbox{$\scriptstyle\sim$}}{b}}\vphantom{b}}} f^*(\mathord{\smash[b]{\underset{\raise.3ex\hbox{$\scriptstyle\sim$}}{b}}\vphantom{b}})$</w:t>
      </w:r>
      <w:r>
        <w:t xml:space="preserve"> </w:t>
      </w:r>
      <w:r>
        <w:t xml:space="preserve">exists 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),</w:t>
      </w:r>
      <w:r>
        <w:t xml:space="preserve"> </w:t>
      </w:r>
      <w:r>
        <w:t xml:space="preserve">it is 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the minimum value to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:</w:t>
      </w:r>
      <w:r>
        <w:t xml:space="preserve"> </w:t>
      </w:r>
      <w:r>
        <w:t xml:space="preserve">by</w:t>
      </w:r>
      <w:r>
        <w:t xml:space="preserve"> </w:t>
      </w:r>
      <w:hyperlink r:id="rId143">
        <w:r>
          <w:rPr>
            <w:rStyle w:val="Hyperlink"/>
          </w:rPr>
          <w:t xml:space="preserve">partial derivative</w:t>
        </w:r>
      </w:hyperlink>
      <w:r>
        <w:t xml:space="preserve">, its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limit,</w:t>
      </w:r>
      <w:r>
        <w:t xml:space="preserve"> </w:t>
      </w:r>
      <w:r>
        <w:t xml:space="preserve">as a change in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alone shrinks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of the resulting change in the minimum value divided by the change in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44"/>
    <w:bookmarkStart w:id="145" w:name="exm-sensitivity"/>
    <w:p>
      <w:pPr>
        <w:pStyle w:val="BodyText"/>
      </w:pPr>
      <w:r>
        <w:rPr>
          <w:b/>
          <w:bCs/>
        </w:rPr>
        <w:t xml:space="preserve">Example 33 (The sensitivity of a one-point problem)</w:t>
      </w:r>
      <w:r>
        <w:t xml:space="preserve"> </w:t>
      </w:r>
      <w:r>
        <w:t xml:space="preserve">Minimize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subject to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b</m:t>
        </m:r>
      </m:oMath>
      <w:r>
        <w:t xml:space="preserve">, for a number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The feasible set (</w:t>
      </w:r>
      <w:hyperlink w:anchor="def-feasible-set">
        <w:r>
          <w:rPr>
            <w:rStyle w:val="Hyperlink"/>
          </w:rPr>
          <w:t xml:space="preserve">Definition 12</w:t>
        </w:r>
      </w:hyperlink>
      <w:r>
        <w:t xml:space="preserve">)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, so the minimum value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its sensitivity to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b</m:t>
            </m:r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b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the sensitivity is</w:t>
      </w:r>
      <w:r>
        <w:t xml:space="preserve"> </w:t>
      </w:r>
      <m:oMath>
        <m:r>
          <m:t>6</m:t>
        </m:r>
      </m:oMath>
      <w:r>
        <w:t xml:space="preserve">:</w:t>
      </w:r>
      <w:r>
        <w:t xml:space="preserve"> </w:t>
      </w:r>
      <w:r>
        <w:t xml:space="preserve">moving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3.1</m:t>
        </m:r>
      </m:oMath>
      <w:r>
        <w:t xml:space="preserve"> </w:t>
      </w:r>
      <w:r>
        <w:t xml:space="preserve">raises the minimum value from</w:t>
      </w:r>
      <w:r>
        <w:t xml:space="preserve"> </w:t>
      </w:r>
      <m:oMath>
        <m:r>
          <m:t>9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9.61</m:t>
        </m:r>
      </m:oMath>
      <w:r>
        <w:t xml:space="preserve">,</w:t>
      </w:r>
      <w:r>
        <w:t xml:space="preserve"> </w:t>
      </w:r>
      <w:r>
        <w:t xml:space="preserve">an increase of</w:t>
      </w:r>
      <w:r>
        <w:t xml:space="preserve"> </w:t>
      </w:r>
      <m:oMath>
        <m:r>
          <m:t>0.61</m:t>
        </m:r>
      </m:oMath>
      <w:r>
        <w:t xml:space="preserve">, close to</w:t>
      </w:r>
      <w:r>
        <w:t xml:space="preserve"> </w:t>
      </w:r>
      <m:oMath>
        <m:r>
          <m:t>6</m:t>
        </m:r>
        <m:r>
          <m:rPr>
            <m:sty m:val="p"/>
          </m:rPr>
          <m:t>×</m:t>
        </m:r>
        <m:r>
          <m:t>0.1</m:t>
        </m:r>
        <m:r>
          <m:rPr>
            <m:sty m:val="p"/>
          </m:rPr>
          <m:t>=</m:t>
        </m:r>
        <m:r>
          <m:t>0.6</m:t>
        </m:r>
      </m:oMath>
      <w:r>
        <w:t xml:space="preserve">.</w:t>
      </w:r>
    </w:p>
    <w:bookmarkEnd w:id="145"/>
    <w:bookmarkStart w:id="146" w:name="cor-qp-sensitivity"/>
    <w:p>
      <w:pPr>
        <w:pStyle w:val="BodyText"/>
      </w:pPr>
      <w:r>
        <w:rPr>
          <w:b/>
          <w:bCs/>
        </w:rPr>
        <w:t xml:space="preserve">Corollary 2 (The multiplier is the sensitivity of the minimum value)</w:t>
      </w:r>
      <w:r>
        <w:t xml:space="preserve"> </w:t>
      </w:r>
      <w:r>
        <w:t xml:space="preserve">In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 write the minimum value as a function of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,</w:t>
      </w:r>
      <w:r>
        <w:t xml:space="preserve"> </w:t>
      </w:r>
      <w:r>
        <w:t xml:space="preserve">$f^*(\mathord{\smash[b]{\underset{\raise.3ex\hbox{$\scriptstyle\sim$}}{b}}\vphantom{b}}) = \tfrac{1}{2}\,{\mathord{\smash[b]{\underset{\raise.3ex\hbox{$\scriptstyle\sim$}}{b}}\vphantom{b}}}^{\top} \mathbf{M}^{-1} \mathord{\smash[b]{\underset{\raise.3ex\hbox{$\scriptstyle\sim$}}{b}}\vphantom{b}}$</w:t>
      </w:r>
      <w:r>
        <w:t xml:space="preserve">.</w:t>
      </w:r>
      <w:r>
        <w:t xml:space="preserve"> </w:t>
      </w:r>
      <w:r>
        <w:t xml:space="preserve">Its sensitivity to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(</w:t>
      </w:r>
      <w:hyperlink w:anchor="def-sensitivity">
        <w:r>
          <w:rPr>
            <w:rStyle w:val="Hyperlink"/>
          </w:rPr>
          <w:t xml:space="preserve">Definition 20</w:t>
        </w:r>
      </w:hyperlink>
      <w:r>
        <w:t xml:space="preserve">) is</w:t>
      </w:r>
    </w:p>
    <w:p>
      <w:pPr>
        <w:pStyle w:val="BodyText"/>
      </w:pPr>
      <w:r>
        <w:t xml:space="preserve">$$
    \begin{aligned}
    \frac{\partial}{\partial \mathord{\smash[b]{\underset{\raise.3ex\hbox{$\scriptstyle\sim$}}{b}}\vphantom{b}}} f^*(\mathord{\smash[b]{\underset{\raise.3ex\hbox{$\scriptstyle\sim$}}{b}}\vphantom{b}})
    &amp;= \mathbf{M}^{-1} \mathord{\smash[b]{\underset{\raise.3ex\hbox{$\scriptstyle\sim$}}{b}}\vphantom{b}} \\
    &amp;= -\mathord{\smash[b]{\underset{\raise.3ex\hbox{$\scriptstyle\sim$}}{\lambda}}\vphantom{\lambda}}^*.
    \end{aligned}
    $$</w:t>
      </w:r>
    </w:p>
    <w:bookmarkEnd w:id="14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and does not depend on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47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\mathord{\smash[b]{\underset{\raise.3ex\hbox{$\scriptstyle\sim$}}{b}}\vphantom{b}}} f^*(\mathord{\smash[b]{\underset{\raise.3ex\hbox{$\scriptstyle\sim$}}{b}}\vphantom{b}})
    &amp;= \tfrac{1}{2}\,\frac{\partial}{\partial \mathord{\smash[b]{\underset{\raise.3ex\hbox{$\scriptstyle\sim$}}{b}}\vphantom{b}}} \mathopen{}\left({\mathord{\smash[b]{\underset{\raise.3ex\hbox{$\scriptstyle\sim$}}{b}}\vphantom{b}}}^{\top} \mathbf{M}^{-1} \mathord{\smash[b]{\underset{\raise.3ex\hbox{$\scriptstyle\sim$}}{b}}\vphantom{b}}\right)\mathclose{}
    &amp;&amp; \text{(constant multiple)}
    \\
    &amp;= \tfrac{1}{2} \mathopen{}\left(2 \mathbf{M}^{-1} \mathord{\smash[b]{\underset{\raise.3ex\hbox{$\scriptstyle\sim$}}{b}}\vphantom{b}}\right)\mathclose{}
    &amp;&amp; \text{(derivative of a quadratic form)}
    \\
    &amp;= \mathbf{M}^{-1} \mathord{\smash[b]{\underset{\raise.3ex\hbox{$\scriptstyle\sim$}}{b}}\vphantom{b}}
    &amp;&amp; \text{(simplify)}
    \\
    &amp;= -\mathord{\smash[b]{\underset{\raise.3ex\hbox{$\scriptstyle\sim$}}{\lambda}}\vphantom{\lambda}}^*.
    &amp;&amp; \text{(definition of } \mathord{\smash[b]{\underset{\raise.3ex\hbox{$\scriptstyle\sim$}}{\lambda}}\vphantom{\lambda}}^* \text{)}
    \end{aligned}
    $$</w:t>
      </w:r>
    </w:p>
    <w:bookmarkStart w:id="147" w:name="exm-qp-sensitivity"/>
    <w:p>
      <w:pPr>
        <w:pStyle w:val="FirstParagraph"/>
      </w:pPr>
      <w:r>
        <w:rPr>
          <w:b/>
          <w:bCs/>
        </w:rPr>
        <w:t xml:space="preserve">Example 34 (Moving the line)</w:t>
      </w:r>
      <w:r>
        <w:t xml:space="preserve"> </w:t>
      </w:r>
      <w:r>
        <w:t xml:space="preserve">In</w:t>
      </w:r>
      <w:r>
        <w:t xml:space="preserve"> </w:t>
      </w:r>
      <w:hyperlink w:anchor="exm-qp-equality">
        <w:r>
          <w:rPr>
            <w:rStyle w:val="Hyperlink"/>
          </w:rPr>
          <w:t xml:space="preserve">Example 31</w:t>
        </w:r>
      </w:hyperlink>
      <w:r>
        <w:t xml:space="preserve"> </w:t>
      </w:r>
      <w:r>
        <w:t xml:space="preserve">with a general right side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</m:num>
          <m:den>
            <m:r>
              <m:t>25</m:t>
            </m:r>
          </m:den>
        </m:f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b</m:t>
            </m:r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  <m:r>
              <m:t>b</m:t>
            </m:r>
          </m:num>
          <m:den>
            <m:r>
              <m:t>25</m:t>
            </m:r>
          </m:den>
        </m:f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this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10</m:t>
                  </m:r>
                </m:num>
                <m:den>
                  <m:r>
                    <m:t>25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moving the line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outward by a small step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raises the minimum value by about</w:t>
      </w:r>
      <w:r>
        <w:t xml:space="preserve"> </w:t>
      </w:r>
      <m:oMath>
        <m:r>
          <m:t>0.4</m:t>
        </m:r>
        <m:r>
          <m:t> </m:t>
        </m:r>
        <m:r>
          <m:t>ε</m:t>
        </m:r>
      </m:oMath>
      <w:r>
        <w:t xml:space="preserve">.</w:t>
      </w:r>
    </w:p>
    <w:bookmarkEnd w:id="147"/>
    <w:bookmarkEnd w:id="148"/>
    <w:bookmarkStart w:id="189" w:name="sec-descent"/>
    <w:p>
      <w:pPr>
        <w:pStyle w:val="Heading2"/>
      </w:pPr>
      <w:r>
        <w:t xml:space="preserve">4 Newton’s method and gradient descent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Newton-Raphson and gradient descent parts of</w:t>
            </w:r>
            <w:r>
              <w:t xml:space="preserve"> </w:t>
            </w:r>
            <w:r>
              <w:t xml:space="preserve">Zhou [1]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motivates the Newton step by minimizing a quadratic approximation;</w:t>
            </w:r>
            <w:r>
              <w:t xml:space="preserve"> </w:t>
            </w:r>
            <w:r>
              <w:t xml:space="preserve">here that step is proved to be the exact minimizer of the quadratic model.</w:t>
            </w:r>
            <w:r>
              <w:t xml:space="preserve"> </w:t>
            </w:r>
            <w:r>
              <w:t xml:space="preserve">In the source’s zigzag example the starting value of the objective is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not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as the source writes;</w:t>
            </w:r>
            <w:r>
              <w:t xml:space="preserve"> </w:t>
            </w:r>
            <w:r>
              <w:t xml:space="preserve">the ratio of successive values is unaffected.</w:t>
            </w:r>
            <w:r>
              <w:t xml:space="preserve"> </w:t>
            </w:r>
            <w:r>
              <w:t xml:space="preserve">In the same example the source’s formula for</w:t>
            </w:r>
            <w:r>
              <w:t xml:space="preserve"> </w:t>
            </w:r>
            <w:r>
              <w:t xml:space="preserve">$\mathord{\smash[b]{\underset{\raise.3ex\hbox{$\scriptstyle\sim$}}{x}}\vphantom{x}}^{(1)}$</w:t>
            </w:r>
            <w:r>
              <w:t xml:space="preserve"> </w:t>
            </w:r>
            <w:r>
              <w:t xml:space="preserve">has</w:t>
            </w:r>
            <w:r>
              <w:t xml:space="preserve"> </w:t>
            </w:r>
            <w:r>
              <w:t xml:space="preserve">$\mathord{\smash[b]{\underset{\raise.3ex\hbox{$\scriptstyle\sim$}}{x}}\vphantom{x}}^{(1)}$</w:t>
            </w:r>
            <w:r>
              <w:t xml:space="preserve"> </w:t>
            </w:r>
            <w:r>
              <w:t xml:space="preserve">on its right side where</w:t>
            </w:r>
            <w:r>
              <w:t xml:space="preserve"> </w:t>
            </w:r>
            <w:r>
              <w:t xml:space="preserve">$\mathord{\smash[b]{\underset{\raise.3ex\hbox{$\scriptstyle\sim$}}{x}}\vphantom{x}}^{(0)}$</w:t>
            </w:r>
            <w:r>
              <w:t xml:space="preserve"> </w:t>
            </w:r>
            <w:r>
              <w:t xml:space="preserve">is meant.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r>
              <w:t xml:space="preserve">the quadratic convergence theorem for Newton’s method in general,</w:t>
            </w:r>
            <w:r>
              <w:t xml:space="preserve"> </w:t>
            </w:r>
            <w:r>
              <w:t xml:space="preserve">and its remedies for instability (a positive definite substitute for the Hessian,</w:t>
            </w:r>
            <w:r>
              <w:t xml:space="preserve"> </w:t>
            </w:r>
            <w:r>
              <w:t xml:space="preserve">and shortening the Newton step by a search along its direction)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r>
              <w:t xml:space="preserve">its remark that Hessians are expensive to compute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r>
              <w:t xml:space="preserve">the convergence-rate theorem for strongly convex functions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r>
              <w:t xml:space="preserve">gradient descent with momentum, and its optimal parameters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r>
              <w:t xml:space="preserve">Nesterov acceleration, and stochastic gradient descent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r>
              <w:t xml:space="preserve">its code and animations</w:t>
            </w:r>
          </w:p>
          <w:p/>
        </w:tc>
      </w:tr>
    </w:tbl>
    <w:bookmarkStart w:id="151" w:name="def-iterative-method"/>
    <w:p>
      <w:pPr>
        <w:pStyle w:val="FirstParagraph"/>
      </w:pPr>
      <w:r>
        <w:rPr>
          <w:b/>
          <w:bCs/>
        </w:rPr>
        <w:t xml:space="preserve">Definition 21 (Iterative method)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iterative method</w:t>
      </w:r>
      <w:r>
        <w:t xml:space="preserve"> </w:t>
      </w:r>
      <w:r>
        <w:t xml:space="preserve">[12]</w:t>
      </w:r>
      <w:r>
        <w:t xml:space="preserve"> </w:t>
      </w:r>
      <w:r>
        <w:t xml:space="preserve">starts from a point</w:t>
      </w:r>
      <w:r>
        <w:t xml:space="preserve"> </w:t>
      </w:r>
      <w:r>
        <w:t xml:space="preserve">$\mathord{\smash[b]{\underset{\raise.3ex\hbox{$\scriptstyle\sim$}}{x}}\vphantom{x}}^{(0)}$</w:t>
      </w:r>
      <w:r>
        <w:t xml:space="preserve"> </w:t>
      </w:r>
      <w:r>
        <w:t xml:space="preserve">and computes</w:t>
      </w:r>
      <w:r>
        <w:t xml:space="preserve"> </w:t>
      </w:r>
      <w:r>
        <w:t xml:space="preserve">$\mathord{\smash[b]{\underset{\raise.3ex\hbox{$\scriptstyle\sim$}}{x}}\vphantom{x}}^{(t+1)}$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$\mathord{\smash[b]{\underset{\raise.3ex\hbox{$\scriptstyle\sim$}}{x}}\vphantom{x}}^{(t)}$</w:t>
      </w:r>
      <w:r>
        <w:t xml:space="preserve"> </w:t>
      </w:r>
      <w:r>
        <w:t xml:space="preserve">by a fixed rule,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151"/>
    <w:bookmarkStart w:id="152" w:name="def-iterate"/>
    <w:p>
      <w:pPr>
        <w:pStyle w:val="BodyText"/>
      </w:pPr>
      <w:r>
        <w:rPr>
          <w:b/>
          <w:bCs/>
        </w:rPr>
        <w:t xml:space="preserve">Definition 22 (Iterate)</w:t>
      </w:r>
      <w:r>
        <w:t xml:space="preserve"> </w:t>
      </w:r>
      <w:r>
        <w:t xml:space="preserve">In an iterative method (</w:t>
      </w:r>
      <w:hyperlink w:anchor="def-iterative-method">
        <w:r>
          <w:rPr>
            <w:rStyle w:val="Hyperlink"/>
          </w:rPr>
          <w:t xml:space="preserve">Definition 21</w:t>
        </w:r>
      </w:hyperlink>
      <w:r>
        <w:t xml:space="preserve">),</w:t>
      </w:r>
      <w:r>
        <w:t xml:space="preserve"> </w:t>
      </w:r>
      <w:r>
        <w:t xml:space="preserve">the points</w:t>
      </w:r>
      <w:r>
        <w:t xml:space="preserve"> </w:t>
      </w:r>
      <w:r>
        <w:t xml:space="preserve">$\mathord{\smash[b]{\underset{\raise.3ex\hbox{$\scriptstyle\sim$}}{x}}\vphantom{x}}^{(t)}$</w:t>
      </w:r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iterates</w:t>
      </w:r>
      <w:r>
        <w:t xml:space="preserve">.</w:t>
      </w:r>
    </w:p>
    <w:bookmarkEnd w:id="152"/>
    <w:bookmarkStart w:id="153" w:name="def-iterate-error"/>
    <w:p>
      <w:pPr>
        <w:pStyle w:val="BodyText"/>
      </w:pPr>
      <w:r>
        <w:rPr>
          <w:b/>
          <w:bCs/>
        </w:rPr>
        <w:t xml:space="preserve">Definition 23 (Error of an iterate)</w:t>
      </w:r>
      <w:r>
        <w:t xml:space="preserve"> </w:t>
      </w:r>
      <w:r>
        <w:t xml:space="preserve">For a point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that an iterative method (</w:t>
      </w:r>
      <w:hyperlink w:anchor="def-iterative-method">
        <w:r>
          <w:rPr>
            <w:rStyle w:val="Hyperlink"/>
          </w:rPr>
          <w:t xml:space="preserve">Definition 21</w:t>
        </w:r>
      </w:hyperlink>
      <w:r>
        <w:t xml:space="preserve">) is meant to reach,</w:t>
      </w:r>
      <w:r>
        <w:t xml:space="preserve"> </w:t>
      </w:r>
      <w:r>
        <w:t xml:space="preserve">$\mathopen{}\left\lVert\mathord{\smash[b]{\underset{\raise.3ex\hbox{$\scriptstyle\sim$}}{x}}\vphantom{x}}^{(t)} - \mathord{\smash[b]{\underset{\raise.3ex\hbox{$\scriptstyle\sim$}}{x}}\vphantom{x}}^*\right\rVert\mathclose{}$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error</w:t>
      </w:r>
      <w:r>
        <w:t xml:space="preserve"> </w:t>
      </w:r>
      <w:r>
        <w:t xml:space="preserve">of the iterate</w:t>
      </w:r>
      <w:r>
        <w:t xml:space="preserve"> </w:t>
      </w:r>
      <w:r>
        <w:t xml:space="preserve">$\mathord{\smash[b]{\underset{\raise.3ex\hbox{$\scriptstyle\sim$}}{x}}\vphantom{x}}^{(t)}$</w:t>
      </w:r>
      <w:r>
        <w:t xml:space="preserve"> </w:t>
      </w:r>
      <w:r>
        <w:t xml:space="preserve">(</w:t>
      </w:r>
      <w:hyperlink w:anchor="def-iterate">
        <w:r>
          <w:rPr>
            <w:rStyle w:val="Hyperlink"/>
          </w:rPr>
          <w:t xml:space="preserve">Definition 22</w:t>
        </w:r>
      </w:hyperlink>
      <w:r>
        <w:t xml:space="preserve">).</w:t>
      </w:r>
    </w:p>
    <w:bookmarkEnd w:id="153"/>
    <w:bookmarkStart w:id="156" w:name="def-vector-sequence-limit"/>
    <w:p>
      <w:pPr>
        <w:pStyle w:val="BodyText"/>
      </w:pPr>
      <w:r>
        <w:rPr>
          <w:b/>
          <w:bCs/>
        </w:rPr>
        <w:t xml:space="preserve">Definition 24 (Convergence of a sequence of vectors)</w:t>
      </w:r>
      <w:r>
        <w:t xml:space="preserve"> </w:t>
      </w:r>
      <w:r>
        <w:t xml:space="preserve">A</w:t>
      </w:r>
      <w:r>
        <w:t xml:space="preserve"> </w:t>
      </w:r>
      <w:hyperlink r:id="rId154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$\mathord{\smash[b]{\underset{\raise.3ex\hbox{$\scriptstyle\sim$}}{x}}\vphantom{x}}^{(0)}, \mathord{\smash[b]{\underset{\raise.3ex\hbox{$\scriptstyle\sim$}}{x}}\vphantom{x}}^{(1)}, \ldots$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</w:t>
      </w:r>
      <w:r>
        <w:t xml:space="preserve"> </w:t>
      </w:r>
      <w:r>
        <w:t xml:space="preserve">$\mathord{\smash[b]{\underset{\raise.3ex\hbox{$\scriptstyle\sim$}}{x}}\vphantom{x}}^* \in \mathbb{R}^p$</w:t>
      </w:r>
      <w:r>
        <w:t xml:space="preserve"> </w:t>
      </w:r>
      <w:r>
        <w:t xml:space="preserve">if the sequence of distances</w:t>
      </w:r>
      <w:r>
        <w:t xml:space="preserve"> </w:t>
      </w:r>
      <w:r>
        <w:t xml:space="preserve">$\mathopen{}\left\lVert\mathord{\smash[b]{\underset{\raise.3ex\hbox{$\scriptstyle\sim$}}{x}}\vphantom{x}}^{(t)} - \mathord{\smash[b]{\underset{\raise.3ex\hbox{$\scriptstyle\sim$}}{x}}\vphantom{x}}^*\right\rVert\mathclose{}$</w:t>
      </w:r>
      <w:r>
        <w:t xml:space="preserve"> </w:t>
      </w:r>
      <w:hyperlink r:id="rId155">
        <w:r>
          <w:rPr>
            <w:rStyle w:val="Hyperlink"/>
          </w:rPr>
          <w:t xml:space="preserve">converges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this is the convergence of a sequence of numbers to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bookmarkEnd w:id="156"/>
    <w:bookmarkStart w:id="157" w:name="exm-vector-sequence-limit"/>
    <w:p>
      <w:pPr>
        <w:pStyle w:val="BodyText"/>
      </w:pPr>
      <w:r>
        <w:rPr>
          <w:b/>
          <w:bCs/>
        </w:rPr>
        <w:t xml:space="preserve">Example 35 (Halving a vector)</w:t>
      </w:r>
      <w:r>
        <w:t xml:space="preserve"> </w:t>
      </w:r>
      <w:r>
        <w:t xml:space="preserve">The iterative method</w:t>
      </w:r>
      <w:r>
        <w:t xml:space="preserve"> </w:t>
      </w:r>
      <w:r>
        <w:t xml:space="preserve">$\mathord{\smash[b]{\underset{\raise.3ex\hbox{$\scriptstyle\sim$}}{x}}\vphantom{x}}^{(t+1)} = \tfrac{1}{2}\,\mathord{\smash[b]{\underset{\raise.3ex\hbox{$\scriptstyle\sim$}}{x}}\vphantom{x}}^{(t)}$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$\mathord{\smash[b]{\underset{\raise.3ex\hbox{$\scriptstyle\sim$}}{x}}\vphantom{x}}^{(0)} = {(4, 2)}^{\top}$</w:t>
      </w:r>
      <w:r>
        <w:t xml:space="preserve"> </w:t>
      </w:r>
      <w:r>
        <w:t xml:space="preserve">has iterates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w:r>
        <w:t xml:space="preserve">$\mathord{\smash[b]{\underset{\raise.3ex\hbox{$\scriptstyle\sim$}}{x}}\vphantom{x}}^{(t)} = 2^{-t}\,{(4, 2)}^{\top}$</w:t>
      </w:r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$\mathord{\smash[b]{\underset{\raise.3ex\hbox{$\scriptstyle\sim$}}{x}}\vphantom{x}}^* = \mathord{\smash[b]{\underset{\raise.3ex\hbox{$\scriptstyle\sim$}}{0}}\vphantom{0}}$</w:t>
      </w:r>
      <w:r>
        <w:t xml:space="preserve">, the error of</w:t>
      </w:r>
      <w:r>
        <w:t xml:space="preserve"> </w:t>
      </w:r>
      <w:r>
        <w:t xml:space="preserve">$\mathord{\smash[b]{\underset{\raise.3ex\hbox{$\scriptstyle\sim$}}{x}}\vphantom{x}}^{(t)}$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\begin{aligned}
    \mathopen{}\left\lVert 2^{-t}\,{(4, 2)}^{\top} - \mathord{\smash[b]{\underset{\raise.3ex\hbox{$\scriptstyle\sim$}}{0}}\vphantom{0}}\right\rVert\mathclose{}
    &amp;= 2^{-t}\,\mathopen{}\left\lVert{(4, 2)}^{\top}\right\rVert\mathclose{}
    &amp;&amp; \text{(norm of a multiple)}
    \\
    &amp;= 2^{-t} \sqrt{20},
    &amp;&amp; \text{(} 4^2 + 2^2 = 20 \text{)}
    \end{aligned}
    $$</w:t>
      </w:r>
    </w:p>
    <w:p>
      <w:pPr>
        <w:pStyle w:val="FirstParagraph"/>
      </w:pPr>
      <w:r>
        <w:t xml:space="preserve">which converges to</w:t>
      </w:r>
      <w:r>
        <w:t xml:space="preserve"> </w:t>
      </w:r>
      <m:oMath>
        <m:r>
          <m:t>0</m:t>
        </m:r>
      </m:oMath>
      <w:r>
        <w:t xml:space="preserve">, so the iterates converge to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</w:p>
    <w:bookmarkEnd w:id="157"/>
    <w:bookmarkStart w:id="158" w:name="def-newton-method"/>
    <w:p>
      <w:pPr>
        <w:pStyle w:val="BodyText"/>
      </w:pPr>
      <w:r>
        <w:rPr>
          <w:b/>
          <w:bCs/>
        </w:rPr>
        <w:t xml:space="preserve">Definition 25 (Newton’s method for minimization)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$\mathord{\smash[b]{\underset{\raise.3ex\hbox{$\scriptstyle\sim$}}{x}}\vphantom{x}}^{(0)}$</w:t>
      </w:r>
      <w:r>
        <w:t xml:space="preserve"> </w:t>
      </w:r>
      <w:r>
        <w:t xml:space="preserve">be a starting point.</w:t>
      </w:r>
      <w:r>
        <w:t xml:space="preserve"> </w:t>
      </w:r>
      <w:r>
        <w:rPr>
          <w:b/>
          <w:bCs/>
        </w:rPr>
        <w:t xml:space="preserve">Newton’s method</w:t>
      </w:r>
      <w:r>
        <w:t xml:space="preserve"> </w:t>
      </w:r>
      <w:r>
        <w:t xml:space="preserve">[13]</w:t>
      </w:r>
      <w:r>
        <w:t xml:space="preserve"> </w:t>
      </w:r>
      <w:r>
        <w:t xml:space="preserve">computes,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 as long as</w:t>
      </w:r>
      <w:r>
        <w:t xml:space="preserve"> </w:t>
      </w:r>
      <w:r>
        <w:t xml:space="preserve">$\mathbf{H}_f(\mathord{\smash[b]{\underset{\raise.3ex\hbox{$\scriptstyle\sim$}}{x}}\vphantom{x}}^{(t)})$</w:t>
      </w:r>
      <w:r>
        <w:t xml:space="preserve"> </w:t>
      </w:r>
      <w:r>
        <w:t xml:space="preserve">is invertible,</w:t>
      </w:r>
    </w:p>
    <w:p>
      <w:pPr>
        <w:pStyle w:val="BodyText"/>
      </w:pPr>
      <w:r>
        <w:t xml:space="preserve">$$
    \mathord{\smash[b]{\underset{\raise.3ex\hbox{$\scriptstyle\sim$}}{x}}\vphantom{x}}^{(t+1)} \stackrel{\text{def}}{=}\mathord{\smash[b]{\underset{\raise.3ex\hbox{$\scriptstyle\sim$}}{x}}\vphantom{x}}^{(t)} - \mathopen{}\left[\mathbf{H}_f(\mathord{\smash[b]{\underset{\raise.3ex\hbox{$\scriptstyle\sim$}}{x}}\vphantom{x}}^{(t)})\right]\mathclose{}^{-1} \frac{\partial}{\partial \mathord{\smash[b]{\underset{\raise.3ex\hbox{$\scriptstyle\sim$}}{x}}\vphantom{x}}} f(\mathord{\smash[b]{\underset{\raise.3ex\hbox{$\scriptstyle\sim$}}{x}}\vphantom{x}}^{(t)}).
    $$</w:t>
      </w:r>
    </w:p>
    <w:bookmarkEnd w:id="158"/>
    <w:bookmarkStart w:id="159" w:name="def-newton-step"/>
    <w:p>
      <w:pPr>
        <w:pStyle w:val="FirstParagraph"/>
      </w:pPr>
      <w:r>
        <w:rPr>
          <w:b/>
          <w:bCs/>
        </w:rPr>
        <w:t xml:space="preserve">Definition 26 (Newton step)</w:t>
      </w:r>
      <w:r>
        <w:t xml:space="preserve"> </w:t>
      </w:r>
      <w:r>
        <w:t xml:space="preserve">In Newton’s method (</w:t>
      </w:r>
      <w:hyperlink w:anchor="def-newton-method">
        <w:r>
          <w:rPr>
            <w:rStyle w:val="Hyperlink"/>
          </w:rPr>
          <w:t xml:space="preserve">Definition 25</w:t>
        </w:r>
      </w:hyperlink>
      <w:r>
        <w:t xml:space="preserve">),</w:t>
      </w:r>
      <w:r>
        <w:t xml:space="preserve"> </w:t>
      </w:r>
      <w:r>
        <w:t xml:space="preserve">the vector</w:t>
      </w:r>
      <w:r>
        <w:t xml:space="preserve"> </w:t>
      </w:r>
      <w:r>
        <w:t xml:space="preserve">$-\mathopen{}\left[\mathbf{H}_f(\mathord{\smash[b]{\underset{\raise.3ex\hbox{$\scriptstyle\sim$}}{x}}\vphantom{x}}^{(t)})\right]\mathclose{}^{-1} \frac{\partial}{\partial \mathord{\smash[b]{\underset{\raise.3ex\hbox{$\scriptstyle\sim$}}{x}}\vphantom{x}}} f(\mathord{\smash[b]{\underset{\raise.3ex\hbox{$\scriptstyle\sim$}}{x}}\vphantom{x}}^{(t)})$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Newton step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$\mathord{\smash[b]{\underset{\raise.3ex\hbox{$\scriptstyle\sim$}}{x}}\vphantom{x}}^{(t)}$</w:t>
      </w:r>
      <w:r>
        <w:t xml:space="preserve">.</w:t>
      </w:r>
    </w:p>
    <w:bookmarkEnd w:id="159"/>
    <w:bookmarkStart w:id="160" w:name="exm-newton-method"/>
    <w:p>
      <w:pPr>
        <w:pStyle w:val="BodyText"/>
      </w:pPr>
      <w:r>
        <w:rPr>
          <w:b/>
          <w:bCs/>
        </w:rPr>
        <w:t xml:space="preserve">Example 36 (Newton’s method for a cubic)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≠</m:t>
        </m:r>
        <m:r>
          <m:t>0</m:t>
        </m:r>
      </m:oMath>
      <w:r>
        <w:t xml:space="preserve">, one Newton step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(Newton’s method with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4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From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2.5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+</m:t>
              </m:r>
              <m:r>
                <m:t>1.6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2.05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2.05</m:t>
              </m:r>
              <m:r>
                <m:rPr>
                  <m:sty m:val="p"/>
                </m:rPr>
                <m:t>+</m:t>
              </m:r>
              <m:r>
                <m:t>1.951219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2.000610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(to six decimals);</w:t>
      </w:r>
    </w:p>
    <w:p>
      <w:pPr>
        <w:numPr>
          <w:ilvl w:val="0"/>
          <w:numId w:val="1021"/>
        </w:numPr>
      </w:pP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2.0000001</m:t>
        </m:r>
      </m:oMath>
      <w:r>
        <w:t xml:space="preserve"> </w:t>
      </w:r>
      <w:r>
        <w:t xml:space="preserve">(to seven decimals).</w:t>
      </w:r>
    </w:p>
    <w:p>
      <w:pPr>
        <w:pStyle w:val="FirstParagraph"/>
      </w:pPr>
      <w:r>
        <w:t xml:space="preserve">The iterates (</w:t>
      </w:r>
      <w:hyperlink w:anchor="def-iterate">
        <w:r>
          <w:rPr>
            <w:rStyle w:val="Hyperlink"/>
          </w:rPr>
          <w:t xml:space="preserve">Definition 22</w:t>
        </w:r>
      </w:hyperlink>
      <w:r>
        <w:t xml:space="preserve">) approach</w:t>
      </w:r>
      <w:r>
        <w:t xml:space="preserve"> </w:t>
      </w:r>
      <m:oMath>
        <m:r>
          <m:t>2</m:t>
        </m:r>
      </m:oMath>
      <w:r>
        <w:t xml:space="preserve">, the local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 stationary point, since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).</w:t>
      </w:r>
    </w:p>
    <w:bookmarkEnd w:id="160"/>
    <w:bookmarkStart w:id="161" w:name="def-quadratic-model"/>
    <w:p>
      <w:pPr>
        <w:pStyle w:val="BodyText"/>
      </w:pPr>
      <w:r>
        <w:rPr>
          <w:b/>
          <w:bCs/>
        </w:rPr>
        <w:t xml:space="preserve">Definition 27 (Quadratic model (second-order Taylor polynomial))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as in</w:t>
      </w:r>
      <w:r>
        <w:t xml:space="preserve"> </w:t>
      </w:r>
      <w:hyperlink w:anchor="def-newton-method">
        <w:r>
          <w:rPr>
            <w:rStyle w:val="Hyperlink"/>
          </w:rPr>
          <w:t xml:space="preserve">Definition 25</w:t>
        </w:r>
      </w:hyperlink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point,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$\mathord{\smash[b]{\underset{\raise.3ex\hbox{$\scriptstyle\sim$}}{g}}\vphantom{g}} \stackrel{\text{def}}{=}\frac{\partial}{\partial \mathord{\smash[b]{\underset{\raise.3ex\hbox{$\scriptstyle\sim$}}{x}}\vphantom{x}}} f(\mathord{\smash[b]{\underset{\raise.3ex\hbox{$\scriptstyle\sim$}}{x}}\vphantom{x}})$</w:t>
      </w:r>
      <w:r>
        <w:t xml:space="preserve"> </w:t>
      </w:r>
      <w:r>
        <w:t xml:space="preserve">and</w:t>
      </w:r>
      <w:r>
        <w:t xml:space="preserve"> </w:t>
      </w:r>
      <w:r>
        <w:t xml:space="preserve">$\mathbf{H} \stackrel{\text{def}}{=}\mathbf{H}_f(\mathord{\smash[b]{\underset{\raise.3ex\hbox{$\scriptstyle\sim$}}{x}}\vphantom{x}})$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quadratic model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 function of a step</w:t>
      </w:r>
      <w:r>
        <w:t xml:space="preserve"> </w:t>
      </w:r>
      <w:r>
        <w:t xml:space="preserve">$\mathord{\smash[b]{\underset{\raise.3ex\hbox{$\scriptstyle\sim$}}{\delta}}\vphantom{\delta}}\in \mathbb{R}^p$</w:t>
      </w:r>
    </w:p>
    <w:p>
      <w:pPr>
        <w:pStyle w:val="BodyText"/>
      </w:pPr>
      <w:r>
        <w:t xml:space="preserve">$$
    q(\mathord{\smash[b]{\underset{\raise.3ex\hbox{$\scriptstyle\sim$}}{\delta}}\vphantom{\delta}}) \stackrel{\text{def}}{=}f(\mathord{\smash[b]{\underset{\raise.3ex\hbox{$\scriptstyle\sim$}}{x}}\vphantom{x}}) + \mathord{\smash[b]{\underset{\raise.3ex\hbox{$\scriptstyle\sim$}}{g}}\vphantom{g}} \cdot \mathord{\smash[b]{\underset{\raise.3ex\hbox{$\scriptstyle\sim$}}{\delta}}\vphantom{\delta}} + \tfrac{1}{2}\,{\mathord{\smash[b]{\underset{\raise.3ex\hbox{$\scriptstyle\sim$}}{\delta}}\vphantom{\delta}}}^{\top} \mathbf{H} \mathord{\smash[b]{\underset{\raise.3ex\hbox{$\scriptstyle\sim$}}{\delta}}\vphantom{\delta}},
    $$</w:t>
      </w:r>
    </w:p>
    <w:p>
      <w:pPr>
        <w:pStyle w:val="FirstParagraph"/>
      </w:pPr>
      <w:r>
        <w:t xml:space="preserve">also called the</w:t>
      </w:r>
      <w:r>
        <w:t xml:space="preserve"> </w:t>
      </w:r>
      <w:r>
        <w:rPr>
          <w:b/>
          <w:bCs/>
        </w:rPr>
        <w:t xml:space="preserve">second-order Taylor polynomial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</w:p>
    <w:bookmarkEnd w:id="161"/>
    <w:bookmarkStart w:id="162" w:name="exm-quadratic-model"/>
    <w:p>
      <w:pPr>
        <w:pStyle w:val="BodyText"/>
      </w:pPr>
      <w:r>
        <w:rPr>
          <w:b/>
          <w:bCs/>
        </w:rPr>
        <w:t xml:space="preserve">Example 37 (The model at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t xml:space="preserve"> </w:t>
      </w:r>
      <w:r>
        <w:t xml:space="preserve">(</w:t>
      </w:r>
      <w:hyperlink w:anchor="exm-newton-method">
        <w:r>
          <w:rPr>
            <w:rStyle w:val="Hyperlink"/>
          </w:rPr>
          <w:t xml:space="preserve">Example 36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2.25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2.5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2.25</m:t>
        </m:r>
        <m:r>
          <m:t> </m:t>
        </m:r>
        <m:r>
          <m:t>δ</m:t>
        </m:r>
        <m:r>
          <m:rPr>
            <m:sty m:val="p"/>
          </m:rPr>
          <m:t>+</m:t>
        </m:r>
        <m:r>
          <m:t>2.5</m:t>
        </m:r>
        <m:r>
          <m:t> 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r>
        <w:t xml:space="preserve">$f(\mathord{\smash[b]{\underset{\raise.3ex\hbox{$\scriptstyle\sim$}}{x}}\vphantom{x}}) = \tfrac{1}{2} (x_1^2 + 3 x_2^2)$</w:t>
      </w:r>
      <w:r>
        <w:t xml:space="preserve">, whose Hessian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at every point,</w:t>
      </w:r>
      <w:r>
        <w:t xml:space="preserve"> </w:t>
      </w:r>
      <w:r>
        <w:t xml:space="preserve">the model at any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equals</w:t>
      </w:r>
      <w:r>
        <w:t xml:space="preserve"> </w:t>
      </w:r>
      <w:r>
        <w:t xml:space="preserve">$f(\mathord{\smash[b]{\underset{\raise.3ex\hbox{$\scriptstyle\sim$}}{x}}\vphantom{x}}+ \mathord{\smash[b]{\underset{\raise.3ex\hbox{$\scriptstyle\sim$}}{\delta}}\vphantom{\delta}})$</w:t>
      </w:r>
      <w:r>
        <w:t xml:space="preserve"> </w:t>
      </w:r>
      <w:r>
        <w:t xml:space="preserve">exactly (</w:t>
      </w:r>
      <w:hyperlink w:anchor="exm-taylor-mv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mr>
            </m:m>
          </m:e>
        </m:d>
      </m:oMath>
      <w:r>
        <w:t xml:space="preserve">).</w:t>
      </w:r>
    </w:p>
    <w:bookmarkEnd w:id="162"/>
    <w:bookmarkStart w:id="163" w:name="rem-quadratic-model-taylor"/>
    <w:p>
      <w:pPr>
        <w:pStyle w:val="BodyText"/>
      </w:pPr>
      <w:r>
        <w:rPr>
          <w:i/>
          <w:iCs/>
        </w:rPr>
        <w:t xml:space="preserve">Remark 3</w:t>
      </w:r>
      <w:r>
        <w:t xml:space="preserve"> (The quadratic model and Taylor’s theorem). </w:t>
      </w:r>
      <w:r>
        <w:t xml:space="preserve">When the second partial derivatives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continuous,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 that</w:t>
      </w:r>
      <w:r>
        <w:t xml:space="preserve"> </w:t>
      </w:r>
      <w:r>
        <w:t xml:space="preserve">$f(\mathord{\smash[b]{\underset{\raise.3ex\hbox{$\scriptstyle\sim$}}{x}}\vphantom{x}}+ \mathord{\smash[b]{\underset{\raise.3ex\hbox{$\scriptstyle\sim$}}{\delta}}\vphantom{\delta}})$</w:t>
      </w:r>
      <w:r>
        <w:t xml:space="preserve"> </w:t>
      </w:r>
      <w:r>
        <w:t xml:space="preserve">equals the expression for</w:t>
      </w:r>
      <w:r>
        <w:t xml:space="preserve"> </w:t>
      </w:r>
      <w:r>
        <w:t xml:space="preserve">$q(\mathord{\smash[b]{\underset{\raise.3ex\hbox{$\scriptstyle\sim$}}{\delta}}\vphantom{\delta}})$</w:t>
      </w:r>
      <w:r>
        <w:t xml:space="preserve"> </w:t>
      </w:r>
      <w:r>
        <w:t xml:space="preserve">in</w:t>
      </w:r>
      <w:r>
        <w:t xml:space="preserve"> </w:t>
      </w:r>
      <w:hyperlink w:anchor="def-quadratic-model">
        <w:r>
          <w:rPr>
            <w:rStyle w:val="Hyperlink"/>
          </w:rPr>
          <w:t xml:space="preserve">Definition 27</w:t>
        </w:r>
      </w:hyperlink>
      <w:r>
        <w:t xml:space="preserve"> </w:t>
      </w:r>
      <w:r>
        <w:t xml:space="preserve">with the Hessian evaluated at a point between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$\mathord{\smash[b]{\underset{\raise.3ex\hbox{$\scriptstyle\sim$}}{x}}\vphantom{x}}+ \mathord{\smash[b]{\underset{\raise.3ex\hbox{$\scriptstyle\sim$}}{\delta}}\vphantom{\delta}}$</w:t>
      </w:r>
      <w:r>
        <w:t xml:space="preserve">.</w:t>
      </w:r>
    </w:p>
    <w:bookmarkEnd w:id="163"/>
    <w:bookmarkStart w:id="164" w:name="thm-newton-model"/>
    <w:p>
      <w:pPr>
        <w:pStyle w:val="BodyText"/>
      </w:pPr>
      <w:r>
        <w:rPr>
          <w:b/>
          <w:bCs/>
        </w:rPr>
        <w:t xml:space="preserve">Theorem 12 (The Newton step minimizes the quadratic model)</w:t>
      </w:r>
      <w:r>
        <w:t xml:space="preserve"> </w:t>
      </w:r>
      <w:r>
        <w:t xml:space="preserve">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 the quadratic model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(</w:t>
      </w:r>
      <w:hyperlink w:anchor="def-quadratic-model">
        <w:r>
          <w:rPr>
            <w:rStyle w:val="Hyperlink"/>
          </w:rPr>
          <w:t xml:space="preserve">Definition 27</w:t>
        </w:r>
      </w:hyperlink>
      <w:r>
        <w:t xml:space="preserve">),</w:t>
      </w:r>
      <w:r>
        <w:t xml:space="preserve"> </w:t>
      </w:r>
      <w:r>
        <w:t xml:space="preserve">with</w:t>
      </w:r>
      <w:r>
        <w:t xml:space="preserve"> </w:t>
      </w:r>
      <w:r>
        <w:t xml:space="preserve">$\mathbf{H} = \mathbf{H}_f(\mathord{\smash[b]{\underset{\raise.3ex\hbox{$\scriptstyle\sim$}}{x}}\vphantom{x}})$</w:t>
      </w:r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.</w:t>
      </w:r>
      <w:r>
        <w:t xml:space="preserve"> </w:t>
      </w:r>
      <w:r>
        <w:t xml:space="preserve">Its unique minimizer is the Newton step</w:t>
      </w:r>
      <w:r>
        <w:t xml:space="preserve"> </w:t>
      </w:r>
      <w:r>
        <w:t xml:space="preserve">$\mathord{\smash[b]{\underset{\raise.3ex\hbox{$\scriptstyle\sim$}}{\delta}}\vphantom{\delta}}^* = -\mathbf{H}^{-1} \mathord{\smash[b]{\underset{\raise.3ex\hbox{$\scriptstyle\sim$}}{g}}\vphantom{g}}$</w:t>
      </w:r>
      <w:r>
        <w:t xml:space="preserve">.</w:t>
      </w:r>
    </w:p>
    <w:bookmarkEnd w:id="1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symmetric, by the definition of</w:t>
      </w:r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,</w:t>
      </w:r>
      <w:r>
        <w:t xml:space="preserve"> </w:t>
      </w:r>
      <w:r>
        <w:t xml:space="preserve">and invertible (</w:t>
      </w:r>
      <w:hyperlink r:id="rId137">
        <w:r>
          <w:rPr>
            <w:rStyle w:val="Hyperlink"/>
          </w:rPr>
          <w:t xml:space="preserve">positive definite inverse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$\mathord{\smash[b]{\underset{\raise.3ex\hbox{$\scriptstyle\sim$}}{\delta}}\vphantom{\delta}}^*$</w:t>
      </w:r>
      <w:r>
        <w:t xml:space="preserve"> </w:t>
      </w:r>
      <w:r>
        <w:t xml:space="preserve">exists and</w:t>
      </w:r>
      <w:r>
        <w:t xml:space="preserve"> </w:t>
      </w:r>
      <w:r>
        <w:t xml:space="preserve">$\mathbf{H} \mathord{\smash[b]{\underset{\raise.3ex\hbox{$\scriptstyle\sim$}}{\delta}}\vphantom{\delta}}^* = -\mathord{\smash[b]{\underset{\raise.3ex\hbox{$\scriptstyle\sim$}}{g}}\vphantom{g}}$</w:t>
      </w:r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$\mathord{\smash[b]{\underset{\raise.3ex\hbox{$\scriptstyle\sim$}}{d}}\vphantom{d}} \in \mathbb{R}^p$</w:t>
      </w:r>
      <w:r>
        <w:t xml:space="preserve">, first</w:t>
      </w:r>
    </w:p>
    <w:p>
      <w:pPr>
        <w:pStyle w:val="BodyText"/>
      </w:pPr>
      <w:r>
        <w:t xml:space="preserve">$$
    \begin{aligned}
    {\mathord{\smash[b]{\underset{\raise.3ex\hbox{$\scriptstyle\sim$}}{d}}\vphantom{d}}}^{\top} \mathbf{H} \mathord{\smash[b]{\underset{\raise.3ex\hbox{$\scriptstyle\sim$}}{\delta}}\vphantom{\delta}}^*
    &amp;= -\mathord{\smash[b]{\underset{\raise.3ex\hbox{$\scriptstyle\sim$}}{d}}\vphantom{d}} \cdot \mathord{\smash[b]{\underset{\raise.3ex\hbox{$\scriptstyle\sim$}}{g}}\vphantom{g}}
    &amp;&amp; \text{(} \mathbf{H} \mathord{\smash[b]{\underset{\raise.3ex\hbox{$\scriptstyle\sim$}}{\delta}}\vphantom{\delta}}^* = -\mathord{\smash[b]{\underset{\raise.3ex\hbox{$\scriptstyle\sim$}}{g}}\vphantom{g}} \text{)}
    \\
    &amp;= -\mathord{\smash[b]{\underset{\raise.3ex\hbox{$\scriptstyle\sim$}}{g}}\vphantom{g}} \cdot \mathord{\smash[b]{\underset{\raise.3ex\hbox{$\scriptstyle\sim$}}{d}}\vphantom{d}},
    &amp;&amp; \text{(a } 1 \times 1 \text{ matrix equals its transpose)}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${\mathord{\smash[b]{\underset{\raise.3ex\hbox{$\scriptstyle\sim$}}{\delta}}\vphantom{\delta}}^*{}}^{\top} \mathbf{H} \mathord{\smash[b]{\underset{\raise.3ex\hbox{$\scriptstyle\sim$}}{d}}\vphantom{d}} = {\mathord{\smash[b]{\underset{\raise.3ex\hbox{$\scriptstyle\sim$}}{d}}\vphantom{d}}}^{\top} \mathbf{H} \mathord{\smash[b]{\underset{\raise.3ex\hbox{$\scriptstyle\sim$}}{\delta}}\vphantom{\delta}}^*$</w:t>
      </w:r>
      <w:r>
        <w:t xml:space="preserve"> </w:t>
      </w:r>
      <w:r>
        <w:t xml:space="preserve">in the same way, using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. Then</w:t>
      </w:r>
    </w:p>
    <w:p>
      <w:pPr>
        <w:pStyle w:val="BodyText"/>
      </w:pPr>
      <w:r>
        <w:t xml:space="preserve">$$
    \begin{aligned}
    q(\mathord{\smash[b]{\underset{\raise.3ex\hbox{$\scriptstyle\sim$}}{\delta}}\vphantom{\delta}}^* + \mathord{\smash[b]{\underset{\raise.3ex\hbox{$\scriptstyle\sim$}}{d}}\vphantom{d}})
    &amp;= f(\mathord{\smash[b]{\underset{\raise.3ex\hbox{$\scriptstyle\sim$}}{x}}\vphantom{x}}) + \mathord{\smash[b]{\underset{\raise.3ex\hbox{$\scriptstyle\sim$}}{g}}\vphantom{g}} \cdot (\mathord{\smash[b]{\underset{\raise.3ex\hbox{$\scriptstyle\sim$}}{\delta}}\vphantom{\delta}}^* + \mathord{\smash[b]{\underset{\raise.3ex\hbox{$\scriptstyle\sim$}}{d}}\vphantom{d}}) +\tfrac{1}{2}\,{(\mathord{\smash[b]{\underset{\raise.3ex\hbox{$\scriptstyle\sim$}}{\delta}}\vphantom{\delta}}^* + \mathord{\smash[b]{\underset{\raise.3ex\hbox{$\scriptstyle\sim$}}{d}}\vphantom{d}})}^{\top} \mathbf{H} (\mathord{\smash[b]{\underset{\raise.3ex\hbox{$\scriptstyle\sim$}}{\delta}}\vphantom{\delta}}^* + \mathord{\smash[b]{\underset{\raise.3ex\hbox{$\scriptstyle\sim$}}{d}}\vphantom{d}})
    &amp;&amp; \text{(definition of } q \text{)}
    \\
    &amp;= f(\mathord{\smash[b]{\underset{\raise.3ex\hbox{$\scriptstyle\sim$}}{x}}\vphantom{x}}) + \mathord{\smash[b]{\underset{\raise.3ex\hbox{$\scriptstyle\sim$}}{g}}\vphantom{g}} \cdot \mathord{\smash[b]{\underset{\raise.3ex\hbox{$\scriptstyle\sim$}}{\delta}}\vphantom{\delta}}^* + \mathord{\smash[b]{\underset{\raise.3ex\hbox{$\scriptstyle\sim$}}{g}}\vphantom{g}} \cdot \mathord{\smash[b]{\underset{\raise.3ex\hbox{$\scriptstyle\sim$}}{d}}\vphantom{d}}
    + \tfrac{1}{2} \mathopen{}\left({\mathord{\smash[b]{\underset{\raise.3ex\hbox{$\scriptstyle\sim$}}{\delta}}\vphantom{\delta}}^*{}}^{\top} \mathbf{H} \mathord{\smash[b]{\underset{\raise.3ex\hbox{$\scriptstyle\sim$}}{\delta}}\vphantom{\delta}}^* + {\mathord{\smash[b]{\underset{\raise.3ex\hbox{$\scriptstyle\sim$}}{\delta}}\vphantom{\delta}}^*{}}^{\top} \mathbf{H} \mathord{\smash[b]{\underset{\raise.3ex\hbox{$\scriptstyle\sim$}}{d}}\vphantom{d}} + {\mathord{\smash[b]{\underset{\raise.3ex\hbox{$\scriptstyle\sim$}}{d}}\vphantom{d}}}^{\top} \mathbf{H} \mathord{\smash[b]{\underset{\raise.3ex\hbox{$\scriptstyle\sim$}}{\delta}}\vphantom{\delta}}^* + {\mathord{\smash[b]{\underset{\raise.3ex\hbox{$\scriptstyle\sim$}}{d}}\vphantom{d}}}^{\top} \mathbf{H} \mathord{\smash[b]{\underset{\raise.3ex\hbox{$\scriptstyle\sim$}}{d}}\vphantom{d}}\right)\mathclose{}
    &amp;&amp; \text{(distribute)}
    \\
    &amp;= f(\mathord{\smash[b]{\underset{\raise.3ex\hbox{$\scriptstyle\sim$}}{x}}\vphantom{x}}) + \mathord{\smash[b]{\underset{\raise.3ex\hbox{$\scriptstyle\sim$}}{g}}\vphantom{g}} \cdot \mathord{\smash[b]{\underset{\raise.3ex\hbox{$\scriptstyle\sim$}}{\delta}}\vphantom{\delta}}^* + \mathord{\smash[b]{\underset{\raise.3ex\hbox{$\scriptstyle\sim$}}{g}}\vphantom{g}} \cdot \mathord{\smash[b]{\underset{\raise.3ex\hbox{$\scriptstyle\sim$}}{d}}\vphantom{d}}
    + \tfrac{1}{2}\,{\mathord{\smash[b]{\underset{\raise.3ex\hbox{$\scriptstyle\sim$}}{\delta}}\vphantom{\delta}}^*{}}^{\top} \mathbf{H} \mathord{\smash[b]{\underset{\raise.3ex\hbox{$\scriptstyle\sim$}}{\delta}}\vphantom{\delta}}^* - \mathord{\smash[b]{\underset{\raise.3ex\hbox{$\scriptstyle\sim$}}{g}}\vphantom{g}} \cdot \mathord{\smash[b]{\underset{\raise.3ex\hbox{$\scriptstyle\sim$}}{d}}\vphantom{d}} + \tfrac{1}{2}\,{\mathord{\smash[b]{\underset{\raise.3ex\hbox{$\scriptstyle\sim$}}{d}}\vphantom{d}}}^{\top} \mathbf{H} \mathord{\smash[b]{\underset{\raise.3ex\hbox{$\scriptstyle\sim$}}{d}}\vphantom{d}}
    &amp;&amp; \text{(both cross terms equal } -\mathord{\smash[b]{\underset{\raise.3ex\hbox{$\scriptstyle\sim$}}{g}}\vphantom{g}} \cdot \mathord{\smash[b]{\underset{\raise.3ex\hbox{$\scriptstyle\sim$}}{d}}\vphantom{d}} \text{)}
    \\
    &amp;= f(\mathord{\smash[b]{\underset{\raise.3ex\hbox{$\scriptstyle\sim$}}{x}}\vphantom{x}}) + \mathord{\smash[b]{\underset{\raise.3ex\hbox{$\scriptstyle\sim$}}{g}}\vphantom{g}} \cdot \mathord{\smash[b]{\underset{\raise.3ex\hbox{$\scriptstyle\sim$}}{\delta}}\vphantom{\delta}}^* + \tfrac{1}{2}\,{\mathord{\smash[b]{\underset{\raise.3ex\hbox{$\scriptstyle\sim$}}{\delta}}\vphantom{\delta}}^*{}}^{\top} \mathbf{H} \mathord{\smash[b]{\underset{\raise.3ex\hbox{$\scriptstyle\sim$}}{\delta}}\vphantom{\delta}}^* + \tfrac{1}{2}\,{\mathord{\smash[b]{\underset{\raise.3ex\hbox{$\scriptstyle\sim$}}{d}}\vphantom{d}}}^{\top} \mathbf{H} \mathord{\smash[b]{\underset{\raise.3ex\hbox{$\scriptstyle\sim$}}{d}}\vphantom{d}}
    &amp;&amp; \text{(cancel } \mathord{\smash[b]{\underset{\raise.3ex\hbox{$\scriptstyle\sim$}}{g}}\vphantom{g}} \cdot \mathord{\smash[b]{\underset{\raise.3ex\hbox{$\scriptstyle\sim$}}{d}}\vphantom{d}} \text{)}
    \\
    &amp;= q(\mathord{\smash[b]{\underset{\raise.3ex\hbox{$\scriptstyle\sim$}}{\delta}}\vphantom{\delta}}^*) + \tfrac{1}{2}\,{\mathord{\smash[b]{\underset{\raise.3ex\hbox{$\scriptstyle\sim$}}{d}}\vphantom{d}}}^{\top} \mathbf{H} \mathord{\smash[b]{\underset{\raise.3ex\hbox{$\scriptstyle\sim$}}{d}}\vphantom{d}},
    &amp;&amp; \text{(definition of } q \text{)}
    \end{aligned}
    $$</w:t>
      </w:r>
    </w:p>
    <w:p>
      <w:pPr>
        <w:pStyle w:val="FirstParagraph"/>
      </w:pPr>
      <w:r>
        <w:t xml:space="preserve">which is greater than</w:t>
      </w:r>
      <w:r>
        <w:t xml:space="preserve"> </w:t>
      </w:r>
      <w:r>
        <w:t xml:space="preserve">$q(\mathord{\smash[b]{\underset{\raise.3ex\hbox{$\scriptstyle\sim$}}{\delta}}\vphantom{\delta}}^*)$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$\mathord{\smash[b]{\underset{\raise.3ex\hbox{$\scriptstyle\sim$}}{d}}\vphantom{d}} \ne \mathord{\smash[b]{\underset{\raise.3ex\hbox{$\scriptstyle\sim$}}{0}}\vphantom{0}}_{p \times 1}$</w:t>
      </w:r>
      <w:r>
        <w:t xml:space="preserve">, since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positive definite.</w:t>
      </w:r>
    </w:p>
    <w:bookmarkStart w:id="165" w:name="exm-newton-model"/>
    <w:p>
      <w:pPr>
        <w:pStyle w:val="BodyText"/>
      </w:pPr>
      <w:r>
        <w:rPr>
          <w:b/>
          <w:bCs/>
        </w:rPr>
        <w:t xml:space="preserve">Example 38 (The Newton step at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model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2.25</m:t>
        </m:r>
        <m:r>
          <m:t> </m:t>
        </m:r>
        <m:r>
          <m:t>δ</m:t>
        </m:r>
        <m:r>
          <m:rPr>
            <m:sty m:val="p"/>
          </m:rPr>
          <m:t>+</m:t>
        </m:r>
        <m:r>
          <m:t>2.5</m:t>
        </m:r>
        <m:r>
          <m:t> 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xm-quadratic-model">
        <w:r>
          <w:rPr>
            <w:rStyle w:val="Hyperlink"/>
          </w:rPr>
          <w:t xml:space="preserve">Example 37</w:t>
        </w:r>
      </w:hyperlink>
      <w:r>
        <w:t xml:space="preserve">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is positive definite, so by</w:t>
      </w:r>
      <w:r>
        <w:t xml:space="preserve"> </w:t>
      </w:r>
      <w:hyperlink w:anchor="thm-newton-model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its minimizer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δ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g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2.25</m:t>
              </m:r>
              <m:r>
                <m:rPr>
                  <m:sty m:val="p"/>
                </m:rPr>
                <m:t>/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0.45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Setting the derivative</w:t>
      </w:r>
      <w:r>
        <w:t xml:space="preserve"> </w:t>
      </w:r>
      <m:oMath>
        <m:r>
          <m:t>2.25</m:t>
        </m:r>
        <m:r>
          <m:rPr>
            <m:sty m:val="p"/>
          </m:rPr>
          <m:t>+</m:t>
        </m:r>
        <m:r>
          <m:t>5</m:t>
        </m:r>
        <m:r>
          <m:t>δ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gives the same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2.5</m:t>
              </m:r>
              <m:r>
                <m:rPr>
                  <m:sty m:val="p"/>
                </m:rPr>
                <m:t>−</m:t>
              </m:r>
              <m:r>
                <m:t>0.45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2.05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w:anchor="exm-newton-method">
        <w:r>
          <w:rPr>
            <w:rStyle w:val="Hyperlink"/>
          </w:rPr>
          <w:t xml:space="preserve">Example 36</w:t>
        </w:r>
      </w:hyperlink>
      <w:r>
        <w:t xml:space="preserve">).</w:t>
      </w:r>
    </w:p>
    <w:bookmarkEnd w:id="165"/>
    <w:bookmarkStart w:id="166" w:name="def-quadratic-convergence"/>
    <w:p>
      <w:pPr>
        <w:pStyle w:val="BodyText"/>
      </w:pPr>
      <w:r>
        <w:rPr>
          <w:b/>
          <w:bCs/>
        </w:rPr>
        <w:t xml:space="preserve">Definition 28 (Quadratic convergence)</w:t>
      </w:r>
      <w:r>
        <w:t xml:space="preserve"> </w:t>
      </w:r>
      <w:r>
        <w:t xml:space="preserve">A</w:t>
      </w:r>
      <w:r>
        <w:t xml:space="preserve"> </w:t>
      </w:r>
      <w:hyperlink r:id="rId154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$\mathord{\smash[b]{\underset{\raise.3ex\hbox{$\scriptstyle\sim$}}{x}}\vphantom{x}}^{(0)}, \mathord{\smash[b]{\underset{\raise.3ex\hbox{$\scriptstyle\sim$}}{x}}\vphantom{x}}^{(1)}, \ldots$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that converges (</w:t>
      </w:r>
      <w:hyperlink w:anchor="def-vector-sequence-limit">
        <w:r>
          <w:rPr>
            <w:rStyle w:val="Hyperlink"/>
          </w:rPr>
          <w:t xml:space="preserve">Definition 24</w:t>
        </w:r>
      </w:hyperlink>
      <w:r>
        <w:t xml:space="preserve">) to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rPr>
          <w:b/>
          <w:bCs/>
        </w:rPr>
        <w:t xml:space="preserve">converges quadratically</w:t>
      </w:r>
      <w:r>
        <w:t xml:space="preserve"> </w:t>
      </w:r>
      <w:r>
        <w:t xml:space="preserve">[14]</w:t>
      </w:r>
      <w:r>
        <w:t xml:space="preserve"> </w:t>
      </w:r>
      <w:r>
        <w:t xml:space="preserve">if there is a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</w:p>
    <w:p>
      <w:pPr>
        <w:pStyle w:val="BodyText"/>
      </w:pPr>
      <w:r>
        <w:t xml:space="preserve">$$
    \mathopen{}\left\lVert\mathord{\smash[b]{\underset{\raise.3ex\hbox{$\scriptstyle\sim$}}{x}}\vphantom{x}}^{(t+1)} - \mathord{\smash[b]{\underset{\raise.3ex\hbox{$\scriptstyle\sim$}}{x}}\vphantom{x}}^*\right\rVert\mathclose{} \le C\,\mathopen{}\left\lVert\mathord{\smash[b]{\underset{\raise.3ex\hbox{$\scriptstyle\sim$}}{x}}\vphantom{x}}^{(t)} - \mathord{\smash[b]{\underset{\raise.3ex\hbox{$\scriptstyle\sim$}}{x}}\vphantom{x}}^*\right\rVert\mathclose{}^2
    \qquad \text{for every } t.
    $$</w:t>
      </w:r>
    </w:p>
    <w:bookmarkEnd w:id="166"/>
    <w:bookmarkStart w:id="167" w:name="exm-not-quadratic-convergence"/>
    <w:p>
      <w:pPr>
        <w:pStyle w:val="FirstParagraph"/>
      </w:pPr>
      <w:r>
        <w:rPr>
          <w:b/>
          <w:bCs/>
        </w:rPr>
        <w:t xml:space="preserve">Example 39 (Halving the error is not quadratic convergence)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, but it does not converge quadratically:</w:t>
      </w:r>
      <w:r>
        <w:t xml:space="preserve"> </w:t>
      </w:r>
      <w:r>
        <w:t xml:space="preserve">the bound would need</w:t>
      </w:r>
      <w:r>
        <w:t xml:space="preserve"> </w:t>
      </w:r>
      <m:oMath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≤</m:t>
        </m:r>
        <m:r>
          <m:t>C</m:t>
        </m:r>
        <m:r>
          <m:t> </m:t>
        </m:r>
        <m:r>
          <m:rPr>
            <m:sty m:val="p"/>
          </m:rPr>
          <m:t>(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C</m:t>
        </m:r>
        <m:r>
          <m:t> 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t</m:t>
            </m:r>
          </m:sup>
        </m:sSup>
      </m:oMath>
      <w:r>
        <w:t xml:space="preserve">, that is,</w:t>
      </w:r>
      <w:r>
        <w:t xml:space="preserve"> </w:t>
      </w:r>
      <m:oMath>
        <m:sSup>
          <m:e>
            <m:r>
              <m:t>2</m:t>
            </m:r>
          </m:e>
          <m:sup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which fails once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C</m:t>
        </m:r>
      </m:oMath>
      <w:r>
        <w:t xml:space="preserve">.</w:t>
      </w:r>
      <w:r>
        <w:t xml:space="preserve"> </w:t>
      </w:r>
      <w:r>
        <w:t xml:space="preserve">Each step only halves the error.</w:t>
      </w:r>
    </w:p>
    <w:bookmarkEnd w:id="167"/>
    <w:bookmarkStart w:id="168" w:name="exm-newton-convergence"/>
    <w:p>
      <w:pPr>
        <w:pStyle w:val="BodyText"/>
      </w:pPr>
      <w:r>
        <w:rPr>
          <w:b/>
          <w:bCs/>
        </w:rPr>
        <w:t xml:space="preserve">Example 40 (The error squares at each step)</w:t>
      </w:r>
      <w:r>
        <w:t xml:space="preserve"> </w:t>
      </w:r>
      <w:r>
        <w:t xml:space="preserve">For the iteration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4</m:t>
        </m:r>
        <m:r>
          <m:rPr>
            <m:sty m:val="p"/>
          </m:rPr>
          <m:t>/</m:t>
        </m:r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newton-method">
        <w:r>
          <w:rPr>
            <w:rStyle w:val="Hyperlink"/>
          </w:rPr>
          <w:t xml:space="preserve">Example 36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4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iteration)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is a perfect square)</m:t>
              </m:r>
            </m:e>
          </m:eqArr>
        </m:oMath>
      </m:oMathPara>
    </w:p>
    <w:p>
      <w:pPr>
        <w:pStyle w:val="FirstParagraph"/>
      </w:pPr>
      <w:r>
        <w:t xml:space="preserve">So near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the error is roughly squared and divided 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at each step:</w:t>
      </w:r>
      <w:r>
        <w:t xml:space="preserve"> </w:t>
      </w:r>
      <w:r>
        <w:t xml:space="preserve">the errors are</w:t>
      </w:r>
      <w:r>
        <w:t xml:space="preserve"> </w:t>
      </w:r>
      <m:oMath>
        <m:r>
          <m:t>0.05</m:t>
        </m:r>
      </m:oMath>
      <w:r>
        <w:t xml:space="preserve">, then</w:t>
      </w:r>
      <w:r>
        <w:t xml:space="preserve"> </w:t>
      </w:r>
      <m:oMath>
        <m:r>
          <m:t>0.00061</m:t>
        </m:r>
      </m:oMath>
      <w:r>
        <w:t xml:space="preserve">, then</w:t>
      </w:r>
      <w:r>
        <w:t xml:space="preserve"> </w:t>
      </w:r>
      <m:oMath>
        <m:r>
          <m:t>0.000000093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0.05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⋅</m:t>
        </m:r>
        <m:r>
          <m:t>2.05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0.00061</m:t>
        </m:r>
      </m:oMath>
      <w:r>
        <w:t xml:space="preserve">.</w:t>
      </w:r>
      <w:r>
        <w:t xml:space="preserve"> </w:t>
      </w:r>
      <w:r>
        <w:t xml:space="preserve">The iterates converge quadratically (</w:t>
      </w:r>
      <w:hyperlink w:anchor="def-quadratic-convergence">
        <w:r>
          <w:rPr>
            <w:rStyle w:val="Hyperlink"/>
          </w:rPr>
          <w:t xml:space="preserve">Definition 28</w:t>
        </w:r>
      </w:hyperlink>
      <w:r>
        <w:t xml:space="preserve">):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works for every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1</m:t>
        </m:r>
      </m:oMath>
      <w:r>
        <w:t xml:space="preserve">, since then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</m:den>
        </m:f>
        <m:r>
          <m:rPr>
            <m:sty m:val="p"/>
          </m:rPr>
          <m:t>≤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and every iterate from</w:t>
      </w:r>
      <w:r>
        <w:t xml:space="preserve"> </w:t>
      </w:r>
      <m:oMath>
        <m:r>
          <m:t>2.5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2</m:t>
        </m:r>
      </m:oMath>
      <w:r>
        <w:t xml:space="preserve">, since the identity makes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−</m:t>
        </m:r>
        <m:r>
          <m:t>2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Zhou [1]</w:t>
      </w:r>
      <w:r>
        <w:t xml:space="preserve"> </w:t>
      </w:r>
      <w:r>
        <w:t xml:space="preserve">states such a bound for Newton’s method in general;</w:t>
      </w:r>
      <w:r>
        <w:t xml:space="preserve"> </w:t>
      </w:r>
      <w:r>
        <w:t xml:space="preserve">it holds from starting points close enough to a minimizer where the Hessian is positive definite,</w:t>
      </w:r>
      <w:r>
        <w:t xml:space="preserve"> </w:t>
      </w:r>
      <w:r>
        <w:t xml:space="preserve">when near that minimizer the Hessian changes by at most a constant times the distance moved,</w:t>
      </w:r>
      <w:r>
        <w:t xml:space="preserve"> </w:t>
      </w:r>
      <w:r>
        <w:t xml:space="preserve">which these notes do not prove.</w:t>
      </w:r>
    </w:p>
    <w:bookmarkEnd w:id="168"/>
    <w:bookmarkStart w:id="169" w:name="exm-newton-maximum"/>
    <w:p>
      <w:pPr>
        <w:pStyle w:val="BodyText"/>
      </w:pPr>
      <w:r>
        <w:rPr>
          <w:b/>
          <w:bCs/>
        </w:rPr>
        <w:t xml:space="preserve">Example 41 (Newton’s method can find a maximum)</w:t>
      </w:r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2.5</m:t>
        </m:r>
      </m:oMath>
      <w:r>
        <w:t xml:space="preserve"> </w:t>
      </w:r>
      <w:r>
        <w:t xml:space="preserve">the same iteration gives</w:t>
      </w:r>
      <w:r>
        <w:t xml:space="preserve"> </w:t>
      </w:r>
      <m:oMath>
        <m:r>
          <m:rPr>
            <m:sty m:val="p"/>
          </m:rPr>
          <m:t>−</m:t>
        </m:r>
        <m:r>
          <m:t>2.05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2.000610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2.0000001</m:t>
        </m:r>
      </m:oMath>
      <w:r>
        <w:t xml:space="preserve">, approaching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is not a minimizer of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w:r>
        <w:t xml:space="preserve">it is a stationary point of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, whose second derivative there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strict local minimizer of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(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larger at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than at all nearby points.</w:t>
      </w:r>
      <w:r>
        <w:t xml:space="preserve"> </w:t>
      </w:r>
      <w:r>
        <w:t xml:space="preserve">Newton’s method looks only for a stationary point,</w:t>
      </w:r>
      <w:r>
        <w:t xml:space="preserve"> </w:t>
      </w:r>
      <w:r>
        <w:t xml:space="preserve">and here the Hessian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is negative along the way,</w:t>
      </w:r>
      <w:r>
        <w:t xml:space="preserve"> </w:t>
      </w:r>
      <w:r>
        <w:t xml:space="preserve">so the quadratic model has no minimizer</w:t>
      </w:r>
      <w:r>
        <w:t xml:space="preserve"> </w:t>
      </w:r>
      <w:r>
        <w:t xml:space="preserve">(with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+</m:t>
        </m:r>
        <m:r>
          <m:t>g</m:t>
        </m:r>
        <m:r>
          <m:t> </m:t>
        </m:r>
        <m:r>
          <m:t>δ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H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decreases without bound)</w:t>
      </w:r>
      <w:r>
        <w:t xml:space="preserve"> </w:t>
      </w:r>
      <w:r>
        <w:t xml:space="preserve">and</w:t>
      </w:r>
      <w:r>
        <w:t xml:space="preserve"> </w:t>
      </w:r>
      <w:hyperlink w:anchor="thm-newton-model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does not apply:</w:t>
      </w:r>
      <w:r>
        <w:t xml:space="preserve"> </w:t>
      </w:r>
      <w:r>
        <w:t xml:space="preserve">the positive definite hypothesis there is needed.</w:t>
      </w:r>
    </w:p>
    <w:bookmarkEnd w:id="169"/>
    <w:bookmarkStart w:id="170" w:name="thm-newton-quadratic"/>
    <w:p>
      <w:pPr>
        <w:pStyle w:val="BodyText"/>
      </w:pPr>
      <w:r>
        <w:rPr>
          <w:b/>
          <w:bCs/>
        </w:rPr>
        <w:t xml:space="preserve">Theorem 13 (Newton’s method minimizes a quadratic in one step)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w:r>
        <w:t xml:space="preserve">$\mathord{\smash[b]{\underset{\raise.3ex\hbox{$\scriptstyle\sim$}}{c}}\vphantom{c}} \in \mathbb{R}^p$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$f(\mathord{\smash[b]{\underset{\raise.3ex\hbox{$\scriptstyle\sim$}}{x}}\vphantom{x}}) = \tfrac{1}{2}\,{\mathord{\smash[b]{\underset{\raise.3ex\hbox{$\scriptstyle\sim$}}{x}}\vphantom{x}}}^{\top} \mathbf{S} \mathord{\smash[b]{\underset{\raise.3ex\hbox{$\scriptstyle\sim$}}{x}}\vphantom{x}} - \mathord{\smash[b]{\underset{\raise.3ex\hbox{$\scriptstyle\sim$}}{c}}\vphantom{c}} \cdot 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From any</w:t>
      </w:r>
      <w:r>
        <w:t xml:space="preserve"> </w:t>
      </w:r>
      <w:r>
        <w:t xml:space="preserve">$\mathord{\smash[b]{\underset{\raise.3ex\hbox{$\scriptstyle\sim$}}{x}}\vphantom{x}}^{(0)}$</w:t>
      </w:r>
      <w:r>
        <w:t xml:space="preserve">, Newton’s method (</w:t>
      </w:r>
      <w:hyperlink w:anchor="def-newton-method">
        <w:r>
          <w:rPr>
            <w:rStyle w:val="Hyperlink"/>
          </w:rPr>
          <w:t xml:space="preserve">Definition 25</w:t>
        </w:r>
      </w:hyperlink>
      <w:r>
        <w:t xml:space="preserve">) gives</w:t>
      </w:r>
      <w:r>
        <w:t xml:space="preserve"> </w:t>
      </w:r>
      <w:r>
        <w:t xml:space="preserve">$\mathord{\smash[b]{\underset{\raise.3ex\hbox{$\scriptstyle\sim$}}{x}}\vphantom{x}}^{(1)} = \mathbf{S}^{-1} \mathord{\smash[b]{\underset{\raise.3ex\hbox{$\scriptstyle\sim$}}{c}}\vphantom{c}}$</w:t>
      </w:r>
      <w:r>
        <w:t xml:space="preserve">,</w:t>
      </w:r>
      <w:r>
        <w:t xml:space="preserve"> </w:t>
      </w:r>
      <w:r>
        <w:t xml:space="preserve">the unique minimizer of</w:t>
      </w:r>
      <w:r>
        <w:t xml:space="preserve"> </w:t>
      </w:r>
      <m:oMath>
        <m:r>
          <m:t>f</m:t>
        </m:r>
      </m:oMath>
      <w:r>
        <w:t xml:space="preserve">.</w:t>
      </w:r>
    </w:p>
    <w:bookmarkEnd w:id="1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Partial derivatives of a sum or of a constant multiple are the sum or multiple of the partial derivatives,</w:t>
      </w:r>
      <w:r>
        <w:t xml:space="preserve"> </w:t>
      </w:r>
      <w:r>
        <w:t xml:space="preserve">so by</w:t>
      </w:r>
      <w:r>
        <w:t xml:space="preserve"> </w:t>
      </w:r>
      <w:hyperlink r:id="rId47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for</w:t>
      </w:r>
      <w:r>
        <w:t xml:space="preserve"> </w:t>
      </w:r>
      <w:r>
        <w:t xml:space="preserve">$\tfrac{1}{2}\,{\mathord{\smash[b]{\underset{\raise.3ex\hbox{$\scriptstyle\sim$}}{x}}\vphantom{x}}}^{\top} \mathbf{S} 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hyperlink r:id="rId131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$\mathord{\smash[b]{\underset{\raise.3ex\hbox{$\scriptstyle\sim$}}{c}}\vphantom{c}} \cdot \mathord{\smash[b]{\underset{\raise.3ex\hbox{$\scriptstyle\sim$}}{x}}\vphantom{x}}$</w:t>
      </w:r>
      <w:r>
        <w:t xml:space="preserve">,</w:t>
      </w:r>
    </w:p>
    <w:p>
      <w:pPr>
        <w:pStyle w:val="BodyText"/>
      </w:pPr>
      <w:r>
        <w:t xml:space="preserve">$$
    \begin{aligned}
    \frac{\partial}{\partial \mathord{\smash[b]{\underset{\raise.3ex\hbox{$\scriptstyle\sim$}}{x}}\vphantom{x}}} f(\mathord{\smash[b]{\underset{\raise.3ex\hbox{$\scriptstyle\sim$}}{x}}\vphantom{x}}) &amp;= \tfrac{1}{2} (2 \mathbf{S} \mathord{\smash[b]{\underset{\raise.3ex\hbox{$\scriptstyle\sim$}}{x}}\vphantom{x}}) - \mathord{\smash[b]{\underset{\raise.3ex\hbox{$\scriptstyle\sim$}}{c}}\vphantom{c}} \\
    &amp;= \mathbf{S} \mathord{\smash[b]{\underset{\raise.3ex\hbox{$\scriptstyle\sim$}}{x}}\vphantom{x}}- \mathord{\smash[b]{\underset{\raise.3ex\hbox{$\scriptstyle\sim$}}{c}}\vphantom{c}};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r:id="rId48">
        <w:r>
          <w:rPr>
            <w:rStyle w:val="Hyperlink"/>
          </w:rPr>
          <w:t xml:space="preserve">Hessian of a quadratic form</w:t>
        </w:r>
      </w:hyperlink>
      <w:r>
        <w:t xml:space="preserve"> </w:t>
      </w:r>
      <w:r>
        <w:t xml:space="preserve">with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bi"/>
          </m:rPr>
          <m:t>S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,</w:t>
      </w:r>
      <w:r>
        <w:t xml:space="preserve"> </w:t>
      </w:r>
      <w:r>
        <w:t xml:space="preserve">and because the gradient</w:t>
      </w:r>
      <w:r>
        <w:t xml:space="preserve"> </w:t>
      </w:r>
      <w:r>
        <w:t xml:space="preserve">$-\mathord{\smash[b]{\underset{\raise.3ex\hbox{$\scriptstyle\sim$}}{c}}\vphantom{c}}$</w:t>
      </w:r>
      <w:r>
        <w:t xml:space="preserve"> </w:t>
      </w:r>
      <w:r>
        <w:t xml:space="preserve">of the linear term is constant (</w:t>
      </w:r>
      <w:hyperlink r:id="rId132">
        <w:r>
          <w:rPr>
            <w:rStyle w:val="Hyperlink"/>
          </w:rPr>
          <w:t xml:space="preserve">constant with respect to a vector</w:t>
        </w:r>
      </w:hyperlink>
      <w:r>
        <w:t xml:space="preserve">),</w:t>
      </w:r>
      <w:r>
        <w:t xml:space="preserve"> </w:t>
      </w:r>
      <w:r>
        <w:t xml:space="preserve">$\mathbf{H}_f(\mathord{\smash[b]{\underset{\raise.3ex\hbox{$\scriptstyle\sim$}}{x}}\vphantom{x}}) = \mathbf{S}$</w:t>
      </w:r>
      <w:r>
        <w:t xml:space="preserve">,</w:t>
      </w:r>
      <w:r>
        <w:t xml:space="preserve"> </w:t>
      </w:r>
      <w:r>
        <w:t xml:space="preserve">which is invertible (</w:t>
      </w:r>
      <w:hyperlink r:id="rId137">
        <w:r>
          <w:rPr>
            <w:rStyle w:val="Hyperlink"/>
          </w:rPr>
          <w:t xml:space="preserve">positive definite inverse</w:t>
        </w:r>
      </w:hyperlink>
      <w:r>
        <w:t xml:space="preserve">).</w:t>
      </w:r>
      <w:r>
        <w:t xml:space="preserve"> </w:t>
      </w:r>
      <w:r>
        <w:t xml:space="preserve">So</w:t>
      </w:r>
    </w:p>
    <w:p>
      <w:pPr>
        <w:pStyle w:val="BodyText"/>
      </w:pPr>
      <w:r>
        <w:t xml:space="preserve">$$
    \begin{aligned}
    \mathord{\smash[b]{\underset{\raise.3ex\hbox{$\scriptstyle\sim$}}{x}}\vphantom{x}}^{(1)}
    &amp;= \mathord{\smash[b]{\underset{\raise.3ex\hbox{$\scriptstyle\sim$}}{x}}\vphantom{x}}^{(0)} - \mathbf{S}^{-1} (\mathbf{S} \mathord{\smash[b]{\underset{\raise.3ex\hbox{$\scriptstyle\sim$}}{x}}\vphantom{x}}^{(0)} - \mathord{\smash[b]{\underset{\raise.3ex\hbox{$\scriptstyle\sim$}}{c}}\vphantom{c}})
    &amp;&amp; \text{(definition of Newton's method)}
    \\
    &amp;= \mathord{\smash[b]{\underset{\raise.3ex\hbox{$\scriptstyle\sim$}}{x}}\vphantom{x}}^{(0)} - \mathbf{S}^{-1} \mathbf{S} \mathord{\smash[b]{\underset{\raise.3ex\hbox{$\scriptstyle\sim$}}{x}}\vphantom{x}}^{(0)} + \mathbf{S}^{-1} \mathord{\smash[b]{\underset{\raise.3ex\hbox{$\scriptstyle\sim$}}{c}}\vphantom{c}}
    &amp;&amp; \text{(distribute)}
    \\
    &amp;= \mathord{\smash[b]{\underset{\raise.3ex\hbox{$\scriptstyle\sim$}}{x}}\vphantom{x}}^{(0)} - \mathord{\smash[b]{\underset{\raise.3ex\hbox{$\scriptstyle\sim$}}{x}}\vphantom{x}}^{(0)} + \mathbf{S}^{-1} \mathord{\smash[b]{\underset{\raise.3ex\hbox{$\scriptstyle\sim$}}{c}}\vphantom{c}}
    &amp;&amp; \text{(} \mathbf{S}^{-1} \mathbf{S} = \mathbf{I}_p \text{)}
    \\
    &amp;= \mathbf{S}^{-1} \mathord{\smash[b]{\underset{\raise.3ex\hbox{$\scriptstyle\sim$}}{c}}\vphantom{c}}.
    &amp;&amp; \text{(cancel)}
    \end{aligned}
    $$</w:t>
      </w:r>
    </w:p>
    <w:p>
      <w:pPr>
        <w:pStyle w:val="FirstParagraph"/>
      </w:pPr>
      <w:r>
        <w:t xml:space="preserve">The gradient at</w:t>
      </w:r>
      <w:r>
        <w:t xml:space="preserve"> </w:t>
      </w:r>
      <w:r>
        <w:t xml:space="preserve">$\mathbf{S}^{-1} \mathord{\smash[b]{\underset{\raise.3ex\hbox{$\scriptstyle\sim$}}{c}}\vphantom{c}}$</w:t>
      </w:r>
      <w:r>
        <w:t xml:space="preserve"> </w:t>
      </w:r>
      <w:r>
        <w:t xml:space="preserve">is</w:t>
      </w:r>
      <w:r>
        <w:t xml:space="preserve"> </w:t>
      </w:r>
      <w:r>
        <w:t xml:space="preserve">$\mathbf{S} \mathbf{S}^{-1} \mathord{\smash[b]{\underset{\raise.3ex\hbox{$\scriptstyle\sim$}}{c}}\vphantom{c}} - \mathord{\smash[b]{\underset{\raise.3ex\hbox{$\scriptstyle\sim$}}{c}}\vphantom{c}} = \mathord{\smash[b]{\underset{\raise.3ex\hbox{$\scriptstyle\sim$}}{0}}\vphantom{0}}_{p \times 1}$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thm-convex-hessian">
        <w:r>
          <w:rPr>
            <w:rStyle w:val="Hyperlink"/>
          </w:rPr>
          <w:t xml:space="preserve">Theorem 10</w:t>
        </w:r>
      </w:hyperlink>
      <w:r>
        <w:t xml:space="preserve">, part 2),</w:t>
      </w:r>
      <w:r>
        <w:t xml:space="preserve"> </w:t>
      </w:r>
      <w:r>
        <w:t xml:space="preserve">so</w:t>
      </w:r>
      <w:r>
        <w:t xml:space="preserve"> </w:t>
      </w:r>
      <w:r>
        <w:t xml:space="preserve">$\mathbf{S}^{-1} \mathord{\smash[b]{\underset{\raise.3ex\hbox{$\scriptstyle\sim$}}{c}}\vphantom{c}}$</w:t>
      </w:r>
      <w:r>
        <w:t xml:space="preserve"> </w:t>
      </w:r>
      <w:r>
        <w:t xml:space="preserve">is a global minimizer (</w:t>
      </w:r>
      <w:hyperlink w:anchor="cor-convex-stationary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It is the only one: a strictly convex function has at most one global minimizer,</w:t>
      </w:r>
      <w:r>
        <w:t xml:space="preserve"> </w:t>
      </w:r>
      <w:r>
        <w:t xml:space="preserve">since the midpoint of two distinct global minimizers, which have equal values,</w:t>
      </w:r>
      <w:r>
        <w:t xml:space="preserve"> </w:t>
      </w:r>
      <w:r>
        <w:t xml:space="preserve">would have a strictly smaller value (</w:t>
      </w:r>
      <w:hyperlink w:anchor="def-strictly-convex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).</w:t>
      </w:r>
    </w:p>
    <w:bookmarkStart w:id="171" w:name="exm-newton-quadratic"/>
    <w:p>
      <w:pPr>
        <w:pStyle w:val="BodyText"/>
      </w:pPr>
      <w:r>
        <w:rPr>
          <w:b/>
          <w:bCs/>
        </w:rPr>
        <w:t xml:space="preserve">Example 42 (One step to the minimizer)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\tfrac{1}{2} (x_1^2 + 3 x_2^2)$</w:t>
      </w:r>
      <w:r>
        <w:t xml:space="preserve">, 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$\mathord{\smash[b]{\underset{\raise.3ex\hbox{$\scriptstyle\sim$}}{c}}\vphantom{c}} = \mathord{\smash[b]{\underset{\raise.3ex\hbox{$\scriptstyle\sim$}}{0}}\vphantom{0}}_{2 \times 1}$</w:t>
      </w:r>
      <w:r>
        <w:t xml:space="preserve">.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$\mathord{\smash[b]{\underset{\raise.3ex\hbox{$\scriptstyle\sim$}}{x}}\vphantom{x}}^{(0)} = {(3, 1)}^{\top}$</w:t>
      </w:r>
      <w:r>
        <w:t xml:space="preserve"> </w:t>
      </w:r>
      <w:r>
        <w:t xml:space="preserve">the gradient is</w:t>
      </w:r>
      <w:r>
        <w:t xml:space="preserve"> </w:t>
      </w:r>
      <w:r>
        <w:t xml:space="preserve">$\mathbf{S} \mathord{\smash[b]{\underset{\raise.3ex\hbox{$\scriptstyle\sim$}}{x}}\vphantom{x}}^{(0)} = {(3, 3)}^{\top}$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e>
              </m:mr>
            </m:m>
          </m:e>
        </m:d>
      </m:oMath>
      <w:r>
        <w:t xml:space="preserve">, so the Newton step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\mathord{\smash[b]{\underset{\raise.3ex\hbox{$\scriptstyle\sim$}}{x}}\vphantom{x}}^{(1)} &amp;= {(3, 1)}^{\top} - {(3, 1)}^{\top} \\
    &amp;= \mathord{\smash[b]{\underset{\raise.3ex\hbox{$\scriptstyle\sim$}}{0}}\vphantom{0}}_{2 \times 1},
    \end{aligned}
    $$</w:t>
      </w:r>
    </w:p>
    <w:p>
      <w:pPr>
        <w:pStyle w:val="FirstParagraph"/>
      </w:pPr>
      <w:r>
        <w:t xml:space="preserve">the minimizer.</w:t>
      </w:r>
    </w:p>
    <w:bookmarkEnd w:id="171"/>
    <w:bookmarkStart w:id="172" w:name="def-gradient-descent"/>
    <w:p>
      <w:pPr>
        <w:pStyle w:val="BodyText"/>
      </w:pPr>
      <w:r>
        <w:rPr>
          <w:b/>
          <w:bCs/>
        </w:rPr>
        <w:t xml:space="preserve">Definition 29 (Gradient descent)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derivatives,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$\mathord{\smash[b]{\underset{\raise.3ex\hbox{$\scriptstyle\sim$}}{x}}\vphantom{x}}^{(0)}$</w:t>
      </w:r>
      <w:r>
        <w:t xml:space="preserve"> </w:t>
      </w:r>
      <w:r>
        <w:t xml:space="preserve">be a starting point,</w:t>
      </w:r>
      <w:r>
        <w:t xml:space="preserve"> </w:t>
      </w:r>
      <w:r>
        <w:t xml:space="preserve">and let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positive</w:t>
      </w:r>
      <w:r>
        <w:t xml:space="preserve"> </w:t>
      </w:r>
      <w:r>
        <w:rPr>
          <w:b/>
          <w:bCs/>
        </w:rPr>
        <w:t xml:space="preserve">step lengths</w:t>
      </w:r>
      <w:r>
        <w:t xml:space="preserve">.</w:t>
      </w:r>
      <w:r>
        <w:t xml:space="preserve"> </w:t>
      </w:r>
      <w:r>
        <w:rPr>
          <w:b/>
          <w:bCs/>
        </w:rPr>
        <w:t xml:space="preserve">Gradient descent</w:t>
      </w:r>
      <w:r>
        <w:t xml:space="preserve"> </w:t>
      </w:r>
      <w:r>
        <w:t xml:space="preserve">[15]</w:t>
      </w:r>
      <w:r>
        <w:t xml:space="preserve"> </w:t>
      </w:r>
      <w:r>
        <w:t xml:space="preserve">computes,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</w:p>
    <w:p>
      <w:pPr>
        <w:pStyle w:val="BodyText"/>
      </w:pPr>
      <w:r>
        <w:t xml:space="preserve">$$
    \mathord{\smash[b]{\underset{\raise.3ex\hbox{$\scriptstyle\sim$}}{x}}\vphantom{x}}^{(t+1)} \stackrel{\text{def}}{=}\mathord{\smash[b]{\underset{\raise.3ex\hbox{$\scriptstyle\sim$}}{x}}\vphantom{x}}^{(t)} - s^{(t)}\,\frac{\partial}{\partial \mathord{\smash[b]{\underset{\raise.3ex\hbox{$\scriptstyle\sim$}}{x}}\vphantom{x}}} f(\mathord{\smash[b]{\underset{\raise.3ex\hbox{$\scriptstyle\sim$}}{x}}\vphantom{x}}^{(t)}).
    $$</w:t>
      </w:r>
    </w:p>
    <w:bookmarkEnd w:id="172"/>
    <w:bookmarkStart w:id="173" w:name="exm-gradient-descent"/>
    <w:p>
      <w:pPr>
        <w:pStyle w:val="FirstParagraph"/>
      </w:pPr>
      <w:r>
        <w:rPr>
          <w:b/>
          <w:bCs/>
        </w:rPr>
        <w:t xml:space="preserve">Example 43 (Fixed steps on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 so gradient descent with fixed step length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s</m:t>
              </m:r>
              <m:r>
                <m:t> 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0.5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which tends to the minimizer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0.5</m:t>
        </m:r>
      </m:oMath>
      <w:r>
        <w:t xml:space="preserve">, the first step lands on</w:t>
      </w:r>
      <w:r>
        <w:t xml:space="preserve"> </w:t>
      </w:r>
      <m:oMath>
        <m:r>
          <m:t>0</m:t>
        </m:r>
      </m:oMath>
      <w:r>
        <w:t xml:space="preserve">, since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1.5</m:t>
        </m:r>
      </m:oMath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which moves away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 any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r>
        <w:t xml:space="preserve">too long a step can make gradient descent fail.</w:t>
      </w:r>
    </w:p>
    <w:bookmarkEnd w:id="173"/>
    <w:bookmarkStart w:id="174" w:name="rem-gradient-descent-newton"/>
    <w:p>
      <w:pPr>
        <w:pStyle w:val="FirstParagraph"/>
      </w:pPr>
      <w:r>
        <w:rPr>
          <w:i/>
          <w:iCs/>
        </w:rPr>
        <w:t xml:space="preserve">Remark 4</w:t>
      </w:r>
      <w:r>
        <w:t xml:space="preserve"> (Gradient descent as Newton’s method with a simpler Hessian). </w:t>
      </w:r>
      <w:r>
        <w:t xml:space="preserve">Gradient descent (</w:t>
      </w:r>
      <w:hyperlink w:anchor="def-gradient-descent">
        <w:r>
          <w:rPr>
            <w:rStyle w:val="Hyperlink"/>
          </w:rPr>
          <w:t xml:space="preserve">Definition 29</w:t>
        </w:r>
      </w:hyperlink>
      <w:r>
        <w:t xml:space="preserve">) is Newton’s method (</w:t>
      </w:r>
      <w:hyperlink w:anchor="def-newton-method">
        <w:r>
          <w:rPr>
            <w:rStyle w:val="Hyperlink"/>
          </w:rPr>
          <w:t xml:space="preserve">Definition 25</w:t>
        </w:r>
      </w:hyperlink>
      <w:r>
        <w:t xml:space="preserve">) with the Hessian replaced 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sSup>
              <m:e>
                <m:r>
                  <m:t>s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</m:den>
        </m:f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 it needs no second derivatives.</w:t>
      </w:r>
    </w:p>
    <w:bookmarkEnd w:id="174"/>
    <w:bookmarkStart w:id="175" w:name="def-line-search"/>
    <w:p>
      <w:pPr>
        <w:pStyle w:val="BodyText"/>
      </w:pPr>
      <w:r>
        <w:rPr>
          <w:b/>
          <w:bCs/>
        </w:rPr>
        <w:t xml:space="preserve">Definition 30 (Line search)</w:t>
      </w:r>
      <w:r>
        <w:t xml:space="preserve"> </w:t>
      </w:r>
      <w:r>
        <w:t xml:space="preserve">In gradient descent (</w:t>
      </w:r>
      <w:hyperlink w:anchor="def-gradient-descent">
        <w:r>
          <w:rPr>
            <w:rStyle w:val="Hyperlink"/>
          </w:rPr>
          <w:t xml:space="preserve">Definition 29</w:t>
        </w:r>
      </w:hyperlink>
      <w:r>
        <w:t xml:space="preserve">),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 search</w:t>
      </w:r>
      <w:r>
        <w:t xml:space="preserve"> </w:t>
      </w:r>
      <w:r>
        <w:t xml:space="preserve">[16]</w:t>
      </w:r>
      <w:r>
        <w:t xml:space="preserve"> </w:t>
      </w:r>
      <w:r>
        <w:t xml:space="preserve">is a rule that chooses the step length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examining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along the line</w:t>
      </w:r>
      <w:r>
        <w:t xml:space="preserve"> </w:t>
      </w:r>
      <w:r>
        <w:t xml:space="preserve">$\mathopen{}\left\{\mathord{\smash[b]{\underset{\raise.3ex\hbox{$\scriptstyle\sim$}}{x}}\vphantom{x}}^{(t)} - s\,\frac{\partial}{\partial \mathord{\smash[b]{\underset{\raise.3ex\hbox{$\scriptstyle\sim$}}{x}}\vphantom{x}}} f(\mathord{\smash[b]{\underset{\raise.3ex\hbox{$\scriptstyle\sim$}}{x}}\vphantom{x}}^{(t)}) : s &gt; 0\right\}\mathclose{}$</w:t>
      </w:r>
      <w:r>
        <w:t xml:space="preserve">.</w:t>
      </w:r>
    </w:p>
    <w:bookmarkEnd w:id="175"/>
    <w:bookmarkStart w:id="176" w:name="def-exact-line-search"/>
    <w:p>
      <w:pPr>
        <w:pStyle w:val="BodyText"/>
      </w:pPr>
      <w:r>
        <w:rPr>
          <w:b/>
          <w:bCs/>
        </w:rPr>
        <w:t xml:space="preserve">Definition 31 (Exact line search)</w:t>
      </w:r>
      <w:r>
        <w:t xml:space="preserve"> </w:t>
      </w:r>
      <w:r>
        <w:rPr>
          <w:b/>
          <w:bCs/>
        </w:rPr>
        <w:t xml:space="preserve">Exact line search</w:t>
      </w:r>
      <w:r>
        <w:t xml:space="preserve"> </w:t>
      </w:r>
      <w:r>
        <w:t xml:space="preserve">is the line search (</w:t>
      </w:r>
      <w:hyperlink w:anchor="def-line-search">
        <w:r>
          <w:rPr>
            <w:rStyle w:val="Hyperlink"/>
          </w:rPr>
          <w:t xml:space="preserve">Definition 30</w:t>
        </w:r>
      </w:hyperlink>
      <w:r>
        <w:t xml:space="preserve">) that chooses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to minimize</w:t>
      </w:r>
      <w:r>
        <w:t xml:space="preserve"> </w:t>
      </w:r>
      <w:r>
        <w:t xml:space="preserve">$f(\mathord{\smash[b]{\underset{\raise.3ex\hbox{$\scriptstyle\sim$}}{x}}\vphantom{x}}^{(t)} - s\,\frac{\partial}{\partial \mathord{\smash[b]{\underset{\raise.3ex\hbox{$\scriptstyle\sim$}}{x}}\vphantom{x}}} f(\mathord{\smash[b]{\underset{\raise.3ex\hbox{$\scriptstyle\sim$}}{x}}\vphantom{x}}^{(t)}))$</w:t>
      </w:r>
      <w:r>
        <w:t xml:space="preserve"> </w:t>
      </w:r>
      <w:r>
        <w:t xml:space="preserve">over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76"/>
    <w:bookmarkStart w:id="177" w:name="exm-line-search"/>
    <w:p>
      <w:pPr>
        <w:pStyle w:val="BodyText"/>
      </w:pPr>
      <w:r>
        <w:rPr>
          <w:b/>
          <w:bCs/>
        </w:rPr>
        <w:t xml:space="preserve">Example 44 (Exact line search on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line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−</m:t>
            </m:r>
            <m:r>
              <m:t>4</m:t>
            </m:r>
            <m:r>
              <m:t>s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 the values along it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value at step length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t>ϕ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exact line search chooses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which lands on the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 one step.</w:t>
      </w:r>
    </w:p>
    <w:bookmarkEnd w:id="177"/>
    <w:bookmarkStart w:id="179" w:name="def-descent-direction"/>
    <w:p>
      <w:pPr>
        <w:pStyle w:val="BodyText"/>
      </w:pPr>
      <w:r>
        <w:rPr>
          <w:b/>
          <w:bCs/>
        </w:rPr>
        <w:t xml:space="preserve">Definition 32 (Descent direction)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a gradient</w:t>
      </w:r>
      <w:r>
        <w:t xml:space="preserve"> </w:t>
      </w:r>
      <w:r>
        <w:t xml:space="preserve">$\mathord{\smash[b]{\underset{\raise.3ex\hbox{$\scriptstyle\sim$}}{g}}\vphantom{g}} \stackrel{\text{def}}{=}\frac{\partial}{\partial \mathord{\smash[b]{\underset{\raise.3ex\hbox{$\scriptstyle\sim$}}{x}}\vphantom{x}}} f(\mathord{\smash[b]{\underset{\raise.3ex\hbox{$\scriptstyle\sim$}}{x}}\vphantom{x}})$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A direction</w:t>
      </w:r>
      <w:r>
        <w:t xml:space="preserve"> </w:t>
      </w:r>
      <w:r>
        <w:t xml:space="preserve">$\mathord{\smash[b]{\underset{\raise.3ex\hbox{$\scriptstyle\sim$}}{d}}\vphantom{d}}$</w:t>
      </w:r>
      <w:r>
        <w:t xml:space="preserve"> </w:t>
      </w:r>
      <w:r>
        <w:t xml:space="preserve">(</w:t>
      </w:r>
      <w:hyperlink r:id="rId178">
        <w:r>
          <w:rPr>
            <w:rStyle w:val="Hyperlink"/>
          </w:rPr>
          <w:t xml:space="preserve">direction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descent direction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$\mathord{\smash[b]{\underset{\raise.3ex\hbox{$\scriptstyle\sim$}}{g}}\vphantom{g}} \cdot \mathord{\smash[b]{\underset{\raise.3ex\hbox{$\scriptstyle\sim$}}{d}}\vphantom{d}} &lt; 0$</w:t>
      </w:r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w:r>
        <w:t xml:space="preserve">$\mathord{\smash[b]{\underset{\raise.3ex\hbox{$\scriptstyle\sim$}}{g}}\vphantom{g}} \ne \mathord{\smash[b]{\underset{\raise.3ex\hbox{$\scriptstyle\sim$}}{0}}\vphantom{0}}_{p \times 1}$</w:t>
      </w:r>
      <w:r>
        <w:t xml:space="preserve">,</w:t>
      </w:r>
      <w:r>
        <w:t xml:space="preserve"> </w:t>
      </w:r>
      <w:r>
        <w:t xml:space="preserve">$-\mathord{\smash[b]{\underset{\raise.3ex\hbox{$\scriptstyle\sim$}}{g}}\vphantom{g}}$</w:t>
      </w:r>
      <w:r>
        <w:t xml:space="preserve"> </w:t>
      </w:r>
      <w:r>
        <w:t xml:space="preserve">is a descent direction,</w:t>
      </w:r>
      <w:r>
        <w:t xml:space="preserve"> </w:t>
      </w:r>
      <w:r>
        <w:t xml:space="preserve">since</w:t>
      </w:r>
      <w:r>
        <w:t xml:space="preserve"> </w:t>
      </w:r>
      <w:r>
        <w:t xml:space="preserve">$\mathord{\smash[b]{\underset{\raise.3ex\hbox{$\scriptstyle\sim$}}{g}}\vphantom{g}} \cdot (-\mathord{\smash[b]{\underset{\raise.3ex\hbox{$\scriptstyle\sim$}}{g}}\vphantom{g}}) =-\mathopen{}\left\lVert\mathord{\smash[b]{\underset{\raise.3ex\hbox{$\scriptstyle\sim$}}{g}}\vphantom{g}}\right\rVert\mathclose{}^2 &lt; 0$</w:t>
      </w:r>
      <w:r>
        <w:t xml:space="preserve">.</w:t>
      </w:r>
    </w:p>
    <w:bookmarkEnd w:id="179"/>
    <w:bookmarkStart w:id="180" w:name="exm-descent-directions"/>
    <w:p>
      <w:pPr>
        <w:pStyle w:val="BodyText"/>
      </w:pPr>
      <w:r>
        <w:rPr>
          <w:b/>
          <w:bCs/>
        </w:rPr>
        <w:t xml:space="preserve">Example 45 (Descent directions for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x_1^2 + x_2^2$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$\mathord{\smash[b]{\underset{\raise.3ex\hbox{$\scriptstyle\sim$}}{x}}\vphantom{x}}= {(1, 0)}^{\top}$</w:t>
      </w:r>
      <w:r>
        <w:t xml:space="preserve">, so</w:t>
      </w:r>
    </w:p>
    <w:p>
      <w:pPr>
        <w:pStyle w:val="BodyText"/>
      </w:pPr>
      <w:r>
        <w:t xml:space="preserve">$$
    \begin{aligned}
    \mathord{\smash[b]{\underset{\raise.3ex\hbox{$\scriptstyle\sim$}}{g}}\vphantom{g}} &amp;= {(2 x_1,\ 2 x_2)}^{\top} \\
    &amp;= {(2, 0)}^{\top}.
    \end{aligned}
    $$</w:t>
      </w:r>
    </w:p>
    <w:p>
      <w:pPr>
        <w:numPr>
          <w:ilvl w:val="0"/>
          <w:numId w:val="1023"/>
        </w:numPr>
      </w:pPr>
      <w:r>
        <w:t xml:space="preserve">$\mathord{\smash[b]{\underset{\raise.3ex\hbox{$\scriptstyle\sim$}}{d}}\vphantom{d}} = {(-1, 1)}^{\top}$</w:t>
      </w:r>
      <w:r>
        <w:t xml:space="preserve"> </w:t>
      </w:r>
      <w:r>
        <w:t xml:space="preserve">is a descent direction:</w:t>
      </w:r>
    </w:p>
    <w:p>
      <w:pPr>
        <w:pStyle w:val="BodyText"/>
      </w:pPr>
      <w:r>
        <w:t xml:space="preserve">$$
    \begin{aligned}
    \mathord{\smash[b]{\underset{\raise.3ex\hbox{$\scriptstyle\sim$}}{g}}\vphantom{g}} \cdot \mathord{\smash[b]{\underset{\raise.3ex\hbox{$\scriptstyle\sim$}}{d}}\vphantom{d}} &amp;= -2 + 0 \\
    &amp;= -2 \\
    &amp;&lt; 0.
    \end{aligned}
    $$</w:t>
      </w:r>
    </w:p>
    <w:p>
      <w:pPr>
        <w:numPr>
          <w:ilvl w:val="0"/>
          <w:numId w:val="1023"/>
        </w:numPr>
      </w:pPr>
      <w:r>
        <w:t xml:space="preserve">$\mathord{\smash[b]{\underset{\raise.3ex\hbox{$\scriptstyle\sim$}}{d}}\vphantom{d}} = {(0, 1)}^{\top}$</w:t>
      </w:r>
      <w:r>
        <w:t xml:space="preserve"> </w:t>
      </w:r>
      <w:r>
        <w:t xml:space="preserve">is not:</w:t>
      </w:r>
      <w:r>
        <w:t xml:space="preserve"> </w:t>
      </w:r>
      <w:r>
        <w:t xml:space="preserve">$\mathord{\smash[b]{\underset{\raise.3ex\hbox{$\scriptstyle\sim$}}{g}}\vphantom{g}} \cdot \mathord{\smash[b]{\underset{\raise.3ex\hbox{$\scriptstyle\sim$}}{d}}\vphantom{d}} = 0$</w:t>
      </w:r>
      <w:r>
        <w:t xml:space="preserve">.</w:t>
      </w:r>
    </w:p>
    <w:p>
      <w:pPr>
        <w:numPr>
          <w:ilvl w:val="0"/>
          <w:numId w:val="1023"/>
        </w:numPr>
      </w:pPr>
      <w:r>
        <w:t xml:space="preserve">$-\mathord{\smash[b]{\underset{\raise.3ex\hbox{$\scriptstyle\sim$}}{g}}\vphantom{g}} = {(-2, 0)}^{\top}$</w:t>
      </w:r>
      <w:r>
        <w:t xml:space="preserve"> </w:t>
      </w:r>
      <w:r>
        <w:t xml:space="preserve">is:</w:t>
      </w:r>
      <w:r>
        <w:t xml:space="preserve"> </w:t>
      </w:r>
      <w:r>
        <w:t xml:space="preserve">$\mathord{\smash[b]{\underset{\raise.3ex\hbox{$\scriptstyle\sim$}}{g}}\vphantom{g}} \cdot (-\mathord{\smash[b]{\underset{\raise.3ex\hbox{$\scriptstyle\sim$}}{g}}\vphantom{g}}) = -4 &lt; 0$</w:t>
      </w:r>
      <w:r>
        <w:t xml:space="preserve">.</w:t>
      </w:r>
    </w:p>
    <w:bookmarkEnd w:id="180"/>
    <w:bookmarkStart w:id="181" w:name="thm-descent-direction"/>
    <w:p>
      <w:pPr>
        <w:pStyle w:val="FirstParagraph"/>
      </w:pPr>
      <w:r>
        <w:rPr>
          <w:b/>
          <w:bCs/>
        </w:rPr>
        <w:t xml:space="preserve">Theorem 14 (A short enough step downhill decreases the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be a point with</w:t>
      </w:r>
      <w:r>
        <w:t xml:space="preserve"> </w:t>
      </w:r>
      <w:r>
        <w:t xml:space="preserve">$\mathord{\smash[b]{\underset{\raise.3ex\hbox{$\scriptstyle\sim$}}{g}}\vphantom{g}} \stackrel{\text{def}}{=}\frac{\partial}{\partial \mathord{\smash[b]{\underset{\raise.3ex\hbox{$\scriptstyle\sim$}}{x}}\vphantom{x}}} f(\mathord{\smash[b]{\underset{\raise.3ex\hbox{$\scriptstyle\sim$}}{x}}\vphantom{x}}) \ne \mathord{\smash[b]{\underset{\raise.3ex\hbox{$\scriptstyle\sim$}}{0}}\vphantom{0}}_{p \times 1}$</w:t>
      </w:r>
      <w:r>
        <w:t xml:space="preserve">.</w:t>
      </w:r>
      <w:r>
        <w:t xml:space="preserve"> </w:t>
      </w:r>
      <w:r>
        <w:t xml:space="preserve">Then there is an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$f(\mathord{\smash[b]{\underset{\raise.3ex\hbox{$\scriptstyle\sim$}}{x}}\vphantom{x}}- s \mathord{\smash[b]{\underset{\raise.3ex\hbox{$\scriptstyle\sim$}}{g}}\vphantom{g}}) &lt; f(\mathord{\smash[b]{\underset{\raise.3ex\hbox{$\scriptstyle\sim$}}{x}}\vphantom{x}})$</w:t>
      </w:r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a short enough step in the descent direction</w:t>
      </w:r>
      <w:r>
        <w:t xml:space="preserve"> </w:t>
      </w:r>
      <w:r>
        <w:t xml:space="preserve">$-\mathord{\smash[b]{\underset{\raise.3ex\hbox{$\scriptstyle\sim$}}{g}}\vphantom{g}}$</w:t>
      </w:r>
      <w:r>
        <w:t xml:space="preserve"> </w:t>
      </w:r>
      <w:r>
        <w:t xml:space="preserve">(</w:t>
      </w:r>
      <w:hyperlink w:anchor="def-descent-direction">
        <w:r>
          <w:rPr>
            <w:rStyle w:val="Hyperlink"/>
          </w:rPr>
          <w:t xml:space="preserve">Definition 32</w:t>
        </w:r>
      </w:hyperlink>
      <w:r>
        <w:t xml:space="preserve">) decreases</w:t>
      </w:r>
      <w:r>
        <w:t xml:space="preserve"> </w:t>
      </w:r>
      <m:oMath>
        <m:r>
          <m:t>f</m:t>
        </m:r>
      </m:oMath>
      <w:r>
        <w:t xml:space="preserve">.</w:t>
      </w:r>
    </w:p>
    <w:bookmarkEnd w:id="18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$h(s) \stackrel{\text{def}}{=}f(\mathord{\smash[b]{\underset{\raise.3ex\hbox{$\scriptstyle\sim$}}{x}}\vphantom{x}}- s \mathord{\smash[b]{\underset{\raise.3ex\hbox{$\scriptstyle\sim$}}{g}}\vphantom{g}})$</w:t>
      </w:r>
      <w:r>
        <w:t xml:space="preserve">.</w:t>
      </w:r>
      <w:r>
        <w:t xml:space="preserve"> </w:t>
      </w:r>
      <w:r>
        <w:t xml:space="preserve">The inner function</w:t>
      </w:r>
      <w:r>
        <w:t xml:space="preserve"> </w:t>
      </w:r>
      <w:r>
        <w:t xml:space="preserve">$s \mapsto \mathord{\smash[b]{\underset{\raise.3ex\hbox{$\scriptstyle\sim$}}{x}}\vphantom{x}}- s \mathord{\smash[b]{\underset{\raise.3ex\hbox{$\scriptstyle\sim$}}{g}}\vphantom{g}}$</w:t>
      </w:r>
      <w:r>
        <w:t xml:space="preserve"> </w:t>
      </w:r>
      <w:r>
        <w:t xml:space="preserve">has derivative</w:t>
      </w:r>
      <w:r>
        <w:t xml:space="preserve"> </w:t>
      </w:r>
      <w:r>
        <w:t xml:space="preserve">$-{\mathord{\smash[b]{\underset{\raise.3ex\hbox{$\scriptstyle\sim$}}{g}}\vphantom{g}}}^{\top}$</w:t>
      </w:r>
      <w:r>
        <w:t xml:space="preserve"> </w:t>
      </w:r>
      <w:r>
        <w:t xml:space="preserve">(</w:t>
      </w:r>
      <w:hyperlink r:id="rId43">
        <w:r>
          <w:rPr>
            <w:rStyle w:val="Hyperlink"/>
          </w:rPr>
          <w:t xml:space="preserve">vector-valued derivative</w:t>
        </w:r>
      </w:hyperlink>
      <w:r>
        <w:t xml:space="preserve">),</w:t>
      </w:r>
      <w:r>
        <w:t xml:space="preserve"> </w:t>
      </w:r>
      <w:r>
        <w:t xml:space="preserve">so by the vector chain rule (</w:t>
      </w:r>
      <w:hyperlink r:id="rId44">
        <w:r>
          <w:rPr>
            <w:rStyle w:val="Hyperlink"/>
          </w:rPr>
          <w:t xml:space="preserve">vector chain rule</w:t>
        </w:r>
      </w:hyperlink>
      <w:r>
        <w:t xml:space="preserve">)</w:t>
      </w:r>
    </w:p>
    <w:p>
      <w:pPr>
        <w:pStyle w:val="BodyText"/>
      </w:pPr>
      <w:r>
        <w:t xml:space="preserve">$$
    \begin{aligned}
    h'(s)
    &amp;= -{\mathord{\smash[b]{\underset{\raise.3ex\hbox{$\scriptstyle\sim$}}{g}}\vphantom{g}}}^{\top}\,\frac{\partial}{\partial \mathord{\smash[b]{\underset{\raise.3ex\hbox{$\scriptstyle\sim$}}{x}}\vphantom{x}}} f(\mathord{\smash[b]{\underset{\raise.3ex\hbox{$\scriptstyle\sim$}}{x}}\vphantom{x}}- s \mathord{\smash[b]{\underset{\raise.3ex\hbox{$\scriptstyle\sim$}}{g}}\vphantom{g}}),
    &amp;&amp; \text{(chain rule)}
    \\
    h'(0)
    &amp;= -{\mathord{\smash[b]{\underset{\raise.3ex\hbox{$\scriptstyle\sim$}}{g}}\vphantom{g}}}^{\top}\,\frac{\partial}{\partial \mathord{\smash[b]{\underset{\raise.3ex\hbox{$\scriptstyle\sim$}}{x}}\vphantom{x}}} f(\mathord{\smash[b]{\underset{\raise.3ex\hbox{$\scriptstyle\sim$}}{x}}\vphantom{x}})
    &amp;&amp; \text{(set } s = 0 \text{)}
    \\
    &amp;= -\mathord{\smash[b]{\underset{\raise.3ex\hbox{$\scriptstyle\sim$}}{g}}\vphantom{g}} \cdot \mathord{\smash[b]{\underset{\raise.3ex\hbox{$\scriptstyle\sim$}}{g}}\vphantom{g}}
    &amp;&amp; \text{(definition of } \mathord{\smash[b]{\underset{\raise.3ex\hbox{$\scriptstyle\sim$}}{g}}\vphantom{g}} \text{)}
    \\
    &amp;= -\mathopen{}\left\lVert\mathord{\smash[b]{\underset{\raise.3ex\hbox{$\scriptstyle\sim$}}{g}}\vphantom{g}}\right\rVert\mathclose{}^2
    &amp;&amp; \text{(squared length)}
    \\
    &amp;&lt; 0.
    &amp;&amp; \text{(} \mathord{\smash[b]{\underset{\raise.3ex\hbox{$\scriptstyle\sim$}}{g}}\vphantom{g}} \ne \mathord{\smash[b]{\underset{\raise.3ex\hbox{$\scriptstyle\sim$}}{0}}\vphantom{0}}_{p \times 1} \text{)}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lim</m:t>
            </m:r>
          </m:e>
          <m:sub>
            <m:r>
              <m:t>s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taking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h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 the definition of the limit gives an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  <m:r>
          <m:rPr>
            <m:sty m:val="p"/>
          </m:rPr>
          <m:t>&lt;</m:t>
        </m:r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h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s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s</m:t>
            </m:r>
          </m:e>
        </m:acc>
      </m:oMath>
      <w:r>
        <w:t xml:space="preserve">.</w:t>
      </w:r>
      <w:r>
        <w:t xml:space="preserve"> </w:t>
      </w:r>
      <w:r>
        <w:t xml:space="preserve">Multiplying by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, that is,</w:t>
      </w:r>
      <w:r>
        <w:t xml:space="preserve"> </w:t>
      </w:r>
      <w:r>
        <w:t xml:space="preserve">$f(\mathord{\smash[b]{\underset{\raise.3ex\hbox{$\scriptstyle\sim$}}{x}}\vphantom{x}}- s \mathord{\smash[b]{\underset{\raise.3ex\hbox{$\scriptstyle\sim$}}{g}}\vphantom{g}}) &lt; f(\mathord{\smash[b]{\underset{\raise.3ex\hbox{$\scriptstyle\sim$}}{x}}\vphantom{x}})$</w:t>
      </w:r>
      <w:r>
        <w:t xml:space="preserve">.</w:t>
      </w:r>
    </w:p>
    <w:bookmarkStart w:id="182" w:name="exm-descent-direction"/>
    <w:p>
      <w:pPr>
        <w:pStyle w:val="BodyText"/>
      </w:pPr>
      <w:r>
        <w:rPr>
          <w:b/>
          <w:bCs/>
        </w:rPr>
        <w:t xml:space="preserve">Example 46 (How short is short enough)</w:t>
      </w:r>
      <w:r>
        <w:t xml:space="preserve"> </w:t>
      </w:r>
      <w:r>
        <w:t xml:space="preserve">In</w:t>
      </w:r>
      <w:r>
        <w:t xml:space="preserve"> </w:t>
      </w:r>
      <w:hyperlink w:anchor="exm-gradient-descent">
        <w:r>
          <w:rPr>
            <w:rStyle w:val="Hyperlink"/>
          </w:rPr>
          <w:t xml:space="preserve">Example 43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r>
          <m:t>s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  <m:r>
              <m:t>s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 that is, when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s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hyperlink w:anchor="thm-descent-direction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holds with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the step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of that example was too long.</w:t>
      </w:r>
    </w:p>
    <w:bookmarkEnd w:id="182"/>
    <w:bookmarkStart w:id="184" w:name="exm-gd-zigzag"/>
    <w:p>
      <w:pPr>
        <w:pStyle w:val="BodyText"/>
      </w:pPr>
      <w:r>
        <w:rPr>
          <w:b/>
          <w:bCs/>
        </w:rPr>
        <w:t xml:space="preserve">Example 47 (Gradient descent zigzags)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\tfrac{1}{2} (x_1^2 + b\,x_2^2)$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$\frac{\partial}{\partial \mathord{\smash[b]{\underset{\raise.3ex\hbox{$\scriptstyle\sim$}}{x}}\vphantom{x}}} f(\mathord{\smash[b]{\underset{\raise.3ex\hbox{$\scriptstyle\sim$}}{x}}\vphantom{x}}) = {(x_1,\ b x_2)}^{\top}$</w:t>
      </w:r>
      <w:r>
        <w:t xml:space="preserve"> </w:t>
      </w:r>
      <w:r>
        <w:t xml:space="preserve">and one gradient step of length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s</m:t>
            </m:r>
            <m:r>
              <m:rPr>
                <m:sty m:val="p"/>
              </m:rPr>
              <m:t>)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b</m:t>
            </m:r>
            <m:r>
              <m:t>s</m:t>
            </m:r>
            <m:r>
              <m:rPr>
                <m:sty m:val="p"/>
              </m:rPr>
              <m:t>)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For exact line search (</w:t>
      </w:r>
      <w:hyperlink w:anchor="def-exact-line-search">
        <w:r>
          <w:rPr>
            <w:rStyle w:val="Hyperlink"/>
          </w:rPr>
          <w:t xml:space="preserve">Definition 31</w:t>
        </w:r>
      </w:hyperlink>
      <w:r>
        <w:t xml:space="preserve">), let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</m:oMath>
      <w:r>
        <w:t xml:space="preserve"> </w:t>
      </w:r>
      <w:r>
        <w:t xml:space="preserve">at that point: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  <m:r>
                    <m:t>s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s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s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term by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3</m:t>
                  </m:r>
                </m:sup>
              </m:sSup>
              <m:r>
                <m:t>s</m:t>
              </m:r>
              <m:r>
                <m:t> 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3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\mathord{\smash[b]{\underset{\raise.3ex\hbox{$\scriptstyle\sim$}}{0}}\vphantom{0}}_{2 \times 1}$</w:t>
      </w:r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3</m:t>
            </m:r>
          </m:sup>
        </m:sSup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ϕ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increasing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a single zero, and</w:t>
      </w:r>
      <w:r>
        <w:t xml:space="preserve"> </w:t>
      </w:r>
      <m:oMath>
        <m:r>
          <m:t>ϕ</m:t>
        </m:r>
      </m:oMath>
      <w:r>
        <w:t xml:space="preserve"> </w:t>
      </w:r>
      <w:r>
        <w:t xml:space="preserve">is minimized at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num>
          <m:den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3</m:t>
                </m:r>
              </m:sup>
            </m:sSup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den>
        </m:f>
      </m:oMath>
      <w:r>
        <w:t xml:space="preserve">.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$\mathord{\smash[b]{\underset{\raise.3ex\hbox{$\scriptstyle\sim$}}{x}}\vphantom{x}}^{(0)} = {(b, 1)}^{\top}$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and, with</w:t>
      </w:r>
      <w:r>
        <w:t xml:space="preserve"> </w:t>
      </w:r>
      <m:oMath>
        <m:r>
          <m:t>r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lin"/>
          </m:fPr>
          <m:num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b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,</w:t>
      </w:r>
    </w:p>
    <w:p>
      <w:pPr>
        <w:pStyle w:val="BodyText"/>
      </w:pPr>
      <w:r>
        <w:t xml:space="preserve">$$
    \begin{aligned}
    1 - s^{(0)}
    &amp;= \frac{1 + b - 2}{1 + b} \\
    &amp;= r,
    &amp;&amp; \text{(common denominator)}
    \\
    1 - b\,s^{(0)}
    &amp;= \frac{1 + b - 2b}{1 + b} \\
    &amp;= -r,
    &amp;&amp; \text{(common denominator)}
    \\
    \mathord{\smash[b]{\underset{\raise.3ex\hbox{$\scriptstyle\sim$}}{x}}\vphantom{x}}^{(1)}
    &amp;= {\mathopen{}\left(r\,b,\ -r \cdot 1\right)\mathclose{}}^{\top} \\
    &amp;= r\,{(b, -1)}^{\top}.
    &amp;&amp; \text{(the gradient step from } {(b, 1)}^{\top} \text{)}
    \end{aligned}
    $$</w:t>
      </w:r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the same holds at every step, by</w:t>
      </w:r>
      <w:r>
        <w:t xml:space="preserve"> </w:t>
      </w:r>
      <w:hyperlink r:id="rId183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(when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$\mathord{\smash[b]{\underset{\raise.3ex\hbox{$\scriptstyle\sim$}}{x}}\vphantom{x}}^{(1)}$</w:t>
      </w:r>
      <w:r>
        <w:t xml:space="preserve"> </w:t>
      </w:r>
      <w:r>
        <w:t xml:space="preserve">is already the minimizer):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$\mathord{\smash[b]{\underset{\raise.3ex\hbox{$\scriptstyle\sim$}}{x}}\vphantom{x}}^{(t)} = {(c\,b,\ \pm c)}^{\top}$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which depends only on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2</m:t>
            </m:r>
          </m:sup>
        </m:sSup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 is again</w:t>
      </w:r>
      <w:r>
        <w:t xml:space="preserve"> </w:t>
      </w:r>
      <m:oMath>
        <m:f>
          <m:fPr>
            <m:type m:val="lin"/>
          </m:fPr>
          <m:num>
            <m:r>
              <m:t>2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 </w:t>
      </w:r>
      <w:r>
        <w:t xml:space="preserve">(the factor</w:t>
      </w:r>
      <w:r>
        <w:t xml:space="preserve"> </w:t>
      </w:r>
      <m:oMath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cancels),</w:t>
      </w:r>
      <w:r>
        <w:t xml:space="preserve"> </w:t>
      </w:r>
      <w:r>
        <w:t xml:space="preserve">and the step multiplies the first entry by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 the second by</w:t>
      </w:r>
      <w:r>
        <w:t xml:space="preserve"> </w:t>
      </w:r>
      <m:oMath>
        <m:r>
          <m:rPr>
            <m:sty m:val="p"/>
          </m:rPr>
          <m:t>−</m:t>
        </m:r>
        <m:r>
          <m:t>r</m:t>
        </m:r>
      </m:oMath>
      <w:r>
        <w:t xml:space="preserve">. So</w:t>
      </w:r>
    </w:p>
    <w:p>
      <w:pPr>
        <w:pStyle w:val="BodyText"/>
      </w:pPr>
      <w:r>
        <w:t xml:space="preserve">$$
    \begin{aligned}
    \mathord{\smash[b]{\underset{\raise.3ex\hbox{$\scriptstyle\sim$}}{x}}\vphantom{x}}^{(t)}
    &amp;= {\mathopen{}\left(b\,r^t,\ (-r)^t\right)\mathclose{}}^{\top}, \\
    f(\mathord{\smash[b]{\underset{\raise.3ex\hbox{$\scriptstyle\sim$}}{x}}\vphantom{x}}^{(t)})
    &amp;= \tfrac{1}{2} (b^2 + b)\,r^{2t} \\
    &amp;= r^{2t} f(\mathord{\smash[b]{\underset{\raise.3ex\hbox{$\scriptstyle\sim$}}{x}}\vphantom{x}}^{(0)}).
    \end{aligned}
    $$</w:t>
      </w:r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1</m:t>
        </m:r>
      </m:oMath>
      <w:r>
        <w:t xml:space="preserve">, exactly one entry changes sign at every step:</w:t>
      </w:r>
      <w:r>
        <w:t xml:space="preserve"> </w:t>
      </w:r>
      <w:r>
        <w:t xml:space="preserve">the second when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(then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0</m:t>
        </m:r>
      </m:oMath>
      <w:r>
        <w:t xml:space="preserve">), and the first when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(then</w:t>
      </w:r>
      <w:r>
        <w:t xml:space="preserve"> </w:t>
      </w:r>
      <m:oMath>
        <m:r>
          <m:t>r</m:t>
        </m:r>
        <m:r>
          <m:rPr>
            <m:sty m:val="p"/>
          </m:rPr>
          <m:t>&lt;</m:t>
        </m:r>
        <m:r>
          <m:t>0</m:t>
        </m:r>
      </m:oMath>
      <w:r>
        <w:t xml:space="preserve">).</w:t>
      </w:r>
      <w:r>
        <w:t xml:space="preserve"> </w:t>
      </w:r>
      <w:r>
        <w:t xml:space="preserve">So the iterates zigzag toward the minimizer</w:t>
      </w:r>
      <w:r>
        <w:t xml:space="preserve"> </w:t>
      </w:r>
      <w:r>
        <w:t xml:space="preserve">$\mathord{\smash[b]{\underset{\raise.3ex\hbox{$\scriptstyle\sim$}}{0}}\vphantom{0}}_{2 \times 1}$</w:t>
      </w:r>
      <w:r>
        <w:t xml:space="preserve">.</w:t>
      </w:r>
    </w:p>
    <w:p>
      <w:pPr>
        <w:pStyle w:val="Compact"/>
        <w:numPr>
          <w:ilvl w:val="0"/>
          <w:numId w:val="1024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  <w:r>
        <w:t xml:space="preserve"> </w:t>
      </w:r>
      <w:r>
        <w:t xml:space="preserve">$\mathord{\smash[b]{\underset{\raise.3ex\hbox{$\scriptstyle\sim$}}{x}}\vphantom{x}}^{(1)} = {(1.5, -0.5)}^{\top}$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$\mathord{\smash[b]{\underset{\raise.3ex\hbox{$\scriptstyle\sim$}}{x}}\vphantom{x}}^{(2)} = {(0.75, 0.25)}^{\top}$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falls from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1.5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0.375</m:t>
        </m:r>
      </m:oMath>
      <w:r>
        <w:t xml:space="preserve">, a quarter at each step.</w:t>
      </w:r>
    </w:p>
    <w:p>
      <w:pPr>
        <w:pStyle w:val="Compact"/>
        <w:numPr>
          <w:ilvl w:val="0"/>
          <w:numId w:val="1024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one step reaches the minimizer.</w:t>
      </w:r>
    </w:p>
    <w:p>
      <w:pPr>
        <w:pStyle w:val="Compact"/>
        <w:numPr>
          <w:ilvl w:val="0"/>
          <w:numId w:val="1024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0.99</m:t>
        </m:r>
        <m:r>
          <m:rPr>
            <m:sty m:val="p"/>
          </m:rPr>
          <m:t>/</m:t>
        </m:r>
        <m:r>
          <m:t>1.01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0.96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shrinks by only about</w:t>
      </w:r>
      <w:r>
        <w:t xml:space="preserve"> </w:t>
      </w:r>
      <m:oMath>
        <m:r>
          <m:t>4</m:t>
        </m:r>
        <m:r>
          <m:rPr>
            <m:sty m:val="p"/>
          </m:rPr>
          <m:t>%</m:t>
        </m:r>
      </m:oMath>
      <w:r>
        <w:t xml:space="preserve"> </w:t>
      </w:r>
      <w:r>
        <w:t xml:space="preserve">per step.</w:t>
      </w:r>
      <w:r>
        <w:t xml:space="preserve"> </w:t>
      </w:r>
      <w:r>
        <w:t xml:space="preserve">Newton’s method reaches the minimizer of any such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one step (</w:t>
      </w:r>
      <w:hyperlink w:anchor="thm-newton-quadratic">
        <w:r>
          <w:rPr>
            <w:rStyle w:val="Hyperlink"/>
          </w:rPr>
          <w:t xml:space="preserve">Theorem 13</w:t>
        </w:r>
      </w:hyperlink>
      <w:r>
        <w:t xml:space="preserve">).</w:t>
      </w:r>
    </w:p>
    <w:bookmarkEnd w:id="184"/>
    <w:bookmarkStart w:id="185" w:name="def-armijo-condition"/>
    <w:p>
      <w:pPr>
        <w:pStyle w:val="FirstParagraph"/>
      </w:pPr>
      <w:r>
        <w:rPr>
          <w:b/>
          <w:bCs/>
        </w:rPr>
        <w:t xml:space="preserve">Definition 33 (Armijo condition)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derivatives,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, and let</w:t>
      </w:r>
      <w:r>
        <w:t xml:space="preserve"> </w:t>
      </w:r>
      <w:r>
        <w:t xml:space="preserve">$\mathord{\smash[b]{\underset{\raise.3ex\hbox{$\scriptstyle\sim$}}{g}}\vphantom{g}} \stackrel{\text{def}}{=}\frac{\partial}{\partial \mathord{\smash[b]{\underset{\raise.3ex\hbox{$\scriptstyle\sim$}}{x}}\vphantom{x}}} f(\mathord{\smash[b]{\underset{\raise.3ex\hbox{$\scriptstyle\sim$}}{x}}\vphantom{x}})$</w:t>
      </w:r>
      <w:r>
        <w:t xml:space="preserve">.</w:t>
      </w:r>
      <w:r>
        <w:t xml:space="preserve"> </w:t>
      </w:r>
      <w:r>
        <w:t xml:space="preserve">A step length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satisfies the</w:t>
      </w:r>
      <w:r>
        <w:t xml:space="preserve"> </w:t>
      </w:r>
      <w:r>
        <w:rPr>
          <w:b/>
          <w:bCs/>
        </w:rPr>
        <w:t xml:space="preserve">Armijo condition</w:t>
      </w:r>
      <w:r>
        <w:t xml:space="preserve"> </w:t>
      </w:r>
      <w:r>
        <w:t xml:space="preserve">[17]</w:t>
      </w:r>
      <w:r>
        <w:t xml:space="preserve"> </w:t>
      </w:r>
      <w:r>
        <w:t xml:space="preserve">with constant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if</w:t>
      </w:r>
    </w:p>
    <w:p>
      <w:pPr>
        <w:pStyle w:val="BodyText"/>
      </w:pPr>
      <w:r>
        <w:t xml:space="preserve">$$
    f(\mathord{\smash[b]{\underset{\raise.3ex\hbox{$\scriptstyle\sim$}}{x}}\vphantom{x}}- s \mathord{\smash[b]{\underset{\raise.3ex\hbox{$\scriptstyle\sim$}}{g}}\vphantom{g}}) \le f(\mathord{\smash[b]{\underset{\raise.3ex\hbox{$\scriptstyle\sim$}}{x}}\vphantom{x}}) - c\, s\, \mathopen{}\left\lVert\mathord{\smash[b]{\underset{\raise.3ex\hbox{$\scriptstyle\sim$}}{g}}\vphantom{g}}\right\rVert\mathclose{}^2.
    $$</w:t>
      </w:r>
    </w:p>
    <w:bookmarkEnd w:id="185"/>
    <w:bookmarkStart w:id="186" w:name="exm-armijo-condition"/>
    <w:p>
      <w:pPr>
        <w:pStyle w:val="FirstParagraph"/>
      </w:pPr>
      <w:r>
        <w:rPr>
          <w:b/>
          <w:bCs/>
        </w:rPr>
        <w:t xml:space="preserve">Example 48 (The Armijo condition on a parabola)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g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16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 the condition on a step length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t> </m:t>
              </m:r>
              <m:r>
                <m:t>s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g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4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s</m:t>
              </m:r>
              <m:r>
                <m:rPr>
                  <m:sty m:val="p"/>
                </m:rPr>
                <m:t>+</m:t>
              </m:r>
              <m:r>
                <m:t>16</m:t>
              </m:r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16</m:t>
              </m:r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12</m:t>
              </m:r>
              <m:r>
                <m:t>s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16</m:t>
              </m:r>
              <m:r>
                <m:t>s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16</m:t>
              </m:r>
              <m:r>
                <m:t>s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satisfies the condition: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≤</m:t>
        </m:r>
        <m:r>
          <m:t>4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does not: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4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6"/>
    <w:bookmarkStart w:id="187" w:name="def-backtracking-line-search"/>
    <w:p>
      <w:pPr>
        <w:pStyle w:val="BodyText"/>
      </w:pPr>
      <w:r>
        <w:rPr>
          <w:b/>
          <w:bCs/>
        </w:rPr>
        <w:t xml:space="preserve">Definition 34 (Backtracking line search)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an initial step length,</w:t>
      </w:r>
      <w:r>
        <w:t xml:space="preserve"> </w:t>
      </w:r>
      <m:oMath>
        <m:r>
          <m:t>β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 shrink factor, 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rPr>
          <w:b/>
          <w:bCs/>
        </w:rPr>
        <w:t xml:space="preserve">Backtracking line search</w:t>
      </w:r>
      <w:r>
        <w:t xml:space="preserve"> </w:t>
      </w:r>
      <w:r>
        <w:t xml:space="preserve">[17]</w:t>
      </w:r>
      <w:r>
        <w:t xml:space="preserve"> </w:t>
      </w:r>
      <w:r>
        <w:t xml:space="preserve">is the</w:t>
      </w:r>
      <w:r>
        <w:t xml:space="preserve"> </w:t>
      </w:r>
      <w:hyperlink w:anchor="def-line-search">
        <w:r>
          <w:rPr>
            <w:rStyle w:val="Hyperlink"/>
          </w:rPr>
          <w:t xml:space="preserve">line search</w:t>
        </w:r>
      </w:hyperlink>
      <w:r>
        <w:t xml:space="preserve"> </w:t>
      </w:r>
      <w:r>
        <w:t xml:space="preserve">that chooses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to be the largest of</w:t>
      </w:r>
      <w:r>
        <w:t xml:space="preserve"> </w:t>
      </w:r>
      <m:oMath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t>β</m:t>
        </m:r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p>
          <m:e>
            <m:r>
              <m:t>β</m:t>
            </m:r>
          </m:e>
          <m:sup>
            <m:r>
              <m:t>2</m:t>
            </m:r>
          </m:sup>
        </m:sSup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that satisfies the</w:t>
      </w:r>
      <w:r>
        <w:t xml:space="preserve"> </w:t>
      </w:r>
      <w:hyperlink w:anchor="def-armijo-condition">
        <w:r>
          <w:rPr>
            <w:rStyle w:val="Hyperlink"/>
          </w:rPr>
          <w:t xml:space="preserve">Armijo condition</w:t>
        </w:r>
      </w:hyperlink>
      <w:r>
        <w:t xml:space="preserve"> </w:t>
      </w:r>
      <w:r>
        <w:t xml:space="preserve">with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$\mathord{\smash[b]{\underset{\raise.3ex\hbox{$\scriptstyle\sim$}}{x}}\vphantom{x}}^{(t)}$</w:t>
      </w:r>
      <w:r>
        <w:t xml:space="preserve">.</w:t>
      </w:r>
    </w:p>
    <w:bookmarkEnd w:id="187"/>
    <w:bookmarkStart w:id="188" w:name="exm-backtracking-line-search"/>
    <w:p>
      <w:pPr>
        <w:pStyle w:val="BodyText"/>
      </w:pPr>
      <w:r>
        <w:rPr>
          <w:b/>
          <w:bCs/>
        </w:rPr>
        <w:t xml:space="preserve">Example 49 (Backtracking on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 the Armijo condition holds exactly when</w:t>
      </w:r>
      <w:r>
        <w:t xml:space="preserve"> </w:t>
      </w:r>
      <m:oMath>
        <m:r>
          <m:t>s</m:t>
        </m:r>
        <m:r>
          <m:rPr>
            <m:sty m:val="p"/>
          </m:rPr>
          <m:t>≤</m:t>
        </m:r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(</w:t>
      </w:r>
      <w:hyperlink w:anchor="exm-armijo-condition">
        <w:r>
          <w:rPr>
            <w:rStyle w:val="Hyperlink"/>
          </w:rPr>
          <w:t xml:space="preserve">Example 48</w:t>
        </w:r>
      </w:hyperlink>
      <w:r>
        <w:t xml:space="preserve">).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 the trial step lengths are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The first,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</m:t>
        </m:r>
      </m:oMath>
      <w:r>
        <w:t xml:space="preserve">, exceeds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and is rejected.</w:t>
      </w:r>
      <w:r>
        <w:t xml:space="preserve"> </w:t>
      </w:r>
      <w:r>
        <w:t xml:space="preserve">The second,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 is at most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and is accepted.</w:t>
      </w:r>
      <w:r>
        <w:t xml:space="preserve"> </w:t>
      </w:r>
      <w:r>
        <w:t xml:space="preserve">So backtracking chooses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 after two evaluations of</w:t>
      </w:r>
      <w:r>
        <w:t xml:space="preserve"> </w:t>
      </w:r>
      <m:oMath>
        <m:r>
          <m:t>f</m:t>
        </m:r>
      </m:oMath>
      <w:r>
        <w:t xml:space="preserve">.</w:t>
      </w:r>
    </w:p>
    <w:bookmarkEnd w:id="188"/>
    <w:bookmarkEnd w:id="189"/>
    <w:bookmarkStart w:id="193" w:name="sec-additional-resources"/>
    <w:p>
      <w:pPr>
        <w:pStyle w:val="Heading2"/>
      </w:pPr>
      <w:r>
        <w:t xml:space="preserve">5 Further reading</w:t>
      </w:r>
    </w:p>
    <w:p>
      <w:pPr>
        <w:pStyle w:val="Compact"/>
        <w:numPr>
          <w:ilvl w:val="0"/>
          <w:numId w:val="1025"/>
        </w:numPr>
      </w:pPr>
      <w:r>
        <w:t xml:space="preserve">Boyd and Vandenberghe [18]</w:t>
      </w:r>
      <w:r>
        <w:t xml:space="preserve"> </w:t>
      </w:r>
      <w:r>
        <w:t xml:space="preserve">is the standard reference on convex optimization, covering convex sets, convex functions, convex optimization problems, duality, unconstrained minimization, and interior-point methods.</w:t>
      </w:r>
    </w:p>
    <w:p>
      <w:pPr>
        <w:pStyle w:val="Compact"/>
        <w:numPr>
          <w:ilvl w:val="0"/>
          <w:numId w:val="1025"/>
        </w:numPr>
      </w:pPr>
      <w:r>
        <w:t xml:space="preserve">Nocedal and Wright [19]</w:t>
      </w:r>
      <w:r>
        <w:t xml:space="preserve"> </w:t>
      </w:r>
      <w:r>
        <w:t xml:space="preserve">is a comprehensive reference on continuous numerical optimization, covering line search methods, trust-region methods, conjugate gradient methods, quasi-Newton methods, and nonlinear equations.</w:t>
      </w:r>
    </w:p>
    <w:p>
      <w:pPr>
        <w:pStyle w:val="Compact"/>
        <w:numPr>
          <w:ilvl w:val="0"/>
          <w:numId w:val="1025"/>
        </w:numPr>
      </w:pPr>
      <w:hyperlink r:id="rId190">
        <w:r>
          <w:rPr>
            <w:rStyle w:val="Hyperlink"/>
          </w:rPr>
          <w:t xml:space="preserve">Hua Zhou</w:t>
        </w:r>
      </w:hyperlink>
      <w:r>
        <w:t xml:space="preserve">’s</w:t>
      </w:r>
      <w:r>
        <w:t xml:space="preserve"> </w:t>
      </w:r>
      <w:hyperlink r:id="rId191">
        <w:r>
          <w:rPr>
            <w:rStyle w:val="Hyperlink"/>
          </w:rPr>
          <w:t xml:space="preserve">lecture notes for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“UCLA Biostat 216 - Mathematical Methods for Biostatistics”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(2024 Fall)</w:t>
        </w:r>
      </w:hyperlink>
    </w:p>
    <w:p>
      <w:pPr>
        <w:pStyle w:val="Compact"/>
        <w:numPr>
          <w:ilvl w:val="0"/>
          <w:numId w:val="1025"/>
        </w:numPr>
      </w:pPr>
      <w:hyperlink r:id="rId192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is a YouTube playlist by Grant Sanderson (3Blue1Brown);</w:t>
      </w:r>
      <w:r>
        <w:t xml:space="preserve"> </w:t>
      </w:r>
      <w:r>
        <w:t xml:space="preserve">its chapters on gradient descent and backpropagation calculus visually illustrate</w:t>
      </w:r>
      <w:r>
        <w:t xml:space="preserve"> </w:t>
      </w:r>
      <w:r>
        <w:t xml:space="preserve">how gradients of multivariate cost functions are computed and used for optimization.</w:t>
      </w:r>
    </w:p>
    <w:bookmarkEnd w:id="193"/>
    <w:bookmarkStart w:id="231" w:name="references"/>
    <w:p>
      <w:pPr>
        <w:pStyle w:val="Heading2"/>
      </w:pPr>
      <w:r>
        <w:t xml:space="preserve">References</w:t>
      </w:r>
    </w:p>
    <w:bookmarkStart w:id="230" w:name="refs"/>
    <w:bookmarkStart w:id="194" w:name="ref-zhou2024optim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“Optimization and multivariate calculus.”</w:t>
      </w:r>
      <w:r>
        <w:t xml:space="preserve"> </w:t>
      </w:r>
      <w:r>
        <w:t xml:space="preserve">Lecture notes for Biostat 216, Mathematical Methods for Biostatistics, University of California, Los Angeles, 2024. Accessed: Oct. 05, 2026. [Online]. Available:</w:t>
      </w:r>
      <w:r>
        <w:t xml:space="preserve"> </w:t>
      </w:r>
      <w:hyperlink r:id="rId191">
        <w:r>
          <w:rPr>
            <w:rStyle w:val="Hyperlink"/>
          </w:rPr>
          <w:t xml:space="preserve">https://ucla-biostat-216.github.io/2024fall/slides/13-optim/13-optim.html</w:t>
        </w:r>
      </w:hyperlink>
    </w:p>
    <w:bookmarkEnd w:id="194"/>
    <w:bookmarkStart w:id="196" w:name="Xa9ec915cd94511c84068c1cc8483385b59fa411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“Fermat’s theorem (stationary points)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5">
        <w:r>
          <w:rPr>
            <w:rStyle w:val="Hyperlink"/>
          </w:rPr>
          <w:t xml:space="preserve">https://en.wikipedia.org/wiki/Fermat%27s_theorem_(stationary_points)</w:t>
        </w:r>
      </w:hyperlink>
    </w:p>
    <w:bookmarkEnd w:id="196"/>
    <w:bookmarkStart w:id="198" w:name="ref-wikipedia_taylors_theorem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“Taylor’s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7">
        <w:r>
          <w:rPr>
            <w:rStyle w:val="Hyperlink"/>
          </w:rPr>
          <w:t xml:space="preserve">https://en.wikipedia.org/wiki/Taylor%27s_theorem</w:t>
        </w:r>
      </w:hyperlink>
    </w:p>
    <w:bookmarkEnd w:id="198"/>
    <w:bookmarkStart w:id="199" w:name="ref-rudin1976principle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W. Rudin,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, 3rd ed. in International series in pure and applied mathematics. New York: McGraw-Hill, 1976.</w:t>
      </w:r>
    </w:p>
    <w:bookmarkEnd w:id="199"/>
    <w:bookmarkStart w:id="201" w:name="ref-wikipedia_saddle_point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“Saddle point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0">
        <w:r>
          <w:rPr>
            <w:rStyle w:val="Hyperlink"/>
          </w:rPr>
          <w:t xml:space="preserve">https://en.wikipedia.org/wiki/Saddle_point</w:t>
        </w:r>
      </w:hyperlink>
    </w:p>
    <w:bookmarkEnd w:id="201"/>
    <w:bookmarkStart w:id="203" w:name="ref-wikipedia_convex_se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“Convex set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2">
        <w:r>
          <w:rPr>
            <w:rStyle w:val="Hyperlink"/>
          </w:rPr>
          <w:t xml:space="preserve">https://en.wikipedia.org/wiki/Convex_set</w:t>
        </w:r>
      </w:hyperlink>
    </w:p>
    <w:bookmarkEnd w:id="203"/>
    <w:bookmarkStart w:id="205" w:name="ref-wikipedia_epigraph_mathematics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“Epigraph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4">
        <w:r>
          <w:rPr>
            <w:rStyle w:val="Hyperlink"/>
          </w:rPr>
          <w:t xml:space="preserve">https://en.wikipedia.org/wiki/Epigraph_(mathematics)</w:t>
        </w:r>
      </w:hyperlink>
    </w:p>
    <w:bookmarkEnd w:id="205"/>
    <w:bookmarkStart w:id="207" w:name="ref-wikipedia_tangent_spac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“Tangent 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6">
        <w:r>
          <w:rPr>
            <w:rStyle w:val="Hyperlink"/>
          </w:rPr>
          <w:t xml:space="preserve">https://en.wikipedia.org/wiki/Tangent_space</w:t>
        </w:r>
      </w:hyperlink>
    </w:p>
    <w:bookmarkEnd w:id="207"/>
    <w:bookmarkStart w:id="209" w:name="ref-wikipedia_feasible_reg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“Feasible region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8">
        <w:r>
          <w:rPr>
            <w:rStyle w:val="Hyperlink"/>
          </w:rPr>
          <w:t xml:space="preserve">https://en.wikipedia.org/wiki/Feasible_region</w:t>
        </w:r>
      </w:hyperlink>
    </w:p>
    <w:bookmarkEnd w:id="209"/>
    <w:bookmarkStart w:id="211" w:name="ref-wikipedia_mathematical_optimization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“Mathematical optimization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10">
        <w:r>
          <w:rPr>
            <w:rStyle w:val="Hyperlink"/>
          </w:rPr>
          <w:t xml:space="preserve">https://en.wikipedia.org/wiki/Mathematical_optimization</w:t>
        </w:r>
      </w:hyperlink>
    </w:p>
    <w:bookmarkEnd w:id="211"/>
    <w:bookmarkStart w:id="213" w:name="ref-wikipedia_lagrange_multiplier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“Lagrange multiplier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12">
        <w:r>
          <w:rPr>
            <w:rStyle w:val="Hyperlink"/>
          </w:rPr>
          <w:t xml:space="preserve">https://en.wikipedia.org/wiki/Lagrange_multiplier</w:t>
        </w:r>
      </w:hyperlink>
    </w:p>
    <w:bookmarkEnd w:id="213"/>
    <w:bookmarkStart w:id="215" w:name="ref-wikipedia_iterative_method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“Iterative method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14">
        <w:r>
          <w:rPr>
            <w:rStyle w:val="Hyperlink"/>
          </w:rPr>
          <w:t xml:space="preserve">https://en.wikipedia.org/wiki/Iterative_method</w:t>
        </w:r>
      </w:hyperlink>
    </w:p>
    <w:bookmarkEnd w:id="215"/>
    <w:bookmarkStart w:id="217" w:name="X826716f95b92c7764e59e7e3dd738a1aac56654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“Newton’s method in optimization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16">
        <w:r>
          <w:rPr>
            <w:rStyle w:val="Hyperlink"/>
          </w:rPr>
          <w:t xml:space="preserve">https://en.wikipedia.org/wiki/Newton%27s_method_in_optimization</w:t>
        </w:r>
      </w:hyperlink>
    </w:p>
    <w:bookmarkEnd w:id="217"/>
    <w:bookmarkStart w:id="219" w:name="ref-wikipedia_rate_of_convergence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“Rate of convergence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18">
        <w:r>
          <w:rPr>
            <w:rStyle w:val="Hyperlink"/>
          </w:rPr>
          <w:t xml:space="preserve">https://en.wikipedia.org/wiki/Rate_of_convergence</w:t>
        </w:r>
      </w:hyperlink>
    </w:p>
    <w:bookmarkEnd w:id="219"/>
    <w:bookmarkStart w:id="221" w:name="ref-wikipedia_gradient_descen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“Gradient descent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20">
        <w:r>
          <w:rPr>
            <w:rStyle w:val="Hyperlink"/>
          </w:rPr>
          <w:t xml:space="preserve">https://en.wikipedia.org/wiki/Gradient_descent</w:t>
        </w:r>
      </w:hyperlink>
    </w:p>
    <w:bookmarkEnd w:id="221"/>
    <w:bookmarkStart w:id="223" w:name="ref-wikipedia_line_search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 search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22">
        <w:r>
          <w:rPr>
            <w:rStyle w:val="Hyperlink"/>
          </w:rPr>
          <w:t xml:space="preserve">https://en.wikipedia.org/wiki/Line_search</w:t>
        </w:r>
      </w:hyperlink>
    </w:p>
    <w:bookmarkEnd w:id="223"/>
    <w:bookmarkStart w:id="225" w:name="ref-wikipedia_backtracking_line_search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“Backtracking line search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24">
        <w:r>
          <w:rPr>
            <w:rStyle w:val="Hyperlink"/>
          </w:rPr>
          <w:t xml:space="preserve">https://en.wikipedia.org/wiki/Backtracking_line_search</w:t>
        </w:r>
      </w:hyperlink>
    </w:p>
    <w:bookmarkEnd w:id="225"/>
    <w:bookmarkStart w:id="227" w:name="ref-boyd2004convex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S. Boyd and L. Vandenberghe,</w:t>
      </w:r>
      <w:r>
        <w:t xml:space="preserve"> </w:t>
      </w:r>
      <w:r>
        <w:rPr>
          <w:i/>
          <w:iCs/>
        </w:rPr>
        <w:t xml:space="preserve">Convex optimization</w:t>
      </w:r>
      <w:r>
        <w:t xml:space="preserve">. Cambridge University Press, 2004. doi:</w:t>
      </w:r>
      <w:r>
        <w:t xml:space="preserve"> </w:t>
      </w:r>
      <w:hyperlink r:id="rId226">
        <w:r>
          <w:rPr>
            <w:rStyle w:val="Hyperlink"/>
          </w:rPr>
          <w:t xml:space="preserve">10.1017/CBO9780511804441</w:t>
        </w:r>
      </w:hyperlink>
      <w:r>
        <w:t xml:space="preserve">.</w:t>
      </w:r>
    </w:p>
    <w:bookmarkEnd w:id="227"/>
    <w:bookmarkStart w:id="229" w:name="ref-nocedal2006numerical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J. Nocedal and S. J. Wright,</w:t>
      </w:r>
      <w:r>
        <w:t xml:space="preserve"> </w:t>
      </w:r>
      <w:r>
        <w:rPr>
          <w:i/>
          <w:iCs/>
        </w:rPr>
        <w:t xml:space="preserve">Numerical optimization</w:t>
      </w:r>
      <w:r>
        <w:t xml:space="preserve">, 2nd ed. in Springer series in operations research and financial engineering. Springer, 2006. doi:</w:t>
      </w:r>
      <w:r>
        <w:t xml:space="preserve"> </w:t>
      </w:r>
      <w:hyperlink r:id="rId228">
        <w:r>
          <w:rPr>
            <w:rStyle w:val="Hyperlink"/>
          </w:rPr>
          <w:t xml:space="preserve">10.1007/978-0-387-40065-5</w:t>
        </w:r>
      </w:hyperlink>
      <w:r>
        <w:t xml:space="preserve">.</w:t>
      </w:r>
    </w:p>
    <w:bookmarkEnd w:id="229"/>
    <w:bookmarkEnd w:id="230"/>
    <w:bookmarkEnd w:id="2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111" Type="http://schemas.openxmlformats.org/officeDocument/2006/relationships/hyperlink" Target="algebra-basics.html#def-global-minimizer" TargetMode="External"/><Relationship Id="rId21" Type="http://schemas.openxmlformats.org/officeDocument/2006/relationships/hyperlink" Target="algebra-basics.html#def-local-minimizer" TargetMode="External"/><Relationship Id="rId155" Type="http://schemas.openxmlformats.org/officeDocument/2006/relationships/hyperlink" Target="algebra-exponentials.html#def-convergent-sequence" TargetMode="External"/><Relationship Id="rId38" Type="http://schemas.openxmlformats.org/officeDocument/2006/relationships/hyperlink" Target="algebra-exponentials.html#def-natural-log" TargetMode="External"/><Relationship Id="rId88" Type="http://schemas.openxmlformats.org/officeDocument/2006/relationships/hyperlink" Target="algebra-sums.html#def-convex-function" TargetMode="External"/><Relationship Id="rId14" Type="http://schemas.openxmlformats.org/officeDocument/2006/relationships/hyperlink" Target="calculus-derivatives.html#def-critical-point" TargetMode="External"/><Relationship Id="rId20" Type="http://schemas.openxmlformats.org/officeDocument/2006/relationships/hyperlink" Target="calculus-derivatives.html#def-differentiable" TargetMode="External"/><Relationship Id="rId15" Type="http://schemas.openxmlformats.org/officeDocument/2006/relationships/hyperlink" Target="calculus-derivatives.html#def-flat-point" TargetMode="External"/><Relationship Id="rId23" Type="http://schemas.openxmlformats.org/officeDocument/2006/relationships/hyperlink" Target="calculus-derivatives.html#def-one-sided-limit" TargetMode="External"/><Relationship Id="rId16" Type="http://schemas.openxmlformats.org/officeDocument/2006/relationships/hyperlink" Target="calculus-derivatives.html#def-second-derivative" TargetMode="External"/><Relationship Id="rId101" Type="http://schemas.openxmlformats.org/officeDocument/2006/relationships/hyperlink" Target="calculus-derivatives.html#def-tangent-line" TargetMode="External"/><Relationship Id="rId36" Type="http://schemas.openxmlformats.org/officeDocument/2006/relationships/hyperlink" Target="calculus-integration.html#def-continuous" TargetMode="External"/><Relationship Id="rId34" Type="http://schemas.openxmlformats.org/officeDocument/2006/relationships/hyperlink" Target="data/auto.csv" TargetMode="External"/><Relationship Id="rId124" Type="http://schemas.openxmlformats.org/officeDocument/2006/relationships/hyperlink" Target="functions.qmd#def-function" TargetMode="External"/><Relationship Id="rId94" Type="http://schemas.openxmlformats.org/officeDocument/2006/relationships/hyperlink" Target="functions.qmd#def-graph" TargetMode="External"/><Relationship Id="rId42" Type="http://schemas.openxmlformats.org/officeDocument/2006/relationships/hyperlink" Target="functions.qmd#def-inner-function" TargetMode="External"/><Relationship Id="rId154" Type="http://schemas.openxmlformats.org/officeDocument/2006/relationships/hyperlink" Target="functions.qmd#def-sequence" TargetMode="External"/><Relationship Id="rId127" Type="http://schemas.openxmlformats.org/officeDocument/2006/relationships/hyperlink" Target="functions.qmd#def-value" TargetMode="External"/><Relationship Id="rId33" Type="http://schemas.openxmlformats.org/officeDocument/2006/relationships/hyperlink" Target="https://cran.r-project.org/package=ISLR2" TargetMode="External"/><Relationship Id="rId228" Type="http://schemas.openxmlformats.org/officeDocument/2006/relationships/hyperlink" Target="https://doi.org/10.1007/978-0-387-40065-5" TargetMode="External"/><Relationship Id="rId226" Type="http://schemas.openxmlformats.org/officeDocument/2006/relationships/hyperlink" Target="https://doi.org/10.1017/CBO9780511804441" TargetMode="External"/><Relationship Id="rId224" Type="http://schemas.openxmlformats.org/officeDocument/2006/relationships/hyperlink" Target="https://en.wikipedia.org/wiki/Backtracking_line_search" TargetMode="External"/><Relationship Id="rId202" Type="http://schemas.openxmlformats.org/officeDocument/2006/relationships/hyperlink" Target="https://en.wikipedia.org/wiki/Convex_set" TargetMode="External"/><Relationship Id="rId204" Type="http://schemas.openxmlformats.org/officeDocument/2006/relationships/hyperlink" Target="https://en.wikipedia.org/wiki/Epigraph_(mathematics)" TargetMode="External"/><Relationship Id="rId208" Type="http://schemas.openxmlformats.org/officeDocument/2006/relationships/hyperlink" Target="https://en.wikipedia.org/wiki/Feasible_region" TargetMode="External"/><Relationship Id="rId195" Type="http://schemas.openxmlformats.org/officeDocument/2006/relationships/hyperlink" Target="https://en.wikipedia.org/wiki/Fermat%27s_theorem_(stationary_points)" TargetMode="External"/><Relationship Id="rId220" Type="http://schemas.openxmlformats.org/officeDocument/2006/relationships/hyperlink" Target="https://en.wikipedia.org/wiki/Gradient_descent" TargetMode="External"/><Relationship Id="rId214" Type="http://schemas.openxmlformats.org/officeDocument/2006/relationships/hyperlink" Target="https://en.wikipedia.org/wiki/Iterative_method" TargetMode="External"/><Relationship Id="rId212" Type="http://schemas.openxmlformats.org/officeDocument/2006/relationships/hyperlink" Target="https://en.wikipedia.org/wiki/Lagrange_multiplier" TargetMode="External"/><Relationship Id="rId222" Type="http://schemas.openxmlformats.org/officeDocument/2006/relationships/hyperlink" Target="https://en.wikipedia.org/wiki/Line_search" TargetMode="External"/><Relationship Id="rId210" Type="http://schemas.openxmlformats.org/officeDocument/2006/relationships/hyperlink" Target="https://en.wikipedia.org/wiki/Mathematical_optimization" TargetMode="External"/><Relationship Id="rId216" Type="http://schemas.openxmlformats.org/officeDocument/2006/relationships/hyperlink" Target="https://en.wikipedia.org/wiki/Newton%27s_method_in_optimization" TargetMode="External"/><Relationship Id="rId218" Type="http://schemas.openxmlformats.org/officeDocument/2006/relationships/hyperlink" Target="https://en.wikipedia.org/wiki/Rate_of_convergence" TargetMode="External"/><Relationship Id="rId200" Type="http://schemas.openxmlformats.org/officeDocument/2006/relationships/hyperlink" Target="https://en.wikipedia.org/wiki/Saddle_point" TargetMode="External"/><Relationship Id="rId206" Type="http://schemas.openxmlformats.org/officeDocument/2006/relationships/hyperlink" Target="https://en.wikipedia.org/wiki/Tangent_space" TargetMode="External"/><Relationship Id="rId197" Type="http://schemas.openxmlformats.org/officeDocument/2006/relationships/hyperlink" Target="https://en.wikipedia.org/wiki/Taylor%27s_theorem" TargetMode="External"/><Relationship Id="rId190" Type="http://schemas.openxmlformats.org/officeDocument/2006/relationships/hyperlink" Target="https://hua-zhou.github.io/" TargetMode="External"/><Relationship Id="rId32" Type="http://schemas.openxmlformats.org/officeDocument/2006/relationships/hyperlink" Target="https://islp.readthedocs.io/" TargetMode="External"/><Relationship Id="rId191" Type="http://schemas.openxmlformats.org/officeDocument/2006/relationships/hyperlink" Target="https://ucla-biostat-216.github.io/2024fall/slides/13-optim/13-optim.html" TargetMode="External"/><Relationship Id="rId192" Type="http://schemas.openxmlformats.org/officeDocument/2006/relationships/hyperlink" Target="https://www.youtube.com/playlist?list=PLZHQObOWTQDNU6R1_67000Dx_ZCJB-3pi" TargetMode="External"/><Relationship Id="rId141" Type="http://schemas.openxmlformats.org/officeDocument/2006/relationships/hyperlink" Target="linear-algebra-diagonalization.html#thm-invertible-rank" TargetMode="External"/><Relationship Id="rId138" Type="http://schemas.openxmlformats.org/officeDocument/2006/relationships/hyperlink" Target="linear-algebra-diagonalization.html#thm-pd-operations" TargetMode="External"/><Relationship Id="rId62" Type="http://schemas.openxmlformats.org/officeDocument/2006/relationships/hyperlink" Target="linear-algebra-inner-products.html#thm-cauchy-schwarz" TargetMode="External"/><Relationship Id="rId79" Type="http://schemas.openxmlformats.org/officeDocument/2006/relationships/hyperlink" Target="linear-algebra-inner-products.html#thm-norm-properties" TargetMode="External"/><Relationship Id="rId78" Type="http://schemas.openxmlformats.org/officeDocument/2006/relationships/hyperlink" Target="linear-algebra-inner-products.html#thm-triangle-inequality" TargetMode="External"/><Relationship Id="rId45" Type="http://schemas.openxmlformats.org/officeDocument/2006/relationships/hyperlink" Target="linear-algebra-matrices.html#def-matrix-mult" TargetMode="External"/><Relationship Id="rId55" Type="http://schemas.openxmlformats.org/officeDocument/2006/relationships/hyperlink" Target="linear-algebra-matrices.html#thm-transpose-product" TargetMode="External"/><Relationship Id="rId139" Type="http://schemas.openxmlformats.org/officeDocument/2006/relationships/hyperlink" Target="linear-algebra-special-matrices.html#cor-inverse-symmetric" TargetMode="External"/><Relationship Id="rId52" Type="http://schemas.openxmlformats.org/officeDocument/2006/relationships/hyperlink" Target="linear-algebra-special-matrices.html#def-eigendecomposition" TargetMode="External"/><Relationship Id="rId109" Type="http://schemas.openxmlformats.org/officeDocument/2006/relationships/hyperlink" Target="linear-algebra-special-matrices.html#def-invertible-matrix" TargetMode="External"/><Relationship Id="rId57" Type="http://schemas.openxmlformats.org/officeDocument/2006/relationships/hyperlink" Target="linear-algebra-special-matrices.html#def-orthogonal-matrix" TargetMode="External"/><Relationship Id="rId64" Type="http://schemas.openxmlformats.org/officeDocument/2006/relationships/hyperlink" Target="linear-algebra-special-matrices.html#def-positive-definite" TargetMode="External"/><Relationship Id="rId106" Type="http://schemas.openxmlformats.org/officeDocument/2006/relationships/hyperlink" Target="linear-algebra-special-matrices.html#def-positive-semidefinite" TargetMode="External"/><Relationship Id="rId58" Type="http://schemas.openxmlformats.org/officeDocument/2006/relationships/hyperlink" Target="linear-algebra-special-matrices.html#exm-eigenvalue" TargetMode="External"/><Relationship Id="rId66" Type="http://schemas.openxmlformats.org/officeDocument/2006/relationships/hyperlink" Target="linear-algebra-special-matrices.html#thm-definite-eigenvalues" TargetMode="External"/><Relationship Id="rId56" Type="http://schemas.openxmlformats.org/officeDocument/2006/relationships/hyperlink" Target="linear-algebra-special-matrices.html#thm-orthogonal-norm" TargetMode="External"/><Relationship Id="rId137" Type="http://schemas.openxmlformats.org/officeDocument/2006/relationships/hyperlink" Target="linear-algebra-special-matrices.html#thm-pd-inverse" TargetMode="External"/><Relationship Id="rId54" Type="http://schemas.openxmlformats.org/officeDocument/2006/relationships/hyperlink" Target="linear-algebra-special-matrices.html#thm-spectral" TargetMode="External"/><Relationship Id="rId135" Type="http://schemas.openxmlformats.org/officeDocument/2006/relationships/hyperlink" Target="linear-algebra-subspaces.html#def-linearly-independent" TargetMode="External"/><Relationship Id="rId12" Type="http://schemas.openxmlformats.org/officeDocument/2006/relationships/hyperlink" Target="linear-algebra-subspaces.html#sec-subspaces" TargetMode="External"/><Relationship Id="rId61" Type="http://schemas.openxmlformats.org/officeDocument/2006/relationships/hyperlink" Target="linear-algebra-vectors.html#def-dot-product" TargetMode="External"/><Relationship Id="rId18" Type="http://schemas.openxmlformats.org/officeDocument/2006/relationships/hyperlink" Target="number-systems.qmd#def-real-numbers" TargetMode="External"/><Relationship Id="rId24" Type="http://schemas.openxmlformats.org/officeDocument/2006/relationships/hyperlink" Target="proof-writing.qmd#def-converse" TargetMode="External"/><Relationship Id="rId13" Type="http://schemas.openxmlformats.org/officeDocument/2006/relationships/hyperlink" Target="proof-writing.qmd#def-proof" TargetMode="External"/><Relationship Id="rId183" Type="http://schemas.openxmlformats.org/officeDocument/2006/relationships/hyperlink" Target="proof-writing.qmd#def-proof-by-induction" TargetMode="External"/><Relationship Id="rId19" Type="http://schemas.openxmlformats.org/officeDocument/2006/relationships/hyperlink" Target="sets.qmd#def-open-interval" TargetMode="External"/><Relationship Id="rId131" Type="http://schemas.openxmlformats.org/officeDocument/2006/relationships/hyperlink" Target="vector-calculus.qmd#cor-deriv-lincom-tp" TargetMode="External"/><Relationship Id="rId47" Type="http://schemas.openxmlformats.org/officeDocument/2006/relationships/hyperlink" Target="vector-calculus.qmd#cor-quadratic-form-symmetric" TargetMode="External"/><Relationship Id="rId77" Type="http://schemas.openxmlformats.org/officeDocument/2006/relationships/hyperlink" Target="vector-calculus.qmd#def-closed-ball" TargetMode="External"/><Relationship Id="rId132" Type="http://schemas.openxmlformats.org/officeDocument/2006/relationships/hyperlink" Target="vector-calculus.qmd#def-constant-wrt-vector" TargetMode="External"/><Relationship Id="rId40" Type="http://schemas.openxmlformats.org/officeDocument/2006/relationships/hyperlink" Target="vector-calculus.qmd#def-continuous-on" TargetMode="External"/><Relationship Id="rId46" Type="http://schemas.openxmlformats.org/officeDocument/2006/relationships/hyperlink" Target="vector-calculus.qmd#def-continuous-several" TargetMode="External"/><Relationship Id="rId178" Type="http://schemas.openxmlformats.org/officeDocument/2006/relationships/hyperlink" Target="vector-calculus.qmd#def-direction" TargetMode="External"/><Relationship Id="rId143" Type="http://schemas.openxmlformats.org/officeDocument/2006/relationships/hyperlink" Target="vector-calculus.qmd#def-partial-derivative" TargetMode="External"/><Relationship Id="rId85" Type="http://schemas.openxmlformats.org/officeDocument/2006/relationships/hyperlink" Target="vector-calculus.qmd#def-unit-ball" TargetMode="External"/><Relationship Id="rId17" Type="http://schemas.openxmlformats.org/officeDocument/2006/relationships/hyperlink" Target="vector-calculus.qmd#def-vector-derivative" TargetMode="External"/><Relationship Id="rId43" Type="http://schemas.openxmlformats.org/officeDocument/2006/relationships/hyperlink" Target="vector-calculus.qmd#def-vector-valued-derivative" TargetMode="External"/><Relationship Id="rId30" Type="http://schemas.openxmlformats.org/officeDocument/2006/relationships/hyperlink" Target="vector-calculus.qmd#exm-hessian" TargetMode="External"/><Relationship Id="rId44" Type="http://schemas.openxmlformats.org/officeDocument/2006/relationships/hyperlink" Target="vector-calculus.qmd#thm-chain-vec" TargetMode="External"/><Relationship Id="rId48" Type="http://schemas.openxmlformats.org/officeDocument/2006/relationships/hyperlink" Target="vector-calculus.qmd#thm-hessian-quadratic" TargetMode="External"/></Relationships>
</file>

<file path=word/_rels/footnotes.xml.rels><?xml version='1.0' encoding='UTF-8' standalone='yes'?>
<Relationships xmlns="http://schemas.openxmlformats.org/package/2006/relationships"><Relationship Id="rId111" Type="http://schemas.openxmlformats.org/officeDocument/2006/relationships/hyperlink" Target="algebra-basics.html#def-global-minimizer" TargetMode="External"/><Relationship Id="rId21" Type="http://schemas.openxmlformats.org/officeDocument/2006/relationships/hyperlink" Target="algebra-basics.html#def-local-minimizer" TargetMode="External"/><Relationship Id="rId155" Type="http://schemas.openxmlformats.org/officeDocument/2006/relationships/hyperlink" Target="algebra-exponentials.html#def-convergent-sequence" TargetMode="External"/><Relationship Id="rId38" Type="http://schemas.openxmlformats.org/officeDocument/2006/relationships/hyperlink" Target="algebra-exponentials.html#def-natural-log" TargetMode="External"/><Relationship Id="rId88" Type="http://schemas.openxmlformats.org/officeDocument/2006/relationships/hyperlink" Target="algebra-sums.html#def-convex-function" TargetMode="External"/><Relationship Id="rId14" Type="http://schemas.openxmlformats.org/officeDocument/2006/relationships/hyperlink" Target="calculus-derivatives.html#def-critical-point" TargetMode="External"/><Relationship Id="rId20" Type="http://schemas.openxmlformats.org/officeDocument/2006/relationships/hyperlink" Target="calculus-derivatives.html#def-differentiable" TargetMode="External"/><Relationship Id="rId15" Type="http://schemas.openxmlformats.org/officeDocument/2006/relationships/hyperlink" Target="calculus-derivatives.html#def-flat-point" TargetMode="External"/><Relationship Id="rId23" Type="http://schemas.openxmlformats.org/officeDocument/2006/relationships/hyperlink" Target="calculus-derivatives.html#def-one-sided-limit" TargetMode="External"/><Relationship Id="rId16" Type="http://schemas.openxmlformats.org/officeDocument/2006/relationships/hyperlink" Target="calculus-derivatives.html#def-second-derivative" TargetMode="External"/><Relationship Id="rId101" Type="http://schemas.openxmlformats.org/officeDocument/2006/relationships/hyperlink" Target="calculus-derivatives.html#def-tangent-line" TargetMode="External"/><Relationship Id="rId36" Type="http://schemas.openxmlformats.org/officeDocument/2006/relationships/hyperlink" Target="calculus-integration.html#def-continuous" TargetMode="External"/><Relationship Id="rId34" Type="http://schemas.openxmlformats.org/officeDocument/2006/relationships/hyperlink" Target="data/auto.csv" TargetMode="External"/><Relationship Id="rId124" Type="http://schemas.openxmlformats.org/officeDocument/2006/relationships/hyperlink" Target="functions.qmd#def-function" TargetMode="External"/><Relationship Id="rId94" Type="http://schemas.openxmlformats.org/officeDocument/2006/relationships/hyperlink" Target="functions.qmd#def-graph" TargetMode="External"/><Relationship Id="rId42" Type="http://schemas.openxmlformats.org/officeDocument/2006/relationships/hyperlink" Target="functions.qmd#def-inner-function" TargetMode="External"/><Relationship Id="rId154" Type="http://schemas.openxmlformats.org/officeDocument/2006/relationships/hyperlink" Target="functions.qmd#def-sequence" TargetMode="External"/><Relationship Id="rId127" Type="http://schemas.openxmlformats.org/officeDocument/2006/relationships/hyperlink" Target="functions.qmd#def-value" TargetMode="External"/><Relationship Id="rId33" Type="http://schemas.openxmlformats.org/officeDocument/2006/relationships/hyperlink" Target="https://cran.r-project.org/package=ISLR2" TargetMode="External"/><Relationship Id="rId228" Type="http://schemas.openxmlformats.org/officeDocument/2006/relationships/hyperlink" Target="https://doi.org/10.1007/978-0-387-40065-5" TargetMode="External"/><Relationship Id="rId226" Type="http://schemas.openxmlformats.org/officeDocument/2006/relationships/hyperlink" Target="https://doi.org/10.1017/CBO9780511804441" TargetMode="External"/><Relationship Id="rId224" Type="http://schemas.openxmlformats.org/officeDocument/2006/relationships/hyperlink" Target="https://en.wikipedia.org/wiki/Backtracking_line_search" TargetMode="External"/><Relationship Id="rId202" Type="http://schemas.openxmlformats.org/officeDocument/2006/relationships/hyperlink" Target="https://en.wikipedia.org/wiki/Convex_set" TargetMode="External"/><Relationship Id="rId204" Type="http://schemas.openxmlformats.org/officeDocument/2006/relationships/hyperlink" Target="https://en.wikipedia.org/wiki/Epigraph_(mathematics)" TargetMode="External"/><Relationship Id="rId208" Type="http://schemas.openxmlformats.org/officeDocument/2006/relationships/hyperlink" Target="https://en.wikipedia.org/wiki/Feasible_region" TargetMode="External"/><Relationship Id="rId195" Type="http://schemas.openxmlformats.org/officeDocument/2006/relationships/hyperlink" Target="https://en.wikipedia.org/wiki/Fermat%27s_theorem_(stationary_points)" TargetMode="External"/><Relationship Id="rId220" Type="http://schemas.openxmlformats.org/officeDocument/2006/relationships/hyperlink" Target="https://en.wikipedia.org/wiki/Gradient_descent" TargetMode="External"/><Relationship Id="rId214" Type="http://schemas.openxmlformats.org/officeDocument/2006/relationships/hyperlink" Target="https://en.wikipedia.org/wiki/Iterative_method" TargetMode="External"/><Relationship Id="rId212" Type="http://schemas.openxmlformats.org/officeDocument/2006/relationships/hyperlink" Target="https://en.wikipedia.org/wiki/Lagrange_multiplier" TargetMode="External"/><Relationship Id="rId222" Type="http://schemas.openxmlformats.org/officeDocument/2006/relationships/hyperlink" Target="https://en.wikipedia.org/wiki/Line_search" TargetMode="External"/><Relationship Id="rId210" Type="http://schemas.openxmlformats.org/officeDocument/2006/relationships/hyperlink" Target="https://en.wikipedia.org/wiki/Mathematical_optimization" TargetMode="External"/><Relationship Id="rId216" Type="http://schemas.openxmlformats.org/officeDocument/2006/relationships/hyperlink" Target="https://en.wikipedia.org/wiki/Newton%27s_method_in_optimization" TargetMode="External"/><Relationship Id="rId218" Type="http://schemas.openxmlformats.org/officeDocument/2006/relationships/hyperlink" Target="https://en.wikipedia.org/wiki/Rate_of_convergence" TargetMode="External"/><Relationship Id="rId200" Type="http://schemas.openxmlformats.org/officeDocument/2006/relationships/hyperlink" Target="https://en.wikipedia.org/wiki/Saddle_point" TargetMode="External"/><Relationship Id="rId206" Type="http://schemas.openxmlformats.org/officeDocument/2006/relationships/hyperlink" Target="https://en.wikipedia.org/wiki/Tangent_space" TargetMode="External"/><Relationship Id="rId197" Type="http://schemas.openxmlformats.org/officeDocument/2006/relationships/hyperlink" Target="https://en.wikipedia.org/wiki/Taylor%27s_theorem" TargetMode="External"/><Relationship Id="rId190" Type="http://schemas.openxmlformats.org/officeDocument/2006/relationships/hyperlink" Target="https://hua-zhou.github.io/" TargetMode="External"/><Relationship Id="rId32" Type="http://schemas.openxmlformats.org/officeDocument/2006/relationships/hyperlink" Target="https://islp.readthedocs.io/" TargetMode="External"/><Relationship Id="rId191" Type="http://schemas.openxmlformats.org/officeDocument/2006/relationships/hyperlink" Target="https://ucla-biostat-216.github.io/2024fall/slides/13-optim/13-optim.html" TargetMode="External"/><Relationship Id="rId192" Type="http://schemas.openxmlformats.org/officeDocument/2006/relationships/hyperlink" Target="https://www.youtube.com/playlist?list=PLZHQObOWTQDNU6R1_67000Dx_ZCJB-3pi" TargetMode="External"/><Relationship Id="rId141" Type="http://schemas.openxmlformats.org/officeDocument/2006/relationships/hyperlink" Target="linear-algebra-diagonalization.html#thm-invertible-rank" TargetMode="External"/><Relationship Id="rId138" Type="http://schemas.openxmlformats.org/officeDocument/2006/relationships/hyperlink" Target="linear-algebra-diagonalization.html#thm-pd-operations" TargetMode="External"/><Relationship Id="rId62" Type="http://schemas.openxmlformats.org/officeDocument/2006/relationships/hyperlink" Target="linear-algebra-inner-products.html#thm-cauchy-schwarz" TargetMode="External"/><Relationship Id="rId79" Type="http://schemas.openxmlformats.org/officeDocument/2006/relationships/hyperlink" Target="linear-algebra-inner-products.html#thm-norm-properties" TargetMode="External"/><Relationship Id="rId78" Type="http://schemas.openxmlformats.org/officeDocument/2006/relationships/hyperlink" Target="linear-algebra-inner-products.html#thm-triangle-inequality" TargetMode="External"/><Relationship Id="rId45" Type="http://schemas.openxmlformats.org/officeDocument/2006/relationships/hyperlink" Target="linear-algebra-matrices.html#def-matrix-mult" TargetMode="External"/><Relationship Id="rId55" Type="http://schemas.openxmlformats.org/officeDocument/2006/relationships/hyperlink" Target="linear-algebra-matrices.html#thm-transpose-product" TargetMode="External"/><Relationship Id="rId139" Type="http://schemas.openxmlformats.org/officeDocument/2006/relationships/hyperlink" Target="linear-algebra-special-matrices.html#cor-inverse-symmetric" TargetMode="External"/><Relationship Id="rId52" Type="http://schemas.openxmlformats.org/officeDocument/2006/relationships/hyperlink" Target="linear-algebra-special-matrices.html#def-eigendecomposition" TargetMode="External"/><Relationship Id="rId109" Type="http://schemas.openxmlformats.org/officeDocument/2006/relationships/hyperlink" Target="linear-algebra-special-matrices.html#def-invertible-matrix" TargetMode="External"/><Relationship Id="rId57" Type="http://schemas.openxmlformats.org/officeDocument/2006/relationships/hyperlink" Target="linear-algebra-special-matrices.html#def-orthogonal-matrix" TargetMode="External"/><Relationship Id="rId64" Type="http://schemas.openxmlformats.org/officeDocument/2006/relationships/hyperlink" Target="linear-algebra-special-matrices.html#def-positive-definite" TargetMode="External"/><Relationship Id="rId106" Type="http://schemas.openxmlformats.org/officeDocument/2006/relationships/hyperlink" Target="linear-algebra-special-matrices.html#def-positive-semidefinite" TargetMode="External"/><Relationship Id="rId58" Type="http://schemas.openxmlformats.org/officeDocument/2006/relationships/hyperlink" Target="linear-algebra-special-matrices.html#exm-eigenvalue" TargetMode="External"/><Relationship Id="rId66" Type="http://schemas.openxmlformats.org/officeDocument/2006/relationships/hyperlink" Target="linear-algebra-special-matrices.html#thm-definite-eigenvalues" TargetMode="External"/><Relationship Id="rId56" Type="http://schemas.openxmlformats.org/officeDocument/2006/relationships/hyperlink" Target="linear-algebra-special-matrices.html#thm-orthogonal-norm" TargetMode="External"/><Relationship Id="rId137" Type="http://schemas.openxmlformats.org/officeDocument/2006/relationships/hyperlink" Target="linear-algebra-special-matrices.html#thm-pd-inverse" TargetMode="External"/><Relationship Id="rId54" Type="http://schemas.openxmlformats.org/officeDocument/2006/relationships/hyperlink" Target="linear-algebra-special-matrices.html#thm-spectral" TargetMode="External"/><Relationship Id="rId135" Type="http://schemas.openxmlformats.org/officeDocument/2006/relationships/hyperlink" Target="linear-algebra-subspaces.html#def-linearly-independent" TargetMode="External"/><Relationship Id="rId12" Type="http://schemas.openxmlformats.org/officeDocument/2006/relationships/hyperlink" Target="linear-algebra-subspaces.html#sec-subspaces" TargetMode="External"/><Relationship Id="rId61" Type="http://schemas.openxmlformats.org/officeDocument/2006/relationships/hyperlink" Target="linear-algebra-vectors.html#def-dot-product" TargetMode="External"/><Relationship Id="rId18" Type="http://schemas.openxmlformats.org/officeDocument/2006/relationships/hyperlink" Target="number-systems.qmd#def-real-numbers" TargetMode="External"/><Relationship Id="rId24" Type="http://schemas.openxmlformats.org/officeDocument/2006/relationships/hyperlink" Target="proof-writing.qmd#def-converse" TargetMode="External"/><Relationship Id="rId13" Type="http://schemas.openxmlformats.org/officeDocument/2006/relationships/hyperlink" Target="proof-writing.qmd#def-proof" TargetMode="External"/><Relationship Id="rId183" Type="http://schemas.openxmlformats.org/officeDocument/2006/relationships/hyperlink" Target="proof-writing.qmd#def-proof-by-induction" TargetMode="External"/><Relationship Id="rId19" Type="http://schemas.openxmlformats.org/officeDocument/2006/relationships/hyperlink" Target="sets.qmd#def-open-interval" TargetMode="External"/><Relationship Id="rId131" Type="http://schemas.openxmlformats.org/officeDocument/2006/relationships/hyperlink" Target="vector-calculus.qmd#cor-deriv-lincom-tp" TargetMode="External"/><Relationship Id="rId47" Type="http://schemas.openxmlformats.org/officeDocument/2006/relationships/hyperlink" Target="vector-calculus.qmd#cor-quadratic-form-symmetric" TargetMode="External"/><Relationship Id="rId77" Type="http://schemas.openxmlformats.org/officeDocument/2006/relationships/hyperlink" Target="vector-calculus.qmd#def-closed-ball" TargetMode="External"/><Relationship Id="rId132" Type="http://schemas.openxmlformats.org/officeDocument/2006/relationships/hyperlink" Target="vector-calculus.qmd#def-constant-wrt-vector" TargetMode="External"/><Relationship Id="rId40" Type="http://schemas.openxmlformats.org/officeDocument/2006/relationships/hyperlink" Target="vector-calculus.qmd#def-continuous-on" TargetMode="External"/><Relationship Id="rId46" Type="http://schemas.openxmlformats.org/officeDocument/2006/relationships/hyperlink" Target="vector-calculus.qmd#def-continuous-several" TargetMode="External"/><Relationship Id="rId178" Type="http://schemas.openxmlformats.org/officeDocument/2006/relationships/hyperlink" Target="vector-calculus.qmd#def-direction" TargetMode="External"/><Relationship Id="rId143" Type="http://schemas.openxmlformats.org/officeDocument/2006/relationships/hyperlink" Target="vector-calculus.qmd#def-partial-derivative" TargetMode="External"/><Relationship Id="rId85" Type="http://schemas.openxmlformats.org/officeDocument/2006/relationships/hyperlink" Target="vector-calculus.qmd#def-unit-ball" TargetMode="External"/><Relationship Id="rId17" Type="http://schemas.openxmlformats.org/officeDocument/2006/relationships/hyperlink" Target="vector-calculus.qmd#def-vector-derivative" TargetMode="External"/><Relationship Id="rId43" Type="http://schemas.openxmlformats.org/officeDocument/2006/relationships/hyperlink" Target="vector-calculus.qmd#def-vector-valued-derivative" TargetMode="External"/><Relationship Id="rId30" Type="http://schemas.openxmlformats.org/officeDocument/2006/relationships/hyperlink" Target="vector-calculus.qmd#exm-hessian" TargetMode="External"/><Relationship Id="rId44" Type="http://schemas.openxmlformats.org/officeDocument/2006/relationships/hyperlink" Target="vector-calculus.qmd#thm-chain-vec" TargetMode="External"/><Relationship Id="rId48" Type="http://schemas.openxmlformats.org/officeDocument/2006/relationships/hyperlink" Target="vector-calculus.qmd#thm-hessian-quadrat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Optimization</dc:title>
  <dc:creator/>
  <cp:keywords/>
  <dcterms:created xsi:type="dcterms:W3CDTF">2026-10-22T16:39:15Z</dcterms:created>
  <dcterms:modified xsi:type="dcterms:W3CDTF">2026-10-22T16:39:15Z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08:35:00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resources">
    <vt:lpwstr/>
  </property>
  <property fmtid="{D5CDD505-2E9C-101B-9397-08002B2CF9AE}" pid="20" name="toc-title">
    <vt:lpwstr>Table of contents</vt:lpwstr>
  </property>
</Properties>
</file>