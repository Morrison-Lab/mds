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2026-10-22 08:26:35 (PDT)</w:delText>
        </w:r>
      </w:del>
    </w:p>
    <w:p>
      <w:pPr>
        <w:pStyle w:val="Date"/>
      </w:pPr>
      <w:ins w:id="2" w:author="PR Preview" w:date="2026-01-01T00:00:00Z">
        <w:r>
          <w:t xml:space="preserve">Last modified: 2026-10-22 08:35:00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2026-10-22T16:31:22Z</dcterms:created>
  <dcterms:modified xsi:type="dcterms:W3CDTF">2026-10-22T16:31:22Z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2026-10-22 08:35:00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