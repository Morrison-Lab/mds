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2026-10-09 10:07:51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10:16:39 (PDT)</w:t>
        </w:r>
      </w:ins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For example, with</w:delText>
        </w:r>
      </w:del>
      <w:del w:id="4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0.3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and</w:delText>
        </w:r>
      </w:del>
      <w:del w:id="7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=</m:t>
        </m:r>
        <m:r>
          <m:t>0.1</m:t>
        </m:r>
      </m:oMath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the point</w:delText>
        </w:r>
      </w:del>
      <w:del w:id="1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2.05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satisfies</w:delText>
        </w:r>
      </w:del>
      <w:del w:id="14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del w:id="15" w:author="PR Preview" w:date="2026-01-01T00:00:00Z">
        <w:r>
          <w:delText xml:space="preserve">,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</w:delText>
        </w:r>
      </w:del>
      <w:del w:id="1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⋅</m:t>
            </m:r>
            <m:r>
              <m:t>2.05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7.15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0.15</m:t>
        </m:r>
        <m:r>
          <m:rPr>
            <m:sty m:val="p"/>
          </m:rPr>
          <m:t>&lt;</m:t>
        </m:r>
        <m:r>
          <m:t>0.3</m:t>
        </m:r>
      </m:oMath>
      <w:del w:id="19" w:author="PR Preview" w:date="2026-01-01T00:00:00Z">
        <w:r>
          <w:delText xml:space="preserve">.</w:delText>
        </w:r>
      </w:del>
    </w:p>
    <w:p>
      <w:pPr>
        <w:pStyle w:val="FirstParagraph"/>
      </w:pPr>
      <w:ins w:id="20" w:author="PR Preview" w:date="2026-01-01T00:00:00Z">
        <w:r>
          <w:t xml:space="preserve">For example, with</w:t>
        </w:r>
      </w:ins>
      <w:ins w:id="21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0.3</m:t>
        </m:r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and</w:t>
        </w:r>
      </w:ins>
      <w:ins w:id="24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=</m:t>
        </m:r>
        <m:r>
          <m:t>0.1</m:t>
        </m:r>
      </m:oMath>
      <w:ins w:id="25" w:author="PR Preview" w:date="2026-01-01T00:00:00Z">
        <w:r>
          <w:t xml:space="preserve">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the point</w:t>
        </w:r>
      </w:ins>
      <w:ins w:id="2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2.05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satisfies</w:t>
        </w:r>
      </w:ins>
      <w:ins w:id="3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ins w:id="32" w:author="PR Preview" w:date="2026-01-01T00:00:00Z">
        <w:r>
          <w:t xml:space="preserve">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5" w:author="PR Preview" w:date="2026-01-01T00:00:00Z">
        <w:r>
          <w:delText xml:space="preserve">which tends to</w:delText>
        </w:r>
      </w:del>
      <w:del w:id="36" w:author="PR Preview" w:date="2026-01-01T00:00:00Z">
        <w:r>
          <w:delText xml:space="preserve"> </w:delText>
        </w:r>
      </w:del>
      <m:oMath>
        <m:r>
          <m:t>2</m:t>
        </m:r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as</w:delText>
        </w:r>
      </w:del>
      <w:del w:id="39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→</m:t>
        </m:r>
        <m:r>
          <m:t>0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(</w:delText>
        </w:r>
      </w:del>
      <w:hyperlink w:anchor="def-limit">
        <w:del w:id="42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43" w:author="PR Preview" w:date="2026-01-01T00:00:00Z">
        <w:r>
          <w:delText xml:space="preserve">).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With</w:delText>
        </w:r>
      </w:del>
      <w:del w:id="46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=</m:t>
        </m:r>
        <m:r>
          <m:t>0.1</m:t>
        </m:r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the difference quotient is</w:delText>
        </w:r>
      </w:del>
      <w:del w:id="49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del w:id="50" w:author="PR Preview" w:date="2026-01-01T00:00:00Z">
        <w:r>
          <w:delText xml:space="preserve">: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the line through</w:delText>
        </w:r>
      </w:del>
      <w:del w:id="5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and</w:delText>
        </w:r>
      </w:del>
      <w:del w:id="5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has slope</w:delText>
        </w:r>
      </w:del>
      <w:del w:id="59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1.21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0.21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2.1</m:t>
        </m:r>
      </m:oMath>
      <w:del w:id="60" w:author="PR Preview" w:date="2026-01-01T00:00:00Z">
        <w:r>
          <w:delText xml:space="preserve">.</w:delText>
        </w:r>
      </w:del>
    </w:p>
    <w:p>
      <w:pPr>
        <w:pStyle w:val="FirstParagraph"/>
      </w:pPr>
      <w:ins w:id="61" w:author="PR Preview" w:date="2026-01-01T00:00:00Z">
        <w:r>
          <w:t xml:space="preserve">which tends to</w:t>
        </w:r>
      </w:ins>
      <w:ins w:id="62" w:author="PR Preview" w:date="2026-01-01T00:00:00Z">
        <w:r>
          <w:t xml:space="preserve"> </w:t>
        </w:r>
      </w:ins>
      <m:oMath>
        <m:r>
          <m:t>2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as</w:t>
        </w:r>
      </w:ins>
      <w:ins w:id="65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(</w:t>
        </w:r>
      </w:ins>
      <w:hyperlink w:anchor="def-limit">
        <w:ins w:id="6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69" w:author="PR Preview" w:date="2026-01-01T00:00:00Z">
        <w:r>
          <w:t xml:space="preserve">).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With</w:t>
        </w:r>
      </w:ins>
      <w:ins w:id="72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=</m:t>
        </m:r>
        <m:r>
          <m:t>0.1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the difference quotient is</w:t>
        </w:r>
      </w:ins>
      <w:ins w:id="7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ins w:id="76" w:author="PR Preview" w:date="2026-01-01T00:00:00Z">
        <w:r>
          <w:t xml:space="preserve">: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the line through</w:t>
        </w:r>
      </w:ins>
      <w:ins w:id="7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and</w:t>
        </w:r>
      </w:ins>
      <w:ins w:id="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has slope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is not differentiable at</w:delText>
        </w:r>
      </w:del>
      <w:del w:id="87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88" w:author="PR Preview" w:date="2026-01-01T00:00:00Z">
        <w:r>
          <w:delText xml:space="preserve">: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the difference quotient</w:delText>
        </w:r>
      </w:del>
      <w:del w:id="91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grows without bound as</w:delText>
        </w:r>
      </w:del>
      <w:del w:id="94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→</m:t>
        </m:r>
        <m:r>
          <m:t>0</m:t>
        </m:r>
      </m:oMath>
      <w:del w:id="95" w:author="PR Preview" w:date="2026-01-01T00:00:00Z">
        <w:r>
          <w:delText xml:space="preserve">,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so the limit is not finite.</w:delText>
        </w:r>
      </w:del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is not differentiable at</w:t>
        </w:r>
      </w:ins>
      <w:ins w:id="10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101" w:author="PR Preview" w:date="2026-01-01T00:00:00Z">
        <w:r>
          <w:t xml:space="preserve">: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the difference quotient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ins w:id="104" w:author="PR Preview" w:date="2026-01-01T00:00:00Z">
        <w:r>
          <w:t xml:space="preserve">grows without bound as</w:t>
        </w:r>
      </w:ins>
      <w:ins w:id="105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106" w:author="PR Preview" w:date="2026-01-01T00:00:00Z">
        <w:r>
          <w:t xml:space="preserve">,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so the limit is not finite.</w:t>
        </w:r>
      </w:ins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del w:id="109" w:author="PR Preview" w:date="2026-01-01T00:00:00Z">
        <w:r>
          <w:delText xml:space="preserve">For</w:delText>
        </w:r>
      </w:del>
      <w:del w:id="110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&gt;</m:t>
        </m:r>
        <m:r>
          <m:t>0</m:t>
        </m:r>
      </m:oMath>
      <w:del w:id="111" w:author="PR Preview" w:date="2026-01-01T00:00:00Z">
        <w:r>
          <w:delText xml:space="preserve">,</w:delText>
        </w:r>
      </w:del>
      <w:del w:id="11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del w:id="113" w:author="PR Preview" w:date="2026-01-01T00:00:00Z">
        <w:r>
          <w:delText xml:space="preserve">, so</w:delText>
        </w:r>
      </w:del>
      <w:del w:id="11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1</m:t>
        </m:r>
      </m:oMath>
      <w:del w:id="115" w:author="PR Preview" w:date="2026-01-01T00:00:00Z">
        <w:r>
          <w:delText xml:space="preserve">.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The right-hand derivative of</w:delText>
        </w:r>
      </w:del>
      <w:del w:id="118" w:author="PR Preview" w:date="2026-01-01T00:00:00Z">
        <w:r>
          <w:delText xml:space="preserve"> </w:delText>
        </w:r>
      </w:del>
      <m:oMath>
        <m:r>
          <m:t>f</m:t>
        </m:r>
      </m:oMath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at</w:delText>
        </w:r>
      </w:del>
      <w:del w:id="121" w:author="PR Preview" w:date="2026-01-01T00:00:00Z">
        <w:r>
          <w:delText xml:space="preserve"> </w:delText>
        </w:r>
      </w:del>
      <m:oMath>
        <m:r>
          <m:t>0</m:t>
        </m:r>
      </m:oMath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is</w:delText>
        </w:r>
      </w:del>
      <w:del w:id="124" w:author="PR Preview" w:date="2026-01-01T00:00:00Z">
        <w:r>
          <w:delText xml:space="preserve"> </w:delText>
        </w:r>
      </w:del>
      <m:oMath>
        <m:r>
          <m:t>1</m:t>
        </m:r>
      </m:oMath>
      <w:del w:id="12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6"/>
        </w:numPr>
      </w:pPr>
      <w:del w:id="126" w:author="PR Preview" w:date="2026-01-01T00:00:00Z">
        <w:r>
          <w:delText xml:space="preserve">For</w:delText>
        </w:r>
      </w:del>
      <w:del w:id="127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&lt;</m:t>
        </m:r>
        <m:r>
          <m:t>0</m:t>
        </m:r>
      </m:oMath>
      <w:del w:id="128" w:author="PR Preview" w:date="2026-01-01T00:00:00Z">
        <w:r>
          <w:delText xml:space="preserve">,</w:delText>
        </w:r>
      </w:del>
      <w:del w:id="12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del w:id="130" w:author="PR Preview" w:date="2026-01-01T00:00:00Z">
        <w:r>
          <w:delText xml:space="preserve">, so</w:delText>
        </w:r>
      </w:del>
      <w:del w:id="13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32" w:author="PR Preview" w:date="2026-01-01T00:00:00Z">
        <w:r>
          <w:delText xml:space="preserve">.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The left-hand derivative of</w:delText>
        </w:r>
      </w:del>
      <w:del w:id="135" w:author="PR Preview" w:date="2026-01-01T00:00:00Z">
        <w:r>
          <w:delText xml:space="preserve"> </w:delText>
        </w:r>
      </w:del>
      <m:oMath>
        <m:r>
          <m:t>f</m:t>
        </m:r>
      </m:oMath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at</w:delText>
        </w:r>
      </w:del>
      <w:del w:id="138" w:author="PR Preview" w:date="2026-01-01T00:00:00Z">
        <w:r>
          <w:delText xml:space="preserve"> </w:delText>
        </w:r>
      </w:del>
      <m:oMath>
        <m:r>
          <m:t>0</m:t>
        </m:r>
      </m:oMath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is</w:delText>
        </w:r>
      </w:del>
      <w:del w:id="14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42" w:author="PR Preview" w:date="2026-01-01T00:00:00Z">
        <w:r>
          <w:delText xml:space="preserve">.</w:delText>
        </w:r>
      </w:del>
    </w:p>
    <w:p>
      <w:pPr>
        <w:numPr>
          <w:ilvl w:val="0"/>
          <w:numId w:val="1006"/>
        </w:numPr>
      </w:pPr>
      <w:ins w:id="143" w:author="PR Preview" w:date="2026-01-01T00:00:00Z">
        <w:r>
          <w:t xml:space="preserve">For</w:t>
        </w:r>
      </w:ins>
      <w:ins w:id="144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&gt;</m:t>
        </m:r>
        <m:r>
          <m:t>0</m:t>
        </m:r>
      </m:oMath>
      <w:ins w:id="145" w:author="PR Preview" w:date="2026-01-01T00:00:00Z">
        <w:r>
          <w:t xml:space="preserve">,</w:t>
        </w:r>
      </w:ins>
      <w:ins w:id="14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ins w:id="147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ins w:id="148" w:author="PR Preview" w:date="2026-01-01T00:00:00Z">
        <w:r>
          <w:t xml:space="preserve">The right-hand derivative of</w:t>
        </w:r>
      </w:ins>
      <w:ins w:id="149" w:author="PR Preview" w:date="2026-01-01T00:00:00Z">
        <w:r>
          <w:t xml:space="preserve"> </w:t>
        </w:r>
      </w:ins>
      <m:oMath>
        <m:r>
          <m:t>f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at</w:t>
        </w:r>
      </w:ins>
      <w:ins w:id="152" w:author="PR Preview" w:date="2026-01-01T00:00:00Z">
        <w:r>
          <w:t xml:space="preserve"> </w:t>
        </w:r>
      </w:ins>
      <m:oMath>
        <m:r>
          <m:t>0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is</w:t>
        </w:r>
      </w:ins>
      <w:ins w:id="155" w:author="PR Preview" w:date="2026-01-01T00:00:00Z">
        <w:r>
          <w:t xml:space="preserve"> </w:t>
        </w:r>
      </w:ins>
      <m:oMath>
        <m:r>
          <m:t>1</m:t>
        </m:r>
      </m:oMath>
      <w:ins w:id="156" w:author="PR Preview" w:date="2026-01-01T00:00:00Z">
        <w:r>
          <w:t xml:space="preserve">.</w:t>
        </w:r>
      </w:ins>
    </w:p>
    <w:p>
      <w:pPr>
        <w:numPr>
          <w:ilvl w:val="0"/>
          <w:numId w:val="1006"/>
        </w:numPr>
      </w:pPr>
      <w:ins w:id="157" w:author="PR Preview" w:date="2026-01-01T00:00:00Z">
        <w:r>
          <w:t xml:space="preserve">For</w:t>
        </w:r>
      </w:ins>
      <w:ins w:id="158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&lt;</m:t>
        </m:r>
        <m:r>
          <m:t>0</m:t>
        </m:r>
      </m:oMath>
      <w:ins w:id="159" w:author="PR Preview" w:date="2026-01-01T00:00:00Z">
        <w:r>
          <w:t xml:space="preserve">,</w:t>
        </w:r>
      </w:ins>
      <w:ins w:id="16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ins w:id="161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ins w:id="162" w:author="PR Preview" w:date="2026-01-01T00:00:00Z">
        <w:r>
          <w:t xml:space="preserve">The left-hand derivative of</w:t>
        </w:r>
      </w:ins>
      <w:ins w:id="163" w:author="PR Preview" w:date="2026-01-01T00:00:00Z">
        <w:r>
          <w:t xml:space="preserve"> </w:t>
        </w:r>
      </w:ins>
      <m:oMath>
        <m:r>
          <m:t>f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at</w:t>
        </w:r>
      </w:ins>
      <w:ins w:id="166" w:author="PR Preview" w:date="2026-01-01T00:00:00Z">
        <w:r>
          <w:t xml:space="preserve"> </w:t>
        </w:r>
      </w:ins>
      <m:oMath>
        <m:r>
          <m:t>0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is</w:t>
        </w:r>
      </w:ins>
      <w:ins w:id="16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70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del w:id="171" w:author="PR Preview" w:date="2026-01-01T00:00:00Z">
        <w:r>
          <w:rPr>
            <w:b/>
            <w:bCs/>
          </w:rPr>
          <w:delText xml:space="preserve">Example 7 (The second derivative of</w:delText>
        </w:r>
      </w:del>
      <w:del w:id="17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x</m:t>
            </m:r>
          </m:e>
          <m:sup>
            <m:r>
              <m:t>3</m:t>
            </m:r>
          </m:sup>
        </m:sSup>
      </m:oMath>
      <w:del w:id="173" w:author="PR Preview" w:date="2026-01-01T00:00:00Z">
        <w:r>
          <w:rPr>
            <w:b/>
            <w:bCs/>
          </w:rPr>
          <w:delText xml:space="preserve">)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For</w:delText>
        </w:r>
      </w:del>
      <w:del w:id="17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del w:id="177" w:author="PR Preview" w:date="2026-01-01T00:00:00Z">
        <w:r>
          <w:delText xml:space="preserve">, the power rule (</w:delText>
        </w:r>
      </w:del>
      <w:hyperlink w:anchor="thm-deriv-polynomial">
        <w:del w:id="17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79" w:author="PR Preview" w:date="2026-01-01T00:00:00Z">
        <w:r>
          <w:delText xml:space="preserve">) gives</w:delText>
        </w:r>
      </w:del>
      <w:del w:id="18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at every</w:delText>
        </w:r>
      </w:del>
      <w:del w:id="183" w:author="PR Preview" w:date="2026-01-01T00:00:00Z">
        <w:r>
          <w:delText xml:space="preserve"> </w:delText>
        </w:r>
      </w:del>
      <m:oMath>
        <m:r>
          <m:t>x</m:t>
        </m:r>
      </m:oMath>
      <w:del w:id="184" w:author="PR Preview" w:date="2026-01-01T00:00:00Z">
        <w:r>
          <w:delText xml:space="preserve">,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and differentiating again, with the constant multiple rule (</w:delText>
        </w:r>
      </w:del>
      <w:hyperlink w:anchor="thm-deriv-const-factor">
        <w:del w:id="187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88" w:author="PR Preview" w:date="2026-01-01T00:00:00Z">
        <w:r>
          <w:delText xml:space="preserve">), gives</w:delText>
        </w:r>
      </w:del>
      <w:del w:id="189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2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</m:oMath>
      <w:del w:id="190" w:author="PR Preview" w:date="2026-01-01T00:00:00Z">
        <w:r>
          <w:delText xml:space="preserve">.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So</w:delText>
        </w:r>
      </w:del>
      <w:del w:id="193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del w:id="194" w:author="PR Preview" w:date="2026-01-01T00:00:00Z">
        <w:r>
          <w:delText xml:space="preserve">,</w:delText>
        </w:r>
      </w:del>
      <w:del w:id="19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96" w:author="PR Preview" w:date="2026-01-01T00:00:00Z">
        <w:r>
          <w:delText xml:space="preserve">, and</w:delText>
        </w:r>
      </w:del>
      <w:del w:id="19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del w:id="198" w:author="PR Preview" w:date="2026-01-01T00:00:00Z">
        <w:r>
          <w:delText xml:space="preserve">.</w:delText>
        </w:r>
      </w:del>
    </w:p>
    <w:p>
      <w:pPr>
        <w:pStyle w:val="BodyText"/>
      </w:pPr>
      <w:ins w:id="199" w:author="PR Preview" w:date="2026-01-01T00:00:00Z">
        <w:r>
          <w:rPr>
            <w:b/>
            <w:bCs/>
          </w:rPr>
          <w:t xml:space="preserve">Example 7 (The second derivative of</w:t>
        </w:r>
      </w:ins>
      <w:ins w:id="200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3</m:t>
            </m:r>
          </m:sup>
        </m:sSup>
      </m:oMath>
      <w:ins w:id="201" w:author="PR Preview" w:date="2026-01-01T00:00:00Z">
        <w:r>
          <w:rPr>
            <w:b/>
            <w:bCs/>
          </w:rPr>
          <w:t xml:space="preserve">)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For</w:t>
        </w:r>
      </w:ins>
      <w:ins w:id="2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ins w:id="205" w:author="PR Preview" w:date="2026-01-01T00:00:00Z">
        <w:r>
          <w:t xml:space="preserve">, the power rule (</w:t>
        </w:r>
      </w:ins>
      <w:hyperlink w:anchor="thm-deriv-polynomial">
        <w:ins w:id="206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07" w:author="PR Preview" w:date="2026-01-01T00:00:00Z">
        <w:r>
          <w:t xml:space="preserve">) gives</w:t>
        </w:r>
      </w:ins>
      <w:ins w:id="20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at every</w:t>
        </w:r>
      </w:ins>
      <w:ins w:id="211" w:author="PR Preview" w:date="2026-01-01T00:00:00Z">
        <w:r>
          <w:t xml:space="preserve"> </w:t>
        </w:r>
      </w:ins>
      <m:oMath>
        <m:r>
          <m:t>x</m:t>
        </m:r>
      </m:oMath>
      <w:ins w:id="212" w:author="PR Preview" w:date="2026-01-01T00:00:00Z">
        <w:r>
          <w:t xml:space="preserve">,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and differentiating again, with the constant multiple rule (</w:t>
        </w:r>
      </w:ins>
      <w:hyperlink w:anchor="thm-deriv-const-factor">
        <w:ins w:id="21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16" w:author="PR Preview" w:date="2026-01-01T00:00:00Z">
        <w:r>
          <w:t xml:space="preserve">),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17" w:author="PR Preview" w:date="2026-01-01T00:00:00Z">
        <w:r>
          <w:t xml:space="preserve">So</w:t>
        </w:r>
      </w:ins>
      <w:ins w:id="21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ins w:id="219" w:author="PR Preview" w:date="2026-01-01T00:00:00Z">
        <w:r>
          <w:t xml:space="preserve">,</w:t>
        </w:r>
      </w:ins>
      <w:ins w:id="22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21" w:author="PR Preview" w:date="2026-01-01T00:00:00Z">
        <w:r>
          <w:t xml:space="preserve">, and</w:t>
        </w:r>
      </w:ins>
      <w:ins w:id="22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ins w:id="223" w:author="PR Preview" w:date="2026-01-01T00:00:00Z">
        <w:r>
          <w:t xml:space="preserve">.</w:t>
        </w:r>
      </w:ins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 (</w:t>
      </w:r>
      <m:oMath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), 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del w:id="224" w:author="PR Preview" w:date="2026-01-01T00:00:00Z">
        <w:r>
          <w:rPr>
            <w:b/>
            <w:bCs/>
          </w:rPr>
          <w:delText xml:space="preserve">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Set it to zero:</w:delText>
        </w:r>
      </w:del>
      <w:del w:id="227" w:author="PR Preview" w:date="2026-01-01T00:00:00Z">
        <w:r>
          <w:delText xml:space="preserve"> </w:delText>
        </w:r>
      </w:del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gives</w:delText>
        </w:r>
      </w:del>
      <w:del w:id="230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2</m:t>
        </m:r>
      </m:oMath>
      <w:del w:id="231" w:author="PR Preview" w:date="2026-01-01T00:00:00Z">
        <w:r>
          <w:delText xml:space="preserve">.</w:delText>
        </w:r>
      </w:del>
      <w:del w:id="23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3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is the minimum of the values of</w:delText>
        </w:r>
      </w:del>
      <w:del w:id="235" w:author="PR Preview" w:date="2026-01-01T00:00:00Z">
        <w:r>
          <w:delText xml:space="preserve"> </w:delText>
        </w:r>
      </w:del>
      <m:oMath>
        <m:r>
          <m:t>f</m:t>
        </m:r>
      </m:oMath>
      <w:del w:id="236" w:author="PR Preview" w:date="2026-01-01T00:00:00Z">
        <w:r>
          <w:delText xml:space="preserve">.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Completing the square,</w:delText>
        </w:r>
      </w:del>
      <w:del w:id="23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del w:id="240" w:author="PR Preview" w:date="2026-01-01T00:00:00Z">
        <w:r>
          <w:delText xml:space="preserve">,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since</w:delText>
        </w:r>
      </w:del>
      <w:del w:id="24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del w:id="244" w:author="PR Preview" w:date="2026-01-01T00:00:00Z">
        <w:r>
          <w:delText xml:space="preserve">,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and</w:delText>
        </w:r>
      </w:del>
      <w:del w:id="24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del w:id="248" w:author="PR Preview" w:date="2026-01-01T00:00:00Z">
        <w:r>
          <w:delText xml:space="preserve">, so</w:delText>
        </w:r>
      </w:del>
      <w:del w:id="24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for every</w:delText>
        </w:r>
      </w:del>
      <w:del w:id="252" w:author="PR Preview" w:date="2026-01-01T00:00:00Z">
        <w:r>
          <w:delText xml:space="preserve"> </w:delText>
        </w:r>
      </w:del>
      <m:oMath>
        <m:r>
          <m:t>w</m:t>
        </m:r>
      </m:oMath>
      <w:del w:id="253" w:author="PR Preview" w:date="2026-01-01T00:00:00Z">
        <w:r>
          <w:delText xml:space="preserve">.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Equivalently, the derivative is negative below</w:delText>
        </w:r>
      </w:del>
      <w:del w:id="256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2</m:t>
        </m:r>
      </m:oMath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and positive above it,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so the function falls into that point and rises out of it.</w:delText>
        </w:r>
      </w:del>
    </w:p>
    <w:p>
      <w:pPr>
        <w:pStyle w:val="BodyText"/>
      </w:pPr>
      <w:del w:id="261" w:author="PR Preview" w:date="2026-01-01T00:00:00Z">
        <w:r>
          <w:rPr>
            <w:b/>
            <w:bCs/>
          </w:rPr>
          <w:delText xml:space="preserve">3.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At</w:delText>
        </w:r>
      </w:del>
      <w:del w:id="264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1</m:t>
        </m:r>
      </m:oMath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the derivative is</w:delText>
        </w:r>
      </w:del>
      <w:del w:id="267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268" w:author="PR Preview" w:date="2026-01-01T00:00:00Z">
        <w:r>
          <w:delText xml:space="preserve">, so</w:delText>
        </w:r>
      </w:del>
      <w:del w:id="269" w:author="PR Preview" w:date="2026-01-01T00:00:00Z">
        <w:r>
          <w:delText xml:space="preserve"> </w:delText>
        </w:r>
      </w:del>
      <m:oMath>
        <m:r>
          <m:t>f</m:t>
        </m:r>
      </m:oMath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is falling there.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With</w:delText>
        </w:r>
      </w:del>
      <w:del w:id="274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0.01</m:t>
        </m:r>
      </m:oMath>
      <w:del w:id="275" w:author="PR Preview" w:date="2026-01-01T00:00:00Z">
        <w:r>
          <w:delText xml:space="preserve">,</w:delText>
        </w:r>
      </w:del>
      <w:del w:id="276" w:author="PR Preview" w:date="2026-01-01T00:00:00Z">
        <w:r>
          <w:delText xml:space="preserve"> </w:delText>
        </w:r>
      </w:del>
      <w:hyperlink w:anchor="eq-linear-approx">
        <w:del w:id="277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predicts a change of</w:delText>
        </w:r>
      </w:del>
      <w:del w:id="28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del w:id="281" w:author="PR Preview" w:date="2026-01-01T00:00:00Z">
        <w:r>
          <w:delText xml:space="preserve">, from</w:delText>
        </w:r>
      </w:del>
      <w:del w:id="28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4</m:t>
        </m:r>
      </m:oMath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to</w:delText>
        </w:r>
      </w:del>
      <w:del w:id="285" w:author="PR Preview" w:date="2026-01-01T00:00:00Z">
        <w:r>
          <w:delText xml:space="preserve"> </w:delText>
        </w:r>
      </w:del>
      <m:oMath>
        <m:r>
          <m:t>3.98</m:t>
        </m:r>
      </m:oMath>
      <w:del w:id="286" w:author="PR Preview" w:date="2026-01-01T00:00:00Z">
        <w:r>
          <w:delText xml:space="preserve">.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The exact value is</w:delText>
        </w:r>
      </w:del>
    </w:p>
    <w:p>
      <w:pPr>
        <w:pStyle w:val="FirstParagraph"/>
      </w:pPr>
      <w:ins w:id="289" w:author="PR Preview" w:date="2026-01-01T00:00:00Z">
        <w:r>
          <w:rPr>
            <w:b/>
            <w:bCs/>
          </w:rPr>
          <w:t xml:space="preserve">2.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Set it to zero:</w:t>
        </w:r>
      </w:ins>
      <w:ins w:id="292" w:author="PR Preview" w:date="2026-01-01T00:00:00Z">
        <w:r>
          <w:t xml:space="preserve"> </w:t>
        </w:r>
      </w:ins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gives</w:t>
        </w:r>
      </w:ins>
      <w:ins w:id="295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2</m:t>
        </m:r>
      </m:oMath>
      <w:ins w:id="296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ins w:id="297" w:author="PR Preview" w:date="2026-01-01T00:00:00Z">
        <w:r>
          <w:t xml:space="preserve">is the minimum of the values of</w:t>
        </w:r>
      </w:ins>
      <w:ins w:id="298" w:author="PR Preview" w:date="2026-01-01T00:00:00Z">
        <w:r>
          <w:t xml:space="preserve"> </w:t>
        </w:r>
      </w:ins>
      <m:oMath>
        <m:r>
          <m:t>f</m:t>
        </m:r>
      </m:oMath>
      <w:ins w:id="299" w:author="PR Preview" w:date="2026-01-01T00:00:00Z">
        <w:r>
          <w:t xml:space="preserve">.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Completing the square,</w:t>
        </w:r>
      </w:ins>
      <w:ins w:id="30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ins w:id="303" w:author="PR Preview" w:date="2026-01-01T00:00:00Z">
        <w:r>
          <w:t xml:space="preserve">,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06" w:author="PR Preview" w:date="2026-01-01T00:00:00Z">
        <w:r>
          <w:t xml:space="preserve">and</w:t>
        </w:r>
      </w:ins>
      <w:ins w:id="30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308" w:author="PR Preview" w:date="2026-01-01T00:00:00Z">
        <w:r>
          <w:t xml:space="preserve">, so</w:t>
        </w:r>
      </w:ins>
      <w:ins w:id="30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for every</w:t>
        </w:r>
      </w:ins>
      <w:ins w:id="312" w:author="PR Preview" w:date="2026-01-01T00:00:00Z">
        <w:r>
          <w:t xml:space="preserve"> </w:t>
        </w:r>
      </w:ins>
      <m:oMath>
        <m:r>
          <m:t>w</m:t>
        </m:r>
      </m:oMath>
      <w:ins w:id="313" w:author="PR Preview" w:date="2026-01-01T00:00:00Z">
        <w:r>
          <w:t xml:space="preserve">.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Equivalently, the derivative is negative below</w:t>
        </w:r>
      </w:ins>
      <w:ins w:id="316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2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and positive above it,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so the function falls into that point and rises out of it.</w:t>
        </w:r>
      </w:ins>
    </w:p>
    <w:p>
      <w:pPr>
        <w:pStyle w:val="BodyText"/>
      </w:pPr>
      <w:ins w:id="321" w:author="PR Preview" w:date="2026-01-01T00:00:00Z">
        <w:r>
          <w:rPr>
            <w:b/>
            <w:bCs/>
          </w:rPr>
          <w:t xml:space="preserve">3.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At</w:t>
        </w:r>
      </w:ins>
      <w:ins w:id="324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the derivative is</w:t>
        </w:r>
      </w:ins>
      <w:ins w:id="32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328" w:author="PR Preview" w:date="2026-01-01T00:00:00Z">
        <w:r>
          <w:t xml:space="preserve">, so</w:t>
        </w:r>
      </w:ins>
      <w:ins w:id="329" w:author="PR Preview" w:date="2026-01-01T00:00:00Z">
        <w:r>
          <w:t xml:space="preserve"> </w:t>
        </w:r>
      </w:ins>
      <m:oMath>
        <m:r>
          <m:t>f</m:t>
        </m:r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is falling there.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With</w:t>
        </w:r>
      </w:ins>
      <w:ins w:id="334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0.01</m:t>
        </m:r>
      </m:oMath>
      <w:ins w:id="335" w:author="PR Preview" w:date="2026-01-01T00:00:00Z">
        <w:r>
          <w:t xml:space="preserve">,</w:t>
        </w:r>
      </w:ins>
      <w:ins w:id="336" w:author="PR Preview" w:date="2026-01-01T00:00:00Z">
        <w:r>
          <w:t xml:space="preserve"> </w:t>
        </w:r>
      </w:ins>
      <w:hyperlink w:anchor="eq-linear-approx">
        <w:ins w:id="337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predicts a change of</w:t>
        </w:r>
      </w:ins>
      <w:ins w:id="3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ins w:id="341" w:author="PR Preview" w:date="2026-01-01T00:00:00Z">
        <w:r>
          <w:t xml:space="preserve">, from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ins w:id="342" w:author="PR Preview" w:date="2026-01-01T00:00:00Z">
        <w:r>
          <w:t xml:space="preserve">to</w:t>
        </w:r>
      </w:ins>
      <w:ins w:id="343" w:author="PR Preview" w:date="2026-01-01T00:00:00Z">
        <w:r>
          <w:t xml:space="preserve"> </w:t>
        </w:r>
      </w:ins>
      <m:oMath>
        <m:r>
          <m:t>3.98</m:t>
        </m:r>
      </m:oMath>
      <w:ins w:id="344" w:author="PR Preview" w:date="2026-01-01T00:00:00Z">
        <w:r>
          <w:t xml:space="preserve">.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The exact value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has</w:delText>
        </w:r>
      </w:del>
      <w:del w:id="349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del w:id="350" w:author="PR Preview" w:date="2026-01-01T00:00:00Z">
        <w:r>
          <w:delText xml:space="preserve">, so</w:delText>
        </w:r>
      </w:del>
      <w:del w:id="351" w:author="PR Preview" w:date="2026-01-01T00:00:00Z">
        <w:r>
          <w:delText xml:space="preserve"> </w:delText>
        </w:r>
      </w:del>
      <m:oMath>
        <m:r>
          <m:t>0</m:t>
        </m:r>
      </m:oMath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is a flat point of</w:delText>
        </w:r>
      </w:del>
      <w:del w:id="354" w:author="PR Preview" w:date="2026-01-01T00:00:00Z">
        <w:r>
          <w:delText xml:space="preserve"> </w:delText>
        </w:r>
      </w:del>
      <m:oMath>
        <m:r>
          <m:t>f</m:t>
        </m:r>
      </m:oMath>
      <w:del w:id="355" w:author="PR Preview" w:date="2026-01-01T00:00:00Z">
        <w:r>
          <w:delText xml:space="preserve">, and hence a critical point.</w:delText>
        </w:r>
      </w:del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has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358" w:author="PR Preview" w:date="2026-01-01T00:00:00Z">
        <w:r>
          <w:t xml:space="preserve">so</w:t>
        </w:r>
      </w:ins>
      <w:ins w:id="359" w:author="PR Preview" w:date="2026-01-01T00:00:00Z">
        <w:r>
          <w:t xml:space="preserve"> </w:t>
        </w:r>
      </w:ins>
      <m:oMath>
        <m:r>
          <m:t>0</m:t>
        </m:r>
      </m:oMath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is a flat point of</w:t>
        </w:r>
      </w:ins>
      <w:ins w:id="362" w:author="PR Preview" w:date="2026-01-01T00:00:00Z">
        <w:r>
          <w:t xml:space="preserve"> </w:t>
        </w:r>
      </w:ins>
      <m:oMath>
        <m:r>
          <m:t>f</m:t>
        </m:r>
      </m:oMath>
      <w:ins w:id="363" w:author="PR Preview" w:date="2026-01-01T00:00:00Z">
        <w:r>
          <w:t xml:space="preserve">, and hence a critical point.</w:t>
        </w:r>
      </w:ins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≈</m:t>
        </m:r>
        <m:r>
          <m:t>4.6888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del w:id="364" w:author="PR Preview" w:date="2026-01-01T00:00:00Z">
        <w:r>
          <w:rPr>
            <w:b/>
            <w:bCs/>
          </w:rPr>
          <w:delText xml:space="preserve">Example 11 (Taylor series of the exponential function)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For</w:delText>
        </w:r>
      </w:del>
      <w:del w:id="36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centered at</w:delText>
        </w:r>
      </w:del>
      <w:del w:id="37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del w:id="371" w:author="PR Preview" w:date="2026-01-01T00:00:00Z">
        <w:r>
          <w:delText xml:space="preserve">, every derivative is</w:delText>
        </w:r>
      </w:del>
      <w:del w:id="372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del w:id="373" w:author="PR Preview" w:date="2026-01-01T00:00:00Z">
        <w:r>
          <w:delText xml:space="preserve">.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The degree-</w:delText>
        </w:r>
      </w:del>
      <m:oMath>
        <m:r>
          <m:t>n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Maclaurin polynomial is:</w:delText>
        </w:r>
      </w:del>
    </w:p>
    <w:p>
      <w:pPr>
        <w:pStyle w:val="BodyText"/>
      </w:pPr>
      <w:ins w:id="378" w:author="PR Preview" w:date="2026-01-01T00:00:00Z">
        <w:r>
          <w:rPr>
            <w:b/>
            <w:bCs/>
          </w:rPr>
          <w:t xml:space="preserve">Example 11 (Taylor series of the exponential function)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For</w:t>
        </w:r>
      </w:ins>
      <w:ins w:id="38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centered at</w:t>
        </w:r>
      </w:ins>
      <w:ins w:id="38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385" w:author="PR Preview" w:date="2026-01-01T00:00:00Z">
        <w:r>
          <w:t xml:space="preserve">, every derivative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86" w:author="PR Preview" w:date="2026-01-01T00:00:00Z">
        <w:r>
          <w:t xml:space="preserve">The degree-</w:t>
        </w:r>
      </w:ins>
      <m:oMath>
        <m:r>
          <m:t>n</m:t>
        </m:r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Maclaurin polynomial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exr-miller-taylor-exp-power"/>
    <w:p>
      <w:pPr>
        <w:pStyle w:val="BodyText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is continuous at</w:delText>
        </w:r>
      </w:del>
      <w:del w:id="391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1</m:t>
        </m:r>
      </m:oMath>
      <w:del w:id="392" w:author="PR Preview" w:date="2026-01-01T00:00:00Z">
        <w:r>
          <w:delText xml:space="preserve">:</w:delText>
        </w:r>
      </w:del>
      <w:del w:id="39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is defined, and</w:delText>
        </w:r>
      </w:del>
      <w:del w:id="39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del w:id="397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fails condition 1 at</w:delText>
        </w:r>
      </w:del>
      <w:del w:id="40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1</m:t>
        </m:r>
      </m:oMath>
      <w:del w:id="401" w:author="PR Preview" w:date="2026-01-01T00:00:00Z">
        <w:r>
          <w:delText xml:space="preserve">:</w:delText>
        </w:r>
      </w:del>
      <w:del w:id="402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is not defined (it would divide by zero),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even though</w:delText>
        </w:r>
      </w:del>
      <w:del w:id="40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exists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(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del w:id="412" w:author="PR Preview" w:date="2026-01-01T00:00:00Z">
        <w:r>
          <w:delText xml:space="preserve">, and the factor</w:delText>
        </w:r>
      </w:del>
      <w:del w:id="41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−</m:t>
        </m:r>
        <m:r>
          <m:t>1</m:t>
        </m:r>
      </m:oMath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cancels for</w:delText>
        </w:r>
      </w:del>
      <w:del w:id="41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≠</m:t>
        </m:r>
        <m:r>
          <m:t>1</m:t>
        </m:r>
      </m:oMath>
      <w:del w:id="417" w:author="PR Preview" w:date="2026-01-01T00:00:00Z">
        <w:r>
          <w:delText xml:space="preserve">).</w:delText>
        </w:r>
      </w:del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is continuous at</w:t>
        </w:r>
      </w:ins>
      <w:ins w:id="42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421" w:author="PR Preview" w:date="2026-01-01T00:00:00Z">
        <w:r>
          <w:t xml:space="preserve">:</w:t>
        </w:r>
      </w:ins>
      <w:ins w:id="42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is defined,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fails condition 1 at</w:t>
        </w:r>
      </w:ins>
      <w:ins w:id="42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428" w:author="PR Preview" w:date="2026-01-01T00:00:00Z">
        <w:r>
          <w:t xml:space="preserve">:</w:t>
        </w:r>
      </w:ins>
      <w:ins w:id="42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is not defined (it would divide by zero),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even though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ins w:id="434" w:author="PR Preview" w:date="2026-01-01T00:00:00Z">
        <w:r>
          <w:t xml:space="preserve">exists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(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437" w:author="PR Preview" w:date="2026-01-01T00:00:00Z">
        <w:r>
          <w:t xml:space="preserve">, and the factor</w:t>
        </w:r>
      </w:ins>
      <w:ins w:id="43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1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cancels for</w:t>
        </w:r>
      </w:ins>
      <w:ins w:id="44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1</m:t>
        </m:r>
      </m:oMath>
      <w:ins w:id="442" w:author="PR Preview" w:date="2026-01-01T00:00:00Z">
        <w:r>
          <w:t xml:space="preserve">).</w:t>
        </w:r>
      </w:ins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del w:id="443" w:author="PR Preview" w:date="2026-01-01T00:00:00Z">
        <w:r>
          <w:rPr>
            <w:b/>
            <w:bCs/>
          </w:rPr>
          <w:delText xml:space="preserve">Example 19 (Continuity on</w:delText>
        </w:r>
      </w:del>
      <w:del w:id="444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445" w:author="PR Preview" w:date="2026-01-01T00:00:00Z">
        <w:r>
          <w:rPr>
            <w:b/>
            <w:bCs/>
          </w:rPr>
          <w:delText xml:space="preserve"> </w:delText>
        </w:r>
      </w:del>
      <w:del w:id="446" w:author="PR Preview" w:date="2026-01-01T00:00:00Z">
        <w:r>
          <w:rPr>
            <w:b/>
            <w:bCs/>
          </w:rPr>
          <w:delText xml:space="preserve">uses one-sided limits at the endpoints)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Let</w:delText>
        </w:r>
      </w:del>
      <w:del w:id="44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del w:id="450" w:author="PR Preview" w:date="2026-01-01T00:00:00Z">
        <w:r>
          <w:delText xml:space="preserve">, the</w:delText>
        </w:r>
      </w:del>
      <w:del w:id="451" w:author="PR Preview" w:date="2026-01-01T00:00:00Z">
        <w:r>
          <w:delText xml:space="preserve"> </w:delText>
        </w:r>
      </w:del>
      <w:hyperlink r:id="rId199">
        <w:del w:id="452" w:author="PR Preview" w:date="2026-01-01T00:00:00Z">
          <w:r>
            <w:rPr>
              <w:rStyle w:val="Hyperlink"/>
            </w:rPr>
            <w:delText xml:space="preserve">square root</w:delText>
          </w:r>
        </w:del>
      </w:hyperlink>
      <w:del w:id="453" w:author="PR Preview" w:date="2026-01-01T00:00:00Z">
        <w:r>
          <w:delText xml:space="preserve">, defined for</w:delText>
        </w:r>
      </w:del>
      <w:del w:id="45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≥</m:t>
        </m:r>
        <m:r>
          <m:t>0</m:t>
        </m:r>
      </m:oMath>
      <w:del w:id="455" w:author="PR Preview" w:date="2026-01-01T00:00:00Z">
        <w:r>
          <w:delText xml:space="preserve">.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Because</w:delText>
        </w:r>
      </w:del>
      <w:del w:id="458" w:author="PR Preview" w:date="2026-01-01T00:00:00Z">
        <w:r>
          <w:delText xml:space="preserve"> </w:delText>
        </w:r>
      </w:del>
      <m:oMath>
        <m:r>
          <m:t>f</m:t>
        </m:r>
      </m:oMath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is undefined for</w:delText>
        </w:r>
      </w:del>
      <w:del w:id="46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&lt;</m:t>
        </m:r>
        <m:r>
          <m:t>0</m:t>
        </m:r>
      </m:oMath>
      <w:del w:id="462" w:author="PR Preview" w:date="2026-01-01T00:00:00Z">
        <w:r>
          <w:delText xml:space="preserve">,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only the right-hand limit of</w:delText>
        </w:r>
      </w:del>
      <w:del w:id="465" w:author="PR Preview" w:date="2026-01-01T00:00:00Z">
        <w:r>
          <w:delText xml:space="preserve"> </w:delText>
        </w:r>
      </w:del>
      <m:oMath>
        <m:r>
          <m:t>f</m:t>
        </m:r>
      </m:oMath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at</w:delText>
        </w:r>
      </w:del>
      <w:del w:id="468" w:author="PR Preview" w:date="2026-01-01T00:00:00Z">
        <w:r>
          <w:delText xml:space="preserve"> </w:delText>
        </w:r>
      </w:del>
      <m:oMath>
        <m:r>
          <m:t>0</m:t>
        </m:r>
      </m:oMath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makes sense,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and</w:delText>
        </w:r>
      </w:del>
      <w:del w:id="473" w:author="PR Preview" w:date="2026-01-01T00:00:00Z">
        <w:r>
          <w:delText xml:space="preserve"> </w:delText>
        </w:r>
      </w:del>
      <w:hyperlink w:anchor="def-continuous-on">
        <w:del w:id="474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asks only for that one-sided limit at the endpoint</w:delText>
        </w:r>
      </w:del>
      <w:del w:id="477" w:author="PR Preview" w:date="2026-01-01T00:00:00Z">
        <w:r>
          <w:delText xml:space="preserve"> </w:delText>
        </w:r>
      </w:del>
      <m:oMath>
        <m:r>
          <m:t>0</m:t>
        </m:r>
      </m:oMath>
      <w:del w:id="478" w:author="PR Preview" w:date="2026-01-01T00:00:00Z">
        <w:r>
          <w:delText xml:space="preserve">.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Here</w:delText>
        </w:r>
      </w:del>
      <w:del w:id="481" w:author="PR Preview" w:date="2026-01-01T00:00:00Z">
        <w:r>
          <w:delText xml:space="preserve"> </w:delText>
        </w:r>
      </w:del>
      <m:oMath>
        <m:r>
          <m:t>f</m:t>
        </m:r>
      </m:oMath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is continuous at every point of</w:delText>
        </w:r>
      </w:del>
      <w:del w:id="48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85" w:author="PR Preview" w:date="2026-01-01T00:00:00Z">
        <w:r>
          <w:delText xml:space="preserve">,</w:delText>
        </w:r>
      </w:del>
      <w:del w:id="48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del w:id="487" w:author="PR Preview" w:date="2026-01-01T00:00:00Z">
        <w:r>
          <w:delText xml:space="preserve">,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and</w:delText>
        </w:r>
      </w:del>
      <w:del w:id="49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del w:id="491" w:author="PR Preview" w:date="2026-01-01T00:00:00Z">
        <w:r>
          <w:delText xml:space="preserve">,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so</w:delText>
        </w:r>
      </w:del>
      <w:del w:id="494" w:author="PR Preview" w:date="2026-01-01T00:00:00Z">
        <w:r>
          <w:delText xml:space="preserve"> </w:delText>
        </w:r>
      </w:del>
      <m:oMath>
        <m:r>
          <m:t>f</m:t>
        </m:r>
      </m:oMath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is continuous on</w:delText>
        </w:r>
      </w:del>
      <w:del w:id="49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(</w:delText>
        </w:r>
      </w:del>
      <w:hyperlink w:anchor="def-continuous-on">
        <w:del w:id="500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501" w:author="PR Preview" w:date="2026-01-01T00:00:00Z">
        <w:r>
          <w:delText xml:space="preserve">).</w:delText>
        </w:r>
      </w:del>
    </w:p>
    <w:p>
      <w:pPr>
        <w:pStyle w:val="BodyText"/>
      </w:pPr>
      <w:del w:id="502" w:author="PR Preview" w:date="2026-01-01T00:00:00Z">
        <w:r>
          <w:rPr>
            <w:b/>
            <w:bCs/>
          </w:rPr>
          <w:delText xml:space="preserve">Example 20 (A function not continuous on</w:delText>
        </w:r>
      </w:del>
      <w:del w:id="503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504" w:author="PR Preview" w:date="2026-01-01T00:00:00Z">
        <w:r>
          <w:rPr>
            <w:b/>
            <w:bCs/>
          </w:rPr>
          <w:delText xml:space="preserve">)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Let</w:delText>
        </w:r>
      </w:del>
      <w:del w:id="50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for</w:delText>
        </w:r>
      </w:del>
      <w:del w:id="51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and</w:delText>
        </w:r>
      </w:del>
      <w:del w:id="51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514" w:author="PR Preview" w:date="2026-01-01T00:00:00Z">
        <w:r>
          <w:delText xml:space="preserve">.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Conditions 1 and 2 of</w:delText>
        </w:r>
      </w:del>
      <w:del w:id="517" w:author="PR Preview" w:date="2026-01-01T00:00:00Z">
        <w:r>
          <w:delText xml:space="preserve"> </w:delText>
        </w:r>
      </w:del>
      <w:hyperlink w:anchor="def-continuous-on">
        <w:del w:id="518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hold,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but</w:delText>
        </w:r>
      </w:del>
      <w:del w:id="52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del w:id="524" w:author="PR Preview" w:date="2026-01-01T00:00:00Z">
        <w:r>
          <w:delText xml:space="preserve">,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so condition 3 fails and</w:delText>
        </w:r>
      </w:del>
      <w:del w:id="527" w:author="PR Preview" w:date="2026-01-01T00:00:00Z">
        <w:r>
          <w:delText xml:space="preserve"> </w:delText>
        </w:r>
      </w:del>
      <m:oMath>
        <m:r>
          <m:t>f</m:t>
        </m:r>
      </m:oMath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is not continuous on</w:delText>
        </w:r>
      </w:del>
      <w:del w:id="53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531" w:author="PR Preview" w:date="2026-01-01T00:00:00Z">
        <w:r>
          <w:delText xml:space="preserve">.</w:delText>
        </w:r>
      </w:del>
    </w:p>
    <w:p>
      <w:pPr>
        <w:pStyle w:val="BodyText"/>
      </w:pPr>
      <w:ins w:id="532" w:author="PR Preview" w:date="2026-01-01T00:00:00Z">
        <w:r>
          <w:rPr>
            <w:b/>
            <w:bCs/>
          </w:rPr>
          <w:t xml:space="preserve">Example 19 (Continuity on</w:t>
        </w:r>
      </w:ins>
      <w:ins w:id="533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534" w:author="PR Preview" w:date="2026-01-01T00:00:00Z">
        <w:r>
          <w:rPr>
            <w:b/>
            <w:bCs/>
          </w:rPr>
          <w:t xml:space="preserve"> </w:t>
        </w:r>
      </w:ins>
      <w:ins w:id="535" w:author="PR Preview" w:date="2026-01-01T00:00:00Z">
        <w:r>
          <w:rPr>
            <w:b/>
            <w:bCs/>
          </w:rPr>
          <w:t xml:space="preserve">uses one-sided limits at the endpoints)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Let</w:t>
        </w:r>
      </w:ins>
      <w:ins w:id="53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ins w:id="539" w:author="PR Preview" w:date="2026-01-01T00:00:00Z">
        <w:r>
          <w:t xml:space="preserve">, the</w:t>
        </w:r>
      </w:ins>
      <w:ins w:id="540" w:author="PR Preview" w:date="2026-01-01T00:00:00Z">
        <w:r>
          <w:t xml:space="preserve"> </w:t>
        </w:r>
      </w:ins>
      <w:hyperlink r:id="rId199">
        <w:ins w:id="541" w:author="PR Preview" w:date="2026-01-01T00:00:00Z">
          <w:r>
            <w:rPr>
              <w:rStyle w:val="Hyperlink"/>
            </w:rPr>
            <w:t xml:space="preserve">square root</w:t>
          </w:r>
        </w:ins>
      </w:hyperlink>
      <w:ins w:id="542" w:author="PR Preview" w:date="2026-01-01T00:00:00Z">
        <w:r>
          <w:t xml:space="preserve">, defined for</w:t>
        </w:r>
      </w:ins>
      <w:ins w:id="54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0</m:t>
        </m:r>
      </m:oMath>
      <w:ins w:id="544" w:author="PR Preview" w:date="2026-01-01T00:00:00Z">
        <w:r>
          <w:t xml:space="preserve">.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Because</w:t>
        </w:r>
      </w:ins>
      <w:ins w:id="547" w:author="PR Preview" w:date="2026-01-01T00:00:00Z">
        <w:r>
          <w:t xml:space="preserve"> </w:t>
        </w:r>
      </w:ins>
      <m:oMath>
        <m:r>
          <m:t>f</m:t>
        </m:r>
      </m:oMath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is undefined for</w:t>
        </w:r>
      </w:ins>
      <w:ins w:id="55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551" w:author="PR Preview" w:date="2026-01-01T00:00:00Z">
        <w:r>
          <w:t xml:space="preserve">,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only the right-hand limit of</w:t>
        </w:r>
      </w:ins>
      <w:ins w:id="554" w:author="PR Preview" w:date="2026-01-01T00:00:00Z">
        <w:r>
          <w:t xml:space="preserve"> </w:t>
        </w:r>
      </w:ins>
      <m:oMath>
        <m:r>
          <m:t>f</m:t>
        </m:r>
      </m:oMath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at</w:t>
        </w:r>
      </w:ins>
      <w:ins w:id="557" w:author="PR Preview" w:date="2026-01-01T00:00:00Z">
        <w:r>
          <w:t xml:space="preserve"> </w:t>
        </w:r>
      </w:ins>
      <m:oMath>
        <m:r>
          <m:t>0</m:t>
        </m:r>
      </m:oMath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makes sense,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and</w:t>
        </w:r>
      </w:ins>
      <w:ins w:id="562" w:author="PR Preview" w:date="2026-01-01T00:00:00Z">
        <w:r>
          <w:t xml:space="preserve"> </w:t>
        </w:r>
      </w:ins>
      <w:hyperlink w:anchor="def-continuous-on">
        <w:ins w:id="563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asks only for that one-sided limit at the endpoint</w:t>
        </w:r>
      </w:ins>
      <w:ins w:id="566" w:author="PR Preview" w:date="2026-01-01T00:00:00Z">
        <w:r>
          <w:t xml:space="preserve"> </w:t>
        </w:r>
      </w:ins>
      <m:oMath>
        <m:r>
          <m:t>0</m:t>
        </m:r>
      </m:oMath>
      <w:ins w:id="567" w:author="PR Preview" w:date="2026-01-01T00:00:00Z">
        <w:r>
          <w:t xml:space="preserve">.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Here</w:t>
        </w:r>
      </w:ins>
      <w:ins w:id="570" w:author="PR Preview" w:date="2026-01-01T00:00:00Z">
        <w:r>
          <w:t xml:space="preserve"> </w:t>
        </w:r>
      </w:ins>
      <m:oMath>
        <m:r>
          <m:t>f</m:t>
        </m:r>
      </m:oMath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is continuous at every point of</w:t>
        </w:r>
      </w:ins>
      <w:ins w:id="57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7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75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76" w:author="PR Preview" w:date="2026-01-01T00:00:00Z">
        <w:r>
          <w:t xml:space="preserve">so</w:t>
        </w:r>
      </w:ins>
      <w:ins w:id="577" w:author="PR Preview" w:date="2026-01-01T00:00:00Z">
        <w:r>
          <w:t xml:space="preserve"> </w:t>
        </w:r>
      </w:ins>
      <m:oMath>
        <m:r>
          <m:t>f</m:t>
        </m:r>
      </m:oMath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is continuous on</w:t>
        </w:r>
      </w:ins>
      <w:ins w:id="58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(</w:t>
        </w:r>
      </w:ins>
      <w:hyperlink w:anchor="def-continuous-on">
        <w:ins w:id="583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584" w:author="PR Preview" w:date="2026-01-01T00:00:00Z">
        <w:r>
          <w:t xml:space="preserve">).</w:t>
        </w:r>
      </w:ins>
    </w:p>
    <w:bookmarkEnd w:id="200"/>
    <w:bookmarkStart w:id="201" w:name="exm-not-continuous-on"/>
    <w:p>
      <w:pPr>
        <w:pStyle w:val="BodyText"/>
      </w:pPr>
      <w:ins w:id="585" w:author="PR Preview" w:date="2026-01-01T00:00:00Z">
        <w:r>
          <w:rPr>
            <w:b/>
            <w:bCs/>
          </w:rPr>
          <w:t xml:space="preserve">Example 20 (A function not continuous on</w:t>
        </w:r>
      </w:ins>
      <w:ins w:id="58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587" w:author="PR Preview" w:date="2026-01-01T00:00:00Z">
        <w:r>
          <w:rPr>
            <w:b/>
            <w:bCs/>
          </w:rPr>
          <w:t xml:space="preserve">)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Let</w:t>
        </w:r>
      </w:ins>
      <w:ins w:id="59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for</w:t>
        </w:r>
      </w:ins>
      <w:ins w:id="59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and</w:t>
        </w:r>
      </w:ins>
      <w:ins w:id="59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597" w:author="PR Preview" w:date="2026-01-01T00:00:00Z">
        <w:r>
          <w:t xml:space="preserve">.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Conditions 1 and 2 of</w:t>
        </w:r>
      </w:ins>
      <w:ins w:id="600" w:author="PR Preview" w:date="2026-01-01T00:00:00Z">
        <w:r>
          <w:t xml:space="preserve"> </w:t>
        </w:r>
      </w:ins>
      <w:hyperlink w:anchor="def-continuous-on">
        <w:ins w:id="601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hold,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606" w:author="PR Preview" w:date="2026-01-01T00:00:00Z">
        <w:r>
          <w:t xml:space="preserve">so condition 3 fails and</w:t>
        </w:r>
      </w:ins>
      <w:ins w:id="607" w:author="PR Preview" w:date="2026-01-01T00:00:00Z">
        <w:r>
          <w:t xml:space="preserve"> </w:t>
        </w:r>
      </w:ins>
      <m:oMath>
        <m:r>
          <m:t>f</m:t>
        </m:r>
      </m:oMath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is not continuous on</w:t>
        </w:r>
      </w:ins>
      <w:ins w:id="61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611" w:author="PR Preview" w:date="2026-01-01T00:00:00Z">
        <w:r>
          <w:t xml:space="preserve">.</w:t>
        </w:r>
      </w:ins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del w:id="612" w:author="PR Preview" w:date="2026-01-01T00:00:00Z">
        <w:r>
          <w:rPr>
            <w:b/>
            <w:bCs/>
          </w:rPr>
          <w:delText xml:space="preserve">Definition 21 (Riemann sum)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Let</w:delText>
        </w:r>
      </w:del>
      <w:del w:id="615" w:author="PR Preview" w:date="2026-01-01T00:00:00Z">
        <w:r>
          <w:delText xml:space="preserve"> </w:delText>
        </w:r>
      </w:del>
      <m:oMath>
        <m:r>
          <m:t>f</m:t>
        </m:r>
      </m:oMath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be a function on</w:delText>
        </w:r>
      </w:del>
      <w:del w:id="61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619" w:author="PR Preview" w:date="2026-01-01T00:00:00Z">
        <w:r>
          <w:delText xml:space="preserve">,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let</w:delText>
        </w:r>
      </w:del>
      <w:del w:id="62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be a partition</w:delText>
        </w:r>
      </w:del>
      <w:del w:id="62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of</w:delText>
        </w:r>
      </w:del>
      <w:del w:id="62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(</w:delText>
        </w:r>
      </w:del>
      <w:hyperlink w:anchor="def-partition">
        <w:del w:id="631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632" w:author="PR Preview" w:date="2026-01-01T00:00:00Z">
        <w:r>
          <w:delText xml:space="preserve">),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and choose a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rPr>
            <w:b/>
            <w:bCs/>
          </w:rPr>
          <w:delText xml:space="preserve">sample point</w:delText>
        </w:r>
      </w:del>
      <w:del w:id="637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in each subinterval</w:delText>
        </w:r>
      </w:del>
      <w:del w:id="64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del w:id="641" w:author="PR Preview" w:date="2026-01-01T00:00:00Z">
        <w:r>
          <w:delText xml:space="preserve">.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The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rPr>
            <w:b/>
            <w:bCs/>
          </w:rPr>
          <w:delText xml:space="preserve">Riemann sum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of</w:delText>
        </w:r>
      </w:del>
      <w:del w:id="648" w:author="PR Preview" w:date="2026-01-01T00:00:00Z">
        <w:r>
          <w:delText xml:space="preserve"> </w:delText>
        </w:r>
      </w:del>
      <m:oMath>
        <m:r>
          <m:t>f</m:t>
        </m:r>
      </m:oMath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for</w:delText>
        </w:r>
      </w:del>
      <w:del w:id="65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and these sample points is</w:delText>
        </w:r>
      </w:del>
    </w:p>
    <w:p>
      <w:pPr>
        <w:pStyle w:val="BodyText"/>
      </w:pPr>
      <w:ins w:id="654" w:author="PR Preview" w:date="2026-01-01T00:00:00Z">
        <w:r>
          <w:rPr>
            <w:b/>
            <w:bCs/>
          </w:rPr>
          <w:t xml:space="preserve">Definition 21 (Riemann sum)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Let</w:t>
        </w:r>
      </w:ins>
      <w:ins w:id="657" w:author="PR Preview" w:date="2026-01-01T00:00:00Z">
        <w:r>
          <w:t xml:space="preserve"> </w:t>
        </w:r>
      </w:ins>
      <m:oMath>
        <m:r>
          <m:t>f</m:t>
        </m:r>
      </m:oMath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be a function on</w:t>
        </w:r>
      </w:ins>
      <w:ins w:id="66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661" w:author="PR Preview" w:date="2026-01-01T00:00:00Z">
        <w:r>
          <w:t xml:space="preserve">,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let</w:t>
        </w:r>
      </w:ins>
      <w:ins w:id="66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be a partition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ins w:id="667" w:author="PR Preview" w:date="2026-01-01T00:00:00Z">
        <w:r>
          <w:t xml:space="preserve">of</w:t>
        </w:r>
      </w:ins>
      <w:ins w:id="66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(</w:t>
        </w:r>
      </w:ins>
      <w:hyperlink w:anchor="def-partition">
        <w:ins w:id="671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672" w:author="PR Preview" w:date="2026-01-01T00:00:00Z">
        <w:r>
          <w:t xml:space="preserve">),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and choose a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rPr>
            <w:b/>
            <w:bCs/>
          </w:rPr>
          <w:t xml:space="preserve">sample point</w:t>
        </w:r>
      </w:ins>
      <w:ins w:id="677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in each subinterval</w:t>
        </w:r>
      </w:ins>
      <w:ins w:id="68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681" w:author="PR Preview" w:date="2026-01-01T00:00:00Z">
        <w:r>
          <w:t xml:space="preserve">.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The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rPr>
            <w:b/>
            <w:bCs/>
          </w:rPr>
          <w:t xml:space="preserve">Riemann sum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of</w:t>
        </w:r>
      </w:ins>
      <w:ins w:id="688" w:author="PR Preview" w:date="2026-01-01T00:00:00Z">
        <w:r>
          <w:t xml:space="preserve"> </w:t>
        </w:r>
      </w:ins>
      <m:oMath>
        <m:r>
          <m:t>f</m:t>
        </m:r>
      </m:oMath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for</w:t>
        </w:r>
      </w:ins>
      <w:ins w:id="6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and these sample points 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del w:id="694" w:author="PR Preview" w:date="2026-01-01T00:00:00Z">
        <w:r>
          <w:rPr>
            <w:b/>
            <w:bCs/>
          </w:rPr>
          <w:delText xml:space="preserve">Example 29 (Continuous but not differentiable:</w:delText>
        </w:r>
      </w:del>
      <w:del w:id="695" w:author="PR Preview" w:date="2026-01-01T00:00:00Z">
        <w:r>
          <w:rPr>
            <w:b/>
            <w:bCs/>
          </w:rP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del w:id="696" w:author="PR Preview" w:date="2026-01-01T00:00:00Z">
        <w:r>
          <w:rPr>
            <w:b/>
            <w:bCs/>
          </w:rPr>
          <w:delText xml:space="preserve">)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The absolute-value function</w:delText>
        </w:r>
      </w:del>
      <w:del w:id="69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is continuous at</w:delText>
        </w:r>
      </w:del>
      <w:del w:id="70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(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</m:oMath>
      <w:del w:id="705" w:author="PR Preview" w:date="2026-01-01T00:00:00Z">
        <w:r>
          <w:delText xml:space="preserve">),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but it is not differentiable at</w:delText>
        </w:r>
      </w:del>
      <w:del w:id="70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709" w:author="PR Preview" w:date="2026-01-01T00:00:00Z">
        <w:r>
          <w:delText xml:space="preserve">:</w:delText>
        </w:r>
      </w:del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its left-hand derivative there is</w:delText>
        </w:r>
      </w:del>
      <w:del w:id="71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and its right-hand derivative is</w:delText>
        </w:r>
      </w:del>
      <w:del w:id="715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  <m:r>
          <m:t>1</m:t>
        </m:r>
      </m:oMath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(</w:delText>
        </w:r>
      </w:del>
      <w:hyperlink w:anchor="exm-one-sided-derivative">
        <w:del w:id="718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719" w:author="PR Preview" w:date="2026-01-01T00:00:00Z">
        <w:r>
          <w:delText xml:space="preserve">).</w:delText>
        </w:r>
      </w:del>
    </w:p>
    <w:p>
      <w:pPr>
        <w:pStyle w:val="BodyText"/>
      </w:pPr>
      <w:ins w:id="720" w:author="PR Preview" w:date="2026-01-01T00:00:00Z">
        <w:r>
          <w:rPr>
            <w:b/>
            <w:bCs/>
          </w:rPr>
          <w:t xml:space="preserve">Example 29 (Continuous but not differentiable:</w:t>
        </w:r>
      </w:ins>
      <w:ins w:id="721" w:author="PR Preview" w:date="2026-01-01T00:00:00Z">
        <w:r>
          <w:rPr>
            <w:b/>
            <w:bCs/>
          </w:rP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ins w:id="722" w:author="PR Preview" w:date="2026-01-01T00:00:00Z">
        <w:r>
          <w:rPr>
            <w:b/>
            <w:bCs/>
          </w:rPr>
          <w:t xml:space="preserve">)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The absolute-value function</w:t>
        </w:r>
      </w:ins>
      <w:ins w:id="72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is continuous at</w:t>
        </w:r>
      </w:ins>
      <w:ins w:id="72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729" w:author="PR Preview" w:date="2026-01-01T00:00:00Z">
        <w:r>
          <w:t xml:space="preserve">, 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730" w:author="PR Preview" w:date="2026-01-01T00:00:00Z">
        <w:r>
          <w:t xml:space="preserve">but it is not differentiable at</w:t>
        </w:r>
      </w:ins>
      <w:ins w:id="73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732" w:author="PR Preview" w:date="2026-01-01T00:00:00Z">
        <w:r>
          <w:t xml:space="preserve">: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its left-hand derivative there is</w:t>
        </w:r>
      </w:ins>
      <w:ins w:id="73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and its right-hand derivative is</w:t>
        </w:r>
      </w:ins>
      <w:ins w:id="738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t>1</m:t>
        </m:r>
      </m:oMath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(</w:t>
        </w:r>
      </w:ins>
      <w:hyperlink w:anchor="exm-one-sided-derivative">
        <w:ins w:id="741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742" w:author="PR Preview" w:date="2026-01-01T00:00:00Z">
        <w:r>
          <w:t xml:space="preserve">).</w:t>
        </w:r>
      </w:ins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del w:id="743" w:author="PR Preview" w:date="2026-01-01T00:00:00Z">
        <w:r>
          <w:delText xml:space="preserve">and</w:delText>
        </w:r>
      </w:del>
      <w:del w:id="74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too.</w:delText>
        </w:r>
      </w:del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For example,</w:delText>
        </w:r>
      </w:del>
      <w:del w:id="74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=</m:t>
        </m:r>
        <m:r>
          <m:t>3</m:t>
        </m:r>
      </m:oMath>
      <w:del w:id="750" w:author="PR Preview" w:date="2026-01-01T00:00:00Z">
        <w:r>
          <w:delText xml:space="preserve">, the area of a rectangle of height</w:delText>
        </w:r>
      </w:del>
      <w:del w:id="751" w:author="PR Preview" w:date="2026-01-01T00:00:00Z">
        <w:r>
          <w:delText xml:space="preserve"> </w:delText>
        </w:r>
      </w:del>
      <m:oMath>
        <m:r>
          <m:t>2</m:t>
        </m:r>
      </m:oMath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and width</w:delText>
        </w:r>
      </w:del>
      <w:del w:id="754" w:author="PR Preview" w:date="2026-01-01T00:00:00Z">
        <w:r>
          <w:delText xml:space="preserve"> </w:delText>
        </w:r>
      </w:del>
      <m:oMath>
        <m:r>
          <m:t>1.5</m:t>
        </m:r>
      </m:oMath>
      <w:del w:id="755" w:author="PR Preview" w:date="2026-01-01T00:00:00Z">
        <w:r>
          <w:delText xml:space="preserve">.</w:delText>
        </w:r>
      </w:del>
    </w:p>
    <w:p>
      <w:pPr>
        <w:pStyle w:val="FirstParagraph"/>
      </w:pPr>
      <w:ins w:id="756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ins w:id="757" w:author="PR Preview" w:date="2026-01-01T00:00:00Z">
        <w:r>
          <w:t xml:space="preserve">too.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760" w:author="PR Preview" w:date="2026-01-01T00:00:00Z">
        <w:r>
          <w:t xml:space="preserve">the area of a rectangle of height</w:t>
        </w:r>
      </w:ins>
      <w:ins w:id="761" w:author="PR Preview" w:date="2026-01-01T00:00:00Z">
        <w:r>
          <w:t xml:space="preserve"> </w:t>
        </w:r>
      </w:ins>
      <m:oMath>
        <m:r>
          <m:t>2</m:t>
        </m:r>
      </m:oMath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and width</w:t>
        </w:r>
      </w:ins>
      <w:ins w:id="764" w:author="PR Preview" w:date="2026-01-01T00:00:00Z">
        <w:r>
          <w:t xml:space="preserve"> </w:t>
        </w:r>
      </w:ins>
      <m:oMath>
        <m:r>
          <m:t>1.5</m:t>
        </m:r>
      </m:oMath>
      <w:ins w:id="765" w:author="PR Preview" w:date="2026-01-01T00:00:00Z">
        <w:r>
          <w:t xml:space="preserve">.</w:t>
        </w:r>
      </w:ins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766" w:author="PR Preview" w:date="2026-01-01T00:00:00Z">
        <w:r>
          <w:delText xml:space="preserve">so</w:delText>
        </w:r>
      </w:del>
      <w:del w:id="76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768" w:author="PR Preview" w:date="2026-01-01T00:00:00Z">
        <w:r>
          <w:delText xml:space="preserve">, and indeed</w:delText>
        </w:r>
      </w:del>
      <w:del w:id="769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70" w:author="PR Preview" w:date="2026-01-01T00:00:00Z">
        <w:r>
          <w:delText xml:space="preserve">, as</w:delText>
        </w:r>
      </w:del>
      <w:del w:id="771" w:author="PR Preview" w:date="2026-01-01T00:00:00Z">
        <w:r>
          <w:delText xml:space="preserve"> </w:delText>
        </w:r>
      </w:del>
      <w:hyperlink w:anchor="thm-ftc">
        <w:del w:id="772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Part 1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predicts.</w:delText>
        </w:r>
      </w:del>
      <w:del w:id="777" w:author="PR Preview" w:date="2026-01-01T00:00:00Z">
        <w:r>
          <w:delText xml:space="preserve"> </w:delText>
        </w:r>
      </w:del>
      <w:hyperlink w:anchor="fig-ftc-part1">
        <w:del w:id="778" w:author="PR Preview" w:date="2026-01-01T00:00:00Z">
          <w:r>
            <w:rPr>
              <w:rStyle w:val="Hyperlink"/>
            </w:rPr>
            <w:delText xml:space="preserve">Figure 5</w:delText>
          </w:r>
        </w:del>
      </w:hyperlink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shows the integrand on the left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(shaded area equals</w:delText>
        </w:r>
      </w:del>
      <w:del w:id="78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at each</w:delText>
        </w:r>
      </w:del>
      <w:del w:id="786" w:author="PR Preview" w:date="2026-01-01T00:00:00Z">
        <w:r>
          <w:delText xml:space="preserve"> </w:delText>
        </w:r>
      </w:del>
      <m:oMath>
        <m:r>
          <m:t>x</m:t>
        </m:r>
      </m:oMath>
      <w:del w:id="787" w:author="PR Preview" w:date="2026-01-01T00:00:00Z">
        <w:r>
          <w:delText xml:space="preserve">)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and the accumulation function</w:delText>
        </w:r>
      </w:del>
      <w:del w:id="79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on the right</w:delText>
        </w:r>
      </w:del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(its slope at</w:delText>
        </w:r>
      </w:del>
      <w:del w:id="795" w:author="PR Preview" w:date="2026-01-01T00:00:00Z">
        <w:r>
          <w:delText xml:space="preserve"> </w:delText>
        </w:r>
      </w:del>
      <m:oMath>
        <m:r>
          <m:t>x</m:t>
        </m:r>
      </m:oMath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delText xml:space="preserve">equals</w:delText>
        </w:r>
      </w:del>
      <w:del w:id="79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799" w:author="PR Preview" w:date="2026-01-01T00:00:00Z">
        <w:r>
          <w:delText xml:space="preserve">).</w:delText>
        </w:r>
      </w:del>
    </w:p>
    <w:p>
      <w:pPr>
        <w:framePr w:w="0" w:h="0" w:vAnchor="margin" w:hAnchor="margin" w:xAlign="right" w:yAlign="top"/>
      </w:pPr>
    </w:p>
    <w:p>
      <w:pPr>
        <w:pStyle w:val="BodyText"/>
      </w:pPr>
      <w:pPr>
        <w:spacing w:before="200"/>
        <w:pStyle w:val="ImageCaption"/>
      </w:pPr>
      <w:del w:id="800" w:author="PR Preview" w:date="2026-01-01T00:00:00Z">
        <w:r>
          <w:delText xml:space="preserve">Figure 5: Left:</w:delText>
        </w:r>
      </w:del>
      <w:del w:id="80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del w:id="802" w:author="PR Preview" w:date="2026-01-01T00:00:00Z">
        <w:r>
          <w:delText xml:space="preserve">; the shaded area</w:delText>
        </w:r>
      </w:del>
      <w:del w:id="803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1.5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2.25</m:t>
        </m:r>
      </m:oMath>
      <w:del w:id="804" w:author="PR Preview" w:date="2026-01-01T00:00:00Z">
        <w:r>
          <w:delText xml:space="preserve">; vertical lines mark</w:delText>
        </w:r>
      </w:del>
      <w:del w:id="80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del w:id="806" w:author="PR Preview" w:date="2026-01-01T00:00:00Z">
        <w:r>
          <w:delText xml:space="preserve">.</w:delText>
        </w:r>
      </w:del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Right:</w:delText>
        </w:r>
      </w:del>
      <w:del w:id="80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810" w:author="PR Preview" w:date="2026-01-01T00:00:00Z">
        <w:r>
          <w:delText xml:space="preserve">; for each marked</w:delText>
        </w:r>
      </w:del>
      <w:del w:id="811" w:author="PR Preview" w:date="2026-01-01T00:00:00Z">
        <w:r>
          <w:delText xml:space="preserve"> </w:delText>
        </w:r>
      </w:del>
      <m:oMath>
        <m:r>
          <m:t>x</m:t>
        </m:r>
      </m:oMath>
      <w:del w:id="812" w:author="PR Preview" w:date="2026-01-01T00:00:00Z">
        <w:r>
          <w:delText xml:space="preserve">, the tangent slope equals</w:delText>
        </w:r>
      </w:del>
      <w:del w:id="81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814" w:author="PR Preview" w:date="2026-01-01T00:00:00Z">
        <w:r>
          <w:delText xml:space="preserve">.</w:delText>
        </w:r>
      </w:del>
    </w:p>
    <w:p>
      <w:pPr>
        <w:pStyle w:val="FirstParagraph"/>
      </w:pPr>
      <w:ins w:id="815" w:author="PR Preview" w:date="2026-01-01T00:00:00Z">
        <w:r>
          <w:t xml:space="preserve">so</w:t>
        </w:r>
      </w:ins>
      <w:ins w:id="81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817" w:author="PR Preview" w:date="2026-01-01T00:00:00Z">
        <w:r>
          <w:t xml:space="preserve">, and indeed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818" w:author="PR Preview" w:date="2026-01-01T00:00:00Z">
        <w:r>
          <w:t xml:space="preserve">as</w:t>
        </w:r>
      </w:ins>
      <w:ins w:id="819" w:author="PR Preview" w:date="2026-01-01T00:00:00Z">
        <w:r>
          <w:t xml:space="preserve"> </w:t>
        </w:r>
      </w:ins>
      <w:hyperlink w:anchor="thm-ftc">
        <w:ins w:id="820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Part 1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predicts.</w:t>
        </w:r>
      </w:ins>
      <w:ins w:id="825" w:author="PR Preview" w:date="2026-01-01T00:00:00Z">
        <w:r>
          <w:t xml:space="preserve"> </w:t>
        </w:r>
      </w:ins>
      <w:hyperlink w:anchor="fig-ftc-part1">
        <w:ins w:id="826" w:author="PR Preview" w:date="2026-01-01T00:00:00Z">
          <w:r>
            <w:rPr>
              <w:rStyle w:val="Hyperlink"/>
            </w:rPr>
            <w:t xml:space="preserve">Figure 5</w:t>
          </w:r>
        </w:ins>
      </w:hyperlink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shows the integrand on the left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(shaded area equals</w:t>
        </w:r>
      </w:ins>
      <w:ins w:id="83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at each</w:t>
        </w:r>
      </w:ins>
      <w:ins w:id="834" w:author="PR Preview" w:date="2026-01-01T00:00:00Z">
        <w:r>
          <w:t xml:space="preserve"> </w:t>
        </w:r>
      </w:ins>
      <m:oMath>
        <m:r>
          <m:t>x</m:t>
        </m:r>
      </m:oMath>
      <w:ins w:id="835" w:author="PR Preview" w:date="2026-01-01T00:00:00Z">
        <w:r>
          <w:t xml:space="preserve">)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and the accumulation function</w:t>
        </w:r>
      </w:ins>
      <w:ins w:id="83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on the right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(its slope at</w:t>
        </w:r>
      </w:ins>
      <w:ins w:id="843" w:author="PR Preview" w:date="2026-01-01T00:00:00Z">
        <w:r>
          <w:t xml:space="preserve"> </w:t>
        </w:r>
      </w:ins>
      <m:oMath>
        <m:r>
          <m:t>x</m:t>
        </m:r>
      </m:oMath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equals</w:t>
        </w:r>
      </w:ins>
      <w:ins w:id="84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847" w:author="PR Preview" w:date="2026-01-01T00:00:00Z">
        <w:r>
          <w:t xml:space="preserve">).</w:t>
        </w:r>
      </w:ins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ins w:id="848" w:author="PR Preview" w:date="2026-01-01T00:00:00Z">
        <w:r>
          <w:t xml:space="preserve">Figure 5: vertical lines mark</w:t>
        </w:r>
      </w:ins>
      <w:ins w:id="84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ins w:id="850" w:author="PR Preview" w:date="2026-01-01T00:00:00Z">
        <w:r>
          <w:t xml:space="preserve">.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Right:</w:t>
        </w:r>
      </w:ins>
      <w:ins w:id="85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854" w:author="PR Preview" w:date="2026-01-01T00:00:00Z">
        <w:r>
          <w:t xml:space="preserve">; for each marked</w:t>
        </w:r>
      </w:ins>
      <w:ins w:id="855" w:author="PR Preview" w:date="2026-01-01T00:00:00Z">
        <w:r>
          <w:t xml:space="preserve"> </w:t>
        </w:r>
      </w:ins>
      <m:oMath>
        <m:r>
          <m:t>x</m:t>
        </m:r>
      </m:oMath>
      <w:ins w:id="856" w:author="PR Preview" w:date="2026-01-01T00:00:00Z">
        <w:r>
          <w:t xml:space="preserve">, the tangent slope equals</w:t>
        </w:r>
      </w:ins>
      <w:ins w:id="85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858" w:author="PR Preview" w:date="2026-01-01T00:00:00Z">
        <w:r>
          <w:t xml:space="preserve">.</w:t>
        </w:r>
      </w:ins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del w:id="859" w:author="PR Preview" w:date="2026-01-01T00:00:00Z">
        <w:r>
          <w:rPr>
            <w:b/>
            <w:bCs/>
          </w:rPr>
          <w:delText xml:space="preserve">Example 37 (The double integral of</w:delText>
        </w:r>
      </w:del>
      <w:del w:id="860" w:author="PR Preview" w:date="2026-01-01T00:00:00Z">
        <w:r>
          <w:rPr>
            <w:b/>
            <w:bCs/>
          </w:rPr>
          <w:delText xml:space="preserve"> </w:delText>
        </w:r>
      </w:del>
      <m:oMath>
        <m:r>
          <m:t>1</m:t>
        </m:r>
      </m:oMath>
      <w:del w:id="861" w:author="PR Preview" w:date="2026-01-01T00:00:00Z">
        <w:r>
          <w:rPr>
            <w:b/>
            <w:bCs/>
          </w:rPr>
          <w:delText xml:space="preserve"> </w:delText>
        </w:r>
      </w:del>
      <w:del w:id="862" w:author="PR Preview" w:date="2026-01-01T00:00:00Z">
        <w:r>
          <w:rPr>
            <w:b/>
            <w:bCs/>
          </w:rPr>
          <w:delText xml:space="preserve">is an area)</w:delText>
        </w:r>
      </w:del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Let</w:delText>
        </w:r>
      </w:del>
      <w:del w:id="86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delText xml:space="preserve">on the rectangle</w:delText>
        </w:r>
      </w:del>
      <w:del w:id="868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del w:id="869" w:author="PR Preview" w:date="2026-01-01T00:00:00Z">
        <w:r>
          <w:delText xml:space="preserve">.</w:delText>
        </w:r>
      </w:del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Every sum in</w:delText>
        </w:r>
      </w:del>
      <w:del w:id="872" w:author="PR Preview" w:date="2026-01-01T00:00:00Z">
        <w:r>
          <w:delText xml:space="preserve"> </w:delText>
        </w:r>
      </w:del>
      <w:hyperlink w:anchor="def-double-integral">
        <w:del w:id="873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adds up the areas of rectangles inside</w:delText>
        </w:r>
      </w:del>
      <w:del w:id="876" w:author="PR Preview" w:date="2026-01-01T00:00:00Z">
        <w:r>
          <w:delText xml:space="preserve"> </w:delText>
        </w:r>
      </w:del>
      <m:oMath>
        <m:r>
          <m:t>R</m:t>
        </m:r>
      </m:oMath>
      <w:del w:id="877" w:author="PR Preview" w:date="2026-01-01T00:00:00Z">
        <w:r>
          <w:delText xml:space="preserve">,</w:delText>
        </w:r>
      </w:del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and those sums approach the area of</w:delText>
        </w:r>
      </w:del>
      <w:del w:id="880" w:author="PR Preview" w:date="2026-01-01T00:00:00Z">
        <w:r>
          <w:delText xml:space="preserve"> </w:delText>
        </w:r>
      </w:del>
      <m:oMath>
        <m:r>
          <m:t>R</m:t>
        </m:r>
      </m:oMath>
      <w:del w:id="881" w:author="PR Preview" w:date="2026-01-01T00:00:00Z">
        <w:r>
          <w:delText xml:space="preserve"> </w:delText>
        </w:r>
      </w:del>
      <w:del w:id="882" w:author="PR Preview" w:date="2026-01-01T00:00:00Z">
        <w:r>
          <w:delText xml:space="preserve">as the grid gets finer,</w:delText>
        </w:r>
      </w:del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so</w:delText>
        </w:r>
      </w:del>
      <w:del w:id="885" w:author="PR Preview" w:date="2026-01-01T00:00:00Z">
        <w:r>
          <w:delText xml:space="preserve"> </w:delText>
        </w:r>
      </w:del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del w:id="886" w:author="PR Preview" w:date="2026-01-01T00:00:00Z">
        <w:r>
          <w:delText xml:space="preserve">.</w:delText>
        </w:r>
      </w:del>
    </w:p>
    <w:p>
      <w:pPr>
        <w:pStyle w:val="BodyText"/>
      </w:pPr>
      <w:ins w:id="887" w:author="PR Preview" w:date="2026-01-01T00:00:00Z">
        <w:r>
          <w:rPr>
            <w:b/>
            <w:bCs/>
          </w:rPr>
          <w:t xml:space="preserve">Example 37 (The double integral of</w:t>
        </w:r>
      </w:ins>
      <w:ins w:id="888" w:author="PR Preview" w:date="2026-01-01T00:00:00Z">
        <w:r>
          <w:rPr>
            <w:b/>
            <w:bCs/>
          </w:rPr>
          <w:t xml:space="preserve"> </w:t>
        </w:r>
      </w:ins>
      <m:oMath>
        <m:r>
          <m:t>1</m:t>
        </m:r>
      </m:oMath>
      <w:ins w:id="889" w:author="PR Preview" w:date="2026-01-01T00:00:00Z">
        <w:r>
          <w:rPr>
            <w:b/>
            <w:bCs/>
          </w:rPr>
          <w:t xml:space="preserve"> </w:t>
        </w:r>
      </w:ins>
      <w:ins w:id="890" w:author="PR Preview" w:date="2026-01-01T00:00:00Z">
        <w:r>
          <w:rPr>
            <w:b/>
            <w:bCs/>
          </w:rPr>
          <w:t xml:space="preserve">is an area)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Let</w:t>
        </w:r>
      </w:ins>
      <w:ins w:id="89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on the rectangle</w:t>
        </w:r>
      </w:ins>
      <w:ins w:id="896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ins w:id="897" w:author="PR Preview" w:date="2026-01-01T00:00:00Z">
        <w:r>
          <w:t xml:space="preserve">.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Every sum in</w:t>
        </w:r>
      </w:ins>
      <w:ins w:id="900" w:author="PR Preview" w:date="2026-01-01T00:00:00Z">
        <w:r>
          <w:t xml:space="preserve"> </w:t>
        </w:r>
      </w:ins>
      <w:hyperlink w:anchor="def-double-integral">
        <w:ins w:id="901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adds up the areas of rectangles inside</w:t>
        </w:r>
      </w:ins>
      <w:ins w:id="904" w:author="PR Preview" w:date="2026-01-01T00:00:00Z">
        <w:r>
          <w:t xml:space="preserve"> </w:t>
        </w:r>
      </w:ins>
      <m:oMath>
        <m:r>
          <m:t>R</m:t>
        </m:r>
      </m:oMath>
      <w:ins w:id="905" w:author="PR Preview" w:date="2026-01-01T00:00:00Z">
        <w:r>
          <w:t xml:space="preserve">,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and those sums approach the area of</w:t>
        </w:r>
      </w:ins>
      <w:ins w:id="908" w:author="PR Preview" w:date="2026-01-01T00:00:00Z">
        <w:r>
          <w:t xml:space="preserve"> </w:t>
        </w:r>
      </w:ins>
      <m:oMath>
        <m:r>
          <m:t>R</m:t>
        </m:r>
      </m:oMath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as the grid gets finer,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3"/>
    <w:bookmarkStart w:id="314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del w:id="913" w:author="PR Preview" w:date="2026-01-01T00:00:00Z">
        <w:r>
          <w:delText xml:space="preserve">Holding</w:delText>
        </w:r>
      </w:del>
      <w:del w:id="914" w:author="PR Preview" w:date="2026-01-01T00:00:00Z">
        <w:r>
          <w:delText xml:space="preserve"> </w:delText>
        </w:r>
      </w:del>
      <m:oMath>
        <m:r>
          <m:t>x</m:t>
        </m:r>
      </m:oMath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fixed and differentiating in</w:delText>
        </w:r>
      </w:del>
      <w:del w:id="917" w:author="PR Preview" w:date="2026-01-01T00:00:00Z">
        <w:r>
          <w:delText xml:space="preserve"> </w:delText>
        </w:r>
      </w:del>
      <m:oMath>
        <m:r>
          <m:t>y</m:t>
        </m:r>
      </m:oMath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(by the quotient rule,</w:delText>
        </w:r>
      </w:del>
      <w:del w:id="920" w:author="PR Preview" w:date="2026-01-01T00:00:00Z">
        <w:r>
          <w:delText xml:space="preserve"> </w:delText>
        </w:r>
      </w:del>
      <w:hyperlink w:anchor="thm-quotient-rule">
        <w:del w:id="921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922" w:author="PR Preview" w:date="2026-01-01T00:00:00Z">
        <w:r>
          <w:delText xml:space="preserve">),</w:delText>
        </w:r>
      </w:del>
      <w:del w:id="92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y</m:t>
            </m:r>
          </m:den>
        </m:f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⋅</m:t>
            </m:r>
            <m:r>
              <m:t>2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del w:id="924" w:author="PR Preview" w:date="2026-01-01T00:00:00Z">
        <w:r>
          <w:delText xml:space="preserve">.</w:delText>
        </w:r>
      </w:del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(A derivative in one variable with the others held fixed is a</w:delText>
        </w:r>
      </w:del>
      <w:del w:id="927" w:author="PR Preview" w:date="2026-01-01T00:00:00Z">
        <w:r>
          <w:delText xml:space="preserve"> </w:delText>
        </w:r>
      </w:del>
      <w:hyperlink r:id="rId332">
        <w:del w:id="928" w:author="PR Preview" w:date="2026-01-01T00:00:00Z">
          <w:r>
            <w:rPr>
              <w:rStyle w:val="Hyperlink"/>
            </w:rPr>
            <w:delText xml:space="preserve">partial derivative</w:delText>
          </w:r>
        </w:del>
      </w:hyperlink>
      <w:del w:id="929" w:author="PR Preview" w:date="2026-01-01T00:00:00Z">
        <w:r>
          <w:delText xml:space="preserve">,</w:delText>
        </w:r>
      </w:del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defined on the vector calculus page.)</w:delText>
        </w:r>
      </w:del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The arctangent</w:delText>
        </w:r>
      </w:del>
      <w:del w:id="934" w:author="PR Preview" w:date="2026-01-01T00:00:00Z">
        <w:r>
          <w:delText xml:space="preserve"> </w:delText>
        </w:r>
      </w:del>
      <m:oMath>
        <m:r>
          <m:rPr>
            <m:sty m:val="p"/>
          </m:rPr>
          <m:t>arctan</m:t>
        </m:r>
      </m:oMath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delText xml:space="preserve">is the inverse of the tangent function from trigonometry;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all this example needs is that</w:delText>
        </w:r>
      </w:del>
      <w:del w:id="93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del w:id="940" w:author="PR Preview" w:date="2026-01-01T00:00:00Z">
        <w:r>
          <w:delText xml:space="preserve">,</w:delText>
        </w:r>
      </w:del>
      <w:del w:id="941" w:author="PR Preview" w:date="2026-01-01T00:00:00Z">
        <w:r>
          <w:delText xml:space="preserve"> </w:delText>
        </w:r>
      </w:del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942" w:author="PR Preview" w:date="2026-01-01T00:00:00Z">
        <w:r>
          <w:delText xml:space="preserve">, and</w:delText>
        </w:r>
      </w:del>
      <w:del w:id="943" w:author="PR Preview" w:date="2026-01-01T00:00:00Z">
        <w:r>
          <w:delText xml:space="preserve"> </w:delText>
        </w:r>
      </w:del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del w:id="944" w:author="PR Preview" w:date="2026-01-01T00:00:00Z">
        <w:r>
          <w:delText xml:space="preserve">.</w:delText>
        </w:r>
      </w:del>
    </w:p>
    <w:p>
      <w:pPr>
        <w:pStyle w:val="BodyText"/>
      </w:pPr>
      <w:ins w:id="945" w:author="PR Preview" w:date="2026-01-01T00:00:00Z">
        <w:r>
          <w:t xml:space="preserve">Holding</w:t>
        </w:r>
      </w:ins>
      <w:ins w:id="946" w:author="PR Preview" w:date="2026-01-01T00:00:00Z">
        <w:r>
          <w:t xml:space="preserve"> </w:t>
        </w:r>
      </w:ins>
      <m:oMath>
        <m:r>
          <m:t>x</m:t>
        </m:r>
      </m:oMath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fixed and differentiating in</w:t>
        </w:r>
      </w:ins>
      <w:ins w:id="949" w:author="PR Preview" w:date="2026-01-01T00:00:00Z">
        <w:r>
          <w:t xml:space="preserve"> </w:t>
        </w:r>
      </w:ins>
      <m:oMath>
        <m:r>
          <m:t>y</m:t>
        </m:r>
      </m:oMath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(by the quotient rule,</w:t>
        </w:r>
      </w:ins>
      <w:ins w:id="952" w:author="PR Preview" w:date="2026-01-01T00:00:00Z">
        <w:r>
          <w:t xml:space="preserve"> </w:t>
        </w:r>
      </w:ins>
      <w:hyperlink w:anchor="thm-quotient-rule">
        <w:ins w:id="953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954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955" w:author="PR Preview" w:date="2026-01-01T00:00:00Z">
        <w:r>
          <w:t xml:space="preserve">(A derivative in one variable with the others held fixed is a</w:t>
        </w:r>
      </w:ins>
      <w:ins w:id="956" w:author="PR Preview" w:date="2026-01-01T00:00:00Z">
        <w:r>
          <w:t xml:space="preserve"> </w:t>
        </w:r>
      </w:ins>
      <w:hyperlink r:id="rId332">
        <w:ins w:id="957" w:author="PR Preview" w:date="2026-01-01T00:00:00Z">
          <w:r>
            <w:rPr>
              <w:rStyle w:val="Hyperlink"/>
            </w:rPr>
            <w:t xml:space="preserve">partial derivative</w:t>
          </w:r>
        </w:ins>
      </w:hyperlink>
      <w:ins w:id="958" w:author="PR Preview" w:date="2026-01-01T00:00:00Z">
        <w:r>
          <w:t xml:space="preserve">,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defined on the vector calculus page.)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The arctangent</w:t>
        </w:r>
      </w:ins>
      <w:ins w:id="963" w:author="PR Preview" w:date="2026-01-01T00:00:00Z">
        <w:r>
          <w:t xml:space="preserve"> </w:t>
        </w:r>
      </w:ins>
      <m:oMath>
        <m:r>
          <m:rPr>
            <m:sty m:val="p"/>
          </m:rPr>
          <m:t>arctan</m:t>
        </m:r>
      </m:oMath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is the inverse of the tangent function from trigonometry;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all this example needs is that</w:t>
        </w:r>
      </w:ins>
      <w:ins w:id="96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ins w:id="969" w:author="PR Preview" w:date="2026-01-01T00:00:00Z">
        <w:r>
          <w:t xml:space="preserve">,</w:t>
        </w:r>
      </w:ins>
      <w:ins w:id="970" w:author="PR Preview" w:date="2026-01-01T00:00:00Z">
        <w:r>
          <w:t xml:space="preserve"> </w:t>
        </w:r>
      </w:ins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971" w:author="PR Preview" w:date="2026-01-01T00:00:00Z">
        <w:r>
          <w:t xml:space="preserve">, and</w:t>
        </w:r>
      </w:ins>
      <w:ins w:id="972" w:author="PR Preview" w:date="2026-01-01T00:00:00Z">
        <w:r>
          <w:t xml:space="preserve"> </w:t>
        </w:r>
      </w:ins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ins w:id="973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del w:id="974" w:author="PR Preview" w:date="2026-01-01T00:00:00Z">
        <w:r>
          <w:delText xml:space="preserve">Holding</w:delText>
        </w:r>
      </w:del>
      <w:del w:id="975" w:author="PR Preview" w:date="2026-01-01T00:00:00Z">
        <w:r>
          <w:delText xml:space="preserve"> </w:delText>
        </w:r>
      </w:del>
      <m:oMath>
        <m:r>
          <m:t>y</m:t>
        </m:r>
      </m:oMath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fixed and differentiating in</w:delText>
        </w:r>
      </w:del>
      <w:del w:id="978" w:author="PR Preview" w:date="2026-01-01T00:00:00Z">
        <w:r>
          <w:delText xml:space="preserve"> </w:delText>
        </w:r>
      </w:del>
      <m:oMath>
        <m:r>
          <m:t>x</m:t>
        </m:r>
      </m:oMath>
      <w:del w:id="979" w:author="PR Preview" w:date="2026-01-01T00:00:00Z">
        <w:r>
          <w:delText xml:space="preserve">,</w:delText>
        </w:r>
      </w:del>
      <w:del w:id="98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del w:id="981" w:author="PR Preview" w:date="2026-01-01T00:00:00Z">
        <w:r>
          <w:delText xml:space="preserve">:</w:delText>
        </w:r>
      </w:del>
    </w:p>
    <w:p>
      <w:pPr>
        <w:pStyle w:val="BodyText"/>
      </w:pPr>
      <w:ins w:id="982" w:author="PR Preview" w:date="2026-01-01T00:00:00Z">
        <w:r>
          <w:t xml:space="preserve">Holding</w:t>
        </w:r>
      </w:ins>
      <w:ins w:id="983" w:author="PR Preview" w:date="2026-01-01T00:00:00Z">
        <w:r>
          <w:t xml:space="preserve"> </w:t>
        </w:r>
      </w:ins>
      <m:oMath>
        <m:r>
          <m:t>y</m:t>
        </m:r>
      </m:oMath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fixed and differentiating in</w:t>
        </w:r>
      </w:ins>
      <w:ins w:id="986" w:author="PR Preview" w:date="2026-01-01T00:00:00Z">
        <w:r>
          <w:t xml:space="preserve"> </w:t>
        </w:r>
      </w:ins>
      <m:oMath>
        <m:r>
          <m:t>x</m:t>
        </m:r>
      </m:oMath>
      <w:ins w:id="98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del w:id="988" w:author="PR Preview" w:date="2026-01-01T00:00:00Z">
        <w:r>
          <w:delText xml:space="preserve">As a cross-check, linearity of expectation gives the same value:</w:delText>
        </w:r>
      </w:del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since</w:delText>
        </w:r>
      </w:del>
      <w:del w:id="99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for</w:delText>
        </w:r>
      </w:del>
      <w:del w:id="99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(and likewise for</w:delText>
        </w:r>
      </w:del>
      <w:del w:id="997" w:author="PR Preview" w:date="2026-01-01T00:00:00Z">
        <w:r>
          <w:delText xml:space="preserve"> </w:delText>
        </w:r>
      </w:del>
      <m:oMath>
        <m:r>
          <m:t>Y</m:t>
        </m:r>
      </m:oMath>
      <w:del w:id="998" w:author="PR Preview" w:date="2026-01-01T00:00:00Z">
        <w:r>
          <w:delText xml:space="preserve">),</w:delText>
        </w:r>
      </w:del>
    </w:p>
    <w:p>
      <w:pPr>
        <w:pStyle w:val="BodyText"/>
      </w:pPr>
      <w:ins w:id="999" w:author="PR Preview" w:date="2026-01-01T00:00:00Z">
        <w:r>
          <w:t xml:space="preserve">As a cross-check, linearity of expectation gives the same value: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ins w:id="1002" w:author="PR Preview" w:date="2026-01-01T00:00:00Z">
        <w:r>
          <w:t xml:space="preserve">for</w:t>
        </w:r>
      </w:ins>
      <w:ins w:id="100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(and likewise for</w:t>
        </w:r>
      </w:ins>
      <w:ins w:id="1006" w:author="PR Preview" w:date="2026-01-01T00:00:00Z">
        <w:r>
          <w:t xml:space="preserve"> </w:t>
        </w:r>
      </w:ins>
      <m:oMath>
        <m:r>
          <m:t>Y</m:t>
        </m:r>
      </m:oMath>
      <w:ins w:id="1007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del w:id="1008" w:author="PR Preview" w:date="2026-01-01T00:00:00Z">
        <w:r>
          <w:rPr>
            <w:b/>
            <w:bCs/>
          </w:rPr>
          <w:delText xml:space="preserve">Why</w:delText>
        </w:r>
      </w:del>
      <w:del w:id="1009" w:author="PR Preview" w:date="2026-01-01T00:00:00Z">
        <w:r>
          <w:rPr>
            <w:b/>
            <w:bCs/>
          </w:rPr>
          <w:delText xml:space="preserve"> </w:delText>
        </w:r>
      </w:del>
      <w:hyperlink w:anchor="thm-fubini-tonelli">
        <w:del w:id="1010" w:author="PR Preview" w:date="2026-01-01T00:00:00Z">
          <w:r>
            <w:rPr>
              <w:rStyle w:val="Hyperlink"/>
              <w:b/>
              <w:bCs/>
            </w:rPr>
            <w:delText xml:space="preserve">Theorem 17</w:delText>
          </w:r>
        </w:del>
      </w:hyperlink>
      <w:del w:id="1011" w:author="PR Preview" w:date="2026-01-01T00:00:00Z">
        <w:r>
          <w:rPr>
            <w:b/>
            <w:bCs/>
          </w:rPr>
          <w:delText xml:space="preserve">’s conditions fail:</w:delText>
        </w:r>
      </w:del>
      <w:del w:id="1012" w:author="PR Preview" w:date="2026-01-01T00:00:00Z">
        <w:r>
          <w:delText xml:space="preserve"> </w:delText>
        </w:r>
      </w:del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013" w:author="PR Preview" w:date="2026-01-01T00:00:00Z">
        <w:r>
          <w:delText xml:space="preserve">, which violates condition (b).</w:delText>
        </w:r>
      </w:del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Switching to polar coordinates</w:delText>
        </w:r>
      </w:del>
      <w:del w:id="101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near the origin, the</w:delText>
        </w:r>
      </w:del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integrand satisfies</w:delText>
        </w:r>
      </w:del>
      <w:del w:id="1021" w:author="PR Preview" w:date="2026-01-01T00:00:00Z">
        <w:r>
          <w:delText xml:space="preserve"> </w:delText>
        </w:r>
      </w:del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t>​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del w:id="1022" w:author="PR Preview" w:date="2026-01-01T00:00:00Z">
        <w:r>
          <w:delText xml:space="preserve">,</w:delText>
        </w:r>
      </w:del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so</w:delText>
        </w:r>
      </w:del>
    </w:p>
    <w:p>
      <w:pPr>
        <w:pStyle w:val="BodyText"/>
      </w:pPr>
      <w:ins w:id="1025" w:author="PR Preview" w:date="2026-01-01T00:00:00Z">
        <w:r>
          <w:rPr>
            <w:b/>
            <w:bCs/>
          </w:rPr>
          <w:t xml:space="preserve">Why</w:t>
        </w:r>
      </w:ins>
      <w:ins w:id="1026" w:author="PR Preview" w:date="2026-01-01T00:00:00Z">
        <w:r>
          <w:rPr>
            <w:b/>
            <w:bCs/>
          </w:rPr>
          <w:t xml:space="preserve"> </w:t>
        </w:r>
      </w:ins>
      <w:hyperlink w:anchor="thm-fubini-tonelli">
        <w:ins w:id="1027" w:author="PR Preview" w:date="2026-01-01T00:00:00Z">
          <w:r>
            <w:rPr>
              <w:rStyle w:val="Hyperlink"/>
              <w:b/>
              <w:bCs/>
            </w:rPr>
            <w:t xml:space="preserve">Theorem 17</w:t>
          </w:r>
        </w:ins>
      </w:hyperlink>
      <w:ins w:id="1028" w:author="PR Preview" w:date="2026-01-01T00:00:00Z">
        <w:r>
          <w:rPr>
            <w:b/>
            <w:bCs/>
          </w:rPr>
          <w:t xml:space="preserve">’s conditions fail:</w:t>
        </w:r>
      </w:ins>
      <w:ins w:id="1029" w:author="PR Preview" w:date="2026-01-01T00:00:00Z">
        <w:r>
          <w:t xml:space="preserve"> </w:t>
        </w:r>
      </w:ins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030" w:author="PR Preview" w:date="2026-01-01T00:00:00Z">
        <w:r>
          <w:t xml:space="preserve">, which violates condition (b).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Switching to polar coordinates</w:t>
        </w:r>
      </w:ins>
      <w:ins w:id="10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near the origin, the</w:t>
        </w:r>
      </w:ins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integrand satisfies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038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0" Type="http://schemas.openxmlformats.org/officeDocument/2006/relationships/image" Target="media/rId250.png"/><Relationship Id="rId18" Type="http://schemas.openxmlformats.org/officeDocument/2006/relationships/image" Target="media/rId18.png"/><Relationship Id="rId231" Type="http://schemas.openxmlformats.org/officeDocument/2006/relationships/image" Target="media/rId231.png"/><Relationship Id="rId179" Type="http://schemas.openxmlformats.org/officeDocument/2006/relationships/image" Target="media/rId179.png"/><Relationship Id="rId175" Type="http://schemas.openxmlformats.org/officeDocument/2006/relationships/image" Target="media/rId175.png"/><Relationship Id="rId294" Type="http://schemas.openxmlformats.org/officeDocument/2006/relationships/image" Target="media/rId294.png"/><Relationship Id="rId290" Type="http://schemas.openxmlformats.org/officeDocument/2006/relationships/image" Target="media/rId290.png"/><Relationship Id="rId276" Type="http://schemas.openxmlformats.org/officeDocument/2006/relationships/image" Target="media/rId276.png"/><Relationship Id="rId280" Type="http://schemas.openxmlformats.org/officeDocument/2006/relationships/image" Target="media/rId280.png"/><Relationship Id="rId239" Type="http://schemas.openxmlformats.org/officeDocument/2006/relationships/image" Target="media/rId239.png"/><Relationship Id="rId336" Type="http://schemas.openxmlformats.org/officeDocument/2006/relationships/image" Target="media/rId336.png"/><Relationship Id="rId322" Type="http://schemas.openxmlformats.org/officeDocument/2006/relationships/image" Target="media/rId322.png"/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2026-10-09T17:30:06Z</dcterms:created>
  <dcterms:modified xsi:type="dcterms:W3CDTF">2026-10-09T17:30:06Z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