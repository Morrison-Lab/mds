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10:16:39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Finite unions.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Extend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to a sequence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by setting</w:delText>
        </w:r>
      </w:del>
      <w:del w:id="1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12" w:author="PR Preview" w:date="2026-01-01T00:00:00Z">
        <w:r>
          <w:delText xml:space="preserve">;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each of these sets is in</w:delText>
        </w:r>
      </w:del>
      <w:del w:id="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6" w:author="PR Preview" w:date="2026-01-01T00:00:00Z">
        <w:r>
          <w:delText xml:space="preserve">, by the first part.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Then:</w:delText>
        </w:r>
      </w:del>
    </w:p>
    <w:p>
      <w:pPr>
        <w:pStyle w:val="BodyText"/>
      </w:pPr>
      <w:ins w:id="19" w:author="PR Preview" w:date="2026-01-01T00:00:00Z">
        <w:r>
          <w:rPr>
            <w:i/>
            <w:iCs/>
          </w:rPr>
          <w:t xml:space="preserve">Finite unions.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Extend</w:t>
        </w:r>
      </w:ins>
      <w:ins w:id="2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to a sequence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by setting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ins w:id="27" w:author="PR Preview" w:date="2026-01-01T00:00:00Z">
        <w:r>
          <w:t xml:space="preserve">each of these sets is in</w:t>
        </w:r>
      </w:ins>
      <w:ins w:id="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9" w:author="PR Preview" w:date="2026-01-01T00:00:00Z">
        <w:r>
          <w:t xml:space="preserve">, by the first part.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not non-decreasing,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because</w:delText>
        </w:r>
      </w:del>
      <w:del w:id="3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del w:id="37" w:author="PR Preview" w:date="2026-01-01T00:00:00Z">
        <w:r>
          <w:delText xml:space="preserve">.</w:delText>
        </w:r>
      </w:del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is not non-decreasing,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del w:id="42" w:author="PR Preview" w:date="2026-01-01T00:00:00Z">
        <w:r>
          <w:rPr>
            <w:b/>
            <w:bCs/>
          </w:rPr>
          <w:delText xml:space="preserve">Example 8 (Partial sums of halves)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For</w:delText>
        </w:r>
      </w:del>
      <w:del w:id="4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46" w:author="PR Preview" w:date="2026-01-01T00:00:00Z">
        <w:r>
          <w:delText xml:space="preserve">, the sequence</w:delText>
        </w:r>
      </w:del>
      <w:del w:id="4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8" w:author="PR Preview" w:date="2026-01-01T00:00:00Z">
        <w:r>
          <w:delText xml:space="preserve">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 first three partial sums are</w:delText>
        </w:r>
      </w:del>
      <w:del w:id="5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52" w:author="PR Preview" w:date="2026-01-01T00:00:00Z">
        <w:r>
          <w:delText xml:space="preserve">,</w:delText>
        </w:r>
      </w:del>
      <w:del w:id="5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del w:id="54" w:author="PR Preview" w:date="2026-01-01T00:00:00Z">
        <w:r>
          <w:delText xml:space="preserve">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and</w:delText>
        </w:r>
      </w:del>
      <w:del w:id="5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del w:id="58" w:author="PR Preview" w:date="2026-01-01T00:00:00Z">
        <w:r>
          <w:delText xml:space="preserve">.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In general,</w:delText>
        </w:r>
      </w:del>
      <w:del w:id="6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62" w:author="PR Preview" w:date="2026-01-01T00:00:00Z">
        <w:r>
          <w:delText xml:space="preserve">.</w:delText>
        </w:r>
      </w:del>
    </w:p>
    <w:p>
      <w:pPr>
        <w:pStyle w:val="FirstParagraph"/>
      </w:pPr>
      <w:ins w:id="63" w:author="PR Preview" w:date="2026-01-01T00:00:00Z">
        <w:r>
          <w:rPr>
            <w:b/>
            <w:bCs/>
          </w:rPr>
          <w:t xml:space="preserve">Example 8 (Partial sums of halves)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For</w:t>
        </w:r>
      </w:ins>
      <w:ins w:id="6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67" w:author="PR Preview" w:date="2026-01-01T00:00:00Z">
        <w:r>
          <w:t xml:space="preserve">, the sequence</w:t>
        </w:r>
      </w:ins>
      <w:ins w:id="6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 first three partial sums are</w:t>
        </w:r>
      </w:ins>
      <w:ins w:id="7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7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5" w:author="PR Preview" w:date="2026-01-01T00:00:00Z">
        <w:r>
          <w:t xml:space="preserve">In general,</w:t>
        </w:r>
      </w:ins>
      <w:ins w:id="7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77" w:author="PR Preview" w:date="2026-01-01T00:00:00Z">
        <w:r>
          <w:t xml:space="preserve">.</w:t>
        </w:r>
      </w:ins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del w:id="78" w:author="PR Preview" w:date="2026-01-01T00:00:00Z">
        <w:r>
          <w:rPr>
            <w:i/>
            <w:iCs/>
          </w:rPr>
          <w:delText xml:space="preserve">Proof</w:delText>
        </w:r>
      </w:del>
      <w:del w:id="79" w:author="PR Preview" w:date="2026-01-01T00:00:00Z">
        <w:r>
          <w:delText xml:space="preserve">. </w:delText>
        </w:r>
      </w:del>
      <w:del w:id="80" w:author="PR Preview" w:date="2026-01-01T00:00:00Z">
        <w:r>
          <w:delText xml:space="preserve">Let</w:delText>
        </w:r>
      </w:del>
      <w:del w:id="8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be pairwise disjoint sets in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5" w:author="PR Preview" w:date="2026-01-01T00:00:00Z">
        <w:r>
          <w:delText xml:space="preserve">,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and extend them to a sequence by setting</w:delText>
        </w:r>
      </w:del>
      <w:del w:id="8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89" w:author="PR Preview" w:date="2026-01-01T00:00:00Z">
        <w:r>
          <w:delText xml:space="preserve">.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The extended sequence is still pairwise disjoint,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since</w:delText>
        </w:r>
      </w:del>
      <w:del w:id="94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shares no element with any set,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and its union is</w:delText>
        </w:r>
      </w:del>
      <w:del w:id="9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00" w:author="PR Preview" w:date="2026-01-01T00:00:00Z">
        <w:r>
          <w:delText xml:space="preserve">. So:</w:delText>
        </w:r>
      </w:del>
    </w:p>
    <w:p>
      <w:pPr>
        <w:pStyle w:val="BodyText"/>
      </w:pPr>
      <w:ins w:id="101" w:author="PR Preview" w:date="2026-01-01T00:00:00Z">
        <w:r>
          <w:rPr>
            <w:i/>
            <w:iCs/>
          </w:rPr>
          <w:t xml:space="preserve">Proof</w:t>
        </w:r>
      </w:ins>
      <w:ins w:id="102" w:author="PR Preview" w:date="2026-01-01T00:00:00Z">
        <w:r>
          <w:t xml:space="preserve">. </w:t>
        </w:r>
      </w:ins>
      <w:ins w:id="103" w:author="PR Preview" w:date="2026-01-01T00:00:00Z">
        <w:r>
          <w:t xml:space="preserve">Let</w:t>
        </w:r>
      </w:ins>
      <w:ins w:id="10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be pairwise disjoint sets in</w:t>
        </w:r>
      </w:ins>
      <w:ins w:id="1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 extend them to a sequence by setting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1" w:author="PR Preview" w:date="2026-01-01T00:00:00Z">
        <w:r>
          <w:t xml:space="preserve">The extended sequence is still pairwise disjoint,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since</w:t>
        </w:r>
      </w:ins>
      <w:ins w:id="114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shares no element with any set,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and its union is</w:t>
        </w:r>
      </w:ins>
      <w:ins w:id="11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20" w:author="PR Preview" w:date="2026-01-01T00:00:00Z">
        <w:r>
          <w:t xml:space="preserve">.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del w:id="121" w:author="PR Preview" w:date="2026-01-01T00:00:00Z">
        <w:r>
          <w:rPr>
            <w:b/>
            <w:bCs/>
          </w:rPr>
          <w:delText xml:space="preserve">Example 17 (Counting measure on the non-negative integers)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For the counting measure</w:delText>
        </w:r>
      </w:del>
      <w:del w:id="124" w:author="PR Preview" w:date="2026-01-01T00:00:00Z">
        <w:r>
          <w:delText xml:space="preserve"> </w:delText>
        </w:r>
      </w:del>
      <m:oMath>
        <m:r>
          <m:t>μ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on the</w:delText>
        </w:r>
      </w:del>
      <w:del w:id="127" w:author="PR Preview" w:date="2026-01-01T00:00:00Z">
        <w:r>
          <w:delText xml:space="preserve"> </w:delText>
        </w:r>
      </w:del>
      <w:hyperlink r:id="rId79">
        <w:del w:id="128" w:author="PR Preview" w:date="2026-01-01T00:00:00Z">
          <w:r>
            <w:rPr>
              <w:rStyle w:val="Hyperlink"/>
            </w:rPr>
            <w:delText xml:space="preserve">non-negative integers</w:delText>
          </w:r>
        </w:del>
      </w:hyperlink>
      <w:del w:id="1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30" w:author="PR Preview" w:date="2026-01-01T00:00:00Z">
        <w:r>
          <w:delText xml:space="preserve">,</w:delText>
        </w:r>
      </w:del>
      <w:del w:id="13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132" w:author="PR Preview" w:date="2026-01-01T00:00:00Z">
        <w:r>
          <w:delText xml:space="preserve">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and the set of even numbers has</w:delText>
        </w:r>
      </w:del>
      <w:del w:id="13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36" w:author="PR Preview" w:date="2026-01-01T00:00:00Z">
        <w:r>
          <w:delText xml:space="preserve">.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The even numbers are the union of the pairwise disjoint sets</w:delText>
        </w:r>
      </w:del>
      <w:del w:id="13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and countable additivity agrees:</w:delText>
        </w:r>
      </w:del>
      <w:del w:id="14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44" w:author="PR Preview" w:date="2026-01-01T00:00:00Z">
        <w:r>
          <w:delText xml:space="preserve">.</w:delText>
        </w:r>
      </w:del>
    </w:p>
    <w:p>
      <w:pPr>
        <w:pStyle w:val="FirstParagraph"/>
      </w:pPr>
      <w:ins w:id="145" w:author="PR Preview" w:date="2026-01-01T00:00:00Z">
        <w:r>
          <w:rPr>
            <w:b/>
            <w:bCs/>
          </w:rPr>
          <w:t xml:space="preserve">Example 17 (Counting measure on the non-negative integers)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 the counting measure</w:t>
        </w:r>
      </w:ins>
      <w:ins w:id="148" w:author="PR Preview" w:date="2026-01-01T00:00:00Z">
        <w:r>
          <w:t xml:space="preserve"> </w:t>
        </w:r>
      </w:ins>
      <m:oMath>
        <m:r>
          <m:t>μ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on the</w:t>
        </w:r>
      </w:ins>
      <w:ins w:id="151" w:author="PR Preview" w:date="2026-01-01T00:00:00Z">
        <w:r>
          <w:t xml:space="preserve"> </w:t>
        </w:r>
      </w:ins>
      <w:hyperlink r:id="rId79">
        <w:ins w:id="152" w:author="PR Preview" w:date="2026-01-01T00:00:00Z">
          <w:r>
            <w:rPr>
              <w:rStyle w:val="Hyperlink"/>
            </w:rPr>
            <w:t xml:space="preserve">non-negative integers</w:t>
          </w:r>
        </w:ins>
      </w:hyperlink>
      <w:ins w:id="15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54" w:author="PR Preview" w:date="2026-01-01T00:00:00Z">
        <w:r>
          <w:t xml:space="preserve">,</w:t>
        </w:r>
      </w:ins>
      <w:ins w:id="15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and the set of even numbers has</w:t>
        </w:r>
      </w:ins>
      <w:ins w:id="15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 even numbers are the union of the pairwise disjoint sets</w:t>
        </w:r>
      </w:ins>
      <w:ins w:id="16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and countable additivity agrees: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16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1"/>
        </w:numPr>
      </w:pPr>
      <w:del w:id="168" w:author="PR Preview" w:date="2026-01-01T00:00:00Z">
        <w:r>
          <w:delText xml:space="preserve">A single point has length zero:</w:delText>
        </w:r>
      </w:del>
      <w:del w:id="16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del w:id="17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1"/>
        </w:numPr>
      </w:pPr>
      <w:del w:id="171" w:author="PR Preview" w:date="2026-01-01T00:00:00Z">
        <w:r>
          <w:delText xml:space="preserve">The integers are the union of the pairwise disjoint single points</w:delText>
        </w:r>
      </w:del>
      <w:del w:id="17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(</w:delText>
        </w:r>
      </w:del>
      <w:hyperlink w:anchor="exm-borel-sigma-algebra">
        <w:del w:id="175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76" w:author="PR Preview" w:date="2026-01-01T00:00:00Z">
        <w:r>
          <w:delText xml:space="preserve">), so countable additivity gives</w:delText>
        </w:r>
      </w:del>
      <w:del w:id="17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del w:id="178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ins w:id="179" w:author="PR Preview" w:date="2026-01-01T00:00:00Z">
        <w:r>
          <w:t xml:space="preserve">A single point has length zero: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ins w:id="180" w:author="PR Preview" w:date="2026-01-01T00:00:00Z">
        <w:r>
          <w:t xml:space="preserve">The integers are the union of the pairwise disjoint single points</w:t>
        </w:r>
      </w:ins>
      <w:ins w:id="18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(</w:t>
        </w:r>
      </w:ins>
      <w:hyperlink w:anchor="exm-borel-sigma-algebra">
        <w:ins w:id="184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85" w:author="PR Preview" w:date="2026-01-01T00:00:00Z">
        <w:r>
          <w:t xml:space="preserve">), so countable additivity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del w:id="186" w:author="PR Preview" w:date="2026-01-01T00:00:00Z">
        <w:r>
          <w:delText xml:space="preserve">Lebesgue measure on</w:delText>
        </w:r>
      </w:del>
      <w:del w:id="18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gives the whole interval</w:delText>
        </w:r>
      </w:del>
      <w:del w:id="19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the value</w:delText>
        </w:r>
      </w:del>
      <w:del w:id="19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194" w:author="PR Preview" w:date="2026-01-01T00:00:00Z">
        <w:r>
          <w:delText xml:space="preserve">.</w:delText>
        </w:r>
      </w:del>
    </w:p>
    <w:p>
      <w:pPr>
        <w:numPr>
          <w:ilvl w:val="0"/>
          <w:numId w:val="1011"/>
        </w:numPr>
      </w:pPr>
      <w:ins w:id="195" w:author="PR Preview" w:date="2026-01-01T00:00:00Z">
        <w:r>
          <w:t xml:space="preserve">Lebesgue measure on</w:t>
        </w:r>
      </w:ins>
      <w:ins w:id="1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gives the whole interval</w:t>
        </w:r>
      </w:ins>
      <w:ins w:id="19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the value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del w:id="202" w:author="PR Preview" w:date="2026-01-01T00:00:00Z">
        <w:r>
          <w:delText xml:space="preserve">Every finite measure is</w:delText>
        </w:r>
      </w:del>
      <w:del w:id="203" w:author="PR Preview" w:date="2026-01-01T00:00:00Z">
        <w:r>
          <w:delText xml:space="preserve"> </w:delText>
        </w:r>
      </w:del>
      <m:oMath>
        <m:r>
          <m:t>σ</m:t>
        </m:r>
      </m:oMath>
      <w:del w:id="204" w:author="PR Preview" w:date="2026-01-01T00:00:00Z">
        <w:r>
          <w:delText xml:space="preserve">-finite: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take</w:delText>
        </w:r>
      </w:del>
      <w:del w:id="20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and</w:delText>
        </w:r>
      </w:del>
      <w:del w:id="21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211" w:author="PR Preview" w:date="2026-01-01T00:00:00Z">
        <w:r>
          <w:delText xml:space="preserve">,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with</w:delText>
        </w:r>
      </w:del>
      <w:del w:id="21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and</w:delText>
        </w:r>
      </w:del>
      <w:del w:id="21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18" w:author="PR Preview" w:date="2026-01-01T00:00:00Z">
        <w:r>
          <w:delText xml:space="preserve">.</w:delText>
        </w:r>
      </w:del>
    </w:p>
    <w:p>
      <w:pPr>
        <w:numPr>
          <w:ilvl w:val="0"/>
          <w:numId w:val="1013"/>
        </w:numPr>
      </w:pPr>
      <w:ins w:id="219" w:author="PR Preview" w:date="2026-01-01T00:00:00Z">
        <w:r>
          <w:t xml:space="preserve">Every finite measure is</w:t>
        </w:r>
      </w:ins>
      <w:ins w:id="220" w:author="PR Preview" w:date="2026-01-01T00:00:00Z">
        <w:r>
          <w:t xml:space="preserve"> </w:t>
        </w:r>
      </w:ins>
      <m:oMath>
        <m:r>
          <m:t>σ</m:t>
        </m:r>
      </m:oMath>
      <w:ins w:id="221" w:author="PR Preview" w:date="2026-01-01T00:00:00Z">
        <w:r>
          <w:t xml:space="preserve">-finite: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take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27" w:author="PR Preview" w:date="2026-01-01T00:00:00Z">
        <w:r>
          <w:t xml:space="preserve">with</w:t>
        </w:r>
      </w:ins>
      <w:ins w:id="22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and</w:t>
        </w:r>
      </w:ins>
      <w:ins w:id="23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32" w:author="PR Preview" w:date="2026-01-01T00:00:00Z">
        <w:r>
          <w:t xml:space="preserve">.</w:t>
        </w:r>
      </w:ins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del w:id="233" w:author="PR Preview" w:date="2026-01-01T00:00:00Z">
        <w:r>
          <w:delText xml:space="preserve">For one roll of a fair die,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the sample space is</w:delText>
        </w:r>
      </w:del>
      <w:del w:id="23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37" w:author="PR Preview" w:date="2026-01-01T00:00:00Z">
        <w:r>
          <w:delText xml:space="preserve">,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the events are all subsets of</w:delText>
        </w:r>
      </w:del>
      <w:del w:id="240" w:author="PR Preview" w:date="2026-01-01T00:00:00Z">
        <w:r>
          <w:delText xml:space="preserve"> </w:delText>
        </w:r>
      </w:del>
      <m:oMath>
        <m:r>
          <m:t>D</m:t>
        </m:r>
      </m:oMath>
      <w:del w:id="241" w:author="PR Preview" w:date="2026-01-01T00:00:00Z">
        <w:r>
          <w:delText xml:space="preserve">,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and</w:delText>
        </w:r>
      </w:del>
      <w:del w:id="24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del w:id="245" w:author="PR Preview" w:date="2026-01-01T00:00:00Z">
        <w:r>
          <w:delText xml:space="preserve">.</w:delText>
        </w:r>
      </w:del>
      <w:del w:id="24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is the counting function</w:delText>
        </w:r>
      </w:del>
      <w:del w:id="24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of</w:delText>
        </w:r>
      </w:del>
      <w:del w:id="252" w:author="PR Preview" w:date="2026-01-01T00:00:00Z">
        <w:r>
          <w:delText xml:space="preserve"> </w:delText>
        </w:r>
      </w:del>
      <w:hyperlink w:anchor="exm-measure">
        <w:del w:id="253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divided by</w:delText>
        </w:r>
      </w:del>
      <w:del w:id="256" w:author="PR Preview" w:date="2026-01-01T00:00:00Z">
        <w:r>
          <w:delText xml:space="preserve"> </w:delText>
        </w:r>
      </w:del>
      <m:oMath>
        <m:r>
          <m:t>6</m:t>
        </m:r>
      </m:oMath>
      <w:del w:id="257" w:author="PR Preview" w:date="2026-01-01T00:00:00Z">
        <w:r>
          <w:delText xml:space="preserve">.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So</w:delText>
        </w:r>
      </w:del>
      <w:del w:id="26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61" w:author="PR Preview" w:date="2026-01-01T00:00:00Z">
        <w:r>
          <w:delText xml:space="preserve">,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and</w:delText>
        </w:r>
      </w:del>
      <w:del w:id="26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is countably additive,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because each sum in</w:delText>
        </w:r>
      </w:del>
      <w:del w:id="269" w:author="PR Preview" w:date="2026-01-01T00:00:00Z">
        <w:r>
          <w:delText xml:space="preserve"> </w:delText>
        </w:r>
      </w:del>
      <w:hyperlink w:anchor="exm-countable-additivity">
        <w:del w:id="270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has at most six nonzero terms,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and dividing a finite sum by</w:delText>
        </w:r>
      </w:del>
      <w:del w:id="275" w:author="PR Preview" w:date="2026-01-01T00:00:00Z">
        <w:r>
          <w:delText xml:space="preserve"> </w:delText>
        </w:r>
      </w:del>
      <m:oMath>
        <m:r>
          <m:t>6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divides each term by</w:delText>
        </w:r>
      </w:del>
      <w:del w:id="278" w:author="PR Preview" w:date="2026-01-01T00:00:00Z">
        <w:r>
          <w:delText xml:space="preserve"> </w:delText>
        </w:r>
      </w:del>
      <m:oMath>
        <m:r>
          <m:t>6</m:t>
        </m:r>
      </m:oMath>
      <w:del w:id="279" w:author="PR Preview" w:date="2026-01-01T00:00:00Z">
        <w:r>
          <w:delText xml:space="preserve">.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It is a probability measure, since</w:delText>
        </w:r>
      </w:del>
      <w:del w:id="28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del w:id="283" w:author="PR Preview" w:date="2026-01-01T00:00:00Z">
        <w:r>
          <w:delText xml:space="preserve">.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The outcome</w:delText>
        </w:r>
      </w:del>
      <w:del w:id="286" w:author="PR Preview" w:date="2026-01-01T00:00:00Z">
        <w:r>
          <w:delText xml:space="preserve"> </w:delText>
        </w:r>
      </w:del>
      <m:oMath>
        <m:r>
          <m:t>3</m:t>
        </m:r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is in the event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“the roll is odd”</w:delText>
        </w:r>
      </w:del>
      <w:del w:id="291" w:author="PR Preview" w:date="2026-01-01T00:00:00Z">
        <w:r>
          <w:delText xml:space="preserve">,</w:delText>
        </w:r>
      </w:del>
      <w:del w:id="29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293" w:author="PR Preview" w:date="2026-01-01T00:00:00Z">
        <w:r>
          <w:delText xml:space="preserve">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which has</w:delText>
        </w:r>
      </w:del>
      <w:del w:id="29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97" w:author="PR Preview" w:date="2026-01-01T00:00:00Z">
        <w:r>
          <w:delText xml:space="preserve">.</w:delText>
        </w:r>
      </w:del>
    </w:p>
    <w:p>
      <w:pPr>
        <w:numPr>
          <w:ilvl w:val="0"/>
          <w:numId w:val="1014"/>
        </w:numPr>
      </w:pPr>
      <w:ins w:id="298" w:author="PR Preview" w:date="2026-01-01T00:00:00Z">
        <w:r>
          <w:t xml:space="preserve">For one roll of a fair die,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the sample space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01" w:author="PR Preview" w:date="2026-01-01T00:00:00Z">
        <w:r>
          <w:t xml:space="preserve">the events are all subsets of</w:t>
        </w:r>
      </w:ins>
      <w:ins w:id="302" w:author="PR Preview" w:date="2026-01-01T00:00:00Z">
        <w:r>
          <w:t xml:space="preserve"> </w:t>
        </w:r>
      </w:ins>
      <m:oMath>
        <m:r>
          <m:t>D</m:t>
        </m:r>
      </m:oMath>
      <w:ins w:id="303" w:author="PR Preview" w:date="2026-01-01T00:00:00Z">
        <w:r>
          <w:t xml:space="preserve">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and</w:t>
        </w:r>
      </w:ins>
      <w:ins w:id="30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ins w:id="307" w:author="PR Preview" w:date="2026-01-01T00:00:00Z">
        <w:r>
          <w:t xml:space="preserve">.</w:t>
        </w:r>
      </w:ins>
      <w:ins w:id="30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is the counting function</w:t>
        </w:r>
      </w:ins>
      <w:ins w:id="31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of</w:t>
        </w:r>
      </w:ins>
      <w:ins w:id="314" w:author="PR Preview" w:date="2026-01-01T00:00:00Z">
        <w:r>
          <w:t xml:space="preserve"> </w:t>
        </w:r>
      </w:ins>
      <w:hyperlink w:anchor="exm-measure">
        <w:ins w:id="315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divided by</w:t>
        </w:r>
      </w:ins>
      <w:ins w:id="318" w:author="PR Preview" w:date="2026-01-01T00:00:00Z">
        <w:r>
          <w:t xml:space="preserve"> </w:t>
        </w:r>
      </w:ins>
      <m:oMath>
        <m:r>
          <m:t>6</m:t>
        </m:r>
      </m:oMath>
      <w:ins w:id="319" w:author="PR Preview" w:date="2026-01-01T00:00:00Z">
        <w:r>
          <w:t xml:space="preserve">.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So</w:t>
        </w:r>
      </w:ins>
      <w:ins w:id="32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323" w:author="PR Preview" w:date="2026-01-01T00:00:00Z">
        <w:r>
          <w:t xml:space="preserve">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and</w:t>
        </w:r>
      </w:ins>
      <w:ins w:id="32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is countably additive,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because each sum in</w:t>
        </w:r>
      </w:ins>
      <w:ins w:id="331" w:author="PR Preview" w:date="2026-01-01T00:00:00Z">
        <w:r>
          <w:t xml:space="preserve"> </w:t>
        </w:r>
      </w:ins>
      <w:hyperlink w:anchor="exm-countable-additivity">
        <w:ins w:id="332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has at most six nonzero terms,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and dividing a finite sum by</w:t>
        </w:r>
      </w:ins>
      <w:ins w:id="337" w:author="PR Preview" w:date="2026-01-01T00:00:00Z">
        <w:r>
          <w:t xml:space="preserve"> </w:t>
        </w:r>
      </w:ins>
      <m:oMath>
        <m:r>
          <m:t>6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divides each term by</w:t>
        </w:r>
      </w:ins>
      <w:ins w:id="340" w:author="PR Preview" w:date="2026-01-01T00:00:00Z">
        <w:r>
          <w:t xml:space="preserve"> </w:t>
        </w:r>
      </w:ins>
      <m:oMath>
        <m:r>
          <m:t>6</m:t>
        </m:r>
      </m:oMath>
      <w:ins w:id="341" w:author="PR Preview" w:date="2026-01-01T00:00:00Z">
        <w:r>
          <w:t xml:space="preserve">.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It is a probability measure,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344" w:author="PR Preview" w:date="2026-01-01T00:00:00Z">
        <w:r>
          <w:t xml:space="preserve">The outcome</w:t>
        </w:r>
      </w:ins>
      <w:ins w:id="345" w:author="PR Preview" w:date="2026-01-01T00:00:00Z">
        <w:r>
          <w:t xml:space="preserve"> </w:t>
        </w:r>
      </w:ins>
      <m:oMath>
        <m:r>
          <m:t>3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is in the event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“the roll is odd”</w:t>
        </w:r>
      </w:ins>
      <w:ins w:id="350" w:author="PR Preview" w:date="2026-01-01T00:00:00Z">
        <w:r>
          <w:t xml:space="preserve">,</w:t>
        </w:r>
      </w:ins>
      <w:ins w:id="35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352" w:author="PR Preview" w:date="2026-01-01T00:00:00Z">
        <w:r>
          <w:t xml:space="preserve">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which 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55" w:author="PR Preview" w:date="2026-01-01T00:00:00Z">
        <w:r>
          <w:delText xml:space="preserve">The split into the six single points</w:delText>
        </w:r>
      </w:del>
      <w:del w:id="35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gives exactly</w:delText>
        </w:r>
      </w:del>
      <w:del w:id="35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so the supremum is</w:delText>
        </w:r>
      </w:del>
      <w:del w:id="36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64" w:author="PR Preview" w:date="2026-01-01T00:00:00Z">
        <w:r>
          <w:delText xml:space="preserve">.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For example, with</w:delText>
        </w:r>
      </w:del>
      <w:del w:id="36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368" w:author="PR Preview" w:date="2026-01-01T00:00:00Z">
        <w:r>
          <w:delText xml:space="preserve">,</w:delText>
        </w:r>
      </w:del>
      <w:del w:id="36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del w:id="370" w:author="PR Preview" w:date="2026-01-01T00:00:00Z">
        <w:r>
          <w:delText xml:space="preserve">.</w:delText>
        </w:r>
      </w:del>
    </w:p>
    <w:p>
      <w:pPr>
        <w:pStyle w:val="BodyText"/>
      </w:pPr>
      <w:del w:id="371" w:author="PR Preview" w:date="2026-01-01T00:00:00Z">
        <w:r>
          <w:rPr>
            <w:i/>
            <w:iCs/>
          </w:rPr>
          <w:delText xml:space="preserve">An infinite integral.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For the counting measure</w:delText>
        </w:r>
      </w:del>
      <w:del w:id="374" w:author="PR Preview" w:date="2026-01-01T00:00:00Z">
        <w:r>
          <w:delText xml:space="preserve"> </w:delText>
        </w:r>
      </w:del>
      <m:oMath>
        <m:r>
          <m:t>μ</m:t>
        </m:r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on</w:delText>
        </w:r>
      </w:del>
      <w:del w:id="37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N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and the constant function</w:delText>
        </w:r>
      </w:del>
      <w:del w:id="38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81" w:author="PR Preview" w:date="2026-01-01T00:00:00Z">
        <w:r>
          <w:delText xml:space="preserve">,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the split with one set,</w:delText>
        </w:r>
      </w:del>
      <w:del w:id="38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del w:id="385" w:author="PR Preview" w:date="2026-01-01T00:00:00Z">
        <w:r>
          <w:delText xml:space="preserve">, gives the sum</w:delText>
        </w:r>
      </w:del>
      <w:del w:id="38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87" w:author="PR Preview" w:date="2026-01-01T00:00:00Z">
        <w:r>
          <w:delText xml:space="preserve">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so</w:delText>
        </w:r>
      </w:del>
      <w:del w:id="39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91" w:author="PR Preview" w:date="2026-01-01T00:00:00Z">
        <w:r>
          <w:delText xml:space="preserve">.</w:delText>
        </w:r>
      </w:del>
    </w:p>
    <w:p>
      <w:pPr>
        <w:pStyle w:val="FirstParagraph"/>
      </w:pPr>
      <w:ins w:id="392" w:author="PR Preview" w:date="2026-01-01T00:00:00Z">
        <w:r>
          <w:t xml:space="preserve">The split into the six single points</w:t>
        </w:r>
      </w:ins>
      <w:ins w:id="39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gives exactly</w:t>
        </w:r>
      </w:ins>
      <w:ins w:id="39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97" w:author="PR Preview" w:date="2026-01-01T00:00:00Z">
        <w:r>
          <w:t xml:space="preserve">,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so the supremum is</w:t>
        </w:r>
      </w:ins>
      <w:ins w:id="40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01" w:author="PR Preview" w:date="2026-01-01T00:00:00Z">
        <w:r>
          <w:t xml:space="preserve">.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For example, with</w:t>
        </w:r>
      </w:ins>
      <w:ins w:id="40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40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06" w:author="PR Preview" w:date="2026-01-01T00:00:00Z">
        <w:r>
          <w:rPr>
            <w:i/>
            <w:iCs/>
          </w:rPr>
          <w:t xml:space="preserve">An infinite integral.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For the counting measure</w:t>
        </w:r>
      </w:ins>
      <w:ins w:id="409" w:author="PR Preview" w:date="2026-01-01T00:00:00Z">
        <w:r>
          <w:t xml:space="preserve"> </w:t>
        </w:r>
      </w:ins>
      <m:oMath>
        <m:r>
          <m:t>μ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on</w:t>
        </w:r>
      </w:ins>
      <w:ins w:id="41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and the constant function</w:t>
        </w:r>
      </w:ins>
      <w:ins w:id="41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 split with one set,</w:t>
        </w:r>
      </w:ins>
      <w:ins w:id="41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ins w:id="420" w:author="PR Preview" w:date="2026-01-01T00:00:00Z">
        <w:r>
          <w:t xml:space="preserve">, gives the sum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21" w:author="PR Preview" w:date="2026-01-01T00:00:00Z">
        <w:r>
          <w:t xml:space="preserve">so</w:t>
        </w:r>
      </w:ins>
      <w:ins w:id="42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23" w:author="PR Preview" w:date="2026-01-01T00:00:00Z">
        <w:r>
          <w:t xml:space="preserve">.</w:t>
        </w:r>
      </w:ins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del w:id="424" w:author="PR Preview" w:date="2026-01-01T00:00:00Z">
        <w:r>
          <w:delText xml:space="preserve">,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which is also</w:delText>
        </w:r>
      </w:del>
      <w:del w:id="42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del w:id="428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429" w:author="PR Preview" w:date="2026-01-01T00:00:00Z">
        <w:r>
          <w:t xml:space="preserve">which is also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del w:id="430" w:author="PR Preview" w:date="2026-01-01T00:00:00Z">
        <w:r>
          <w:delText xml:space="preserve">For the counting measure on the die rolls</w:delText>
        </w:r>
      </w:del>
      <w:del w:id="431" w:author="PR Preview" w:date="2026-01-01T00:00:00Z">
        <w:r>
          <w:delText xml:space="preserve"> </w:delText>
        </w:r>
      </w:del>
      <m:oMath>
        <m:r>
          <m:t>D</m:t>
        </m:r>
      </m:oMath>
      <w:del w:id="432" w:author="PR Preview" w:date="2026-01-01T00:00:00Z">
        <w:r>
          <w:delText xml:space="preserve">,</w:delText>
        </w:r>
      </w:del>
      <w:del w:id="43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(</w:delText>
        </w:r>
      </w:del>
      <w:hyperlink w:anchor="exm-integral">
        <w:del w:id="436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437" w:author="PR Preview" w:date="2026-01-01T00:00:00Z">
        <w:r>
          <w:delText xml:space="preserve">) is absolutely integrable:</w:delText>
        </w:r>
      </w:del>
      <w:del w:id="438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by</w:delText>
        </w:r>
      </w:del>
      <w:del w:id="441" w:author="PR Preview" w:date="2026-01-01T00:00:00Z">
        <w:r>
          <w:delText xml:space="preserve"> </w:delText>
        </w:r>
      </w:del>
      <w:hyperlink w:anchor="exm-integral-nonneg">
        <w:del w:id="442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4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7"/>
        </w:numPr>
      </w:pPr>
      <w:del w:id="444" w:author="PR Preview" w:date="2026-01-01T00:00:00Z">
        <w:r>
          <w:delText xml:space="preserve">For the counting measure on</w:delText>
        </w:r>
      </w:del>
      <w:del w:id="44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N</m:t>
        </m:r>
      </m:oMath>
      <w:del w:id="446" w:author="PR Preview" w:date="2026-01-01T00:00:00Z">
        <w:r>
          <w:delText xml:space="preserve">,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the constant function</w:delText>
        </w:r>
      </w:del>
      <w:del w:id="449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is not absolutely integrable,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because</w:delText>
        </w:r>
      </w:del>
      <w:del w:id="454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(</w:delText>
        </w:r>
      </w:del>
      <w:hyperlink w:anchor="exm-integral-nonneg">
        <w:del w:id="457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458" w:author="PR Preview" w:date="2026-01-01T00:00:00Z">
        <w:r>
          <w:delText xml:space="preserve">).</w:delText>
        </w:r>
      </w:del>
    </w:p>
    <w:p>
      <w:pPr>
        <w:numPr>
          <w:ilvl w:val="0"/>
          <w:numId w:val="1017"/>
        </w:numPr>
      </w:pPr>
      <w:ins w:id="459" w:author="PR Preview" w:date="2026-01-01T00:00:00Z">
        <w:r>
          <w:t xml:space="preserve">For the counting measure on the die rolls</w:t>
        </w:r>
      </w:ins>
      <w:ins w:id="460" w:author="PR Preview" w:date="2026-01-01T00:00:00Z">
        <w:r>
          <w:t xml:space="preserve"> </w:t>
        </w:r>
      </w:ins>
      <m:oMath>
        <m:r>
          <m:t>D</m:t>
        </m:r>
      </m:oMath>
      <w:ins w:id="461" w:author="PR Preview" w:date="2026-01-01T00:00:00Z">
        <w:r>
          <w:t xml:space="preserve">,</w:t>
        </w:r>
      </w:ins>
      <w:ins w:id="4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(</w:t>
        </w:r>
      </w:ins>
      <w:hyperlink w:anchor="exm-integral">
        <w:ins w:id="465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466" w:author="PR Preview" w:date="2026-01-01T00:00:00Z">
        <w:r>
          <w:t xml:space="preserve">) is absolutely integrable: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ins w:id="467" w:author="PR Preview" w:date="2026-01-01T00:00:00Z">
        <w:r>
          <w:t xml:space="preserve">by</w:t>
        </w:r>
      </w:ins>
      <w:ins w:id="468" w:author="PR Preview" w:date="2026-01-01T00:00:00Z">
        <w:r>
          <w:t xml:space="preserve"> </w:t>
        </w:r>
      </w:ins>
      <w:hyperlink w:anchor="exm-integral-nonneg">
        <w:ins w:id="469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470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w:ins w:id="471" w:author="PR Preview" w:date="2026-01-01T00:00:00Z">
        <w:r>
          <w:t xml:space="preserve">For the counting measure on</w:t>
        </w:r>
      </w:ins>
      <w:ins w:id="47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473" w:author="PR Preview" w:date="2026-01-01T00:00:00Z">
        <w:r>
          <w:t xml:space="preserve">,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the constant function</w:t>
        </w:r>
      </w:ins>
      <w:ins w:id="47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is not absolutely integrable,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ins w:id="481" w:author="PR Preview" w:date="2026-01-01T00:00:00Z">
        <w:r>
          <w:t xml:space="preserve">(</w:t>
        </w:r>
      </w:ins>
      <w:hyperlink w:anchor="exm-integral-nonneg">
        <w:ins w:id="482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483" w:author="PR Preview" w:date="2026-01-01T00:00:00Z">
        <w:r>
          <w:t xml:space="preserve">).</w:t>
        </w:r>
      </w:ins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84" w:author="PR Preview" w:date="2026-01-01T00:00:00Z">
        <w:r>
          <w:delText xml:space="preserve">When</w:delText>
        </w:r>
      </w:del>
      <w:del w:id="48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del w:id="486" w:author="PR Preview" w:date="2026-01-01T00:00:00Z">
        <w:r>
          <w:delText xml:space="preserve">, this inequality is the Cauchy-Schwarz inequality for integrals.</w:delText>
        </w:r>
      </w:del>
    </w:p>
    <w:p>
      <w:pPr>
        <w:pStyle w:val="FirstParagraph"/>
      </w:pPr>
      <w:ins w:id="487" w:author="PR Preview" w:date="2026-01-01T00:00:00Z">
        <w:r>
          <w:t xml:space="preserve">When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88" w:author="PR Preview" w:date="2026-01-01T00:00:00Z">
        <w:r>
          <w:t xml:space="preserve">this inequality is the Cauchy-Schwarz inequality for integrals.</w:t>
        </w:r>
      </w:ins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del w:id="489" w:author="PR Preview" w:date="2026-01-01T00:00:00Z">
        <w:r>
          <w:delText xml:space="preserve">Setting</w:delText>
        </w:r>
      </w:del>
      <w:del w:id="49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gives</w:delText>
        </w:r>
      </w:del>
      <w:del w:id="49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494" w:author="PR Preview" w:date="2026-01-01T00:00:00Z">
        <w:r>
          <w:delText xml:space="preserve">.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Setting</w:delText>
        </w:r>
      </w:del>
      <w:del w:id="49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gives the standard vector</w:delText>
        </w:r>
      </w:del>
      <w:del w:id="500" w:author="PR Preview" w:date="2026-01-01T00:00:00Z">
        <w:r>
          <w:delText xml:space="preserve"> </w:delText>
        </w:r>
      </w:del>
      <w:hyperlink r:id="rId125">
        <w:del w:id="501" w:author="PR Preview" w:date="2026-01-01T00:00:00Z">
          <w:r>
            <w:rPr>
              <w:rStyle w:val="Hyperlink"/>
            </w:rPr>
            <w:delText xml:space="preserve">Cauchy-Schwarz inequality</w:delText>
          </w:r>
        </w:del>
      </w:hyperlink>
      <w:del w:id="502" w:author="PR Preview" w:date="2026-01-01T00:00:00Z">
        <w:r>
          <w:delText xml:space="preserve">.</w:delText>
        </w:r>
      </w:del>
    </w:p>
    <w:p>
      <w:pPr>
        <w:numPr>
          <w:ilvl w:val="0"/>
          <w:numId w:val="1019"/>
        </w:numPr>
      </w:pPr>
      <w:del w:id="503" w:author="PR Preview" w:date="2026-01-01T00:00:00Z">
        <w:r>
          <w:rPr>
            <w:b/>
            <w:bCs/>
          </w:rPr>
          <w:delText xml:space="preserve">Covariance bound for random variables</w:delText>
        </w:r>
      </w:del>
      <w:del w:id="504" w:author="PR Preview" w:date="2026-01-01T00:00:00Z">
        <w:r>
          <w:delText xml:space="preserve">: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On a probability space with measure</w:delText>
        </w:r>
      </w:del>
      <w:del w:id="50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(</w:delText>
        </w:r>
      </w:del>
      <w:hyperlink w:anchor="def-probability-measure">
        <w:del w:id="510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511" w:author="PR Preview" w:date="2026-01-01T00:00:00Z">
        <w:r>
          <w:delText xml:space="preserve">),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taking</w:delText>
        </w:r>
      </w:del>
      <w:del w:id="51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gives</w:delText>
        </w:r>
      </w:del>
      <w:del w:id="51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del w:id="518" w:author="PR Preview" w:date="2026-01-01T00:00:00Z">
        <w:r>
          <w:delText xml:space="preserve">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guaranteeing that the covariance between any two square-integrable random variables is finite.</w:delText>
        </w:r>
      </w:del>
    </w:p>
    <w:p>
      <w:pPr>
        <w:numPr>
          <w:ilvl w:val="0"/>
          <w:numId w:val="1000"/>
        </w:numPr>
      </w:pPr>
      <w:ins w:id="521" w:author="PR Preview" w:date="2026-01-01T00:00:00Z">
        <w:r>
          <w:t xml:space="preserve">Setting</w:t>
        </w:r>
      </w:ins>
      <w:ins w:id="52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523" w:author="PR Preview" w:date="2026-01-01T00:00:00Z">
        <w:r>
          <w:t xml:space="preserve">,</w:t>
        </w:r>
      </w:ins>
      <w:ins w:id="52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gives</w:t>
        </w:r>
      </w:ins>
      <w:ins w:id="52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528" w:author="PR Preview" w:date="2026-01-01T00:00:00Z">
        <w:r>
          <w:t xml:space="preserve">.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Setting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ins w:id="531" w:author="PR Preview" w:date="2026-01-01T00:00:00Z">
        <w:r>
          <w:t xml:space="preserve">gives the standard vector</w:t>
        </w:r>
      </w:ins>
      <w:ins w:id="532" w:author="PR Preview" w:date="2026-01-01T00:00:00Z">
        <w:r>
          <w:t xml:space="preserve"> </w:t>
        </w:r>
      </w:ins>
      <w:hyperlink r:id="rId125">
        <w:ins w:id="533" w:author="PR Preview" w:date="2026-01-01T00:00:00Z">
          <w:r>
            <w:rPr>
              <w:rStyle w:val="Hyperlink"/>
            </w:rPr>
            <w:t xml:space="preserve">Cauchy-Schwarz inequality</w:t>
          </w:r>
        </w:ins>
      </w:hyperlink>
      <w:ins w:id="534" w:author="PR Preview" w:date="2026-01-01T00:00:00Z">
        <w:r>
          <w:t xml:space="preserve">.</w:t>
        </w:r>
      </w:ins>
    </w:p>
    <w:p>
      <w:pPr>
        <w:numPr>
          <w:ilvl w:val="0"/>
          <w:numId w:val="1019"/>
        </w:numPr>
      </w:pPr>
      <w:ins w:id="535" w:author="PR Preview" w:date="2026-01-01T00:00:00Z">
        <w:r>
          <w:rPr>
            <w:b/>
            <w:bCs/>
          </w:rPr>
          <w:t xml:space="preserve">Covariance bound for random variables</w:t>
        </w:r>
      </w:ins>
      <w:ins w:id="536" w:author="PR Preview" w:date="2026-01-01T00:00:00Z">
        <w:r>
          <w:t xml:space="preserve">: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On a probability space with measure</w:t>
        </w:r>
      </w:ins>
      <w:ins w:id="53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(</w:t>
        </w:r>
      </w:ins>
      <w:hyperlink w:anchor="def-probability-measure">
        <w:ins w:id="54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543" w:author="PR Preview" w:date="2026-01-01T00:00:00Z">
        <w:r>
          <w:t xml:space="preserve">),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taking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ins w:id="546" w:author="PR Preview" w:date="2026-01-01T00:00:00Z">
        <w:r>
          <w:t xml:space="preserve">gives</w:t>
        </w:r>
      </w:ins>
      <w:ins w:id="54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ins w:id="548" w:author="PR Preview" w:date="2026-01-01T00:00:00Z">
        <w:r>
          <w:t xml:space="preserve">,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guaranteeing that the covariance between any two square-integrable random variables is finite.</w:t>
        </w:r>
      </w:ins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del w:id="551" w:author="PR Preview" w:date="2026-01-01T00:00:00Z">
        <w:r>
          <w:delText xml:space="preserve">For the counting measure</w:delText>
        </w:r>
      </w:del>
      <w:del w:id="552" w:author="PR Preview" w:date="2026-01-01T00:00:00Z">
        <w:r>
          <w:delText xml:space="preserve"> </w:delText>
        </w:r>
      </w:del>
      <m:oMath>
        <m:r>
          <m:t>μ</m:t>
        </m:r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on the die rolls</w:delText>
        </w:r>
      </w:del>
      <w:del w:id="555" w:author="PR Preview" w:date="2026-01-01T00:00:00Z">
        <w:r>
          <w:delText xml:space="preserve"> </w:delText>
        </w:r>
      </w:del>
      <m:oMath>
        <m:r>
          <m:t>D</m:t>
        </m:r>
      </m:oMath>
      <w:del w:id="556" w:author="PR Preview" w:date="2026-01-01T00:00:00Z">
        <w:r>
          <w:delText xml:space="preserve">,</w:delText>
        </w:r>
      </w:del>
      <w:del w:id="5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del w:id="558" w:author="PR Preview" w:date="2026-01-01T00:00:00Z">
        <w:r>
          <w:delText xml:space="preserve">,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the number of pairs in</w:delText>
        </w:r>
      </w:del>
      <w:del w:id="56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562" w:author="PR Preview" w:date="2026-01-01T00:00:00Z">
        <w:r>
          <w:delText xml:space="preserve">.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For example, the set of pairs in which both rolls are even is</w:delText>
        </w:r>
      </w:del>
      <w:del w:id="5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66" w:author="PR Preview" w:date="2026-01-01T00:00:00Z">
        <w:r>
          <w:delText xml:space="preserve">,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with</w:delText>
        </w:r>
      </w:del>
      <w:del w:id="5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pairs.</w:delText>
        </w:r>
      </w:del>
    </w:p>
    <w:p>
      <w:pPr>
        <w:pStyle w:val="Compact"/>
        <w:numPr>
          <w:ilvl w:val="0"/>
          <w:numId w:val="1023"/>
        </w:numPr>
      </w:pPr>
      <w:del w:id="572" w:author="PR Preview" w:date="2026-01-01T00:00:00Z">
        <w:r>
          <w:delText xml:space="preserve">For Lebesgue measure</w:delText>
        </w:r>
      </w:del>
      <w:del w:id="573" w:author="PR Preview" w:date="2026-01-01T00:00:00Z">
        <w:r>
          <w:delText xml:space="preserve"> </w:delText>
        </w:r>
      </w:del>
      <m:oMath>
        <m:r>
          <m:t>λ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on</w:delText>
        </w:r>
      </w:del>
      <w:del w:id="57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577" w:author="PR Preview" w:date="2026-01-01T00:00:00Z">
        <w:r>
          <w:delText xml:space="preserve">,</w:delText>
        </w:r>
      </w:del>
      <w:del w:id="5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del w:id="579" w:author="PR Preview" w:date="2026-01-01T00:00:00Z">
        <w:r>
          <w:delText xml:space="preserve">,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the area of the rectangle.</w:delText>
        </w:r>
      </w:del>
    </w:p>
    <w:p>
      <w:pPr>
        <w:numPr>
          <w:ilvl w:val="0"/>
          <w:numId w:val="1023"/>
        </w:numPr>
      </w:pPr>
      <w:ins w:id="582" w:author="PR Preview" w:date="2026-01-01T00:00:00Z">
        <w:r>
          <w:t xml:space="preserve">For the counting measure</w:t>
        </w:r>
      </w:ins>
      <w:ins w:id="583" w:author="PR Preview" w:date="2026-01-01T00:00:00Z">
        <w:r>
          <w:t xml:space="preserve"> </w:t>
        </w:r>
      </w:ins>
      <m:oMath>
        <m:r>
          <m:t>μ</m:t>
        </m:r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on the die rolls</w:t>
        </w:r>
      </w:ins>
      <w:ins w:id="586" w:author="PR Preview" w:date="2026-01-01T00:00:00Z">
        <w:r>
          <w:t xml:space="preserve"> </w:t>
        </w:r>
      </w:ins>
      <m:oMath>
        <m:r>
          <m:t>D</m:t>
        </m:r>
      </m:oMath>
      <w:ins w:id="587" w:author="PR Preview" w:date="2026-01-01T00:00:00Z">
        <w:r>
          <w:t xml:space="preserve">,</w:t>
        </w:r>
      </w:ins>
      <w:ins w:id="5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ins w:id="589" w:author="PR Preview" w:date="2026-01-01T00:00:00Z">
        <w:r>
          <w:t xml:space="preserve">,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the number of pairs in</w:t>
        </w:r>
      </w:ins>
      <w:ins w:id="5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593" w:author="PR Preview" w:date="2026-01-01T00:00:00Z">
        <w:r>
          <w:t xml:space="preserve">.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For example, the set of pairs in which both rolls are even is</w:t>
        </w:r>
      </w:ins>
      <w:ins w:id="59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97" w:author="PR Preview" w:date="2026-01-01T00:00:00Z">
        <w:r>
          <w:t xml:space="preserve">,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ins w:id="600" w:author="PR Preview" w:date="2026-01-01T00:00:00Z">
        <w:r>
          <w:t xml:space="preserve">pairs.</w:t>
        </w:r>
      </w:ins>
    </w:p>
    <w:p>
      <w:pPr>
        <w:numPr>
          <w:ilvl w:val="0"/>
          <w:numId w:val="1023"/>
        </w:numPr>
      </w:pPr>
      <w:ins w:id="601" w:author="PR Preview" w:date="2026-01-01T00:00:00Z">
        <w:r>
          <w:t xml:space="preserve">For Lebesgue measure</w:t>
        </w:r>
      </w:ins>
      <w:ins w:id="602" w:author="PR Preview" w:date="2026-01-01T00:00:00Z">
        <w:r>
          <w:t xml:space="preserve"> </w:t>
        </w:r>
      </w:ins>
      <m:oMath>
        <m:r>
          <m:t>λ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on</w:t>
        </w:r>
      </w:ins>
      <w:ins w:id="60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60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607" w:author="PR Preview" w:date="2026-01-01T00:00:00Z">
        <w:r>
          <w:t xml:space="preserve">the area of the rectangle.</w:t>
        </w:r>
      </w:ins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2026-10-09T17:34:37Z</dcterms:created>
  <dcterms:modified xsi:type="dcterms:W3CDTF">2026-10-09T17:34:37Z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