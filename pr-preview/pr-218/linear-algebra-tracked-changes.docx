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10:07:51 (PDT)</w:delText>
        </w:r>
      </w:del>
    </w:p>
    <w:p>
      <w:pPr>
        <w:pStyle w:val="Date"/>
      </w:pPr>
      <w:ins w:id="2" w:author="PR Preview" w:date="2026-01-01T00:00:00Z">
        <w:r>
          <w:t xml:space="preserve">Last modified: 2026-10-09 10:16:39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2026-10-09T17:32:53Z</dcterms:created>
  <dcterms:modified xsi:type="dcterms:W3CDTF">2026-10-09T17:32:53Z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10:16:39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