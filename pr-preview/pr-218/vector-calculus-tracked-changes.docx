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2026-10-09 10:07:51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10:16:39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1 (Partial derivatives of</w:delText>
        </w:r>
      </w:del>
      <w:del w:id="4" w:author="PR Preview" w:date="2026-01-01T00:00:00Z">
        <w:r>
          <w:rPr>
            <w:b/>
            <w:bCs/>
          </w:rP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5" w:author="PR Preview" w:date="2026-01-01T00:00:00Z">
        <w:r>
          <w:rPr>
            <w:b/>
            <w:bCs/>
          </w:rPr>
          <w:delText xml:space="preserve">)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Let</w:delText>
        </w:r>
      </w:del>
      <w:del w:id="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9" w:author="PR Preview" w:date="2026-01-01T00:00:00Z">
        <w:r>
          <w:delText xml:space="preserve">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At</w:delText>
        </w:r>
      </w:del>
      <w:del w:id="1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del w:id="15" w:author="PR Preview" w:date="2026-01-01T00:00:00Z">
        <w:r>
          <w:delText xml:space="preserve">, and for</w:delText>
        </w:r>
      </w:del>
      <w:del w:id="16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w:ins w:id="17" w:author="PR Preview" w:date="2026-01-01T00:00:00Z">
        <w:r>
          <w:rPr>
            <w:b/>
            <w:bCs/>
          </w:rPr>
          <w:t xml:space="preserve">Example 1 (Partial derivatives of</w:t>
        </w:r>
      </w:ins>
      <w:ins w:id="18" w:author="PR Preview" w:date="2026-01-01T00:00:00Z">
        <w:r>
          <w:rPr>
            <w:b/>
            <w:bCs/>
          </w:rP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19" w:author="PR Preview" w:date="2026-01-01T00:00:00Z">
        <w:r>
          <w:rPr>
            <w:b/>
            <w:bCs/>
          </w:rPr>
          <w:t xml:space="preserve">)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Let</w:t>
        </w:r>
      </w:ins>
      <w:ins w:id="2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23" w:author="PR Preview" w:date="2026-01-01T00:00:00Z">
        <w:r>
          <w:t xml:space="preserve">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At</w:t>
        </w:r>
      </w:ins>
      <w:ins w:id="2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8" w:author="PR Preview" w:date="2026-01-01T00:00:00Z">
        <w:r>
          <w:t xml:space="preserve">and for</w:t>
        </w:r>
      </w:ins>
      <w:ins w:id="29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del w:id="30" w:author="PR Preview" w:date="2026-01-01T00:00:00Z">
        <w:r>
          <w:rPr>
            <w:b/>
            <w:bCs/>
          </w:rPr>
          <w:delText xml:space="preserve">Definition 6 (Derivative of a vector-valued function)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If</w:delText>
        </w:r>
      </w:del>
      <w:del w:id="3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is a</w:delText>
        </w:r>
      </w:del>
      <w:del w:id="3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vector-valued function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of the</w:delText>
        </w:r>
      </w:del>
      <w:del w:id="4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vector</w:delText>
        </w:r>
      </w:del>
      <w:del w:id="4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45" w:author="PR Preview" w:date="2026-01-01T00:00:00Z">
        <w:r>
          <w:delText xml:space="preserve">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its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rPr>
            <w:b/>
            <w:bCs/>
          </w:rPr>
          <w:delText xml:space="preserve">derivative with respect to</w:delText>
        </w:r>
      </w:del>
      <w:del w:id="5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is the</w:delText>
        </w:r>
      </w:del>
      <w:del w:id="5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q</m:t>
        </m:r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matrix whose</w:delText>
        </w:r>
      </w:del>
      <w:del w:id="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entry is</w:delText>
        </w:r>
      </w:del>
    </w:p>
    <w:p>
      <w:pPr>
        <w:pStyle w:val="BodyText"/>
      </w:pPr>
      <w:ins w:id="59" w:author="PR Preview" w:date="2026-01-01T00:00:00Z">
        <w:r>
          <w:rPr>
            <w:b/>
            <w:bCs/>
          </w:rPr>
          <w:t xml:space="preserve">Definition 6 (Derivative of a vector-valued function)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ins w:id="62" w:author="PR Preview" w:date="2026-01-01T00:00:00Z">
        <w:r>
          <w:t xml:space="preserve">is a</w:t>
        </w:r>
      </w:ins>
      <w:ins w:id="6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vector-valued function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of the</w:t>
        </w:r>
      </w:ins>
      <w:ins w:id="6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vector</w:t>
        </w:r>
      </w:ins>
      <w:ins w:id="7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72" w:author="PR Preview" w:date="2026-01-01T00:00:00Z">
        <w:r>
          <w:t xml:space="preserve">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its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rPr>
            <w:b/>
            <w:bCs/>
          </w:rPr>
          <w:t xml:space="preserve">derivative with respect to</w:t>
        </w:r>
      </w:ins>
      <w:ins w:id="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is the</w:t>
        </w:r>
      </w:ins>
      <w:ins w:id="8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q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matrix whose</w:t>
        </w:r>
      </w:ins>
      <w:ins w:id="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entry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del w:id="86" w:author="PR Preview" w:date="2026-01-01T00:00:00Z">
        <w:r>
          <w:rPr>
            <w:b/>
            <w:bCs/>
          </w:rPr>
          <w:delText xml:space="preserve">Definition 7 (Jacobian matrix)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Let</w:delText>
        </w:r>
      </w:del>
      <w:del w:id="8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be a</w:delText>
        </w:r>
      </w:del>
      <w:del w:id="92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vector-valued function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of the</w:delText>
        </w:r>
      </w:del>
      <w:del w:id="9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vector</w:delText>
        </w:r>
      </w:del>
      <w:del w:id="10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101" w:author="PR Preview" w:date="2026-01-01T00:00:00Z">
        <w:r>
          <w:delText xml:space="preserve">.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The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rPr>
            <w:b/>
            <w:bCs/>
          </w:rPr>
          <w:delText xml:space="preserve">Jacobian matrix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of</w:delText>
        </w:r>
      </w:del>
      <w:del w:id="10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is the</w:delText>
        </w:r>
      </w:del>
      <w:del w:id="111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p</m:t>
        </m:r>
      </m:oMath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matrix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whose</w:delText>
        </w:r>
      </w:del>
      <w:del w:id="11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entry is</w:delText>
        </w:r>
      </w:del>
      <w:del w:id="11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del w:id="120" w:author="PR Preview" w:date="2026-01-01T00:00:00Z">
        <w:r>
          <w:delText xml:space="preserve">,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for</w:delText>
        </w:r>
      </w:del>
      <w:del w:id="123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and</w:delText>
        </w:r>
      </w:del>
      <w:del w:id="12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del w:id="127" w:author="PR Preview" w:date="2026-01-01T00:00:00Z">
        <w:r>
          <w:delText xml:space="preserve">.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It is the transpose of the derivative</w:delText>
        </w:r>
      </w:del>
      <w:del w:id="13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of</w:delText>
        </w:r>
      </w:del>
      <w:del w:id="133" w:author="PR Preview" w:date="2026-01-01T00:00:00Z">
        <w:r>
          <w:delText xml:space="preserve"> </w:delText>
        </w:r>
      </w:del>
      <w:hyperlink w:anchor="def-vector-valued-derivative">
        <w:del w:id="134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35" w:author="PR Preview" w:date="2026-01-01T00:00:00Z">
        <w:r>
          <w:delText xml:space="preserve">.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Writing derivatives this way,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with rows indexing the entries of</w:delText>
        </w:r>
      </w:del>
      <w:del w:id="14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(the numerator)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and columns indexing the entries of</w:delText>
        </w:r>
      </w:del>
      <w:del w:id="14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(the denominator),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is the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rPr>
            <w:b/>
            <w:bCs/>
          </w:rPr>
          <w:delText xml:space="preserve">numerator layout</w:delText>
        </w:r>
      </w:del>
      <w:del w:id="152" w:author="PR Preview" w:date="2026-01-01T00:00:00Z">
        <w:r>
          <w:delText xml:space="preserve">.</w:delText>
        </w:r>
      </w:del>
    </w:p>
    <w:p>
      <w:pPr>
        <w:pStyle w:val="FirstParagraph"/>
      </w:pPr>
      <w:ins w:id="153" w:author="PR Preview" w:date="2026-01-01T00:00:00Z">
        <w:r>
          <w:rPr>
            <w:b/>
            <w:bCs/>
          </w:rPr>
          <w:t xml:space="preserve">Definition 7 (Jacobian matrix)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ins w:id="156" w:author="PR Preview" w:date="2026-01-01T00:00:00Z">
        <w:r>
          <w:t xml:space="preserve">be a</w:t>
        </w:r>
      </w:ins>
      <w:ins w:id="157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vector-valued function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of the</w:t>
        </w:r>
      </w:ins>
      <w:ins w:id="16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vector</w:t>
        </w:r>
      </w:ins>
      <w:ins w:id="1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166" w:author="PR Preview" w:date="2026-01-01T00:00:00Z">
        <w:r>
          <w:t xml:space="preserve">.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The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rPr>
            <w:b/>
            <w:bCs/>
          </w:rPr>
          <w:t xml:space="preserve">Jacobian matrix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of</w:t>
        </w:r>
      </w:ins>
      <w:ins w:id="1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is the</w:t>
        </w:r>
      </w:ins>
      <w:ins w:id="17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p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matrix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whose</w:t>
        </w:r>
      </w:ins>
      <w:ins w:id="1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entry is</w:t>
        </w:r>
      </w:ins>
      <w:ins w:id="18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ins w:id="185" w:author="PR Preview" w:date="2026-01-01T00:00:00Z">
        <w:r>
          <w:t xml:space="preserve">,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for</w:t>
        </w:r>
      </w:ins>
      <w:ins w:id="188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and</w:t>
        </w:r>
      </w:ins>
      <w:ins w:id="19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ins w:id="192" w:author="PR Preview" w:date="2026-01-01T00:00:00Z">
        <w:r>
          <w:t xml:space="preserve">.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It is the transpose of the derivative</w:t>
        </w:r>
      </w:ins>
      <w:ins w:id="19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of</w:t>
        </w:r>
      </w:ins>
      <w:ins w:id="198" w:author="PR Preview" w:date="2026-01-01T00:00:00Z">
        <w:r>
          <w:t xml:space="preserve"> </w:t>
        </w:r>
      </w:ins>
      <w:hyperlink w:anchor="def-vector-valued-derivative">
        <w:ins w:id="199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00" w:author="PR Preview" w:date="2026-01-01T00:00:00Z">
        <w:r>
          <w:t xml:space="preserve">.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Writing derivatives this way,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with rows indexing the entries of</w:t>
        </w:r>
      </w:ins>
      <w:ins w:id="20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(the numerator)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and columns indexing the entries of</w:t>
        </w:r>
      </w:ins>
      <w:ins w:id="2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(the denominator),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is the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rPr>
            <w:b/>
            <w:bCs/>
          </w:rPr>
          <w:t xml:space="preserve">numerator layout</w:t>
        </w:r>
      </w:ins>
      <w:ins w:id="217" w:author="PR Preview" w:date="2026-01-01T00:00:00Z">
        <w:r>
          <w:t xml:space="preserve">.</w:t>
        </w:r>
      </w:ins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del w:id="218" w:author="PR Preview" w:date="2026-01-01T00:00:00Z">
        <w:r>
          <w:rPr>
            <w:i/>
            <w:iCs/>
          </w:rPr>
          <w:delText xml:space="preserve">Remark 3</w:delText>
        </w:r>
      </w:del>
      <w:del w:id="219" w:author="PR Preview" w:date="2026-01-01T00:00:00Z">
        <w:r>
          <w:delText xml:space="preserve"> (The derivative of a linear map as a special case). </w:delText>
        </w:r>
      </w:del>
      <w:del w:id="220" w:author="PR Preview" w:date="2026-01-01T00:00:00Z">
        <w:r>
          <w:delText xml:space="preserve">This result generalizes</w:delText>
        </w:r>
      </w:del>
      <w:del w:id="221" w:author="PR Preview" w:date="2026-01-01T00:00:00Z">
        <w:r>
          <w:delText xml:space="preserve"> </w:delText>
        </w:r>
      </w:del>
      <w:hyperlink w:anchor="thm-deriv-linear-map">
        <w:del w:id="222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223" w:author="PR Preview" w:date="2026-01-01T00:00:00Z">
        <w:r>
          <w:delText xml:space="preserve">,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which is the special case</w:delText>
        </w:r>
      </w:del>
      <w:del w:id="22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(so that</w:delText>
        </w:r>
      </w:del>
      <w:del w:id="229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p</m:t>
        </m:r>
      </m:oMath>
      <w:del w:id="230" w:author="PR Preview" w:date="2026-01-01T00:00:00Z">
        <w:r>
          <w:delText xml:space="preserve">,</w:delText>
        </w:r>
      </w:del>
      <w:del w:id="23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232" w:author="PR Preview" w:date="2026-01-01T00:00:00Z">
        <w:r>
          <w:delText xml:space="preserve">,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and</w:delText>
        </w:r>
      </w:del>
      <w:del w:id="23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6" w:author="PR Preview" w:date="2026-01-01T00:00:00Z">
        <w:r>
          <w:delText xml:space="preserve">).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For example,</w:delText>
        </w:r>
      </w:del>
      <w:del w:id="239" w:author="PR Preview" w:date="2026-01-01T00:00:00Z">
        <w:r>
          <w:delText xml:space="preserve"> </w:delText>
        </w:r>
      </w:del>
      <w:hyperlink w:anchor="exm-deriv-linear-map">
        <w:del w:id="240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is the case</w:delText>
        </w:r>
      </w:del>
      <w:del w:id="24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and</w:delText>
        </w:r>
      </w:del>
      <w:del w:id="24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7" w:author="PR Preview" w:date="2026-01-01T00:00:00Z">
        <w:r>
          <w:delText xml:space="preserve">,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where this result gives</w:delText>
        </w:r>
      </w:del>
      <w:del w:id="250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51" w:author="PR Preview" w:date="2026-01-01T00:00:00Z">
        <w:r>
          <w:delText xml:space="preserve">.</w:delText>
        </w:r>
      </w:del>
    </w:p>
    <w:p>
      <w:pPr>
        <w:pStyle w:val="FirstParagraph"/>
      </w:pPr>
      <w:ins w:id="252" w:author="PR Preview" w:date="2026-01-01T00:00:00Z">
        <w:r>
          <w:rPr>
            <w:i/>
            <w:iCs/>
          </w:rPr>
          <w:t xml:space="preserve">Remark 3</w:t>
        </w:r>
      </w:ins>
      <w:ins w:id="253" w:author="PR Preview" w:date="2026-01-01T00:00:00Z">
        <w:r>
          <w:t xml:space="preserve"> (The derivative of a linear map as a special case). </w:t>
        </w:r>
      </w:ins>
      <w:ins w:id="254" w:author="PR Preview" w:date="2026-01-01T00:00:00Z">
        <w:r>
          <w:t xml:space="preserve">This result generalizes</w:t>
        </w:r>
      </w:ins>
      <w:ins w:id="255" w:author="PR Preview" w:date="2026-01-01T00:00:00Z">
        <w:r>
          <w:t xml:space="preserve"> </w:t>
        </w:r>
      </w:ins>
      <w:hyperlink w:anchor="thm-deriv-linear-map">
        <w:ins w:id="256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57" w:author="PR Preview" w:date="2026-01-01T00:00:00Z">
        <w:r>
          <w:t xml:space="preserve">,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which is the special case</w:t>
        </w:r>
      </w:ins>
      <w:ins w:id="26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(so that</w:t>
        </w:r>
      </w:ins>
      <w:ins w:id="26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p</m:t>
        </m:r>
      </m:oMath>
      <w:ins w:id="264" w:author="PR Preview" w:date="2026-01-01T00:00:00Z">
        <w:r>
          <w:t xml:space="preserve">,</w:t>
        </w:r>
      </w:ins>
      <w:ins w:id="26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66" w:author="PR Preview" w:date="2026-01-01T00:00:00Z">
        <w:r>
          <w:t xml:space="preserve">,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and</w:t>
        </w:r>
      </w:ins>
      <w:ins w:id="26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70" w:author="PR Preview" w:date="2026-01-01T00:00:00Z">
        <w:r>
          <w:t xml:space="preserve">, which is</w:t>
        </w:r>
      </w:ins>
      <w:ins w:id="27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72" w:author="PR Preview" w:date="2026-01-01T00:00:00Z">
        <w:r>
          <w:t xml:space="preserve">).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For example,</w:t>
        </w:r>
      </w:ins>
      <w:ins w:id="275" w:author="PR Preview" w:date="2026-01-01T00:00:00Z">
        <w:r>
          <w:t xml:space="preserve"> </w:t>
        </w:r>
      </w:ins>
      <w:hyperlink w:anchor="exm-deriv-linear-map">
        <w:ins w:id="276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is the case</w:t>
        </w:r>
      </w:ins>
      <w:ins w:id="27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82" w:author="PR Preview" w:date="2026-01-01T00:00:00Z">
        <w:r>
          <w:t xml:space="preserve">where this result gives</w:t>
        </w:r>
      </w:ins>
      <w:ins w:id="283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84" w:author="PR Preview" w:date="2026-01-01T00:00:00Z">
        <w:r>
          <w:t xml:space="preserve">.</w:t>
        </w:r>
      </w:ins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del w:id="285" w:author="PR Preview" w:date="2026-01-01T00:00:00Z">
        <w:r>
          <w:rPr>
            <w:b/>
            <w:bCs/>
          </w:rPr>
          <w:delText xml:space="preserve">Example 19 (Applying the vector chain rule)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Let</w:delText>
        </w:r>
      </w:del>
      <w:del w:id="28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89" w:author="PR Preview" w:date="2026-01-01T00:00:00Z">
        <w:r>
          <w:delText xml:space="preserve">,</w:delText>
        </w:r>
      </w:del>
      <w:del w:id="29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91" w:author="PR Preview" w:date="2026-01-01T00:00:00Z">
        <w:r>
          <w:delText xml:space="preserve">,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and</w:delText>
        </w:r>
      </w:del>
      <w:del w:id="29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del w:id="295" w:author="PR Preview" w:date="2026-01-01T00:00:00Z">
        <w:r>
          <w:delText xml:space="preserve">.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del w:id="298" w:author="PR Preview" w:date="2026-01-01T00:00:00Z">
        <w:r>
          <w:delText xml:space="preserve">This matches differentiating</w:delText>
        </w:r>
      </w:del>
      <w:del w:id="299" w:author="PR Preview" w:date="2026-01-01T00:00:00Z">
        <w:r>
          <w:delText xml:space="preserve"> </w:delText>
        </w:r>
      </w:del>
      <m:oMath>
        <m:r>
          <m:t>z</m:t>
        </m:r>
      </m:oMath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directly:</w:delText>
        </w:r>
      </w:del>
      <w:del w:id="302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303" w:author="PR Preview" w:date="2026-01-01T00:00:00Z">
        <w:r>
          <w:delText xml:space="preserve">,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so</w:delText>
        </w:r>
      </w:del>
      <w:del w:id="30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and</w:delText>
        </w:r>
      </w:del>
      <w:del w:id="30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310" w:author="PR Preview" w:date="2026-01-01T00:00:00Z">
        <w:r>
          <w:delText xml:space="preserve">.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The product in the other order,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a</w:delText>
        </w:r>
      </w:del>
      <w:del w:id="31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1</m:t>
        </m:r>
      </m:oMath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matrix times a</w:delText>
        </w:r>
      </w:del>
      <w:del w:id="31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matrix,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is not defined.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The total derivative is the transpose,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the row vector</w:delText>
        </w:r>
      </w:del>
      <w:del w:id="32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328" w:author="PR Preview" w:date="2026-01-01T00:00:00Z">
        <w:r>
          <w:delText xml:space="preserve">.</w:delText>
        </w:r>
      </w:del>
    </w:p>
    <w:p>
      <w:pPr>
        <w:pStyle w:val="BodyText"/>
      </w:pPr>
      <w:ins w:id="329" w:author="PR Preview" w:date="2026-01-01T00:00:00Z">
        <w:r>
          <w:rPr>
            <w:b/>
            <w:bCs/>
          </w:rPr>
          <w:t xml:space="preserve">Example 19 (Applying the vector chain rule)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Let</w:t>
        </w:r>
      </w:ins>
      <w:ins w:id="3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3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3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35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ins w:id="336" w:author="PR Preview" w:date="2026-01-01T00:00:00Z">
        <w:r>
          <w:t xml:space="preserve">This matches differentiating</w:t>
        </w:r>
      </w:ins>
      <w:ins w:id="337" w:author="PR Preview" w:date="2026-01-01T00:00:00Z">
        <w:r>
          <w:t xml:space="preserve"> </w:t>
        </w:r>
      </w:ins>
      <m:oMath>
        <m:r>
          <m:t>z</m:t>
        </m:r>
      </m:oMath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directly: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40" w:author="PR Preview" w:date="2026-01-01T00:00:00Z">
        <w:r>
          <w:t xml:space="preserve">so</w:t>
        </w:r>
      </w:ins>
      <w:ins w:id="34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and</w:t>
        </w:r>
      </w:ins>
      <w:ins w:id="34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345" w:author="PR Preview" w:date="2026-01-01T00:00:00Z">
        <w:r>
          <w:t xml:space="preserve">.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The product in the other order,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a</w:t>
        </w:r>
      </w:ins>
      <w:ins w:id="35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1</m:t>
        </m:r>
      </m:oMath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matrix times a</w:t>
        </w:r>
      </w:ins>
      <w:ins w:id="35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matrix,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is not defined.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The total derivative is the transpose,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the row vector</w:t>
        </w:r>
      </w:ins>
      <w:ins w:id="3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363" w:author="PR Preview" w:date="2026-01-01T00:00:00Z">
        <w:r>
          <w:t xml:space="preserve">.</w:t>
        </w:r>
      </w:ins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del w:id="364" w:author="PR Preview" w:date="2026-01-01T00:00:00Z">
        <w:r>
          <w:rPr>
            <w:i/>
            <w:iCs/>
          </w:rPr>
          <w:delText xml:space="preserve">Proof</w:delText>
        </w:r>
      </w:del>
      <w:del w:id="365" w:author="PR Preview" w:date="2026-01-01T00:00:00Z">
        <w:r>
          <w:delText xml:space="preserve">. </w:delText>
        </w:r>
      </w:del>
      <w:del w:id="366" w:author="PR Preview" w:date="2026-01-01T00:00:00Z">
        <w:r>
          <w:delText xml:space="preserve">Apply</w:delText>
        </w:r>
      </w:del>
      <w:del w:id="367" w:author="PR Preview" w:date="2026-01-01T00:00:00Z">
        <w:r>
          <w:delText xml:space="preserve"> </w:delText>
        </w:r>
      </w:del>
      <w:hyperlink w:anchor="thm-chain-vec">
        <w:del w:id="368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with</w:delText>
        </w:r>
      </w:del>
      <w:del w:id="37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del w:id="372" w:author="PR Preview" w:date="2026-01-01T00:00:00Z">
        <w:r>
          <w:delText xml:space="preserve">,</w:delText>
        </w:r>
      </w:del>
      <w:del w:id="37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del w:id="374" w:author="PR Preview" w:date="2026-01-01T00:00:00Z">
        <w:r>
          <w:delText xml:space="preserve">,</w:delText>
        </w:r>
      </w:del>
      <w:del w:id="37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n</m:t>
        </m:r>
      </m:oMath>
      <w:del w:id="376" w:author="PR Preview" w:date="2026-01-01T00:00:00Z">
        <w:r>
          <w:delText xml:space="preserve">,</w:delText>
        </w:r>
      </w:del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and</w:delText>
        </w:r>
      </w:del>
      <w:del w:id="379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ε</m:t>
            </m:r>
          </m:e>
        </m:acc>
      </m:oMath>
      <w:del w:id="380" w:author="PR Preview" w:date="2026-01-01T00:00:00Z">
        <w:r>
          <w:delText xml:space="preserve">:</w:delText>
        </w:r>
      </w:del>
    </w:p>
    <w:p>
      <w:pPr>
        <w:pStyle w:val="FirstParagraph"/>
      </w:pPr>
      <w:ins w:id="381" w:author="PR Preview" w:date="2026-01-01T00:00:00Z">
        <w:r>
          <w:rPr>
            <w:i/>
            <w:iCs/>
          </w:rPr>
          <w:t xml:space="preserve">Proof</w:t>
        </w:r>
      </w:ins>
      <w:ins w:id="382" w:author="PR Preview" w:date="2026-01-01T00:00:00Z">
        <w:r>
          <w:t xml:space="preserve">. </w:t>
        </w:r>
      </w:ins>
      <w:ins w:id="383" w:author="PR Preview" w:date="2026-01-01T00:00:00Z">
        <w:r>
          <w:t xml:space="preserve">Apply</w:t>
        </w:r>
      </w:ins>
      <w:ins w:id="384" w:author="PR Preview" w:date="2026-01-01T00:00:00Z">
        <w:r>
          <w:t xml:space="preserve"> </w:t>
        </w:r>
      </w:ins>
      <w:hyperlink w:anchor="thm-chain-vec">
        <w:ins w:id="385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with</w:t>
        </w:r>
      </w:ins>
      <w:ins w:id="38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ins w:id="389" w:author="PR Preview" w:date="2026-01-01T00:00:00Z">
        <w:r>
          <w:t xml:space="preserve">,</w:t>
        </w:r>
      </w:ins>
      <w:ins w:id="3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ins w:id="391" w:author="PR Preview" w:date="2026-01-01T00:00:00Z">
        <w:r>
          <w:t xml:space="preserve">,</w:t>
        </w:r>
      </w:ins>
      <w:ins w:id="392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n</m:t>
        </m:r>
      </m:oMath>
      <w:ins w:id="393" w:author="PR Preview" w:date="2026-01-01T00:00:00Z">
        <w:r>
          <w:t xml:space="preserve">,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del w:id="396" w:author="PR Preview" w:date="2026-01-01T00:00:00Z">
        <w:r>
          <w:rPr>
            <w:b/>
            <w:bCs/>
          </w:rPr>
          <w:delText xml:space="preserve">Example 21 (The matrix derivative of a trace)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Let</w:delText>
        </w:r>
      </w:del>
      <w:del w:id="399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be a</w:delText>
        </w:r>
      </w:del>
      <w:del w:id="402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matrix and</w:delText>
        </w:r>
      </w:del>
      <w:del w:id="40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(see</w:delText>
        </w:r>
      </w:del>
      <w:del w:id="408" w:author="PR Preview" w:date="2026-01-01T00:00:00Z">
        <w:r>
          <w:delText xml:space="preserve"> </w:delText>
        </w:r>
      </w:del>
      <w:hyperlink r:id="rId106">
        <w:del w:id="409" w:author="PR Preview" w:date="2026-01-01T00:00:00Z">
          <w:r>
            <w:rPr>
              <w:rStyle w:val="Hyperlink"/>
            </w:rPr>
            <w:delText xml:space="preserve">trace</w:delText>
          </w:r>
        </w:del>
      </w:hyperlink>
      <w:del w:id="410" w:author="PR Preview" w:date="2026-01-01T00:00:00Z">
        <w:r>
          <w:delText xml:space="preserve">).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Then</w:delText>
        </w:r>
      </w:del>
      <w:del w:id="41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if</w:delText>
        </w:r>
      </w:del>
      <w:del w:id="41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j</m:t>
        </m:r>
      </m:oMath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and</w:delText>
        </w:r>
      </w:del>
      <w:del w:id="419" w:author="PR Preview" w:date="2026-01-01T00:00:00Z">
        <w:r>
          <w:delText xml:space="preserve"> </w:delText>
        </w:r>
      </w:del>
      <m:oMath>
        <m:r>
          <m:t>0</m:t>
        </m:r>
      </m:oMath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otherwise, so:</w:delText>
        </w:r>
      </w:del>
    </w:p>
    <w:p>
      <w:pPr>
        <w:pStyle w:val="BodyText"/>
      </w:pPr>
      <w:ins w:id="422" w:author="PR Preview" w:date="2026-01-01T00:00:00Z">
        <w:r>
          <w:rPr>
            <w:b/>
            <w:bCs/>
          </w:rPr>
          <w:t xml:space="preserve">Example 21 (The matrix derivative of a trace)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Let</w:t>
        </w:r>
      </w:ins>
      <w:ins w:id="425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be a</w:t>
        </w:r>
      </w:ins>
      <w:ins w:id="42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matrix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ins w:id="431" w:author="PR Preview" w:date="2026-01-01T00:00:00Z">
        <w:r>
          <w:t xml:space="preserve">(see</w:t>
        </w:r>
      </w:ins>
      <w:ins w:id="432" w:author="PR Preview" w:date="2026-01-01T00:00:00Z">
        <w:r>
          <w:t xml:space="preserve"> </w:t>
        </w:r>
      </w:ins>
      <w:hyperlink r:id="rId106">
        <w:ins w:id="433" w:author="PR Preview" w:date="2026-01-01T00:00:00Z">
          <w:r>
            <w:rPr>
              <w:rStyle w:val="Hyperlink"/>
            </w:rPr>
            <w:t xml:space="preserve">trace</w:t>
          </w:r>
        </w:ins>
      </w:hyperlink>
      <w:ins w:id="434" w:author="PR Preview" w:date="2026-01-01T00:00:00Z">
        <w:r>
          <w:t xml:space="preserve">).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Then</w:t>
        </w:r>
      </w:ins>
      <w:ins w:id="43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if</w:t>
        </w:r>
      </w:ins>
      <w:ins w:id="44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and</w:t>
        </w:r>
      </w:ins>
      <w:ins w:id="443" w:author="PR Preview" w:date="2026-01-01T00:00:00Z">
        <w:r>
          <w:t xml:space="preserve"> </w:t>
        </w:r>
      </w:ins>
      <m:oMath>
        <m:r>
          <m:t>0</m:t>
        </m:r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otherwise, so: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446" w:author="PR Preview" w:date="2026-01-01T00:00:00Z">
        <w:r>
          <w:delText xml:space="preserve">For example, with</w:delText>
        </w:r>
      </w:del>
      <w:del w:id="4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448" w:author="PR Preview" w:date="2026-01-01T00:00:00Z">
        <w:r>
          <w:delText xml:space="preserve">,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the product</w:delText>
        </w:r>
      </w:del>
      <w:del w:id="45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has</w:delText>
        </w:r>
      </w:del>
      <w:del w:id="454" w:author="PR Preview" w:date="2026-01-01T00:00:00Z">
        <w:r>
          <w:delText xml:space="preserve"> </w:delText>
        </w:r>
      </w:del>
      <m:oMath>
        <m:r>
          <m:t>4</m:t>
        </m:r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entries,</w:delText>
        </w:r>
      </w:del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each with</w:delText>
        </w:r>
      </w:del>
      <w:del w:id="459" w:author="PR Preview" w:date="2026-01-01T00:00:00Z">
        <w:r>
          <w:delText xml:space="preserve"> </w:delText>
        </w:r>
      </w:del>
      <m:oMath>
        <m:r>
          <m:t>4</m:t>
        </m:r>
      </m:oMath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partial derivatives,</w:delText>
        </w:r>
      </w:del>
      <w:del w:id="462" w:author="PR Preview" w:date="2026-01-01T00:00:00Z">
        <w:r>
          <w:delText xml:space="preserve"> </w:delText>
        </w:r>
      </w:del>
      <m:oMath>
        <m:r>
          <m:t>16</m:t>
        </m:r>
      </m:oMath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in all,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while its trace</w:delText>
        </w:r>
      </w:del>
      <w:del w:id="46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has the</w:delText>
        </w:r>
      </w:del>
      <w:del w:id="470" w:author="PR Preview" w:date="2026-01-01T00:00:00Z">
        <w:r>
          <w:delText xml:space="preserve"> </w:delText>
        </w:r>
      </w:del>
      <m:oMath>
        <m:r>
          <m:t>4</m:t>
        </m:r>
      </m:oMath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partial derivatives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that form the</w:delText>
        </w:r>
      </w:del>
      <w:del w:id="47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matrix</w:delText>
        </w:r>
      </w:del>
      <w:del w:id="478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of</w:delText>
        </w:r>
      </w:del>
      <w:del w:id="481" w:author="PR Preview" w:date="2026-01-01T00:00:00Z">
        <w:r>
          <w:delText xml:space="preserve"> </w:delText>
        </w:r>
      </w:del>
      <w:hyperlink w:anchor="exm-matrix-derivative">
        <w:del w:id="482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483" w:author="PR Preview" w:date="2026-01-01T00:00:00Z">
        <w:r>
          <w:delText xml:space="preserve">.</w:delText>
        </w:r>
      </w:del>
    </w:p>
    <w:p>
      <w:pPr>
        <w:pStyle w:val="BodyText"/>
      </w:pPr>
      <w:ins w:id="484" w:author="PR Preview" w:date="2026-01-01T00:00:00Z">
        <w:r>
          <w:t xml:space="preserve">For example, 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485" w:author="PR Preview" w:date="2026-01-01T00:00:00Z">
        <w:r>
          <w:t xml:space="preserve">the product</w:t>
        </w:r>
      </w:ins>
      <w:ins w:id="48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has</w:t>
        </w:r>
      </w:ins>
      <w:ins w:id="489" w:author="PR Preview" w:date="2026-01-01T00:00:00Z">
        <w:r>
          <w:t xml:space="preserve"> </w:t>
        </w:r>
      </w:ins>
      <m:oMath>
        <m:r>
          <m:t>4</m:t>
        </m:r>
      </m:oMath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entries,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each with</w:t>
        </w:r>
      </w:ins>
      <w:ins w:id="494" w:author="PR Preview" w:date="2026-01-01T00:00:00Z">
        <w:r>
          <w:t xml:space="preserve"> </w:t>
        </w:r>
      </w:ins>
      <m:oMath>
        <m:r>
          <m:t>4</m:t>
        </m:r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partial derivatives,</w:t>
        </w:r>
      </w:ins>
      <w:ins w:id="497" w:author="PR Preview" w:date="2026-01-01T00:00:00Z">
        <w:r>
          <w:t xml:space="preserve"> </w:t>
        </w:r>
      </w:ins>
      <m:oMath>
        <m:r>
          <m:t>16</m:t>
        </m:r>
      </m:oMath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in all,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while its trace</w:t>
        </w:r>
      </w:ins>
      <w:ins w:id="50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has the</w:t>
        </w:r>
      </w:ins>
      <w:ins w:id="505" w:author="PR Preview" w:date="2026-01-01T00:00:00Z">
        <w:r>
          <w:t xml:space="preserve"> </w:t>
        </w:r>
      </w:ins>
      <m:oMath>
        <m:r>
          <m:t>4</m:t>
        </m:r>
      </m:oMath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partial derivatives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that form the</w:t>
        </w:r>
      </w:ins>
      <w:ins w:id="51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matrix</w:t>
        </w:r>
      </w:ins>
      <w:ins w:id="513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of</w:t>
        </w:r>
      </w:ins>
      <w:ins w:id="516" w:author="PR Preview" w:date="2026-01-01T00:00:00Z">
        <w:r>
          <w:t xml:space="preserve"> </w:t>
        </w:r>
      </w:ins>
      <w:hyperlink w:anchor="exm-matrix-derivative">
        <w:ins w:id="517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518" w:author="PR Preview" w:date="2026-01-01T00:00:00Z">
        <w:r>
          <w:t xml:space="preserve">.</w:t>
        </w:r>
      </w:ins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has</w:delText>
        </w:r>
      </w:del>
      <w:del w:id="52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&lt;</m:t>
        </m:r>
        <m:r>
          <m:t>1</m:t>
        </m:r>
      </m:oMath>
      <w:del w:id="522" w:author="PR Preview" w:date="2026-01-01T00:00:00Z">
        <w:r>
          <w:delText xml:space="preserve">,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so it is in both the open and the closed unit ball.</w:delText>
        </w:r>
      </w:del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has</w:delText>
        </w:r>
      </w:del>
      <w:del w:id="52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0.6</m:t>
                </m:r>
                <m:r>
                  <m:rPr>
                    <m:sty m:val="p"/>
                  </m:rPr>
                  <m:t>,</m:t>
                </m:r>
                <m:r>
                  <m:t>0.8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del w:id="528" w:author="PR Preview" w:date="2026-01-01T00:00:00Z">
        <w:r>
          <w:delText xml:space="preserve">,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so it is in the closed unit ball but not the open one.</w:delText>
        </w:r>
      </w:del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533" w:author="PR Preview" w:date="2026-01-01T00:00:00Z">
        <w:r>
          <w:t xml:space="preserve">so it is in both the open and the closed unit ball.</w:t>
        </w:r>
      </w:ins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536" w:author="PR Preview" w:date="2026-01-01T00:00:00Z">
        <w:r>
          <w:t xml:space="preserve">so it is in the closed unit ball but not the open one.</w:t>
        </w:r>
      </w:ins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537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538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539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40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del w:id="541" w:author="PR Preview" w:date="2026-01-01T00:00:00Z">
        <w:r>
          <w:rPr>
            <w:b/>
            <w:bCs/>
          </w:rPr>
          <w:delText xml:space="preserve">Definition 14 (Continuity in several variables)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A function</w:delText>
        </w:r>
      </w:del>
      <w:del w:id="544" w:author="PR Preview" w:date="2026-01-01T00:00:00Z">
        <w:r>
          <w:delText xml:space="preserve"> </w:delText>
        </w:r>
      </w:del>
      <m:oMath>
        <m:r>
          <m:t>f</m:t>
        </m:r>
      </m:oMath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from</w:delText>
        </w:r>
      </w:del>
      <w:del w:id="54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to</w:delText>
        </w:r>
      </w:del>
      <w:del w:id="55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is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rPr>
            <w:b/>
            <w:bCs/>
          </w:rPr>
          <w:delText xml:space="preserve">continuous at</w:delText>
        </w:r>
      </w:del>
      <w:del w:id="55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if for every</w:delText>
        </w:r>
      </w:del>
      <w:del w:id="558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there is a</w:delText>
        </w:r>
      </w:del>
      <w:del w:id="561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such that</w:delText>
        </w:r>
      </w:del>
      <w:del w:id="56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whenever</w:delText>
        </w:r>
      </w:del>
      <w:del w:id="56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568" w:author="PR Preview" w:date="2026-01-01T00:00:00Z">
        <w:r>
          <w:delText xml:space="preserve">.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It is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rPr>
            <w:b/>
            <w:bCs/>
          </w:rPr>
          <w:delText xml:space="preserve">continuous on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a set if it is continuous at every point of the set.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For</w:delText>
        </w:r>
      </w:del>
      <w:del w:id="577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578" w:author="PR Preview" w:date="2026-01-01T00:00:00Z">
        <w:r>
          <w:delText xml:space="preserve">,</w:delText>
        </w:r>
      </w:del>
      <w:del w:id="57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del w:id="580" w:author="PR Preview" w:date="2026-01-01T00:00:00Z">
        <w:r>
          <w:delText xml:space="preserve">.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For</w:delText>
        </w:r>
      </w:del>
      <w:del w:id="58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del w:id="584" w:author="PR Preview" w:date="2026-01-01T00:00:00Z">
        <w:r>
          <w:delText xml:space="preserve">, this definition is the usual</w:delText>
        </w:r>
      </w:del>
      <w:del w:id="585" w:author="PR Preview" w:date="2026-01-01T00:00:00Z">
        <w:r>
          <w:delText xml:space="preserve"> </w:delText>
        </w:r>
      </w:del>
      <w:hyperlink r:id="rId131">
        <w:del w:id="586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587" w:author="PR Preview" w:date="2026-01-01T00:00:00Z">
        <w:r>
          <w:delText xml:space="preserve">,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written out with the</w:delText>
        </w:r>
      </w:del>
      <w:del w:id="590" w:author="PR Preview" w:date="2026-01-01T00:00:00Z">
        <w:r>
          <w:delText xml:space="preserve"> </w:delText>
        </w:r>
      </w:del>
      <m:oMath>
        <m:r>
          <m:t>ε</m:t>
        </m:r>
      </m:oMath>
      <w:del w:id="591" w:author="PR Preview" w:date="2026-01-01T00:00:00Z">
        <w:r>
          <w:delText xml:space="preserve">-</w:delText>
        </w:r>
      </w:del>
      <m:oMath>
        <m:r>
          <m:t>δ</m:t>
        </m:r>
      </m:oMath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definition of the limit</w:delText>
        </w:r>
      </w:del>
      <w:del w:id="59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95" w:author="PR Preview" w:date="2026-01-01T00:00:00Z">
        <w:r>
          <w:delText xml:space="preserve">.</w:delText>
        </w:r>
      </w:del>
    </w:p>
    <w:p>
      <w:pPr>
        <w:pStyle w:val="FirstParagraph"/>
      </w:pPr>
      <w:ins w:id="596" w:author="PR Preview" w:date="2026-01-01T00:00:00Z">
        <w:r>
          <w:rPr>
            <w:b/>
            <w:bCs/>
          </w:rPr>
          <w:t xml:space="preserve">Definition 14 (Continuity in several variables)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A function</w:t>
        </w:r>
      </w:ins>
      <w:ins w:id="599" w:author="PR Preview" w:date="2026-01-01T00:00:00Z">
        <w:r>
          <w:t xml:space="preserve"> </w:t>
        </w:r>
      </w:ins>
      <m:oMath>
        <m:r>
          <m:t>f</m:t>
        </m:r>
      </m:oMath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from</w:t>
        </w:r>
      </w:ins>
      <w:ins w:id="60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to</w:t>
        </w:r>
      </w:ins>
      <w:ins w:id="60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is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rPr>
            <w:b/>
            <w:bCs/>
          </w:rPr>
          <w:t xml:space="preserve">continuous at</w:t>
        </w:r>
      </w:ins>
      <w:ins w:id="6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if for every</w:t>
        </w:r>
      </w:ins>
      <w:ins w:id="613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there is a</w:t>
        </w:r>
      </w:ins>
      <w:ins w:id="616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such that</w:t>
        </w:r>
      </w:ins>
      <w:ins w:id="61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whenever</w:t>
        </w:r>
      </w:ins>
      <w:ins w:id="62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623" w:author="PR Preview" w:date="2026-01-01T00:00:00Z">
        <w:r>
          <w:t xml:space="preserve">.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It is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rPr>
            <w:b/>
            <w:bCs/>
          </w:rPr>
          <w:t xml:space="preserve">continuous on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a set if it is continuous at every point of the set.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For</w:t>
        </w:r>
      </w:ins>
      <w:ins w:id="632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633" w:author="PR Preview" w:date="2026-01-01T00:00:00Z">
        <w:r>
          <w:t xml:space="preserve">,</w:t>
        </w:r>
      </w:ins>
      <w:ins w:id="63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ins w:id="635" w:author="PR Preview" w:date="2026-01-01T00:00:00Z">
        <w:r>
          <w:t xml:space="preserve">.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For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38" w:author="PR Preview" w:date="2026-01-01T00:00:00Z">
        <w:r>
          <w:t xml:space="preserve">this definition is the usual</w:t>
        </w:r>
      </w:ins>
      <w:ins w:id="639" w:author="PR Preview" w:date="2026-01-01T00:00:00Z">
        <w:r>
          <w:t xml:space="preserve"> </w:t>
        </w:r>
      </w:ins>
      <w:hyperlink r:id="rId131">
        <w:ins w:id="640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641" w:author="PR Preview" w:date="2026-01-01T00:00:00Z">
        <w:r>
          <w:t xml:space="preserve">,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written out with the</w:t>
        </w:r>
      </w:ins>
      <w:ins w:id="644" w:author="PR Preview" w:date="2026-01-01T00:00:00Z">
        <w:r>
          <w:t xml:space="preserve"> </w:t>
        </w:r>
      </w:ins>
      <m:oMath>
        <m:r>
          <m:t>ε</m:t>
        </m:r>
      </m:oMath>
      <w:ins w:id="645" w:author="PR Preview" w:date="2026-01-01T00:00:00Z">
        <w:r>
          <w:t xml:space="preserve">-</w:t>
        </w:r>
      </w:ins>
      <m:oMath>
        <m:r>
          <m:t>δ</m:t>
        </m:r>
      </m:oMath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definition of the limit</w:t>
        </w:r>
      </w:ins>
      <w:ins w:id="64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49" w:author="PR Preview" w:date="2026-01-01T00:00:00Z">
        <w:r>
          <w:t xml:space="preserve">.</w:t>
        </w:r>
      </w:ins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650" w:author="PR Preview" w:date="2026-01-01T00:00:00Z">
        <w:r>
          <w:rPr>
            <w:b/>
            <w:bCs/>
          </w:rPr>
          <w:delText xml:space="preserve">Both partial derivatives exist at</w:delText>
        </w:r>
      </w:del>
      <w:del w:id="651" w:author="PR Preview" w:date="2026-01-01T00:00:00Z">
        <w:r>
          <w:rPr>
            <w:b/>
            <w:bCs/>
          </w:rP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652" w:author="PR Preview" w:date="2026-01-01T00:00:00Z">
        <w:r>
          <w:rPr>
            <w:b/>
            <w:bCs/>
          </w:rPr>
          <w:delText xml:space="preserve">.</w:delText>
        </w:r>
      </w:del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For</w:delText>
        </w:r>
      </w:del>
      <w:del w:id="655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≠</m:t>
        </m:r>
        <m:r>
          <m:t>0</m:t>
        </m:r>
      </m:oMath>
      <w:del w:id="656" w:author="PR Preview" w:date="2026-01-01T00:00:00Z">
        <w:r>
          <w:delText xml:space="preserve">,</w:delText>
        </w:r>
      </w:del>
      <w:del w:id="65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⋅</m:t>
            </m:r>
            <m:r>
              <m:t>0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del w:id="658" w:author="PR Preview" w:date="2026-01-01T00:00:00Z">
        <w:r>
          <w:delText xml:space="preserve">, so</w:delText>
        </w:r>
      </w:del>
    </w:p>
    <w:p>
      <w:pPr>
        <w:pStyle w:val="FirstParagraph"/>
      </w:pPr>
      <w:ins w:id="659" w:author="PR Preview" w:date="2026-01-01T00:00:00Z">
        <w:r>
          <w:rPr>
            <w:b/>
            <w:bCs/>
          </w:rPr>
          <w:t xml:space="preserve">Both partial derivatives exist at</w:t>
        </w:r>
      </w:ins>
      <w:ins w:id="660" w:author="PR Preview" w:date="2026-01-01T00:00:00Z">
        <w:r>
          <w:rPr>
            <w:b/>
            <w:bCs/>
          </w:rP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661" w:author="PR Preview" w:date="2026-01-01T00:00:00Z">
        <w:r>
          <w:rPr>
            <w:b/>
            <w:bCs/>
          </w:rPr>
          <w:t xml:space="preserve">.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For</w:t>
        </w:r>
      </w:ins>
      <w:ins w:id="664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≠</m:t>
        </m:r>
        <m:r>
          <m:t>0</m:t>
        </m:r>
      </m:oMath>
      <w:ins w:id="66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66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667" w:author="PR Preview" w:date="2026-01-01T00:00:00Z">
        <w:r>
          <w:rPr>
            <w:b/>
            <w:bCs/>
          </w:rPr>
          <w:delText xml:space="preserve">But</w:delText>
        </w:r>
      </w:del>
      <w:del w:id="668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669" w:author="PR Preview" w:date="2026-01-01T00:00:00Z">
        <w:r>
          <w:rPr>
            <w:b/>
            <w:bCs/>
          </w:rPr>
          <w:delText xml:space="preserve"> </w:delText>
        </w:r>
      </w:del>
      <w:del w:id="670" w:author="PR Preview" w:date="2026-01-01T00:00:00Z">
        <w:r>
          <w:rPr>
            <w:b/>
            <w:bCs/>
          </w:rPr>
          <w:delText xml:space="preserve">is not continuous at</w:delText>
        </w:r>
      </w:del>
      <w:del w:id="671" w:author="PR Preview" w:date="2026-01-01T00:00:00Z">
        <w:r>
          <w:rPr>
            <w:b/>
            <w:bCs/>
          </w:rP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(</w:delText>
        </w:r>
      </w:del>
      <w:hyperlink w:anchor="def-continuous-several">
        <w:del w:id="674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675" w:author="PR Preview" w:date="2026-01-01T00:00:00Z">
        <w:r>
          <w:delText xml:space="preserve">).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Take</w:delText>
        </w:r>
      </w:del>
      <w:del w:id="678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and any</w:delText>
        </w:r>
      </w:del>
      <w:del w:id="681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682" w:author="PR Preview" w:date="2026-01-01T00:00:00Z">
        <w:r>
          <w:delText xml:space="preserve">,</w:delText>
        </w:r>
      </w:del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and let</w:delText>
        </w:r>
      </w:del>
      <w:del w:id="68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and</w:delText>
        </w:r>
      </w:del>
      <w:del w:id="68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89" w:author="PR Preview" w:date="2026-01-01T00:00:00Z">
        <w:r>
          <w:delText xml:space="preserve">.</w:delText>
        </w:r>
      </w:del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Then</w:delText>
        </w:r>
      </w:del>
      <w:del w:id="69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t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δ</m:t>
        </m:r>
      </m:oMath>
      <w:del w:id="693" w:author="PR Preview" w:date="2026-01-01T00:00:00Z">
        <w:r>
          <w:delText xml:space="preserve">, but</w:delText>
        </w:r>
      </w:del>
    </w:p>
    <w:p>
      <w:pPr>
        <w:pStyle w:val="BodyText"/>
      </w:pPr>
      <w:ins w:id="694" w:author="PR Preview" w:date="2026-01-01T00:00:00Z">
        <w:r>
          <w:rPr>
            <w:b/>
            <w:bCs/>
          </w:rPr>
          <w:t xml:space="preserve">But</w:t>
        </w:r>
      </w:ins>
      <w:ins w:id="695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696" w:author="PR Preview" w:date="2026-01-01T00:00:00Z">
        <w:r>
          <w:rPr>
            <w:b/>
            <w:bCs/>
          </w:rPr>
          <w:t xml:space="preserve"> </w:t>
        </w:r>
      </w:ins>
      <w:ins w:id="697" w:author="PR Preview" w:date="2026-01-01T00:00:00Z">
        <w:r>
          <w:rPr>
            <w:b/>
            <w:bCs/>
          </w:rPr>
          <w:t xml:space="preserve">is not continuous at</w:t>
        </w:r>
      </w:ins>
      <w:ins w:id="698" w:author="PR Preview" w:date="2026-01-01T00:00:00Z">
        <w:r>
          <w:rPr>
            <w:b/>
            <w:bCs/>
          </w:rP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(</w:t>
        </w:r>
      </w:ins>
      <w:hyperlink w:anchor="def-continuous-several">
        <w:ins w:id="701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702" w:author="PR Preview" w:date="2026-01-01T00:00:00Z">
        <w:r>
          <w:t xml:space="preserve">).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Take</w:t>
        </w:r>
      </w:ins>
      <w:ins w:id="705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and any</w:t>
        </w:r>
      </w:ins>
      <w:ins w:id="708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709" w:author="PR Preview" w:date="2026-01-01T00:00:00Z">
        <w:r>
          <w:t xml:space="preserve">,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and let</w:t>
        </w:r>
      </w:ins>
      <w:ins w:id="71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and</w:t>
        </w:r>
      </w:ins>
      <w:ins w:id="71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16" w:author="PR Preview" w:date="2026-01-01T00:00:00Z">
        <w:r>
          <w:t xml:space="preserve">.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719" w:author="PR Preview" w:date="2026-01-01T00:00:00Z">
        <w:r>
          <w:t xml:space="preserve">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720" w:author="PR Preview" w:date="2026-01-01T00:00:00Z">
        <w:r>
          <w:delText xml:space="preserve">and</w:delText>
        </w:r>
      </w:del>
      <w:del w:id="72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</m:t>
        </m:r>
      </m:oMath>
      <w:del w:id="722" w:author="PR Preview" w:date="2026-01-01T00:00:00Z">
        <w:r>
          <w:delText xml:space="preserve">,</w:delText>
        </w:r>
      </w:del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so</w:delText>
        </w:r>
      </w:del>
      <w:del w:id="72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holds at</w:delText>
        </w:r>
      </w:del>
      <w:del w:id="72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too.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In the same way, with the roles of</w:delText>
        </w:r>
      </w:del>
      <w:del w:id="73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and</w:delText>
        </w:r>
      </w:del>
      <w:del w:id="73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swapped,</w:delText>
        </w:r>
      </w:del>
      <w:del w:id="73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740" w:author="PR Preview" w:date="2026-01-01T00:00:00Z">
        <w:r>
          <w:delText xml:space="preserve">,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so</w:delText>
        </w:r>
      </w:del>
      <w:del w:id="74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for every</w:delText>
        </w:r>
      </w:del>
      <w:del w:id="74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747" w:author="PR Preview" w:date="2026-01-01T00:00:00Z">
        <w:r>
          <w:delText xml:space="preserve">.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So at</w:delText>
        </w:r>
      </w:del>
      <w:del w:id="75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(</w:delText>
        </w:r>
      </w:del>
      <w:hyperlink w:anchor="def-hessian">
        <w:del w:id="753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754" w:author="PR Preview" w:date="2026-01-01T00:00:00Z">
        <w:r>
          <w:delText xml:space="preserve">)</w:delText>
        </w:r>
      </w:del>
    </w:p>
    <w:p>
      <w:pPr>
        <w:pStyle w:val="FirstParagraph"/>
      </w:pPr>
      <w:ins w:id="755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756" w:author="PR Preview" w:date="2026-01-01T00:00:00Z">
        <w:r>
          <w:t xml:space="preserve">so</w:t>
        </w:r>
      </w:ins>
      <w:ins w:id="75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holds at</w:t>
        </w:r>
      </w:ins>
      <w:ins w:id="76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too.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In the same way, with the roles of</w:t>
        </w:r>
      </w:ins>
      <w:ins w:id="76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and</w:t>
        </w:r>
      </w:ins>
      <w:ins w:id="76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swapped,</w:t>
        </w:r>
      </w:ins>
      <w:ins w:id="77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772" w:author="PR Preview" w:date="2026-01-01T00:00:00Z">
        <w:r>
          <w:t xml:space="preserve">,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so</w:t>
        </w:r>
      </w:ins>
      <w:ins w:id="77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for every</w:t>
        </w:r>
      </w:ins>
      <w:ins w:id="77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779" w:author="PR Preview" w:date="2026-01-01T00:00:00Z">
        <w:r>
          <w:t xml:space="preserve">.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So at</w:t>
        </w:r>
      </w:ins>
      <w:ins w:id="78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(</w:t>
        </w:r>
      </w:ins>
      <w:hyperlink w:anchor="def-hessian">
        <w:ins w:id="785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786" w:author="PR Preview" w:date="2026-01-01T00:00:00Z">
        <w: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2026-10-09T17:38:07Z</dcterms:created>
  <dcterms:modified xsi:type="dcterms:W3CDTF">2026-10-09T17:38:07Z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