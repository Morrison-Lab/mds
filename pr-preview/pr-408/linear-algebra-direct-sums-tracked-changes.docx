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Direct Sums and Orthogonal Complements</w:t>
      </w:r>
    </w:p>
    <w:p>
      <w:pPr>
        <w:pStyle w:val="Date"/>
      </w:pPr>
      <w:del w:id="1" w:author="PR Preview" w:date="2026-01-01T00:00:00Z">
        <w:r>
          <w:delText xml:space="preserve">Last modified: 2026-10-19 00:47:50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02:15:32 (PDT)</w:t>
        </w:r>
      </w:ins>
    </w:p>
    <w:bookmarkStart w:id="47" w:name="sec-direct-sums"/>
    <w:p>
      <w:pPr>
        <w:pStyle w:val="Heading2"/>
      </w:pPr>
      <w:r>
        <w:t xml:space="preserve">1 Sums and direct sums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section,</w:t>
            </w:r>
            <w:r>
              <w:t xml:space="preserve"> </w:t>
            </w:r>
            <w:hyperlink w:anchor="sec-orthogonal-complements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sec-fundamental-theorem">
              <w:r>
                <w:rPr>
                  <w:rStyle w:val="Hyperlink"/>
                </w:rPr>
                <w:t xml:space="preserve">Section 3</w:t>
              </w:r>
            </w:hyperlink>
            <w:r>
              <w:t xml:space="preserve"> </w:t>
            </w:r>
            <w:r>
              <w:t xml:space="preserve">are adapted from</w:t>
            </w:r>
            <w:r>
              <w:t xml:space="preserve"> </w:t>
            </w:r>
            <w:r>
              <w:t xml:space="preserve">Zhou [1]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proves that a subspace and its orthogonal complement together make up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by extending an orthonormal basis;</w:t>
            </w:r>
            <w:r>
              <w:t xml:space="preserve"> </w:t>
            </w:r>
            <w:r>
              <w:t xml:space="preserve">the proof here uses the rank-nullity theorem (</w:t>
            </w:r>
            <w:hyperlink r:id="rId13">
              <w:r>
                <w:rPr>
                  <w:rStyle w:val="Hyperlink"/>
                </w:rPr>
                <w:t xml:space="preserve">Theorem 8 in Column Space, Null Space and Rank-Nullity</w:t>
              </w:r>
            </w:hyperlink>
            <w:r>
              <w:t xml:space="preserve">) instead.</w:t>
            </w:r>
          </w:p>
          <w:p/>
        </w:tc>
      </w:tr>
    </w:tbl>
    <w:bookmarkStart w:id="15" w:name="def-subspace-sum"/>
    <w:p>
      <w:pPr>
        <w:pStyle w:val="BodyText"/>
      </w:pPr>
      <w:r>
        <w:rPr>
          <w:b/>
          <w:bCs/>
        </w:rPr>
        <w:t xml:space="preserve">Definition 1 (Sum of subspaces)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subspaces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</w:t>
      </w:r>
      <w:r>
        <w:t xml:space="preserve"> </w:t>
      </w:r>
      <w:r>
        <w:t xml:space="preserve">is the set of all sums of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
    \mathcal{S}_1 + \mathcal{S}_2
    \stackrel{\text{def}}{=}
    \mathopen{}\left\{\mathord{\smash[b]{\underset{\raise.3ex\hbox{$\scriptstyle\sim$}}{x}}\vphantom{x}}_1 + \mathord{\smash[b]{\underset{\raise.3ex\hbox{$\scriptstyle\sim$}}{x}}\vphantom{x}}_2 : \mathord{\smash[b]{\underset{\raise.3ex\hbox{$\scriptstyle\sim$}}{x}}\vphantom{x}}_1 \in \mathcal{S}_1,\ \mathord{\smash[b]{\underset{\raise.3ex\hbox{$\scriptstyle\sim$}}{x}}\vphantom{x}}_2 \in \mathcal{S}_2\right\}\mathclose{}.
    $$</w:t>
      </w:r>
    </w:p>
    <w:bookmarkEnd w:id="15"/>
    <w:bookmarkStart w:id="16" w:name="exm-subspace-sum"/>
    <w:p>
      <w:pPr>
        <w:pStyle w:val="FirstParagraph"/>
      </w:pPr>
      <w:r>
        <w:rPr>
          <w:b/>
          <w:bCs/>
        </w:rPr>
        <w:t xml:space="preserve">Example 1 (Two lines sum to a plane)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two lines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vector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the form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any numbers,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"/>
    <w:bookmarkStart w:id="17" w:name="exm-sum-not-union"/>
    <w:p>
      <w:pPr>
        <w:pStyle w:val="BodyText"/>
      </w:pPr>
      <w:r>
        <w:rPr>
          <w:b/>
          <w:bCs/>
        </w:rPr>
        <w:t xml:space="preserve">Example 2 (The sum is not the union)</w:t>
      </w:r>
      <w:r>
        <w:t xml:space="preserve"> </w:t>
      </w:r>
      <w:r>
        <w:t xml:space="preserve">For the two lines 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union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but not their sum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every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every multiple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first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union is not closed under addition and is not a subspace,</w:t>
      </w:r>
      <w:r>
        <w:t xml:space="preserve"> </w:t>
      </w:r>
      <w:r>
        <w:t xml:space="preserve">while the sum, the whole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is.</w:t>
      </w:r>
    </w:p>
    <w:bookmarkEnd w:id="17"/>
    <w:bookmarkStart w:id="18" w:name="thm-sum-intersection-subspace"/>
    <w:p>
      <w:pPr>
        <w:pStyle w:val="BodyText"/>
      </w:pPr>
      <w:r>
        <w:rPr>
          <w:b/>
          <w:bCs/>
        </w:rPr>
        <w:t xml:space="preserve">Theorem 1 (Sums and intersections of subspaces are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sum.</w:t>
      </w:r>
      <w:r>
        <w:t xml:space="preserve"> </w:t>
      </w:r>
      <w:r>
        <w:t xml:space="preserve">It is not empty: it contains</w:t>
      </w:r>
      <w:r>
        <w:t xml:space="preserve"> </w:t>
      </w:r>
      <w:r>
        <w:t xml:space="preserve">$\mathord{\smash[b]{\underset{\raise.3ex\hbox{$\scriptstyle\sim$}}{0}}\vphantom{0}}+ \mathord{\smash[b]{\underset{\raise.3ex\hbox{$\scriptstyle\sim$}}{0}}\vphantom{0}}=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Take two of its vectors,</w:t>
      </w:r>
      <w:r>
        <w:t xml:space="preserve"> </w:t>
      </w:r>
      <w:r>
        <w:t xml:space="preserve">$\mathord{\smash[b]{\underset{\raise.3ex\hbox{$\scriptstyle\sim$}}{u}}\vphantom{u}} = \mathord{\smash[b]{\underset{\raise.3ex\hbox{$\scriptstyle\sim$}}{u}}\vphantom{u}}_1 + \mathord{\smash[b]{\underset{\raise.3ex\hbox{$\scriptstyle\sim$}}{u}}\vphantom{u}}_2$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\mathord{\smash[b]{\underset{\raise.3ex\hbox{$\scriptstyle\sim$}}{w}}\vphantom{w}}_1 + \mathord{\smash[b]{\underset{\raise.3ex\hbox{$\scriptstyle\sim$}}{w}}\vphantom{w}}_2$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$\mathord{\smash[b]{\underset{\raise.3ex\hbox{$\scriptstyle\sim$}}{u}}\vphantom{u}}_1, \mathord{\smash[b]{\underset{\raise.3ex\hbox{$\scriptstyle\sim$}}{w}}\vphantom{w}}_1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$\mathord{\smash[b]{\underset{\raise.3ex\hbox{$\scriptstyle\sim$}}{u}}\vphantom{u}}_2, \mathord{\smash[b]{\underset{\raise.3ex\hbox{$\scriptstyle\sim$}}{w}}\vphantom{w}}_2 \in \mathcal{S}_2$</w:t>
      </w:r>
      <w:r>
        <w:t xml:space="preserve">,</w:t>
      </w:r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\mathord{\smash[b]{\underset{\raise.3ex\hbox{$\scriptstyle\sim$}}{u}}\vphantom{u}} + \mathord{\smash[b]{\underset{\raise.3ex\hbox{$\scriptstyle\sim$}}{w}}\vphantom{w}}
    &amp;= (\mathord{\smash[b]{\underset{\raise.3ex\hbox{$\scriptstyle\sim$}}{u}}\vphantom{u}}_1 + \mathord{\smash[b]{\underset{\raise.3ex\hbox{$\scriptstyle\sim$}}{u}}\vphantom{u}}_2) + (\mathord{\smash[b]{\underset{\raise.3ex\hbox{$\scriptstyle\sim$}}{w}}\vphantom{w}}_1 + \mathord{\smash[b]{\underset{\raise.3ex\hbox{$\scriptstyle\sim$}}{w}}\vphantom{w}}_2)
    &amp;&amp; \text{(substitute)}
    \\
    &amp;= (\mathord{\smash[b]{\underset{\raise.3ex\hbox{$\scriptstyle\sim$}}{u}}\vphantom{u}}_1 + \mathord{\smash[b]{\underset{\raise.3ex\hbox{$\scriptstyle\sim$}}{w}}\vphantom{w}}_1) + (\mathord{\smash[b]{\underset{\raise.3ex\hbox{$\scriptstyle\sim$}}{u}}\vphantom{u}}_2 + \mathord{\smash[b]{\underset{\raise.3ex\hbox{$\scriptstyle\sim$}}{w}}\vphantom{w}}_2),
    &amp;&amp; \text{(regroup; vector addition is entrywise)}
    \end{aligned}
    $$</w:t>
      </w:r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$\mathord{\smash[b]{\underset{\raise.3ex\hbox{$\scriptstyle\sim$}}{u}}\vphantom{u}}_1 + \mathord{\smash[b]{\underset{\raise.3ex\hbox{$\scriptstyle\sim$}}{w}}\vphantom{w}}_1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$\mathord{\smash[b]{\underset{\raise.3ex\hbox{$\scriptstyle\sim$}}{u}}\vphantom{u}}_2 + \mathord{\smash[b]{\underset{\raise.3ex\hbox{$\scriptstyle\sim$}}{w}}\vphantom{w}}_2 \in \mathcal{S}_2$</w:t>
      </w:r>
      <w:r>
        <w:t xml:space="preserve">,</w:t>
      </w:r>
      <w:r>
        <w:t xml:space="preserve"> </w:t>
      </w:r>
      <w:r>
        <w:t xml:space="preserve">because each subspace is closed under addition.</w:t>
      </w:r>
      <w:r>
        <w:t xml:space="preserve"> </w:t>
      </w:r>
      <w:r>
        <w:t xml:space="preserve">Likewise</w:t>
      </w:r>
    </w:p>
    <w:p>
      <w:pPr>
        <w:pStyle w:val="BodyText"/>
      </w:pPr>
      <w:r>
        <w:t xml:space="preserve">$$
    \begin{aligned}
    c\,\mathord{\smash[b]{\underset{\raise.3ex\hbox{$\scriptstyle\sim$}}{u}}\vphantom{u}}
    &amp;= c\,(\mathord{\smash[b]{\underset{\raise.3ex\hbox{$\scriptstyle\sim$}}{u}}\vphantom{u}}_1 + \mathord{\smash[b]{\underset{\raise.3ex\hbox{$\scriptstyle\sim$}}{u}}\vphantom{u}}_2)
    &amp;&amp; \text{(substitute)}
    \\
    &amp;= c\,\mathord{\smash[b]{\underset{\raise.3ex\hbox{$\scriptstyle\sim$}}{u}}\vphantom{u}}_1 + c\,\mathord{\smash[b]{\underset{\raise.3ex\hbox{$\scriptstyle\sim$}}{u}}\vphantom{u}}_2,
    &amp;&amp; \text{(distribute } c \text{ entrywise)}
    \end{aligned}
    $$</w:t>
      </w:r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$c\,\mathord{\smash[b]{\underset{\raise.3ex\hbox{$\scriptstyle\sim$}}{u}}\vphantom{u}}_1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$c\,\mathord{\smash[b]{\underset{\raise.3ex\hbox{$\scriptstyle\sim$}}{u}}\vphantom{u}}_2 \in \mathcal{S}_2$</w:t>
      </w:r>
      <w:r>
        <w:t xml:space="preserve">,</w:t>
      </w:r>
      <w:r>
        <w:t xml:space="preserve"> </w:t>
      </w:r>
      <w:r>
        <w:t xml:space="preserve">because each subspace is closed under scalar multiplication.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w:r>
        <w:t xml:space="preserve">$c\,\mathord{\smash[b]{\underset{\raise.3ex\hbox{$\scriptstyle\sim$}}{u}}\vphantom{u}}$</w:t>
      </w:r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intersection.</w:t>
      </w:r>
      <w:r>
        <w:t xml:space="preserve"> </w:t>
      </w:r>
      <w:r>
        <w:t xml:space="preserve">It is not empty: it contains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are in 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w:r>
        <w:t xml:space="preserve">$c\,\mathord{\smash[b]{\underset{\raise.3ex\hbox{$\scriptstyle\sim$}}{u}}\vphantom{u}}$</w:t>
      </w:r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and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for the same reason,</w:t>
      </w:r>
      <w:r>
        <w:t xml:space="preserve"> </w:t>
      </w:r>
      <w:r>
        <w:t xml:space="preserve">so they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20" w:name="exm-sum-intersection-subspace"/>
    <w:p>
      <w:pPr>
        <w:pStyle w:val="BodyText"/>
      </w:pPr>
      <w:r>
        <w:rPr>
          <w:b/>
          <w:bCs/>
        </w:rPr>
        <w:t xml:space="preserve">Example 3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y</m:t>
        </m:r>
      </m:oMath>
      <w:r>
        <w:t xml:space="preserve">-axis, which is a line through the origin.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Sum: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 </w:t>
      </w:r>
      <w:r>
        <w:t xml:space="preserve">arises this way,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20"/>
    <w:bookmarkStart w:id="21" w:name="thm-dim-sum"/>
    <w:p>
      <w:pPr>
        <w:pStyle w:val="FirstParagraph"/>
      </w:pPr>
      <w:r>
        <w:rPr>
          <w:b/>
          <w:bCs/>
        </w:rPr>
        <w:t xml:space="preserve">Theorem 2 (The dimension of a sum of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All three sets in the formula are subspaces</w:t>
      </w:r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each has a dimension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Build a list.</w:t>
      </w:r>
      <w:r>
        <w:t xml:space="preserve"> </w:t>
      </w:r>
      <w:r>
        <w:t xml:space="preserve">Choose a basis</w:t>
      </w:r>
      <w:r>
        <w:t xml:space="preserve"> </w:t>
      </w:r>
      <w:r>
        <w:t xml:space="preserve">$\mathord{\smash[b]{\underset{\raise.3ex\hbox{$\scriptstyle\sim$}}{z}}\vphantom{z}}_1, \ldots, \mathord{\smash[b]{\underset{\raise.3ex\hbox{$\scriptstyle\sim$}}{z}}\vphantom{z}}_k$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These vectors are linearly independent and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 </w:t>
      </w:r>
      <w:r>
        <w:t xml:space="preserve">extends them to a basis</w:t>
      </w:r>
      <w:r>
        <w:t xml:space="preserve"> </w:t>
      </w:r>
      <w:r>
        <w:t xml:space="preserve">$\mathord{\smash[b]{\underset{\raise.3ex\hbox{$\scriptstyle\sim$}}{z}}\vphantom{z}}_1, \ldots, \mathord{\smash[b]{\underset{\raise.3ex\hbox{$\scriptstyle\sim$}}{z}}\vphantom{z}}_k, \mathord{\smash[b]{\underset{\raise.3ex\hbox{$\scriptstyle\sim$}}{x}}\vphantom{x}}_1, \ldots, \mathord{\smash[b]{\underset{\raise.3ex\hbox{$\scriptstyle\sim$}}{x}}\vphantom{x}}_{d_1 - k}$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vectors (</w:t>
      </w:r>
      <w:hyperlink r:id="rId24">
        <w:r>
          <w:rPr>
            <w:rStyle w:val="Hyperlink"/>
          </w:rPr>
          <w:t xml:space="preserve">Theorem 7 in Subspaces and Rank</w:t>
        </w:r>
      </w:hyperlink>
      <w:r>
        <w:t xml:space="preserve">).</w:t>
      </w:r>
      <w:r>
        <w:t xml:space="preserve"> </w:t>
      </w:r>
      <w:r>
        <w:t xml:space="preserve">In the same way, extend them to a basis</w:t>
      </w:r>
      <w:r>
        <w:t xml:space="preserve"> </w:t>
      </w:r>
      <w:r>
        <w:t xml:space="preserve">$\mathord{\smash[b]{\underset{\raise.3ex\hbox{$\scriptstyle\sim$}}{z}}\vphantom{z}}_1, \ldots, \mathord{\smash[b]{\underset{\raise.3ex\hbox{$\scriptstyle\sim$}}{z}}\vphantom{z}}_k, \mathord{\smash[b]{\underset{\raise.3ex\hbox{$\scriptstyle\sim$}}{y}}\vphantom{y}}_1, \ldots, \mathord{\smash[b]{\underset{\raise.3ex\hbox{$\scriptstyle\sim$}}{y}}\vphantom{y}}_{d_2 - k}$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We show that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’s 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’s together,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Any</w:t>
      </w:r>
      <w:r>
        <w:t xml:space="preserve"> </w:t>
      </w:r>
      <w:r>
        <w:t xml:space="preserve">$\mathord{\smash[b]{\underset{\raise.3ex\hbox{$\scriptstyle\sim$}}{v}}\vphantom{v}} \in \mathcal{S}_1 + \mathcal{S}_2$</w:t>
      </w:r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$\mathord{\smash[b]{\underset{\raise.3ex\hbox{$\scriptstyle\sim$}}{v}}\vphantom{v}}_1 + \mathord{\smash[b]{\underset{\raise.3ex\hbox{$\scriptstyle\sim$}}{v}}\vphantom{v}}_2$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 \in \mathcal{S}_2$</w:t>
      </w:r>
      <w:r>
        <w:t xml:space="preserve">.</w:t>
      </w:r>
      <w:r>
        <w:t xml:space="preserve"> </w:t>
      </w:r>
      <w:r>
        <w:t xml:space="preserve">$\mathord{\smash[b]{\underset{\raise.3ex\hbox{$\scriptstyle\sim$}}{v}}\vphantom{v}}_1$</w:t>
      </w:r>
      <w:r>
        <w:t xml:space="preserve"> </w:t>
      </w:r>
      <w:r>
        <w:t xml:space="preserve">is a linear combination of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 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’s,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$\mathord{\smash[b]{\underset{\raise.3ex\hbox{$\scriptstyle\sim$}}{v}}\vphantom{v}}_2$</w:t>
      </w:r>
      <w:r>
        <w:t xml:space="preserve"> </w:t>
      </w:r>
      <w:r>
        <w:t xml:space="preserve">is a linear combination of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 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’s,</w:t>
      </w:r>
      <w:r>
        <w:t xml:space="preserve"> </w:t>
      </w:r>
      <w:r>
        <w:t xml:space="preserve">so their sum is a linear combination of all three groups.</w:t>
      </w:r>
      <w:r>
        <w:t xml:space="preserve"> </w:t>
      </w:r>
      <w:r>
        <w:t xml:space="preserve">Conversely, each vector in the list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(for example,</w:t>
      </w:r>
      <w:r>
        <w:t xml:space="preserve"> </w:t>
      </w:r>
      <w:r>
        <w:t xml:space="preserve">$\mathord{\smash[b]{\underset{\raise.3ex\hbox{$\scriptstyle\sim$}}{x}}\vphantom{x}}_1 = \mathord{\smash[b]{\underset{\raise.3ex\hbox{$\scriptstyle\sim$}}{x}}\vphantom{x}}_1 + \mathord{\smash[b]{\underset{\raise.3ex\hbox{$\scriptstyle\sim$}}{0}}\vphantom{0}}$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so it contains every linear combination of them.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</w:p>
    <w:p>
      <w:pPr>
        <w:pStyle w:val="BodyText"/>
      </w:pPr>
      <w:r>
        <w:t xml:space="preserve">$$
    \sum_{i=1}^{k} a_i \mathord{\smash[b]{\underset{\raise.3ex\hbox{$\scriptstyle\sim$}}{z}}\vphantom{z}}_i
    + \sum_{j=1}^{d_1 - k} b_j \mathord{\smash[b]{\underset{\raise.3ex\hbox{$\scriptstyle\sim$}}{x}}\vphantom{x}}_j
    + \sum_{l=1}^{d_2 - k} c_l \mathord{\smash[b]{\underset{\raise.3ex\hbox{$\scriptstyle\sim$}}{y}}\vphantom{y}}_l
    = \mathord{\smash[b]{\underset{\raise.3ex\hbox{$\scriptstyle\sim$}}{0}}\vphantom{0}}.
    $$</w:t>
      </w:r>
    </w:p>
    <w:p>
      <w:pPr>
        <w:pStyle w:val="FirstParagraph"/>
      </w:pPr>
      <w:r>
        <w:t xml:space="preserve">Let</w:t>
      </w:r>
      <w:r>
        <w:t xml:space="preserve"> </w:t>
      </w:r>
      <w:r>
        <w:t xml:space="preserve">$\mathord{\smash[b]{\underset{\raise.3ex\hbox{$\scriptstyle\sim$}}{w}}\vphantom{w}} \stackrel{\text{def}}{=}\sum_{l} c_l \mathord{\smash[b]{\underset{\raise.3ex\hbox{$\scriptstyle\sim$}}{y}}\vphantom{y}}_l$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$\mathord{\smash[b]{\underset{\raise.3ex\hbox{$\scriptstyle\sim$}}{w}}\vphantom{w}} \in \mathcal{S}_2$</w:t>
      </w:r>
      <w:r>
        <w:t xml:space="preserve">,</w:t>
      </w:r>
      <w:r>
        <w:t xml:space="preserve"> </w:t>
      </w:r>
      <w:r>
        <w:t xml:space="preserve">because it is 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w:r>
        <w:t xml:space="preserve">$\sum_{i} a_i \mathord{\smash[b]{\underset{\raise.3ex\hbox{$\scriptstyle\sim$}}{z}}\vphantom{z}}_i + \sum_{j} b_j \mathord{\smash[b]{\underset{\raise.3ex\hbox{$\scriptstyle\sim$}}{x}}\vphantom{x}}_j$</w:t>
      </w:r>
      <w:r>
        <w:t xml:space="preserve"> </w:t>
      </w:r>
      <w:r>
        <w:t xml:space="preserve">from both sides of the supposed equation gives</w:t>
      </w:r>
    </w:p>
    <w:p>
      <w:pPr>
        <w:pStyle w:val="BodyText"/>
      </w:pPr>
      <w:r>
        <w:t xml:space="preserve">$$
    \mathord{\smash[b]{\underset{\raise.3ex\hbox{$\scriptstyle\sim$}}{w}}\vphantom{w}} = \sum_{i=1}^{k} (-a_i)\,\mathord{\smash[b]{\underset{\raise.3ex\hbox{$\scriptstyle\sim$}}{z}}\vphantom{z}}_i + \sum_{j=1}^{d_1 - k} (-b_j)\,\mathord{\smash[b]{\underset{\raise.3ex\hbox{$\scriptstyle\sim$}}{x}}\vphantom{x}}_j,
    $$</w:t>
      </w:r>
    </w:p>
    <w:p>
      <w:pPr>
        <w:pStyle w:val="FirstParagraph"/>
      </w:pPr>
      <w:r>
        <w:t xml:space="preserve">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$\mathord{\smash[b]{\underset{\raise.3ex\hbox{$\scriptstyle\sim$}}{w}}\vphantom{w}} \in \mathcal{S}_1$</w:t>
      </w:r>
      <w:r>
        <w:t xml:space="preserve"> </w:t>
      </w:r>
      <w:r>
        <w:t xml:space="preserve">too.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$\mathord{\smash[b]{\underset{\raise.3ex\hbox{$\scriptstyle\sim$}}{w}}\vphantom{w}} \in \mathcal{S}_1 \cap \mathcal{S}_2$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 = \sum_{i} e_i \mathord{\smash[b]{\underset{\raise.3ex\hbox{$\scriptstyle\sim$}}{z}}\vphantom{z}}_i$</w:t>
      </w:r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 span the intersection.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\mathord{\smash[b]{\underset{\raise.3ex\hbox{$\scriptstyle\sim$}}{0}}\vphantom{0}}
    &amp;= \mathord{\smash[b]{\underset{\raise.3ex\hbox{$\scriptstyle\sim$}}{w}}\vphantom{w}} - \mathord{\smash[b]{\underset{\raise.3ex\hbox{$\scriptstyle\sim$}}{w}}\vphantom{w}}
    &amp;&amp; \text{(a vector minus itself)}
    \\
    &amp;= \sum_{i=1}^{k} e_i \mathord{\smash[b]{\underset{\raise.3ex\hbox{$\scriptstyle\sim$}}{z}}\vphantom{z}}_i - \sum_{l=1}^{d_2 - k} c_l \mathord{\smash[b]{\underset{\raise.3ex\hbox{$\scriptstyle\sim$}}{y}}\vphantom{y}}_l
    &amp;&amp; \text{(substitute the two expressions for } \mathord{\smash[b]{\underset{\raise.3ex\hbox{$\scriptstyle\sim$}}{w}}\vphantom{w}} \text{)}
    \\
    &amp;= \sum_{i=1}^{k} e_i \mathord{\smash[b]{\underset{\raise.3ex\hbox{$\scriptstyle\sim$}}{z}}\vphantom{z}}_i + \sum_{l=1}^{d_2 - k} (-c_l)\,\mathord{\smash[b]{\underset{\raise.3ex\hbox{$\scriptstyle\sim$}}{y}}\vphantom{y}}_l,
    &amp;&amp; \text{(write each subtraction as adding } -1 \text{ times)}
    \end{aligned}
    $$</w:t>
      </w:r>
    </w:p>
    <w:p>
      <w:pPr>
        <w:pStyle w:val="FirstParagraph"/>
      </w:pPr>
      <w:r>
        <w:t xml:space="preserve">and because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 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c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w:r>
        <w:t xml:space="preserve">$\sum_{i} a_i \mathord{\smash[b]{\underset{\raise.3ex\hbox{$\scriptstyle\sim$}}{z}}\vphantom{z}}_i + \sum_{j} b_j \mathord{\smash[b]{\underset{\raise.3ex\hbox{$\scriptstyle\sim$}}{x}}\vphantom{x}}_j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because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 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.</w:t>
      </w:r>
      <w:r>
        <w:t xml:space="preserve"> </w:t>
      </w:r>
      <w:r>
        <w:t xml:space="preserve">When some of the groups are empty</w:t>
      </w:r>
      <w:r>
        <w:t xml:space="preserve"> </w:t>
      </w:r>
      <w:r>
        <w:t xml:space="preserve">(for example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 or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),</w:t>
      </w:r>
      <w:r>
        <w:t xml:space="preserve"> </w:t>
      </w:r>
      <w:r>
        <w:t xml:space="preserve">the sums over them are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and the argument goes through unchanged.</w:t>
      </w:r>
    </w:p>
    <w:bookmarkStart w:id="27" w:name="exm-dim-sum"/>
    <w:p>
      <w:pPr>
        <w:pStyle w:val="BodyText"/>
      </w:pPr>
      <w:r>
        <w:rPr>
          <w:b/>
          <w:bCs/>
        </w:rPr>
        <w:t xml:space="preserve">Example 4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by dimension)</w:t>
      </w:r>
      <w:r>
        <w:t xml:space="preserve"> </w:t>
      </w: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each has dimension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same argument.</w:t>
      </w:r>
      <w:r>
        <w:t xml:space="preserve"> </w:t>
      </w:r>
      <w:r>
        <w:t xml:space="preserve">Their intersection, the</w:t>
      </w:r>
      <w:r>
        <w:t xml:space="preserve"> </w:t>
      </w:r>
      <m:oMath>
        <m:r>
          <m:t>y</m:t>
        </m:r>
      </m:oMath>
      <w:r>
        <w:t xml:space="preserve">-axis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</w:t>
      </w:r>
      <w:r>
        <w:t xml:space="preserve"> </w:t>
      </w:r>
      <w:r>
        <w:t xml:space="preserve">and so is a basis of it.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agrees 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End w:id="27"/>
    <w:bookmarkStart w:id="28" w:name="cor-dim-subadditive"/>
    <w:p>
      <w:pPr>
        <w:pStyle w:val="BodyText"/>
      </w:pPr>
      <w:r>
        <w:rPr>
          <w:b/>
          <w:bCs/>
        </w:rPr>
        <w:t xml:space="preserve">Corollary 1 (The dimension of a sum is at most the sum of the dimensions)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, the two sides differ by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That dimension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a basis of the intersection is the empty list,</w:t>
      </w:r>
      <w:r>
        <w:t xml:space="preserve"> </w:t>
      </w:r>
      <w:r>
        <w:t xml:space="preserve">that is, when the intersection is the span of the empty list,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,</w:t>
      </w:r>
      <w:r>
        <w:t xml:space="preserve"> 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31" w:name="exm-dim-subadditive"/>
    <w:p>
      <w:pPr>
        <w:pStyle w:val="BodyText"/>
      </w:pPr>
      <w:r>
        <w:rPr>
          <w:b/>
          <w:bCs/>
        </w:rPr>
        <w:t xml:space="preserve">Example 5 (Equality and strict inequality)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 the lines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a common vector satisfies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$(a, -b, 0) = \mathord{\smash[b]{\underset{\raise.3ex\hbox{$\scriptstyle\sim$}}{0}}\vphantom{0}}$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intersection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each line has dimension</w:t>
      </w:r>
      <w:r>
        <w:t xml:space="preserve"> </w:t>
      </w:r>
      <m:oMath>
        <m:r>
          <m:t>1</m:t>
        </m:r>
      </m:oMath>
      <w:r>
        <w:t xml:space="preserve">, with its spanning vector as a basis.</w:t>
      </w:r>
    </w:p>
    <w:p>
      <w:pPr>
        <w:numPr>
          <w:ilvl w:val="0"/>
          <w:numId w:val="1002"/>
        </w:numPr>
      </w:pP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same line,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30">
        <w:r>
          <w:rPr>
            <w:rStyle w:val="Hyperlink"/>
          </w:rPr>
          <w:t xml:space="preserve">strict inequality</w:t>
        </w:r>
      </w:hyperlink>
      <w:r>
        <w:t xml:space="preserve">.</w:t>
      </w:r>
    </w:p>
    <w:bookmarkEnd w:id="31"/>
    <w:bookmarkStart w:id="32" w:name="thm-rank-subadditive"/>
    <w:p>
      <w:pPr>
        <w:pStyle w:val="FirstParagraph"/>
      </w:pPr>
      <w:r>
        <w:rPr>
          <w:b/>
          <w:bCs/>
        </w:rPr>
        <w:t xml:space="preserve">Theorem 3 (Rank is subadditive)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$(\mathbf{A} + \mathbf{B})\,\mathord{\smash[b]{\underset{\raise.3ex\hbox{$\scriptstyle\sim$}}{x}}\vphantom{x}}$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 \in \mathbb{R}^n$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  <w:r>
        <w:t xml:space="preserve"> </w:t>
      </w:r>
      <w:r>
        <w:t xml:space="preserve">$(\mathbf{A} + \mathbf{B})\,\mathord{\smash[b]{\underset{\raise.3ex\hbox{$\scriptstyle\sim$}}{x}}\vphantom{x}} = \mathbf{A} \mathord{\smash[b]{\underset{\raise.3ex\hbox{$\scriptstyle\sim$}}{x}}\vphantom{x}} + \mathbf{B} \mathord{\smash[b]{\underset{\raise.3ex\hbox{$\scriptstyle\sim$}}{x}}\vphantom{x}}$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Theorem 6 in Matrices</w:t>
        </w:r>
      </w:hyperlink>
      <w:r>
        <w:t xml:space="preserve">, with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matrix),</w:t>
      </w:r>
      <w:r>
        <w:t xml:space="preserve"> </w:t>
      </w:r>
      <w:r>
        <w:t xml:space="preserve">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plus 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All the sets involved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,</w:t>
      </w:r>
      <w:r>
        <w:t xml:space="preserve"> 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containment, and part 2 of 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8" w:name="exm-rank-subadditive"/>
    <w:p>
      <w:pPr>
        <w:pStyle w:val="FirstParagraph"/>
      </w:pPr>
      <w:r>
        <w:rPr>
          <w:b/>
          <w:bCs/>
        </w:rPr>
        <w:t xml:space="preserve">Example 6 (Subadditivity with equality and without)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Each has one nonzero column and one zero column.</w:t>
      </w:r>
      <w:r>
        <w:t xml:space="preserve"> </w:t>
      </w:r>
      <w:r>
        <w:t xml:space="preserve">The nonzero column on its own is linearly independent</w:t>
      </w:r>
      <w:r>
        <w:t xml:space="preserve"> </w:t>
      </w:r>
      <w:r>
        <w:t xml:space="preserve">(</w:t>
      </w:r>
      <w:r>
        <w:t xml:space="preserve">$c\,\mathord{\smash[b]{\underset{\raise.3ex\hbox{$\scriptstyle\sim$}}{v}}\vphantom{v}} = \mathord{\smash[b]{\underset{\raise.3ex\hbox{$\scriptstyle\sim$}}{0}}\vphantom{0}}_2$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\mathord{\smash[b]{\underset{\raise.3ex\hbox{$\scriptstyle\sim$}}{0}}\vphantom{0}}_2$</w:t>
      </w:r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 the two columns together are not,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times the zero column is</w:t>
      </w:r>
      <w:r>
        <w:t xml:space="preserve"> </w:t>
      </w:r>
      <w:r>
        <w:t xml:space="preserve">$\mathord{\smash[b]{\underset{\raise.3ex\hbox{$\scriptstyle\sim$}}{0}}\vphantom{0}}_2$</w:t>
      </w:r>
      <w:r>
        <w:t xml:space="preserve">;</w:t>
      </w:r>
      <w:r>
        <w:t xml:space="preserve"> </w:t>
      </w:r>
      <w:r>
        <w:t xml:space="preserve">so each matrix 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By the same argument,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matrix, which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Example 13 in Column Space, Null Space and Rank-Nullity</w:t>
        </w:r>
      </w:hyperlink>
      <w:r>
        <w:t xml:space="preserve">),</w:t>
      </w:r>
      <w:r>
        <w:t xml:space="preserve"> </w:t>
      </w:r>
      <w:r>
        <w:t xml:space="preserve">so the bound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holds with equality.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zero matrix,</w:t>
      </w:r>
      <w:r>
        <w:t xml:space="preserve"> </w:t>
      </w:r>
      <w:r>
        <w:t xml:space="preserve">which has rank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any nonempty list of its columns contains</w:t>
      </w:r>
      <w:r>
        <w:t xml:space="preserve"> </w:t>
      </w:r>
      <w:r>
        <w:t xml:space="preserve">$\mathord{\smash[b]{\underset{\raise.3ex\hbox{$\scriptstyle\sim$}}{0}}\vphantom{0}}_2$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$1 \cdot\mathord{\smash[b]{\underset{\raise.3ex\hbox{$\scriptstyle\sim$}}{0}}\vphantom{0}}_2 = \mathord{\smash[b]{\underset{\raise.3ex\hbox{$\scriptstyle\sim$}}{0}}\vphantom{0}}_2$</w:t>
      </w:r>
      <w:r>
        <w:t xml:space="preserve">.</w:t>
      </w:r>
      <w:r>
        <w:t xml:space="preserve"> </w:t>
      </w:r>
      <w:r>
        <w:t xml:space="preserve">So the bound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strict.</w:t>
      </w:r>
    </w:p>
    <w:bookmarkEnd w:id="38"/>
    <w:bookmarkStart w:id="39" w:name="def-complementary-subspaces"/>
    <w:p>
      <w:pPr>
        <w:pStyle w:val="FirstParagraph"/>
      </w:pPr>
      <w:r>
        <w:rPr>
          <w:b/>
          <w:bCs/>
        </w:rPr>
        <w:t xml:space="preserve">Definition 2 (Complementary subspaces)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complementary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if</w:t>
      </w:r>
    </w:p>
    <w:p>
      <w:pPr>
        <w:pStyle w:val="BodyText"/>
      </w:pPr>
      <w:r>
        <w:t xml:space="preserve">$$
    \mathcal{V} = \mathcal{S}_1 + \mathcal{S}_2
    \quad \text{and} \quad
    \mathcal{S}_1 \cap \mathcal{S}_2 = \mathopen{}\left\{\mathord{\smash[b]{\underset{\raise.3ex\hbox{$\scriptstyle\sim$}}{0}}\vphantom{0}}\right\}\mathclose{}
    $$</w:t>
      </w:r>
    </w:p>
    <w:p>
      <w:pPr>
        <w:pStyle w:val="FirstParagraph"/>
      </w:pP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39"/>
    <w:bookmarkStart w:id="40" w:name="def-direct-sum"/>
    <w:p>
      <w:pPr>
        <w:pStyle w:val="BodyText"/>
      </w:pPr>
      <w:r>
        <w:rPr>
          <w:b/>
          <w:bCs/>
        </w:rPr>
        <w:t xml:space="preserve">Definition 3 (Direct sum)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complementary in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(</w:t>
      </w:r>
      <w:hyperlink w:anchor="def-complementary-subspaces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direct sum</w:t>
      </w:r>
      <w:r>
        <w:t xml:space="preserve"> </w:t>
      </w:r>
      <w:r>
        <w:t xml:space="preserve">[2]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0"/>
    <w:bookmarkStart w:id="41" w:name="exm-direct-sum"/>
    <w:p>
      <w:pPr>
        <w:pStyle w:val="BodyText"/>
      </w:pPr>
      <w:r>
        <w:rPr>
          <w:b/>
          <w:bCs/>
        </w:rPr>
        <w:t xml:space="preserve">Example 7 (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a plane plus a line)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Sum:</w:t>
      </w:r>
      <w:r>
        <w:t xml:space="preserve"> </w:t>
      </w:r>
      <w:r>
        <w:t xml:space="preserve">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and second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1"/>
    <w:bookmarkStart w:id="42" w:name="exm-not-direct-sum"/>
    <w:p>
      <w:pPr>
        <w:pStyle w:val="BodyText"/>
      </w:pPr>
      <w:r>
        <w:rPr>
          <w:b/>
          <w:bCs/>
        </w:rPr>
        <w:t xml:space="preserve">Example 8 (Two planes that sum to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but not directly)</w:t>
      </w:r>
      <w:r>
        <w:t xml:space="preserve"> </w:t>
      </w:r>
      <w:r>
        <w:t xml:space="preserve">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sum 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but they share the</w:t>
      </w:r>
      <w:r>
        <w:t xml:space="preserve"> </w:t>
      </w:r>
      <m:oMath>
        <m:r>
          <m:t>y</m:t>
        </m:r>
      </m:oMath>
      <w:r>
        <w:t xml:space="preserve">-axis,</w:t>
      </w:r>
      <w:r>
        <w:t xml:space="preserve"> </w:t>
      </w:r>
      <w:r>
        <w:t xml:space="preserve">so they are not complementary,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their direct sum.</w:t>
      </w:r>
      <w:r>
        <w:t xml:space="preserve"> </w:t>
      </w:r>
      <w:r>
        <w:t xml:space="preserve">The shared line shows up as more than one way to split a vector:</w:t>
      </w:r>
    </w:p>
    <w:p>
      <w:pPr>
        <w:pStyle w:val="BodyText"/>
      </w:pPr>
      <w:r>
        <w:t xml:space="preserve">$$
    \begin{aligned}
    (0, 1, 0) &amp;= (0, 1, 0) + \mathord{\smash[b]{\underset{\raise.3ex\hbox{$\scriptstyle\sim$}}{0}}\vphantom{0}}\\
    &amp;= \mathord{\smash[b]{\underset{\raise.3ex\hbox{$\scriptstyle\sim$}}{0}}\vphantom{0}}+ (0, 1, 0),
    \end{aligned}
    $$</w:t>
      </w:r>
    </w:p>
    <w:p>
      <w:pPr>
        <w:pStyle w:val="FirstParagraph"/>
      </w:pPr>
      <w:r>
        <w:t xml:space="preserve">with the first term in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 second in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both times.</w:t>
      </w:r>
    </w:p>
    <w:bookmarkEnd w:id="42"/>
    <w:bookmarkStart w:id="43" w:name="thm-direct-sum-equiv"/>
    <w:p>
      <w:pPr>
        <w:pStyle w:val="BodyText"/>
      </w:pPr>
      <w:r>
        <w:rPr>
          <w:b/>
          <w:bCs/>
        </w:rPr>
        <w:t xml:space="preserve">Theorem 4 (Three ways to recognize a direct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Every</w:t>
      </w:r>
      <w:r>
        <w:t xml:space="preserve"> </w:t>
      </w:r>
      <w:r>
        <w:t xml:space="preserve">$\mathord{\smash[b]{\underset{\raise.3ex\hbox{$\scriptstyle\sim$}}{x}}\vphantom{x}} \in \mathcal{V}$</w:t>
      </w:r>
      <w:r>
        <w:t xml:space="preserve"> </w:t>
      </w:r>
      <w:r>
        <w:t xml:space="preserve">can be written as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\mathord{\smash[b]{\underset{\raise.3ex\hbox{$\scriptstyle\sim$}}{x}}\vphantom{x}}_1 + \mathord{\smash[b]{\underset{\raise.3ex\hbox{$\scriptstyle\sim$}}{x}}\vphantom{x}}_2$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$\mathord{\smash[b]{\underset{\raise.3ex\hbox{$\scriptstyle\sim$}}{x}}\vphantom{x}}_2 \in \mathcal{S}_2$</w:t>
      </w:r>
      <w:r>
        <w:t xml:space="preserve"> </w:t>
      </w:r>
      <w:r>
        <w:t xml:space="preserve">in only one way.</w:t>
      </w:r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given,</w:t>
      </w:r>
      <w:r>
        <w:t xml:space="preserve"> </w:t>
      </w:r>
      <w:r>
        <w:t xml:space="preserve">statement 1 says exactly that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1 and 2 are equivalent.</w:t>
      </w:r>
      <w:r>
        <w:t xml:space="preserve"> </w:t>
      </w:r>
      <w:r>
        <w:t xml:space="preserve">By</w:t>
      </w:r>
      <w:r>
        <w:t xml:space="preserve"> </w:t>
      </w:r>
      <w:hyperlink w:anchor="cor-dim-subadditive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exactly when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Every</w:t>
      </w:r>
      <w:r>
        <w:t xml:space="preserve"> </w:t>
      </w:r>
      <w:r>
        <w:t xml:space="preserve">$\mathord{\smash[b]{\underset{\raise.3ex\hbox{$\scriptstyle\sim$}}{x}}\vphantom{x}} \in \mathcal{V}$</w:t>
      </w:r>
      <w:r>
        <w:t xml:space="preserve"> </w:t>
      </w:r>
      <w:r>
        <w:t xml:space="preserve">has at least one such expression,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Suppose</w:t>
      </w:r>
    </w:p>
    <w:p>
      <w:pPr>
        <w:pStyle w:val="BodyText"/>
      </w:pPr>
      <w:r>
        <w:t xml:space="preserve">$$
    \begin{aligned}
    \mathord{\smash[b]{\underset{\raise.3ex\hbox{$\scriptstyle\sim$}}{x}}\vphantom{x}} &amp;= \mathord{\smash[b]{\underset{\raise.3ex\hbox{$\scriptstyle\sim$}}{u}}\vphantom{u}}_1 + \mathord{\smash[b]{\underset{\raise.3ex\hbox{$\scriptstyle\sim$}}{u}}\vphantom{u}}_2 \\
    &amp;= \mathord{\smash[b]{\underset{\raise.3ex\hbox{$\scriptstyle\sim$}}{v}}\vphantom{v}}_1 + \mathord{\smash[b]{\underset{\raise.3ex\hbox{$\scriptstyle\sim$}}{v}}\vphantom{v}}_2,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$\mathord{\smash[b]{\underset{\raise.3ex\hbox{$\scriptstyle\sim$}}{u}}\vphantom{u}}_1, \mathord{\smash[b]{\underset{\raise.3ex\hbox{$\scriptstyle\sim$}}{v}}\vphantom{v}}_1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$\mathord{\smash[b]{\underset{\raise.3ex\hbox{$\scriptstyle\sim$}}{u}}\vphantom{u}}_2, \mathord{\smash[b]{\underset{\raise.3ex\hbox{$\scriptstyle\sim$}}{v}}\vphantom{v}}_2 \in \mathcal{S}_2$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\mathord{\smash[b]{\underset{\raise.3ex\hbox{$\scriptstyle\sim$}}{u}}\vphantom{u}}_1 - \mathord{\smash[b]{\underset{\raise.3ex\hbox{$\scriptstyle\sim$}}{v}}\vphantom{v}}_1
    &amp;= (\mathord{\smash[b]{\underset{\raise.3ex\hbox{$\scriptstyle\sim$}}{u}}\vphantom{u}}_1 + \mathord{\smash[b]{\underset{\raise.3ex\hbox{$\scriptstyle\sim$}}{u}}\vphantom{u}}_2) - \mathord{\smash[b]{\underset{\raise.3ex\hbox{$\scriptstyle\sim$}}{u}}\vphantom{u}}_2 - \mathord{\smash[b]{\underset{\raise.3ex\hbox{$\scriptstyle\sim$}}{v}}\vphantom{v}}_1
    &amp;&amp; \text{(add and subtract } \mathord{\smash[b]{\underset{\raise.3ex\hbox{$\scriptstyle\sim$}}{u}}\vphantom{u}}_2 \text{)}
    \\
    &amp;= (\mathord{\smash[b]{\underset{\raise.3ex\hbox{$\scriptstyle\sim$}}{v}}\vphantom{v}}_1 + \mathord{\smash[b]{\underset{\raise.3ex\hbox{$\scriptstyle\sim$}}{v}}\vphantom{v}}_2) - \mathord{\smash[b]{\underset{\raise.3ex\hbox{$\scriptstyle\sim$}}{u}}\vphantom{u}}_2 - \mathord{\smash[b]{\underset{\raise.3ex\hbox{$\scriptstyle\sim$}}{v}}\vphantom{v}}_1
    &amp;&amp; \text{(substitute } \mathord{\smash[b]{\underset{\raise.3ex\hbox{$\scriptstyle\sim$}}{u}}\vphantom{u}}_1 + \mathord{\smash[b]{\underset{\raise.3ex\hbox{$\scriptstyle\sim$}}{u}}\vphantom{u}}_2 = \mathord{\smash[b]{\underset{\raise.3ex\hbox{$\scriptstyle\sim$}}{v}}\vphantom{v}}_1 + \mathord{\smash[b]{\underset{\raise.3ex\hbox{$\scriptstyle\sim$}}{v}}\vphantom{v}}_2 \text{)}
    \\
    &amp;= \mathord{\smash[b]{\underset{\raise.3ex\hbox{$\scriptstyle\sim$}}{v}}\vphantom{v}}_2 - \mathord{\smash[b]{\underset{\raise.3ex\hbox{$\scriptstyle\sim$}}{u}}\vphantom{u}}_2.
    &amp;&amp; \text{(cancel } \mathord{\smash[b]{\underset{\raise.3ex\hbox{$\scriptstyle\sim$}}{v}}\vphantom{v}}_1 \text{)}
    \end{aligned}
    $$</w:t>
      </w:r>
    </w:p>
    <w:p>
      <w:pPr>
        <w:pStyle w:val="FirstParagraph"/>
      </w:pPr>
      <w:r>
        <w:t xml:space="preserve">The left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right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 and scalar multiplication</w:t>
      </w:r>
      <w:r>
        <w:t xml:space="preserve"> </w:t>
      </w:r>
      <w:r>
        <w:t xml:space="preserve">(the difference is</w:t>
      </w:r>
      <w:r>
        <w:t xml:space="preserve"> </w:t>
      </w:r>
      <w:r>
        <w:t xml:space="preserve">$\mathord{\smash[b]{\underset{\raise.3ex\hbox{$\scriptstyle\sim$}}{u}}\vphantom{u}}_1 + (-1)\,\mathord{\smash[b]{\underset{\raise.3ex\hbox{$\scriptstyle\sim$}}{v}}\vphantom{v}}_1$</w:t>
      </w:r>
      <w:r>
        <w:t xml:space="preserve">).</w:t>
      </w:r>
      <w:r>
        <w:t xml:space="preserve"> </w:t>
      </w:r>
      <w:r>
        <w:t xml:space="preserve">So both sides are in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w:r>
        <w:t xml:space="preserve">$\mathord{\smash[b]{\underset{\raise.3ex\hbox{$\scriptstyle\sim$}}{u}}\vphantom{u}}_1 = \mathord{\smash[b]{\underset{\raise.3ex\hbox{$\scriptstyle\sim$}}{v}}\vphantom{v}}_1$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$\mathord{\smash[b]{\underset{\raise.3ex\hbox{$\scriptstyle\sim$}}{u}}\vphantom{u}}_2 = \mathord{\smash[b]{\underset{\raise.3ex\hbox{$\scriptstyle\sim$}}{v}}\vphantom{v}}_2$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Take any</w:t>
      </w:r>
      <w:r>
        <w:t xml:space="preserve"> </w:t>
      </w:r>
      <w:r>
        <w:t xml:space="preserve">$\mathord{\smash[b]{\underset{\raise.3ex\hbox{$\scriptstyle\sim$}}{x}}\vphantom{x}} \in \mathcal{S}_1 \cap \mathcal{S}_2$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\mathord{\smash[b]{\underset{\raise.3ex\hbox{$\scriptstyle\sim$}}{x}}\vphantom{x}} + \mathord{\smash[b]{\underset{\raise.3ex\hbox{$\scriptstyle\sim$}}{0}}\vphantom{0}}$</w:t>
      </w:r>
      <w:r>
        <w:t xml:space="preserve">, with</w:t>
      </w:r>
      <w:r>
        <w:t xml:space="preserve"> </w:t>
      </w:r>
      <w:r>
        <w:t xml:space="preserve">$\mathord{\smash[b]{\underset{\raise.3ex\hbox{$\scriptstyle\sim$}}{x}}\vphantom{x}}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$\mathord{\smash[b]{\underset{\raise.3ex\hbox{$\scriptstyle\sim$}}{0}}\vphantom{0}}\in \mathcal{S}_2$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\mathord{\smash[b]{\underset{\raise.3ex\hbox{$\scriptstyle\sim$}}{0}}\vphantom{0}}+ \mathord{\smash[b]{\underset{\raise.3ex\hbox{$\scriptstyle\sim$}}{x}}\vphantom{x}}$</w:t>
      </w:r>
      <w:r>
        <w:t xml:space="preserve">, with</w:t>
      </w:r>
      <w:r>
        <w:t xml:space="preserve"> </w:t>
      </w:r>
      <w:r>
        <w:t xml:space="preserve">$\mathord{\smash[b]{\underset{\raise.3ex\hbox{$\scriptstyle\sim$}}{0}}\vphantom{0}}\in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 \in \mathcal{S}_2$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By statement 3 these two expressions are the same,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.</w:t>
      </w:r>
    </w:p>
    <w:bookmarkStart w:id="44" w:name="exm-direct-sum-equiv"/>
    <w:p>
      <w:pPr>
        <w:pStyle w:val="BodyText"/>
      </w:pPr>
      <w:r>
        <w:rPr>
          <w:b/>
          <w:bCs/>
        </w:rPr>
        <w:t xml:space="preserve">Example 9 (Checking the three statements)</w:t>
      </w:r>
      <w:r>
        <w:t xml:space="preserve"> </w:t>
      </w:r>
      <w:r>
        <w:t xml:space="preserve">For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z</m:t>
        </m:r>
      </m:oMath>
      <w:r>
        <w:t xml:space="preserve">-axis in</w:t>
      </w:r>
      <w:r>
        <w:t xml:space="preserve"> </w:t>
      </w:r>
      <w:hyperlink w:anchor="exm-direct-sum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numPr>
          <w:ilvl w:val="0"/>
          <w:numId w:val="1006"/>
        </w:numPr>
      </w:pPr>
      <w:r>
        <w:t xml:space="preserve">the dimensions add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 the plane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m:oMath>
        <m:r>
          <m:t>z</m:t>
        </m:r>
      </m:oMath>
      <w:r>
        <w:t xml:space="preserve">-axis has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as a basis,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);</w:t>
      </w:r>
    </w:p>
    <w:p>
      <w:pPr>
        <w:numPr>
          <w:ilvl w:val="0"/>
          <w:numId w:val="1006"/>
        </w:numPr>
      </w:pPr>
      <w:r>
        <w:t xml:space="preserve">the split is unique: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</w:p>
    <w:p>
      <w:pPr>
        <w:pStyle w:val="FirstParagraph"/>
      </w:pP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not-direct-sum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both statements fail: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exm-dim-sum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in two ways.</w:t>
      </w:r>
    </w:p>
    <w:bookmarkEnd w:id="44"/>
    <w:bookmarkStart w:id="45" w:name="def-projection"/>
    <w:p>
      <w:pPr>
        <w:pStyle w:val="BodyText"/>
      </w:pPr>
      <w:r>
        <w:rPr>
          <w:b/>
          <w:bCs/>
        </w:rPr>
        <w:t xml:space="preserve">Definition 4 (Projection onto a subspace along a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$\mathord{\smash[b]{\underset{\raise.3ex\hbox{$\scriptstyle\sim$}}{y}}\vphantom{y}} = \mathord{\smash[b]{\underset{\raise.3ex\hbox{$\scriptstyle\sim$}}{u}}\vphantom{u}} + \mathord{\smash[b]{\underset{\raise.3ex\hbox{$\scriptstyle\sim$}}{v}}\vphantom{v}}$</w:t>
      </w:r>
      <w:r>
        <w:t xml:space="preserve"> </w:t>
      </w:r>
      <w:r>
        <w:t xml:space="preserve">for exactly one</w:t>
      </w:r>
      <w:r>
        <w:t xml:space="preserve"> </w:t>
      </w:r>
      <w:r>
        <w:t xml:space="preserve">$\mathord{\smash[b]{\underset{\raise.3ex\hbox{$\scriptstyle\sim$}}{u}}\vphantom{u}} \in \mathcal{S}$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\in \mathcal{T}$</w:t>
      </w:r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projection</w:t>
      </w:r>
      <w:r>
        <w:t xml:space="preserve"> </w:t>
      </w:r>
      <w:r>
        <w:t xml:space="preserve">[3]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[4], Definition 6.3, p. 163</w:t>
      </w:r>
      <w:r>
        <w:t xml:space="preserve">.</w:t>
      </w:r>
    </w:p>
    <w:bookmarkEnd w:id="45"/>
    <w:bookmarkStart w:id="46" w:name="exm-projection"/>
    <w:p>
      <w:pPr>
        <w:pStyle w:val="BodyText"/>
      </w:pPr>
      <w:r>
        <w:rPr>
          <w:b/>
          <w:bCs/>
        </w:rPr>
        <w:t xml:space="preserve">Example 10 (The projection depends on the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$\mathord{\smash[b]{\underset{\raise.3ex\hbox{$\scriptstyle\sim$}}{y}}\vphantom{y}} = (3, 2)$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Each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line that meets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only 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  <w:r>
        <w:t xml:space="preserve"> </w:t>
      </w:r>
      <w:r>
        <w:t xml:space="preserve">The same vector has a different projection onto the same subspace</w:t>
      </w:r>
      <w:r>
        <w:t xml:space="preserve"> </w:t>
      </w:r>
      <w:r>
        <w:t xml:space="preserve">when the complement changes.</w:t>
      </w:r>
    </w:p>
    <w:bookmarkEnd w:id="46"/>
    <w:bookmarkEnd w:id="47"/>
    <w:bookmarkStart w:id="72" w:name="sec-orthogonal-complements"/>
    <w:p>
      <w:pPr>
        <w:pStyle w:val="Heading2"/>
      </w:pPr>
      <w:r>
        <w:t xml:space="preserve">2 Orthogonal complements</w:t>
      </w:r>
    </w:p>
    <w:bookmarkStart w:id="48" w:name="thm-dot-linear"/>
    <w:p>
      <w:pPr>
        <w:pStyle w:val="FirstParagraph"/>
      </w:pPr>
      <w:r>
        <w:rPr>
          <w:b/>
          <w:bCs/>
        </w:rPr>
        <w:t xml:space="preserve">Theorem 5 (The dot product is linear in each slot)</w:t>
      </w:r>
      <w:r>
        <w:t xml:space="preserve"> </w:t>
      </w:r>
      <w:r>
        <w:t xml:space="preserve">For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\mathord{\smash[b]{\underset{\raise.3ex\hbox{$\scriptstyle\sim$}}{u}}\vphantom{u}}, \mathord{\smash[b]{\underset{\raise.3ex\hbox{$\scriptstyle\sim$}}{w}}\vphantom{w}} \in \mathbb{R}^p$</w:t>
      </w:r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BodyText"/>
      </w:pPr>
      <w:r>
        <w:t xml:space="preserve">$$
    \mathord{\smash[b]{\underset{\raise.3ex\hbox{$\scriptstyle\sim$}}{x}}\vphantom{x}} \cdot (a\,\mathord{\smash[b]{\underset{\raise.3ex\hbox{$\scriptstyle\sim$}}{u}}\vphantom{u}} + b\,\mathord{\smash[b]{\underset{\raise.3ex\hbox{$\scriptstyle\sim$}}{w}}\vphantom{w}})
    = a\,(\mathord{\smash[b]{\underset{\raise.3ex\hbox{$\scriptstyle\sim$}}{x}}\vphantom{x}} \cdot \mathord{\smash[b]{\underset{\raise.3ex\hbox{$\scriptstyle\sim$}}{u}}\vphantom{u}}) + b\,(\mathord{\smash[b]{\underset{\raise.3ex\hbox{$\scriptstyle\sim$}}{x}}\vphantom{x}} \cdot \mathord{\smash[b]{\underset{\raise.3ex\hbox{$\scriptstyle\sim$}}{w}}\vphantom{w}})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(a\,\mathord{\smash[b]{\underset{\raise.3ex\hbox{$\scriptstyle\sim$}}{u}}\vphantom{u}} + b\,\mathord{\smash[b]{\underset{\raise.3ex\hbox{$\scriptstyle\sim$}}{w}}\vphantom{w}}) \cdot \mathord{\smash[b]{\underset{\raise.3ex\hbox{$\scriptstyle\sim$}}{x}}\vphantom{x}}
    = a\,(\mathord{\smash[b]{\underset{\raise.3ex\hbox{$\scriptstyle\sim$}}{u}}\vphantom{u}} \cdot \mathord{\smash[b]{\underset{\raise.3ex\hbox{$\scriptstyle\sim$}}{x}}\vphantom{x}}) + b\,(\mathord{\smash[b]{\underset{\raise.3ex\hbox{$\scriptstyle\sim$}}{w}}\vphantom{w}} \cdot \mathord{\smash[b]{\underset{\raise.3ex\hbox{$\scriptstyle\sim$}}{x}}\vphantom{x}}).
    $$</w:t>
      </w:r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Second slot.</w:t>
      </w:r>
    </w:p>
    <w:p>
      <w:pPr>
        <w:pStyle w:val="BodyText"/>
      </w:pPr>
      <w:r>
        <w:t xml:space="preserve">$$
    \begin{aligned}
    \mathord{\smash[b]{\underset{\raise.3ex\hbox{$\scriptstyle\sim$}}{x}}\vphantom{x}} \cdot (a\,\mathord{\smash[b]{\underset{\raise.3ex\hbox{$\scriptstyle\sim$}}{u}}\vphantom{u}} + b\,\mathord{\smash[b]{\underset{\raise.3ex\hbox{$\scriptstyle\sim$}}{w}}\vphantom{w}})
    &amp;= \sum_{i=1}^px_i\,(a\,\mathord{\smash[b]{\underset{\raise.3ex\hbox{$\scriptstyle\sim$}}{u}}\vphantom{u}} + b\,\mathord{\smash[b]{\underset{\raise.3ex\hbox{$\scriptstyle\sim$}}{w}}\vphantom{w}})_i
    &amp;&amp; \text{(}\text{Definition~8 in Vectors}\text{)}
    \\
    &amp;= \sum_{i=1}^px_i\,(a u_i + b w_i)
    &amp;&amp; \text{(}\text{Definition~6 in Matrices}\text{, }\text{Definition~7 in Vectors}\text{)}
    \\
    &amp;= \sum_{i=1}^p\mathopen{}\left(x_i a u_i + x_i b w_i\right)\mathclose{}
    &amp;&amp; \text{(distribute each } x_i \text{)}
    \\
    &amp;= \sum_{i=1}^p\mathopen{}\left(a\,x_i u_i + b\,x_i w_i\right)\mathclose{}
    &amp;&amp; \text{(commute the factors in each product)}
    \\
    &amp;= \sum_{i=1}^pa\,x_i u_i + \sum_{i=1}^pb\,x_i w_i
    &amp;&amp; \text{(split the finite sum)}
    \\
    &amp;= a \sum_{i=1}^px_i u_i + b \sum_{i=1}^px_i w_i
    &amp;&amp; \text{(factor } a \text{ and } b \text{ out of the sums)}
    \\
    &amp;= a\,(\mathord{\smash[b]{\underset{\raise.3ex\hbox{$\scriptstyle\sim$}}{x}}\vphantom{x}} \cdot \mathord{\smash[b]{\underset{\raise.3ex\hbox{$\scriptstyle\sim$}}{u}}\vphantom{u}}) + b\,(\mathord{\smash[b]{\underset{\raise.3ex\hbox{$\scriptstyle\sim$}}{x}}\vphantom{x}} \cdot \mathord{\smash[b]{\underset{\raise.3ex\hbox{$\scriptstyle\sim$}}{w}}\vphantom{w}}).
    &amp;&amp; \text{(}\text{Definition~8 in Vectors}\text{)}
    \end{aligned}
    $$</w:t>
      </w:r>
    </w:p>
    <w:p>
      <w:pPr>
        <w:pStyle w:val="FirstParagraph"/>
      </w:pPr>
      <w:r>
        <w:rPr>
          <w:b/>
          <w:bCs/>
        </w:rPr>
        <w:t xml:space="preserve">First slot.</w:t>
      </w:r>
    </w:p>
    <w:p>
      <w:pPr>
        <w:pStyle w:val="BodyText"/>
      </w:pPr>
      <w:r>
        <w:t xml:space="preserve">$$
    \begin{aligned}
    (a\,\mathord{\smash[b]{\underset{\raise.3ex\hbox{$\scriptstyle\sim$}}{u}}\vphantom{u}} + b\,\mathord{\smash[b]{\underset{\raise.3ex\hbox{$\scriptstyle\sim$}}{w}}\vphantom{w}}) \cdot \mathord{\smash[b]{\underset{\raise.3ex\hbox{$\scriptstyle\sim$}}{x}}\vphantom{x}}
    &amp;= \mathord{\smash[b]{\underset{\raise.3ex\hbox{$\scriptstyle\sim$}}{x}}\vphantom{x}} \cdot (a\,\mathord{\smash[b]{\underset{\raise.3ex\hbox{$\scriptstyle\sim$}}{u}}\vphantom{u}} + b\,\mathord{\smash[b]{\underset{\raise.3ex\hbox{$\scriptstyle\sim$}}{w}}\vphantom{w}})
    &amp;&amp; \text{(}\text{Theorem~1 in Vectors}\text{)}
    \\
    &amp;= a\,(\mathord{\smash[b]{\underset{\raise.3ex\hbox{$\scriptstyle\sim$}}{x}}\vphantom{x}} \cdot \mathord{\smash[b]{\underset{\raise.3ex\hbox{$\scriptstyle\sim$}}{u}}\vphantom{u}}) + b\,(\mathord{\smash[b]{\underset{\raise.3ex\hbox{$\scriptstyle\sim$}}{x}}\vphantom{x}} \cdot \mathord{\smash[b]{\underset{\raise.3ex\hbox{$\scriptstyle\sim$}}{w}}\vphantom{w}})
    &amp;&amp; \text{(second slot)}
    \\
    &amp;= a\,(\mathord{\smash[b]{\underset{\raise.3ex\hbox{$\scriptstyle\sim$}}{u}}\vphantom{u}} \cdot \mathord{\smash[b]{\underset{\raise.3ex\hbox{$\scriptstyle\sim$}}{x}}\vphantom{x}}) + b\,(\mathord{\smash[b]{\underset{\raise.3ex\hbox{$\scriptstyle\sim$}}{w}}\vphantom{w}} \cdot \mathord{\smash[b]{\underset{\raise.3ex\hbox{$\scriptstyle\sim$}}{x}}\vphantom{x}}).
    &amp;&amp; \text{(}\text{Theorem~1 in Vectors}\text{, twice)}
    \end{aligned}
    $$</w:t>
      </w:r>
    </w:p>
    <w:p>
      <w:pPr>
        <w:pStyle w:val="FirstParagraph"/>
      </w:pPr>
      <w:r>
        <w:t xml:space="preserve">Two special cases are used often.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w:r>
        <w:t xml:space="preserve">$1\,\mathord{\smash[b]{\underset{\raise.3ex\hbox{$\scriptstyle\sim$}}{u}}\vphantom{u}} = \mathord{\smash[b]{\underset{\raise.3ex\hbox{$\scriptstyle\sim$}}{u}}\vphantom{u}}$</w:t>
      </w:r>
      <w:r>
        <w:t xml:space="preserve">,</w:t>
      </w:r>
      <w:r>
        <w:t xml:space="preserve"> </w:t>
      </w:r>
      <w:r>
        <w:t xml:space="preserve">the theorem gives</w:t>
      </w:r>
      <w:r>
        <w:t xml:space="preserve"> </w:t>
      </w:r>
      <w:r>
        <w:t xml:space="preserve">$\mathord{\smash[b]{\underset{\raise.3ex\hbox{$\scriptstyle\sim$}}{x}}\vphantom{x}} \cdot (\mathord{\smash[b]{\underset{\raise.3ex\hbox{$\scriptstyle\sim$}}{u}}\vphantom{u}} + \mathord{\smash[b]{\underset{\raise.3ex\hbox{$\scriptstyle\sim$}}{w}}\vphantom{w}}) = \mathord{\smash[b]{\underset{\raise.3ex\hbox{$\scriptstyle\sim$}}{x}}\vphantom{x}} \cdot \mathord{\smash[b]{\underset{\raise.3ex\hbox{$\scriptstyle\sim$}}{u}}\vphantom{u}} + \mathord{\smash[b]{\underset{\raise.3ex\hbox{$\scriptstyle\sim$}}{x}}\vphantom{x}} \cdot \mathord{\smash[b]{\underset{\raise.3ex\hbox{$\scriptstyle\sim$}}{w}}\vphantom{w}}$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\mathord{\smash[b]{\underset{\raise.3ex\hbox{$\scriptstyle\sim$}}{u}}\vphantom{u}}$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w:r>
        <w:t xml:space="preserve">$0\,\mathord{\smash[b]{\underset{\raise.3ex\hbox{$\scriptstyle\sim$}}{u}}\vphantom{u}}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it gives</w:t>
      </w:r>
      <w:r>
        <w:t xml:space="preserve"> </w:t>
      </w:r>
      <w:r>
        <w:t xml:space="preserve">$\mathord{\smash[b]{\underset{\raise.3ex\hbox{$\scriptstyle\sim$}}{x}}\vphantom{x}} \cdot (a\,\mathord{\smash[b]{\underset{\raise.3ex\hbox{$\scriptstyle\sim$}}{u}}\vphantom{u}}) = a\,(\mathord{\smash[b]{\underset{\raise.3ex\hbox{$\scriptstyle\sim$}}{x}}\vphantom{x}} \cdot \mathord{\smash[b]{\underset{\raise.3ex\hbox{$\scriptstyle\sim$}}{u}}\vphantom{u}})$</w:t>
      </w:r>
      <w:r>
        <w:t xml:space="preserve">,</w:t>
      </w:r>
      <w:r>
        <w:t xml:space="preserve"> </w:t>
      </w:r>
      <w:r>
        <w:t xml:space="preserve">and likewise in the first slot.</w:t>
      </w:r>
    </w:p>
    <w:bookmarkStart w:id="49" w:name="exm-dot-linear"/>
    <w:p>
      <w:pPr>
        <w:pStyle w:val="BodyText"/>
      </w:pPr>
      <w:r>
        <w:rPr>
          <w:b/>
          <w:bCs/>
        </w:rPr>
        <w:t xml:space="preserve">Example 11 (Splitting a dot product)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 = (1, 2)$</w:t>
      </w:r>
      <w:r>
        <w:t xml:space="preserve">,</w:t>
      </w:r>
      <w:r>
        <w:t xml:space="preserve"> </w:t>
      </w:r>
      <w:r>
        <w:t xml:space="preserve">$\mathord{\smash[b]{\underset{\raise.3ex\hbox{$\scriptstyle\sim$}}{u}}\vphantom{u}} = (3, 0)$</w:t>
      </w:r>
      <w:r>
        <w:t xml:space="preserve">,</w:t>
      </w:r>
      <w:r>
        <w:t xml:space="preserve"> </w:t>
      </w:r>
      <w:r>
        <w:t xml:space="preserve">$\mathord{\smash[b]{\underset{\raise.3ex\hbox{$\scriptstyle\sim$}}{w}}\vphantom{w}} = (0, 1)$</w:t>
      </w:r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Directly,</w:t>
      </w:r>
      <w:r>
        <w:t xml:space="preserve"> </w:t>
      </w:r>
      <w:r>
        <w:t xml:space="preserve">$a\,\mathord{\smash[b]{\underset{\raise.3ex\hbox{$\scriptstyle\sim$}}{u}}\vphantom{u}} + b\,\mathord{\smash[b]{\underset{\raise.3ex\hbox{$\scriptstyle\sim$}}{w}}\vphantom{w}} = (6, -1)$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\mathord{\smash[b]{\underset{\raise.3ex\hbox{$\scriptstyle\sim$}}{x}}\vphantom{x}} \cdot (6, -1) &amp;= 6 - 2 \\
    &amp;= 4.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dot-linear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w:r>
        <w:t xml:space="preserve">$$
    \begin{aligned}
    a\,(\mathord{\smash[b]{\underset{\raise.3ex\hbox{$\scriptstyle\sim$}}{x}}\vphantom{x}} \cdot \mathord{\smash[b]{\underset{\raise.3ex\hbox{$\scriptstyle\sim$}}{u}}\vphantom{u}}) + b\,(\mathord{\smash[b]{\underset{\raise.3ex\hbox{$\scriptstyle\sim$}}{x}}\vphantom{x}} \cdot \mathord{\smash[b]{\underset{\raise.3ex\hbox{$\scriptstyle\sim$}}{w}}\vphantom{w}}) &amp;= 2 \cdot 3 + (-1) \cdot 2 \\
    &amp;= 4,
    \end{aligned}
    $$</w:t>
      </w:r>
    </w:p>
    <w:p>
      <w:pPr>
        <w:pStyle w:val="FirstParagraph"/>
      </w:pPr>
      <w:r>
        <w:t xml:space="preserve">the same number.</w:t>
      </w:r>
    </w:p>
    <w:bookmarkEnd w:id="49"/>
    <w:bookmarkStart w:id="51" w:name="def-orthogonal-complement"/>
    <w:p>
      <w:pPr>
        <w:pStyle w:val="BodyText"/>
      </w:pPr>
      <w:r>
        <w:rPr>
          <w:b/>
          <w:bCs/>
        </w:rPr>
        <w:t xml:space="preserve">Definition 5 (Orthogonal complement)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orthogonal complement</w:t>
      </w:r>
      <w:r>
        <w:t xml:space="preserve"> </w:t>
      </w:r>
      <w:r>
        <w:t xml:space="preserve">[5]</w:t>
      </w:r>
      <w:r>
        <w:t xml:space="preserve"> </w:t>
      </w:r>
      <w:r>
        <w:t xml:space="preserve">of a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vectors orthogonal (</w:t>
      </w:r>
      <w:hyperlink r:id="rId50">
        <w:r>
          <w:rPr>
            <w:rStyle w:val="Hyperlink"/>
          </w:rPr>
          <w:t xml:space="preserve">Definition 15 in Vectors</w:t>
        </w:r>
      </w:hyperlink>
      <w:r>
        <w:t xml:space="preserve">)</w:t>
      </w:r>
      <w:r>
        <w:t xml:space="preserve"> </w:t>
      </w:r>
      <w:r>
        <w:t xml:space="preserve">to every vector of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:</w:t>
      </w:r>
    </w:p>
    <w:p>
      <w:pPr>
        <w:pStyle w:val="BodyText"/>
      </w:pPr>
      <w:r>
        <w:t xml:space="preserve">$$
    \mathcal{X}^\perp
    \stackrel{\text{def}}{=}
    \mathopen{}\left\{\mathord{\smash[b]{\underset{\raise.3ex\hbox{$\scriptstyle\sim$}}{u}}\vphantom{u}} \in \mathbb{R}^p : \mathord{\smash[b]{\underset{\raise.3ex\hbox{$\scriptstyle\sim$}}{x}}\vphantom{x}} \cdot \mathord{\smash[b]{\underset{\raise.3ex\hbox{$\scriptstyle\sim$}}{u}}\vphantom{u}} = 0 \text{ for all } \mathord{\smash[b]{\underset{\raise.3ex\hbox{$\scriptstyle\sim$}}{x}}\vphantom{x}} \in \mathcal{X}\right\}\mathclose{}.
    $$</w:t>
      </w:r>
    </w:p>
    <w:p>
      <w:pPr>
        <w:pStyle w:val="FirstParagraph"/>
      </w:pP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read</w:t>
      </w:r>
      <w:r>
        <w:t xml:space="preserve"> </w:t>
      </w:r>
      <w:r>
        <w:t xml:space="preserve">“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perp”</w:t>
      </w:r>
      <w:r>
        <w:t xml:space="preserve">.</w:t>
      </w:r>
    </w:p>
    <w:bookmarkEnd w:id="51"/>
    <w:bookmarkStart w:id="52" w:name="exm-orthogonal-complement"/>
    <w:p>
      <w:pPr>
        <w:pStyle w:val="BodyText"/>
      </w:pPr>
      <w:r>
        <w:rPr>
          <w:b/>
          <w:bCs/>
        </w:rPr>
        <w:t xml:space="preserve">Example 12 (Orthogonal complements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A plane.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when</w:t>
      </w:r>
    </w:p>
    <w:p>
      <w:pPr>
        <w:pStyle w:val="BodyText"/>
      </w:pPr>
      <w:r>
        <w:t xml:space="preserve">$$
    \begin{aligned}
    (a, b, 0) \cdot \mathord{\smash[b]{\underset{\raise.3ex\hbox{$\scriptstyle\sim$}}{u}}\vphantom{u}} &amp;= a u_1 + b u_2 \\
    &amp;= 0
    \end{aligned}
    $$</w:t>
      </w:r>
    </w:p>
    <w:p>
      <w:pPr>
        <w:numPr>
          <w:ilvl w:val="0"/>
          <w:numId w:val="1000"/>
        </w:numPr>
      </w:pP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conversely,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b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Two vectors.</w:t>
      </w:r>
      <w:r>
        <w:t xml:space="preserve"> </w:t>
      </w:r>
      <w:r>
        <w:t xml:space="preserve">The two-element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subspace,</w:t>
      </w:r>
      <w:r>
        <w:t xml:space="preserve"> </w:t>
      </w:r>
      <w:r>
        <w:t xml:space="preserve">and its orthogonal complement is the</w:t>
      </w:r>
      <w:r>
        <w:t xml:space="preserve"> </w:t>
      </w:r>
      <m:oMath>
        <m:r>
          <m:t>z</m:t>
        </m:r>
      </m:oMath>
      <w:r>
        <w:t xml:space="preserve">-axis too:</w:t>
      </w:r>
      <w:r>
        <w:t xml:space="preserve"> </w:t>
      </w:r>
      <w:r>
        <w:t xml:space="preserve">the two conditions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 same as for the plane.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The extremes.</w:t>
      </w:r>
      <w:r>
        <w:t xml:space="preserve"> </w:t>
      </w:r>
      <w:r>
        <w:t xml:space="preserve">$\mathopen{}\left\{\mathord{\smash[b]{\underset{\raise.3ex\hbox{$\scriptstyle\sim$}}{0}}\vphantom{0}}\right\}\mathclose{}^\perp = \mathbb{R}^3$</w:t>
      </w:r>
      <w:r>
        <w:t xml:space="preserve">, because</w:t>
      </w:r>
      <w:r>
        <w:t xml:space="preserve"> </w:t>
      </w:r>
      <w:r>
        <w:t xml:space="preserve">$\mathord{\smash[b]{\underset{\raise.3ex\hbox{$\scriptstyle\sim$}}{0}}\vphantom{0}}\cdot \mathord{\smash[b]{\underset{\raise.3ex\hbox{$\scriptstyle\sim$}}{u}}\vphantom{u}} = 0$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.</w:t>
      </w:r>
      <w:r>
        <w:t xml:space="preserve"> </w:t>
      </w:r>
      <w:r>
        <w:t xml:space="preserve">$(\mathbb{R}^3)^\perp = 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because a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in it is orthogonal to itself,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\mathord{\smash[b]{\underset{\raise.3ex\hbox{$\scriptstyle\sim$}}{u}}\vphantom{u}} \cdot \mathord{\smash[b]{\underset{\raise.3ex\hbox{$\scriptstyle\sim$}}{u}}\vphantom{u}} &amp;= u_1^2 + u_2^2 + u_3^2 \\
    &amp;= 0
    \end{aligned}
    $$</w:t>
      </w:r>
    </w:p>
    <w:p>
      <w:pPr>
        <w:numPr>
          <w:ilvl w:val="0"/>
          <w:numId w:val="1000"/>
        </w:numPr>
      </w:pPr>
      <w:r>
        <w:t xml:space="preserve">forces</w:t>
      </w:r>
      <w:r>
        <w:t xml:space="preserve"> </w:t>
      </w:r>
      <w:r>
        <w:t xml:space="preserve">$\mathord{\smash[b]{\underset{\raise.3ex\hbox{$\scriptstyle\sim$}}{u}}\vphantom{u}} = \mathord{\smash[b]{\underset{\raise.3ex\hbox{$\scriptstyle\sim$}}{0}}\vphantom{0}}$</w:t>
      </w:r>
      <w:r>
        <w:t xml:space="preserve">.</w:t>
      </w:r>
    </w:p>
    <w:bookmarkEnd w:id="52"/>
    <w:bookmarkStart w:id="53" w:name="rem-orthogonal-complement-any-set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orthogonal complement of a set that is not a subspace).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in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need not be a subspace.</w:t>
      </w:r>
    </w:p>
    <w:bookmarkEnd w:id="53"/>
    <w:bookmarkStart w:id="54" w:name="thm-orthogonal-complement-subspace"/>
    <w:p>
      <w:pPr>
        <w:pStyle w:val="BodyText"/>
      </w:pPr>
      <w:r>
        <w:rPr>
          <w:b/>
          <w:bCs/>
        </w:rPr>
        <w:t xml:space="preserve">Theorem 6 (An orthogonal complement is a subspace)</w:t>
      </w:r>
      <w:r>
        <w:t xml:space="preserve"> </w:t>
      </w:r>
      <w:r>
        <w:t xml:space="preserve">For any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not empty:</w:t>
      </w:r>
    </w:p>
    <w:p>
      <w:pPr>
        <w:pStyle w:val="BodyText"/>
      </w:pPr>
      <w:r>
        <w:t xml:space="preserve">$$
    \begin{aligned}
    \mathord{\smash[b]{\underset{\raise.3ex\hbox{$\scriptstyle\sim$}}{x}}\vphantom{x}} \cdot \mathord{\smash[b]{\underset{\raise.3ex\hbox{$\scriptstyle\sim$}}{0}}\vphantom{0}}&amp;= \sum_i x_i \cdot 0 \\
    &amp;= 0
    \end{aligned}
    $$</w:t>
      </w:r>
    </w:p>
    <w:p>
      <w:pPr>
        <w:pStyle w:val="FirstParagraph"/>
      </w:pP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$\mathord{\smash[b]{\underset{\raise.3ex\hbox{$\scriptstyle\sim$}}{0}}\vphantom{0}}\in \mathcal{X}^\perp$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$\mathord{\smash[b]{\underset{\raise.3ex\hbox{$\scriptstyle\sim$}}{u}}\vphantom{u}}, \mathord{\smash[b]{\underset{\raise.3ex\hbox{$\scriptstyle\sim$}}{w}}\vphantom{w}} \in \mathcal{X}^\perp$</w:t>
      </w:r>
      <w:r>
        <w:t xml:space="preserve">,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 \in \mathcal{X}$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</w:p>
    <w:p>
      <w:pPr>
        <w:pStyle w:val="BodyText"/>
      </w:pPr>
      <w:r>
        <w:t xml:space="preserve">$$
    \begin{aligned}
    \mathord{\smash[b]{\underset{\raise.3ex\hbox{$\scriptstyle\sim$}}{x}}\vphantom{x}} \cdot (\mathord{\smash[b]{\underset{\raise.3ex\hbox{$\scriptstyle\sim$}}{u}}\vphantom{u}} + \mathord{\smash[b]{\underset{\raise.3ex\hbox{$\scriptstyle\sim$}}{w}}\vphantom{w}})
    &amp;= \mathord{\smash[b]{\underset{\raise.3ex\hbox{$\scriptstyle\sim$}}{x}}\vphantom{x}} \cdot \mathord{\smash[b]{\underset{\raise.3ex\hbox{$\scriptstyle\sim$}}{u}}\vphantom{u}} + \mathord{\smash[b]{\underset{\raise.3ex\hbox{$\scriptstyle\sim$}}{x}}\vphantom{x}} \cdot \mathord{\smash[b]{\underset{\raise.3ex\hbox{$\scriptstyle\sim$}}{w}}\vphantom{w}}
    &amp;&amp; \text{(}\text{Theorem~5}\text{, special case } a \text{ and } b \text{ both equal to } 1 \text{)}
    \\
    &amp;= 0 + 0
    &amp;&amp; \text{(} \mathord{\smash[b]{\underset{\raise.3ex\hbox{$\scriptstyle\sim$}}{u}}\vphantom{u}}, \mathord{\smash[b]{\underset{\raise.3ex\hbox{$\scriptstyle\sim$}}{w}}\vphantom{w}} \in \mathcal{X}^\perp \text{)}
    \\
    &amp;= 0.
    &amp;&amp; \text{(arithmetic)}
    \end{aligned}
    $$</w:t>
      </w:r>
    </w:p>
    <w:p>
      <w:pPr>
        <w:pStyle w:val="FirstParagraph"/>
      </w:pPr>
      <w:r>
        <w:rPr>
          <w:b/>
          <w:bCs/>
        </w:rPr>
        <w:t xml:space="preserve">Scalar multiplication.</w:t>
      </w:r>
    </w:p>
    <w:p>
      <w:pPr>
        <w:pStyle w:val="BodyText"/>
      </w:pPr>
      <w:r>
        <w:t xml:space="preserve">$$
    \begin{aligned}
    \mathord{\smash[b]{\underset{\raise.3ex\hbox{$\scriptstyle\sim$}}{x}}\vphantom{x}} \cdot (c\,\mathord{\smash[b]{\underset{\raise.3ex\hbox{$\scriptstyle\sim$}}{u}}\vphantom{u}})
    &amp;= c\,(\mathord{\smash[b]{\underset{\raise.3ex\hbox{$\scriptstyle\sim$}}{x}}\vphantom{x}} \cdot \mathord{\smash[b]{\underset{\raise.3ex\hbox{$\scriptstyle\sim$}}{u}}\vphantom{u}})
    &amp;&amp; \text{(}\text{Theorem~5}\text{, special case } b = 0 \text{)}
    \\
    &amp;= c \cdot 0
    &amp;&amp; \text{(} \mathord{\smash[b]{\underset{\raise.3ex\hbox{$\scriptstyle\sim$}}{u}}\vphantom{u}} \in \mathcal{X}^\perp \text{)}
    \\
    &amp;= 0.
    &amp;&amp; \text{(arithmetic)}
    \end{aligned}
    $$</w:t>
      </w:r>
    </w:p>
    <w:p>
      <w:pPr>
        <w:pStyle w:val="FirstParagraph"/>
      </w:pPr>
      <w:r>
        <w:t xml:space="preserve">These two equations hold for every</w:t>
      </w:r>
      <w:r>
        <w:t xml:space="preserve"> </w:t>
      </w:r>
      <w:r>
        <w:t xml:space="preserve">$\mathord{\smash[b]{\underset{\raise.3ex\hbox{$\scriptstyle\sim$}}{x}}\vphantom{x}} \in \mathcal{X}$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w:r>
        <w:t xml:space="preserve">$c\,\mathord{\smash[b]{\underset{\raise.3ex\hbox{$\scriptstyle\sim$}}{u}}\vphantom{u}}$</w:t>
      </w:r>
      <w:r>
        <w:t xml:space="preserve"> </w:t>
      </w:r>
      <w:r>
        <w:t xml:space="preserve">are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bookmarkStart w:id="57" w:name="exm-orthogonal-complement-subspace"/>
    <w:p>
      <w:pPr>
        <w:pStyle w:val="BodyText"/>
      </w:pPr>
      <w:r>
        <w:rPr>
          <w:b/>
          <w:bCs/>
        </w:rPr>
        <w:t xml:space="preserve">Example 13 (The complement of a single vector is a line)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a subspace: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it.</w:t>
      </w:r>
      <w:r>
        <w:t xml:space="preserve"> </w:t>
      </w:r>
      <w:r>
        <w:t xml:space="preserve">Its orthogonal complement is</w:t>
      </w:r>
    </w:p>
    <w:p>
      <w:pPr>
        <w:pStyle w:val="BodyText"/>
      </w:pPr>
      <w:r>
        <w:t xml:space="preserve">$$
    \begin{aligned}
    \mathcal{X}^\perp
    &amp;= \mathopen{}\left\{\mathord{\smash[b]{\underset{\raise.3ex\hbox{$\scriptstyle\sim$}}{u}}\vphantom{u}} \in \mathbb{R}^2 : u_1 + 2 u_2 = 0\right\}\mathclose{} \\
    &amp;= \mathopen{}\left\{c\,(-2, 1) : c \in \mathbb{R}\right\}\mathclose{},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means</w:t>
      </w:r>
    </w:p>
    <w:p>
      <w:pPr>
        <w:pStyle w:val="BodyText"/>
      </w:pPr>
      <w:r>
        <w:t xml:space="preserve">$$
    \begin{aligned}
    \mathord{\smash[b]{\underset{\raise.3ex\hbox{$\scriptstyle\sim$}}{u}}\vphantom{u}} &amp;= (-2u_2, u_2) \\
    &amp;= u_2\,(-2, 1).
    \end{aligned}
    $$</w:t>
      </w:r>
    </w:p>
    <w:p>
      <w:pPr>
        <w:pStyle w:val="FirstParagraph"/>
      </w:pPr>
      <w:r>
        <w:t xml:space="preserve">That set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by</w:t>
      </w:r>
      <w:r>
        <w:t xml:space="preserve"> </w:t>
      </w:r>
      <w:hyperlink r:id="rId55">
        <w:r>
          <w:rPr>
            <w:rStyle w:val="Hyperlink"/>
          </w:rPr>
          <w:t xml:space="preserve">Theorem 2 in Subspaces and Rank</w:t>
        </w:r>
      </w:hyperlink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says it must be.</w:t>
      </w:r>
      <w:r>
        <w:t xml:space="preserve"> </w:t>
      </w:r>
      <w:r>
        <w:t xml:space="preserve">It contains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vector</w:t>
      </w:r>
      <w:r>
        <w:t xml:space="preserve"> </w:t>
      </w:r>
      <w:hyperlink r:id="rId56">
        <w:r>
          <w:rPr>
            <w:rStyle w:val="Hyperlink"/>
          </w:rPr>
          <w:t xml:space="preserve">Remark 9 in Vectors</w:t>
        </w:r>
      </w:hyperlink>
      <w:r>
        <w:t xml:space="preserve"> </w:t>
      </w:r>
      <w:r>
        <w:t xml:space="preserve">found perpendicular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57"/>
    <w:bookmarkStart w:id="58" w:name="thm-complement-null-space"/>
    <w:p>
      <w:pPr>
        <w:pStyle w:val="BodyText"/>
      </w:pPr>
      <w:r>
        <w:rPr>
          <w:b/>
          <w:bCs/>
        </w:rPr>
        <w:t xml:space="preserve">Theorem 7 (The orthogonal complement of a column space is a null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 </w:t>
      </w:r>
      <w:r>
        <w:t xml:space="preserve">be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$\mathord{\smash[b]{\underset{\raise.3ex\hbox{$\scriptstyle\sim$}}{a}}\vphantom{a}}_j = (a_{1j}, \ldots, a_{mj})$</w:t>
      </w:r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 \in \mathbb{R}^m$</w:t>
      </w:r>
      <w:r>
        <w:t xml:space="preserve">,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${\mathbf{A}}^{\top} \mathord{\smash[b]{\underset{\raise.3ex\hbox{$\scriptstyle\sim$}}{x}}\vphantom{x}}$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\begin{aligned}
    ({\mathbf{A}}^{\top} \mathord{\smash[b]{\underset{\raise.3ex\hbox{$\scriptstyle\sim$}}{x}}\vphantom{x}})_j
    &amp;= \sum_{i=1}^{m} ({\mathbf{A}}^{\top})_{ji}\, x_i
    &amp;&amp; \text{(}\text{Definition~13 in Matrices}\text{)}
    \\
    &amp;= \sum_{i=1}^{m} a_{ij}\, x_i
    &amp;&amp; \text{(}\text{Definition~3 in Matrices}\text{)}
    \\
    &amp;= \mathord{\smash[b]{\underset{\raise.3ex\hbox{$\scriptstyle\sim$}}{a}}\vphantom{a}}_j \cdot \mathord{\smash[b]{\underset{\raise.3ex\hbox{$\scriptstyle\sim$}}{x}}\vphantom{x}}.
    &amp;&amp; \text{(}\text{Definition~8 in Vectors}\text{)}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 \in \mathcal{N}({\mathbf{A}}^{\top})$</w:t>
      </w:r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Definition 3 in Column Space, Null Space and Rank-Nullity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$\mathord{\smash[b]{\underset{\raise.3ex\hbox{$\scriptstyle\sim$}}{a}}\vphantom{a}}_j \cdot \mathord{\smash[b]{\underset{\raise.3ex\hbox{$\scriptstyle\sim$}}{x}}\vphantom{x}} = 0$</w:t>
      </w:r>
      <w:r>
        <w:t xml:space="preserve"> </w:t>
      </w:r>
      <w:r>
        <w:t xml:space="preserve">for every column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 column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so a vector orthogonal to all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 every column.</w:t>
      </w:r>
    </w:p>
    <w:p>
      <w:pPr>
        <w:pStyle w:val="BodyText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Suppose</w:t>
      </w:r>
      <w:r>
        <w:t xml:space="preserve"> </w:t>
      </w:r>
      <w:r>
        <w:t xml:space="preserve">$\mathord{\smash[b]{\underset{\raise.3ex\hbox{$\scriptstyle\sim$}}{a}}\vphantom{a}}_j \cdot \mathord{\smash[b]{\underset{\raise.3ex\hbox{$\scriptstyle\sim$}}{x}}\vphantom{x}} = 0$</w:t>
      </w:r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take any</w:t>
      </w:r>
      <w:r>
        <w:t xml:space="preserve"> </w:t>
      </w:r>
      <w:r>
        <w:t xml:space="preserve">$\mathord{\smash[b]{\underset{\raise.3ex\hbox{$\scriptstyle\sim$}}{y}}\vphantom{y}} \in \mathcal{C}(\mathbf{A})$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$\mathord{\smash[b]{\underset{\raise.3ex\hbox{$\scriptstyle\sim$}}{y}}\vphantom{y}} = \mathbf{A} \mathord{\smash[b]{\underset{\raise.3ex\hbox{$\scriptstyle\sim$}}{z}}\vphantom{z}}$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$\mathord{\smash[b]{\underset{\raise.3ex\hbox{$\scriptstyle\sim$}}{z}}\vphantom{z}} \in \mathbb{R}^n$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\mathord{\smash[b]{\underset{\raise.3ex\hbox{$\scriptstyle\sim$}}{y}}\vphantom{y}} \cdot \mathord{\smash[b]{\underset{\raise.3ex\hbox{$\scriptstyle\sim$}}{x}}\vphantom{x}}
    &amp;= \sum_{i=1}^{m} (\mathbf{A} \mathord{\smash[b]{\underset{\raise.3ex\hbox{$\scriptstyle\sim$}}{z}}\vphantom{z}})_i\, x_i
    &amp;&amp; \text{(}\text{Definition~8 in Vectors}\text{)}
    \\
    &amp;= \sum_{i=1}^{m} \mathopen{}\left(\sum_{j=1}^na_{ij} z_j\right)\mathclose{}\, x_i
    &amp;&amp; \text{(}\text{Definition~13 in Matrices}\text{)}
    \\
    &amp;= \sum_{i=1}^{m} \sum_{j=1}^na_{ij}\, z_j\, x_i
    &amp;&amp; \text{(distribute each } x_i \text{ over the inner sum)}
    \\
    &amp;= \sum_{j=1}^n\sum_{i=1}^{m} a_{ij}\, z_j\, x_i
    &amp;&amp; \text{(swap the order of the finite sums)}
    \\
    &amp;= \sum_{j=1}^nz_j \sum_{i=1}^{m} a_{ij}\, x_i
    &amp;&amp; \text{(commute, then factor } z_j \text{ out of the inner sum)}
    \\
    &amp;= \sum_{j=1}^nz_j\, (\mathord{\smash[b]{\underset{\raise.3ex\hbox{$\scriptstyle\sim$}}{a}}\vphantom{a}}_j \cdot \mathord{\smash[b]{\underset{\raise.3ex\hbox{$\scriptstyle\sim$}}{x}}\vphantom{x}})
    &amp;&amp; \text{(}\text{Definition~8 in Vectors}\text{)}
    \\
    &amp;= \sum_{j=1}^nz_j \cdot 0
    &amp;&amp; \text{(each } \mathord{\smash[b]{\underset{\raise.3ex\hbox{$\scriptstyle\sim$}}{a}}\vphantom{a}}_j \cdot \mathord{\smash[b]{\underset{\raise.3ex\hbox{$\scriptstyle\sim$}}{x}}\vphantom{x}} = 0 \text{)}
    \\
    &amp;= 0.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62" w:name="exm-complement-null-space"/>
    <w:p>
      <w:pPr>
        <w:pStyle w:val="BodyText"/>
      </w:pPr>
      <w:r>
        <w:rPr>
          <w:b/>
          <w:bCs/>
        </w:rPr>
        <w:t xml:space="preserve">Example 14 (The complement of the column space in</w:t>
      </w:r>
      <w:r>
        <w:rPr>
          <w:b/>
          <w:bCs/>
        </w:rPr>
        <w:t xml:space="preserve"> </w:t>
      </w:r>
      <w:hyperlink r:id="rId60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60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(1).</w:t>
      </w:r>
      <w:r>
        <w:t xml:space="preserve"> </w:t>
      </w:r>
      <w:hyperlink r:id="rId61">
        <w:r>
          <w:rPr>
            <w:rStyle w:val="Hyperlink"/>
          </w:rPr>
          <w:t xml:space="preserve">Example 3 in Column Space, Null Space and Rank-Nullity</w:t>
        </w:r>
      </w:hyperlink>
      <w:r>
        <w:t xml:space="preserve"> </w:t>
      </w:r>
      <w:r>
        <w:t xml:space="preserve">found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this line 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Directly, for any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2"/>
    <w:bookmarkStart w:id="63" w:name="thm-orthogonal-direct-sum"/>
    <w:p>
      <w:pPr>
        <w:pStyle w:val="FirstParagraph"/>
      </w:pPr>
      <w:r>
        <w:rPr>
          <w:b/>
          <w:bCs/>
        </w:rPr>
        <w:t xml:space="preserve">Theorem 8 (A subspace and its orthogonal complement make up the whole 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Compact"/>
        <w:numPr>
          <w:ilvl w:val="0"/>
          <w:numId w:val="1009"/>
        </w:numPr>
      </w:pPr>
      <w:r>
        <w:t xml:space="preserve">$\mathcal{S} \cap \mathcal{S}^\perp = \mathopen{}\left\{\mathord{\smash[b]{\underset{\raise.3ex\hbox{$\scriptstyle\sim$}}{0}}\vphantom{0}}\right\}\mathclose{}$</w:t>
      </w:r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FirstParagraph"/>
      </w:pPr>
      <w:r>
        <w:t xml:space="preserve">So every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 </w:t>
      </w:r>
      <w:r>
        <w:t xml:space="preserve">can be written as</w:t>
      </w:r>
      <w:r>
        <w:t xml:space="preserve"> </w:t>
      </w:r>
      <w:r>
        <w:t xml:space="preserve">$\mathord{\smash[b]{\underset{\raise.3ex\hbox{$\scriptstyle\sim$}}{y}}\vphantom{y}} = \mathord{\smash[b]{\underset{\raise.3ex\hbox{$\scriptstyle\sim$}}{u}}\vphantom{u}} + \mathord{\smash[b]{\underset{\raise.3ex\hbox{$\scriptstyle\sim$}}{v}}\vphantom{v}}$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$\mathord{\smash[b]{\underset{\raise.3ex\hbox{$\scriptstyle\sim$}}{u}}\vphantom{u}} \in \mathcal{S}$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\in \mathcal{S}^\perp$</w:t>
      </w:r>
      <w:r>
        <w:t xml:space="preserve"> </w:t>
      </w:r>
      <w:r>
        <w:t xml:space="preserve">in only one way (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it has a dimension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Both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contain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in both,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itself included,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\mathord{\smash[b]{\underset{\raise.3ex\hbox{$\scriptstyle\sim$}}{x}}\vphantom{x}} \cdot \mathord{\smash[b]{\underset{\raise.3ex\hbox{$\scriptstyle\sim$}}{x}}\vphantom{x}} &amp;= x_1^2 + \cdots + x_p^2 \\
    &amp;= 0,
    \end{aligned}
    $$</w:t>
      </w:r>
    </w:p>
    <w:p>
      <w:pPr>
        <w:pStyle w:val="FirstParagraph"/>
      </w:pPr>
      <w:r>
        <w:t xml:space="preserve">which forces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 basis 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vectors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), the empty list,</w:t>
      </w:r>
      <w:r>
        <w:t xml:space="preserve"> </w:t>
      </w:r>
      <w:r>
        <w:t xml:space="preserve">whose span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);</w:t>
      </w:r>
      <w:r>
        <w:t xml:space="preserve"> </w:t>
      </w:r>
      <w:r>
        <w:t xml:space="preserve">so</w:t>
      </w:r>
      <w:r>
        <w:t xml:space="preserve"> </w:t>
      </w:r>
      <w:r>
        <w:t xml:space="preserve">$\mathcal{S} = 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(every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satisfies</w:t>
      </w:r>
      <w:r>
        <w:t xml:space="preserve"> </w:t>
      </w:r>
      <w:r>
        <w:t xml:space="preserve">$\mathord{\smash[b]{\underset{\raise.3ex\hbox{$\scriptstyle\sim$}}{0}}\vphantom{0}}\cdot \mathord{\smash[b]{\underset{\raise.3ex\hbox{$\scriptstyle\sim$}}{u}}\vphantom{u}} = 0$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p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choose a basis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\mathord{\smash[b]{\underset{\raise.3ex\hbox{$\scriptstyle\sim$}}{a}}\vphantom{a}}_d$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p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N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Column Space, Null Space and Rank-Nullity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and</w:t>
      </w:r>
    </w:p>
    <w:p>
      <w:pPr>
        <w:pStyle w:val="BodyText"/>
      </w:pPr>
      <w:r>
        <w:t xml:space="preserve">$$
    \begin{aligned}
    \dim(\mathcal{S} + \mathcal{S}^\perp)
    &amp;= \dim(\mathcal{S}) + \dim(\mathcal{S}^\perp) - \dim(\mathcal{S} \cap \mathcal{S}^\perp)
    &amp;&amp; \text{(}\text{Theorem~2}\text{)}
    \\
    &amp;= p - \dim(\mathcal{S} \cap \mathcal{S}^\perp)
    &amp;&amp; \text{(part 2)}
    \\
    &amp;= p - 0
    &amp;&amp; \text{(part 1, and } \dim(\mathopen{}\left\{\mathord{\smash[b]{\underset{\raise.3ex\hbox{$\scriptstyle\sim$}}{0}}\vphantom{0}}\right\}\mathclose{}) = 0 \text{ by }\text{Example~16 in Subspaces and Rank}\text{)}
    \\
    &amp;= p.
    &amp;&amp; \text{(arithmetic)}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(</w:t>
      </w:r>
      <w:hyperlink r:id="rId64">
        <w:r>
          <w:rPr>
            <w:rStyle w:val="Hyperlink"/>
          </w:rPr>
          <w:t xml:space="preserve">Example 3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hyperlink r:id="rId65">
        <w:r>
          <w:rPr>
            <w:rStyle w:val="Hyperlink"/>
          </w:rPr>
          <w:t xml:space="preserve">Theorem 11 in Subspaces and Rank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Together with part 1,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uniqueness of the split then follows from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(statement 1 implies statement 3).</w:t>
      </w:r>
    </w:p>
    <w:bookmarkStart w:id="66" w:name="exm-orthogonal-direct-sum"/>
    <w:p>
      <w:pPr>
        <w:pStyle w:val="BodyText"/>
      </w:pPr>
      <w:r>
        <w:rPr>
          <w:b/>
          <w:bCs/>
        </w:rPr>
        <w:t xml:space="preserve">Example 15 (Splitting a vector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along a line and its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single nonzero vector is linearly independent</w:t>
      </w:r>
      <w:r>
        <w:t xml:space="preserve"> </w:t>
      </w:r>
      <w:r>
        <w:t xml:space="preserve">(</w:t>
      </w:r>
      <w:r>
        <w:t xml:space="preserve">$c\,\mathord{\smash[b]{\underset{\raise.3ex\hbox{$\scriptstyle\sim$}}{v}}\vphantom{v}}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that condition says</w:t>
      </w:r>
      <w:r>
        <w:t xml:space="preserve"> </w:t>
      </w:r>
      <w:r>
        <w:t xml:space="preserve">$(1, 1, 0) \cdot \mathord{\smash[b]{\underset{\raise.3ex\hbox{$\scriptstyle\sim$}}{u}}\vphantom{u}} = 0$</w:t>
      </w:r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w:r>
        <w:t xml:space="preserve">$$
    \begin{aligned}
    c\,(1, 1, 0) \cdot \mathord{\smash[b]{\underset{\raise.3ex\hbox{$\scriptstyle\sim$}}{u}}\vphantom{u}} &amp;= c\,(u_1 + u_2) \\
    &amp;= 0
    \end{aligned}
    $$</w:t>
      </w:r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Those two vectors are linearly independent,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, as part 2 says.</w:t>
      </w:r>
    </w:p>
    <w:p>
      <w:pPr>
        <w:pStyle w:val="BodyText"/>
      </w:pPr>
      <w:r>
        <w:t xml:space="preserve">To split</w:t>
      </w:r>
      <w:r>
        <w:t xml:space="preserve"> </w:t>
      </w:r>
      <w:r>
        <w:t xml:space="preserve">$\mathord{\smash[b]{\underset{\raise.3ex\hbox{$\scriptstyle\sim$}}{y}}\vphantom{y}} = (3, 1, 2)$</w:t>
      </w:r>
      <w:r>
        <w:t xml:space="preserve">,</w:t>
      </w:r>
      <w:r>
        <w:t xml:space="preserve"> </w:t>
      </w:r>
      <w:r>
        <w:t xml:space="preserve">look for</w:t>
      </w:r>
      <w:r>
        <w:t xml:space="preserve"> </w:t>
      </w:r>
      <w:r>
        <w:t xml:space="preserve">$\mathord{\smash[b]{\underset{\raise.3ex\hbox{$\scriptstyle\sim$}}{u}}\vphantom{u}} = t\,(1, 1, 0)$</w:t>
      </w:r>
      <w:r>
        <w:t xml:space="preserve"> </w:t>
      </w:r>
      <w:r>
        <w:t xml:space="preserve">with</w:t>
      </w:r>
    </w:p>
    <w:p>
      <w:pPr>
        <w:pStyle w:val="BodyText"/>
      </w:pPr>
      <w:r>
        <w:t xml:space="preserve">$$
    \begin{aligned}
    \mathord{\smash[b]{\underset{\raise.3ex\hbox{$\scriptstyle\sim$}}{v}}\vphantom{v}} &amp;= \mathord{\smash[b]{\underset{\raise.3ex\hbox{$\scriptstyle\sim$}}{y}}\vphantom{y}} - \mathord{\smash[b]{\underset{\raise.3ex\hbox{$\scriptstyle\sim$}}{u}}\vphantom{u}} \\
    &amp;= (3 - t, 1 - t, 2)
    \end{aligned}
    $$</w:t>
      </w:r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that membership needs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$\mathord{\smash[b]{\underset{\raise.3ex\hbox{$\scriptstyle\sim$}}{u}}\vphantom{u}} = (2, 2,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(1, -1, 2)$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\mathord{\smash[b]{\underset{\raise.3ex\hbox{$\scriptstyle\sim$}}{v}}\vphantom{v}} = (3, 1, 2)$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6"/>
    <w:bookmarkStart w:id="67" w:name="thm-double-complement"/>
    <w:p>
      <w:pPr>
        <w:pStyle w:val="FirstParagraph"/>
      </w:pPr>
      <w:r>
        <w:rPr>
          <w:b/>
          <w:bCs/>
        </w:rPr>
        <w:t xml:space="preserve">Theorem 9 (The orthogonal complement of the orthogonal complement)</w:t>
      </w:r>
      <w:r>
        <w:t xml:space="preserve"> </w:t>
      </w:r>
      <w:r>
        <w:t xml:space="preserve">For any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cr m:val="script"/>
                  <m:sty m:val="p"/>
                </m:rPr>
                <m:t>S</m:t>
              </m:r>
            </m:e>
            <m:sup>
              <m:r>
                <m:rPr>
                  <m:sty m:val="p"/>
                </m:rPr>
                <m:t>⟂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S</m:t>
          </m:r>
          <m:r>
            <m:rPr>
              <m:sty m:val="p"/>
            </m:rPr>
            <m:t>.</m:t>
          </m: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$\mathord{\smash[b]{\underset{\raise.3ex\hbox{$\scriptstyle\sim$}}{s}}\vphantom{s}} \in \mathcal{S}$</w:t>
      </w:r>
      <w:r>
        <w:t xml:space="preserve"> </w:t>
      </w:r>
      <w:r>
        <w:t xml:space="preserve">and any</w:t>
      </w:r>
      <w:r>
        <w:t xml:space="preserve"> </w:t>
      </w:r>
      <w:r>
        <w:t xml:space="preserve">$\mathord{\smash[b]{\underset{\raise.3ex\hbox{$\scriptstyle\sim$}}{v}}\vphantom{v}} \in \mathcal{S}^\perp$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$\mathord{\smash[b]{\underset{\raise.3ex\hbox{$\scriptstyle\sim$}}{s}}\vphantom{s}} \cdot \mathord{\smash[b]{\underset{\raise.3ex\hbox{$\scriptstyle\sim$}}{v}}\vphantom{v}} = 0$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$\mathord{\smash[b]{\underset{\raise.3ex\hbox{$\scriptstyle\sim$}}{v}}\vphantom{v}} \cdot \mathord{\smash[b]{\underset{\raise.3ex\hbox{$\scriptstyle\sim$}}{s}}\vphantom{s}} = 0$</w:t>
      </w:r>
      <w:r>
        <w:t xml:space="preserve"> </w:t>
      </w:r>
      <w:r>
        <w:t xml:space="preserve">too (</w:t>
      </w:r>
      <w:hyperlink r:id="rId68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$\mathord{\smash[b]{\underset{\raise.3ex\hbox{$\scriptstyle\sim$}}{s}}\vphantom{s}}$</w:t>
      </w:r>
      <w:r>
        <w:t xml:space="preserve"> </w:t>
      </w:r>
      <w:r>
        <w:t xml:space="preserve">is orthogonal to every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w:r>
        <w:t xml:space="preserve">$\mathord{\smash[b]{\underset{\raise.3ex\hbox{$\scriptstyle\sim$}}{s}}\vphantom{s}} \in (\mathcal{S}^\perp)^\perp$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Equal dimensions.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part 2 of</w:t>
      </w:r>
      <w:r>
        <w:t xml:space="preserve"> </w:t>
      </w:r>
      <w:hyperlink w:anchor="thm-orthogonal-direct-su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applies to it as well as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cr m:val="script"/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dim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cr m:val="script"/>
                      <m:sty m:val="p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</w:t>
      </w:r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has the same dimension,</w:t>
      </w:r>
      <w:r>
        <w:t xml:space="preserve"> </w:t>
      </w:r>
      <w:r>
        <w:t xml:space="preserve">so it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Theorem 11 in Subspaces and Rank</w:t>
        </w:r>
      </w:hyperlink>
      <w:r>
        <w:t xml:space="preserve">).</w:t>
      </w:r>
    </w:p>
    <w:bookmarkStart w:id="70" w:name="exm-double-complement"/>
    <w:p>
      <w:pPr>
        <w:pStyle w:val="BodyText"/>
      </w:pPr>
      <w:r>
        <w:rPr>
          <w:b/>
          <w:bCs/>
        </w:rPr>
        <w:t xml:space="preserve">Example 16 (Back to the line)</w:t>
      </w:r>
      <w:r>
        <w:t xml:space="preserve"> </w:t>
      </w:r>
      <w:r>
        <w:t xml:space="preserve">In</w:t>
      </w:r>
      <w:r>
        <w:t xml:space="preserve"> </w:t>
      </w:r>
      <w:hyperlink w:anchor="exm-orthogonal-direct-su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Put those two spanning vectors in the columns of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w:r>
        <w:t xml:space="preserve">${\mathbf{B}}^{\top} \mathord{\smash[b]{\underset{\raise.3ex\hbox{$\scriptstyle\sim$}}{w}}\vphantom{w}} = (w_1 - w_2,\ w_3)$</w:t>
      </w:r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Definition 13 in Matrices</w:t>
        </w:r>
      </w:hyperlink>
      <w:r>
        <w:t xml:space="preserve">),</w:t>
      </w:r>
      <w:r>
        <w:t xml:space="preserve"> </w:t>
      </w:r>
      <w:r>
        <w:t xml:space="preserve">$\mathord{\smash[b]{\underset{\raise.3ex\hbox{$\scriptstyle\sim$}}{w}}\vphantom{w}} \in (\mathcal{S}^\perp)^\perp$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0"/>
    <w:bookmarkStart w:id="71" w:name="exm-double-complement-fails"/>
    <w:p>
      <w:pPr>
        <w:pStyle w:val="FirstParagraph"/>
      </w:pPr>
      <w:r>
        <w:rPr>
          <w:b/>
          <w:bCs/>
        </w:rPr>
        <w:t xml:space="preserve">Example 17 (A set that is not a subspace does not come back)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subspace.</w:t>
      </w:r>
      <w:r>
        <w:t xml:space="preserve"> </w:t>
      </w:r>
      <w:r>
        <w:t xml:space="preserve">Its orthogonal complement is the same as that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in</w:t>
      </w:r>
      <w:r>
        <w:t xml:space="preserve"> </w:t>
      </w:r>
      <w:hyperlink w:anchor="exm-double-complement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r>
        <w:t xml:space="preserve">since both are defined by the single condition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contains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X</m:t>
        </m:r>
      </m:oMath>
      <w:r>
        <w:t xml:space="preserve">.</w:t>
      </w:r>
      <w:r>
        <w:t xml:space="preserve"> </w:t>
      </w:r>
      <w:hyperlink w:anchor="thm-double-complemen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be a subspace.</w:t>
      </w:r>
    </w:p>
    <w:bookmarkEnd w:id="71"/>
    <w:bookmarkEnd w:id="72"/>
    <w:bookmarkStart w:id="93" w:name="sec-fundamental-theorem"/>
    <w:p>
      <w:pPr>
        <w:pStyle w:val="Heading2"/>
      </w:pPr>
      <w:r>
        <w:t xml:space="preserve">3 The fundamental theorem of linear algebra</w:t>
      </w:r>
    </w:p>
    <w:bookmarkStart w:id="73" w:name="thm-fundamental-subspaces"/>
    <w:p>
      <w:pPr>
        <w:pStyle w:val="FirstParagraph"/>
      </w:pPr>
      <w:r>
        <w:rPr>
          <w:b/>
          <w:bCs/>
        </w:rPr>
        <w:t xml:space="preserve">Theorem 10 (Fundamental theorem of linear 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.</w:t>
      </w:r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The first equation is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equation)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Apply parts 2 and 1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part 2 gives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 part 1 gives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4">
        <w:r>
          <w:rPr>
            <w:rStyle w:val="Hyperlink"/>
          </w:rPr>
          <w:t xml:space="preserve">Theorem 7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r:id="rId74">
        <w:r>
          <w:rPr>
            <w:rStyle w:val="Hyperlink"/>
          </w:rPr>
          <w:t xml:space="preserve">Theorem 7 in Column Space, Null Space and Rank-Nullity</w:t>
        </w:r>
      </w:hyperlink>
      <w:r>
        <w:t xml:space="preserve">,</w:t>
      </w:r>
      <w:r>
        <w:t xml:space="preserve"> </w:t>
      </w:r>
      <w:r>
        <w:t xml:space="preserve">and that is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5">
        <w:r>
          <w:rPr>
            <w:rStyle w:val="Hyperlink"/>
          </w:rPr>
          <w:t xml:space="preserve">Theorem 10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Definition 7 in Column Space, Null Space and Rank-Nullity</w:t>
        </w:r>
      </w:hyperlink>
      <w:r>
        <w:t xml:space="preserve">,</w:t>
      </w:r>
      <w:r>
        <w:t xml:space="preserve"> </w:t>
      </w:r>
      <w:hyperlink r:id="rId13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 and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in the same way.</w:t>
      </w:r>
    </w:p>
    <w:bookmarkStart w:id="79" w:name="exm-fundamental-subspaces"/>
    <w:p>
      <w:pPr>
        <w:pStyle w:val="BodyText"/>
      </w:pPr>
      <w:r>
        <w:rPr>
          <w:b/>
          <w:bCs/>
        </w:rPr>
        <w:t xml:space="preserve">Example 18 (The four subspaces of the matrix in</w:t>
      </w:r>
      <w:r>
        <w:rPr>
          <w:b/>
          <w:bCs/>
        </w:rPr>
        <w:t xml:space="preserve"> </w:t>
      </w:r>
      <w:hyperlink r:id="rId60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60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Example 11 in Column Space, Null Space and Rank-Nullity</w:t>
        </w:r>
      </w:hyperlink>
      <w:r>
        <w:t xml:space="preserve">).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w:r>
        <w:t xml:space="preserve">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</w:p>
    <w:p>
      <w:pPr>
        <w:pStyle w:val="Compact"/>
        <w:numPr>
          <w:ilvl w:val="1"/>
          <w:numId w:val="1012"/>
        </w:numPr>
      </w:pP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12 in Column Space, Null Space and Rank-Nullity</w:t>
        </w:r>
      </w:hyperlink>
      <w:r>
        <w:t xml:space="preserve">).</w:t>
      </w:r>
      <w:r>
        <w:t xml:space="preserve"> </w:t>
      </w:r>
      <w:r>
        <w:t xml:space="preserve">The spanning vectors are orthogonal: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w:anchor="exm-complement-null-space">
        <w:r>
          <w:rPr>
            <w:rStyle w:val="Hyperlink"/>
          </w:rPr>
          <w:t xml:space="preserve">Example 14</w:t>
        </w:r>
      </w:hyperlink>
      <w:r>
        <w:t xml:space="preserve">).</w:t>
      </w:r>
    </w:p>
    <w:p>
      <w:pPr>
        <w:pStyle w:val="FirstParagraph"/>
      </w:pPr>
      <w:r>
        <w:t xml:space="preserve">By part 3,</w:t>
      </w:r>
      <w:r>
        <w:t xml:space="preserve"> </w:t>
      </w:r>
      <w:r>
        <w:t xml:space="preserve">$\mathord{\smash[b]{\underset{\raise.3ex\hbox{$\scriptstyle\sim$}}{y}}\vphantom{y}} = (1, 0, 0)$</w:t>
      </w:r>
      <w:r>
        <w:t xml:space="preserve"> </w:t>
      </w:r>
      <w:r>
        <w:t xml:space="preserve">splits uniquely</w:t>
      </w:r>
      <w:r>
        <w:t xml:space="preserve"> </w:t>
      </w:r>
      <w:r>
        <w:t xml:space="preserve">into a row-space part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a null-space part.</w:t>
      </w:r>
      <w:r>
        <w:t xml:space="preserve"> </w:t>
      </w:r>
      <w:r>
        <w:t xml:space="preserve">The null-space part</w:t>
      </w:r>
      <w:r>
        <w:t xml:space="preserve"> </w:t>
      </w:r>
      <w:r>
        <w:t xml:space="preserve">$\mathord{\smash[b]{\underset{\raise.3ex\hbox{$\scriptstyle\sim$}}{y}}\vphantom{y}} - t\,(1, -2, -2)$</w:t>
      </w:r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(part 3),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applied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  <w:r>
        <w:t xml:space="preserve"> </w:t>
      </w:r>
      <w:r>
        <w:t xml:space="preserve">so it must be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difference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</m:oMath>
      <w:r>
        <w:t xml:space="preserve">.</w:t>
      </w:r>
      <w:r>
        <w:t xml:space="preserve"> </w:t>
      </w:r>
      <w:r>
        <w:t xml:space="preserve">The row-space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the null-space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8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as a check, row 1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8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row 2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row 1,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sends the null-space part to</w:t>
      </w:r>
      <w:r>
        <w:t xml:space="preserve"> </w:t>
      </w:r>
      <w:r>
        <w:t xml:space="preserve">$\mathord{\smash[b]{\underset{\raise.3ex\hbox{$\scriptstyle\sim$}}{0}}\vphantom{0}}_2$</w:t>
      </w:r>
      <w:r>
        <w:t xml:space="preserve">.</w:t>
      </w:r>
    </w:p>
    <w:p>
      <w:pPr>
        <w:pStyle w:val="BodyText"/>
      </w:pPr>
      <w:r>
        <w:t xml:space="preserve">These four statements are the fundamental theorem of linear algebra</w:t>
      </w:r>
      <w:r>
        <w:t xml:space="preserve"> </w:t>
      </w:r>
      <w:r>
        <w:t xml:space="preserve">[6]</w:t>
      </w:r>
      <w:r>
        <w:t xml:space="preserve">.</w:t>
      </w:r>
    </w:p>
    <w:bookmarkEnd w:id="79"/>
    <w:bookmarkStart w:id="92" w:name="refs"/>
    <w:bookmarkStart w:id="81" w:name="ref-zhou2024orthproj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“Orthogonal projections.”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80">
        <w:r>
          <w:rPr>
            <w:rStyle w:val="Hyperlink"/>
          </w:rPr>
          <w:t xml:space="preserve">https://ucla-biostat-216.github.io/2024fall/slides/06-orthproj/06-orthproj.html</w:t>
        </w:r>
      </w:hyperlink>
    </w:p>
    <w:bookmarkEnd w:id="81"/>
    <w:bookmarkStart w:id="83" w:name="ref-wikipedia_direct_su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“Direct sum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https://en.wikipedia.org/wiki/Direct_sum</w:t>
        </w:r>
      </w:hyperlink>
    </w:p>
    <w:bookmarkEnd w:id="83"/>
    <w:bookmarkStart w:id="85" w:name="ref-wikipedia_projection_linear_algebra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“Projection (linear algebra)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4">
        <w:r>
          <w:rPr>
            <w:rStyle w:val="Hyperlink"/>
          </w:rPr>
          <w:t xml:space="preserve">https://en.wikipedia.org/wiki/Projection_(linear_algebra)</w:t>
        </w:r>
      </w:hyperlink>
    </w:p>
    <w:bookmarkEnd w:id="85"/>
    <w:bookmarkStart w:id="87" w:name="ref-banerjee2014linear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S. Banerjee and A. Roy,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, vol. 181. Crc Press Boca Raton, 2014. Available:</w:t>
      </w:r>
      <w:r>
        <w:t xml:space="preserve"> </w:t>
      </w:r>
      <w:hyperlink r:id="rId86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</w:p>
    <w:bookmarkEnd w:id="87"/>
    <w:bookmarkStart w:id="89" w:name="ref-wikipedia_orthogonal_complemen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“Orthogonal complement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8">
        <w:r>
          <w:rPr>
            <w:rStyle w:val="Hyperlink"/>
          </w:rPr>
          <w:t xml:space="preserve">https://en.wikipedia.org/wiki/Orthogonal_complement</w:t>
        </w:r>
      </w:hyperlink>
    </w:p>
    <w:bookmarkEnd w:id="89"/>
    <w:bookmarkStart w:id="91" w:name="X6db1b3a473bb23b810c62bff97828170c502335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“Fundamental theorem of linear algebra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https://en.wikipedia.org/wiki/Fundamental_theorem_of_linear_algebra</w:t>
        </w:r>
      </w:hyperlink>
    </w:p>
    <w:bookmarkEnd w:id="91"/>
    <w:bookmarkEnd w:id="92"/>
    <w:bookmarkEnd w:id="9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0" Type="http://schemas.openxmlformats.org/officeDocument/2006/relationships/hyperlink" Target="algebra-basics.html#def-strict-inequality" TargetMode="External"/><Relationship Id="rId82" Type="http://schemas.openxmlformats.org/officeDocument/2006/relationships/hyperlink" Target="https://en.wikipedia.org/wiki/Direct_sum" TargetMode="External"/><Relationship Id="rId90" Type="http://schemas.openxmlformats.org/officeDocument/2006/relationships/hyperlink" Target="https://en.wikipedia.org/wiki/Fundamental_theorem_of_linear_algebra" TargetMode="External"/><Relationship Id="rId88" Type="http://schemas.openxmlformats.org/officeDocument/2006/relationships/hyperlink" Target="https://en.wikipedia.org/wiki/Orthogonal_complement" TargetMode="External"/><Relationship Id="rId84" Type="http://schemas.openxmlformats.org/officeDocument/2006/relationships/hyperlink" Target="https://en.wikipedia.org/wiki/Projection_(linear_algebra)" TargetMode="External"/><Relationship Id="rId80" Type="http://schemas.openxmlformats.org/officeDocument/2006/relationships/hyperlink" Target="https://ucla-biostat-216.github.io/2024fall/slides/06-orthproj/06-orthproj.html" TargetMode="External"/><Relationship Id="rId86" Type="http://schemas.openxmlformats.org/officeDocument/2006/relationships/hyperlink" Target="https://www.routledge.com/Linear-Algebra-and-Matrix-Analysis-for-Statistics/Banerjee-Roy/p/book/9781420095388" TargetMode="External"/><Relationship Id="rId69" Type="http://schemas.openxmlformats.org/officeDocument/2006/relationships/hyperlink" Target="linear-algebra-matrices.html#def-matvec-mult" TargetMode="External"/><Relationship Id="rId34" Type="http://schemas.openxmlformats.org/officeDocument/2006/relationships/hyperlink" Target="linear-algebra-matrices.html#thm-matmul-distrib" TargetMode="External"/><Relationship Id="rId33" Type="http://schemas.openxmlformats.org/officeDocument/2006/relationships/hyperlink" Target="linear-algebra-rank-nullity.html#def-column-space" TargetMode="External"/><Relationship Id="rId59" Type="http://schemas.openxmlformats.org/officeDocument/2006/relationships/hyperlink" Target="linear-algebra-rank-nullity.html#def-null-space" TargetMode="External"/><Relationship Id="rId76" Type="http://schemas.openxmlformats.org/officeDocument/2006/relationships/hyperlink" Target="linear-algebra-rank-nullity.html#def-nullity" TargetMode="External"/><Relationship Id="rId60" Type="http://schemas.openxmlformats.org/officeDocument/2006/relationships/hyperlink" Target="linear-algebra-rank-nullity.html#exm-column-space" TargetMode="External"/><Relationship Id="rId61" Type="http://schemas.openxmlformats.org/officeDocument/2006/relationships/hyperlink" Target="linear-algebra-rank-nullity.html#exm-null-space" TargetMode="External"/><Relationship Id="rId78" Type="http://schemas.openxmlformats.org/officeDocument/2006/relationships/hyperlink" Target="linear-algebra-rank-nullity.html#exm-nullity" TargetMode="External"/><Relationship Id="rId77" Type="http://schemas.openxmlformats.org/officeDocument/2006/relationships/hyperlink" Target="linear-algebra-rank-nullity.html#exm-rank-dim" TargetMode="External"/><Relationship Id="rId37" Type="http://schemas.openxmlformats.org/officeDocument/2006/relationships/hyperlink" Target="linear-algebra-rank-nullity.html#exm-rank-nullity" TargetMode="External"/><Relationship Id="rId35" Type="http://schemas.openxmlformats.org/officeDocument/2006/relationships/hyperlink" Target="linear-algebra-rank-nullity.html#thm-column-space-span" TargetMode="External"/><Relationship Id="rId74" Type="http://schemas.openxmlformats.org/officeDocument/2006/relationships/hyperlink" Target="linear-algebra-rank-nullity.html#thm-rank-dim" TargetMode="External"/><Relationship Id="rId13" Type="http://schemas.openxmlformats.org/officeDocument/2006/relationships/hyperlink" Target="linear-algebra-rank-nullity.html#thm-rank-nullity" TargetMode="External"/><Relationship Id="rId75" Type="http://schemas.openxmlformats.org/officeDocument/2006/relationships/hyperlink" Target="linear-algebra-rank-nullity.html#thm-rank-transpose" TargetMode="External"/><Relationship Id="rId25" Type="http://schemas.openxmlformats.org/officeDocument/2006/relationships/hyperlink" Target="linear-algebra-subspaces.html#def-basis" TargetMode="External"/><Relationship Id="rId22" Type="http://schemas.openxmlformats.org/officeDocument/2006/relationships/hyperlink" Target="linear-algebra-subspaces.html#def-dimension" TargetMode="External"/><Relationship Id="rId36" Type="http://schemas.openxmlformats.org/officeDocument/2006/relationships/hyperlink" Target="linear-algebra-subspaces.html#def-rank" TargetMode="External"/><Relationship Id="rId29" Type="http://schemas.openxmlformats.org/officeDocument/2006/relationships/hyperlink" Target="linear-algebra-subspaces.html#def-span" TargetMode="External"/><Relationship Id="rId14" Type="http://schemas.openxmlformats.org/officeDocument/2006/relationships/hyperlink" Target="linear-algebra-subspaces.html#def-subspace" TargetMode="External"/><Relationship Id="rId26" Type="http://schemas.openxmlformats.org/officeDocument/2006/relationships/hyperlink" Target="linear-algebra-subspaces.html#exm-dimension" TargetMode="External"/><Relationship Id="rId64" Type="http://schemas.openxmlformats.org/officeDocument/2006/relationships/hyperlink" Target="linear-algebra-subspaces.html#exm-subspace" TargetMode="External"/><Relationship Id="rId12" Type="http://schemas.openxmlformats.org/officeDocument/2006/relationships/hyperlink" Target="linear-algebra-subspaces.html#sec-subspaces" TargetMode="External"/><Relationship Id="rId24" Type="http://schemas.openxmlformats.org/officeDocument/2006/relationships/hyperlink" Target="linear-algebra-subspaces.html#thm-basis-size" TargetMode="External"/><Relationship Id="rId23" Type="http://schemas.openxmlformats.org/officeDocument/2006/relationships/hyperlink" Target="linear-algebra-subspaces.html#thm-extend-basis" TargetMode="External"/><Relationship Id="rId55" Type="http://schemas.openxmlformats.org/officeDocument/2006/relationships/hyperlink" Target="linear-algebra-subspaces.html#thm-span-subspace" TargetMode="External"/><Relationship Id="rId65" Type="http://schemas.openxmlformats.org/officeDocument/2006/relationships/hyperlink" Target="linear-algebra-subspaces.html#thm-subspace-equal-dim" TargetMode="External"/><Relationship Id="rId19" Type="http://schemas.openxmlformats.org/officeDocument/2006/relationships/hyperlink" Target="linear-algebra-subspaces.html#thm-subspace-zero" TargetMode="External"/><Relationship Id="rId50" Type="http://schemas.openxmlformats.org/officeDocument/2006/relationships/hyperlink" Target="linear-algebra-vectors.html#def-orthogonal-vectors" TargetMode="External"/><Relationship Id="rId56" Type="http://schemas.openxmlformats.org/officeDocument/2006/relationships/hyperlink" Target="linear-algebra-vectors.html#rem-orthogonal-perpendicular" TargetMode="External"/><Relationship Id="rId68" Type="http://schemas.openxmlformats.org/officeDocument/2006/relationships/hyperlink" Target="linear-algebra-vectors.html#thm-lincom-symmetric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algebra-basics.html#def-strict-inequality" TargetMode="External"/><Relationship Id="rId82" Type="http://schemas.openxmlformats.org/officeDocument/2006/relationships/hyperlink" Target="https://en.wikipedia.org/wiki/Direct_sum" TargetMode="External"/><Relationship Id="rId90" Type="http://schemas.openxmlformats.org/officeDocument/2006/relationships/hyperlink" Target="https://en.wikipedia.org/wiki/Fundamental_theorem_of_linear_algebra" TargetMode="External"/><Relationship Id="rId88" Type="http://schemas.openxmlformats.org/officeDocument/2006/relationships/hyperlink" Target="https://en.wikipedia.org/wiki/Orthogonal_complement" TargetMode="External"/><Relationship Id="rId84" Type="http://schemas.openxmlformats.org/officeDocument/2006/relationships/hyperlink" Target="https://en.wikipedia.org/wiki/Projection_(linear_algebra)" TargetMode="External"/><Relationship Id="rId80" Type="http://schemas.openxmlformats.org/officeDocument/2006/relationships/hyperlink" Target="https://ucla-biostat-216.github.io/2024fall/slides/06-orthproj/06-orthproj.html" TargetMode="External"/><Relationship Id="rId86" Type="http://schemas.openxmlformats.org/officeDocument/2006/relationships/hyperlink" Target="https://www.routledge.com/Linear-Algebra-and-Matrix-Analysis-for-Statistics/Banerjee-Roy/p/book/9781420095388" TargetMode="External"/><Relationship Id="rId69" Type="http://schemas.openxmlformats.org/officeDocument/2006/relationships/hyperlink" Target="linear-algebra-matrices.html#def-matvec-mult" TargetMode="External"/><Relationship Id="rId34" Type="http://schemas.openxmlformats.org/officeDocument/2006/relationships/hyperlink" Target="linear-algebra-matrices.html#thm-matmul-distrib" TargetMode="External"/><Relationship Id="rId33" Type="http://schemas.openxmlformats.org/officeDocument/2006/relationships/hyperlink" Target="linear-algebra-rank-nullity.html#def-column-space" TargetMode="External"/><Relationship Id="rId59" Type="http://schemas.openxmlformats.org/officeDocument/2006/relationships/hyperlink" Target="linear-algebra-rank-nullity.html#def-null-space" TargetMode="External"/><Relationship Id="rId76" Type="http://schemas.openxmlformats.org/officeDocument/2006/relationships/hyperlink" Target="linear-algebra-rank-nullity.html#def-nullity" TargetMode="External"/><Relationship Id="rId60" Type="http://schemas.openxmlformats.org/officeDocument/2006/relationships/hyperlink" Target="linear-algebra-rank-nullity.html#exm-column-space" TargetMode="External"/><Relationship Id="rId61" Type="http://schemas.openxmlformats.org/officeDocument/2006/relationships/hyperlink" Target="linear-algebra-rank-nullity.html#exm-null-space" TargetMode="External"/><Relationship Id="rId78" Type="http://schemas.openxmlformats.org/officeDocument/2006/relationships/hyperlink" Target="linear-algebra-rank-nullity.html#exm-nullity" TargetMode="External"/><Relationship Id="rId77" Type="http://schemas.openxmlformats.org/officeDocument/2006/relationships/hyperlink" Target="linear-algebra-rank-nullity.html#exm-rank-dim" TargetMode="External"/><Relationship Id="rId37" Type="http://schemas.openxmlformats.org/officeDocument/2006/relationships/hyperlink" Target="linear-algebra-rank-nullity.html#exm-rank-nullity" TargetMode="External"/><Relationship Id="rId35" Type="http://schemas.openxmlformats.org/officeDocument/2006/relationships/hyperlink" Target="linear-algebra-rank-nullity.html#thm-column-space-span" TargetMode="External"/><Relationship Id="rId74" Type="http://schemas.openxmlformats.org/officeDocument/2006/relationships/hyperlink" Target="linear-algebra-rank-nullity.html#thm-rank-dim" TargetMode="External"/><Relationship Id="rId13" Type="http://schemas.openxmlformats.org/officeDocument/2006/relationships/hyperlink" Target="linear-algebra-rank-nullity.html#thm-rank-nullity" TargetMode="External"/><Relationship Id="rId75" Type="http://schemas.openxmlformats.org/officeDocument/2006/relationships/hyperlink" Target="linear-algebra-rank-nullity.html#thm-rank-transpose" TargetMode="External"/><Relationship Id="rId25" Type="http://schemas.openxmlformats.org/officeDocument/2006/relationships/hyperlink" Target="linear-algebra-subspaces.html#def-basis" TargetMode="External"/><Relationship Id="rId22" Type="http://schemas.openxmlformats.org/officeDocument/2006/relationships/hyperlink" Target="linear-algebra-subspaces.html#def-dimension" TargetMode="External"/><Relationship Id="rId36" Type="http://schemas.openxmlformats.org/officeDocument/2006/relationships/hyperlink" Target="linear-algebra-subspaces.html#def-rank" TargetMode="External"/><Relationship Id="rId29" Type="http://schemas.openxmlformats.org/officeDocument/2006/relationships/hyperlink" Target="linear-algebra-subspaces.html#def-span" TargetMode="External"/><Relationship Id="rId14" Type="http://schemas.openxmlformats.org/officeDocument/2006/relationships/hyperlink" Target="linear-algebra-subspaces.html#def-subspace" TargetMode="External"/><Relationship Id="rId26" Type="http://schemas.openxmlformats.org/officeDocument/2006/relationships/hyperlink" Target="linear-algebra-subspaces.html#exm-dimension" TargetMode="External"/><Relationship Id="rId64" Type="http://schemas.openxmlformats.org/officeDocument/2006/relationships/hyperlink" Target="linear-algebra-subspaces.html#exm-subspace" TargetMode="External"/><Relationship Id="rId12" Type="http://schemas.openxmlformats.org/officeDocument/2006/relationships/hyperlink" Target="linear-algebra-subspaces.html#sec-subspaces" TargetMode="External"/><Relationship Id="rId24" Type="http://schemas.openxmlformats.org/officeDocument/2006/relationships/hyperlink" Target="linear-algebra-subspaces.html#thm-basis-size" TargetMode="External"/><Relationship Id="rId23" Type="http://schemas.openxmlformats.org/officeDocument/2006/relationships/hyperlink" Target="linear-algebra-subspaces.html#thm-extend-basis" TargetMode="External"/><Relationship Id="rId55" Type="http://schemas.openxmlformats.org/officeDocument/2006/relationships/hyperlink" Target="linear-algebra-subspaces.html#thm-span-subspace" TargetMode="External"/><Relationship Id="rId65" Type="http://schemas.openxmlformats.org/officeDocument/2006/relationships/hyperlink" Target="linear-algebra-subspaces.html#thm-subspace-equal-dim" TargetMode="External"/><Relationship Id="rId19" Type="http://schemas.openxmlformats.org/officeDocument/2006/relationships/hyperlink" Target="linear-algebra-subspaces.html#thm-subspace-zero" TargetMode="External"/><Relationship Id="rId50" Type="http://schemas.openxmlformats.org/officeDocument/2006/relationships/hyperlink" Target="linear-algebra-vectors.html#def-orthogonal-vectors" TargetMode="External"/><Relationship Id="rId56" Type="http://schemas.openxmlformats.org/officeDocument/2006/relationships/hyperlink" Target="linear-algebra-vectors.html#rem-orthogonal-perpendicular" TargetMode="External"/><Relationship Id="rId68" Type="http://schemas.openxmlformats.org/officeDocument/2006/relationships/hyperlink" Target="linear-algebra-vectors.html#thm-lincom-symmetr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Direct Sums and Orthogonal Complements</dc:title>
  <dc:creator/>
  <cp:keywords/>
  <dcterms:created xsi:type="dcterms:W3CDTF">2026-10-19T09:48:27Z</dcterms:created>
  <dcterms:modified xsi:type="dcterms:W3CDTF">2026-10-19T09:48:27Z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02:15:32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