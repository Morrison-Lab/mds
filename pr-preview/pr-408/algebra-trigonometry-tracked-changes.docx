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bookmarkStart w:id="42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(Cosine)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real number</w:delText>
        </w:r>
      </w:del>
      <w:del w:id="6" w:author="PR Preview" w:date="2026-01-01T00:00:00Z">
        <w:r>
          <w:delText xml:space="preserve"> </w:delText>
        </w:r>
      </w:del>
      <m:oMath>
        <m:r>
          <m:t>θ</m:t>
        </m:r>
      </m:oMath>
      <w:del w:id="7" w:author="PR Preview" w:date="2026-01-01T00:00:00Z">
        <w:r>
          <w:delText xml:space="preserve">, start at the point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the unit circle (</w:delText>
        </w:r>
      </w:del>
      <w:hyperlink w:anchor="def-unit-circle">
        <w:del w:id="1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2" w:author="PR Preview" w:date="2026-01-01T00:00:00Z">
        <w:r>
          <w:delText xml:space="preserve">)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move a distance</w:delText>
        </w:r>
      </w:del>
      <w:del w:id="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along the circle,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counterclockwise if</w:delText>
        </w:r>
      </w:del>
      <w:del w:id="2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 clockwise if</w:delText>
        </w:r>
      </w:del>
      <w:del w:id="23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24" w:author="PR Preview" w:date="2026-01-01T00:00:00Z">
        <w:r>
          <w:delText xml:space="preserve">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first coordinate of the point reached is the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b/>
            <w:bCs/>
          </w:rPr>
          <w:delText xml:space="preserve">cosine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of</w:delText>
        </w:r>
      </w:del>
      <w:del w:id="31" w:author="PR Preview" w:date="2026-01-01T00:00:00Z">
        <w:r>
          <w:delText xml:space="preserve"> </w:delText>
        </w:r>
      </w:del>
      <m:oMath>
        <m:r>
          <m:t>θ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[3]</w:delText>
        </w:r>
      </w:del>
      <w:del w:id="34" w:author="PR Preview" w:date="2026-01-01T00:00:00Z">
        <w:r>
          <w:delText xml:space="preserve">, written</w:delText>
        </w:r>
      </w:del>
      <w:del w:id="3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36" w:author="PR Preview" w:date="2026-01-01T00:00:00Z">
        <w:r>
          <w:delText xml:space="preserve">.</w:delText>
        </w:r>
      </w:del>
    </w:p>
    <w:p>
      <w:pPr>
        <w:pStyle w:val="BodyText"/>
      </w:pPr>
      <w:del w:id="37" w:author="PR Preview" w:date="2026-01-01T00:00:00Z">
        <w:r>
          <w:rPr>
            <w:b/>
            <w:bCs/>
          </w:rPr>
          <w:delText xml:space="preserve">Example 3 (Cosines of some angles)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 </w:delText>
        </w:r>
      </w:del>
    </w:p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Definition 3 (Angle on the unit circle)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b/>
            <w:bCs/>
          </w:rPr>
          <w:t xml:space="preserve">angle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between two points of the</w:t>
        </w:r>
      </w:ins>
      <w:ins w:id="47" w:author="PR Preview" w:date="2026-01-01T00:00:00Z">
        <w:r>
          <w:t xml:space="preserve"> </w:t>
        </w:r>
      </w:ins>
      <w:hyperlink w:anchor="def-unit-circle">
        <w:ins w:id="48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how far apart they are along the circle, going the short way round.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Let the counterclockwise distance from the first point to the second be</w:t>
        </w:r>
      </w:ins>
      <w:ins w:id="5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ins w:id="54" w:author="PR Preview" w:date="2026-01-01T00:00:00Z">
        <w:r>
          <w:t xml:space="preserve">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Then the angle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7" w:author="PR Preview" w:date="2026-01-01T00:00:00Z">
        <w:r>
          <w:t xml:space="preserve">In words, the angle is the smaller of two distances from the first point to the second: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 counterclockwise one,</w:t>
        </w:r>
      </w:ins>
      <w:ins w:id="60" w:author="PR Preview" w:date="2026-01-01T00:00:00Z">
        <w:r>
          <w:t xml:space="preserve"> </w:t>
        </w:r>
      </w:ins>
      <m:oMath>
        <m:r>
          <m:t>s</m:t>
        </m:r>
      </m:oMath>
      <w:ins w:id="61" w:author="PR Preview" w:date="2026-01-01T00:00:00Z">
        <w:r>
          <w:t xml:space="preserve">, or the clockwise one,</w:t>
        </w:r>
      </w:ins>
      <w:ins w:id="62" w:author="PR Preview" w:date="2026-01-01T00:00:00Z">
        <w:r>
          <w:t xml:space="preserve"> </w:t>
        </w:r>
      </w:ins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ins w:id="63" w:author="PR Preview" w:date="2026-01-01T00:00:00Z">
        <w:r>
          <w:t xml:space="preserve">.</w:t>
        </w:r>
      </w:ins>
    </w:p>
    <w:bookmarkEnd w:id="13"/>
    <w:bookmarkStart w:id="14" w:name="exm-angle-unit-circle"/>
    <w:p>
      <w:pPr>
        <w:pStyle w:val="BodyText"/>
      </w:pPr>
      <w:ins w:id="64" w:author="PR Preview" w:date="2026-01-01T00:00:00Z">
        <w:r>
          <w:rPr>
            <w:b/>
            <w:bCs/>
          </w:rPr>
          <w:t xml:space="preserve">Example 3 (Three angles on the unit circle)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2"/>
        </w:numPr>
      </w:pPr>
      <w:ins w:id="67" w:author="PR Preview" w:date="2026-01-01T00:00:00Z">
        <w:r>
          <w:t xml:space="preserve">The points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are a quarter of the circle apart, so their</w:t>
        </w:r>
      </w:ins>
      <w:ins w:id="73" w:author="PR Preview" w:date="2026-01-01T00:00:00Z">
        <w:r>
          <w:t xml:space="preserve"> </w:t>
        </w:r>
      </w:ins>
      <w:hyperlink w:anchor="def-angle-unit-circle">
        <w:ins w:id="74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</w:t>
        </w:r>
      </w:ins>
      <w:ins w:id="7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7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79" w:author="PR Preview" w:date="2026-01-01T00:00:00Z">
        <w:r>
          <w:t xml:space="preserve">The points</w:t>
        </w:r>
      </w:ins>
      <w:ins w:id="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1" w:author="PR Preview" w:date="2026-01-01T00:00:00Z">
        <w:r>
          <w:t xml:space="preserve">,</w:t>
        </w:r>
      </w:ins>
      <w:ins w:id="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are half of the circle apart, so their angle is</w:t>
        </w:r>
      </w:ins>
      <w:ins w:id="85" w:author="PR Preview" w:date="2026-01-01T00:00:00Z">
        <w:r>
          <w:t xml:space="preserve"> </w:t>
        </w:r>
      </w:ins>
      <m:oMath>
        <m:r>
          <m:t>π</m:t>
        </m:r>
      </m:oMath>
      <w:ins w:id="8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87" w:author="PR Preview" w:date="2026-01-01T00:00:00Z">
        <w:r>
          <w:t xml:space="preserve">The point</w:t>
        </w:r>
      </w:ins>
      <w:ins w:id="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</w:t>
        </w:r>
      </w:ins>
      <w:ins w:id="91" w:author="PR Preview" w:date="2026-01-01T00:00:00Z">
        <w:r>
          <w:t xml:space="preserve"> </w:t>
        </w:r>
      </w:ins>
      <m:oMath>
        <m:r>
          <m:t>0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apart from itself, so their angle is</w:t>
        </w:r>
      </w:ins>
      <w:ins w:id="94" w:author="PR Preview" w:date="2026-01-01T00:00:00Z">
        <w:r>
          <w:t xml:space="preserve"> </w:t>
        </w:r>
      </w:ins>
      <m:oMath>
        <m:r>
          <m:t>0</m:t>
        </m:r>
      </m:oMath>
      <w:ins w:id="95" w:author="PR Preview" w:date="2026-01-01T00:00:00Z">
        <w:r>
          <w:t xml:space="preserve">.</w:t>
        </w:r>
      </w:ins>
    </w:p>
    <w:bookmarkEnd w:id="14"/>
    <w:bookmarkStart w:id="15" w:name="prp-angle-unit-circle-range"/>
    <w:p>
      <w:pPr>
        <w:pStyle w:val="FirstParagraph"/>
      </w:pPr>
      <w:ins w:id="96" w:author="PR Preview" w:date="2026-01-01T00:00:00Z">
        <w:r>
          <w:rPr>
            <w:b/>
            <w:bCs/>
          </w:rPr>
          <w:t xml:space="preserve">Proposition 1 (Range of an angle on the unit circle)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</w:t>
        </w:r>
      </w:ins>
      <w:ins w:id="99" w:author="PR Preview" w:date="2026-01-01T00:00:00Z">
        <w:r>
          <w:t xml:space="preserve"> </w:t>
        </w:r>
      </w:ins>
      <w:hyperlink w:anchor="def-angle-unit-circle">
        <w:ins w:id="100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between two points of the</w:t>
        </w:r>
      </w:ins>
      <w:ins w:id="103" w:author="PR Preview" w:date="2026-01-01T00:00:00Z">
        <w:r>
          <w:t xml:space="preserve"> </w:t>
        </w:r>
      </w:ins>
      <w:hyperlink w:anchor="def-unit-circle">
        <w:ins w:id="104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at least</w:t>
        </w:r>
      </w:ins>
      <w:ins w:id="107" w:author="PR Preview" w:date="2026-01-01T00:00:00Z">
        <w:r>
          <w:t xml:space="preserve"> </w:t>
        </w:r>
      </w:ins>
      <m:oMath>
        <m:r>
          <m:t>0</m:t>
        </m:r>
      </m:oMath>
      <w:ins w:id="108" w:author="PR Preview" w:date="2026-01-01T00:00:00Z">
        <w:r>
          <w:t xml:space="preserve">, at most</w:t>
        </w:r>
      </w:ins>
      <w:ins w:id="109" w:author="PR Preview" w:date="2026-01-01T00:00:00Z">
        <w:r>
          <w:t xml:space="preserve"> </w:t>
        </w:r>
      </w:ins>
      <m:oMath>
        <m:r>
          <m:t>π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(</w:t>
        </w:r>
      </w:ins>
      <w:hyperlink w:anchor="def-pi">
        <w:ins w:id="11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3" w:author="PR Preview" w:date="2026-01-01T00:00:00Z">
        <w:r>
          <w:t xml:space="preserve">).</w:t>
        </w:r>
      </w:ins>
    </w:p>
    <w:bookmarkEnd w:id="15"/>
    <w:p>
      <w:pPr>
        <w:pStyle w:val="BodyText"/>
      </w:pPr>
      <w:ins w:id="114" w:author="PR Preview" w:date="2026-01-01T00:00:00Z">
        <w:r>
          <w:rPr>
            <w:i/>
            <w:iCs/>
          </w:rPr>
          <w:t xml:space="preserve">Proof</w:t>
        </w:r>
      </w:ins>
      <w:ins w:id="115" w:author="PR Preview" w:date="2026-01-01T00:00:00Z">
        <w:r>
          <w:t xml:space="preserve">. </w:t>
        </w:r>
      </w:ins>
      <w:ins w:id="116" w:author="PR Preview" w:date="2026-01-01T00:00:00Z">
        <w:r>
          <w:t xml:space="preserve">The whole circle has length</w:t>
        </w:r>
      </w:ins>
      <w:ins w:id="117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(</w:t>
        </w:r>
      </w:ins>
      <w:hyperlink w:anchor="def-pi">
        <w:ins w:id="12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21" w:author="PR Preview" w:date="2026-01-01T00:00:00Z">
        <w:r>
          <w:t xml:space="preserve">).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Going the short way round covers at most half of the circle, which is</w:t>
        </w:r>
      </w:ins>
      <w:ins w:id="124" w:author="PR Preview" w:date="2026-01-01T00:00:00Z">
        <w:r>
          <w:t xml:space="preserve"> </w:t>
        </w:r>
      </w:ins>
      <m:oMath>
        <m:r>
          <m:t>π</m:t>
        </m:r>
      </m:oMath>
      <w:ins w:id="125" w:author="PR Preview" w:date="2026-01-01T00:00:00Z">
        <w:r>
          <w:t xml:space="preserve">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 distance along the circle is at least</w:t>
        </w:r>
      </w:ins>
      <w:ins w:id="128" w:author="PR Preview" w:date="2026-01-01T00:00:00Z">
        <w:r>
          <w:t xml:space="preserve"> </w:t>
        </w:r>
      </w:ins>
      <m:oMath>
        <m:r>
          <m:t>0</m:t>
        </m:r>
      </m:oMath>
      <w:ins w:id="129" w:author="PR Preview" w:date="2026-01-01T00:00:00Z">
        <w:r>
          <w:t xml:space="preserve">.</w:t>
        </w:r>
      </w:ins>
    </w:p>
    <w:bookmarkStart w:id="16" w:name="def-cosine-sine"/>
    <w:p>
      <w:pPr>
        <w:pStyle w:val="BodyText"/>
      </w:pPr>
      <w:ins w:id="130" w:author="PR Preview" w:date="2026-01-01T00:00:00Z">
        <w:r>
          <w:rPr>
            <w:b/>
            <w:bCs/>
          </w:rPr>
          <w:t xml:space="preserve">Definition 4 (Cosine)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For a real number</w:t>
        </w:r>
      </w:ins>
      <w:ins w:id="133" w:author="PR Preview" w:date="2026-01-01T00:00:00Z">
        <w:r>
          <w:t xml:space="preserve"> </w:t>
        </w:r>
      </w:ins>
      <m:oMath>
        <m:r>
          <m:t>θ</m:t>
        </m:r>
      </m:oMath>
      <w:ins w:id="134" w:author="PR Preview" w:date="2026-01-01T00:00:00Z">
        <w:r>
          <w:t xml:space="preserve">, start at the point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of the unit circle (</w:t>
        </w:r>
      </w:ins>
      <w:hyperlink w:anchor="def-unit-circle">
        <w:ins w:id="13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39" w:author="PR Preview" w:date="2026-01-01T00:00:00Z">
        <w:r>
          <w:t xml:space="preserve">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 move a distance</w:t>
        </w:r>
      </w:ins>
      <w:ins w:id="14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along the circle,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counterclockwise if</w:t>
        </w:r>
      </w:ins>
      <w:ins w:id="147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 clockwise if</w:t>
        </w:r>
      </w:ins>
      <w:ins w:id="15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 first coordinate of the point reached is the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rPr>
            <w:b/>
            <w:bCs/>
          </w:rPr>
          <w:t xml:space="preserve">cosine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of</w:t>
        </w:r>
      </w:ins>
      <w:ins w:id="158" w:author="PR Preview" w:date="2026-01-01T00:00:00Z">
        <w:r>
          <w:t xml:space="preserve"> </w:t>
        </w:r>
      </w:ins>
      <m:oMath>
        <m:r>
          <m:t>θ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[3]</w:t>
        </w:r>
      </w:ins>
      <w:ins w:id="161" w:author="PR Preview" w:date="2026-01-01T00:00:00Z">
        <w:r>
          <w:t xml:space="preserve">, written</w:t>
        </w:r>
      </w:ins>
      <w:ins w:id="16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163" w:author="PR Preview" w:date="2026-01-01T00:00:00Z">
        <w:r>
          <w:t xml:space="preserve">.</w:t>
        </w:r>
      </w:ins>
    </w:p>
    <w:bookmarkEnd w:id="16"/>
    <w:bookmarkStart w:id="17" w:name="exm-cosine-sine"/>
    <w:p>
      <w:pPr>
        <w:pStyle w:val="BodyText"/>
      </w:pPr>
      <w:ins w:id="164" w:author="PR Preview" w:date="2026-01-01T00:00:00Z">
        <w:r>
          <w:rPr>
            <w:b/>
            <w:bCs/>
          </w:rPr>
          <w:t xml:space="preserve">Example 4 (Cosines of some angles)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7"/>
    <w:bookmarkStart w:id="18" w:name="def-sine"/>
    <w:p>
      <w:pPr>
        <w:pStyle w:val="BodyText"/>
      </w:pPr>
      <w:del w:id="167" w:author="PR Preview" w:date="2026-01-01T00:00:00Z">
        <w:r>
          <w:rPr>
            <w:b/>
            <w:bCs/>
          </w:rPr>
          <w:delText xml:space="preserve">Definition 4 (Sine)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For a real number</w:delText>
        </w:r>
      </w:del>
      <w:del w:id="170" w:author="PR Preview" w:date="2026-01-01T00:00:00Z">
        <w:r>
          <w:delText xml:space="preserve"> </w:delText>
        </w:r>
      </w:del>
      <m:oMath>
        <m:r>
          <m:t>θ</m:t>
        </m:r>
      </m:oMath>
      <w:del w:id="171" w:author="PR Preview" w:date="2026-01-01T00:00:00Z">
        <w:r>
          <w:delText xml:space="preserve">, the second coordinate of the point reached from</w:delText>
        </w:r>
      </w:del>
      <w:del w:id="1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by moving a distance</w:delText>
        </w:r>
      </w:del>
      <w:del w:id="17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along the unit circle (</w:delText>
        </w:r>
      </w:del>
      <w:hyperlink w:anchor="def-cosine-sine">
        <w:del w:id="17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79" w:author="PR Preview" w:date="2026-01-01T00:00:00Z">
        <w:r>
          <w:delText xml:space="preserve">)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is the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rPr>
            <w:b/>
            <w:bCs/>
          </w:rPr>
          <w:delText xml:space="preserve">sine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of</w:delText>
        </w:r>
      </w:del>
      <w:del w:id="186" w:author="PR Preview" w:date="2026-01-01T00:00:00Z">
        <w:r>
          <w:delText xml:space="preserve"> </w:delText>
        </w:r>
      </w:del>
      <m:oMath>
        <m:r>
          <m:t>θ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[3]</w:delText>
        </w:r>
      </w:del>
      <w:del w:id="189" w:author="PR Preview" w:date="2026-01-01T00:00:00Z">
        <w:r>
          <w:delText xml:space="preserve">, written</w:delText>
        </w:r>
      </w:del>
      <w:del w:id="190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191" w:author="PR Preview" w:date="2026-01-01T00:00:00Z">
        <w:r>
          <w:delText xml:space="preserve">.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The sine is one of the trigonometric functions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[4]</w:delText>
        </w:r>
      </w:del>
      <w:del w:id="196" w:author="PR Preview" w:date="2026-01-01T00:00:00Z">
        <w:r>
          <w:delText xml:space="preserve">.</w:delText>
        </w:r>
      </w:del>
    </w:p>
    <w:p>
      <w:pPr>
        <w:pStyle w:val="BodyText"/>
      </w:pPr>
      <w:del w:id="197" w:author="PR Preview" w:date="2026-01-01T00:00:00Z">
        <w:r>
          <w:rPr>
            <w:b/>
            <w:bCs/>
          </w:rPr>
          <w:delText xml:space="preserve">Example 4 (Sines of some angles)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 </w:delText>
        </w:r>
      </w:del>
    </w:p>
    <w:p>
      <w:pPr>
        <w:pStyle w:val="BodyText"/>
      </w:pPr>
      <w:ins w:id="200" w:author="PR Preview" w:date="2026-01-01T00:00:00Z">
        <w:r>
          <w:rPr>
            <w:b/>
            <w:bCs/>
          </w:rPr>
          <w:t xml:space="preserve">Definition 5 (Sine)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For a real number</w:t>
        </w:r>
      </w:ins>
      <w:ins w:id="203" w:author="PR Preview" w:date="2026-01-01T00:00:00Z">
        <w:r>
          <w:t xml:space="preserve"> </w:t>
        </w:r>
      </w:ins>
      <m:oMath>
        <m:r>
          <m:t>θ</m:t>
        </m:r>
      </m:oMath>
      <w:ins w:id="204" w:author="PR Preview" w:date="2026-01-01T00:00:00Z">
        <w:r>
          <w:t xml:space="preserve">, the second coordinate of the point reached from</w:t>
        </w:r>
      </w:ins>
      <w:ins w:id="2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by moving a distance</w:t>
        </w:r>
      </w:ins>
      <w:ins w:id="20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along the unit circle (</w:t>
        </w:r>
      </w:ins>
      <w:hyperlink w:anchor="def-cosine-sine">
        <w:ins w:id="21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12" w:author="PR Preview" w:date="2026-01-01T00:00:00Z">
        <w:r>
          <w:t xml:space="preserve">)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is the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b/>
            <w:bCs/>
          </w:rPr>
          <w:t xml:space="preserve">sine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</w:t>
        </w:r>
      </w:ins>
      <w:ins w:id="219" w:author="PR Preview" w:date="2026-01-01T00:00:00Z">
        <w:r>
          <w:t xml:space="preserve"> </w:t>
        </w:r>
      </w:ins>
      <m:oMath>
        <m:r>
          <m:t>θ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[3]</w:t>
        </w:r>
      </w:ins>
      <w:ins w:id="222" w:author="PR Preview" w:date="2026-01-01T00:00:00Z">
        <w:r>
          <w:t xml:space="preserve">, written</w:t>
        </w:r>
      </w:ins>
      <w:ins w:id="22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224" w:author="PR Preview" w:date="2026-01-01T00:00:00Z">
        <w:r>
          <w:t xml:space="preserve">.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 sine is one of the trigonometric functions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[4]</w:t>
        </w:r>
      </w:ins>
      <w:ins w:id="229" w:author="PR Preview" w:date="2026-01-01T00:00:00Z">
        <w:r>
          <w:t xml:space="preserve">.</w:t>
        </w:r>
      </w:ins>
    </w:p>
    <w:bookmarkEnd w:id="18"/>
    <w:bookmarkStart w:id="19" w:name="exm-sine"/>
    <w:p>
      <w:pPr>
        <w:pStyle w:val="BodyText"/>
      </w:pPr>
      <w:ins w:id="230" w:author="PR Preview" w:date="2026-01-01T00:00:00Z">
        <w:r>
          <w:rPr>
            <w:b/>
            <w:bCs/>
          </w:rPr>
          <w:t xml:space="preserve">Example 5 (Sines of some angles)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reaches the point with</w:delText>
        </w:r>
      </w:del>
      <w:del w:id="23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(</w:delText>
        </w:r>
      </w:del>
      <w:hyperlink w:anchor="exm-cosine-sine">
        <w:del w:id="23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39" w:author="PR Preview" w:date="2026-01-01T00:00:00Z">
        <w:r>
          <w:delText xml:space="preserve">),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so</w:delText>
        </w:r>
      </w:del>
      <w:del w:id="242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4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reaches the point with</w:t>
        </w:r>
      </w:ins>
      <w:ins w:id="2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w:hyperlink w:anchor="exm-cosine-sine">
        <w:ins w:id="24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50" w:author="PR Preview" w:date="2026-01-01T00:00:00Z">
        <w:r>
          <w:t xml:space="preserve">),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so</w:t>
        </w:r>
      </w:ins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54" w:author="PR Preview" w:date="2026-01-01T00:00:00Z">
        <w:r>
          <w:t xml:space="preserve">.</w:t>
        </w:r>
      </w:ins>
    </w:p>
    <w:bookmarkEnd w:id="19"/>
    <w:bookmarkStart w:id="20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5" w:name="exm-cosine-sine-unit-circle"/>
    <w:p>
      <w:pPr>
        <w:pStyle w:val="BodyText"/>
      </w:pPr>
      <w:del w:id="255" w:author="PR Preview" w:date="2026-01-01T00:00:00Z">
        <w:r>
          <w:rPr>
            <w:b/>
            <w:bCs/>
          </w:rPr>
          <w:delText xml:space="preserve">Example 5 (The unit circle and the angle</w:delText>
        </w:r>
      </w:del>
      <w:del w:id="256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257" w:author="PR Preview" w:date="2026-01-01T00:00:00Z">
        <w:r>
          <w:rPr>
            <w:b/>
            <w:bCs/>
          </w:rPr>
          <w:delText xml:space="preserve">)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Take</w:delText>
        </w:r>
      </w:del>
      <w:del w:id="26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261" w:author="PR Preview" w:date="2026-01-01T00:00:00Z">
        <w:r>
          <w:delText xml:space="preserve">, one sixth of the way round the circle.</w:delText>
        </w:r>
      </w:del>
      <w:del w:id="262" w:author="PR Preview" w:date="2026-01-01T00:00:00Z">
        <w:r>
          <w:delText xml:space="preserve"> </w:delText>
        </w:r>
      </w:del>
      <w:hyperlink w:anchor="fig-cosine-sine-unit-circle">
        <w:del w:id="263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shows the point reached,</w:delText>
        </w:r>
      </w:del>
      <w:del w:id="2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67" w:author="PR Preview" w:date="2026-01-01T00:00:00Z">
        <w:r>
          <w:delText xml:space="preserve">, and its two coordinates.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The point is a vertex of a regular hexagon inscribed in the unit circle,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whose sides have the same length as its radius,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so the point is at distance</w:delText>
        </w:r>
      </w:del>
      <w:del w:id="274" w:author="PR Preview" w:date="2026-01-01T00:00:00Z">
        <w:r>
          <w:delText xml:space="preserve"> </w:delText>
        </w:r>
      </w:del>
      <m:oMath>
        <m:r>
          <m:t>1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from</w:delText>
        </w:r>
      </w:del>
      <w:del w:id="2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8" w:author="PR Preview" w:date="2026-01-01T00:00:00Z">
        <w:r>
          <w:delText xml:space="preserve">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Writing</w:delText>
        </w:r>
      </w:del>
      <w:del w:id="2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82" w:author="PR Preview" w:date="2026-01-01T00:00:00Z">
        <w:r>
          <w:delText xml:space="preserve">,</w:delText>
        </w:r>
      </w:del>
    </w:p>
    <w:p>
      <w:pPr>
        <w:pStyle w:val="BodyText"/>
      </w:pPr>
      <w:ins w:id="283" w:author="PR Preview" w:date="2026-01-01T00:00:00Z">
        <w:r>
          <w:rPr>
            <w:b/>
            <w:bCs/>
          </w:rPr>
          <w:t xml:space="preserve">Example 6 (The unit circle and the angle</w:t>
        </w:r>
      </w:ins>
      <w:ins w:id="284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285" w:author="PR Preview" w:date="2026-01-01T00:00:00Z">
        <w:r>
          <w:rPr>
            <w:b/>
            <w:bCs/>
          </w:rPr>
          <w:t xml:space="preserve">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Take</w:t>
        </w:r>
      </w:ins>
      <w:ins w:id="28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289" w:author="PR Preview" w:date="2026-01-01T00:00:00Z">
        <w:r>
          <w:t xml:space="preserve">, one sixth of the way round the circle.</w:t>
        </w:r>
      </w:ins>
      <w:ins w:id="290" w:author="PR Preview" w:date="2026-01-01T00:00:00Z">
        <w:r>
          <w:t xml:space="preserve"> </w:t>
        </w:r>
      </w:ins>
      <w:hyperlink w:anchor="fig-cosine-sine-unit-circle">
        <w:ins w:id="291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shows the point reached,</w:t>
        </w:r>
      </w:ins>
      <w:ins w:id="2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95" w:author="PR Preview" w:date="2026-01-01T00:00:00Z">
        <w:r>
          <w:t xml:space="preserve">, and its two coordinates.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 point is a vertex of a regular hexagon inscribed in the unit circle,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whose sides have the same length as its radius,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so the point is at distance</w:t>
        </w:r>
      </w:ins>
      <w:ins w:id="302" w:author="PR Preview" w:date="2026-01-01T00:00:00Z">
        <w:r>
          <w:t xml:space="preserve"> </w:t>
        </w:r>
      </w:ins>
      <m:oMath>
        <m:r>
          <m:t>1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from</w:t>
        </w:r>
      </w:ins>
      <w:ins w:id="3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06" w:author="PR Preview" w:date="2026-01-01T00:00:00Z">
        <w:r>
          <w:t xml:space="preserve">.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Writing</w:t>
        </w:r>
      </w:ins>
      <w:ins w:id="3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1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"/>
        </w:tc>
      </w:tr>
    </w:tbl>
    <w:bookmarkEnd w:id="25"/>
    <w:bookmarkStart w:id="26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" w:name="def-arccosine"/>
    <w:p>
      <w:pPr>
        <w:pStyle w:val="BodyText"/>
      </w:pPr>
      <w:ins w:id="311" w:author="PR Preview" w:date="2026-01-01T00:00:00Z">
        <w:r>
          <w:rPr>
            <w:b/>
            <w:bCs/>
          </w:rPr>
          <w:t xml:space="preserve">Definition 6 (Arccosine)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rPr>
            <w:b/>
            <w:bCs/>
          </w:rPr>
          <w:t xml:space="preserve">arccosine</w:t>
        </w:r>
      </w:ins>
      <w:ins w:id="31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is the</w:t>
        </w:r>
      </w:ins>
      <w:ins w:id="319" w:author="PR Preview" w:date="2026-01-01T00:00:00Z">
        <w:r>
          <w:t xml:space="preserve"> </w:t>
        </w:r>
      </w:ins>
      <w:hyperlink r:id="rId27">
        <w:ins w:id="32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that sends each</w:t>
        </w:r>
      </w:ins>
      <w:ins w:id="323" w:author="PR Preview" w:date="2026-01-01T00:00:00Z">
        <w:r>
          <w:t xml:space="preserve"> </w:t>
        </w:r>
      </w:ins>
      <w:hyperlink w:anchor="def-cosine-sine">
        <w:ins w:id="324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27" w:author="PR Preview" w:date="2026-01-01T00:00:00Z">
        <w:r>
          <w:t xml:space="preserve">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to the one</w:t>
        </w:r>
      </w:ins>
      <w:ins w:id="330" w:author="PR Preview" w:date="2026-01-01T00:00:00Z">
        <w:r>
          <w:t xml:space="preserve"> </w:t>
        </w:r>
      </w:ins>
      <w:hyperlink r:id="rId28">
        <w:ins w:id="331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33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whose cosine is</w:t>
        </w:r>
      </w:ins>
      <w:ins w:id="335" w:author="PR Preview" w:date="2026-01-01T00:00:00Z">
        <w:r>
          <w:t xml:space="preserve"> </w:t>
        </w:r>
      </w:ins>
      <m:oMath>
        <m:r>
          <m:t>c</m:t>
        </m:r>
      </m:oMath>
      <w:ins w:id="336" w:author="PR Preview" w:date="2026-01-01T00:00:00Z">
        <w:r>
          <w:t xml:space="preserve">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By</w:t>
        </w:r>
      </w:ins>
      <w:ins w:id="339" w:author="PR Preview" w:date="2026-01-01T00:00:00Z">
        <w:r>
          <w:t xml:space="preserve"> </w:t>
        </w:r>
      </w:ins>
      <w:hyperlink w:anchor="thm-cosine-bijection">
        <w:ins w:id="34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41" w:author="PR Preview" w:date="2026-01-01T00:00:00Z">
        <w:r>
          <w:t xml:space="preserve">, there is just one such</w:t>
        </w:r>
      </w:ins>
      <w:ins w:id="342" w:author="PR Preview" w:date="2026-01-01T00:00:00Z">
        <w:r>
          <w:t xml:space="preserve"> </w:t>
        </w:r>
      </w:ins>
      <m:oMath>
        <m:r>
          <m:t>θ</m:t>
        </m:r>
      </m:oMath>
      <w:ins w:id="343" w:author="PR Preview" w:date="2026-01-01T00:00:00Z">
        <w:r>
          <w:t xml:space="preserve">.</w:t>
        </w:r>
      </w:ins>
    </w:p>
    <w:bookmarkEnd w:id="29"/>
    <w:bookmarkStart w:id="30" w:name="exm-arccosine"/>
    <w:p>
      <w:pPr>
        <w:pStyle w:val="BodyText"/>
      </w:pPr>
      <w:ins w:id="344" w:author="PR Preview" w:date="2026-01-01T00:00:00Z">
        <w:r>
          <w:rPr>
            <w:b/>
            <w:bCs/>
          </w:rPr>
          <w:t xml:space="preserve">Example 7 (Three arccosines)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5"/>
        </w:numPr>
      </w:pPr>
      <w:ins w:id="347" w:author="PR Preview" w:date="2026-01-01T00:00:00Z">
        <w:r>
          <w:t xml:space="preserve">The</w:t>
        </w:r>
      </w:ins>
      <w:ins w:id="348" w:author="PR Preview" w:date="2026-01-01T00:00:00Z">
        <w:r>
          <w:t xml:space="preserve"> </w:t>
        </w:r>
      </w:ins>
      <w:hyperlink w:anchor="def-arccosine">
        <w:ins w:id="349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of one is</w:t>
        </w:r>
      </w:ins>
      <w:ins w:id="352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353" w:author="PR Preview" w:date="2026-01-01T00:00:00Z">
        <w:r>
          <w:t xml:space="preserve">, because the</w:t>
        </w:r>
      </w:ins>
      <w:ins w:id="354" w:author="PR Preview" w:date="2026-01-01T00:00:00Z">
        <w:r>
          <w:t xml:space="preserve"> </w:t>
        </w:r>
      </w:ins>
      <w:hyperlink w:anchor="def-cosine-sine">
        <w:ins w:id="355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of zero is</w:t>
        </w:r>
      </w:ins>
      <w:ins w:id="35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35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360" w:author="PR Preview" w:date="2026-01-01T00:00:00Z">
        <w:r>
          <w:t xml:space="preserve">The arccosine of zero is</w:t>
        </w:r>
      </w:ins>
      <w:ins w:id="361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362" w:author="PR Preview" w:date="2026-01-01T00:00:00Z">
        <w:r>
          <w:t xml:space="preserve">, because the cosine of a quarter turn is</w:t>
        </w:r>
      </w:ins>
      <w:ins w:id="363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6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365" w:author="PR Preview" w:date="2026-01-01T00:00:00Z">
        <w:r>
          <w:t xml:space="preserve">The arccosine of minus one is</w:t>
        </w:r>
      </w:ins>
      <w:ins w:id="36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367" w:author="PR Preview" w:date="2026-01-01T00:00:00Z">
        <w:r>
          <w:t xml:space="preserve">, because the cosine of a half turn is</w:t>
        </w:r>
      </w:ins>
      <w:ins w:id="36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69" w:author="PR Preview" w:date="2026-01-01T00:00:00Z">
        <w:r>
          <w:t xml:space="preserve">.</w:t>
        </w:r>
      </w:ins>
    </w:p>
    <w:bookmarkEnd w:id="30"/>
    <w:bookmarkStart w:id="41" w:name="refs"/>
    <w:bookmarkStart w:id="32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https://en.wikipedia.org/wiki/Unit_circle</w:t>
        </w:r>
      </w:hyperlink>
    </w:p>
    <w:bookmarkEnd w:id="32"/>
    <w:bookmarkStart w:id="34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https://en.wikipedia.org/wiki/Pi</w:t>
        </w:r>
      </w:hyperlink>
    </w:p>
    <w:bookmarkEnd w:id="34"/>
    <w:bookmarkStart w:id="36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https://en.wikipedia.org/wiki/Sine_and_cosine</w:t>
        </w:r>
      </w:hyperlink>
    </w:p>
    <w:bookmarkEnd w:id="36"/>
    <w:bookmarkStart w:id="38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https://en.wikipedia.org/wiki/Trigonometric_functions</w:t>
        </w:r>
      </w:hyperlink>
    </w:p>
    <w:bookmarkEnd w:id="38"/>
    <w:bookmarkStart w:id="40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https://en.wikipedia.org/wiki/Pythagorean_trigonometric_identity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27" Type="http://schemas.openxmlformats.org/officeDocument/2006/relationships/hyperlink" Target="functions.qmd#def-function" TargetMode="External"/><Relationship Id="rId33" Type="http://schemas.openxmlformats.org/officeDocument/2006/relationships/hyperlink" Target="https://en.wikipedia.org/wiki/Pi" TargetMode="External"/><Relationship Id="rId39" Type="http://schemas.openxmlformats.org/officeDocument/2006/relationships/hyperlink" Target="https://en.wikipedia.org/wiki/Pythagorean_trigonometric_identity" TargetMode="External"/><Relationship Id="rId35" Type="http://schemas.openxmlformats.org/officeDocument/2006/relationships/hyperlink" Target="https://en.wikipedia.org/wiki/Sine_and_cosine" TargetMode="External"/><Relationship Id="rId37" Type="http://schemas.openxmlformats.org/officeDocument/2006/relationships/hyperlink" Target="https://en.wikipedia.org/wiki/Trigonometric_functions" TargetMode="External"/><Relationship Id="rId31" Type="http://schemas.openxmlformats.org/officeDocument/2006/relationships/hyperlink" Target="https://en.wikipedia.org/wiki/Unit_circle" TargetMode="External"/><Relationship Id="rId28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functions.qmd#def-function" TargetMode="External"/><Relationship Id="rId33" Type="http://schemas.openxmlformats.org/officeDocument/2006/relationships/hyperlink" Target="https://en.wikipedia.org/wiki/Pi" TargetMode="External"/><Relationship Id="rId39" Type="http://schemas.openxmlformats.org/officeDocument/2006/relationships/hyperlink" Target="https://en.wikipedia.org/wiki/Pythagorean_trigonometric_identity" TargetMode="External"/><Relationship Id="rId35" Type="http://schemas.openxmlformats.org/officeDocument/2006/relationships/hyperlink" Target="https://en.wikipedia.org/wiki/Sine_and_cosine" TargetMode="External"/><Relationship Id="rId37" Type="http://schemas.openxmlformats.org/officeDocument/2006/relationships/hyperlink" Target="https://en.wikipedia.org/wiki/Trigonometric_functions" TargetMode="External"/><Relationship Id="rId31" Type="http://schemas.openxmlformats.org/officeDocument/2006/relationships/hyperlink" Target="https://en.wikipedia.org/wiki/Unit_circle" TargetMode="External"/><Relationship Id="rId28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2026-10-19T10:32:16Z</dcterms:created>
  <dcterms:modified xsi:type="dcterms:W3CDTF">2026-10-19T10:32:16Z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