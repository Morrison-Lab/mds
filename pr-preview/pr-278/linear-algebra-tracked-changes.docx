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08:08:00 (PDT)</w:delText>
        </w:r>
      </w:del>
    </w:p>
    <w:p>
      <w:pPr>
        <w:pStyle w:val="Date"/>
      </w:pPr>
      <w:ins w:id="2" w:author="PR Preview" w:date="2026-01-01T00:00:00Z">
        <w:r>
          <w:t xml:space="preserve">Last modified: 2026-10-14 11:20:47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2026-10-14T18:58:18Z</dcterms:created>
  <dcterms:modified xsi:type="dcterms:W3CDTF">2026-10-14T18:58:18Z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11:20:47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