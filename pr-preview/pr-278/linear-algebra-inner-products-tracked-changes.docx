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Inner Products and Orthogonality</w:t>
      </w:r>
    </w:p>
    <w:p>
      <w:pPr>
        <w:pStyle w:val="Date"/>
      </w:pPr>
      <w:del w:id="1" w:author="PR Preview" w:date="2026-01-01T00:00:00Z">
        <w:r>
          <w:delText xml:space="preserve">Last modified: 2026-10-14 08:08:00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11:20:47 (PDT)</w:t>
        </w:r>
      </w:ins>
    </w:p>
    <w:bookmarkStart w:id="24" w:name="sec-inner-products"/>
    <w:p>
      <w:pPr>
        <w:pStyle w:val="Heading2"/>
      </w:pPr>
      <w:r>
        <w:t xml:space="preserve">1 Inner products</w:t>
      </w:r>
    </w:p>
    <w:bookmarkStart w:id="9" w:name="def-inner-product"/>
    <w:p>
      <w:pPr>
        <w:pStyle w:val="FirstParagraph"/>
      </w:pPr>
      <w:r>
        <w:rPr>
          <w:b/>
          <w:bCs/>
        </w:rPr>
        <w:t xml:space="preserve">Definition 1 (Inner product)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inner product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function</w:t>
      </w:r>
      <w:r>
        <w:t xml:space="preserve"> </w:t>
      </w:r>
      <w:r>
        <w:t xml:space="preserve">that assigns to each ordered pair of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 real number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</m:oMath>
      <w:r>
        <w:t xml:space="preserve">,</w:t>
      </w:r>
      <w:r>
        <w:t xml:space="preserve"> </w:t>
      </w:r>
      <w:r>
        <w:t xml:space="preserve">and that has the following four properties</w:t>
      </w:r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definiteness</w:t>
      </w:r>
      <w:r>
        <w:t xml:space="preserve">: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linearity in the first slot</w:t>
      </w:r>
      <w:r>
        <w:t xml:space="preserve">: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t>a</m:t>
            </m:r>
            <m:r>
              <m:t> 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  <m:r>
              <m:t> 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z</m:t>
                </m:r>
              </m:e>
            </m:acc>
          </m:e>
        </m:d>
        <m:r>
          <m:rPr>
            <m:sty m:val="p"/>
          </m:rPr>
          <m:t>=</m:t>
        </m:r>
        <m:r>
          <m:t>a</m:t>
        </m:r>
        <m:r>
          <m:t> 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z</m:t>
                </m:r>
              </m:e>
            </m:acc>
          </m:e>
        </m:d>
        <m:r>
          <m:rPr>
            <m:sty m:val="p"/>
          </m:rPr>
          <m:t>+</m:t>
        </m:r>
        <m:r>
          <m:t>b</m:t>
        </m:r>
        <m:r>
          <m:t> 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z</m:t>
                </m:r>
              </m:e>
            </m:acc>
          </m:e>
        </m:d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symmetry</w:t>
      </w:r>
      <w:r>
        <w:t xml:space="preserve">: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</m:oMath>
      <w:r>
        <w:t xml:space="preserve">.</w:t>
      </w:r>
    </w:p>
    <w:bookmarkEnd w:id="9"/>
    <w:bookmarkStart w:id="10" w:name="rem-inner-product-other-source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definition in other sources). </w:t>
      </w:r>
      <w:r>
        <w:t xml:space="preserve">Axler (2024, Definition 6.2, p. 183)</w:t>
      </w:r>
      <w:r>
        <w:t xml:space="preserve"> </w:t>
      </w:r>
      <w:r>
        <w:t xml:space="preserve">states the same definition</w:t>
      </w:r>
      <w:r>
        <w:t xml:space="preserve"> </w:t>
      </w:r>
      <w:r>
        <w:t xml:space="preserve">for any vector space over the real or complex numbers.</w:t>
      </w:r>
      <w:r>
        <w:t xml:space="preserve"> </w:t>
      </w:r>
      <w:r>
        <w:t xml:space="preserve">Axler splits linearity in the first slot into additivity and homogeneity,</w:t>
      </w:r>
      <w:r>
        <w:t xml:space="preserve"> </w:t>
      </w:r>
      <w:r>
        <w:t xml:space="preserve">and his last property is</w:t>
      </w:r>
      <w:r>
        <w:t xml:space="preserve"> </w:t>
      </w:r>
      <w:r>
        <w:rPr>
          <w:i/>
          <w:iCs/>
        </w:rPr>
        <w:t xml:space="preserve">conjugate</w:t>
      </w:r>
      <w:r>
        <w:t xml:space="preserve"> </w:t>
      </w:r>
      <w:r>
        <w:t xml:space="preserve">symmetry,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rPr>
            <m:sty m:val="p"/>
          </m:rPr>
          <m:t>=</m:t>
        </m:r>
        <m:bar>
          <m:barPr>
            <m:pos m:val="top"/>
          </m:barPr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</m:d>
          </m:e>
        </m:bar>
      </m:oMath>
      <w:r>
        <w:t xml:space="preserve">,</w:t>
      </w:r>
      <w:r>
        <w:t xml:space="preserve"> </w:t>
      </w:r>
      <w:r>
        <w:t xml:space="preserve">which for real numbers is the same as symmetry.</w:t>
      </w:r>
      <w:r>
        <w:t xml:space="preserve"> </w:t>
      </w:r>
      <w:r>
        <w:t xml:space="preserve">Symmetry and linearity in the first slot together give linearity in the second slot.</w:t>
      </w:r>
    </w:p>
    <w:bookmarkEnd w:id="10"/>
    <w:bookmarkStart w:id="13" w:name="exm-dot-product-inner-product"/>
    <w:p>
      <w:pPr>
        <w:pStyle w:val="BodyText"/>
      </w:pPr>
      <w:r>
        <w:rPr>
          <w:b/>
          <w:bCs/>
        </w:rPr>
        <w:t xml:space="preserve">Example 1 (The dot product is an inner product)</w:t>
      </w:r>
      <w:r>
        <w:t xml:space="preserve"> </w:t>
      </w:r>
      <w:r>
        <w:t xml:space="preserve">The dot product (1) is an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called the</w:t>
      </w:r>
      <w:r>
        <w:t xml:space="preserve"> </w:t>
      </w:r>
      <w:r>
        <w:rPr>
          <w:b/>
          <w:bCs/>
        </w:rPr>
        <w:t xml:space="preserve">Euclidean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standard</w:t>
      </w:r>
      <w:r>
        <w:t xml:space="preserve"> </w:t>
      </w:r>
      <w:r>
        <w:t xml:space="preserve">inner product.</w:t>
      </w:r>
      <w:r>
        <w:t xml:space="preserve"> </w:t>
      </w:r>
      <w:r>
        <w:t xml:space="preserve">Each of the four properties in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a sum of squares, so it is at least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definiteness</w:t>
      </w:r>
      <w:r>
        <w:t xml:space="preserve">: a sum of squares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linearity in the first slot</w:t>
      </w:r>
      <w:r>
        <w:t xml:space="preserve">: this property is the first-slot half of</w:t>
      </w:r>
      <w:r>
        <w:t xml:space="preserve"> </w:t>
      </w:r>
      <w:hyperlink r:id="rId11">
        <w:r>
          <w:rPr>
            <w:rStyle w:val="Hyperlink"/>
          </w:rPr>
          <w:t xml:space="preserve">Theorem 5 in Direct Sums and Orthogonal Complements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symmetry</w:t>
      </w:r>
      <w:r>
        <w:t xml:space="preserve">: this property is</w:t>
      </w:r>
      <w:r>
        <w:t xml:space="preserve"> </w:t>
      </w:r>
      <w:hyperlink r:id="rId12">
        <w:r>
          <w:rPr>
            <w:rStyle w:val="Hyperlink"/>
          </w:rPr>
          <w:t xml:space="preserve">Theorem 1 in Vectors</w:t>
        </w:r>
      </w:hyperlink>
      <w:r>
        <w:t xml:space="preserve">.</w:t>
      </w:r>
    </w:p>
    <w:p>
      <w:pPr>
        <w:pStyle w:val="FirstParagraph"/>
      </w:pPr>
      <w:r>
        <w:t xml:space="preserve">For instance,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 positive, as positivity and definiteness require of a nonzero vector.</w:t>
      </w:r>
    </w:p>
    <w:bookmarkEnd w:id="13"/>
    <w:bookmarkStart w:id="15" w:name="def-inner-product-space"/>
    <w:p>
      <w:pPr>
        <w:pStyle w:val="BodyText"/>
      </w:pPr>
      <w:r>
        <w:rPr>
          <w:b/>
          <w:bCs/>
        </w:rPr>
        <w:t xml:space="preserve">Definition 2 (Inner product space)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inner product space</w:t>
      </w:r>
      <w:r>
        <w:t xml:space="preserve"> </w:t>
      </w:r>
      <w:r>
        <w:t xml:space="preserve">is a vector space equipped with an inner product (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For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2 in Vectors</w:t>
        </w:r>
      </w:hyperlink>
      <w:r>
        <w:t xml:space="preserve">),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rPr>
            <m:sty m:val="p"/>
          </m:rPr>
          <m:t>)</m:t>
        </m:r>
      </m:oMath>
      <w:r>
        <w:t xml:space="preserve"> </w:t>
      </w:r>
      <w:r>
        <w:t xml:space="preserve">is a real inner product space.</w:t>
      </w:r>
    </w:p>
    <w:bookmarkEnd w:id="15"/>
    <w:bookmarkStart w:id="16" w:name="exm-inner-product-space"/>
    <w:p>
      <w:pPr>
        <w:pStyle w:val="BodyText"/>
      </w:pPr>
      <w:r>
        <w:rPr>
          <w:b/>
          <w:bCs/>
        </w:rPr>
        <w:t xml:space="preserve">Example 2 (Real coordinate space as an inner product space)</w:t>
      </w:r>
      <w:r>
        <w:t xml:space="preserve"> </w:t>
      </w:r>
      <w:r>
        <w:t xml:space="preserve">The Euclidean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equipped with the standard dot product (1)</w:t>
      </w:r>
      <w:r>
        <w:t xml:space="preserve"> </w:t>
      </w:r>
      <w:r>
        <w:t xml:space="preserve">is an inner product space, because the dot product satisfies the four inner product axioms (</w:t>
      </w:r>
      <w:hyperlink w:anchor="exm-dot-product-inner-product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squared norm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which is zero if and 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Equipping the same vector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 different inner products</w:t>
      </w:r>
      <w:r>
        <w:t xml:space="preserve"> </w:t>
      </w:r>
      <w:r>
        <w:t xml:space="preserve">yields different inner product spaces with different geometric notions of angle and distance on the same set of vectors.</w:t>
      </w:r>
    </w:p>
    <w:bookmarkEnd w:id="16"/>
    <w:bookmarkStart w:id="17" w:name="exm-weighted-inner-product"/>
    <w:p>
      <w:pPr>
        <w:pStyle w:val="BodyText"/>
      </w:pPr>
      <w:r>
        <w:rPr>
          <w:b/>
          <w:bCs/>
        </w:rPr>
        <w:t xml:space="preserve">Example 3 (A weighted inner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vector of positive numbers, and define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</m:e>
            <m:sub>
              <m:acc>
                <m:accPr>
                  <m:chr m:val="̃"/>
                </m:accPr>
                <m:e>
                  <m:r>
                    <m:t>c</m:t>
                  </m:r>
                </m:e>
              </m:acc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 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This function is also an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(Axler 2024, Example 6.3(b), p. 184)</w:t>
      </w:r>
      <w:r>
        <w:t xml:space="preserve">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each term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a positive number times a square, so the sum is at least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definiteness</w:t>
      </w:r>
      <w:r>
        <w:t xml:space="preserve">: a sum of nonnegative terms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linearity in the first slot</w:t>
      </w:r>
      <w:r>
        <w:t xml:space="preserve">: see the derivation after this list;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symmetry</w:t>
      </w:r>
      <w:r>
        <w:t xml:space="preserve">: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x</m:t>
            </m:r>
          </m:e>
          <m:sub>
            <m:r>
              <m:t>i</m:t>
            </m:r>
          </m:sub>
        </m:sSub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y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</m:d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  <m:r>
          <m:rPr>
            <m:sty m:val="p"/>
          </m:rPr>
          <m:t>=</m:t>
        </m:r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</m:oMath>
      <w:r>
        <w:t xml:space="preserve">.</w:t>
      </w:r>
    </w:p>
    <w:p>
      <w:pPr>
        <w:pStyle w:val="FirstParagraph"/>
      </w:pPr>
      <w:r>
        <w:t xml:space="preserve">For linearity in the first slot,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t>a</m:t>
                      </m:r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 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commute the factors in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a</m:t>
                  </m:r>
                </m:e>
              </m:nary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b</m:t>
                  </m:r>
                </m:e>
              </m:nary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finite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out of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 inner products can give different numbers for the same pair of vectors.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while the dot product of the same vectors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17"/>
    <w:bookmarkStart w:id="19" w:name="exm-not-inner-product"/>
    <w:p>
      <w:pPr>
        <w:pStyle w:val="FirstParagraph"/>
      </w:pPr>
      <w:r>
        <w:rPr>
          <w:b/>
          <w:bCs/>
        </w:rPr>
        <w:t xml:space="preserve">Example 4 (Functions that are not inner products)</w:t>
      </w:r>
      <w:r>
        <w:t xml:space="preserve"> </w:t>
      </w:r>
      <w:r>
        <w:t xml:space="preserve">Each of these functions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some of the properties in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, but not all four: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symmetric, because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linear in the first slot, because it is a linear combination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coefficients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It fails positivity: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It also fails definiteness: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although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p>
      <w:pPr>
        <w:numPr>
          <w:ilvl w:val="0"/>
          <w:numId w:val="1004"/>
        </w:numPr>
      </w:pP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symmetric and linear in the first slot, for the same reasons as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has positivity, 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It fails definiteness: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although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p>
      <w:pPr>
        <w:numPr>
          <w:ilvl w:val="0"/>
          <w:numId w:val="1004"/>
        </w:numPr>
      </w:pPr>
      <m:oMath>
        <m:r>
          <m:t>h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absolute value</w:t>
        </w:r>
      </w:hyperlink>
      <w:r>
        <w:t xml:space="preserve">, is symmetric, 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has positivity and definiteness,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a sum of squares.</w:t>
      </w:r>
      <w:r>
        <w:t xml:space="preserve"> </w:t>
      </w:r>
      <w:r>
        <w:t xml:space="preserve">It is not linear in the first slot:</w:t>
      </w:r>
      <w:r>
        <w:t xml:space="preserve"> </w:t>
      </w:r>
      <w:r>
        <w:t xml:space="preserve">take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9"/>
    <w:bookmarkStart w:id="20" w:name="def-orthogonal-inner-product"/>
    <w:p>
      <w:pPr>
        <w:pStyle w:val="FirstParagraph"/>
      </w:pPr>
      <w:r>
        <w:rPr>
          <w:b/>
          <w:bCs/>
        </w:rPr>
        <w:t xml:space="preserve">Definition 3 (Orthogonality in an inner product space)</w:t>
      </w:r>
      <w:r>
        <w:t xml:space="preserve"> </w:t>
      </w:r>
      <w:r>
        <w:t xml:space="preserve">In an inner product space 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with inner product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,</w:t>
      </w:r>
      <w:r>
        <w:t xml:space="preserve"> </w:t>
      </w:r>
      <w:r>
        <w:t xml:space="preserve">two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orthogonal with respect to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⟂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if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⟨"/>
              <m:sepChr m:val=""/>
              <m:endChr m:val="⟩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(Banerjee and Roy 2014, Definition 7.3, p. 181)</w:t>
      </w:r>
      <w:r>
        <w:t xml:space="preserve">.</w:t>
      </w:r>
    </w:p>
    <w:bookmarkEnd w:id="20"/>
    <w:bookmarkStart w:id="21" w:name="exm-orthogonal-inner-product"/>
    <w:p>
      <w:pPr>
        <w:pStyle w:val="BodyText"/>
      </w:pPr>
      <w:r>
        <w:rPr>
          <w:b/>
          <w:bCs/>
        </w:rPr>
        <w:t xml:space="preserve">Example 5 (Orthogonality depends on the inner product)</w:t>
      </w:r>
      <w:r>
        <w:t xml:space="preserve"> </w:t>
      </w:r>
      <w:r>
        <w:t xml:space="preserve">Take the weighted inner product of</w:t>
      </w:r>
      <w:r>
        <w:t xml:space="preserve"> </w:t>
      </w:r>
      <w:hyperlink w:anchor="exm-weighted-inner-product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orthogonal with respect to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r>
                  <m:rPr>
                    <m:sty m:val="p"/>
                  </m:rPr>
                  <m:t>⋅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⋅</m:t>
                </m:r>
              </m:e>
            </m:d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</m:oMath>
      <w:r>
        <w:t xml:space="preserve">.</w:t>
      </w:r>
      <w:r>
        <w:t xml:space="preserve"> </w:t>
      </w:r>
      <w:r>
        <w:t xml:space="preserve">They are not orthogonal with respect to the dot product,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1"/>
    <w:bookmarkStart w:id="23" w:name="rem-orthogonal-inner-product-dot-product"/>
    <w:p>
      <w:pPr>
        <w:pStyle w:val="FirstParagraph"/>
      </w:pPr>
      <w:r>
        <w:rPr>
          <w:i/>
          <w:iCs/>
        </w:rPr>
        <w:t xml:space="preserve">Remark 2</w:t>
      </w:r>
      <w:r>
        <w:t xml:space="preserve"> (Orthogonality for the dot product). </w:t>
      </w:r>
      <w:r>
        <w:t xml:space="preserve">With the dot product as the inner product (</w:t>
      </w:r>
      <w:hyperlink w:anchor="exm-dot-product-inner-product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the condition of</w:t>
      </w:r>
      <w:r>
        <w:t xml:space="preserve"> </w:t>
      </w:r>
      <w:hyperlink w:anchor="def-orthogonal-inner-produ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is orthogonality as in</w:t>
      </w:r>
      <w:r>
        <w:t xml:space="preserve"> </w:t>
      </w:r>
      <w:hyperlink r:id="rId22">
        <w:r>
          <w:rPr>
            <w:rStyle w:val="Hyperlink"/>
          </w:rPr>
          <w:t xml:space="preserve">Definition 13 in Vectors</w:t>
        </w:r>
      </w:hyperlink>
      <w:r>
        <w:t xml:space="preserve">.</w:t>
      </w:r>
    </w:p>
    <w:bookmarkEnd w:id="23"/>
    <w:bookmarkEnd w:id="24"/>
    <w:bookmarkStart w:id="58" w:name="sec-cauchy-schwarz"/>
    <w:p>
      <w:pPr>
        <w:pStyle w:val="Heading2"/>
      </w:pPr>
      <w:r>
        <w:t xml:space="preserve">2 Cauchy-Schwarz and the triangle inequality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leaves the proof of the triangle inequality to class;</w:t>
            </w:r>
            <w:r>
              <w:t xml:space="preserve"> </w:t>
            </w:r>
            <w:r>
              <w:t xml:space="preserve">it is written out here.</w:t>
            </w:r>
          </w:p>
          <w:p/>
        </w:tc>
      </w:tr>
    </w:tbl>
    <w:bookmarkStart w:id="29" w:name="thm-norm-properties"/>
    <w:p>
      <w:pPr>
        <w:pStyle w:val="BodyText"/>
      </w:pPr>
      <w:r>
        <w:rPr>
          <w:b/>
          <w:bCs/>
        </w:rPr>
        <w:t xml:space="preserve">Theorem 1 (Basic properties of the Euclidean norm)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any number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Compact"/>
        <w:numPr>
          <w:ilvl w:val="0"/>
          <w:numId w:val="1005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 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p</m:t>
                </m:r>
              </m:sub>
              <m:sup>
                <m:r>
                  <m:t>2</m:t>
                </m:r>
              </m:sup>
            </m:sSubSup>
          </m:e>
        </m:rad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Equation 2 in Vectors</w:t>
        </w:r>
      </w:hyperlink>
      <w:r>
        <w:t xml:space="preserve">)</w:t>
      </w:r>
      <w:r>
        <w:t xml:space="preserve"> </w:t>
      </w:r>
      <w:r>
        <w:t xml:space="preserve">is the square root of a sum of squares, so it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p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a sum of squares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that is,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if some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its square is positive and the sum is positive,</w:t>
      </w:r>
      <w:r>
        <w:t xml:space="preserve"> </w:t>
      </w:r>
      <w:r>
        <w:t xml:space="preserve">and if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sum 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c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c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p>
                        <m:e>
                          <m:r>
                            <m:t>c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c</m:t>
                      </m:r>
                    </m:e>
                    <m:sup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c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 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square root of a product of nonnegative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c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2" w:name="exm-norm-properties"/>
    <w:p>
      <w:pPr>
        <w:pStyle w:val="FirstParagraph"/>
      </w:pPr>
      <w:r>
        <w:rPr>
          <w:b/>
          <w:bCs/>
        </w:rPr>
        <w:t xml:space="preserve">Example 6 (Scaling a vector scales its length)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r:id="rId31">
        <w:r>
          <w:rPr>
            <w:rStyle w:val="Hyperlink"/>
          </w:rPr>
          <w:t xml:space="preserve">Example 10 in Vectors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has norm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t>36</m:t>
                  </m:r>
                  <m:r>
                    <m:rPr>
                      <m:sty m:val="p"/>
                    </m:rPr>
                    <m:t>+</m:t>
                  </m:r>
                  <m:r>
                    <m:t>64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2 says.</w:t>
      </w:r>
      <w:r>
        <w:t xml:space="preserve"> </w:t>
      </w:r>
      <w:r>
        <w:t xml:space="preserve">Dividing by the norm gives a vector of length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5</m:t>
            </m:r>
          </m:den>
        </m:f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unit vector in</w:t>
      </w:r>
      <w:r>
        <w:t xml:space="preserve"> </w:t>
      </w:r>
      <w:hyperlink r:id="rId31">
        <w:r>
          <w:rPr>
            <w:rStyle w:val="Hyperlink"/>
          </w:rPr>
          <w:t xml:space="preserve">Example 10 in Vectors</w:t>
        </w:r>
      </w:hyperlink>
      <w:r>
        <w:t xml:space="preserve">.</w:t>
      </w:r>
    </w:p>
    <w:bookmarkEnd w:id="32"/>
    <w:bookmarkStart w:id="33" w:name="thm-norm-sum-square"/>
    <w:p>
      <w:pPr>
        <w:pStyle w:val="BodyText"/>
      </w:pPr>
      <w:r>
        <w:rPr>
          <w:b/>
          <w:bCs/>
        </w:rPr>
        <w:t xml:space="preserve">Theorem 2 (The squared norm of a sum)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⟂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13 in Vectors</w:t>
        </w:r>
      </w:hyperlink>
      <w:r>
        <w:t xml:space="preserve">), 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(the</w:t>
      </w:r>
      <w:r>
        <w:t xml:space="preserve"> </w:t>
      </w:r>
      <w:r>
        <w:rPr>
          <w:b/>
          <w:bCs/>
        </w:rPr>
        <w:t xml:space="preserve">Pythagorean theorem</w:t>
      </w:r>
      <w:r>
        <w:t xml:space="preserve">).</w:t>
      </w:r>
    </w:p>
    <w:bookmarkEnd w:id="3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sides of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first slot,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both equal to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second slot,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both equal to </m:t>
              </m:r>
              <m:r>
                <m:t>1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squared)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⟂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 middle term drops out.</w:t>
      </w:r>
    </w:p>
    <w:bookmarkStart w:id="34" w:name="exm-norm-sum-square"/>
    <w:p>
      <w:pPr>
        <w:pStyle w:val="BodyText"/>
      </w:pPr>
      <w:r>
        <w:rPr>
          <w:b/>
          <w:bCs/>
        </w:rPr>
        <w:t xml:space="preserve">Example 7 (Checking the expansion)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16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orthogonal vectors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m:oMath>
        <m:r>
          <m:t>3</m:t>
        </m:r>
      </m:oMath>
      <w:r>
        <w:t xml:space="preserve">-</w:t>
      </w:r>
      <m:oMath>
        <m:r>
          <m:t>4</m:t>
        </m:r>
      </m:oMath>
      <w:r>
        <w:t xml:space="preserve">-</w:t>
      </w:r>
      <m:oMath>
        <m:r>
          <m:t>5</m:t>
        </m:r>
      </m:oMath>
      <w:r>
        <w:t xml:space="preserve"> </w:t>
      </w:r>
      <w:r>
        <w:t xml:space="preserve">right triangle.</w:t>
      </w:r>
    </w:p>
    <w:bookmarkEnd w:id="34"/>
    <w:bookmarkStart w:id="36" w:name="thm-cauchy-schwarz"/>
    <w:p>
      <w:pPr>
        <w:pStyle w:val="BodyText"/>
      </w:pPr>
      <w:r>
        <w:rPr>
          <w:b/>
          <w:bCs/>
        </w:rPr>
        <w:t xml:space="preserve">Theorem 3 (Cauchy-Schwarz inequality)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linearly dependent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Compact"/>
        <w:numPr>
          <w:ilvl w:val="0"/>
          <w:numId w:val="1006"/>
        </w:numPr>
      </w:pP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</w:t>
      </w:r>
      <w:r>
        <w:t xml:space="preserve"> </w:t>
      </w:r>
      <w:r>
        <w:t xml:space="preserve">so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equality holds;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linearly dependent, because</w:t>
      </w:r>
      <w:r>
        <w:t xml:space="preserve"> </w:t>
      </w:r>
      <m:oMath>
        <m:r>
          <m:t>0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1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1).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. Then</w:t>
      </w:r>
    </w:p>
    <w:p>
      <w:pPr>
        <w:pStyle w:val="BodyText"/>
      </w:pPr>
      <w:bookmarkStart w:id="37" w:name="eq-cauchy-schwarz-chain"/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,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</m:t>
              </m:r>
              <m:r>
                <m:rPr>
                  <m:nor/>
                  <m:sty m:val="p"/>
                </m:rPr>
                <m:t>,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nor/>
                  <m:sty m:val="p"/>
                </m:rPr>
                <m:t> and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4</m:t>
                      </m:r>
                    </m:sup>
                  </m:sSup>
                </m:den>
              </m:f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last two terms)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r>
        <w:t xml:space="preserve">The left side is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1</m:t>
              </m:r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taking nonnegative square roots of both sides,</w:t>
      </w:r>
      <w:r>
        <w:t xml:space="preserve"> </w:t>
      </w:r>
      <w:r>
        <w:t xml:space="preserve">which preserves the inequality,</w:t>
      </w:r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When equality holds (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).</w:t>
      </w:r>
      <w:r>
        <w:t xml:space="preserve"> </w:t>
      </w:r>
      <w:r>
        <w:t xml:space="preserve">Both sides of the inequality are nonnegative,</w:t>
      </w:r>
      <w:r>
        <w:t xml:space="preserve"> </w:t>
      </w:r>
      <w:r>
        <w:t xml:space="preserve">so equality holds exactly when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that is (dividing by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rearranging),</w:t>
      </w:r>
      <w:r>
        <w:t xml:space="preserve"> </w:t>
      </w:r>
      <w:r>
        <w:t xml:space="preserve">when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cauchy-schwarz-chain">
        <w:r>
          <w:rPr>
            <w:rStyle w:val="Hyperlink"/>
          </w:rPr>
          <w:t xml:space="preserve">Equation 1</w:t>
        </w:r>
      </w:hyperlink>
      <w:r>
        <w:t xml:space="preserve">, that quantity 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r>
              <m:t>t</m:t>
            </m:r>
            <m:r>
              <m:t> 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equality holds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t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</w:t>
      </w:r>
      <w:r>
        <w:t xml:space="preserve"> </w:t>
      </w:r>
      <w:r>
        <w:t xml:space="preserve">that is,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then</w:t>
      </w:r>
      <w:r>
        <w:t xml:space="preserve"> </w:t>
      </w:r>
      <m:oMath>
        <m:r>
          <m:t>1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the two vectors are linearly dependent.</w:t>
      </w:r>
    </w:p>
    <w:p>
      <w:pPr>
        <w:numPr>
          <w:ilvl w:val="0"/>
          <w:numId w:val="1007"/>
        </w:numPr>
      </w:pPr>
      <w:r>
        <w:t xml:space="preserve">Conversely, suppose</w:t>
      </w:r>
      <w:r>
        <w:t xml:space="preserve"> </w:t>
      </w:r>
      <m:oMath>
        <m:r>
          <m:t>a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not both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r>
        <w:t xml:space="preserve">otherwise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contrary to assumption.</w:t>
      </w:r>
      <w:r>
        <w:t xml:space="preserve"> </w:t>
      </w:r>
      <w:r>
        <w:t xml:space="preserve">Subtracting</w:t>
      </w:r>
      <w:r>
        <w:t xml:space="preserve"> </w:t>
      </w:r>
      <m:oMath>
        <m:r>
          <m:t>b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t>a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multiplying 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a</m:t>
            </m:r>
          </m:den>
        </m:f>
      </m:oMath>
      <w:r>
        <w:t xml:space="preserve"> </w:t>
      </w:r>
      <w:r>
        <w:t xml:space="preserve">gives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s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/</m:t>
        </m:r>
        <m:r>
          <m:t>a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r>
                <m:t>s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s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first slot)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s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s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</m:t>
              </m:r>
              <m:r>
                <m:rPr>
                  <m:nor/>
                  <m:sty m:val="p"/>
                </m:rPr>
                <m:t>,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equality holds.</w:t>
      </w:r>
    </w:p>
    <w:bookmarkStart w:id="38" w:name="exm-cauchy-schwarz"/>
    <w:p>
      <w:pPr>
        <w:pStyle w:val="FirstParagraph"/>
      </w:pPr>
      <w:r>
        <w:rPr>
          <w:b/>
          <w:bCs/>
        </w:rPr>
        <w:t xml:space="preserve">Example 8 (A strict case and an equality case)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while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5</m:t>
            </m:r>
          </m:e>
        </m:rad>
        <m:r>
          <m:rPr>
            <m:sty m:val="p"/>
          </m:rPr>
          <m:t>⋅</m:t>
        </m:r>
        <m:r>
          <m:t>5</m:t>
        </m:r>
        <m:r>
          <m:rPr>
            <m:sty m:val="p"/>
          </m:rPr>
          <m:t>≈</m:t>
        </m:r>
        <m:r>
          <m:t>11.18</m:t>
        </m:r>
      </m:oMath>
      <w:r>
        <w:t xml:space="preserve">.</w:t>
      </w:r>
      <w:r>
        <w:t xml:space="preserve"> </w:t>
      </w:r>
      <w:r>
        <w:t xml:space="preserve">The inequality is strict, and the vectors are linearly independent: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≠</m:t>
        </m:r>
        <m:r>
          <m:t>4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5</m:t>
                  </m:r>
                </m:e>
              </m:rad>
              <m:r>
                <m:t> </m:t>
              </m:r>
              <m:rad>
                <m:radPr>
                  <m:degHide m:val="on"/>
                </m:radPr>
                <m:deg/>
                <m:e>
                  <m:r>
                    <m:t>20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100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equality holds.</w:t>
      </w:r>
    </w:p>
    <w:bookmarkEnd w:id="38"/>
    <w:bookmarkStart w:id="39" w:name="thm-triangle-inequality"/>
    <w:p>
      <w:pPr>
        <w:pStyle w:val="FirstParagraph"/>
      </w:pPr>
      <w:r>
        <w:rPr>
          <w:b/>
          <w:bCs/>
        </w:rPr>
        <w:t xml:space="preserve">Theorem 4 (Triangle inequality)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is at most its absolute value)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</m:eqArr>
        </m:oMath>
      </m:oMathPara>
    </w:p>
    <w:p>
      <w:pPr>
        <w:pStyle w:val="FirstParagraph"/>
      </w:pPr>
      <w:r>
        <w:t xml:space="preserve">Both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are nonnegative 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for nonnegative numbers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implies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.</w:t>
      </w:r>
    </w:p>
    <w:bookmarkStart w:id="40" w:name="exm-triangle-inequality"/>
    <w:p>
      <w:pPr>
        <w:pStyle w:val="BodyText"/>
      </w:pPr>
      <w:r>
        <w:rPr>
          <w:b/>
          <w:bCs/>
        </w:rPr>
        <w:t xml:space="preserve">Example 9 (A strict case and an equality case)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which point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equality holds.</w:t>
      </w:r>
    </w:p>
    <w:bookmarkEnd w:id="40"/>
    <w:bookmarkStart w:id="41" w:name="def-norm"/>
    <w:p>
      <w:pPr>
        <w:pStyle w:val="FirstParagraph"/>
      </w:pPr>
      <w:r>
        <w:rPr>
          <w:b/>
          <w:bCs/>
        </w:rPr>
        <w:t xml:space="preserve">Definition 4 (Norm (normed vector space))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on a real vector space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a function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:</m:t>
        </m:r>
        <m:r>
          <m:t>V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that assigns to each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t>V</m:t>
        </m:r>
      </m:oMath>
      <w:r>
        <w:t xml:space="preserve"> </w:t>
      </w:r>
      <w:r>
        <w:t xml:space="preserve">a nonnegative real number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satisfies the following three axioms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t>V</m:t>
        </m:r>
      </m:oMath>
      <w:r>
        <w:t xml:space="preserve"> </w:t>
      </w:r>
      <w:r>
        <w:t xml:space="preserve">and all scalars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Positivity and definiteness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Absolute homogeneity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 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Subadditivity (triangle inequality)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A vector space equipped with a norm is called a</w:t>
      </w:r>
      <w:r>
        <w:t xml:space="preserve"> </w:t>
      </w:r>
      <w:r>
        <w:rPr>
          <w:b/>
          <w:bCs/>
        </w:rPr>
        <w:t xml:space="preserve">normed vector space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normed space</w:t>
      </w:r>
      <w:r>
        <w:t xml:space="preserve">).</w:t>
      </w:r>
    </w:p>
    <w:bookmarkEnd w:id="41"/>
    <w:bookmarkStart w:id="43" w:name="exm-norm-euclidean"/>
    <w:p>
      <w:pPr>
        <w:pStyle w:val="BodyText"/>
      </w:pPr>
      <w:r>
        <w:rPr>
          <w:b/>
          <w:bCs/>
        </w:rPr>
        <w:t xml:space="preserve">Example 10 (Euclidean space as a normed vector space)</w:t>
      </w:r>
      <w:r>
        <w:t xml:space="preserve"> </w:t>
      </w:r>
      <w:r>
        <w:t xml:space="preserve">The Euclidean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equipped with the Euclidean norm (</w:t>
      </w:r>
      <w:hyperlink r:id="rId42">
        <w:r>
          <w:rPr>
            <w:rStyle w:val="Hyperlink"/>
          </w:rPr>
          <w:t xml:space="preserve">Definition 14 in Vectors</w:t>
        </w:r>
      </w:hyperlink>
      <w:r>
        <w:t xml:space="preserve">)</w:t>
      </w:r>
      <w:r>
        <w:t xml:space="preserve"> </w:t>
      </w:r>
      <w:r>
        <w:t xml:space="preserve">is a normed vector space:</w:t>
      </w:r>
    </w:p>
    <w:p>
      <w:pPr>
        <w:pStyle w:val="Compact"/>
        <w:numPr>
          <w:ilvl w:val="0"/>
          <w:numId w:val="1011"/>
        </w:numPr>
      </w:pPr>
      <w:r>
        <w:t xml:space="preserve">Positivity and absolute homogeneity hold by</w:t>
      </w:r>
      <w:r>
        <w:t xml:space="preserve"> 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triangle inequality holds by</w:t>
      </w:r>
      <w:r>
        <w:t xml:space="preserve"> </w:t>
      </w:r>
      <w:hyperlink w:anchor="thm-triangle-inequality">
        <w:r>
          <w:rPr>
            <w:rStyle w:val="Hyperlink"/>
          </w:rPr>
          <w:t xml:space="preserve">Theorem 4</w:t>
        </w:r>
      </w:hyperlink>
      <w:r>
        <w:t xml:space="preserve">.</w:t>
      </w:r>
    </w:p>
    <w:p>
      <w:pPr>
        <w:pStyle w:val="FirstParagraph"/>
      </w:pPr>
      <w:r>
        <w:t xml:space="preserve">Every inner product space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naturally defines an induced norm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</m:rad>
      </m:oMath>
      <w:r>
        <w:t xml:space="preserve">,</w:t>
      </w:r>
      <w:r>
        <w:t xml:space="preserve"> </w:t>
      </w:r>
      <w:r>
        <w:t xml:space="preserve">which satisfies all three norm axioms.</w:t>
      </w:r>
    </w:p>
    <w:bookmarkEnd w:id="43"/>
    <w:bookmarkStart w:id="44" w:name="def-vector-p-norm"/>
    <w:p>
      <w:pPr>
        <w:pStyle w:val="BodyText"/>
      </w:pPr>
      <w:r>
        <w:rPr>
          <w:b/>
          <w:bCs/>
        </w:rPr>
        <w:t xml:space="preserve">Definition 5 (Vector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-norm (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 infinity norm))</w:t>
      </w:r>
      <w:r>
        <w:t xml:space="preserve"> </w:t>
      </w:r>
      <w:r>
        <w:t xml:space="preserve">For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any real number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vector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-norm</w:t>
      </w:r>
      <w:r>
        <w:t xml:space="preserve"> </w:t>
      </w:r>
      <w:r>
        <w:t xml:space="preserve">(or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, traditionally named with parameter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but denoted here with exponent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to avoid clashing with the ambient vector dimension</w:t>
      </w:r>
      <w:r>
        <w:t xml:space="preserve"> </w:t>
      </w:r>
      <m:oMath>
        <m:r>
          <m:t>p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k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k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cases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are named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(also the</w:t>
      </w:r>
      <w:r>
        <w:t xml:space="preserve"> </w:t>
      </w:r>
      <w:r>
        <w:rPr>
          <w:b/>
          <w:bCs/>
        </w:rPr>
        <w:t xml:space="preserve">taxicab norm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Manhattan norm</w:t>
      </w:r>
      <w:r>
        <w:t xml:space="preserve">)</w:t>
      </w:r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.</w:t>
      </w:r>
    </w:p>
    <w:bookmarkEnd w:id="44"/>
    <w:bookmarkStart w:id="45" w:name="exm-vector-p-norm"/>
    <w:p>
      <w:pPr>
        <w:pStyle w:val="BodyText"/>
      </w:pPr>
      <w:r>
        <w:rPr>
          <w:b/>
          <w:bCs/>
        </w:rPr>
        <w:t xml:space="preserve">Example 11 (Calculating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, and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norms)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Notice that</w:t>
      </w:r>
      <w:r>
        <w:t xml:space="preserve"> </w:t>
      </w:r>
      <m:oMath>
        <m:r>
          <m:t>4</m:t>
        </m:r>
        <m:r>
          <m:rPr>
            <m:sty m:val="p"/>
          </m:rPr>
          <m:t>≤</m:t>
        </m:r>
        <m:r>
          <m:t>5</m:t>
        </m:r>
        <m:r>
          <m:rPr>
            <m:sty m:val="p"/>
          </m:rPr>
          <m:t>≤</m:t>
        </m:r>
        <m:r>
          <m:t>7</m:t>
        </m:r>
      </m:oMath>
      <w:r>
        <w:t xml:space="preserve">. For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 norms satisfy the chain of inequalities: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≤</m:t>
          </m:r>
          <m:rad>
            <m:radPr>
              <m:degHide m:val="on"/>
            </m:radPr>
            <m:deg/>
            <m:e>
              <m:r>
                <m:t>p</m:t>
              </m:r>
            </m:e>
          </m:rad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≤</m:t>
          </m:r>
          <m:r>
            <m:t>p</m:t>
          </m:r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r>
            <m:rPr>
              <m:sty m:val="p"/>
            </m:rPr>
            <m:t>.</m:t>
          </m:r>
        </m:oMath>
      </m:oMathPara>
    </w:p>
    <w:bookmarkEnd w:id="45"/>
    <w:bookmarkStart w:id="46" w:name="rem-vector-norms-sparsity"/>
    <w:p>
      <w:pPr>
        <w:pStyle w:val="FirstParagraph"/>
      </w:pPr>
      <w:r>
        <w:rPr>
          <w:i/>
          <w:iCs/>
        </w:rPr>
        <w:t xml:space="preserve">Remark 3</w:t>
      </w:r>
      <w:r>
        <w:t xml:space="preserve"> (Unit balls and regularization in machine learning). </w:t>
      </w:r>
      <w:r>
        <w:t xml:space="preserve">The unit ball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under the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norm 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sSub>
              <m:e>
                <m:r>
                  <m:t>​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≤</m:t>
            </m:r>
            <m:r>
              <m:t>1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 the unit ball is a diamond (cross-polytope) with sharp vertices along the coordinate axes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, the unit ball is the smooth round Euclidean unit disk.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the unit ball is an axis-aligned square with vertices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In regression and machine learning, adding an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penalty (Lasso regularization) to an objective function encourages sparse solutions:</w:t>
      </w:r>
      <w:r>
        <w:t xml:space="preserve"> </w:t>
      </w:r>
      <w:r>
        <w:t xml:space="preserve">the level curves of the loss function tend to make contact with the sharp corners of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unit ball on the coordinate axes, setting irrelevant feature weights exactly to zero.</w:t>
      </w:r>
      <w:r>
        <w:t xml:space="preserve"> </w:t>
      </w:r>
      <w:r>
        <w:t xml:space="preserve">In contrast, the smooth spherical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penalty (Ridge regularization) shrinks all weights toward zero without setting them exactly to zero.</w:t>
      </w:r>
    </w:p>
    <w:bookmarkEnd w:id="46"/>
    <w:bookmarkStart w:id="47" w:name="def-infinity-norm"/>
    <w:p>
      <w:pPr>
        <w:pStyle w:val="BodyText"/>
      </w:pPr>
      <w:r>
        <w:rPr>
          <w:b/>
          <w:bCs/>
        </w:rPr>
        <w:t xml:space="preserve">Definition 6 (Infinity norm (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 maximum norm, Chebyshev norm))</w:t>
      </w:r>
      <w:r>
        <w:t xml:space="preserve"> </w:t>
      </w:r>
      <w:r>
        <w:t xml:space="preserve">For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infinity norm</w:t>
      </w:r>
      <w:r>
        <w:t xml:space="preserve"> </w:t>
      </w:r>
      <w:r>
        <w:t xml:space="preserve">(also the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,</w:t>
      </w:r>
      <w:r>
        <w:t xml:space="preserve"> </w:t>
      </w:r>
      <w:r>
        <w:rPr>
          <w:b/>
          <w:bCs/>
        </w:rPr>
        <w:t xml:space="preserve">maximum norm</w:t>
      </w:r>
      <w:r>
        <w:t xml:space="preserve">, or</w:t>
      </w:r>
      <w:r>
        <w:t xml:space="preserve"> </w:t>
      </w:r>
      <w:r>
        <w:rPr>
          <w:b/>
          <w:bCs/>
        </w:rPr>
        <w:t xml:space="preserve">Chebyshev norm</w:t>
      </w:r>
      <w:r>
        <w:t xml:space="preserve">) is defined separately from the</w:t>
      </w:r>
      <w:r>
        <w:t xml:space="preserve"> </w:t>
      </w:r>
      <m:oMath>
        <m:r>
          <m:t>p</m:t>
        </m:r>
      </m:oMath>
      <w:r>
        <w:t xml:space="preserve">-norms (</w:t>
      </w:r>
      <w:hyperlink w:anchor="def-vector-p-norm">
        <w:r>
          <w:rPr>
            <w:rStyle w:val="Hyperlink"/>
          </w:rPr>
          <w:t xml:space="preserve">Definition 5</w:t>
        </w:r>
      </w:hyperlink>
      <w:r>
        <w:t xml:space="preserve">) by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1</m:t>
              </m:r>
              <m:r>
                <m:rPr>
                  <m:sty m:val="p"/>
                </m:rPr>
                <m:t>≤</m:t>
              </m:r>
              <m:r>
                <m:t>i</m:t>
              </m:r>
              <m:r>
                <m:rPr>
                  <m:sty m:val="p"/>
                </m:rPr>
                <m:t>≤</m:t>
              </m:r>
              <m:r>
                <m:t>p</m:t>
              </m:r>
            </m:lim>
          </m:limLow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7"/>
    <w:bookmarkStart w:id="48" w:name="thm-vector-p-norm"/>
    <w:p>
      <w:pPr>
        <w:pStyle w:val="FirstParagraph"/>
      </w:pPr>
      <w:r>
        <w:rPr>
          <w:b/>
          <w:bCs/>
        </w:rPr>
        <w:t xml:space="preserve">Theorem 5 (The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 infinity norms, and the norm axioms)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Sup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which is the Euclidean norm (</w:t>
      </w:r>
      <w:hyperlink r:id="rId42">
        <w:r>
          <w:rPr>
            <w:rStyle w:val="Hyperlink"/>
          </w:rPr>
          <w:t xml:space="preserve">Definition 14 in Vectors</w:t>
        </w:r>
      </w:hyperlink>
      <w:r>
        <w:t xml:space="preserve">).</w:t>
      </w:r>
    </w:p>
    <w:p>
      <w:pPr>
        <w:pStyle w:val="Compact"/>
        <w:numPr>
          <w:ilvl w:val="0"/>
          <w:numId w:val="1014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k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For every real number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 and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a norm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norm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Setting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def-vector-p-norm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r>
                  <m:t>​</m:t>
                </m:r>
              </m:e>
            </m:nary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</m:d>
        <m:sSup>
          <m:e>
            <m:r>
              <m:t>​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Setting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r>
                  <m:t>​</m:t>
                </m:r>
              </m:e>
            </m:nary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 every real number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every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 and so 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  <w:r>
        <w:t xml:space="preserve"> </w:t>
      </w:r>
      <w:r>
        <w:t xml:space="preserve">Otherwise, 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 and pick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M</m:t>
        </m:r>
      </m:oMath>
      <w:r>
        <w:t xml:space="preserve">.</w:t>
      </w:r>
      <w:r>
        <w:t xml:space="preserve"> </w:t>
      </w:r>
      <w:r>
        <w:t xml:space="preserve">Every term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at most</w:t>
      </w:r>
      <w:r>
        <w:t xml:space="preserve"> </w:t>
      </w:r>
      <m:oMath>
        <m:sSup>
          <m:e>
            <m:r>
              <m:t>M</m:t>
            </m:r>
          </m:e>
          <m:sup>
            <m:r>
              <m:t>k</m:t>
            </m:r>
          </m:sup>
        </m:sSup>
      </m:oMath>
      <w:r>
        <w:t xml:space="preserve">, and the</w:t>
      </w:r>
      <w:r>
        <w:t xml:space="preserve"> </w:t>
      </w:r>
      <m:oMath>
        <m:r>
          <m:t>j</m:t>
        </m:r>
      </m:oMath>
      <w:r>
        <w:t xml:space="preserve">th term equals</w:t>
      </w:r>
      <w:r>
        <w:t xml:space="preserve"> </w:t>
      </w:r>
      <m:oMath>
        <m:sSup>
          <m:e>
            <m:r>
              <m:t>M</m:t>
            </m:r>
          </m:e>
          <m:sup>
            <m:r>
              <m:t>k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M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≤</m:t>
          </m:r>
          <m:r>
            <m:t>p</m:t>
          </m:r>
          <m:r>
            <m:t> </m:t>
          </m:r>
          <m:sSup>
            <m:e>
              <m:r>
                <m:t>M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Taking the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power, which preserves order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r>
            <m:t>M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≤</m:t>
          </m:r>
          <m:sSup>
            <m:e>
              <m:r>
                <m:t>p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k</m:t>
              </m:r>
            </m:sup>
          </m:sSup>
          <m:r>
            <m:t>M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</w:t>
      </w:r>
      <w:r>
        <w:t xml:space="preserve"> </w:t>
      </w:r>
      <m:oMath>
        <m:r>
          <m:t>k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p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ln</m:t>
                </m:r>
                <m:r>
                  <m:t>p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  <m:r>
          <m:rPr>
            <m:sty m:val="p"/>
          </m:rPr>
          <m:t>→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squeezed between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a quantity that tends to</w:t>
      </w:r>
      <w:r>
        <w:t xml:space="preserve"> </w:t>
      </w:r>
      <m:oMath>
        <m:r>
          <m:t>M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→</m:t>
        </m:r>
        <m:r>
          <m:t>M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3, finite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</w:p>
    <w:p>
      <w:pPr>
        <w:numPr>
          <w:ilvl w:val="0"/>
          <w:numId w:val="1015"/>
        </w:numPr>
      </w:pPr>
      <w:r>
        <w:rPr>
          <w:i/>
          <w:iCs/>
        </w:rPr>
        <w:t xml:space="preserve">Positivity and definiteness.</w:t>
      </w:r>
      <w:r>
        <w:t xml:space="preserve"> </w:t>
      </w:r>
      <w:r>
        <w:t xml:space="preserve">Each term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 that is,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numPr>
          <w:ilvl w:val="0"/>
          <w:numId w:val="1015"/>
        </w:numPr>
      </w:pPr>
      <w:r>
        <w:rPr>
          <w:i/>
          <w:iCs/>
        </w:rPr>
        <w:t xml:space="preserve">Absolute homogeneity.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c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c</m:t>
                      </m:r>
                      <m:r>
                        <m:t> 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k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c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k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k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, and factor out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k</m:t>
              </m:r>
              <m:r>
                <m:rPr>
                  <m:nor/>
                  <m:sty m:val="p"/>
                </m:rPr>
                <m:t> power of each factor)</m:t>
              </m:r>
            </m:e>
          </m:eqArr>
        </m:oMath>
      </m:oMathPara>
    </w:p>
    <w:p>
      <w:pPr>
        <w:numPr>
          <w:ilvl w:val="0"/>
          <w:numId w:val="1015"/>
        </w:numPr>
      </w:pPr>
      <w:r>
        <w:rPr>
          <w:i/>
          <w:iCs/>
        </w:rPr>
        <w:t xml:space="preserve">Triangle inequality.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both sides of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Otherwise, let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λ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/</m:t>
        </m:r>
        <m:r>
          <m:t>b</m:t>
        </m:r>
      </m:oMath>
      <w:r>
        <w:t xml:space="preserve">.</w:t>
      </w:r>
      <w:r>
        <w:t xml:space="preserve"> </w:t>
      </w:r>
      <w:r>
        <w:t xml:space="preserve">By absolute homogeneity,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num>
            <m:den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den>
          </m:f>
          <m:r>
            <m:rPr>
              <m:sty m:val="p"/>
            </m:rPr>
            <m:t>=</m:t>
          </m:r>
          <m:r>
            <m:t>λ</m:t>
          </m:r>
          <m:r>
            <m:t> 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λ</m:t>
          </m:r>
          <m:r>
            <m:rPr>
              <m:sty m:val="p"/>
            </m:rPr>
            <m:t>)</m:t>
          </m:r>
          <m:r>
            <m:t> 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The function</w:t>
      </w:r>
      <w:r>
        <w:t xml:space="preserve"> </w:t>
      </w:r>
      <m:oMath>
        <m:r>
          <m:t>s</m:t>
        </m:r>
        <m:r>
          <m:rPr>
            <m:sty m:val="p"/>
          </m:rPr>
          <m:t>↦</m:t>
        </m:r>
        <m:sSup>
          <m:e>
            <m:r>
              <m:t>s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non-decreasing and convex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(its second derivative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 </w:t>
      </w:r>
      <w:r>
        <w:t xml:space="preserve">is nonnegative).</w:t>
      </w:r>
      <w:r>
        <w:t xml:space="preserve"> </w:t>
      </w:r>
      <w:r>
        <w:t xml:space="preserve">So for each coordinate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λ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λ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numbers; </m:t>
              </m:r>
              <m:sSup>
                <m:e>
                  <m:r>
                    <m:t>s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 is non-decreasing)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λ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s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 is convex)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Summing over</w:t>
      </w:r>
      <w:r>
        <w:t xml:space="preserve"> </w:t>
      </w:r>
      <m:oMath>
        <m:r>
          <m:t>i</m:t>
        </m:r>
      </m:oMath>
      <w:r>
        <w:t xml:space="preserve">, and using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u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</m:d>
        <m:sSubSup>
          <m:e>
            <m:r>
              <m:t>​</m:t>
            </m:r>
          </m:e>
          <m:sub>
            <m:r>
              <m:t>k</m:t>
            </m:r>
          </m:sub>
          <m:sup>
            <m:r>
              <m:t>k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likewise for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λ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</m:d>
          <m:sSubSup>
            <m:e>
              <m:r>
                <m:t>​</m:t>
              </m:r>
            </m:e>
            <m:sub>
              <m:r>
                <m:t>k</m:t>
              </m:r>
            </m:sub>
            <m:sup>
              <m:r>
                <m:t>k</m:t>
              </m:r>
            </m:sup>
          </m:sSubSup>
          <m:r>
            <m:rPr>
              <m:sty m:val="p"/>
            </m:rPr>
            <m:t>≤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λ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by absolute homogeneity, that is,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Part 3,</w:t>
      </w:r>
      <w:r>
        <w:rPr>
          <w:b/>
          <w:bCs/>
        </w:rP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, and the largest of them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  <m:r>
              <m:t> 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is at most the maximum)</m:t>
              </m:r>
            </m:e>
          </m:eqArr>
        </m:oMath>
      </m:oMathPara>
    </w:p>
    <w:p>
      <w:pPr>
        <w:pStyle w:val="FirstParagraph"/>
      </w:pPr>
      <w:r>
        <w:t xml:space="preserve">and taking the maximum over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on the left gives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</w:p>
    <w:bookmarkStart w:id="49" w:name="exm-vector-p-norm-limit"/>
    <w:p>
      <w:pPr>
        <w:pStyle w:val="BodyText"/>
      </w:pPr>
      <w:r>
        <w:rPr>
          <w:b/>
          <w:bCs/>
        </w:rPr>
        <w:t xml:space="preserve">Example 12 (The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k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 approaches the maximum norm as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grows)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code computes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for several values of</w:t>
      </w:r>
      <w:r>
        <w:t xml:space="preserve"> </w:t>
      </w:r>
      <m:oMath>
        <m:r>
          <m:t>k</m:t>
        </m:r>
      </m:oMath>
      <w:r>
        <w:t xml:space="preserve">, including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as the maximum,</w:t>
      </w:r>
      <w:r>
        <w:t xml:space="preserve"> </w:t>
      </w:r>
      <w:r>
        <w:t xml:space="preserve">and checks the triangle inequality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at each of them.</w:t>
      </w:r>
    </w:p>
    <w:p>
      <w:pPr>
        <w:pStyle w:val="SourceCode"/>
      </w:pPr>
      <w:r>
        <w:rPr>
          <w:rStyle w:val="NormalTok"/>
        </w:rPr>
        <w:t xml:space="preserve">lk_norm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k)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is.infinite</w:t>
      </w:r>
      <w:r>
        <w:rPr>
          <w:rStyle w:val="NormalTok"/>
        </w:rPr>
        <w:t xml:space="preserve">(k))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(x))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k)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k)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(ks,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(x, k))</w:t>
      </w:r>
      <w:r>
        <w:br/>
      </w:r>
      <w:r>
        <w:rPr>
          <w:rStyle w:val="NormalTok"/>
        </w:rPr>
        <w:t xml:space="preserve">triangle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y, k)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(x, k)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(y, k)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ks, </w:t>
      </w:r>
      <w:r>
        <w:rPr>
          <w:rStyle w:val="AttributeTok"/>
        </w:rPr>
        <w:t xml:space="preserve">norm =</w:t>
      </w:r>
      <w:r>
        <w:rPr>
          <w:rStyle w:val="NormalTok"/>
        </w:rPr>
        <w:t xml:space="preserve"> norms, </w:t>
      </w:r>
      <w:r>
        <w:rPr>
          <w:rStyle w:val="AttributeTok"/>
        </w:rPr>
        <w:t xml:space="preserve">triangle_holds =</w:t>
      </w:r>
      <w:r>
        <w:rPr>
          <w:rStyle w:val="NormalTok"/>
        </w:rPr>
        <w:t xml:space="preserve"> triangle)</w:t>
      </w:r>
      <w:r>
        <w:br/>
      </w:r>
      <w:r>
        <w:rPr>
          <w:rStyle w:val="CommentTok"/>
        </w:rPr>
        <w:t xml:space="preserve">#&gt; # A tibble: 8 × 3</w:t>
      </w:r>
      <w:r>
        <w:br/>
      </w:r>
      <w:r>
        <w:rPr>
          <w:rStyle w:val="CommentTok"/>
        </w:rPr>
        <w:t xml:space="preserve">#&gt;       k  norm triangle_holds</w:t>
      </w:r>
      <w:r>
        <w:br/>
      </w:r>
      <w:r>
        <w:rPr>
          <w:rStyle w:val="CommentTok"/>
        </w:rPr>
        <w:t xml:space="preserve">#&gt;   &lt;dbl&gt; &lt;dbl&gt; &lt;lgl&gt;         </w:t>
      </w:r>
      <w:r>
        <w:br/>
      </w:r>
      <w:r>
        <w:rPr>
          <w:rStyle w:val="CommentTok"/>
        </w:rPr>
        <w:t xml:space="preserve">#&gt; 1     1  7    TRUE          </w:t>
      </w:r>
      <w:r>
        <w:br/>
      </w:r>
      <w:r>
        <w:rPr>
          <w:rStyle w:val="CommentTok"/>
        </w:rPr>
        <w:t xml:space="preserve">#&gt; 2     2  5    TRUE          </w:t>
      </w:r>
      <w:r>
        <w:br/>
      </w:r>
      <w:r>
        <w:rPr>
          <w:rStyle w:val="CommentTok"/>
        </w:rPr>
        <w:t xml:space="preserve">#&gt; 3     4  4.28 TRUE          </w:t>
      </w:r>
      <w:r>
        <w:br/>
      </w:r>
      <w:r>
        <w:rPr>
          <w:rStyle w:val="CommentTok"/>
        </w:rPr>
        <w:t xml:space="preserve">#&gt; 4     8  4.05 TRUE          </w:t>
      </w:r>
      <w:r>
        <w:br/>
      </w:r>
      <w:r>
        <w:rPr>
          <w:rStyle w:val="CommentTok"/>
        </w:rPr>
        <w:t xml:space="preserve">#&gt; 5    16  4.00 TRUE          </w:t>
      </w:r>
      <w:r>
        <w:br/>
      </w:r>
      <w:r>
        <w:rPr>
          <w:rStyle w:val="CommentTok"/>
        </w:rPr>
        <w:t xml:space="preserve">#&gt; 6    32  4.00 TRUE          </w:t>
      </w:r>
      <w:r>
        <w:br/>
      </w:r>
      <w:r>
        <w:rPr>
          <w:rStyle w:val="CommentTok"/>
        </w:rPr>
        <w:t xml:space="preserve">#&gt; 7    64  4.00 TRUE          </w:t>
      </w:r>
      <w:r>
        <w:br/>
      </w:r>
      <w:r>
        <w:rPr>
          <w:rStyle w:val="CommentTok"/>
        </w:rPr>
        <w:t xml:space="preserve">#&gt; 8   Inf  4    TRUE</w:t>
      </w:r>
    </w:p>
    <w:p>
      <w:pPr>
        <w:pStyle w:val="FirstParagraph"/>
      </w:pPr>
      <w:r>
        <w:t xml:space="preserve">By part 1 of</w:t>
      </w:r>
      <w:r>
        <w:t xml:space="preserve"> </w:t>
      </w:r>
      <w:hyperlink w:anchor="thm-vector-p-norm">
        <w:r>
          <w:rPr>
            <w:rStyle w:val="Hyperlink"/>
          </w:rPr>
          <w:t xml:space="preserve">Theorem 5</w:t>
        </w:r>
      </w:hyperlink>
      <w:r>
        <w:t xml:space="preserve">,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norm 7 equals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4</m:t>
            </m:r>
          </m:e>
        </m:d>
        <m:r>
          <m:t>​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norm 5 equals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3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4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By part 2, the norms approach the maximum norm 4:</w:t>
      </w:r>
      <w:r>
        <w:t xml:space="preserve"> </w:t>
      </w:r>
      <w:r>
        <w:t xml:space="preserve">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ℓ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norm is within</w:t>
      </w:r>
      <w:r>
        <w:t xml:space="preserve"> </w:t>
      </w:r>
      <w:r>
        <w:t xml:space="preserve">0.00000000063 of it.</w:t>
      </w:r>
      <w:r>
        <w:t xml:space="preserve"> </w:t>
      </w:r>
      <w:r>
        <w:t xml:space="preserve">By part 3, the triangle inequality holds at all 8 of the 8 values of</w:t>
      </w:r>
      <w:r>
        <w:t xml:space="preserve"> </w:t>
      </w:r>
      <m:oMath>
        <m:r>
          <m:t>k</m:t>
        </m:r>
      </m:oMath>
      <w:r>
        <w:t xml:space="preserve">.</w:t>
      </w:r>
    </w:p>
    <w:bookmarkEnd w:id="49"/>
    <w:bookmarkStart w:id="50" w:name="def-cosine-sine"/>
    <w:p>
      <w:pPr>
        <w:pStyle w:val="BodyText"/>
      </w:pPr>
      <w:r>
        <w:rPr>
          <w:b/>
          <w:bCs/>
        </w:rPr>
        <w:t xml:space="preserve">Definition 7 (Cosine and sine)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unit circle</w:t>
      </w:r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 plane with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  <m:r>
          <m:rPr>
            <m:sty m:val="p"/>
          </m:rPr>
          <m:t>≈</m:t>
        </m:r>
        <m:r>
          <m:t>3.14159</m:t>
        </m:r>
      </m:oMath>
      <w:r>
        <w:t xml:space="preserve"> </w:t>
      </w:r>
      <w:r>
        <w:t xml:space="preserve">is half of its circumference.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θ</m:t>
        </m:r>
      </m:oMath>
      <w:r>
        <w:t xml:space="preserve">, start at 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 move a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along the unit circle,</w:t>
      </w:r>
      <w:r>
        <w:t xml:space="preserve"> </w:t>
      </w:r>
      <w:r>
        <w:t xml:space="preserve">counterclockwise if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clockwise if</w:t>
      </w:r>
      <w:r>
        <w:t xml:space="preserve"> </w:t>
      </w:r>
      <m:oMath>
        <m:r>
          <m:t>θ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The point reached 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its first coordinate is the</w:t>
      </w:r>
      <w:r>
        <w:t xml:space="preserve"> </w:t>
      </w:r>
      <w:r>
        <w:rPr>
          <w:b/>
          <w:bCs/>
        </w:rPr>
        <w:t xml:space="preserve">cosine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its second coordinate is the</w:t>
      </w:r>
      <w:r>
        <w:t xml:space="preserve"> </w:t>
      </w:r>
      <w:r>
        <w:rPr>
          <w:b/>
          <w:bCs/>
        </w:rPr>
        <w:t xml:space="preserve">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50"/>
    <w:bookmarkStart w:id="51" w:name="exm-cosine-sine"/>
    <w:p>
      <w:pPr>
        <w:pStyle w:val="BodyText"/>
      </w:pPr>
      <w:r>
        <w:rPr>
          <w:b/>
          <w:bCs/>
        </w:rPr>
        <w:t xml:space="preserve">Example 13 (Cosines and sines of some angles)</w:t>
      </w:r>
      <w:r>
        <w:t xml:space="preserve"> </w:t>
      </w:r>
      <w:r>
        <w:t xml:space="preserve"> </w:t>
      </w:r>
    </w:p>
    <w:p>
      <w:pPr>
        <w:numPr>
          <w:ilvl w:val="0"/>
          <w:numId w:val="1016"/>
        </w:numPr>
      </w:pP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stays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goes half way around the circle, 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t>π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goes a quarter of the way round, 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goes an eighth of the way round,</w:t>
      </w:r>
      <w:r>
        <w:t xml:space="preserve"> </w:t>
      </w:r>
      <w:r>
        <w:t xml:space="preserve">to the point of the circle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There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≈</m:t>
        </m:r>
        <m:r>
          <m:t>0.7071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Angles are also measured in</w:t>
      </w:r>
      <w:r>
        <w:t xml:space="preserve"> </w:t>
      </w:r>
      <w:r>
        <w:rPr>
          <w:i/>
          <w:iCs/>
        </w:rPr>
        <w:t xml:space="preserve">degrees</w:t>
      </w:r>
      <w:r>
        <w:t xml:space="preserve">, with a full turn of</w:t>
      </w:r>
      <w:r>
        <w:t xml:space="preserve"> </w:t>
      </w:r>
      <m:oMath>
        <m:r>
          <m:t>2</m:t>
        </m:r>
        <m:r>
          <m:t>π</m:t>
        </m:r>
      </m:oMath>
      <w:r>
        <w:t xml:space="preserve"> </w:t>
      </w:r>
      <w:r>
        <w:t xml:space="preserve">equal to</w:t>
      </w:r>
      <w:r>
        <w:t xml:space="preserve"> </w:t>
      </w:r>
      <m:oMath>
        <m:r>
          <m:t>360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so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 and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45</m:t>
        </m:r>
      </m:oMath>
      <w:r>
        <w:t xml:space="preserve"> </w:t>
      </w:r>
      <w:r>
        <w:t xml:space="preserve">degrees.</w:t>
      </w:r>
    </w:p>
    <w:bookmarkEnd w:id="51"/>
    <w:bookmarkStart w:id="52" w:name="def-angle"/>
    <w:p>
      <w:pPr>
        <w:pStyle w:val="BodyText"/>
      </w:pPr>
      <w:r>
        <w:rPr>
          <w:b/>
          <w:bCs/>
        </w:rPr>
        <w:t xml:space="preserve">Definition 8 (Angle between two vectors)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angle</w:t>
      </w:r>
      <w:r>
        <w:t xml:space="preserve"> </w:t>
      </w:r>
      <w:r>
        <w:t xml:space="preserve">between two nonzero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unique number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whose cosine (</w:t>
      </w:r>
      <w:hyperlink w:anchor="def-cosine-sine">
        <w:r>
          <w:rPr>
            <w:rStyle w:val="Hyperlink"/>
          </w:rPr>
          <w:t xml:space="preserve">Definition 7</w:t>
        </w:r>
      </w:hyperlink>
      <w:r>
        <w:t xml:space="preserve">) 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θ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2"/>
    <w:bookmarkStart w:id="53" w:name="rem-angle-well-defined"/>
    <w:p>
      <w:pPr>
        <w:pStyle w:val="FirstParagraph"/>
      </w:pPr>
      <w:r>
        <w:rPr>
          <w:i/>
          <w:iCs/>
        </w:rPr>
        <w:t xml:space="preserve">Remark 4</w:t>
      </w:r>
      <w:r>
        <w:t xml:space="preserve"> (Why the angle is well defined). </w:t>
      </w:r>
      <w:r>
        <w:t xml:space="preserve">The denominator is positive, because both vectors are nonzero 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by</w:t>
      </w:r>
      <w:r>
        <w:t xml:space="preserve"> </w:t>
      </w:r>
      <w:hyperlink w:anchor="thm-cauchy-schwarz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the ratio lies between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is decreasing from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takes each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once,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angle is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for nonzero vectors, orthogonal (</w:t>
      </w:r>
      <w:hyperlink r:id="rId22">
        <w:r>
          <w:rPr>
            <w:rStyle w:val="Hyperlink"/>
          </w:rPr>
          <w:t xml:space="preserve">Definition 13 in Vectors</w:t>
        </w:r>
      </w:hyperlink>
      <w:r>
        <w:t xml:space="preserve">) means at a right angle.</w:t>
      </w:r>
    </w:p>
    <w:bookmarkEnd w:id="53"/>
    <w:bookmarkStart w:id="54" w:name="exm-angle"/>
    <w:p>
      <w:pPr>
        <w:pStyle w:val="BodyText"/>
      </w:pPr>
      <w:r>
        <w:rPr>
          <w:b/>
          <w:bCs/>
        </w:rPr>
        <w:t xml:space="preserve">Example 14 (Some angles in the plane)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⋅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numPr>
          <w:ilvl w:val="0"/>
          <w:numId w:val="1017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  <m:r>
                    <m:t> </m:t>
                  </m:r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numPr>
          <w:ilvl w:val="0"/>
          <w:numId w:val="1017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.</w:t>
      </w:r>
    </w:p>
    <w:p>
      <w:pPr>
        <w:numPr>
          <w:ilvl w:val="0"/>
          <w:numId w:val="1017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: there is no angle,</w:t>
      </w:r>
      <w:r>
        <w:t xml:space="preserve"> </w:t>
      </w:r>
      <w:r>
        <w:t xml:space="preserve">because the ratio would divide by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4"/>
    <w:bookmarkStart w:id="55" w:name="def-cosine-similarity"/>
    <w:p>
      <w:pPr>
        <w:pStyle w:val="FirstParagraph"/>
      </w:pPr>
      <w:r>
        <w:rPr>
          <w:b/>
          <w:bCs/>
        </w:rPr>
        <w:t xml:space="preserve">Definition 9 (Cosine similarity)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cosine similarity</w:t>
      </w:r>
      <w:r>
        <w:t xml:space="preserve"> </w:t>
      </w:r>
      <w:r>
        <w:t xml:space="preserve">between two nonzero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t xml:space="preserve">the cosine of the angle between them (</w:t>
      </w:r>
      <w:hyperlink w:anchor="def-angle">
        <w:r>
          <w:rPr>
            <w:rStyle w:val="Hyperlink"/>
          </w:rPr>
          <w:t xml:space="preserve">Definition 8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5"/>
    <w:bookmarkStart w:id="56" w:name="exm-cosine-similarity"/>
    <w:p>
      <w:pPr>
        <w:pStyle w:val="FirstParagraph"/>
      </w:pPr>
      <w:r>
        <w:rPr>
          <w:b/>
          <w:bCs/>
        </w:rPr>
        <w:t xml:space="preserve">Example 15 (Cosine similarity of parallel, orthogonal, and arbitrary vectors)</w:t>
      </w:r>
      <w:r>
        <w:t xml:space="preserve"> </w:t>
      </w:r>
      <w:r>
        <w:t xml:space="preserve">For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numPr>
          <w:ilvl w:val="0"/>
          <w:numId w:val="1018"/>
        </w:numPr>
      </w:pPr>
      <w:r>
        <w:t xml:space="preserve">Parallel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cossim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  <m:r>
                    <m:t> </m:t>
                  </m:r>
                  <m:rad>
                    <m:radPr>
                      <m:degHide m:val="on"/>
                    </m:radPr>
                    <m:deg/>
                    <m:e>
                      <m:r>
                        <m:t>20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10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Orthogonal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cossim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  <m:r>
                    <m:t> </m:t>
                  </m:r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Arbitrary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cossim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 both vectors have unit Euclidean norm (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cosine similarity equals their inner product:</w:t>
      </w:r>
      <w:r>
        <w:t xml:space="preserve"> </w:t>
      </w:r>
      <m:oMath>
        <m:r>
          <m:rPr>
            <m:sty m:val="p"/>
          </m:rPr>
          <m:t>cossim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</m:oMath>
      <w:r>
        <w:t xml:space="preserve">.</w:t>
      </w:r>
    </w:p>
    <w:bookmarkEnd w:id="56"/>
    <w:bookmarkStart w:id="57" w:name="X64c41f557e7f698c947bb0d906d626137043d1e"/>
    <w:p>
      <w:pPr>
        <w:pStyle w:val="BodyText"/>
      </w:pPr>
      <w:r>
        <w:rPr>
          <w:b/>
          <w:bCs/>
        </w:rPr>
        <w:t xml:space="preserve">Definition 10 (Cosine similarity in an inner product space)</w:t>
      </w:r>
      <w:r>
        <w:t xml:space="preserve"> </w:t>
      </w:r>
      <w:r>
        <w:t xml:space="preserve">In a general real inner product space 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 with inner product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 </w:t>
      </w:r>
      <w:r>
        <w:t xml:space="preserve">and induced norm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cosine similarity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7"/>
    <w:bookmarkEnd w:id="58"/>
    <w:bookmarkStart w:id="90" w:name="sec-gram-schmidt"/>
    <w:p>
      <w:pPr>
        <w:pStyle w:val="Heading2"/>
      </w:pPr>
      <w:r>
        <w:t xml:space="preserve">3 Orthonormal bases and Gram-Schmidt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Like</w:t>
            </w:r>
            <w:r>
              <w:t xml:space="preserve"> </w:t>
            </w:r>
            <w:hyperlink w:anchor="sec-cauchy-schwarz">
              <w:r>
                <w:rPr>
                  <w:rStyle w:val="Hyperlink"/>
                </w:rPr>
                <w:t xml:space="preserve">Section 2</w:t>
              </w:r>
            </w:hyperlink>
            <w:r>
              <w:t xml:space="preserve">, 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leaves the proof that orthonormal vectors are linearly independent to class;</w:t>
            </w:r>
            <w:r>
              <w:t xml:space="preserve"> </w:t>
            </w:r>
            <w:r>
              <w:t xml:space="preserve">it is written out here.</w:t>
            </w:r>
          </w:p>
          <w:p/>
        </w:tc>
      </w:tr>
    </w:tbl>
    <w:bookmarkStart w:id="61" w:name="thm-dot-linear-sum"/>
    <w:p>
      <w:pPr>
        <w:pStyle w:val="BodyText"/>
      </w:pPr>
      <w:r>
        <w:rPr>
          <w:b/>
          <w:bCs/>
        </w:rPr>
        <w:t xml:space="preserve">Theorem 6 (The dot product of a vector with a linear combination)</w:t>
      </w:r>
      <w:r>
        <w:t xml:space="preserve"> </w:t>
      </w:r>
      <w:r>
        <w:t xml:space="preserve">For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sSub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u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j</m:t>
            </m:r>
          </m:sub>
        </m:sSub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over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(commute the factors in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2" w:name="exm-dot-linear-sum"/>
    <w:p>
      <w:pPr>
        <w:pStyle w:val="FirstParagraph"/>
      </w:pPr>
      <w:r>
        <w:rPr>
          <w:b/>
          <w:bCs/>
        </w:rPr>
        <w:t xml:space="preserve">Example 16 (Dotting with a combination of three vectors)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 take the combination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4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Directly,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ot-linear-sum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12</m:t>
        </m:r>
      </m:oMath>
      <w:r>
        <w:t xml:space="preserve">, the same number.</w:t>
      </w:r>
    </w:p>
    <w:bookmarkEnd w:id="62"/>
    <w:bookmarkStart w:id="64" w:name="thm-orthonormal-independent"/>
    <w:p>
      <w:pPr>
        <w:pStyle w:val="BodyText"/>
      </w:pPr>
      <w:r>
        <w:rPr>
          <w:b/>
          <w:bCs/>
        </w:rPr>
        <w:t xml:space="preserve">Theorem 7 (Orthonormal vectors are linearly independent)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orthonormal (</w:t>
      </w:r>
      <w:hyperlink r:id="rId63">
        <w:r>
          <w:rPr>
            <w:rStyle w:val="Hyperlink"/>
          </w:rPr>
          <w:t xml:space="preserve">Definition 17 in Vectors</w:t>
        </w:r>
      </w:hyperlink>
      <w:r>
        <w:t xml:space="preserve">),</w:t>
      </w:r>
      <w:r>
        <w:t xml:space="preserve"> </w:t>
      </w:r>
      <w:r>
        <w:t xml:space="preserve">then they are linearly independent 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fix any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between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term of the dot product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supposed equation)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</m:t>
              </m:r>
              <m:r>
                <m:t>1</m:t>
              </m:r>
              <m:r>
                <m:rPr>
                  <m:nor/>
                  <m:sty m:val="p"/>
                </m:rPr>
                <m:t> if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and </m:t>
              </m:r>
              <m:r>
                <m:t>0</m:t>
              </m:r>
              <m:r>
                <m:rPr>
                  <m:nor/>
                  <m:sty m:val="p"/>
                </m:rPr>
                <m:t> otherwise)</m:t>
              </m:r>
            </m:e>
          </m:eqArr>
        </m:oMath>
      </m:oMathPara>
    </w:p>
    <w:p>
      <w:pPr>
        <w:pStyle w:val="FirstParagraph"/>
      </w:pP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65" w:name="exm-orthonormal-independent"/>
    <w:p>
      <w:pPr>
        <w:pStyle w:val="BodyText"/>
      </w:pPr>
      <w:r>
        <w:rPr>
          <w:b/>
          <w:bCs/>
        </w:rPr>
        <w:t xml:space="preserve">Example 17 (Three orthonormal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r>
            <m:t> 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r>
            <m:t> 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Each has norm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likewise for the others.</w:t>
      </w:r>
      <w:r>
        <w:t xml:space="preserve"> </w:t>
      </w:r>
      <w:r>
        <w:t xml:space="preserve">They are mutually orthogonal: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has its only nonzero entry where the others have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by</w:t>
      </w:r>
      <w:r>
        <w:t xml:space="preserve"> </w:t>
      </w:r>
      <w:hyperlink w:anchor="thm-orthonormal-independent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they are linearly independent,</w:t>
      </w:r>
      <w:r>
        <w:t xml:space="preserve"> </w:t>
      </w:r>
      <w:r>
        <w:t xml:space="preserve">with no need to solve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3</m:t>
            </m:r>
          </m:sub>
        </m:sSub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converse fails: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they are not orthonormal,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65"/>
    <w:bookmarkStart w:id="67" w:name="def-orthonormal-basis"/>
    <w:p>
      <w:pPr>
        <w:pStyle w:val="BodyText"/>
      </w:pPr>
      <w:r>
        <w:rPr>
          <w:b/>
          <w:bCs/>
        </w:rPr>
        <w:t xml:space="preserve">Definition 11 (Orthonormal basis)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orthonormal basis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66">
        <w:r>
          <w:rPr>
            <w:rStyle w:val="Hyperlink"/>
          </w:rPr>
          <w:t xml:space="preserve">Definition 6 in Subspaces and Rank</w:t>
        </w:r>
      </w:hyperlink>
      <w:r>
        <w:t xml:space="preserve">)</w:t>
      </w:r>
      <w:r>
        <w:t xml:space="preserve"> </w:t>
      </w:r>
      <w:r>
        <w:t xml:space="preserve">whose vectors are orthonormal (</w:t>
      </w:r>
      <w:hyperlink r:id="rId63">
        <w:r>
          <w:rPr>
            <w:rStyle w:val="Hyperlink"/>
          </w:rPr>
          <w:t xml:space="preserve">Definition 17 in Vectors</w:t>
        </w:r>
      </w:hyperlink>
      <w:r>
        <w:t xml:space="preserve">).</w:t>
      </w:r>
    </w:p>
    <w:bookmarkEnd w:id="67"/>
    <w:bookmarkStart w:id="71" w:name="exm-orthonormal-basis"/>
    <w:p>
      <w:pPr>
        <w:pStyle w:val="BodyText"/>
      </w:pPr>
      <w:r>
        <w:rPr>
          <w:b/>
          <w:bCs/>
        </w:rPr>
        <w:t xml:space="preserve">Example 18 (Orthonormal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9"/>
        </w:numPr>
      </w:pPr>
      <w:r>
        <w:t xml:space="preserve">The indicator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are orthonormal</w:t>
      </w:r>
    </w:p>
    <w:p>
      <w:pPr>
        <w:pStyle w:val="Compact"/>
        <w:numPr>
          <w:ilvl w:val="1"/>
          <w:numId w:val="1006"/>
        </w:numPr>
      </w:pPr>
      <w:r>
        <w:t xml:space="preserve">and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68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19"/>
        </w:numPr>
      </w:pPr>
      <w:r>
        <w:t xml:space="preserve">The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orthonormal-independent">
        <w:r>
          <w:rPr>
            <w:rStyle w:val="Hyperlink"/>
          </w:rPr>
          <w:t xml:space="preserve">Example 17</w:t>
        </w:r>
      </w:hyperlink>
      <w:r>
        <w:t xml:space="preserve"> </w:t>
      </w:r>
      <w:r>
        <w:t xml:space="preserve">are orthonormal and linearly independent,</w:t>
      </w:r>
      <w:r>
        <w:t xml:space="preserve"> </w:t>
      </w:r>
      <w:r>
        <w:t xml:space="preserve">so they are a basis of their span (</w:t>
      </w:r>
      <w:hyperlink r:id="rId66">
        <w:r>
          <w:rPr>
            <w:rStyle w:val="Hyperlink"/>
          </w:rPr>
          <w:t xml:space="preserve">Definition 6 in Subspaces and Rank</w:t>
        </w:r>
      </w:hyperlink>
      <w:r>
        <w:t xml:space="preserve">),</w:t>
      </w:r>
      <w:r>
        <w:t xml:space="preserve"> </w:t>
      </w:r>
      <w:r>
        <w:t xml:space="preserve">which therefore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69">
        <w:r>
          <w:rPr>
            <w:rStyle w:val="Hyperlink"/>
          </w:rPr>
          <w:t xml:space="preserve">Definition 8 in Subspaces and Rank</w:t>
        </w:r>
      </w:hyperlink>
      <w:r>
        <w:t xml:space="preserve">)</w:t>
      </w:r>
      <w:r>
        <w:t xml:space="preserve"> </w:t>
      </w:r>
      <w:r>
        <w:t xml:space="preserve">and is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0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68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So they are an orthonormal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too.</w:t>
      </w:r>
    </w:p>
    <w:bookmarkEnd w:id="71"/>
    <w:bookmarkStart w:id="74" w:name="exm-not-orthonormal-basis"/>
    <w:p>
      <w:pPr>
        <w:pStyle w:val="FirstParagraph"/>
      </w:pPr>
      <w:r>
        <w:rPr>
          <w:b/>
          <w:bCs/>
        </w:rPr>
        <w:t xml:space="preserve">Example 19 (Bases that are not orthonormal, and orthonormal lists that are not bases)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72">
        <w:r>
          <w:rPr>
            <w:rStyle w:val="Hyperlink"/>
          </w:rPr>
          <w:t xml:space="preserve">Example 11 in Subspaces and Rank</w:t>
        </w:r>
      </w:hyperlink>
      <w:r>
        <w:t xml:space="preserve">).</w:t>
      </w:r>
      <w:r>
        <w:t xml:space="preserve"> </w:t>
      </w:r>
      <w:r>
        <w:t xml:space="preserve">It is not an orthonormal basis,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orthonormal but not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:</w:t>
      </w:r>
      <w:r>
        <w:t xml:space="preserve"> </w:t>
      </w:r>
      <w:r>
        <w:t xml:space="preserve">its span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r:id="rId73">
        <w:r>
          <w:rPr>
            <w:rStyle w:val="Hyperlink"/>
          </w:rPr>
          <w:t xml:space="preserve">Example 6 in Subspaces and Rank</w:t>
        </w:r>
      </w:hyperlink>
      <w:r>
        <w:t xml:space="preserve">),</w:t>
      </w:r>
      <w:r>
        <w:t xml:space="preserve"> </w:t>
      </w:r>
      <w:r>
        <w:t xml:space="preserve">which does not contain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74"/>
    <w:bookmarkStart w:id="75" w:name="thm-orthonormal-expansion"/>
    <w:p>
      <w:pPr>
        <w:pStyle w:val="FirstParagraph"/>
      </w:pPr>
      <w:r>
        <w:rPr>
          <w:b/>
          <w:bCs/>
        </w:rPr>
        <w:t xml:space="preserve">Theorem 8 (Coordinates in an orthonormal basis are dot products)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an orthonormal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11</w:t>
        </w:r>
      </w:hyperlink>
      <w:r>
        <w:t xml:space="preserve">), then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each coefficient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Start w:id="76" w:name="exm-orthonormal-expansion"/>
    <w:p>
      <w:pPr>
        <w:pStyle w:val="BodyText"/>
      </w:pPr>
      <w:r>
        <w:rPr>
          <w:b/>
          <w:bCs/>
        </w:rPr>
        <w:t xml:space="preserve">Example 20 (Expanding a vector in an orthonormal basis)</w:t>
      </w:r>
      <w:r>
        <w:t xml:space="preserve"> </w:t>
      </w:r>
      <w:r>
        <w:t xml:space="preserve">With the orthonormal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orthonormal-basis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entrywise)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as</w:t>
      </w:r>
      <w:r>
        <w:t xml:space="preserve"> </w:t>
      </w:r>
      <w:hyperlink w:anchor="thm-orthonormal-expansio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says.</w:t>
      </w:r>
    </w:p>
    <w:bookmarkEnd w:id="76"/>
    <w:bookmarkStart w:id="77" w:name="def-gram-schmidt"/>
    <w:p>
      <w:pPr>
        <w:pStyle w:val="BodyText"/>
      </w:pPr>
      <w:r>
        <w:rPr>
          <w:b/>
          <w:bCs/>
        </w:rPr>
        <w:t xml:space="preserve">Definition 12 (Gram-Schmidt process)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Gram-Schmidt process</w:t>
      </w:r>
      <w:r>
        <w:t xml:space="preserve"> </w:t>
      </w:r>
      <w:r>
        <w:t xml:space="preserve">takes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and,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turn: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Orthogonalize: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sum is empty,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</m:oMath>
      <w:r>
        <w:t xml:space="preserve">);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Test: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stop;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Normalize: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 output is the list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produced before the process stops,</w:t>
      </w:r>
      <w:r>
        <w:t xml:space="preserve"> </w:t>
      </w:r>
      <w:r>
        <w:t xml:space="preserve">or all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them if it never stops.</w:t>
      </w:r>
    </w:p>
    <w:bookmarkEnd w:id="77"/>
    <w:bookmarkStart w:id="78" w:name="exm-gram-schmidt"/>
    <w:p>
      <w:pPr>
        <w:pStyle w:val="BodyText"/>
      </w:pPr>
      <w:r>
        <w:rPr>
          <w:b/>
          <w:bCs/>
        </w:rPr>
        <w:t xml:space="preserve">Example 21 (Two steps of Gram-Schmidt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22"/>
        </w:numPr>
      </w:pPr>
      <w:r>
        <w:rPr>
          <w:b/>
          <w:bCs/>
        </w:rPr>
        <w:t xml:space="preserve">Step 1.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with norm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22"/>
        </w:numPr>
      </w:pPr>
      <w:r>
        <w:rPr>
          <w:b/>
          <w:bCs/>
        </w:rPr>
        <w:t xml:space="preserve">Step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(orthogonalize)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entrywise)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+</m:t>
            </m:r>
            <m:r>
              <m:t>1</m:t>
            </m:r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f>
              <m:fPr>
                <m:type m:val="lin"/>
              </m:fPr>
              <m:num>
                <m:r>
                  <m:t>3</m:t>
                </m:r>
              </m:num>
              <m:den>
                <m:r>
                  <m:t>2</m:t>
                </m:r>
              </m:den>
            </m:f>
          </m:e>
        </m:rad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12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8"/>
    <w:bookmarkStart w:id="79" w:name="exm-gram-schmidt-stops"/>
    <w:p>
      <w:pPr>
        <w:pStyle w:val="FirstParagraph"/>
      </w:pPr>
      <w:r>
        <w:rPr>
          <w:b/>
          <w:bCs/>
        </w:rPr>
        <w:t xml:space="preserve">Example 22 (Gram-Schmidt stops on dependent vectors)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Step 1 gives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step 2,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process stops: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is a multiple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</m:oMath>
      <w:r>
        <w:t xml:space="preserve">.</w:t>
      </w:r>
    </w:p>
    <w:bookmarkEnd w:id="79"/>
    <w:bookmarkStart w:id="80" w:name="thm-gram-schmidt"/>
    <w:p>
      <w:pPr>
        <w:pStyle w:val="BodyText"/>
      </w:pPr>
      <w:r>
        <w:rPr>
          <w:b/>
          <w:bCs/>
        </w:rPr>
        <w:t xml:space="preserve">Theorem 9 (What Gram-Schmidt produces)</w:t>
      </w:r>
      <w:r>
        <w:t xml:space="preserve"> </w:t>
      </w:r>
      <w:r>
        <w:t xml:space="preserve">Run the Gram-Schmidt process (</w:t>
      </w:r>
      <w:hyperlink w:anchor="def-gram-schmidt">
        <w:r>
          <w:rPr>
            <w:rStyle w:val="Hyperlink"/>
          </w:rPr>
          <w:t xml:space="preserve">Definition 12</w:t>
        </w:r>
      </w:hyperlink>
      <w:r>
        <w:t xml:space="preserve">) on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If it has produced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without stopping,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are orthonormal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If it reaches step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(that is, it did not stop at steps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it stops there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It completes all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steps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independent;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an orthonormal basis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11</w:t>
        </w:r>
      </w:hyperlink>
      <w:r>
        <w:t xml:space="preserve">).</w:t>
      </w:r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Parts 1 and 2, by</w:t>
      </w:r>
      <w:r>
        <w:rPr>
          <w:b/>
          <w:bCs/>
        </w:rPr>
        <w:t xml:space="preserve"> </w:t>
      </w:r>
      <w:hyperlink r:id="rId81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Before step</w:t>
      </w:r>
      <w:r>
        <w:t xml:space="preserve"> </w:t>
      </w:r>
      <m:oMath>
        <m:r>
          <m:t>1</m:t>
        </m:r>
      </m:oMath>
      <w:r>
        <w:t xml:space="preserve">, the list of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</m:oMath>
      <w:r>
        <w:t xml:space="preserve">’s is empty,</w:t>
      </w:r>
      <w:r>
        <w:t xml:space="preserve"> </w:t>
      </w:r>
      <w:r>
        <w:t xml:space="preserve">which is orthonormal, and both spans are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82">
        <w:r>
          <w:rPr>
            <w:rStyle w:val="Hyperlink"/>
          </w:rPr>
          <w:t xml:space="preserve">Definition 5 in Subspaces and Rank</w:t>
        </w:r>
      </w:hyperlink>
      <w:r>
        <w:t xml:space="preserve">).</w:t>
      </w:r>
      <w:r>
        <w:t xml:space="preserve"> </w:t>
      </w:r>
      <w:r>
        <w:t xml:space="preserve">Suppose part 1 holds after step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write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orthonormal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thm-orthonormal-independent">
        <w:r>
          <w:rPr>
            <w:rStyle w:val="Hyperlink"/>
          </w:rPr>
          <w:t xml:space="preserve">Theorem 7</w:t>
        </w:r>
      </w:hyperlink>
      <w:r>
        <w:t xml:space="preserve">) and span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they are an orthonormal basis of it.</w:t>
      </w:r>
    </w:p>
    <w:p>
      <w:pPr>
        <w:pStyle w:val="BodyText"/>
      </w:pP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is orthogonal to the earlier</w:t>
      </w:r>
      <w:r>
        <w:rPr>
          <w:i/>
          <w:iCs/>
        </w:rP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</m:oMath>
      <w:r>
        <w:rPr>
          <w:i/>
          <w:iCs/>
        </w:rPr>
        <w:t xml:space="preserve">’s.</w:t>
      </w:r>
      <w:r>
        <w:t xml:space="preserve"> </w:t>
      </w:r>
      <w:r>
        <w:t xml:space="preserve">For each</w:t>
      </w:r>
      <w:r>
        <w:t xml:space="preserve"> </w:t>
      </w:r>
      <m:oMath>
        <m:r>
          <m:t>l</m:t>
        </m:r>
        <m:r>
          <m:rPr>
            <m:sty m:val="p"/>
          </m:rPr>
          <m:t>&lt;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i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q</m:t>
                              </m:r>
                            </m:e>
                          </m:acc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12</m:t>
              </m:r>
              <m:r>
                <m:rPr>
                  <m:nor/>
                  <m:sty m:val="p"/>
                </m:rPr>
                <m:t>, as a linear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t> 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, and pull the minus signs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nor/>
                  <m:sty m:val="p"/>
                </m:rPr>
                <m:t> term survives, </m:t>
              </m:r>
              <m:r>
                <m:rPr>
                  <m:nor/>
                  <m:sty m:val="p"/>
                </m:rPr>
                <m:t>Definition 17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Part 2 at step</w:t>
      </w:r>
      <w:r>
        <w:rPr>
          <w:i/>
          <w:iCs/>
        </w:rPr>
        <w:t xml:space="preserve"> </w:t>
      </w:r>
      <m:oMath>
        <m:r>
          <m:t>i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thm-orthonormal-expansion">
        <w:r>
          <w:rPr>
            <w:rStyle w:val="Hyperlink"/>
          </w:rPr>
          <w:t xml:space="preserve">Theorem 8</w:t>
        </w:r>
      </w:hyperlink>
      <w:r>
        <w:t xml:space="preserve">),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Part 1 at step</w:t>
      </w:r>
      <w:r>
        <w:rPr>
          <w:i/>
          <w:iCs/>
        </w:rPr>
        <w:t xml:space="preserve"> </w:t>
      </w:r>
      <m:oMath>
        <m:r>
          <m:t>i</m:t>
        </m:r>
      </m:oMath>
      <w:r>
        <w:rPr>
          <w:i/>
          <w:iCs/>
        </w:rPr>
        <w:t xml:space="preserve">, if the process does not stop.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</w:t>
      </w:r>
      <w:r>
        <w:t xml:space="preserve"> </w:t>
      </w:r>
      <w:r>
        <w:t xml:space="preserve">norm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</w:t>
      </w:r>
      <w:r>
        <w:t xml:space="preserve"> </w:t>
      </w:r>
      <w:r>
        <w:t xml:space="preserve">and for</w:t>
      </w:r>
      <w:r>
        <w:t xml:space="preserve"> </w:t>
      </w:r>
      <m:oMath>
        <m:r>
          <m:t>l</m:t>
        </m:r>
        <m:r>
          <m:rPr>
            <m:sty m:val="p"/>
          </m:rPr>
          <m:t>&lt;</m:t>
        </m:r>
        <m:r>
          <m:t>i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q</m:t>
                                  </m:r>
                                </m:e>
                              </m:acc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orthogonal to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 (</w:t>
      </w:r>
      <w:hyperlink r:id="rId12">
        <w:r>
          <w:rPr>
            <w:rStyle w:val="Hyperlink"/>
          </w:rPr>
          <w:t xml:space="preserve">Theorem 1 in Vectors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are orthonormal.</w:t>
      </w:r>
      <w:r>
        <w:t xml:space="preserve"> </w:t>
      </w:r>
      <w:r>
        <w:t xml:space="preserve">For the spans:</w:t>
      </w:r>
    </w:p>
    <w:p>
      <w:pPr>
        <w:pStyle w:val="Compact"/>
        <w:numPr>
          <w:ilvl w:val="0"/>
          <w:numId w:val="1024"/>
        </w:numPr>
      </w:pP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so is each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which lie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⊆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24"/>
        </w:numPr>
      </w:pP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j</m:t>
                </m:r>
                <m:r>
                  <m:rPr>
                    <m:sty m:val="p"/>
                  </m:rPr>
                  <m:t>&lt;</m:t>
                </m:r>
                <m:r>
                  <m:t>i</m:t>
                </m:r>
              </m:sub>
              <m:sup>
                <m:r>
                  <m:t>​</m:t>
                </m:r>
              </m:sup>
              <m:e>
                <m:r>
                  <m:rPr>
                    <m:sty m:val="p"/>
                  </m:rPr>
                  <m:t>(</m:t>
                </m:r>
              </m:e>
            </m:nary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⋅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j</m:t>
        </m:r>
        <m:r>
          <m:rPr>
            <m:sty m:val="p"/>
          </m:rPr>
          <m:t>&lt;</m:t>
        </m:r>
        <m:r>
          <m:t>i</m:t>
        </m:r>
      </m:oMath>
      <w:r>
        <w:t xml:space="preserve"> </w:t>
      </w:r>
      <w:r>
        <w:t xml:space="preserve">lies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and so is each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A span is a subspace (</w:t>
      </w:r>
      <w:hyperlink r:id="rId83">
        <w:r>
          <w:rPr>
            <w:rStyle w:val="Hyperlink"/>
          </w:rPr>
          <w:t xml:space="preserve">Theorem 2 in Subspaces and Rank</w:t>
        </w:r>
      </w:hyperlink>
      <w:r>
        <w:t xml:space="preserve">),</w:t>
      </w:r>
      <w:r>
        <w:t xml:space="preserve"> </w:t>
      </w:r>
      <w:r>
        <w:t xml:space="preserve">so it contains every linear combination of vectors in it;</w:t>
      </w:r>
      <w:r>
        <w:t xml:space="preserve"> </w:t>
      </w:r>
      <w:r>
        <w:t xml:space="preserve">each span therefore contains the other, and they are equal.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If the process completes, 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∉</m:t>
        </m:r>
        <m:r>
          <m:rPr>
            <m:sty m:val="p"/>
          </m:rPr>
          <m:t>span</m:t>
        </m:r>
      </m:oMath>
      <w:r>
        <w:t xml:space="preserve"> </w:t>
      </w:r>
      <w:r>
        <w:t xml:space="preserve">of the empty list,</w:t>
      </w:r>
      <w:r>
        <w:t xml:space="preserve"> </w:t>
      </w:r>
      <w:r>
        <w:t xml:space="preserve">and for each</w:t>
      </w:r>
      <w:r>
        <w:t xml:space="preserve"> </w:t>
      </w:r>
      <m:oMath>
        <m:r>
          <m:t>i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∉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(part 2).</w:t>
      </w:r>
      <w:r>
        <w:t xml:space="preserve"> </w:t>
      </w:r>
      <w:r>
        <w:t xml:space="preserve">Applying</w:t>
      </w:r>
      <w:r>
        <w:t xml:space="preserve"> </w:t>
      </w:r>
      <w:hyperlink r:id="rId84">
        <w:r>
          <w:rPr>
            <w:rStyle w:val="Hyperlink"/>
          </w:rPr>
          <w:t xml:space="preserve">Theorem 8 in Subspaces and Rank</w:t>
        </w:r>
      </w:hyperlink>
      <w:r>
        <w:t xml:space="preserve"> </w:t>
      </w:r>
      <m:oMath>
        <m:r>
          <m:t>k</m:t>
        </m:r>
      </m:oMath>
      <w:r>
        <w:t xml:space="preserve"> </w:t>
      </w:r>
      <w:r>
        <w:t xml:space="preserve">times, starting from the empty list,</w:t>
      </w:r>
      <w:r>
        <w:t xml:space="preserve"> </w:t>
      </w:r>
      <w:r>
        <w:t xml:space="preserve">shows that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independent.</w:t>
      </w:r>
      <w:r>
        <w:t xml:space="preserve"> </w:t>
      </w:r>
      <w:r>
        <w:t xml:space="preserve">Conversely, if they are linearly independent,</w:t>
      </w:r>
      <w:r>
        <w:t xml:space="preserve"> </w:t>
      </w:r>
      <w:r>
        <w:t xml:space="preserve">no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a linear combination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 the earlier ones,</w:t>
      </w:r>
      <w:r>
        <w:t xml:space="preserve"> </w:t>
      </w:r>
      <w:r>
        <w:t xml:space="preserve">because 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would be a combination with a nonzero coefficient;</w:t>
      </w:r>
      <w:r>
        <w:t xml:space="preserve"> </w:t>
      </w:r>
      <w:r>
        <w:t xml:space="preserve">so by part 2 the process never stops.</w:t>
      </w:r>
      <w:r>
        <w:t xml:space="preserve"> </w:t>
      </w:r>
      <w:r>
        <w:t xml:space="preserve">When it completes,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orthonormal, hence linearly independent</w:t>
      </w:r>
      <w:r>
        <w:t xml:space="preserve"> </w:t>
      </w:r>
      <w:r>
        <w:t xml:space="preserve">(</w:t>
      </w:r>
      <w:hyperlink w:anchor="thm-orthonormal-independent">
        <w:r>
          <w:rPr>
            <w:rStyle w:val="Hyperlink"/>
          </w:rPr>
          <w:t xml:space="preserve">Theorem 7</w:t>
        </w:r>
      </w:hyperlink>
      <w:r>
        <w:t xml:space="preserve">),</w:t>
      </w:r>
      <w:r>
        <w:t xml:space="preserve"> </w:t>
      </w:r>
      <w:r>
        <w:t xml:space="preserve">and span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(part 1),</w:t>
      </w:r>
      <w:r>
        <w:t xml:space="preserve"> </w:t>
      </w:r>
      <w:r>
        <w:t xml:space="preserve">so they are an orthonormal basis of it.</w:t>
      </w:r>
    </w:p>
    <w:bookmarkStart w:id="85" w:name="exm-thm-gram-schmidt"/>
    <w:p>
      <w:pPr>
        <w:pStyle w:val="BodyText"/>
      </w:pPr>
      <w:r>
        <w:rPr>
          <w:b/>
          <w:bCs/>
        </w:rPr>
        <w:t xml:space="preserve">Example 23 (Finishing an orthonormal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Continue</w:t>
      </w:r>
      <w:r>
        <w:t xml:space="preserve"> </w:t>
      </w:r>
      <w:hyperlink w:anchor="exm-gram-schmidt">
        <w:r>
          <w:rPr>
            <w:rStyle w:val="Hyperlink"/>
          </w:rPr>
          <w:t xml:space="preserve">Example 21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(orthogonalize)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6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6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6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  <m:r>
              <m:rPr>
                <m:sty m:val="p"/>
              </m:rPr>
              <m:t>⋅</m:t>
            </m:r>
            <m:f>
              <m:fPr>
                <m:type m:val="lin"/>
              </m:fPr>
              <m:num>
                <m:r>
                  <m:t>4</m:t>
                </m:r>
              </m:num>
              <m:den>
                <m:r>
                  <m:t>9</m:t>
                </m:r>
              </m:den>
            </m:f>
          </m:e>
        </m:rad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process did not stop,</w:t>
      </w:r>
      <w:r>
        <w:t xml:space="preserve"> </w:t>
      </w:r>
      <w:r>
        <w:t xml:space="preserve">so by</w:t>
      </w:r>
      <w:r>
        <w:t xml:space="preserve"> </w:t>
      </w:r>
      <w:hyperlink w:anchor="thm-gram-schmidt">
        <w:r>
          <w:rPr>
            <w:rStyle w:val="Hyperlink"/>
          </w:rPr>
          <w:t xml:space="preserve">Theorem 9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is an orthonormal basis of their span.</w:t>
      </w:r>
      <w:r>
        <w:t xml:space="preserve"> </w:t>
      </w:r>
      <w:r>
        <w:t xml:space="preserve">That span therefore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69">
        <w:r>
          <w:rPr>
            <w:rStyle w:val="Hyperlink"/>
          </w:rPr>
          <w:t xml:space="preserve">Definition 8 in Subspaces and Rank</w:t>
        </w:r>
      </w:hyperlink>
      <w:r>
        <w:t xml:space="preserve">),</w:t>
      </w:r>
      <w:r>
        <w:t xml:space="preserve"> </w:t>
      </w:r>
      <w:r>
        <w:t xml:space="preserve">so it is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0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68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18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5"/>
    <w:bookmarkStart w:id="86" w:name="cor-orthonormal-basis-exists"/>
    <w:p>
      <w:pPr>
        <w:pStyle w:val="FirstParagraph"/>
      </w:pPr>
      <w:r>
        <w:rPr>
          <w:b/>
          <w:bCs/>
        </w:rPr>
        <w:t xml:space="preserve">Corollary 1 (Every subspace has an orthonormal basis)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Every orthonormal list of vectors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extends to an orthonormal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Starting from the empty list shows that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an orthonormal basis.</w:t>
      </w:r>
    </w:p>
    <w:bookmarkEnd w:id="8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r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orthonormal.</w:t>
      </w:r>
      <w:r>
        <w:t xml:space="preserve"> </w:t>
      </w:r>
      <w:r>
        <w:t xml:space="preserve">They are linearly independent (</w:t>
      </w:r>
      <w:hyperlink w:anchor="thm-orthonormal-independent">
        <w:r>
          <w:rPr>
            <w:rStyle w:val="Hyperlink"/>
          </w:rPr>
          <w:t xml:space="preserve">Theorem 7</w:t>
        </w:r>
      </w:hyperlink>
      <w:r>
        <w:t xml:space="preserve">),</w:t>
      </w:r>
      <w:r>
        <w:t xml:space="preserve"> </w:t>
      </w:r>
      <w:r>
        <w:t xml:space="preserve">so they extend to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r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r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87">
        <w:r>
          <w:rPr>
            <w:rStyle w:val="Hyperlink"/>
          </w:rPr>
          <w:t xml:space="preserve">Theorem 9 in Subspaces and Rank</w:t>
        </w:r>
      </w:hyperlink>
      <w:r>
        <w:t xml:space="preserve">).</w:t>
      </w:r>
      <w:r>
        <w:t xml:space="preserve"> </w:t>
      </w:r>
      <w:r>
        <w:t xml:space="preserve">Run the Gram-Schmidt process on this basis.</w:t>
      </w:r>
      <w:r>
        <w:t xml:space="preserve"> </w:t>
      </w:r>
      <w:r>
        <w:t xml:space="preserve">It is linearly independent, so the process completes,</w:t>
      </w:r>
      <w:r>
        <w:t xml:space="preserve"> </w:t>
      </w:r>
      <w:r>
        <w:t xml:space="preserve">and the output is an orthonormal basis of its span, which is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thm-gram-schmidt">
        <w:r>
          <w:rPr>
            <w:rStyle w:val="Hyperlink"/>
          </w:rPr>
          <w:t xml:space="preserve">Theorem 9</w:t>
        </w:r>
      </w:hyperlink>
      <w:r>
        <w:t xml:space="preserve">, part 3).</w:t>
      </w:r>
    </w:p>
    <w:p>
      <w:pPr>
        <w:pStyle w:val="BodyText"/>
      </w:pPr>
      <w:r>
        <w:t xml:space="preserve">The first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outputs are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r</m:t>
            </m:r>
          </m:sub>
        </m:sSub>
      </m:oMath>
      <w:r>
        <w:t xml:space="preserve"> </w:t>
      </w:r>
      <w:r>
        <w:t xml:space="preserve">themselves,</w:t>
      </w:r>
      <w:r>
        <w:t xml:space="preserve"> </w:t>
      </w:r>
      <w:r>
        <w:t xml:space="preserve">by</w:t>
      </w:r>
      <w:r>
        <w:t xml:space="preserve"> </w:t>
      </w:r>
      <w:hyperlink r:id="rId81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.</w:t>
      </w:r>
      <w:r>
        <w:t xml:space="preserve"> </w:t>
      </w:r>
      <w:r>
        <w:t xml:space="preserve">Suppose the outputs before step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(for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 are none, and the sum below is empty).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&lt;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because 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because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process does not stop;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/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orthonormal basis contains the starting list.</w:t>
      </w:r>
    </w:p>
    <w:bookmarkStart w:id="89" w:name="exm-orthonormal-basis-exists"/>
    <w:p>
      <w:pPr>
        <w:pStyle w:val="BodyText"/>
      </w:pPr>
      <w:r>
        <w:rPr>
          <w:b/>
          <w:bCs/>
        </w:rPr>
        <w:t xml:space="preserve">Example 24 (Extending one unit vector to an orthonormal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Start from the unit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Extend it to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as in</w:t>
      </w:r>
      <w:r>
        <w:t xml:space="preserve"> </w:t>
      </w:r>
      <w:hyperlink r:id="rId88">
        <w:r>
          <w:rPr>
            <w:rStyle w:val="Hyperlink"/>
          </w:rPr>
          <w:t xml:space="preserve">Example 18 in Subspaces and Rank</w:t>
        </w:r>
      </w:hyperlink>
      <w:r>
        <w:t xml:space="preserve">,</w:t>
      </w:r>
      <w:r>
        <w:t xml:space="preserve"> </w:t>
      </w:r>
      <w:r>
        <w:t xml:space="preserve">starting from the empty list: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is not in the span of the empty list,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 because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multiple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has equal first and second entries,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combination of those two vectors has third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 (</w:t>
      </w:r>
      <w:hyperlink r:id="rId84">
        <w:r>
          <w:rPr>
            <w:rStyle w:val="Hyperlink"/>
          </w:rPr>
          <w:t xml:space="preserve">Theorem 8 in Subspaces and Rank</w:t>
        </w:r>
      </w:hyperlink>
      <w:r>
        <w:t xml:space="preserve">),</w:t>
      </w:r>
      <w:r>
        <w:t xml:space="preserve"> </w:t>
      </w:r>
      <w:r>
        <w:t xml:space="preserve">and three linearly independent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are a basis of it</w:t>
      </w:r>
      <w:r>
        <w:t xml:space="preserve"> </w:t>
      </w:r>
      <w:r>
        <w:t xml:space="preserve">(they are a basis of their span, which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69">
        <w:r>
          <w:rPr>
            <w:rStyle w:val="Hyperlink"/>
          </w:rPr>
          <w:t xml:space="preserve">Definition 8 in Subspaces and Rank</w:t>
        </w:r>
      </w:hyperlink>
      <w:r>
        <w:t xml:space="preserve">)</w:t>
      </w:r>
      <w:r>
        <w:t xml:space="preserve"> </w:t>
      </w:r>
      <w:r>
        <w:t xml:space="preserve">and so is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0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68">
        <w:r>
          <w:rPr>
            <w:rStyle w:val="Hyperlink"/>
          </w:rPr>
          <w:t xml:space="preserve">Example 16 in Subspaces and Rank</w:t>
        </w:r>
      </w:hyperlink>
      <w:r>
        <w:t xml:space="preserve">)).</w:t>
      </w:r>
      <w:r>
        <w:t xml:space="preserve"> </w:t>
      </w:r>
      <w:r>
        <w:t xml:space="preserve">Gram-Schmidt on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numPr>
          <w:ilvl w:val="0"/>
          <w:numId w:val="1025"/>
        </w:numPr>
      </w:pP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</m:oMath>
      <w:r>
        <w:t xml:space="preserve">.</w:t>
      </w:r>
    </w:p>
    <w:p>
      <w:pPr>
        <w:numPr>
          <w:ilvl w:val="0"/>
          <w:numId w:val="1025"/>
        </w:numPr>
      </w:pP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norm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25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orthogonal to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which already has norm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 result is the orthonormal basis of</w:t>
      </w:r>
      <w:r>
        <w:t xml:space="preserve"> </w:t>
      </w:r>
      <w:hyperlink w:anchor="exm-orthonormal-basis">
        <w:r>
          <w:rPr>
            <w:rStyle w:val="Hyperlink"/>
          </w:rPr>
          <w:t xml:space="preserve">Example 18</w:t>
        </w:r>
      </w:hyperlink>
      <w:r>
        <w:t xml:space="preserve">, in a different order.</w:t>
      </w:r>
    </w:p>
    <w:bookmarkEnd w:id="89"/>
    <w:bookmarkEnd w:id="90"/>
    <w:bookmarkStart w:id="106" w:name="outer-product"/>
    <w:p>
      <w:pPr>
        <w:pStyle w:val="Heading2"/>
      </w:pPr>
      <w:r>
        <w:t xml:space="preserve">4 Outer product</w:t>
      </w:r>
    </w:p>
    <w:bookmarkStart w:id="92" w:name="def-outer-product"/>
    <w:p>
      <w:pPr>
        <w:pStyle w:val="FirstParagraph"/>
      </w:pPr>
      <w:r>
        <w:rPr>
          <w:b/>
          <w:bCs/>
        </w:rPr>
        <w:t xml:space="preserve">Definition 13 (Outer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outer product</w:t>
      </w:r>
      <w:r>
        <w:t xml:space="preserve"> </w:t>
      </w:r>
      <w:r>
        <w:t xml:space="preserve">of a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a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product (</w:t>
      </w:r>
      <w:hyperlink r:id="rId91">
        <w:r>
          <w:rPr>
            <w:rStyle w:val="Hyperlink"/>
          </w:rPr>
          <w:t xml:space="preserve">Definition 7 in Matrices</w:t>
        </w:r>
      </w:hyperlink>
      <w:r>
        <w:t xml:space="preserve">)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of the column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with the row vector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Its entries are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v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lim>
              </m:limLow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u</m:t>
              </m:r>
            </m:e>
            <m:sub>
              <m:r>
                <m:t>i</m:t>
              </m:r>
            </m:sub>
          </m:sSub>
          <m:sSub>
            <m:e>
              <m:r>
                <m:t>v</m:t>
              </m:r>
            </m:e>
            <m:sub>
              <m:r>
                <m:t>j</m:t>
              </m:r>
            </m:sub>
          </m:sSub>
          <m:r>
            <m:t>  </m:t>
          </m:r>
          <m:r>
            <m:rPr>
              <m:nor/>
              <m:sty m:val="p"/>
            </m:rPr>
            <m:t>(definition of matrix multiplication; the sum has one term)</m:t>
          </m:r>
        </m:oMath>
      </m:oMathPara>
    </w:p>
    <w:bookmarkEnd w:id="92"/>
    <w:bookmarkStart w:id="93" w:name="exm-outer-product"/>
    <w:p>
      <w:pPr>
        <w:pStyle w:val="FirstParagraph"/>
      </w:pPr>
      <w:r>
        <w:rPr>
          <w:b/>
          <w:bCs/>
        </w:rPr>
        <w:t xml:space="preserve">Example 25 (An outer product)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outer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(entry 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,</m:t>
              </m:r>
              <m:r>
                <m:t>j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8</m:t>
                        </m:r>
                      </m:e>
                      <m:e>
                        <m:r>
                          <m:t>10</m:t>
                        </m:r>
                      </m:e>
                    </m:mr>
                    <m:mr>
                      <m:e>
                        <m:r>
                          <m:t>12</m:t>
                        </m:r>
                      </m:e>
                      <m:e>
                        <m:r>
                          <m:t>15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93"/>
    <w:bookmarkStart w:id="95" w:name="rem-outer-vs-dot-product"/>
    <w:p>
      <w:pPr>
        <w:pStyle w:val="FirstParagraph"/>
      </w:pPr>
      <w:r>
        <w:rPr>
          <w:i/>
          <w:iCs/>
        </w:rPr>
        <w:t xml:space="preserve">Remark 5</w:t>
      </w:r>
      <w:r>
        <w:t xml:space="preserve"> (Outer product and dot product). </w:t>
      </w:r>
      <w:r>
        <w:t xml:space="preserve">The dot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(</w:t>
      </w:r>
      <w:hyperlink r:id="rId94">
        <w:r>
          <w:rPr>
            <w:rStyle w:val="Hyperlink"/>
          </w:rPr>
          <w:t xml:space="preserve">Example 6 in Matrices</w:t>
        </w:r>
      </w:hyperlink>
      <w:r>
        <w:t xml:space="preserve">)</w:t>
      </w:r>
      <w:r>
        <w:t xml:space="preserve"> </w:t>
      </w:r>
      <w:r>
        <w:t xml:space="preserve">needs two vectors of the same length and gives a number.</w:t>
      </w:r>
      <w:r>
        <w:t xml:space="preserve"> </w:t>
      </w:r>
      <w:r>
        <w:t xml:space="preserve">The outer product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takes vectors of any two lengths and gives a matrix</w:t>
      </w:r>
      <w:r>
        <w:t xml:space="preserve"> </w:t>
      </w:r>
      <w:r>
        <w:t xml:space="preserve">(Banerjee and Roy 2014, chap. 1, p. 11)</w:t>
      </w:r>
      <w:r>
        <w:t xml:space="preserve">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outer-product">
        <w:r>
          <w:rPr>
            <w:rStyle w:val="Hyperlink"/>
          </w:rPr>
          <w:t xml:space="preserve">Example 25</w:t>
        </w:r>
      </w:hyperlink>
      <w:r>
        <w:t xml:space="preserve"> </w:t>
      </w:r>
      <w:r>
        <w:t xml:space="preserve">have different lengths,</w:t>
      </w:r>
      <w:r>
        <w:t xml:space="preserve"> </w:t>
      </w:r>
      <w:r>
        <w:t xml:space="preserve">so they have no dot product,</w:t>
      </w:r>
      <w:r>
        <w:t xml:space="preserve"> </w:t>
      </w:r>
      <w:r>
        <w:t xml:space="preserve">but their outer product is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have the same length, both products exist: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</m:e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  <m:e>
                        <m:r>
                          <m:t>8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95"/>
    <w:bookmarkStart w:id="97" w:name="thm-outer-product-rank"/>
    <w:p>
      <w:pPr>
        <w:pStyle w:val="FirstParagraph"/>
      </w:pPr>
      <w:r>
        <w:rPr>
          <w:b/>
          <w:bCs/>
        </w:rPr>
        <w:t xml:space="preserve">Theorem 10 (An outer product has rank one)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a nonzero vector of length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 nonzero vector of length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r:id="rId96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bookmarkEnd w:id="9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sSub>
          <m:e>
            <m:r>
              <m:t>v</m:t>
            </m:r>
          </m:e>
          <m:sub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m</m:t>
            </m:r>
          </m:sub>
        </m:sSub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it is the vector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rank is at least one.</w:t>
      </w:r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some entry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nonzero.</w:t>
      </w:r>
      <w:r>
        <w:t xml:space="preserve"> </w:t>
      </w:r>
      <w:r>
        <w:t xml:space="preserve">Then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acc>
          <m:accPr>
            <m:chr m:val="̃"/>
          </m:accPr>
          <m:e>
            <m:r>
              <m:t>u</m:t>
            </m:r>
          </m:e>
        </m:acc>
      </m:oMath>
      <w:r>
        <w:t xml:space="preserve">, is a nonzero vector,</w:t>
      </w:r>
      <w:r>
        <w:t xml:space="preserve"> </w:t>
      </w:r>
      <w:r>
        <w:t xml:space="preserve">and a single nonzero vector is linearly independent 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):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j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rank is at most one.</w:t>
      </w:r>
      <w:r>
        <w:t xml:space="preserve"> </w:t>
      </w:r>
      <w:r>
        <w:t xml:space="preserve">Take any two columns</w:t>
      </w:r>
      <w:r>
        <w:t xml:space="preserve"> </w:t>
      </w:r>
      <m:oMath>
        <m:r>
          <m:t>j</m:t>
        </m:r>
        <m:r>
          <m:rPr>
            <m:sty m:val="p"/>
          </m:rPr>
          <m:t>≠</m:t>
        </m:r>
        <m:r>
          <m:t>k</m:t>
        </m:r>
      </m:oMath>
      <w:r>
        <w:t xml:space="preserve">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both columns are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j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k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Otherwise, use the 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are not both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scalar multiples of 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zero multiple of a vector is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Either way, every pair of columns has a combination</w:t>
      </w:r>
      <w:r>
        <w:t xml:space="preserve"> </w:t>
      </w:r>
      <w:r>
        <w:t xml:space="preserve">with coefficients that are not all zero and that equals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Now take any set of two or more columns.</w:t>
      </w:r>
      <w:r>
        <w:t xml:space="preserve"> </w:t>
      </w:r>
      <w:r>
        <w:t xml:space="preserve">It contains a pair</w:t>
      </w:r>
      <w:r>
        <w:t xml:space="preserve"> </w:t>
      </w:r>
      <m:oMath>
        <m:r>
          <m:t>j</m:t>
        </m:r>
        <m:r>
          <m:rPr>
            <m:sty m:val="p"/>
          </m:rPr>
          <m:t>≠</m:t>
        </m:r>
        <m:r>
          <m:t>k</m:t>
        </m:r>
      </m:oMath>
      <w:r>
        <w:t xml:space="preserve">.</w:t>
      </w:r>
      <w:r>
        <w:t xml:space="preserve"> </w:t>
      </w:r>
      <w:r>
        <w:t xml:space="preserve">Use that pair’s coefficients for columns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coefficient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 every other column in the set.</w:t>
      </w:r>
      <w:r>
        <w:t xml:space="preserve"> </w:t>
      </w:r>
      <w:r>
        <w:t xml:space="preserve">This combination equals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its coefficients are not all zero,</w:t>
      </w:r>
      <w:r>
        <w:t xml:space="preserve"> </w:t>
      </w:r>
      <w:r>
        <w:t xml:space="preserve">so the set is not linearly independent 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  <w:r>
        <w:t xml:space="preserve"> </w:t>
      </w:r>
      <w:r>
        <w:t xml:space="preserve">The largest linearly independent set of columns therefore has one column.</w:t>
      </w:r>
    </w:p>
    <w:bookmarkStart w:id="98" w:name="exm-outer-product-rank"/>
    <w:p>
      <w:pPr>
        <w:pStyle w:val="BodyText"/>
      </w:pPr>
      <w:r>
        <w:rPr>
          <w:b/>
          <w:bCs/>
        </w:rPr>
        <w:t xml:space="preserve">Example 26 (The rank of an outer product)</w:t>
      </w:r>
      <w:r>
        <w:t xml:space="preserve"> </w:t>
      </w:r>
      <w:r>
        <w:t xml:space="preserve">In</w:t>
      </w:r>
      <w:r>
        <w:t xml:space="preserve"> </w:t>
      </w:r>
      <w:hyperlink w:anchor="exm-outer-product">
        <w:r>
          <w:rPr>
            <w:rStyle w:val="Hyperlink"/>
          </w:rPr>
          <w:t xml:space="preserve">Example 25</w:t>
        </w:r>
      </w:hyperlink>
      <w:r>
        <w:t xml:space="preserve">,</w:t>
      </w:r>
      <w:r>
        <w:t xml:space="preserve"> </w:t>
      </w:r>
      <w:r>
        <w:t xml:space="preserve">the second column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5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times the first column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,</m:t>
        </m:r>
        <m:r>
          <m:t>12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columns are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4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5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  <w:r>
        <w:t xml:space="preserve"> </w:t>
      </w:r>
      <w:r>
        <w:t xml:space="preserve">So the two columns are not linearly independent,</w:t>
      </w:r>
      <w:r>
        <w:t xml:space="preserve"> </w:t>
      </w:r>
      <w:r>
        <w:t xml:space="preserve">and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has rank</w:t>
      </w:r>
      <w:r>
        <w:t xml:space="preserve"> </w:t>
      </w:r>
      <m:oMath>
        <m:r>
          <m:t>1</m:t>
        </m:r>
      </m:oMath>
      <w:r>
        <w:t xml:space="preserve">.</w:t>
      </w:r>
    </w:p>
    <w:bookmarkEnd w:id="98"/>
    <w:bookmarkStart w:id="105" w:name="refs"/>
    <w:bookmarkStart w:id="100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99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100"/>
    <w:bookmarkStart w:id="102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101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102"/>
    <w:bookmarkStart w:id="104" w:name="ref-zhou2024vector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Vectors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03">
        <w:r>
          <w:rPr>
            <w:rStyle w:val="Hyperlink"/>
          </w:rPr>
          <w:t xml:space="preserve">https://ucla-biostat-216.github.io/2024fall/slides/02-vector/02-vector.html</w:t>
        </w:r>
      </w:hyperlink>
      <w:r>
        <w:t xml:space="preserve">.</w:t>
      </w:r>
    </w:p>
    <w:bookmarkEnd w:id="104"/>
    <w:bookmarkEnd w:id="105"/>
    <w:bookmarkEnd w:id="10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5" Type="http://schemas.openxmlformats.org/officeDocument/2006/relationships/image" Target="media/rId25.png"/><Relationship Id="rId18" Type="http://schemas.openxmlformats.org/officeDocument/2006/relationships/hyperlink" Target="algebra-basics.html#def-absolute-value" TargetMode="External"/><Relationship Id="rId99" Type="http://schemas.openxmlformats.org/officeDocument/2006/relationships/hyperlink" Target="https://doi.org/10.1007/978-3-031-41026-0" TargetMode="External"/><Relationship Id="rId103" Type="http://schemas.openxmlformats.org/officeDocument/2006/relationships/hyperlink" Target="https://ucla-biostat-216.github.io/2024fall/slides/02-vector/02-vector.html" TargetMode="External"/><Relationship Id="rId101" Type="http://schemas.openxmlformats.org/officeDocument/2006/relationships/hyperlink" Target="https://www.routledge.com/Linear-Algebra-and-Matrix-Analysis-for-Statistics/Banerjee-Roy/p/book/9781420095388" TargetMode="External"/><Relationship Id="rId11" Type="http://schemas.openxmlformats.org/officeDocument/2006/relationships/hyperlink" Target="linear-algebra-direct-sums.html#thm-dot-linear" TargetMode="External"/><Relationship Id="rId91" Type="http://schemas.openxmlformats.org/officeDocument/2006/relationships/hyperlink" Target="linear-algebra-matrices.html#def-matrix-mult" TargetMode="External"/><Relationship Id="rId94" Type="http://schemas.openxmlformats.org/officeDocument/2006/relationships/hyperlink" Target="linear-algebra-matrices.html#exm-dot-product-matmul" TargetMode="External"/><Relationship Id="rId66" Type="http://schemas.openxmlformats.org/officeDocument/2006/relationships/hyperlink" Target="linear-algebra-subspaces.html#def-basis" TargetMode="External"/><Relationship Id="rId69" Type="http://schemas.openxmlformats.org/officeDocument/2006/relationships/hyperlink" Target="linear-algebra-subspaces.html#def-dimension" TargetMode="External"/><Relationship Id="rId35" Type="http://schemas.openxmlformats.org/officeDocument/2006/relationships/hyperlink" Target="linear-algebra-subspaces.html#def-linearly-independent" TargetMode="External"/><Relationship Id="rId96" Type="http://schemas.openxmlformats.org/officeDocument/2006/relationships/hyperlink" Target="linear-algebra-subspaces.html#def-rank" TargetMode="External"/><Relationship Id="rId82" Type="http://schemas.openxmlformats.org/officeDocument/2006/relationships/hyperlink" Target="linear-algebra-subspaces.html#def-span" TargetMode="External"/><Relationship Id="rId72" Type="http://schemas.openxmlformats.org/officeDocument/2006/relationships/hyperlink" Target="linear-algebra-subspaces.html#exm-basis" TargetMode="External"/><Relationship Id="rId68" Type="http://schemas.openxmlformats.org/officeDocument/2006/relationships/hyperlink" Target="linear-algebra-subspaces.html#exm-dimension" TargetMode="External"/><Relationship Id="rId88" Type="http://schemas.openxmlformats.org/officeDocument/2006/relationships/hyperlink" Target="linear-algebra-subspaces.html#exm-extend-basis" TargetMode="External"/><Relationship Id="rId73" Type="http://schemas.openxmlformats.org/officeDocument/2006/relationships/hyperlink" Target="linear-algebra-subspaces.html#exm-span" TargetMode="External"/><Relationship Id="rId28" Type="http://schemas.openxmlformats.org/officeDocument/2006/relationships/hyperlink" Target="linear-algebra-subspaces.html#sec-subspaces" TargetMode="External"/><Relationship Id="rId84" Type="http://schemas.openxmlformats.org/officeDocument/2006/relationships/hyperlink" Target="linear-algebra-subspaces.html#thm-add-outside-span" TargetMode="External"/><Relationship Id="rId87" Type="http://schemas.openxmlformats.org/officeDocument/2006/relationships/hyperlink" Target="linear-algebra-subspaces.html#thm-extend-basis" TargetMode="External"/><Relationship Id="rId83" Type="http://schemas.openxmlformats.org/officeDocument/2006/relationships/hyperlink" Target="linear-algebra-subspaces.html#thm-span-subspace" TargetMode="External"/><Relationship Id="rId70" Type="http://schemas.openxmlformats.org/officeDocument/2006/relationships/hyperlink" Target="linear-algebra-subspaces.html#thm-subspace-equal-dim" TargetMode="External"/><Relationship Id="rId42" Type="http://schemas.openxmlformats.org/officeDocument/2006/relationships/hyperlink" Target="linear-algebra-vectors.html#def-euclidean-norm" TargetMode="External"/><Relationship Id="rId22" Type="http://schemas.openxmlformats.org/officeDocument/2006/relationships/hyperlink" Target="linear-algebra-vectors.html#def-orthogonal-vectors" TargetMode="External"/><Relationship Id="rId63" Type="http://schemas.openxmlformats.org/officeDocument/2006/relationships/hyperlink" Target="linear-algebra-vectors.html#def-orthonormal-vectors" TargetMode="External"/><Relationship Id="rId14" Type="http://schemas.openxmlformats.org/officeDocument/2006/relationships/hyperlink" Target="linear-algebra-vectors.html#def-real-coordinate-space" TargetMode="External"/><Relationship Id="rId30" Type="http://schemas.openxmlformats.org/officeDocument/2006/relationships/hyperlink" Target="linear-algebra-vectors.html#eq-l2-norm" TargetMode="External"/><Relationship Id="rId31" Type="http://schemas.openxmlformats.org/officeDocument/2006/relationships/hyperlink" Target="linear-algebra-vectors.html#exm-euclidean-norm" TargetMode="External"/><Relationship Id="rId12" Type="http://schemas.openxmlformats.org/officeDocument/2006/relationships/hyperlink" Target="linear-algebra-vectors.html#thm-lincom-symmetric" TargetMode="External"/><Relationship Id="rId81" Type="http://schemas.openxmlformats.org/officeDocument/2006/relationships/hyperlink" Target="proof-writing.qmd#def-proof-by-induction" TargetMode="External"/></Relationships>
</file>

<file path=word/_rels/footnotes.xml.rels><?xml version='1.0' encoding='UTF-8' standalone='yes'?>
<Relationships xmlns="http://schemas.openxmlformats.org/package/2006/relationships"><Relationship Id="rId18" Type="http://schemas.openxmlformats.org/officeDocument/2006/relationships/hyperlink" Target="algebra-basics.html#def-absolute-value" TargetMode="External"/><Relationship Id="rId99" Type="http://schemas.openxmlformats.org/officeDocument/2006/relationships/hyperlink" Target="https://doi.org/10.1007/978-3-031-41026-0" TargetMode="External"/><Relationship Id="rId103" Type="http://schemas.openxmlformats.org/officeDocument/2006/relationships/hyperlink" Target="https://ucla-biostat-216.github.io/2024fall/slides/02-vector/02-vector.html" TargetMode="External"/><Relationship Id="rId101" Type="http://schemas.openxmlformats.org/officeDocument/2006/relationships/hyperlink" Target="https://www.routledge.com/Linear-Algebra-and-Matrix-Analysis-for-Statistics/Banerjee-Roy/p/book/9781420095388" TargetMode="External"/><Relationship Id="rId11" Type="http://schemas.openxmlformats.org/officeDocument/2006/relationships/hyperlink" Target="linear-algebra-direct-sums.html#thm-dot-linear" TargetMode="External"/><Relationship Id="rId91" Type="http://schemas.openxmlformats.org/officeDocument/2006/relationships/hyperlink" Target="linear-algebra-matrices.html#def-matrix-mult" TargetMode="External"/><Relationship Id="rId94" Type="http://schemas.openxmlformats.org/officeDocument/2006/relationships/hyperlink" Target="linear-algebra-matrices.html#exm-dot-product-matmul" TargetMode="External"/><Relationship Id="rId66" Type="http://schemas.openxmlformats.org/officeDocument/2006/relationships/hyperlink" Target="linear-algebra-subspaces.html#def-basis" TargetMode="External"/><Relationship Id="rId69" Type="http://schemas.openxmlformats.org/officeDocument/2006/relationships/hyperlink" Target="linear-algebra-subspaces.html#def-dimension" TargetMode="External"/><Relationship Id="rId35" Type="http://schemas.openxmlformats.org/officeDocument/2006/relationships/hyperlink" Target="linear-algebra-subspaces.html#def-linearly-independent" TargetMode="External"/><Relationship Id="rId96" Type="http://schemas.openxmlformats.org/officeDocument/2006/relationships/hyperlink" Target="linear-algebra-subspaces.html#def-rank" TargetMode="External"/><Relationship Id="rId82" Type="http://schemas.openxmlformats.org/officeDocument/2006/relationships/hyperlink" Target="linear-algebra-subspaces.html#def-span" TargetMode="External"/><Relationship Id="rId72" Type="http://schemas.openxmlformats.org/officeDocument/2006/relationships/hyperlink" Target="linear-algebra-subspaces.html#exm-basis" TargetMode="External"/><Relationship Id="rId68" Type="http://schemas.openxmlformats.org/officeDocument/2006/relationships/hyperlink" Target="linear-algebra-subspaces.html#exm-dimension" TargetMode="External"/><Relationship Id="rId88" Type="http://schemas.openxmlformats.org/officeDocument/2006/relationships/hyperlink" Target="linear-algebra-subspaces.html#exm-extend-basis" TargetMode="External"/><Relationship Id="rId73" Type="http://schemas.openxmlformats.org/officeDocument/2006/relationships/hyperlink" Target="linear-algebra-subspaces.html#exm-span" TargetMode="External"/><Relationship Id="rId28" Type="http://schemas.openxmlformats.org/officeDocument/2006/relationships/hyperlink" Target="linear-algebra-subspaces.html#sec-subspaces" TargetMode="External"/><Relationship Id="rId84" Type="http://schemas.openxmlformats.org/officeDocument/2006/relationships/hyperlink" Target="linear-algebra-subspaces.html#thm-add-outside-span" TargetMode="External"/><Relationship Id="rId87" Type="http://schemas.openxmlformats.org/officeDocument/2006/relationships/hyperlink" Target="linear-algebra-subspaces.html#thm-extend-basis" TargetMode="External"/><Relationship Id="rId83" Type="http://schemas.openxmlformats.org/officeDocument/2006/relationships/hyperlink" Target="linear-algebra-subspaces.html#thm-span-subspace" TargetMode="External"/><Relationship Id="rId70" Type="http://schemas.openxmlformats.org/officeDocument/2006/relationships/hyperlink" Target="linear-algebra-subspaces.html#thm-subspace-equal-dim" TargetMode="External"/><Relationship Id="rId42" Type="http://schemas.openxmlformats.org/officeDocument/2006/relationships/hyperlink" Target="linear-algebra-vectors.html#def-euclidean-norm" TargetMode="External"/><Relationship Id="rId22" Type="http://schemas.openxmlformats.org/officeDocument/2006/relationships/hyperlink" Target="linear-algebra-vectors.html#def-orthogonal-vectors" TargetMode="External"/><Relationship Id="rId63" Type="http://schemas.openxmlformats.org/officeDocument/2006/relationships/hyperlink" Target="linear-algebra-vectors.html#def-orthonormal-vectors" TargetMode="External"/><Relationship Id="rId14" Type="http://schemas.openxmlformats.org/officeDocument/2006/relationships/hyperlink" Target="linear-algebra-vectors.html#def-real-coordinate-space" TargetMode="External"/><Relationship Id="rId30" Type="http://schemas.openxmlformats.org/officeDocument/2006/relationships/hyperlink" Target="linear-algebra-vectors.html#eq-l2-norm" TargetMode="External"/><Relationship Id="rId31" Type="http://schemas.openxmlformats.org/officeDocument/2006/relationships/hyperlink" Target="linear-algebra-vectors.html#exm-euclidean-norm" TargetMode="External"/><Relationship Id="rId12" Type="http://schemas.openxmlformats.org/officeDocument/2006/relationships/hyperlink" Target="linear-algebra-vectors.html#thm-lincom-symmetric" TargetMode="External"/><Relationship Id="rId81" Type="http://schemas.openxmlformats.org/officeDocument/2006/relationships/hyperlink" Target="proof-writing.qmd#def-proof-by-indu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Inner Products and Orthogonality</dc:title>
  <dc:creator/>
  <cp:keywords/>
  <dcterms:created xsi:type="dcterms:W3CDTF">2026-10-14T18:47:31Z</dcterms:created>
  <dcterms:modified xsi:type="dcterms:W3CDTF">2026-10-14T18:47:31Z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11:20:47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