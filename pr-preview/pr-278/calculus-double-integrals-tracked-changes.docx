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Double Integrals and Fubini’s Theorem</w:t>
      </w:r>
    </w:p>
    <w:p>
      <w:pPr>
        <w:pStyle w:val="Date"/>
      </w:pPr>
      <w:del w:id="1" w:author="PR Preview" w:date="2026-01-01T00:00:00Z">
        <w:r>
          <w:delText xml:space="preserve">Last modified: 2026-10-14 08:08:00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2026-10-14 11:20:47 (PDT)</w:t>
        </w:r>
      </w:ins>
    </w:p>
    <w:bookmarkStart w:id="83" w:name="sec-double-integrals"/>
    <w:p>
      <w:pPr>
        <w:pStyle w:val="Heading2"/>
      </w:pPr>
      <w:r>
        <w:t xml:space="preserve">1 Double Integrals</w:t>
      </w:r>
    </w:p>
    <w:p>
      <w:pPr>
        <w:pStyle w:val="FirstParagraph"/>
      </w:pPr>
      <w:r>
        <w:t xml:space="preserve">The</w:t>
      </w:r>
      <w:r>
        <w:t xml:space="preserve"> </w:t>
      </w:r>
      <w:r>
        <w:rPr>
          <w:b/>
          <w:bCs/>
        </w:rPr>
        <w:t xml:space="preserve">Fubini–Tonelli theorem</w:t>
      </w:r>
      <w:r>
        <w:t xml:space="preserve"> </w:t>
      </w:r>
      <w:r>
        <w:t xml:space="preserve">states conditions under which the order</w:t>
      </w:r>
      <w:r>
        <w:t xml:space="preserve"> </w:t>
      </w:r>
      <w:r>
        <w:t xml:space="preserve">of integration in a double integral can be exchanged.</w:t>
      </w:r>
      <w:r>
        <w:t xml:space="preserve"> </w:t>
      </w:r>
      <w:r>
        <w:t xml:space="preserve">We state two versions:</w:t>
      </w:r>
      <w:r>
        <w:t xml:space="preserve"> </w:t>
      </w:r>
      <w:r>
        <w:t xml:space="preserve">the Riemann version (</w:t>
      </w:r>
      <w:hyperlink w:anchor="thm-fubini">
        <w:r>
          <w:rPr>
            <w:rStyle w:val="Hyperlink"/>
          </w:rPr>
          <w:t xml:space="preserve">Theorem 1</w:t>
        </w:r>
      </w:hyperlink>
      <w:r>
        <w:t xml:space="preserve">) is what applied courses usually use</w:t>
      </w:r>
      <w:r>
        <w:t xml:space="preserve"> </w:t>
      </w:r>
      <w:r>
        <w:t xml:space="preserve">for double integrals of continuous functions on simple regions;</w:t>
      </w:r>
      <w:r>
        <w:t xml:space="preserve"> </w:t>
      </w:r>
      <w:r>
        <w:t xml:space="preserve">the</w:t>
      </w:r>
      <w:r>
        <w:t xml:space="preserve"> </w:t>
      </w:r>
      <w:hyperlink r:id="rId9">
        <m:oMath>
          <m:r>
            <m:t>σ</m:t>
          </m:r>
        </m:oMath>
        <w:r>
          <w:rPr>
            <w:rStyle w:val="Hyperlink"/>
          </w:rPr>
          <w:t xml:space="preserve">-finite</w:t>
        </w:r>
      </w:hyperlink>
      <w:r>
        <w:t xml:space="preserve"> </w:t>
      </w:r>
      <w:r>
        <w:t xml:space="preserve">measure-theoretic version (</w:t>
      </w:r>
      <w:hyperlink w:anchor="thm-fubini-tonelli">
        <w:r>
          <w:rPr>
            <w:rStyle w:val="Hyperlink"/>
          </w:rPr>
          <w:t xml:space="preserve">Theorem 2</w:t>
        </w:r>
      </w:hyperlink>
      <w:r>
        <w:t xml:space="preserve">) is</w:t>
      </w:r>
      <w:r>
        <w:t xml:space="preserve"> </w:t>
      </w:r>
      <w:r>
        <w:t xml:space="preserve">included to make the</w:t>
      </w:r>
      <w:r>
        <w:t xml:space="preserve"> </w:t>
      </w:r>
      <w:hyperlink r:id="rId10">
        <w:r>
          <w:rPr>
            <w:rStyle w:val="Hyperlink"/>
          </w:rPr>
          <w:t xml:space="preserve">joint-distribution form</w:t>
        </w:r>
      </w:hyperlink>
      <w:r>
        <w:t xml:space="preserve"> </w:t>
      </w:r>
      <w:r>
        <w:t xml:space="preserve">corollary in</w:t>
      </w:r>
      <w:r>
        <w:t xml:space="preserve"> </w:t>
      </w:r>
      <w:r>
        <w:rPr>
          <w:i/>
          <w:iCs/>
        </w:rPr>
        <w:t xml:space="preserve">Probability for Data Science</w:t>
      </w:r>
      <w:r>
        <w:t xml:space="preserve"> </w:t>
      </w:r>
      <w:r>
        <w:t xml:space="preserve">follow from a stated theorem rather than from an aside.</w:t>
      </w:r>
    </w:p>
    <w:bookmarkStart w:id="11" w:name="def-double-integral"/>
    <w:p>
      <w:pPr>
        <w:pStyle w:val="BodyText"/>
      </w:pPr>
      <w:r>
        <w:rPr>
          <w:b/>
          <w:bCs/>
        </w:rPr>
        <w:t xml:space="preserve">Definition 1 (Double integral)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a bounded function on a closed, bounded plane region</w:t>
      </w:r>
      <w:r>
        <w:t xml:space="preserve"> </w:t>
      </w:r>
      <m:oMath>
        <m:r>
          <m:t>R</m:t>
        </m:r>
        <m:r>
          <m:rPr>
            <m:sty m:val="p"/>
          </m:rPr>
          <m:t>⊆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Cover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with a grid of rectangles,</w:t>
      </w:r>
      <w:r>
        <w:t xml:space="preserve"> </w:t>
      </w:r>
      <w:r>
        <w:t xml:space="preserve">keep the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rectangles that lie entirely inside</w:t>
      </w:r>
      <w:r>
        <w:t xml:space="preserve"> </w:t>
      </w:r>
      <m:oMath>
        <m:r>
          <m:t>R</m:t>
        </m:r>
      </m:oMath>
      <w:r>
        <w:t xml:space="preserve">,</w:t>
      </w:r>
      <w:r>
        <w:t xml:space="preserve"> </w:t>
      </w:r>
      <w:r>
        <w:t xml:space="preserve">with areas</w:t>
      </w:r>
      <w:r>
        <w:t xml:space="preserve"> </w:t>
      </w:r>
      <m:oMath>
        <m:r>
          <m:rPr>
            <m:sty m:val="p"/>
          </m:rPr>
          <m:t>Δ</m:t>
        </m:r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rPr>
            <m:sty m:val="p"/>
          </m:rPr>
          <m:t>Δ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and choose a point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in the</w:t>
      </w:r>
      <w:r>
        <w:t xml:space="preserve"> </w:t>
      </w:r>
      <m:oMath>
        <m:r>
          <m:t>i</m:t>
        </m:r>
      </m:oMath>
      <w:r>
        <w:t xml:space="preserve">-th rectangle.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double integral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over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∬"/>
              <m:limLoc m:val="subSup"/>
              <m:subHide m:val="off"/>
              <m:supHide m:val="on"/>
            </m:naryPr>
            <m:sub>
              <m:r>
                <m:t>R</m:t>
              </m:r>
            </m:sub>
            <m:sup>
              <m:r>
                <m:t>​</m:t>
              </m:r>
            </m:sup>
            <m:e>
              <m:r>
                <m:t>f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,</m:t>
          </m:r>
          <m:r>
            <m:t>y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A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limLow>
            <m:e>
              <m:r>
                <m:rPr>
                  <m:sty m:val="p"/>
                </m:rPr>
                <m:t>lim</m:t>
              </m:r>
            </m:e>
            <m:lim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r>
                    <m:rPr>
                      <m:sty m:val="p"/>
                    </m:rPr>
                    <m:t>Δ</m:t>
                  </m:r>
                </m:e>
              </m:d>
              <m:r>
                <m:t>​</m:t>
              </m:r>
              <m:r>
                <m:rPr>
                  <m:sty m:val="p"/>
                </m:rPr>
                <m:t>→</m:t>
              </m:r>
              <m:r>
                <m:t>0</m:t>
              </m:r>
            </m:lim>
          </m:limLow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t>f</m:t>
              </m:r>
            </m:e>
          </m:nary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,</m:t>
          </m:r>
          <m:sSub>
            <m:e>
              <m:r>
                <m:t>y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)</m:t>
          </m:r>
          <m:r>
            <m:t> </m:t>
          </m:r>
          <m:r>
            <m:rPr>
              <m:sty m:val="p"/>
            </m:rPr>
            <m:t>Δ</m:t>
          </m:r>
          <m:sSub>
            <m:e>
              <m:r>
                <m:t>A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rPr>
                <m:sty m:val="p"/>
              </m:rPr>
              <m:t>Δ</m:t>
            </m:r>
          </m:e>
        </m:d>
        <m:r>
          <m:t>​</m:t>
        </m:r>
      </m:oMath>
      <w:r>
        <w:t xml:space="preserve"> </w:t>
      </w:r>
      <w:r>
        <w:t xml:space="preserve">is the length of the longest diagonal among the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rectangles,</w:t>
      </w:r>
      <w:r>
        <w:t xml:space="preserve"> </w:t>
      </w:r>
      <w:r>
        <w:t xml:space="preserve">when that limit exists and has the same value</w:t>
      </w:r>
      <w:r>
        <w:t xml:space="preserve"> </w:t>
      </w:r>
      <w:r>
        <w:t xml:space="preserve">for every choice of grids and of the points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 symbol</w:t>
      </w:r>
      <w:r>
        <w:t xml:space="preserve"> </w:t>
      </w:r>
      <m:oMath>
        <m:r>
          <m:t>d</m:t>
        </m:r>
        <m:r>
          <m:t>A</m:t>
        </m:r>
      </m:oMath>
      <w:r>
        <w:t xml:space="preserve"> </w:t>
      </w:r>
      <w:r>
        <w:t xml:space="preserve">stands for an element of area.</w:t>
      </w:r>
    </w:p>
    <w:p>
      <w:pPr>
        <w:pStyle w:val="BodyText"/>
      </w:pPr>
      <w:r>
        <w:t xml:space="preserve">(Larson and Edwards 2018, sec. 14.2)</w:t>
      </w:r>
    </w:p>
    <w:bookmarkEnd w:id="11"/>
    <w:bookmarkStart w:id="12" w:name="exm-double-integral-area"/>
    <w:p>
      <w:pPr>
        <w:pStyle w:val="BodyText"/>
      </w:pPr>
      <w:r>
        <w:rPr>
          <w:b/>
          <w:bCs/>
        </w:rPr>
        <w:t xml:space="preserve">Example 1 (The double integral of</w:t>
      </w:r>
      <w:r>
        <w:rPr>
          <w:b/>
          <w:bCs/>
        </w:rPr>
        <w:t xml:space="preserve"> </w:t>
      </w:r>
      <m:oMath>
        <m:r>
          <m:t>1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is an area)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on the rectangle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]</m:t>
        </m:r>
        <m:r>
          <m:rPr>
            <m:sty m:val="p"/>
          </m:rPr>
          <m:t>×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Every sum in</w:t>
      </w:r>
      <w:r>
        <w:t xml:space="preserve"> </w:t>
      </w:r>
      <w:hyperlink w:anchor="def-double-integral">
        <w:r>
          <w:rPr>
            <w:rStyle w:val="Hyperlink"/>
          </w:rPr>
          <w:t xml:space="preserve">Definition 1</w:t>
        </w:r>
      </w:hyperlink>
      <w:r>
        <w:t xml:space="preserve"> </w:t>
      </w:r>
      <w:r>
        <w:t xml:space="preserve">adds up the areas of rectangles inside</w:t>
      </w:r>
      <w:r>
        <w:t xml:space="preserve"> </w:t>
      </w:r>
      <m:oMath>
        <m:r>
          <m:t>R</m:t>
        </m:r>
      </m:oMath>
      <w:r>
        <w:t xml:space="preserve">,</w:t>
      </w:r>
      <w:r>
        <w:t xml:space="preserve"> </w:t>
      </w:r>
      <w:r>
        <w:t xml:space="preserve">and those sums approach the area of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as the grid gets finer,</w:t>
      </w:r>
      <w:r>
        <w:t xml:space="preserve"> </w:t>
      </w: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∬"/>
                  <m:limLoc m:val="subSup"/>
                  <m:subHide m:val="off"/>
                  <m:supHide m:val="on"/>
                </m:naryPr>
                <m:sub>
                  <m:r>
                    <m:t>R</m:t>
                  </m:r>
                </m:sub>
                <m:sup>
                  <m:r>
                    <m:t>​</m:t>
                  </m:r>
                </m:sup>
                <m:e>
                  <m:r>
                    <m:t>1</m:t>
                  </m:r>
                </m:e>
              </m:nary>
              <m:r>
                <m:t> </m:t>
              </m:r>
              <m:r>
                <m:t>d</m:t>
              </m:r>
              <m:r>
                <m:t>A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3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6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12"/>
    <w:bookmarkStart w:id="13" w:name="def-iterated-integral"/>
    <w:p>
      <w:pPr>
        <w:pStyle w:val="FirstParagraph"/>
      </w:pPr>
      <w:r>
        <w:rPr>
          <w:b/>
          <w:bCs/>
        </w:rPr>
        <w:t xml:space="preserve">Definition 2 (Iterated integral)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iterated integral</w:t>
      </w:r>
      <w:r>
        <w:t xml:space="preserve"> </w:t>
      </w:r>
      <w:r>
        <w:t xml:space="preserve">is an integral of an integral: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a</m:t>
              </m:r>
            </m:sub>
            <m:sup>
              <m:r>
                <m:t>b</m:t>
              </m:r>
            </m:sup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sSub>
                    <m:e>
                      <m:r>
                        <m:t>g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sSub>
                    <m:e>
                      <m:r>
                        <m:t>g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p>
                <m:e>
                  <m:r>
                    <m:t>f</m:t>
                  </m:r>
                </m:e>
              </m:nary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,</m:t>
          </m:r>
          <m:r>
            <m:t>y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y</m:t>
          </m:r>
          <m:r>
            <m:t> </m:t>
          </m:r>
          <m:r>
            <m:t>d</m:t>
          </m:r>
          <m:r>
            <m:t>x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a</m:t>
              </m:r>
            </m:sub>
            <m:sup>
              <m:r>
                <m:t>b</m:t>
              </m:r>
            </m:sup>
            <m:e>
              <m:r>
                <m:t>​</m:t>
              </m:r>
            </m:e>
          </m:nary>
          <m:d>
            <m:dPr>
              <m:begChr m:val="("/>
              <m:sepChr m:val=""/>
              <m:endChr m:val=")"/>
              <m:grow/>
            </m:dP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sSub>
                    <m:e>
                      <m:r>
                        <m:t>g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sSub>
                    <m:e>
                      <m:r>
                        <m:t>g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p>
                <m:e>
                  <m:r>
                    <m:t>f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y</m:t>
              </m:r>
            </m:e>
          </m:d>
          <m:r>
            <m:t>​</m:t>
          </m:r>
          <m:r>
            <m:t> </m:t>
          </m:r>
          <m:r>
            <m:t>d</m:t>
          </m:r>
          <m:r>
            <m:t>x</m:t>
          </m:r>
        </m:oMath>
      </m:oMathPara>
    </w:p>
    <w:p>
      <w:pPr>
        <w:pStyle w:val="FirstParagraph"/>
      </w:pPr>
      <w:r>
        <w:t xml:space="preserve">That is, integrate over the inner variable (</w:t>
      </w:r>
      <m:oMath>
        <m:r>
          <m:t>y</m:t>
        </m:r>
      </m:oMath>
      <w:r>
        <w:t xml:space="preserve">) first,</w:t>
      </w:r>
      <w:r>
        <w:t xml:space="preserve"> </w:t>
      </w:r>
      <w:r>
        <w:t xml:space="preserve">holding the outer variable (</w:t>
      </w:r>
      <m:oMath>
        <m:r>
          <m:t>x</m:t>
        </m:r>
      </m:oMath>
      <w:r>
        <w:t xml:space="preserve">) fixed,</w:t>
      </w:r>
      <w:r>
        <w:t xml:space="preserve"> </w:t>
      </w:r>
      <w:r>
        <w:t xml:space="preserve">and then integrate the result over the outer variable.</w:t>
      </w:r>
      <w:r>
        <w:t xml:space="preserve"> </w:t>
      </w:r>
      <w:r>
        <w:t xml:space="preserve">The inner limits</w:t>
      </w:r>
      <w:r>
        <w:t xml:space="preserve"> </w:t>
      </w:r>
      <m:oMath>
        <m:sSub>
          <m:e>
            <m:r>
              <m:t>g</m:t>
            </m:r>
          </m:e>
          <m:sub>
            <m:r>
              <m:t>1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g</m:t>
            </m:r>
          </m:e>
          <m:sub>
            <m:r>
              <m:t>2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may depend on the outer variable,</w:t>
      </w:r>
      <w:r>
        <w:t xml:space="preserve"> </w:t>
      </w:r>
      <w:r>
        <w:t xml:space="preserve">or be constants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d</m:t>
        </m:r>
      </m:oMath>
      <w:r>
        <w:t xml:space="preserve">, as in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a</m:t>
            </m:r>
          </m:sub>
          <m:sup>
            <m:r>
              <m:t>b</m:t>
            </m:r>
          </m:sup>
          <m:e>
            <m:nary>
              <m:naryPr>
                <m:chr m:val="∫"/>
                <m:limLoc m:val="subSup"/>
                <m:subHide m:val="off"/>
                <m:supHide m:val="off"/>
              </m:naryPr>
              <m:sub>
                <m:r>
                  <m:t>c</m:t>
                </m:r>
              </m:sub>
              <m:sup>
                <m:r>
                  <m:t>d</m:t>
                </m:r>
              </m:sup>
              <m:e>
                <m:r>
                  <m:t>f</m:t>
                </m:r>
              </m:e>
            </m:nary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t> </m:t>
        </m:r>
        <m:r>
          <m:t>d</m:t>
        </m:r>
        <m:r>
          <m:t>y</m:t>
        </m:r>
        <m:r>
          <m:t> </m:t>
        </m:r>
        <m:r>
          <m:t>d</m:t>
        </m:r>
        <m:r>
          <m:t>x</m:t>
        </m:r>
      </m:oMath>
      <w:r>
        <w:t xml:space="preserve">.</w:t>
      </w:r>
      <w:r>
        <w:t xml:space="preserve"> </w:t>
      </w:r>
      <w:r>
        <w:t xml:space="preserve">Iterated integrals in the other order,</w:t>
      </w:r>
      <w:r>
        <w:t xml:space="preserve"> </w:t>
      </w:r>
      <m:oMath>
        <m:r>
          <m:rPr>
            <m:sty m:val="p"/>
          </m:rPr>
          <m:t>∫</m:t>
        </m:r>
        <m:r>
          <m:rPr>
            <m:sty m:val="p"/>
          </m:rPr>
          <m:t>∫</m:t>
        </m:r>
        <m:r>
          <m:rPr>
            <m:sty m:val="p"/>
          </m:rPr>
          <m:t>⋯</m:t>
        </m:r>
        <m:r>
          <m:t> </m:t>
        </m:r>
        <m:r>
          <m:t>d</m:t>
        </m:r>
        <m:r>
          <m:t>x</m:t>
        </m:r>
        <m:r>
          <m:t> </m:t>
        </m:r>
        <m:r>
          <m:t>d</m:t>
        </m:r>
        <m:r>
          <m:t>y</m:t>
        </m:r>
      </m:oMath>
      <w:r>
        <w:t xml:space="preserve">,</w:t>
      </w:r>
      <w:r>
        <w:t xml:space="preserve"> </w:t>
      </w:r>
      <w:r>
        <w:t xml:space="preserve">are defined the same way with the roles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swapped.</w:t>
      </w:r>
    </w:p>
    <w:bookmarkEnd w:id="13"/>
    <w:bookmarkStart w:id="14" w:name="exm-iterated-integral"/>
    <w:p>
      <w:pPr>
        <w:pStyle w:val="BodyText"/>
      </w:pPr>
      <w:r>
        <w:rPr>
          <w:b/>
          <w:bCs/>
        </w:rPr>
        <w:t xml:space="preserve">Example 2 (An iterated integral)</w:t>
      </w:r>
      <w:r>
        <w:t xml:space="preserve"> </w:t>
      </w:r>
      <w:r>
        <w:t xml:space="preserve">Integrating over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first, then</w:t>
      </w:r>
      <w:r>
        <w:t xml:space="preserve"> </w:t>
      </w:r>
      <m:oMath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t>0</m:t>
                      </m:r>
                    </m:sub>
                    <m:sup>
                      <m:r>
                        <m:t>2</m:t>
                      </m:r>
                    </m:sup>
                    <m:e>
                      <m:r>
                        <m:t>x</m:t>
                      </m:r>
                    </m:e>
                  </m:nary>
                </m:e>
              </m:nary>
              <m:r>
                <m:t>y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t>0</m:t>
                      </m:r>
                    </m:sub>
                    <m:sup>
                      <m:r>
                        <m:t>2</m:t>
                      </m:r>
                    </m:sup>
                    <m:e>
                      <m:r>
                        <m:t>x</m:t>
                      </m:r>
                    </m:e>
                  </m:nary>
                  <m:r>
                    <m:t>y</m:t>
                  </m:r>
                  <m:r>
                    <m:t> </m:t>
                  </m:r>
                  <m:r>
                    <m:t>d</m:t>
                  </m:r>
                  <m:r>
                    <m:t>y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iterated integral)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x</m:t>
                  </m:r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t>0</m:t>
                      </m:r>
                    </m:sub>
                    <m:sup>
                      <m:r>
                        <m:t>2</m:t>
                      </m:r>
                    </m:sup>
                    <m:e>
                      <m:r>
                        <m:t>y</m:t>
                      </m:r>
                    </m:e>
                  </m:nary>
                  <m:r>
                    <m:t> </m:t>
                  </m:r>
                  <m:r>
                    <m:t>d</m:t>
                  </m:r>
                  <m:r>
                    <m:t>y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x</m:t>
              </m:r>
              <m:r>
                <m:rPr>
                  <m:nor/>
                  <m:sty m:val="p"/>
                </m:rPr>
                <m:t> is constant in </m:t>
              </m:r>
              <m:r>
                <m:t>y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x</m:t>
                  </m:r>
                </m:e>
              </m:nary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2</m:t>
                  </m:r>
                </m:sup>
              </m:sSubSup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(antiderivative of </m:t>
              </m:r>
              <m:r>
                <m:t>y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2</m:t>
                  </m:r>
                </m:e>
              </m:nary>
              <m:r>
                <m:t>x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at the limits)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(antiderivative of </m:t>
              </m:r>
              <m:r>
                <m:t>2</m:t>
              </m:r>
              <m:r>
                <m:t>x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at the limits)</m:t>
              </m:r>
            </m:e>
          </m:eqArr>
        </m:oMath>
      </m:oMathPara>
    </w:p>
    <w:bookmarkEnd w:id="14"/>
    <w:bookmarkStart w:id="15" w:name="thm-fubini"/>
    <w:p>
      <w:pPr>
        <w:pStyle w:val="FirstParagraph"/>
      </w:pPr>
      <w:r>
        <w:rPr>
          <w:b/>
          <w:bCs/>
        </w:rPr>
        <w:t xml:space="preserve">Theorem 1 (Fubini’s theorem (Riemann version))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</w:t>
      </w:r>
      <w:r>
        <w:t xml:space="preserve"> </w:t>
      </w:r>
      <w:r>
        <w:rPr>
          <w:b/>
          <w:bCs/>
        </w:rPr>
        <w:t xml:space="preserve">continuous</w:t>
      </w:r>
      <w:r>
        <w:t xml:space="preserve"> </w:t>
      </w:r>
      <w:r>
        <w:t xml:space="preserve">on a plane region</w:t>
      </w:r>
      <w:r>
        <w:t xml:space="preserve"> </w:t>
      </w:r>
      <m:oMath>
        <m:r>
          <m:t>R</m:t>
        </m:r>
        <m:r>
          <m:rPr>
            <m:sty m:val="p"/>
          </m:rPr>
          <m:t>⊆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Vertically simple region.</w:t>
      </w:r>
      <w:r>
        <w:t xml:space="preserve"> </w:t>
      </w:r>
      <w:r>
        <w:t xml:space="preserve">If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is defined by</w:t>
      </w:r>
      <w:r>
        <w:t xml:space="preserve"> </w:t>
      </w:r>
      <m:oMath>
        <m:r>
          <m:t>a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≤</m:t>
        </m:r>
        <m: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g</m:t>
            </m:r>
          </m:e>
          <m:sub>
            <m:r>
              <m:t>1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≤</m:t>
        </m:r>
        <m:r>
          <m:t>y</m:t>
        </m:r>
        <m:r>
          <m:rPr>
            <m:sty m:val="p"/>
          </m:rPr>
          <m:t>≤</m:t>
        </m:r>
        <m:sSub>
          <m:e>
            <m:r>
              <m:t>g</m:t>
            </m:r>
          </m:e>
          <m:sub>
            <m:r>
              <m:t>2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sSub>
          <m:e>
            <m:r>
              <m:t>g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g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are continuous on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∬"/>
                  <m:limLoc m:val="subSup"/>
                  <m:subHide m:val="off"/>
                  <m:supHide m:val="on"/>
                </m:naryPr>
                <m:sub>
                  <m:r>
                    <m:t>R</m:t>
                  </m:r>
                </m:sub>
                <m:sup>
                  <m:r>
                    <m:t>​</m:t>
                  </m:r>
                </m:sup>
                <m:e>
                  <m:r>
                    <m:t>f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A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a</m:t>
                  </m:r>
                </m:sub>
                <m:sup>
                  <m:r>
                    <m:t>b</m:t>
                  </m:r>
                </m:sup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sSub>
                        <m:e>
                          <m:r>
                            <m:t>g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  <m:sup>
                      <m:sSub>
                        <m:e>
                          <m:r>
                            <m:t>g</m:t>
                          </m:r>
                        </m:e>
                        <m:sub>
                          <m:r>
                            <m:t>2</m:t>
                          </m:r>
                        </m:sub>
                      </m:sSub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  <m:e>
                      <m:r>
                        <m:t>f</m:t>
                      </m:r>
                    </m:e>
                  </m:nary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 </m:t>
              </m:r>
              <m:r>
                <m:t>d</m:t>
              </m:r>
              <m:r>
                <m:t>x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01"/>
        </w:numPr>
      </w:pPr>
      <w:r>
        <w:rPr>
          <w:b/>
          <w:bCs/>
        </w:rPr>
        <w:t xml:space="preserve">Horizontally simple region.</w:t>
      </w:r>
      <w:r>
        <w:t xml:space="preserve"> </w:t>
      </w:r>
      <w:r>
        <w:t xml:space="preserve">If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is defined by</w:t>
      </w:r>
      <w:r>
        <w:t xml:space="preserve"> </w:t>
      </w:r>
      <m:oMath>
        <m:r>
          <m:t>c</m:t>
        </m:r>
        <m:r>
          <m:rPr>
            <m:sty m:val="p"/>
          </m:rPr>
          <m:t>≤</m:t>
        </m:r>
        <m:r>
          <m:t>y</m:t>
        </m:r>
        <m:r>
          <m:rPr>
            <m:sty m:val="p"/>
          </m:rPr>
          <m:t>≤</m:t>
        </m:r>
        <m:r>
          <m:t>d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h</m:t>
            </m:r>
          </m:e>
          <m:sub>
            <m:r>
              <m:t>1</m:t>
            </m:r>
          </m:sub>
        </m:sSub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≤</m:t>
        </m:r>
        <m:sSub>
          <m:e>
            <m:r>
              <m:t>h</m:t>
            </m:r>
          </m:e>
          <m:sub>
            <m:r>
              <m:t>2</m:t>
            </m:r>
          </m:sub>
        </m:sSub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sSub>
          <m:e>
            <m:r>
              <m:t>h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h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are continuous on</w:t>
      </w:r>
      <w:r>
        <w:t xml:space="preserve"> </w:t>
      </w:r>
      <m:oMath>
        <m:r>
          <m:rPr>
            <m:sty m:val="p"/>
          </m:rPr>
          <m:t>[</m:t>
        </m:r>
        <m:r>
          <m:t>c</m:t>
        </m:r>
        <m:r>
          <m:rPr>
            <m:sty m:val="p"/>
          </m:rPr>
          <m:t>,</m:t>
        </m:r>
        <m:r>
          <m:t>d</m:t>
        </m:r>
        <m:r>
          <m:rPr>
            <m:sty m:val="p"/>
          </m:rPr>
          <m:t>]</m:t>
        </m:r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∬"/>
                  <m:limLoc m:val="subSup"/>
                  <m:subHide m:val="off"/>
                  <m:supHide m:val="on"/>
                </m:naryPr>
                <m:sub>
                  <m:r>
                    <m:t>R</m:t>
                  </m:r>
                </m:sub>
                <m:sup>
                  <m:r>
                    <m:t>​</m:t>
                  </m:r>
                </m:sup>
                <m:e>
                  <m:r>
                    <m:t>f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A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c</m:t>
                  </m:r>
                </m:sub>
                <m:sup>
                  <m:r>
                    <m:t>d</m:t>
                  </m:r>
                </m:sup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sSub>
                        <m:e>
                          <m:r>
                            <m:t>h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  <m:sup>
                      <m:sSub>
                        <m:e>
                          <m:r>
                            <m:t>h</m:t>
                          </m:r>
                        </m:e>
                        <m:sub>
                          <m:r>
                            <m:t>2</m:t>
                          </m:r>
                        </m:sub>
                      </m:sSub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  <m:e>
                      <m:r>
                        <m:t>f</m:t>
                      </m:r>
                    </m:e>
                  </m:nary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 </m:t>
              </m:r>
              <m:r>
                <m:t>d</m:t>
              </m:r>
              <m:r>
                <m:t>y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When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can be described both ways, the two iterated integrals are</w:t>
      </w:r>
      <w:r>
        <w:t xml:space="preserve"> </w:t>
      </w:r>
      <w:r>
        <w:t xml:space="preserve">equal — so the order of integration can be exchanged.</w:t>
      </w:r>
    </w:p>
    <w:p>
      <w:pPr>
        <w:pStyle w:val="BodyText"/>
      </w:pPr>
      <w:r>
        <w:t xml:space="preserve">(Larson and Edwards 2018, Theorem 14.2, p. 982)</w:t>
      </w:r>
    </w:p>
    <w:bookmarkEnd w:id="15"/>
    <w:bookmarkStart w:id="29" w:name="exm-fubini-nonrect"/>
    <w:p>
      <w:pPr>
        <w:pStyle w:val="BodyText"/>
      </w:pPr>
      <w:r>
        <w:rPr>
          <w:b/>
          <w:bCs/>
        </w:rPr>
        <w:t xml:space="preserve">Example 3 (Changing the order of integration for a non-rectangular region)</w:t>
      </w:r>
      <w:r>
        <w:t xml:space="preserve"> </w:t>
      </w:r>
      <w:r>
        <w:t xml:space="preserve">Adapted from</w:t>
      </w:r>
      <w:r>
        <w:t xml:space="preserve"> </w:t>
      </w:r>
      <w:r>
        <w:t xml:space="preserve">(Larson and Edwards 2018, sec. 14.2, Example 4, pp. 984–985)</w:t>
      </w:r>
      <w:r>
        <w:t xml:space="preserve">.</w:t>
      </w:r>
    </w:p>
    <w:p>
      <w:pPr>
        <w:pStyle w:val="BodyText"/>
      </w:pP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be</w:t>
      </w:r>
      <w:r>
        <w:t xml:space="preserve"> </w:t>
      </w:r>
      <w:hyperlink r:id="rId16">
        <w:r>
          <w:rPr>
            <w:rStyle w:val="Hyperlink"/>
          </w:rPr>
          <w:t xml:space="preserve">independent</w:t>
        </w:r>
      </w:hyperlink>
      <w:r>
        <w:t xml:space="preserve"> </w:t>
      </w:r>
      <w:hyperlink r:id="rId17">
        <m:oMath>
          <m:r>
            <m:rPr>
              <m:sty m:val="p"/>
            </m:rPr>
            <m:t>Uniform</m:t>
          </m:r>
          <m:r>
            <m:rPr>
              <m:sty m:val="p"/>
            </m:rPr>
            <m:t>(</m:t>
          </m:r>
          <m:r>
            <m:t>0</m:t>
          </m:r>
          <m:r>
            <m:rPr>
              <m:sty m:val="p"/>
            </m:rPr>
            <m:t>,</m:t>
          </m:r>
          <m:r>
            <m:t>1</m:t>
          </m:r>
          <m:r>
            <m:rPr>
              <m:sty m:val="p"/>
            </m:rPr>
            <m:t>)</m:t>
          </m:r>
        </m:oMath>
      </w:hyperlink>
      <w:r>
        <w:t xml:space="preserve"> </w:t>
      </w:r>
      <w:hyperlink r:id="rId18">
        <w:r>
          <w:rPr>
            <w:rStyle w:val="Hyperlink"/>
          </w:rPr>
          <w:t xml:space="preserve">random variables</w:t>
        </w:r>
      </w:hyperlink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w:hyperlink r:id="rId19">
        <w:r>
          <w:rPr>
            <w:rStyle w:val="Hyperlink"/>
          </w:rPr>
          <w:t xml:space="preserve">joint density</w:t>
        </w:r>
      </w:hyperlink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on the unit square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sSup>
          <m:e>
            <m:r>
              <m:rPr>
                <m:sty m:val="p"/>
              </m:rPr>
              <m:t>]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Define the function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rPr>
                <m:nor/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sup>
        </m:sSup>
        <m:r>
          <m:t> </m:t>
        </m:r>
        <m:r>
          <m:rPr>
            <m:scr m:val="double-struck"/>
            <m:sty m:val="p"/>
          </m:rPr>
          <m:t>1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y</m:t>
            </m:r>
            <m:r>
              <m:rPr>
                <m:sty m:val="p"/>
              </m:rPr>
              <m:t>≤</m:t>
            </m:r>
            <m:r>
              <m:t>x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t>e</m:t>
        </m:r>
      </m:oMath>
      <w:r>
        <w:t xml:space="preserve"> </w:t>
      </w:r>
      <w:r>
        <w:t xml:space="preserve">is</w:t>
      </w:r>
      <w:r>
        <w:t xml:space="preserve"> </w:t>
      </w:r>
      <w:hyperlink r:id="rId20">
        <w:r>
          <w:rPr>
            <w:rStyle w:val="Hyperlink"/>
          </w:rPr>
          <w:t xml:space="preserve">Euler’s number</w:t>
        </w:r>
      </w:hyperlink>
      <w:r>
        <w:t xml:space="preserve">,</w:t>
      </w:r>
      <w:r>
        <w:t xml:space="preserve"> </w:t>
      </w:r>
      <w:r>
        <w:t xml:space="preserve">and compute its</w:t>
      </w:r>
      <w:r>
        <w:t xml:space="preserve"> </w:t>
      </w:r>
      <w:hyperlink r:id="rId21">
        <w:r>
          <w:rPr>
            <w:rStyle w:val="Hyperlink"/>
          </w:rPr>
          <w:t xml:space="preserve">expectation</w:t>
        </w:r>
      </w:hyperlink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g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.</w:t>
      </w:r>
    </w:p>
    <w:p>
      <w:pPr>
        <w:pStyle w:val="BodyText"/>
      </w:pPr>
      <w:r>
        <w:t xml:space="preserve">Because the joint density equals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sSup>
          <m:e>
            <m:r>
              <m:rPr>
                <m:sty m:val="p"/>
              </m:rPr>
              <m:t>]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this expectation is the double integral of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over the unit square: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g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rPr>
              <m:sty m:val="p"/>
            </m:rPr>
            <m:t>=</m:t>
          </m:r>
          <m:nary>
            <m:naryPr>
              <m:chr m:val="∬"/>
              <m:limLoc m:val="subSup"/>
              <m:subHide m:val="off"/>
              <m:supHide m:val="on"/>
            </m:naryPr>
            <m:sub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]</m:t>
                  </m:r>
                </m:e>
                <m:sup>
                  <m:r>
                    <m:t>2</m:t>
                  </m:r>
                </m:sup>
              </m:sSup>
            </m:sub>
            <m:sup>
              <m:r>
                <m:t>​</m:t>
              </m:r>
            </m:sup>
            <m:e>
              <m:r>
                <m:t>g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,</m:t>
          </m:r>
          <m:r>
            <m:t>y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A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The</w:t>
      </w:r>
      <w:r>
        <w:t xml:space="preserve"> </w:t>
      </w:r>
      <w:hyperlink r:id="rId22">
        <w:r>
          <w:rPr>
            <w:rStyle w:val="Hyperlink"/>
          </w:rPr>
          <w:t xml:space="preserve">indicator</w:t>
        </w:r>
      </w:hyperlink>
      <w:r>
        <w:t xml:space="preserve"> </w:t>
      </w:r>
      <w:r>
        <w:t xml:space="preserve">factor</w:t>
      </w:r>
      <w:r>
        <w:t xml:space="preserve"> </w:t>
      </w:r>
      <m:oMath>
        <m:r>
          <m:rPr>
            <m:scr m:val="double-struck"/>
            <m:sty m:val="p"/>
          </m:rPr>
          <m:t>1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y</m:t>
            </m:r>
            <m:r>
              <m:rPr>
                <m:sty m:val="p"/>
              </m:rPr>
              <m:t>≤</m:t>
            </m:r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equals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on the triangular</w:t>
      </w:r>
      <w:r>
        <w:t xml:space="preserve"> </w:t>
      </w:r>
      <w:r>
        <w:t xml:space="preserve">region where</w:t>
      </w:r>
      <w:r>
        <w:t xml:space="preserve"> </w:t>
      </w:r>
      <m:oMath>
        <m:r>
          <m:t>y</m:t>
        </m:r>
        <m:r>
          <m:rPr>
            <m:sty m:val="p"/>
          </m:rPr>
          <m:t>≤</m:t>
        </m:r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elsewhere,</w:t>
      </w:r>
      <w:r>
        <w:t xml:space="preserve"> </w:t>
      </w:r>
      <w:r>
        <w:t xml:space="preserve">so only that region,</w:t>
      </w:r>
      <w:r>
        <w:t xml:space="preserve"> </w:t>
      </w:r>
      <w:r>
        <w:t xml:space="preserve">namely</w:t>
      </w:r>
      <w:r>
        <w:t xml:space="preserve"> </w:t>
      </w:r>
      <m:oMath>
        <m:r>
          <m:t>D</m:t>
        </m:r>
        <m:r>
          <m:rPr>
            <m:sty m:val="p"/>
          </m:rPr>
          <m:t>=</m:t>
        </m:r>
        <m:r>
          <m:rPr>
            <m:sty m:val="p"/>
          </m:rPr>
          <m:t>{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:</m:t>
        </m:r>
        <m:r>
          <m:t>x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  <m:r>
          <m:rPr>
            <m:sty m:val="p"/>
          </m:rPr>
          <m:t>,</m:t>
        </m:r>
        <m:r>
          <m:t> </m:t>
        </m:r>
        <m:r>
          <m:t>y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x</m:t>
        </m:r>
        <m:r>
          <m:rPr>
            <m:sty m:val="p"/>
          </m:rPr>
          <m:t>]</m:t>
        </m:r>
        <m:r>
          <m:rPr>
            <m:sty m:val="p"/>
          </m:rPr>
          <m:t>}</m:t>
        </m:r>
      </m:oMath>
      <w:r>
        <w:t xml:space="preserve"> </w:t>
      </w:r>
      <w:r>
        <w:t xml:space="preserve">(</w:t>
      </w:r>
      <w:hyperlink w:anchor="fig-fubini-nonrect-region">
        <w:r>
          <w:rPr>
            <w:rStyle w:val="Hyperlink"/>
          </w:rPr>
          <w:t xml:space="preserve">Figure 1</w:t>
        </w:r>
      </w:hyperlink>
      <w:r>
        <w:t xml:space="preserve">),</w:t>
      </w:r>
      <w:r>
        <w:t xml:space="preserve"> </w:t>
      </w:r>
      <w:r>
        <w:t xml:space="preserve">contributes, and there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rPr>
                <m:nor/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sup>
        </m:sSup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g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rPr>
              <m:sty m:val="p"/>
            </m:rPr>
            <m:t>=</m:t>
          </m:r>
          <m:nary>
            <m:naryPr>
              <m:chr m:val="∬"/>
              <m:limLoc m:val="subSup"/>
              <m:subHide m:val="off"/>
              <m:supHide m:val="on"/>
            </m:naryPr>
            <m:sub>
              <m:r>
                <m:t>D</m:t>
              </m:r>
            </m:sub>
            <m:sup>
              <m:r>
                <m:t>​</m:t>
              </m:r>
            </m:sup>
            <m:e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sup>
              </m:sSup>
            </m:e>
          </m:nary>
          <m:r>
            <m:t> </m:t>
          </m:r>
          <m:r>
            <m:t>d</m:t>
          </m:r>
          <m:r>
            <m:t>A</m:t>
          </m:r>
          <m:r>
            <m:rPr>
              <m:sty m:val="p"/>
            </m:rPr>
            <m:t>.</m:t>
          </m:r>
        </m:oMath>
      </m:oMathPara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6" w:name="fig-fubini-nonrect-region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region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tibble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))</w:t>
            </w:r>
            <w:r>
              <w:br/>
            </w: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(region,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x,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y))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geom_polygon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fill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"steelblue"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alpha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0.4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color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"black"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linewidth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0.7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annotate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StringTok"/>
              </w:rPr>
              <w:t xml:space="preserve">"text"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0.65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0.28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label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8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fontface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"italic"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annotate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StringTok"/>
              </w:rPr>
              <w:t xml:space="preserve">"text"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0.36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0.52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label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"y == x"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parse =</w:t>
            </w:r>
            <w:r>
              <w:rPr>
                <w:rStyle w:val="NormalTok"/>
              </w:rPr>
              <w:t xml:space="preserve"> </w:t>
            </w:r>
            <w:r>
              <w:rPr>
                <w:rStyle w:val="ConstantTok"/>
              </w:rPr>
              <w:t xml:space="preserve">TRUE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angle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45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annotate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StringTok"/>
              </w:rPr>
              <w:t xml:space="preserve">"text"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1.08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label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"x == 1"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parse =</w:t>
            </w:r>
            <w:r>
              <w:rPr>
                <w:rStyle w:val="NormalTok"/>
              </w:rPr>
              <w:t xml:space="preserve"> </w:t>
            </w:r>
            <w:r>
              <w:rPr>
                <w:rStyle w:val="ConstantTok"/>
              </w:rPr>
              <w:t xml:space="preserve">TRUE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angle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90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hjust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0.5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annotate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StringTok"/>
              </w:rPr>
              <w:t xml:space="preserve">"text"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FloatTok"/>
              </w:rPr>
              <w:t xml:space="preserve">0.1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label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"y == 0"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parse =</w:t>
            </w:r>
            <w:r>
              <w:rPr>
                <w:rStyle w:val="NormalTok"/>
              </w:rPr>
              <w:t xml:space="preserve"> </w:t>
            </w:r>
            <w:r>
              <w:rPr>
                <w:rStyle w:val="ConstantTok"/>
              </w:rPr>
              <w:t xml:space="preserve">TRUE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scale_x_continuous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breaks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), </w:t>
            </w:r>
            <w:r>
              <w:rPr>
                <w:rStyle w:val="AttributeTok"/>
              </w:rPr>
              <w:t xml:space="preserve">limits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FloatTok"/>
              </w:rPr>
              <w:t xml:space="preserve">0.1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1.3</w:t>
            </w:r>
            <w:r>
              <w:rPr>
                <w:rStyle w:val="NormalTok"/>
              </w:rPr>
              <w:t xml:space="preserve">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scale_y_continuous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breaks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), </w:t>
            </w:r>
            <w:r>
              <w:rPr>
                <w:rStyle w:val="AttributeTok"/>
              </w:rPr>
              <w:t xml:space="preserve">limits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FloatTok"/>
              </w:rPr>
              <w:t xml:space="preserve">0.2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1.2</w:t>
            </w:r>
            <w:r>
              <w:rPr>
                <w:rStyle w:val="NormalTok"/>
              </w:rPr>
              <w:t xml:space="preserve">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coord_equal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"x"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"y"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theme_minimal</w:t>
            </w:r>
            <w:r>
              <w:rPr>
                <w:rStyle w:val="NormalTok"/>
              </w:rPr>
              <w:t xml:space="preserve">()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4" name="Picture"/>
                  <a:graphic>
                    <a:graphicData uri="http://schemas.openxmlformats.org/drawingml/2006/picture">
                      <pic:pic>
                        <pic:nvPicPr>
                          <pic:cNvPr descr="calculus-double-integrals_files/figure-docx/unnamed-chunk-1-1.png" id="2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Triangular integration region</w:t>
            </w:r>
            <w:r>
              <w:t xml:space="preserve"> </w:t>
            </w:r>
            <m:oMath>
              <m:r>
                <m:t>D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{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:</m:t>
              </m:r>
              <m:r>
                <m:t>x</m:t>
              </m:r>
              <m:r>
                <m:rPr>
                  <m:sty m:val="p"/>
                </m:rPr>
                <m:t>∈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,</m:t>
              </m:r>
              <m:r>
                <m:t> </m:t>
              </m:r>
              <m:r>
                <m:t>y</m:t>
              </m:r>
              <m:r>
                <m:rPr>
                  <m:sty m:val="p"/>
                </m:rPr>
                <m:t>∈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x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}</m:t>
              </m:r>
            </m:oMath>
            <w:r>
              <w:t xml:space="preserve">,</w:t>
            </w:r>
            <w:r>
              <w:t xml:space="preserve"> </w:t>
            </w:r>
            <w:r>
              <w:t xml:space="preserve">bounded below by</w:t>
            </w:r>
            <w:r>
              <w:t xml:space="preserve"> </w:t>
            </w:r>
            <m:oMath>
              <m:r>
                <m:t>y</m:t>
              </m:r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, above-left by</w:t>
            </w:r>
            <w:r>
              <w:t xml:space="preserve"> </w:t>
            </w:r>
            <m:oMath>
              <m:r>
                <m:t>y</m:t>
              </m:r>
              <m:r>
                <m:rPr>
                  <m:sty m:val="p"/>
                </m:rPr>
                <m:t>=</m:t>
              </m:r>
              <m:r>
                <m:t>x</m:t>
              </m:r>
            </m:oMath>
            <w:r>
              <w:t xml:space="preserve">, and on the right by</w:t>
            </w:r>
            <w:r>
              <w:t xml:space="preserve"> </w:t>
            </w:r>
            <m:oMath>
              <m:r>
                <m:t>x</m:t>
              </m:r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.</w:t>
            </w:r>
          </w:p>
          <w:bookmarkEnd w:id="26"/>
        </w:tc>
      </w:tr>
    </w:tbl>
    <w:p>
      <w:pPr>
        <w:pStyle w:val="BodyText"/>
      </w:pPr>
      <w:r>
        <w:rPr>
          <w:b/>
          <w:bCs/>
        </w:rPr>
        <w:t xml:space="preserve">Order</w:t>
      </w:r>
      <w:r>
        <w:rPr>
          <w:b/>
          <w:bCs/>
        </w:rPr>
        <w:t xml:space="preserve"> </w:t>
      </w:r>
      <m:oMath>
        <m:r>
          <m:t>d</m:t>
        </m:r>
        <m:r>
          <m:t>x</m:t>
        </m:r>
        <m:r>
          <m:t> </m:t>
        </m:r>
        <m:r>
          <m:t>d</m:t>
        </m:r>
        <m:r>
          <m:t>y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is intractable.</w:t>
      </w:r>
      <w:r>
        <w:t xml:space="preserve"> </w:t>
      </w:r>
      <w:r>
        <w:t xml:space="preserve">Re-describing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as</w:t>
      </w:r>
      <w:r>
        <w:t xml:space="preserve"> </w:t>
      </w:r>
      <m:oMath>
        <m:r>
          <m:t>D</m:t>
        </m:r>
        <m:r>
          <m:rPr>
            <m:sty m:val="p"/>
          </m:rPr>
          <m:t>=</m:t>
        </m:r>
        <m:r>
          <m:rPr>
            <m:sty m:val="p"/>
          </m:rPr>
          <m:t>{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:</m:t>
        </m:r>
        <m:r>
          <m:t>y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  <m:r>
          <m:rPr>
            <m:sty m:val="p"/>
          </m:rPr>
          <m:t>,</m:t>
        </m:r>
        <m:r>
          <m:t> </m:t>
        </m:r>
        <m:r>
          <m:t>x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y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  <m:r>
          <m:rPr>
            <m:sty m:val="p"/>
          </m:rPr>
          <m:t>}</m:t>
        </m:r>
      </m:oMath>
      <w:r>
        <w:t xml:space="preserve">, the inner integral is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y</m:t>
              </m:r>
            </m:sub>
            <m:sup>
              <m:r>
                <m:t>1</m:t>
              </m:r>
            </m:sup>
            <m:e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sup>
              </m:sSup>
            </m:e>
          </m:nary>
          <m:r>
            <m:t> </m:t>
          </m:r>
          <m:r>
            <m:t>d</m:t>
          </m:r>
          <m:r>
            <m:t>x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which cannot be computed with FTC Part 2:</w:t>
      </w:r>
      <w:r>
        <w:t xml:space="preserve"> </w:t>
      </w:r>
      <w:r>
        <w:t xml:space="preserve">no antiderivative of</w:t>
      </w:r>
      <w:r>
        <w:t xml:space="preserve"> </w:t>
      </w:r>
      <m:oMath>
        <m:sSup>
          <m:e>
            <m:r>
              <m:rPr>
                <m:nor/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sup>
        </m:sSup>
      </m:oMath>
      <w:r>
        <w:t xml:space="preserve"> </w:t>
      </w:r>
      <w:r>
        <w:t xml:space="preserve">can be written as a finite formula</w:t>
      </w:r>
      <w:r>
        <w:t xml:space="preserve"> </w:t>
      </w:r>
      <w:r>
        <w:t xml:space="preserve">built from powers, exponentials, logarithms, and trigonometric functions</w:t>
      </w:r>
      <w:r>
        <w:t xml:space="preserve"> </w:t>
      </w:r>
      <w:r>
        <w:t xml:space="preserve">(an</w:t>
      </w:r>
      <w:r>
        <w:t xml:space="preserve"> </w:t>
      </w:r>
      <w:r>
        <w:rPr>
          <w:b/>
          <w:bCs/>
        </w:rPr>
        <w:t xml:space="preserve">elementary</w:t>
      </w:r>
      <w:r>
        <w:t xml:space="preserve"> </w:t>
      </w:r>
      <w:r>
        <w:t xml:space="preserve">antiderivative).</w:t>
      </w:r>
    </w:p>
    <w:p>
      <w:pPr>
        <w:pStyle w:val="BodyText"/>
      </w:pPr>
      <w:r>
        <w:rPr>
          <w:b/>
          <w:bCs/>
        </w:rPr>
        <w:t xml:space="preserve">Order</w:t>
      </w:r>
      <w:r>
        <w:rPr>
          <w:b/>
          <w:bCs/>
        </w:rPr>
        <w:t xml:space="preserve"> </w:t>
      </w:r>
      <m:oMath>
        <m:r>
          <m:t>d</m:t>
        </m:r>
        <m:r>
          <m:t>y</m:t>
        </m:r>
        <m:r>
          <m:t> </m:t>
        </m:r>
        <m:r>
          <m:t>d</m:t>
        </m:r>
        <m:r>
          <m:t>x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works.</w:t>
      </w:r>
      <w:r>
        <w:t xml:space="preserve"> </w:t>
      </w:r>
      <w:r>
        <w:t xml:space="preserve">Applying</w:t>
      </w:r>
      <w:r>
        <w:t xml:space="preserve"> </w:t>
      </w:r>
      <w:hyperlink w:anchor="thm-fubini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Part 1</w:t>
      </w:r>
      <w:r>
        <w:t xml:space="preserve"> </w:t>
      </w:r>
      <w:r>
        <w:t xml:space="preserve">(</w:t>
      </w:r>
      <m:oMath>
        <m:sSup>
          <m:e>
            <m:r>
              <m:rPr>
                <m:nor/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sup>
        </m:sSup>
      </m:oMath>
      <w:r>
        <w:t xml:space="preserve"> </w:t>
      </w:r>
      <w:r>
        <w:t xml:space="preserve">is continuous and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is the vertically simple region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m:oMath>
        <m:r>
          <m:t>y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x</m:t>
        </m:r>
        <m:r>
          <m:rPr>
            <m:sty m:val="p"/>
          </m:rPr>
          <m:t>]</m:t>
        </m:r>
      </m:oMath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∬"/>
                  <m:limLoc m:val="subSup"/>
                  <m:subHide m:val="off"/>
                  <m:supHide m:val="on"/>
                </m:naryPr>
                <m:sub>
                  <m:r>
                    <m:t>D</m:t>
                  </m:r>
                </m:sub>
                <m:sup>
                  <m:r>
                    <m:t>​</m:t>
                  </m:r>
                </m:sup>
                <m:e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sup>
                  </m:sSup>
                </m:e>
              </m:nary>
              <m:r>
                <m:t> </m:t>
              </m:r>
              <m:r>
                <m:t>d</m:t>
              </m:r>
              <m:r>
                <m:t>A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x</m:t>
                  </m:r>
                </m:sup>
                <m:e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sup>
                  </m:sSup>
                </m:e>
              </m:nary>
              <m:r>
                <m:t> </m:t>
              </m:r>
              <m:r>
                <m:t>d</m:t>
              </m:r>
              <m:r>
                <m:t>y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(Fubini, vertically simple region)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sup>
                  </m:sSup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t>0</m:t>
                      </m:r>
                    </m:sub>
                    <m:sup>
                      <m:r>
                        <m:t>x</m:t>
                      </m:r>
                    </m:sup>
                    <m:e>
                      <m:r>
                        <m:t>d</m:t>
                      </m:r>
                    </m:e>
                  </m:nary>
                  <m:r>
                    <m:t>y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sup>
              </m:sSup>
              <m:r>
                <m:rPr>
                  <m:nor/>
                  <m:sty m:val="p"/>
                </m:rPr>
                <m:t> is constant in </m:t>
              </m:r>
              <m:r>
                <m:t>y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x</m:t>
                  </m:r>
                </m:e>
              </m:nary>
              <m:r>
                <m:t> 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sup>
              </m:sSup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x</m:t>
                  </m:r>
                </m:sup>
                <m:e>
                  <m:r>
                    <m:t>d</m:t>
                  </m:r>
                </m:e>
              </m:nary>
              <m:r>
                <m:t>y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To antidifferentiate</w:t>
      </w:r>
      <w:r>
        <w:t xml:space="preserve"> </w:t>
      </w:r>
      <m:oMath>
        <m:r>
          <m:t>x</m:t>
        </m:r>
        <m:r>
          <m:t> </m:t>
        </m:r>
        <m:sSup>
          <m:e>
            <m:r>
              <m:rPr>
                <m:nor/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sup>
        </m:sSup>
      </m:oMath>
      <w:r>
        <w:t xml:space="preserve">,</w:t>
      </w:r>
      <w:r>
        <w:t xml:space="preserve"> </w:t>
      </w:r>
      <w:r>
        <w:t xml:space="preserve">let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be the inner function.</w:t>
      </w:r>
      <w:r>
        <w:t xml:space="preserve"> </w:t>
      </w:r>
      <w:r>
        <w:t xml:space="preserve">By the chain rule (</w:t>
      </w:r>
      <w:hyperlink r:id="rId27">
        <w:r>
          <w:rPr>
            <w:rStyle w:val="Hyperlink"/>
          </w:rPr>
          <w:t xml:space="preserve">Theorem 10 in Derivatives and Taylor Series</w:t>
        </w:r>
      </w:hyperlink>
      <w:r>
        <w:t xml:space="preserve">), with</w:t>
      </w:r>
      <w:r>
        <w:t xml:space="preserve"> </w:t>
      </w:r>
      <m:oMath>
        <m:f>
          <m:fPr>
            <m:type m:val="bar"/>
          </m:fPr>
          <m:num>
            <m:r>
              <m:t>d</m:t>
            </m:r>
            <m:r>
              <m:t>u</m:t>
            </m:r>
          </m:num>
          <m:den>
            <m:r>
              <m:t>d</m:t>
            </m:r>
            <m:r>
              <m:t>x</m:t>
            </m:r>
          </m:den>
        </m:f>
        <m:r>
          <m:rPr>
            <m:sty m:val="p"/>
          </m:rPr>
          <m:t>=</m:t>
        </m:r>
        <m:r>
          <m:t>2</m:t>
        </m:r>
        <m:r>
          <m:t>x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d</m:t>
                  </m:r>
                  <m:r>
                    <m:t>x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 </m:t>
                  </m:r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u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u</m:t>
                  </m:r>
                </m:sup>
              </m:sSup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d</m:t>
                  </m:r>
                  <m:r>
                    <m:t>u</m:t>
                  </m:r>
                </m:num>
                <m:den>
                  <m:r>
                    <m:t>d</m:t>
                  </m:r>
                  <m:r>
                    <m:t>x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sup>
              </m:sSup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t>u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 and </m:t>
              </m:r>
              <m:r>
                <m:t>d</m:t>
              </m:r>
              <m:r>
                <m:t>u</m:t>
              </m:r>
              <m:r>
                <m:rPr>
                  <m:sty m:val="p"/>
                </m:rPr>
                <m:t>/</m:t>
              </m:r>
              <m:r>
                <m:t>d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x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t> 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ty m:val="p"/>
          </m:rPr>
          <m:t>−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  <m:r>
          <m:t> </m:t>
        </m:r>
        <m:sSup>
          <m:e>
            <m:r>
              <m:rPr>
                <m:nor/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sup>
        </m:sSup>
      </m:oMath>
      <w:r>
        <w:t xml:space="preserve"> </w:t>
      </w:r>
      <w:r>
        <w:t xml:space="preserve">is an antiderivative of</w:t>
      </w:r>
      <w:r>
        <w:t xml:space="preserve"> </w:t>
      </w:r>
      <m:oMath>
        <m:r>
          <m:t>x</m:t>
        </m:r>
        <m:r>
          <m:t> </m:t>
        </m:r>
        <m:sSup>
          <m:e>
            <m:r>
              <m:rPr>
                <m:nor/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sup>
        </m:sSup>
      </m:oMath>
      <w:r>
        <w:t xml:space="preserve">, 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x</m:t>
                  </m:r>
                </m:e>
              </m:nary>
              <m:r>
                <m:t> 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sup>
              </m:sSup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 </m:t>
                  </m:r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(FTC Part 2)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t>0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at the limits)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t>0</m:t>
                  </m:r>
                </m:sup>
              </m:sSup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</m:t>
              </m:r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e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2</m:t>
                  </m:r>
                  <m:r>
                    <m:t>e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numerator and denominator by </m:t>
              </m:r>
              <m:r>
                <m:t>e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0.316</m:t>
              </m:r>
            </m:e>
          </m:eqArr>
        </m:oMath>
      </m:oMathPara>
    </w:p>
    <w:p>
      <w:pPr>
        <w:pStyle w:val="FirstParagraph"/>
      </w:pPr>
      <w:r>
        <w:t xml:space="preserve">The solid whose volume equals this integral is shown in</w:t>
      </w:r>
      <w:r>
        <w:t xml:space="preserve"> </w:t>
      </w:r>
      <w:hyperlink w:anchor="fig-fubini-nonrect">
        <w:r>
          <w:rPr>
            <w:rStyle w:val="Hyperlink"/>
          </w:rPr>
          <w:t xml:space="preserve">Figure 2</w:t>
        </w:r>
      </w:hyperlink>
      <w:r>
        <w:t xml:space="preserve">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8" w:name="fig-fubini-nonrect"/>
          <w:p>
            <w:pPr>
              <w:pStyle w:val="Compact"/>
              <w:jc w:val="center"/>
            </w:pPr>
            <w:r>
              <w:rPr>
                <w:i/>
                <w:iCs/>
              </w:rPr>
              <w:t xml:space="preserve">(This 3D surface is interactive; see the HTML or slide version of this page to view it.)</w:t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2: Surface</w:t>
            </w:r>
            <w:r>
              <w:t xml:space="preserve"> </w:t>
            </w:r>
            <m:oMath>
              <m:r>
                <m:t>z</m:t>
              </m:r>
              <m:r>
                <m:rPr>
                  <m:sty m:val="p"/>
                </m:rPr>
                <m:t>=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sup>
              </m:sSup>
            </m:oMath>
            <w:r>
              <w:t xml:space="preserve"> </w:t>
            </w:r>
            <w:r>
              <w:t xml:space="preserve">over the region</w:t>
            </w:r>
            <w:r>
              <w:t xml:space="preserve"> </w:t>
            </w:r>
            <m:oMath>
              <m:r>
                <m:t>D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{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:</m:t>
              </m:r>
              <m:r>
                <m:t>x</m:t>
              </m:r>
              <m:r>
                <m:rPr>
                  <m:sty m:val="p"/>
                </m:rPr>
                <m:t>∈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,</m:t>
              </m:r>
              <m:r>
                <m:t> </m:t>
              </m:r>
              <m:r>
                <m:t>y</m:t>
              </m:r>
              <m:r>
                <m:rPr>
                  <m:sty m:val="p"/>
                </m:rPr>
                <m:t>∈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x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}</m:t>
              </m:r>
            </m:oMath>
            <w:r>
              <w:t xml:space="preserve">.</w:t>
            </w:r>
            <w:r>
              <w:t xml:space="preserve"> </w:t>
            </w:r>
            <w:r>
              <w:t xml:space="preserve">The surface depends only on</w:t>
            </w:r>
            <w:r>
              <w:t xml:space="preserve"> </w:t>
            </w:r>
            <m:oMath>
              <m:r>
                <m:t>x</m:t>
              </m:r>
            </m:oMath>
            <w:r>
              <w:t xml:space="preserve"> </w:t>
            </w:r>
            <w:r>
              <w:t xml:space="preserve">(constant in</w:t>
            </w:r>
            <w:r>
              <w:t xml:space="preserve"> </w:t>
            </w:r>
            <m:oMath>
              <m:r>
                <m:t>y</m:t>
              </m:r>
            </m:oMath>
            <w:r>
              <w:t xml:space="preserve">), so for each</w:t>
            </w:r>
            <w:r>
              <w:t xml:space="preserve"> </w:t>
            </w:r>
            <m:oMath>
              <m:r>
                <m:t>x</m:t>
              </m:r>
            </m:oMath>
            <w:r>
              <w:t xml:space="preserve"> </w:t>
            </w:r>
            <w:r>
              <w:t xml:space="preserve">the</w:t>
            </w:r>
            <w:r>
              <w:t xml:space="preserve"> </w:t>
            </w:r>
            <w:r>
              <w:t xml:space="preserve">inner integral over</w:t>
            </w:r>
            <w:r>
              <w:t xml:space="preserve"> </w:t>
            </w:r>
            <m:oMath>
              <m:r>
                <m:t>y</m:t>
              </m:r>
              <m:r>
                <m:rPr>
                  <m:sty m:val="p"/>
                </m:rPr>
                <m:t>∈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x</m:t>
              </m:r>
              <m:r>
                <m:rPr>
                  <m:sty m:val="p"/>
                </m:rPr>
                <m:t>]</m:t>
              </m:r>
            </m:oMath>
            <w:r>
              <w:t xml:space="preserve"> </w:t>
            </w:r>
            <w:r>
              <w:t xml:space="preserve">contributes</w:t>
            </w:r>
            <w:r>
              <w:t xml:space="preserve"> </w:t>
            </w:r>
            <m:oMath>
              <m:r>
                <m:t>x</m:t>
              </m:r>
              <m:r>
                <m:rPr>
                  <m:sty m:val="p"/>
                </m:rPr>
                <m:t>⋅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sup>
              </m:sSup>
            </m:oMath>
            <w:r>
              <w:t xml:space="preserve">.</w:t>
            </w:r>
          </w:p>
          <w:bookmarkEnd w:id="28"/>
        </w:tc>
      </w:tr>
    </w:tbl>
    <w:bookmarkEnd w:id="29"/>
    <w:bookmarkStart w:id="30" w:name="exr-miller-dint-triangular-region"/>
    <w:p>
      <w:pPr>
        <w:pStyle w:val="BodyText"/>
      </w:pPr>
      <w:r>
        <w:rPr>
          <w:b/>
          <w:bCs/>
        </w:rPr>
        <w:t xml:space="preserve">Exercise 1 (Double integral over a triangular region)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1.1.50.</w:t>
      </w:r>
    </w:p>
    <w:p>
      <w:pPr>
        <w:pStyle w:val="BodyText"/>
      </w:pPr>
      <w:r>
        <w:t xml:space="preserve">Evaluate the integral: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1</m:t>
              </m:r>
            </m:sup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x</m:t>
                  </m:r>
                </m:sup>
                <m:e>
                  <m:r>
                    <m:t>x</m:t>
                  </m:r>
                </m:e>
              </m:nary>
            </m:e>
          </m:nary>
          <m:r>
            <m:t>y</m:t>
          </m:r>
          <m:r>
            <m:t> </m:t>
          </m:r>
          <m:r>
            <m:t>d</m:t>
          </m:r>
          <m:r>
            <m:t>y</m:t>
          </m:r>
          <m:r>
            <m:t> </m:t>
          </m:r>
          <m:r>
            <m:t>d</m:t>
          </m:r>
          <m:r>
            <m:t>x</m:t>
          </m:r>
        </m:oMath>
      </m:oMathPara>
    </w:p>
    <w:p>
      <w:pPr>
        <w:pStyle w:val="FirstParagraph"/>
      </w:pPr>
      <w:r>
        <w:t xml:space="preserve">and confirm the result by reversing the order of integration.</w:t>
      </w:r>
    </w:p>
    <w:bookmarkEnd w:id="30"/>
    <w:bookmarkStart w:id="31" w:name="sol-miller-dint-triangular-region"/>
    <w:p>
      <w:pPr>
        <w:pStyle w:val="BodyText"/>
      </w:pPr>
      <w:r>
        <w:rPr>
          <w:i/>
          <w:iCs/>
        </w:rPr>
        <w:t xml:space="preserve">Solution 1</w:t>
      </w:r>
      <w:r>
        <w:t xml:space="preserve">. </w:t>
      </w:r>
      <w:r>
        <w:rPr>
          <w:b/>
          <w:bCs/>
        </w:rPr>
        <w:t xml:space="preserve">1. Given order (</w:t>
      </w:r>
      <m:oMath>
        <m:r>
          <m:t>y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then</w:t>
      </w:r>
      <w:r>
        <w:rPr>
          <w:b/>
          <w:bCs/>
        </w:rPr>
        <w:t xml:space="preserve"> </w:t>
      </w:r>
      <m:oMath>
        <m:r>
          <m:t>x</m:t>
        </m:r>
      </m:oMath>
      <w:r>
        <w:rPr>
          <w:b/>
          <w:bCs/>
        </w:rP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x</m:t>
                  </m:r>
                </m:sup>
                <m:e>
                  <m:r>
                    <m:t>x</m:t>
                  </m:r>
                </m:e>
              </m:nary>
              <m:r>
                <m:t>y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x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3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3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</m:e>
              </m:nary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4</m:t>
                          </m:r>
                        </m:sup>
                      </m:sSup>
                    </m:num>
                    <m:den>
                      <m:r>
                        <m:t>8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8</m:t>
                  </m:r>
                </m:den>
              </m:f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2. Reversed order (</w:t>
      </w:r>
      <m:oMath>
        <m:r>
          <m:t>x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then</w:t>
      </w:r>
      <w:r>
        <w:rPr>
          <w:b/>
          <w:bCs/>
        </w:rPr>
        <w:t xml:space="preserve"> </w:t>
      </w:r>
      <m:oMath>
        <m:r>
          <m:t>y</m:t>
        </m:r>
      </m:oMath>
      <w:r>
        <w:rPr>
          <w:b/>
          <w:bCs/>
        </w:rPr>
        <w:t xml:space="preserve">):</w:t>
      </w:r>
      <w:r>
        <w:t xml:space="preserve"> </w:t>
      </w:r>
      <w:r>
        <w:t xml:space="preserve">The triangular region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rPr>
            <m:sty m:val="p"/>
          </m:rPr>
          <m:t>{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:</m:t>
        </m:r>
        <m:r>
          <m:t>0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≤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≤</m:t>
        </m:r>
        <m:r>
          <m:t>y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}</m:t>
        </m:r>
      </m:oMath>
      <w:r>
        <w:t xml:space="preserve"> </w:t>
      </w:r>
      <w:r>
        <w:t xml:space="preserve">is equivalently described by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rPr>
            <m:sty m:val="p"/>
          </m:rPr>
          <m:t>{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:</m:t>
        </m:r>
        <m:r>
          <m:t>0</m:t>
        </m:r>
        <m:r>
          <m:rPr>
            <m:sty m:val="p"/>
          </m:rPr>
          <m:t>≤</m:t>
        </m:r>
        <m:r>
          <m:t>y</m:t>
        </m:r>
        <m:r>
          <m:rPr>
            <m:sty m:val="p"/>
          </m:rPr>
          <m:t>≤</m:t>
        </m:r>
        <m:r>
          <m:t>1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≤</m:t>
        </m:r>
        <m:r>
          <m:t>1</m:t>
        </m:r>
        <m:r>
          <m:rPr>
            <m:sty m:val="p"/>
          </m:rPr>
          <m:t>}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t>y</m:t>
                      </m:r>
                    </m:sub>
                    <m:sup>
                      <m:r>
                        <m:t>1</m:t>
                      </m:r>
                    </m:sup>
                    <m:e>
                      <m:r>
                        <m:t>x</m:t>
                      </m:r>
                    </m:e>
                  </m:nary>
                </m:e>
              </m:nary>
              <m:r>
                <m:t>y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y</m:t>
                  </m:r>
                </m:e>
              </m:nary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y</m:t>
                  </m:r>
                </m:sub>
                <m:sup>
                  <m:r>
                    <m:t>1</m:t>
                  </m:r>
                </m:sup>
              </m:sSubSup>
              <m:r>
                <m:t> </m:t>
              </m:r>
              <m:r>
                <m:t>d</m:t>
              </m:r>
              <m:r>
                <m:t>y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t>y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)</m:t>
                      </m:r>
                    </m:num>
                    <m:den>
                      <m:r>
                        <m:t>2</m:t>
                      </m:r>
                    </m:den>
                  </m:f>
                </m:e>
              </m:nary>
              <m:r>
                <m:t> </m:t>
              </m:r>
              <m:r>
                <m:t>d</m:t>
              </m:r>
              <m:r>
                <m:t>y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y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3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4</m:t>
                      </m:r>
                    </m:den>
                  </m:f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4</m:t>
                          </m:r>
                        </m:sup>
                      </m:sSup>
                    </m:num>
                    <m:den>
                      <m:r>
                        <m:t>8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8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8</m:t>
                  </m:r>
                </m:den>
              </m:f>
            </m:e>
          </m:eqArr>
        </m:oMath>
      </m:oMathPara>
    </w:p>
    <w:p>
      <w:pPr>
        <w:pStyle w:val="FirstParagraph"/>
      </w:pPr>
      <w:r>
        <w:t xml:space="preserve">Both orders yield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8</m:t>
        </m:r>
      </m:oMath>
      <w:r>
        <w:t xml:space="preserve">.</w:t>
      </w:r>
    </w:p>
    <w:bookmarkEnd w:id="31"/>
    <w:bookmarkStart w:id="32" w:name="exr-miller-dint-switch-order"/>
    <w:p>
      <w:pPr>
        <w:pStyle w:val="BodyText"/>
      </w:pPr>
      <w:r>
        <w:rPr>
          <w:b/>
          <w:bCs/>
        </w:rPr>
        <w:t xml:space="preserve">Exercise 2 (Switching order of integration on a non-rectangular region)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1.1.51.</w:t>
      </w:r>
    </w:p>
    <w:p>
      <w:pPr>
        <w:pStyle w:val="BodyText"/>
      </w:pPr>
      <w:r>
        <w:t xml:space="preserve">Express the integral: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1</m:t>
              </m:r>
            </m:sup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x</m:t>
                  </m:r>
                </m:sup>
                <m:e>
                  <m:r>
                    <m:t>y</m:t>
                  </m:r>
                </m:e>
              </m:nary>
            </m:e>
          </m:nary>
          <m:sSup>
            <m:e>
              <m:r>
                <m:t>e</m:t>
              </m:r>
            </m:e>
            <m:sup>
              <m:r>
                <m:rPr>
                  <m:sty m:val="p"/>
                </m:rPr>
                <m:t>−</m:t>
              </m:r>
              <m:r>
                <m:t>x</m:t>
              </m:r>
              <m:r>
                <m:t>y</m:t>
              </m:r>
            </m:sup>
          </m:sSup>
          <m:r>
            <m:t> </m:t>
          </m:r>
          <m:r>
            <m:t>d</m:t>
          </m:r>
          <m:r>
            <m:t>y</m:t>
          </m:r>
          <m:r>
            <m:t> </m:t>
          </m:r>
          <m:r>
            <m:t>d</m:t>
          </m:r>
          <m:r>
            <m:t>x</m:t>
          </m:r>
        </m:oMath>
      </m:oMathPara>
    </w:p>
    <w:p>
      <w:pPr>
        <w:pStyle w:val="FirstParagraph"/>
      </w:pPr>
      <w:r>
        <w:t xml:space="preserve">by reversing the order of integration.</w:t>
      </w:r>
    </w:p>
    <w:bookmarkEnd w:id="32"/>
    <w:bookmarkStart w:id="33" w:name="sol-miller-dint-switch-order"/>
    <w:p>
      <w:pPr>
        <w:pStyle w:val="BodyText"/>
      </w:pPr>
      <w:r>
        <w:rPr>
          <w:i/>
          <w:iCs/>
        </w:rPr>
        <w:t xml:space="preserve">Solution 2</w:t>
      </w:r>
      <w:r>
        <w:t xml:space="preserve">. </w:t>
      </w:r>
      <w:r>
        <w:t xml:space="preserve">In the given order, the inner integral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0</m:t>
            </m:r>
          </m:sub>
          <m:sup>
            <m:r>
              <m:t>x</m:t>
            </m:r>
          </m:sup>
          <m:e>
            <m:r>
              <m:t>y</m:t>
            </m:r>
          </m:e>
        </m:nary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r>
              <m:t>x</m:t>
            </m:r>
            <m:r>
              <m:t>y</m:t>
            </m:r>
          </m:sup>
        </m:sSup>
        <m:r>
          <m:t> </m:t>
        </m:r>
        <m:r>
          <m:t>d</m:t>
        </m:r>
        <m:r>
          <m:t>y</m:t>
        </m:r>
      </m:oMath>
      <w:r>
        <w:t xml:space="preserve"> </w:t>
      </w:r>
      <w:r>
        <w:t xml:space="preserve">requires integration by parts with respect to</w:t>
      </w:r>
      <w:r>
        <w:t xml:space="preserve"> </w:t>
      </w:r>
      <m:oMath>
        <m:r>
          <m:t>y</m:t>
        </m:r>
      </m:oMath>
      <w:r>
        <w:t xml:space="preserve">.</w:t>
      </w:r>
    </w:p>
    <w:p>
      <w:pPr>
        <w:pStyle w:val="BodyText"/>
      </w:pPr>
      <w:r>
        <w:t xml:space="preserve">Switching the order over the triangular domain</w:t>
      </w:r>
      <w:r>
        <w:t xml:space="preserve"> </w:t>
      </w:r>
      <m:oMath>
        <m:r>
          <m:rPr>
            <m:sty m:val="p"/>
          </m:rPr>
          <m:t>{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:</m:t>
        </m:r>
        <m:r>
          <m:t>0</m:t>
        </m:r>
        <m:r>
          <m:rPr>
            <m:sty m:val="p"/>
          </m:rPr>
          <m:t>≤</m:t>
        </m:r>
        <m:r>
          <m:t>y</m:t>
        </m:r>
        <m:r>
          <m:rPr>
            <m:sty m:val="p"/>
          </m:rPr>
          <m:t>≤</m:t>
        </m:r>
        <m:r>
          <m:t>1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≤</m:t>
        </m:r>
        <m:r>
          <m:t>1</m:t>
        </m:r>
        <m:r>
          <m:rPr>
            <m:sty m:val="p"/>
          </m:rPr>
          <m:t>}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1</m:t>
              </m:r>
            </m:sup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y</m:t>
                  </m:r>
                </m:sub>
                <m:sup>
                  <m:r>
                    <m:t>1</m:t>
                  </m:r>
                </m:sup>
                <m:e>
                  <m:r>
                    <m:t>y</m:t>
                  </m:r>
                </m:e>
              </m:nary>
            </m:e>
          </m:nary>
          <m:sSup>
            <m:e>
              <m:r>
                <m:t>e</m:t>
              </m:r>
            </m:e>
            <m:sup>
              <m:r>
                <m:rPr>
                  <m:sty m:val="p"/>
                </m:rPr>
                <m:t>−</m:t>
              </m:r>
              <m:r>
                <m:t>x</m:t>
              </m:r>
              <m:r>
                <m:t>y</m:t>
              </m:r>
            </m:sup>
          </m:sSup>
          <m:r>
            <m:t> </m:t>
          </m:r>
          <m:r>
            <m:t>d</m:t>
          </m:r>
          <m:r>
            <m:t>x</m:t>
          </m:r>
          <m:r>
            <m:t> </m:t>
          </m:r>
          <m:r>
            <m:t>d</m:t>
          </m:r>
          <m:r>
            <m:t>y</m:t>
          </m:r>
        </m:oMath>
      </m:oMathPara>
    </w:p>
    <w:p>
      <w:pPr>
        <w:pStyle w:val="FirstParagraph"/>
      </w:pPr>
      <w:r>
        <w:t xml:space="preserve">Now the inner integral has the factor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in place for direct integration with respect to</w:t>
      </w:r>
      <w:r>
        <w:t xml:space="preserve"> </w:t>
      </w:r>
      <m:oMath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y</m:t>
                  </m:r>
                </m:sub>
                <m:sup>
                  <m:r>
                    <m:t>1</m:t>
                  </m:r>
                </m:sup>
                <m:e>
                  <m:r>
                    <m:t>y</m:t>
                  </m:r>
                </m:e>
              </m:nary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  <m:r>
                    <m:t>y</m:t>
                  </m:r>
                </m:sup>
              </m:sSup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x</m:t>
                      </m:r>
                      <m:r>
                        <m:t>y</m:t>
                      </m:r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y</m:t>
                  </m:r>
                </m:sub>
                <m:sup>
                  <m:r>
                    <m:t>1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</m:sup>
              </m:sSup>
            </m:e>
          </m:eqArr>
        </m:oMath>
      </m:oMathPara>
    </w:p>
    <w:p>
      <w:pPr>
        <w:pStyle w:val="FirstParagraph"/>
      </w:pPr>
      <w:r>
        <w:t xml:space="preserve">The double integral becomes: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</m:sup>
              </m:sSup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sup>
                  </m:sSup>
                </m:e>
              </m:nary>
              <m:r>
                <m:t> </m:t>
              </m:r>
              <m:r>
                <m:t>d</m:t>
              </m:r>
              <m:r>
                <m:t>y</m:t>
              </m:r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y</m:t>
                      </m:r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sup>
                  </m:sSup>
                </m:e>
              </m:nary>
              <m:r>
                <m:t> </m:t>
              </m:r>
              <m:r>
                <m:t>d</m:t>
              </m:r>
              <m:r>
                <m:t>y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term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0</m:t>
            </m:r>
          </m:sub>
          <m:sup>
            <m:r>
              <m:t>1</m:t>
            </m:r>
          </m:sup>
          <m:e>
            <m:sSup>
              <m:e>
                <m:r>
                  <m:t>e</m:t>
                </m:r>
              </m:e>
              <m:sup>
                <m:r>
                  <m:rPr>
                    <m:sty m:val="p"/>
                  </m:rPr>
                  <m:t>−</m:t>
                </m:r>
                <m:sSup>
                  <m:e>
                    <m:r>
                      <m:t>y</m:t>
                    </m:r>
                  </m:e>
                  <m:sup>
                    <m:r>
                      <m:t>2</m:t>
                    </m:r>
                  </m:sup>
                </m:sSup>
              </m:sup>
            </m:sSup>
          </m:e>
        </m:nary>
        <m:r>
          <m:t> </m:t>
        </m:r>
        <m:r>
          <m:t>d</m:t>
        </m:r>
        <m:r>
          <m:t>y</m:t>
        </m:r>
      </m:oMath>
      <w:r>
        <w:t xml:space="preserve"> </w:t>
      </w:r>
      <w:r>
        <w:t xml:space="preserve">has no elementary antiderivative; it can be written using the error function</w:t>
      </w:r>
      <w:r>
        <w:t xml:space="preserve"> </w:t>
      </w:r>
      <m:oMath>
        <m:r>
          <m:rPr>
            <m:sty m:val="p"/>
          </m:rPr>
          <m:t>erf</m:t>
        </m:r>
        <m:r>
          <m:rPr>
            <m:sty m:val="p"/>
          </m:rPr>
          <m:t>(</m:t>
        </m:r>
        <m:r>
          <m:t>z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2</m:t>
            </m:r>
          </m:num>
          <m:den>
            <m:rad>
              <m:radPr>
                <m:degHide m:val="on"/>
              </m:radPr>
              <m:deg/>
              <m:e>
                <m:r>
                  <m:t>π</m:t>
                </m:r>
              </m:e>
            </m:rad>
          </m:den>
        </m:f>
        <m:nary>
          <m:naryPr>
            <m:chr m:val="∫"/>
            <m:limLoc m:val="subSup"/>
            <m:subHide m:val="off"/>
            <m:supHide m:val="off"/>
          </m:naryPr>
          <m:sub>
            <m:r>
              <m:t>0</m:t>
            </m:r>
          </m:sub>
          <m:sup>
            <m:r>
              <m:t>z</m:t>
            </m:r>
          </m:sup>
          <m:e>
            <m:sSup>
              <m:e>
                <m:r>
                  <m:t>e</m:t>
                </m:r>
              </m:e>
              <m:sup>
                <m:r>
                  <m:rPr>
                    <m:sty m:val="p"/>
                  </m:rPr>
                  <m:t>−</m:t>
                </m:r>
                <m:sSup>
                  <m:e>
                    <m:r>
                      <m:t>t</m:t>
                    </m:r>
                  </m:e>
                  <m:sup>
                    <m:r>
                      <m:t>2</m:t>
                    </m:r>
                  </m:sup>
                </m:sSup>
              </m:sup>
            </m:sSup>
          </m:e>
        </m:nary>
        <m:r>
          <m:t> </m:t>
        </m:r>
        <m:r>
          <m:t>d</m:t>
        </m:r>
        <m:r>
          <m:t>t</m:t>
        </m:r>
      </m:oMath>
      <w:r>
        <w:t xml:space="preserve"> </w:t>
      </w:r>
      <w:r>
        <w:t xml:space="preserve">as</w:t>
      </w:r>
      <w:r>
        <w:t xml:space="preserve"> </w:t>
      </w:r>
      <m:oMath>
        <m:f>
          <m:fPr>
            <m:type m:val="bar"/>
          </m:fPr>
          <m:num>
            <m:rad>
              <m:radPr>
                <m:degHide m:val="on"/>
              </m:radPr>
              <m:deg/>
              <m:e>
                <m:r>
                  <m:t>π</m:t>
                </m:r>
              </m:e>
            </m:rad>
          </m:num>
          <m:den>
            <m:r>
              <m:t>2</m:t>
            </m:r>
          </m:den>
        </m:f>
        <m:r>
          <m:rPr>
            <m:sty m:val="p"/>
          </m:rPr>
          <m:t>erf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≈</m:t>
        </m:r>
        <m:r>
          <m:t>0.7468</m:t>
        </m:r>
      </m:oMath>
      <w:r>
        <w:t xml:space="preserve">. The overall value is: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ad>
                <m:radPr>
                  <m:degHide m:val="on"/>
                </m:radPr>
                <m:deg/>
                <m:e>
                  <m:r>
                    <m:t>π</m:t>
                  </m:r>
                </m:e>
              </m:rad>
            </m:num>
            <m:den>
              <m:r>
                <m:t>2</m:t>
              </m:r>
            </m:den>
          </m:f>
          <m:r>
            <m:rPr>
              <m:sty m:val="p"/>
            </m:rPr>
            <m:t>erf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sSup>
            <m:e>
              <m:r>
                <m:t>e</m:t>
              </m:r>
            </m:e>
            <m:sup>
              <m:r>
                <m:rPr>
                  <m:sty m:val="p"/>
                </m:rPr>
                <m:t>−</m:t>
              </m:r>
              <m:r>
                <m:t>1</m:t>
              </m:r>
            </m:sup>
          </m:sSup>
          <m:r>
            <m:rPr>
              <m:sty m:val="p"/>
            </m:rPr>
            <m:t>−</m:t>
          </m:r>
          <m:r>
            <m:t>1</m:t>
          </m:r>
          <m:r>
            <m:rPr>
              <m:sty m:val="p"/>
            </m:rPr>
            <m:t>≈</m:t>
          </m:r>
          <m:r>
            <m:t>0.1147</m:t>
          </m:r>
        </m:oMath>
      </m:oMathPara>
    </w:p>
    <w:bookmarkEnd w:id="33"/>
    <w:bookmarkStart w:id="37" w:name="exm-fubini-fail"/>
    <w:p>
      <w:pPr>
        <w:pStyle w:val="FirstParagraph"/>
      </w:pPr>
      <w:r>
        <w:rPr>
          <w:b/>
          <w:bCs/>
        </w:rPr>
        <w:t xml:space="preserve">Example 4 (When conditions fail: a counterexample)</w:t>
      </w:r>
      <w:r>
        <w:t xml:space="preserve"> </w:t>
      </w:r>
      <w:r>
        <w:t xml:space="preserve">The conditions in</w:t>
      </w:r>
      <w:r>
        <w:t xml:space="preserve"> </w:t>
      </w:r>
      <w:hyperlink w:anchor="thm-fubini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are not merely technical —</w:t>
      </w:r>
      <w:r>
        <w:t xml:space="preserve"> </w:t>
      </w:r>
      <w:r>
        <w:t xml:space="preserve">when they fail, iterated integrals can exist yet disagree.</w:t>
      </w:r>
    </w:p>
    <w:p>
      <w:pPr>
        <w:pStyle w:val="BodyText"/>
      </w:pPr>
      <w:r>
        <w:t xml:space="preserve">Let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,</m:t>
          </m:r>
          <m:r>
            <m:t>y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t>y</m:t>
                  </m:r>
                </m:e>
                <m:sup>
                  <m:r>
                    <m:t>2</m:t>
                  </m:r>
                </m:sup>
              </m:sSup>
            </m:num>
            <m:den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y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den>
          </m:f>
        </m:oMath>
      </m:oMathPara>
    </w:p>
    <w:p>
      <w:pPr>
        <w:pStyle w:val="FirstParagraph"/>
      </w:pPr>
      <w:r>
        <w:t xml:space="preserve">on the unit square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  <m:r>
          <m:rPr>
            <m:sty m:val="p"/>
          </m:rPr>
          <m:t>×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Strictly,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defined on</w:t>
      </w:r>
      <w:r>
        <w:t xml:space="preserve"> </w:t>
      </w:r>
      <m:oMath>
        <m:r>
          <m:t>R</m:t>
        </m:r>
        <m:r>
          <m:rPr>
            <m:sty m:val="p"/>
          </m:rPr>
          <m:t>\</m:t>
        </m:r>
        <m:r>
          <m:rPr>
            <m:sty m:val="p"/>
          </m:rPr>
          <m:t>{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}</m:t>
        </m:r>
      </m:oMath>
      <w:r>
        <w:t xml:space="preserve">:</w:t>
      </w:r>
      <w:r>
        <w:t xml:space="preserve"> </w:t>
      </w:r>
      <w:r>
        <w:t xml:space="preserve">the denominator vanishes at the origin, so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undefined there</w:t>
      </w:r>
      <w:r>
        <w:t xml:space="preserve"> </w:t>
      </w:r>
      <w:r>
        <w:t xml:space="preserve">(we return to this point in the condition check).</w:t>
      </w:r>
    </w:p>
    <w:p>
      <w:pPr>
        <w:pStyle w:val="BodyText"/>
      </w:pPr>
      <w:r>
        <w:rPr>
          <w:b/>
          <w:bCs/>
        </w:rPr>
        <w:t xml:space="preserve">Integrating</w:t>
      </w:r>
      <w:r>
        <w:rPr>
          <w:b/>
          <w:bCs/>
        </w:rPr>
        <w:t xml:space="preserve"> </w:t>
      </w:r>
      <m:oMath>
        <m:r>
          <m:t>y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first, then</w:t>
      </w:r>
      <w:r>
        <w:rPr>
          <w:b/>
          <w:bCs/>
        </w:rPr>
        <w:t xml:space="preserve"> </w:t>
      </w:r>
      <m:oMath>
        <m:r>
          <m:t>x</m:t>
        </m:r>
      </m:oMath>
      <w:r>
        <w:rPr>
          <w:b/>
          <w:bCs/>
        </w:rPr>
        <w:t xml:space="preserve">:</w:t>
      </w:r>
    </w:p>
    <w:p>
      <w:pPr>
        <w:pStyle w:val="BodyText"/>
      </w:pPr>
      <w:r>
        <w:t xml:space="preserve">Holding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fixed and differentiating in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(by the quotient rule,</w:t>
      </w:r>
      <w:r>
        <w:t xml:space="preserve"> </w:t>
      </w:r>
      <w:hyperlink r:id="rId34">
        <w:r>
          <w:rPr>
            <w:rStyle w:val="Hyperlink"/>
          </w:rPr>
          <w:t xml:space="preserve">Theorem 9 in Derivatives and Taylor Series</w:t>
        </w:r>
      </w:hyperlink>
      <w:r>
        <w:t xml:space="preserve">),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d</m:t>
                  </m:r>
                  <m:r>
                    <m:t>y</m:t>
                  </m:r>
                </m:den>
              </m:f>
              <m:f>
                <m:fPr>
                  <m:type m:val="bar"/>
                </m:fPr>
                <m:num>
                  <m:r>
                    <m:t>y</m:t>
                  </m:r>
                </m:num>
                <m:den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  <m:r>
                    <m:rPr>
                      <m:sty m:val="p"/>
                    </m:rPr>
                    <m:t>⋅</m:t>
                  </m:r>
                  <m:r>
                    <m:t>2</m:t>
                  </m:r>
                  <m:r>
                    <m:t>y</m:t>
                  </m:r>
                </m:num>
                <m:den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(A derivative in one variable with the others held fixed is a</w:t>
      </w:r>
      <w:r>
        <w:t xml:space="preserve"> </w:t>
      </w:r>
      <w:hyperlink r:id="rId35">
        <w:r>
          <w:rPr>
            <w:rStyle w:val="Hyperlink"/>
          </w:rPr>
          <w:t xml:space="preserve">partial derivative</w:t>
        </w:r>
      </w:hyperlink>
      <w:r>
        <w:t xml:space="preserve">,</w:t>
      </w:r>
      <w:r>
        <w:t xml:space="preserve"> </w:t>
      </w:r>
      <w:r>
        <w:t xml:space="preserve">defined on the vector calculus page.)</w:t>
      </w:r>
      <w:r>
        <w:t xml:space="preserve"> </w:t>
      </w:r>
      <w:r>
        <w:t xml:space="preserve">The arctangent</w:t>
      </w:r>
      <w:r>
        <w:t xml:space="preserve"> </w:t>
      </w:r>
      <m:oMath>
        <m:r>
          <m:rPr>
            <m:sty m:val="p"/>
          </m:rPr>
          <m:t>arctan</m:t>
        </m:r>
      </m:oMath>
      <w:r>
        <w:t xml:space="preserve"> </w:t>
      </w:r>
      <w:r>
        <w:t xml:space="preserve">is the inverse of the tangent function from trigonometry;</w:t>
      </w:r>
      <w:r>
        <w:t xml:space="preserve"> </w:t>
      </w:r>
      <w:r>
        <w:t xml:space="preserve">all this example needs is that</w:t>
      </w:r>
      <w:r>
        <w:t xml:space="preserve"> </w:t>
      </w:r>
      <m:oMath>
        <m:f>
          <m:fPr>
            <m:type m:val="bar"/>
          </m:fPr>
          <m:num>
            <m:r>
              <m:t>d</m:t>
            </m:r>
          </m:num>
          <m:den>
            <m:r>
              <m:t>d</m:t>
            </m:r>
            <m:r>
              <m:t>x</m:t>
            </m:r>
          </m:den>
        </m:f>
        <m:r>
          <m:rPr>
            <m:sty m:val="p"/>
          </m:rPr>
          <m:t>arctan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1</m:t>
            </m:r>
            <m:r>
              <m:rPr>
                <m:sty m:val="p"/>
              </m:rPr>
              <m:t>+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den>
        </m:f>
      </m:oMath>
      <w:r>
        <w:t xml:space="preserve">,</w:t>
      </w:r>
      <w:r>
        <w:t xml:space="preserve"> </w:t>
      </w:r>
      <m:oMath>
        <m:r>
          <m:rPr>
            <m:sty m:val="p"/>
          </m:rPr>
          <m:t>arctan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, and</w:t>
      </w:r>
      <w:r>
        <w:t xml:space="preserve"> </w:t>
      </w:r>
      <m:oMath>
        <m:r>
          <m:rPr>
            <m:sty m:val="p"/>
          </m:rPr>
          <m:t>arctan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π</m:t>
            </m:r>
          </m:num>
          <m:den>
            <m:r>
              <m:t>4</m:t>
            </m:r>
          </m:den>
        </m:f>
      </m:oMath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f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y</m:t>
                      </m:r>
                    </m:num>
                    <m:den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+</m:t>
                      </m:r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p>
              </m:sSubSup>
              <m:r>
                <m:t> </m:t>
              </m:r>
              <m:r>
                <m:t>d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</m:den>
                  </m:f>
                </m:e>
              </m:nary>
              <m:r>
                <m:t> </m:t>
              </m:r>
              <m:r>
                <m:t>d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arctan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π</m:t>
                  </m:r>
                </m:num>
                <m:den>
                  <m:r>
                    <m:t>4</m:t>
                  </m:r>
                </m:den>
              </m:f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Integrating</w:t>
      </w:r>
      <w:r>
        <w:rPr>
          <w:b/>
          <w:bCs/>
        </w:rPr>
        <w:t xml:space="preserve"> </w:t>
      </w:r>
      <m:oMath>
        <m:r>
          <m:t>x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first, then</w:t>
      </w:r>
      <w:r>
        <w:rPr>
          <w:b/>
          <w:bCs/>
        </w:rPr>
        <w:t xml:space="preserve"> </w:t>
      </w:r>
      <m:oMath>
        <m:r>
          <m:t>y</m:t>
        </m:r>
      </m:oMath>
      <w:r>
        <w:rPr>
          <w:b/>
          <w:bCs/>
        </w:rPr>
        <w:t xml:space="preserve">:</w:t>
      </w:r>
    </w:p>
    <w:p>
      <w:pPr>
        <w:pStyle w:val="BodyText"/>
      </w:pPr>
      <w:r>
        <w:t xml:space="preserve">Holding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fixed and differentiating in</w:t>
      </w:r>
      <w:r>
        <w:t xml:space="preserve"> </w:t>
      </w:r>
      <m:oMath>
        <m:r>
          <m:t>x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d</m:t>
                  </m:r>
                  <m:r>
                    <m:t>x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x</m:t>
                      </m:r>
                    </m:num>
                    <m:den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+</m:t>
                      </m:r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  <m:r>
                    <m:rPr>
                      <m:sty m:val="p"/>
                    </m:rPr>
                    <m:t>⋅</m:t>
                  </m:r>
                  <m:r>
                    <m:t>2</m:t>
                  </m:r>
                  <m:r>
                    <m:t>x</m:t>
                  </m:r>
                </m:num>
                <m:den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: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f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x</m:t>
                      </m:r>
                    </m:num>
                    <m:den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+</m:t>
                      </m:r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p>
              </m:sSubSup>
              <m:r>
                <m:t> </m:t>
              </m:r>
              <m:r>
                <m:t>d</m:t>
              </m:r>
              <m:r>
                <m:t>y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1</m:t>
                      </m:r>
                      <m:r>
                        <m:rPr>
                          <m:sty m:val="p"/>
                        </m:rPr>
                        <m:t>+</m:t>
                      </m:r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y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arctan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π</m:t>
                  </m:r>
                </m:num>
                <m:den>
                  <m:r>
                    <m:t>4</m:t>
                  </m:r>
                </m:den>
              </m:f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Conclusion:</w:t>
      </w:r>
      <w:r>
        <w:t xml:space="preserve"> </w:t>
      </w:r>
      <m:oMath>
        <m:f>
          <m:fPr>
            <m:type m:val="bar"/>
          </m:fPr>
          <m:num>
            <m:r>
              <m:t>π</m:t>
            </m:r>
          </m:num>
          <m:den>
            <m:r>
              <m:t>4</m:t>
            </m:r>
          </m:den>
        </m:f>
        <m:r>
          <m:rPr>
            <m:sty m:val="p"/>
          </m:rPr>
          <m:t>≠</m:t>
        </m:r>
        <m:r>
          <m:rPr>
            <m:sty m:val="p"/>
          </m:rPr>
          <m:t>−</m:t>
        </m:r>
        <m:f>
          <m:fPr>
            <m:type m:val="bar"/>
          </m:fPr>
          <m:num>
            <m:r>
              <m:t>π</m:t>
            </m:r>
          </m:num>
          <m:den>
            <m:r>
              <m:t>4</m:t>
            </m:r>
          </m:den>
        </m:f>
      </m:oMath>
      <w:r>
        <w:t xml:space="preserve">,</w:t>
      </w:r>
      <w:r>
        <w:t xml:space="preserve"> </w:t>
      </w:r>
      <w:r>
        <w:t xml:space="preserve">so the two iterated integrals are unequal.</w:t>
      </w:r>
      <w:r>
        <w:t xml:space="preserve"> </w:t>
      </w:r>
      <w:hyperlink w:anchor="thm-fubini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does not apply here.</w:t>
      </w:r>
    </w:p>
    <w:p>
      <w:pPr>
        <w:pStyle w:val="BodyText"/>
      </w:pPr>
      <w:r>
        <w:rPr>
          <w:b/>
          <w:bCs/>
        </w:rPr>
        <w:t xml:space="preserve">Why</w:t>
      </w:r>
      <w:r>
        <w:rPr>
          <w:b/>
          <w:bCs/>
        </w:rPr>
        <w:t xml:space="preserve"> </w:t>
      </w:r>
      <w:hyperlink w:anchor="thm-fubini">
        <w:r>
          <w:rPr>
            <w:rStyle w:val="Hyperlink"/>
            <w:b/>
            <w:bCs/>
          </w:rPr>
          <w:t xml:space="preserve">Theorem 1</w:t>
        </w:r>
      </w:hyperlink>
      <w:r>
        <w:rPr>
          <w:b/>
          <w:bCs/>
        </w:rPr>
        <w:t xml:space="preserve">’s condition fails:</w:t>
      </w:r>
      <w:r>
        <w:t xml:space="preserve"> </w:t>
      </w:r>
      <w:hyperlink w:anchor="thm-fubini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requires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to be</w:t>
      </w:r>
      <w:r>
        <w:t xml:space="preserve"> </w:t>
      </w:r>
      <w:r>
        <w:rPr>
          <w:b/>
          <w:bCs/>
        </w:rPr>
        <w:t xml:space="preserve">continuous</w:t>
      </w:r>
      <w:r>
        <w:t xml:space="preserve"> </w:t>
      </w:r>
      <w:r>
        <w:t xml:space="preserve">on</w:t>
      </w:r>
      <w:r>
        <w:t xml:space="preserve"> </w:t>
      </w:r>
      <m:oMath>
        <m:r>
          <m:t>R</m:t>
        </m:r>
      </m:oMath>
      <w:r>
        <w:t xml:space="preserve">.</w:t>
      </w:r>
      <w:r>
        <w:t xml:space="preserve"> </w:t>
      </w:r>
      <w:r>
        <w:t xml:space="preserve">The denominator</w:t>
      </w:r>
      <w:r>
        <w:t xml:space="preserve"> </w:t>
      </w:r>
      <m:oMath>
        <m:r>
          <m:rPr>
            <m:sty m:val="p"/>
          </m:rPr>
          <m:t>(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p>
          <m:e>
            <m:r>
              <m:t>y</m:t>
            </m:r>
          </m:e>
          <m:sup>
            <m:r>
              <m:t>2</m:t>
            </m:r>
          </m:sup>
        </m:sSup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vanishes at the origin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∈</m:t>
        </m:r>
        <m:r>
          <m:t>R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i/>
          <w:iCs/>
        </w:rPr>
        <w:t xml:space="preserve">not even defined</w:t>
      </w:r>
      <w:r>
        <w:t xml:space="preserve"> </w:t>
      </w:r>
      <w:r>
        <w:t xml:space="preserve">there — let alone continuous — and the</w:t>
      </w:r>
      <w:r>
        <w:t xml:space="preserve"> </w:t>
      </w:r>
      <w:r>
        <w:t xml:space="preserve">theorem does not apply.</w:t>
      </w:r>
    </w:p>
    <w:p>
      <w:pPr>
        <w:pStyle w:val="BodyText"/>
      </w:pPr>
      <w:r>
        <w:t xml:space="preserve">(Wikipedia contributors 2024)</w:t>
      </w:r>
    </w:p>
    <w:p>
      <w:pPr>
        <w:pStyle w:val="BodyText"/>
      </w:pPr>
      <w:hyperlink w:anchor="fig-fubini-fail">
        <w:r>
          <w:rPr>
            <w:rStyle w:val="Hyperlink"/>
          </w:rPr>
          <w:t xml:space="preserve">Figure 3</w:t>
        </w:r>
      </w:hyperlink>
      <w:r>
        <w:t xml:space="preserve"> </w:t>
      </w:r>
      <w:r>
        <w:t xml:space="preserve">shows the surface.</w:t>
      </w:r>
      <w:r>
        <w:t xml:space="preserve"> </w:t>
      </w:r>
      <w:r>
        <w:t xml:space="preserve">The failure comes from the origin, where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undefined and unbounded.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36" w:name="fig-fubini-fail"/>
          <w:p>
            <w:pPr>
              <w:pStyle w:val="Compact"/>
              <w:jc w:val="center"/>
            </w:pPr>
            <w:r>
              <w:rPr>
                <w:i/>
                <w:iCs/>
              </w:rPr>
              <w:t xml:space="preserve">(This 3D surface is interactive; see the HTML or slide version of this page to view it.)</w:t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3: Surface</w:t>
            </w:r>
            <w:r>
              <w:t xml:space="preserve"> </w:t>
            </w:r>
            <m:oMath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t>y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/</m:t>
              </m:r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y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oMath>
            <w:r>
              <w:t xml:space="preserve"> </w:t>
            </w:r>
            <w:r>
              <w:t xml:space="preserve">on</w:t>
            </w:r>
            <w:r>
              <w:t xml:space="preserve"> </w:t>
            </w:r>
            <m:oMath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]</m:t>
                  </m:r>
                </m:e>
                <m:sup>
                  <m:r>
                    <m:t>2</m:t>
                  </m:r>
                </m:sup>
              </m:sSup>
            </m:oMath>
            <w:r>
              <w:t xml:space="preserve">,</w:t>
            </w:r>
            <w:r>
              <w:t xml:space="preserve"> </w:t>
            </w:r>
            <w:r>
              <w:t xml:space="preserve">sampled away from the origin and clipped to</w:t>
            </w:r>
            <w:r>
              <w:t xml:space="preserve"> </w:t>
            </w:r>
            <m:oMath>
              <m:r>
                <m:rPr>
                  <m:sty m:val="p"/>
                </m:rPr>
                <m:t>[</m:t>
              </m:r>
              <m:r>
                <m:rPr>
                  <m:sty m:val="p"/>
                </m:rPr>
                <m:t>−</m:t>
              </m:r>
              <m:r>
                <m:t>50</m:t>
              </m:r>
              <m:r>
                <m:rPr>
                  <m:sty m:val="p"/>
                </m:rPr>
                <m:t>,</m:t>
              </m:r>
              <m:r>
                <m:t>50</m:t>
              </m:r>
              <m:r>
                <m:rPr>
                  <m:sty m:val="p"/>
                </m:rPr>
                <m:t>]</m:t>
              </m:r>
            </m:oMath>
            <w:r>
              <w:t xml:space="preserve"> </w:t>
            </w:r>
            <w:r>
              <w:t xml:space="preserve">for display.</w:t>
            </w:r>
            <w:r>
              <w:t xml:space="preserve"> </w:t>
            </w:r>
            <w:r>
              <w:t xml:space="preserve">Approaching the origin, the function grows without bound along the</w:t>
            </w:r>
            <w:r>
              <w:t xml:space="preserve"> </w:t>
            </w:r>
            <m:oMath>
              <m:r>
                <m:t>x</m:t>
              </m:r>
            </m:oMath>
            <w:r>
              <w:t xml:space="preserve">-axis (red ridge,</w:t>
            </w:r>
            <w:r>
              <w:t xml:space="preserve"> </w:t>
            </w:r>
            <m:oMath>
              <m:r>
                <m:t>f</m:t>
              </m:r>
              <m:r>
                <m:rPr>
                  <m:sty m:val="p"/>
                </m:rPr>
                <m:t>&gt;</m:t>
              </m:r>
              <m:r>
                <m:t>0</m:t>
              </m:r>
            </m:oMath>
            <w:r>
              <w:t xml:space="preserve"> </w:t>
            </w:r>
            <w:r>
              <w:t xml:space="preserve">when</w:t>
            </w:r>
            <w:r>
              <w:t xml:space="preserve"> </w:t>
            </w:r>
            <m:oMath>
              <m:r>
                <m:rPr>
                  <m:sty m:val="p"/>
                </m:rPr>
                <m:t>|</m:t>
              </m:r>
              <m:r>
                <m:t>x</m:t>
              </m:r>
              <m:r>
                <m:rPr>
                  <m:sty m:val="p"/>
                </m:rPr>
                <m:t>|</m:t>
              </m:r>
              <m:r>
                <m:rPr>
                  <m:sty m:val="p"/>
                </m:rPr>
                <m:t>&gt;</m:t>
              </m:r>
              <m:r>
                <m:rPr>
                  <m:sty m:val="p"/>
                </m:rPr>
                <m:t>|</m:t>
              </m:r>
              <m:r>
                <m:t>y</m:t>
              </m:r>
              <m:r>
                <m:rPr>
                  <m:sty m:val="p"/>
                </m:rPr>
                <m:t>|</m:t>
              </m:r>
            </m:oMath>
            <w:r>
              <w:t xml:space="preserve">) and falls without bound along the</w:t>
            </w:r>
            <w:r>
              <w:t xml:space="preserve"> </w:t>
            </w:r>
            <m:oMath>
              <m:r>
                <m:t>y</m:t>
              </m:r>
            </m:oMath>
            <w:r>
              <w:t xml:space="preserve">-axis (blue</w:t>
            </w:r>
            <w:r>
              <w:t xml:space="preserve"> </w:t>
            </w:r>
            <w:r>
              <w:t xml:space="preserve">ridge,</w:t>
            </w:r>
            <w:r>
              <w:t xml:space="preserve"> </w:t>
            </w:r>
            <m:oMath>
              <m:r>
                <m:t>f</m:t>
              </m:r>
              <m:r>
                <m:rPr>
                  <m:sty m:val="p"/>
                </m:rPr>
                <m:t>&lt;</m:t>
              </m:r>
              <m:r>
                <m:t>0</m:t>
              </m:r>
            </m:oMath>
            <w:r>
              <w:t xml:space="preserve"> </w:t>
            </w:r>
            <w:r>
              <w:t xml:space="preserve">when</w:t>
            </w:r>
            <w:r>
              <w:t xml:space="preserve"> </w:t>
            </w:r>
            <m:oMath>
              <m:r>
                <m:rPr>
                  <m:sty m:val="p"/>
                </m:rPr>
                <m:t>|</m:t>
              </m:r>
              <m:r>
                <m:t>y</m:t>
              </m:r>
              <m:r>
                <m:rPr>
                  <m:sty m:val="p"/>
                </m:rPr>
                <m:t>|</m:t>
              </m:r>
              <m:r>
                <m:rPr>
                  <m:sty m:val="p"/>
                </m:rPr>
                <m:t>&gt;</m:t>
              </m:r>
              <m:r>
                <m:rPr>
                  <m:sty m:val="p"/>
                </m:rPr>
                <m:t>|</m:t>
              </m:r>
              <m:r>
                <m:t>x</m:t>
              </m:r>
              <m:r>
                <m:rPr>
                  <m:sty m:val="p"/>
                </m:rPr>
                <m:t>|</m:t>
              </m:r>
            </m:oMath>
            <w:r>
              <w:t xml:space="preserve">). Because</w:t>
            </w:r>
            <w:r>
              <w:t xml:space="preserve"> </w:t>
            </w:r>
            <m:oMath>
              <m:r>
                <m:t>f</m:t>
              </m:r>
            </m:oMath>
            <w:r>
              <w:t xml:space="preserve"> </w:t>
            </w:r>
            <w:r>
              <w:t xml:space="preserve">is undefined at</w:t>
            </w:r>
            <w:r>
              <w:t xml:space="preserve"> </w:t>
            </w:r>
            <m:oMath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</m:oMath>
            <w:r>
              <w:t xml:space="preserve">,</w:t>
            </w:r>
            <w:r>
              <w:t xml:space="preserve"> </w:t>
            </w:r>
            <m:oMath>
              <m:r>
                <m:t>f</m:t>
              </m:r>
            </m:oMath>
            <w:r>
              <w:t xml:space="preserve"> </w:t>
            </w:r>
            <w:r>
              <w:t xml:space="preserve">is not continuous on</w:t>
            </w:r>
            <w:r>
              <w:t xml:space="preserve"> </w:t>
            </w:r>
            <m:oMath>
              <m:r>
                <m:t>R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w:hyperlink w:anchor="thm-fubini">
              <w:r>
                <w:rPr>
                  <w:rStyle w:val="Hyperlink"/>
                </w:rPr>
                <w:t xml:space="preserve">Theorem 1</w:t>
              </w:r>
            </w:hyperlink>
            <w:r>
              <w:t xml:space="preserve"> </w:t>
            </w:r>
            <w:r>
              <w:t xml:space="preserve">does not apply.</w:t>
            </w:r>
          </w:p>
          <w:bookmarkEnd w:id="36"/>
        </w:tc>
      </w:tr>
    </w:tbl>
    <w:bookmarkEnd w:id="37"/>
    <w:bookmarkStart w:id="38" w:name="cor-fubini-rect"/>
    <w:p>
      <w:pPr>
        <w:pStyle w:val="BodyText"/>
      </w:pPr>
      <w:r>
        <w:rPr>
          <w:b/>
          <w:bCs/>
        </w:rPr>
        <w:t xml:space="preserve">Corollary 1 (Continuous functions on a rectangle (corollary of</w:t>
      </w:r>
      <w:r>
        <w:rPr>
          <w:b/>
          <w:bCs/>
        </w:rPr>
        <w:t xml:space="preserve"> </w:t>
      </w:r>
      <w:hyperlink w:anchor="thm-fubini">
        <w:r>
          <w:rPr>
            <w:rStyle w:val="Hyperlink"/>
            <w:b/>
            <w:bCs/>
          </w:rPr>
          <w:t xml:space="preserve">Theorem 1</w:t>
        </w:r>
      </w:hyperlink>
      <w:r>
        <w:rPr>
          <w:b/>
          <w:bCs/>
        </w:rPr>
        <w:t xml:space="preserve">))</w:t>
      </w:r>
      <w:r>
        <w:t xml:space="preserve"> </w:t>
      </w:r>
      <w:r>
        <w:t xml:space="preserve">If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  <m:r>
          <m:rPr>
            <m:sty m:val="p"/>
          </m:rPr>
          <m:t>×</m:t>
        </m:r>
        <m:r>
          <m:rPr>
            <m:sty m:val="p"/>
          </m:rPr>
          <m:t>[</m:t>
        </m:r>
        <m:r>
          <m:t>c</m:t>
        </m:r>
        <m:r>
          <m:rPr>
            <m:sty m:val="p"/>
          </m:rPr>
          <m:t>,</m:t>
        </m:r>
        <m:r>
          <m:t>d</m:t>
        </m:r>
        <m:r>
          <m:rPr>
            <m:sty m:val="p"/>
          </m:rPr>
          <m:t>]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continuous</w:t>
      </w:r>
      <w:r>
        <w:t xml:space="preserve"> </w:t>
      </w:r>
      <w:r>
        <w:t xml:space="preserve">on the</w:t>
      </w:r>
      <w:r>
        <w:t xml:space="preserve"> </w:t>
      </w:r>
      <w:r>
        <w:t xml:space="preserve">closed bounded rectangle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  <m:r>
          <m:rPr>
            <m:sty m:val="p"/>
          </m:rPr>
          <m:t>×</m:t>
        </m:r>
        <m:r>
          <m:rPr>
            <m:sty m:val="p"/>
          </m:rPr>
          <m:t>[</m:t>
        </m:r>
        <m:r>
          <m:t>c</m:t>
        </m:r>
        <m:r>
          <m:rPr>
            <m:sty m:val="p"/>
          </m:rPr>
          <m:t>,</m:t>
        </m:r>
        <m:r>
          <m:t>d</m:t>
        </m:r>
        <m:r>
          <m:rPr>
            <m:sty m:val="p"/>
          </m:rPr>
          <m:t>]</m:t>
        </m:r>
      </m:oMath>
      <w:r>
        <w:t xml:space="preserve">, then: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a</m:t>
                  </m:r>
                </m:sub>
                <m:sup>
                  <m:r>
                    <m:t>b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t>c</m:t>
                      </m:r>
                    </m:sub>
                    <m:sup>
                      <m:r>
                        <m:t>d</m:t>
                      </m:r>
                    </m:sup>
                    <m:e>
                      <m:r>
                        <m:t>f</m:t>
                      </m:r>
                    </m:e>
                  </m:nary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d</m:t>
                  </m:r>
                  <m:r>
                    <m:t>y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c</m:t>
                  </m:r>
                </m:sub>
                <m:sup>
                  <m:r>
                    <m:t>d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t>a</m:t>
                      </m:r>
                    </m:sub>
                    <m:sup>
                      <m:r>
                        <m:t>b</m:t>
                      </m:r>
                    </m:sup>
                    <m:e>
                      <m:r>
                        <m:t>f</m:t>
                      </m:r>
                    </m:e>
                  </m:nary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d</m:t>
                  </m:r>
                  <m:r>
                    <m:t>x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y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∬"/>
                  <m:limLoc m:val="subSup"/>
                  <m:subHide m:val="off"/>
                  <m:supHide m:val="on"/>
                </m:naryPr>
                <m:sub>
                  <m:r>
                    <m:rPr>
                      <m:sty m:val="p"/>
                    </m:rPr>
                    <m:t>[</m:t>
                  </m:r>
                  <m:r>
                    <m:t>a</m:t>
                  </m:r>
                  <m:r>
                    <m:rPr>
                      <m:sty m:val="p"/>
                    </m:rPr>
                    <m:t>,</m:t>
                  </m:r>
                  <m:r>
                    <m:t>b</m:t>
                  </m:r>
                  <m:r>
                    <m:rPr>
                      <m:sty m:val="p"/>
                    </m:rPr>
                    <m:t>]</m:t>
                  </m:r>
                  <m:r>
                    <m:rPr>
                      <m:sty m:val="p"/>
                    </m:rPr>
                    <m:t>×</m:t>
                  </m:r>
                  <m:r>
                    <m:rPr>
                      <m:sty m:val="p"/>
                    </m:rPr>
                    <m:t>[</m:t>
                  </m:r>
                  <m:r>
                    <m:t>c</m:t>
                  </m:r>
                  <m:r>
                    <m:rPr>
                      <m:sty m:val="p"/>
                    </m:rPr>
                    <m:t>,</m:t>
                  </m:r>
                  <m:r>
                    <m:t>d</m:t>
                  </m:r>
                  <m:r>
                    <m:rPr>
                      <m:sty m:val="p"/>
                    </m:rPr>
                    <m:t>]</m:t>
                  </m:r>
                </m:sub>
                <m:sup>
                  <m:r>
                    <m:t>​</m:t>
                  </m:r>
                </m:sup>
                <m:e>
                  <m:r>
                    <m:t>f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A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(Larson and Edwards 2018, Theorem 14.2, p. 982)</w:t>
      </w:r>
    </w:p>
    <w:bookmarkEnd w:id="38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A closed bounded rectangle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  <m:r>
          <m:rPr>
            <m:sty m:val="p"/>
          </m:rPr>
          <m:t>×</m:t>
        </m:r>
        <m:r>
          <m:rPr>
            <m:sty m:val="p"/>
          </m:rPr>
          <m:t>[</m:t>
        </m:r>
        <m:r>
          <m:t>c</m:t>
        </m:r>
        <m:r>
          <m:rPr>
            <m:sty m:val="p"/>
          </m:rPr>
          <m:t>,</m:t>
        </m:r>
        <m:r>
          <m:t>d</m:t>
        </m:r>
        <m:r>
          <m:rPr>
            <m:sty m:val="p"/>
          </m:rPr>
          <m:t>]</m:t>
        </m:r>
      </m:oMath>
      <w:r>
        <w:t xml:space="preserve"> </w:t>
      </w:r>
      <w:r>
        <w:t xml:space="preserve">is both vertically</w:t>
      </w:r>
      <w:r>
        <w:t xml:space="preserve"> </w:t>
      </w:r>
      <w:r>
        <w:t xml:space="preserve">simple (with</w:t>
      </w:r>
      <w:r>
        <w:t xml:space="preserve"> </w:t>
      </w:r>
      <m:oMath>
        <m:sSub>
          <m:e>
            <m:r>
              <m:t>g</m:t>
            </m:r>
          </m:e>
          <m:sub>
            <m:r>
              <m:t>1</m:t>
            </m:r>
          </m:sub>
        </m:sSub>
        <m:r>
          <m:rPr>
            <m:sty m:val="p"/>
          </m:rPr>
          <m:t>≡</m:t>
        </m:r>
        <m:r>
          <m:t>c</m:t>
        </m:r>
      </m:oMath>
      <w:r>
        <w:t xml:space="preserve">,</w:t>
      </w:r>
      <w:r>
        <w:t xml:space="preserve"> </w:t>
      </w:r>
      <m:oMath>
        <m:sSub>
          <m:e>
            <m:r>
              <m:t>g</m:t>
            </m:r>
          </m:e>
          <m:sub>
            <m:r>
              <m:t>2</m:t>
            </m:r>
          </m:sub>
        </m:sSub>
        <m:r>
          <m:rPr>
            <m:sty m:val="p"/>
          </m:rPr>
          <m:t>≡</m:t>
        </m:r>
        <m:r>
          <m:t>d</m:t>
        </m:r>
      </m:oMath>
      <w:r>
        <w:t xml:space="preserve">) and horizontally simple</w:t>
      </w:r>
      <w:r>
        <w:t xml:space="preserve"> </w:t>
      </w:r>
      <w:r>
        <w:t xml:space="preserve">(with</w:t>
      </w:r>
      <w:r>
        <w:t xml:space="preserve"> </w:t>
      </w:r>
      <m:oMath>
        <m:sSub>
          <m:e>
            <m:r>
              <m:t>h</m:t>
            </m:r>
          </m:e>
          <m:sub>
            <m:r>
              <m:t>1</m:t>
            </m:r>
          </m:sub>
        </m:sSub>
        <m:r>
          <m:rPr>
            <m:sty m:val="p"/>
          </m:rPr>
          <m:t>≡</m:t>
        </m:r>
        <m:r>
          <m:t>a</m:t>
        </m:r>
      </m:oMath>
      <w:r>
        <w:t xml:space="preserve">,</w:t>
      </w:r>
      <w:r>
        <w:t xml:space="preserve"> </w:t>
      </w:r>
      <m:oMath>
        <m:sSub>
          <m:e>
            <m:r>
              <m:t>h</m:t>
            </m:r>
          </m:e>
          <m:sub>
            <m:r>
              <m:t>2</m:t>
            </m:r>
          </m:sub>
        </m:sSub>
        <m:r>
          <m:rPr>
            <m:sty m:val="p"/>
          </m:rPr>
          <m:t>≡</m:t>
        </m:r>
        <m:r>
          <m:t>b</m:t>
        </m:r>
      </m:oMath>
      <w:r>
        <w:t xml:space="preserve">).</w:t>
      </w:r>
      <w:r>
        <w:t xml:space="preserve"> </w:t>
      </w:r>
      <w:r>
        <w:t xml:space="preserve">Applying both parts of</w:t>
      </w:r>
      <w:r>
        <w:t xml:space="preserve"> </w:t>
      </w:r>
      <w:hyperlink w:anchor="thm-fubini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to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on this rectangle gives the</w:t>
      </w:r>
      <w:r>
        <w:t xml:space="preserve"> </w:t>
      </w:r>
      <w:r>
        <w:t xml:space="preserve">two iterated forms shown.</w:t>
      </w:r>
    </w:p>
    <w:bookmarkStart w:id="44" w:name="exm-fubini-rect"/>
    <w:p>
      <w:pPr>
        <w:pStyle w:val="BodyText"/>
      </w:pPr>
      <w:r>
        <w:rPr>
          <w:b/>
          <w:bCs/>
        </w:rPr>
        <w:t xml:space="preserve">Example 5 (Evaluating a double integral on a rectangle)</w:t>
      </w:r>
      <w:r>
        <w:t xml:space="preserve"> </w:t>
      </w:r>
      <w:r>
        <w:t xml:space="preserve">Structure adapted from</w:t>
      </w:r>
      <w:r>
        <w:t xml:space="preserve"> </w:t>
      </w:r>
      <w:r>
        <w:t xml:space="preserve">(Larson and Edwards 2018, sec. 14.2, Example 2, pp. 982–983)</w:t>
      </w:r>
      <w:r>
        <w:t xml:space="preserve">;</w:t>
      </w:r>
      <w:r>
        <w:t xml:space="preserve"> </w:t>
      </w:r>
      <w:r>
        <w:t xml:space="preserve">the integrand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p>
          <m:e>
            <m:r>
              <m:t>y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original, chosen so the integral equals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g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p>
          <m:e>
            <m:r>
              <m:t>y</m:t>
            </m:r>
          </m:e>
          <m:sup>
            <m:r>
              <m:t>2</m:t>
            </m:r>
          </m:sup>
        </m:sSup>
      </m:oMath>
      <w:r>
        <w:t xml:space="preserve">.</w:t>
      </w:r>
    </w:p>
    <w:p>
      <w:pPr>
        <w:pStyle w:val="BodyText"/>
      </w:pP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be</w:t>
      </w:r>
      <w:r>
        <w:t xml:space="preserve"> </w:t>
      </w:r>
      <w:hyperlink r:id="rId16">
        <w:r>
          <w:rPr>
            <w:rStyle w:val="Hyperlink"/>
          </w:rPr>
          <w:t xml:space="preserve">independent</w:t>
        </w:r>
      </w:hyperlink>
      <w:r>
        <w:t xml:space="preserve"> </w:t>
      </w:r>
      <w:hyperlink r:id="rId17">
        <m:oMath>
          <m:r>
            <m:rPr>
              <m:sty m:val="p"/>
            </m:rPr>
            <m:t>Uniform</m:t>
          </m:r>
          <m:r>
            <m:rPr>
              <m:sty m:val="p"/>
            </m:rPr>
            <m:t>(</m:t>
          </m:r>
          <m:r>
            <m:t>0</m:t>
          </m:r>
          <m:r>
            <m:rPr>
              <m:sty m:val="p"/>
            </m:rPr>
            <m:t>,</m:t>
          </m:r>
          <m:r>
            <m:t>1</m:t>
          </m:r>
          <m:r>
            <m:rPr>
              <m:sty m:val="p"/>
            </m:rPr>
            <m:t>)</m:t>
          </m:r>
        </m:oMath>
      </w:hyperlink>
      <w:r>
        <w:t xml:space="preserve"> </w:t>
      </w:r>
      <w:hyperlink r:id="rId18">
        <w:r>
          <w:rPr>
            <w:rStyle w:val="Hyperlink"/>
          </w:rPr>
          <w:t xml:space="preserve">random variables</w:t>
        </w:r>
      </w:hyperlink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w:hyperlink r:id="rId19">
        <w:r>
          <w:rPr>
            <w:rStyle w:val="Hyperlink"/>
          </w:rPr>
          <w:t xml:space="preserve">joint density</w:t>
        </w:r>
      </w:hyperlink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on the unit square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rPr>
            <m:sty m:val="p"/>
          </m:rPr>
          <m:t>{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:</m:t>
        </m:r>
        <m:r>
          <m:t>x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  <m:r>
          <m:rPr>
            <m:sty m:val="p"/>
          </m:rPr>
          <m:t>,</m:t>
        </m:r>
        <m:r>
          <m:t> </m:t>
        </m:r>
        <m:r>
          <m:t>y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  <m:r>
          <m:rPr>
            <m:sty m:val="p"/>
          </m:rPr>
          <m:t>}</m:t>
        </m:r>
      </m:oMath>
      <w:r>
        <w:t xml:space="preserve"> </w:t>
      </w:r>
      <w:r>
        <w:t xml:space="preserve">(</w:t>
      </w:r>
      <w:hyperlink w:anchor="fig-fubini-rect-region">
        <w:r>
          <w:rPr>
            <w:rStyle w:val="Hyperlink"/>
          </w:rPr>
          <w:t xml:space="preserve">Figure 4</w:t>
        </w:r>
      </w:hyperlink>
      <w:r>
        <w:t xml:space="preserve">).</w:t>
      </w:r>
      <w:r>
        <w:t xml:space="preserve"> </w:t>
      </w:r>
      <w:r>
        <w:t xml:space="preserve">Define the function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p>
          <m:e>
            <m:r>
              <m:t>y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and compute its</w:t>
      </w:r>
      <w:r>
        <w:t xml:space="preserve"> </w:t>
      </w:r>
      <w:hyperlink r:id="rId21">
        <w:r>
          <w:rPr>
            <w:rStyle w:val="Hyperlink"/>
          </w:rPr>
          <w:t xml:space="preserve">expectation</w:t>
        </w:r>
      </w:hyperlink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g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.</w:t>
      </w:r>
    </w:p>
    <w:p>
      <w:pPr>
        <w:pStyle w:val="BodyText"/>
      </w:pPr>
      <w:r>
        <w:t xml:space="preserve">Because the joint density equals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t>R</m:t>
        </m:r>
      </m:oMath>
      <w:r>
        <w:t xml:space="preserve">,</w:t>
      </w:r>
      <w:r>
        <w:t xml:space="preserve"> </w:t>
      </w:r>
      <w:r>
        <w:t xml:space="preserve">this expectation is the double integral of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over</w:t>
      </w:r>
      <w:r>
        <w:t xml:space="preserve"> </w:t>
      </w:r>
      <m:oMath>
        <m:r>
          <m:t>R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g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rPr>
              <m:sty m:val="p"/>
            </m:rPr>
            <m:t>=</m:t>
          </m:r>
          <m:nary>
            <m:naryPr>
              <m:chr m:val="∬"/>
              <m:limLoc m:val="subSup"/>
              <m:subHide m:val="off"/>
              <m:supHide m:val="on"/>
            </m:naryPr>
            <m:sub>
              <m:r>
                <m:t>R</m:t>
              </m:r>
            </m:sub>
            <m:sup>
              <m:r>
                <m:t>​</m:t>
              </m:r>
            </m:sup>
            <m:e>
              <m:r>
                <m:t>​</m:t>
              </m:r>
            </m:e>
          </m:nary>
          <m:d>
            <m:dPr>
              <m:begChr m:val="("/>
              <m:sepChr m:val=""/>
              <m:endChr m:val=")"/>
              <m:grow/>
            </m:dPr>
            <m:e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y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  <m:r>
            <m:t> </m:t>
          </m:r>
          <m:r>
            <m:t>d</m:t>
          </m:r>
          <m:r>
            <m:t>A</m:t>
          </m:r>
          <m:r>
            <m:rPr>
              <m:sty m:val="p"/>
            </m:rPr>
            <m:t>.</m:t>
          </m:r>
        </m:oMath>
      </m:oMathPara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42" w:name="fig-fubini-rect-region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annotate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StringTok"/>
              </w:rPr>
              <w:t xml:space="preserve">"rect"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xmin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xmax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ymin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ymax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fill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"steelblue"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alpha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0.4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color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"black"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linewidth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0.7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annotate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StringTok"/>
              </w:rPr>
              <w:t xml:space="preserve">"text"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label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8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fontface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"italic"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scale_x_continuous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breaks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), </w:t>
            </w:r>
            <w:r>
              <w:rPr>
                <w:rStyle w:val="AttributeTok"/>
              </w:rPr>
              <w:t xml:space="preserve">limits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FloatTok"/>
              </w:rPr>
              <w:t xml:space="preserve">0.15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1.25</w:t>
            </w:r>
            <w:r>
              <w:rPr>
                <w:rStyle w:val="NormalTok"/>
              </w:rPr>
              <w:t xml:space="preserve">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scale_y_continuous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breaks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), </w:t>
            </w:r>
            <w:r>
              <w:rPr>
                <w:rStyle w:val="AttributeTok"/>
              </w:rPr>
              <w:t xml:space="preserve">limits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FloatTok"/>
              </w:rPr>
              <w:t xml:space="preserve">0.15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1.25</w:t>
            </w:r>
            <w:r>
              <w:rPr>
                <w:rStyle w:val="NormalTok"/>
              </w:rPr>
              <w:t xml:space="preserve">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coord_equal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"x"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"y"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theme_minimal</w:t>
            </w:r>
            <w:r>
              <w:rPr>
                <w:rStyle w:val="NormalTok"/>
              </w:rPr>
              <w:t xml:space="preserve">()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40" name="Picture"/>
                  <a:graphic>
                    <a:graphicData uri="http://schemas.openxmlformats.org/drawingml/2006/picture">
                      <pic:pic>
                        <pic:nvPicPr>
                          <pic:cNvPr descr="calculus-double-integrals_files/figure-docx/unnamed-chunk-6-1.png" id="4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4: Integration region</w:t>
            </w:r>
            <w:r>
              <w:t xml:space="preserve"> </w:t>
            </w:r>
            <m:oMath>
              <m:r>
                <m:t>R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]</m:t>
                  </m:r>
                </m:e>
                <m:sup>
                  <m:r>
                    <m:t>2</m:t>
                  </m:r>
                </m:sup>
              </m:sSup>
            </m:oMath>
            <w:r>
              <w:t xml:space="preserve">, the unit square.</w:t>
            </w:r>
          </w:p>
          <w:bookmarkEnd w:id="42"/>
        </w:tc>
      </w:tr>
    </w:tbl>
    <w:p>
      <w:pPr>
        <w:pStyle w:val="BodyText"/>
      </w:pPr>
      <w:r>
        <w:t xml:space="preserve">The integrand is continuous on</w:t>
      </w:r>
      <w:r>
        <w:t xml:space="preserve"> </w:t>
      </w:r>
      <m:oMath>
        <m:r>
          <m:t>R</m:t>
        </m:r>
      </m:oMath>
      <w:r>
        <w:t xml:space="preserve">, so</w:t>
      </w:r>
      <w:r>
        <w:t xml:space="preserve"> </w:t>
      </w:r>
      <w:hyperlink w:anchor="cor-fubini-rect">
        <w:r>
          <w:rPr>
            <w:rStyle w:val="Hyperlink"/>
          </w:rPr>
          <w:t xml:space="preserve">Corollary 1</w:t>
        </w:r>
      </w:hyperlink>
      <w:r>
        <w:t xml:space="preserve"> </w:t>
      </w:r>
      <w:r>
        <w:t xml:space="preserve">applies and</w:t>
      </w:r>
      <w:r>
        <w:t xml:space="preserve"> </w:t>
      </w:r>
      <w:r>
        <w:t xml:space="preserve">either order of integration yields the same value.</w:t>
      </w:r>
    </w:p>
    <w:p>
      <w:pPr>
        <w:pStyle w:val="BodyText"/>
      </w:pPr>
      <w:r>
        <w:rPr>
          <w:b/>
          <w:bCs/>
        </w:rPr>
        <w:t xml:space="preserve">Integrating</w:t>
      </w:r>
      <w:r>
        <w:rPr>
          <w:b/>
          <w:bCs/>
        </w:rPr>
        <w:t xml:space="preserve"> </w:t>
      </w:r>
      <m:oMath>
        <m:r>
          <m:t>y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first, then</w:t>
      </w:r>
      <w:r>
        <w:rPr>
          <w:b/>
          <w:bCs/>
        </w:rPr>
        <w:t xml:space="preserve"> </w:t>
      </w:r>
      <m:oMath>
        <m:r>
          <m:t>x</m:t>
        </m:r>
      </m:oMath>
      <w:r>
        <w:rPr>
          <w:b/>
          <w:bCs/>
        </w:rP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g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 </m:t>
              </m:r>
              <m:r>
                <m:t>d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t>y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3</m:t>
                          </m:r>
                        </m:sup>
                      </m:sSup>
                    </m:num>
                    <m:den>
                      <m:r>
                        <m:t>3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  <m:r>
                <m:t> </m:t>
              </m:r>
              <m:r>
                <m:t>d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3</m:t>
                      </m:r>
                    </m:den>
                  </m:f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3</m:t>
                          </m:r>
                        </m:sup>
                      </m:sSup>
                    </m:num>
                    <m:den>
                      <m:r>
                        <m:t>3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x</m:t>
                      </m:r>
                    </m:num>
                    <m:den>
                      <m:r>
                        <m:t>3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r>
                    <m:t>3</m:t>
                  </m:r>
                </m:den>
              </m:f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Integrating</w:t>
      </w:r>
      <w:r>
        <w:rPr>
          <w:b/>
          <w:bCs/>
        </w:rPr>
        <w:t xml:space="preserve"> </w:t>
      </w:r>
      <m:oMath>
        <m:r>
          <m:t>x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first, then</w:t>
      </w:r>
      <w:r>
        <w:rPr>
          <w:b/>
          <w:bCs/>
        </w:rPr>
        <w:t xml:space="preserve"> </w:t>
      </w:r>
      <m:oMath>
        <m:r>
          <m:t>y</m:t>
        </m:r>
      </m:oMath>
      <w:r>
        <w:t xml:space="preserve"> </w:t>
      </w:r>
      <w:r>
        <w:t xml:space="preserve">(verifying the order can be swapped):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3</m:t>
                          </m:r>
                        </m:sup>
                      </m:sSup>
                    </m:num>
                    <m:den>
                      <m:r>
                        <m:t>3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t>x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  <m:r>
                <m:t> </m:t>
              </m:r>
              <m:r>
                <m:t>d</m:t>
              </m:r>
              <m:r>
                <m:t>y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3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y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y</m:t>
                      </m:r>
                    </m:num>
                    <m:den>
                      <m:r>
                        <m:t>3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3</m:t>
                          </m:r>
                        </m:sup>
                      </m:sSup>
                    </m:num>
                    <m:den>
                      <m:r>
                        <m:t>3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r>
                    <m:t>3</m:t>
                  </m:r>
                </m:den>
              </m:f>
            </m:e>
          </m:eqArr>
        </m:oMath>
      </m:oMathPara>
    </w:p>
    <w:p>
      <w:pPr>
        <w:pStyle w:val="FirstParagraph"/>
      </w:pPr>
      <w:r>
        <w:t xml:space="preserve">Both orders give</w:t>
      </w:r>
      <w:r>
        <w:t xml:space="preserve"> </w:t>
      </w:r>
      <m:oMath>
        <m:f>
          <m:fPr>
            <m:type m:val="bar"/>
          </m:fPr>
          <m:num>
            <m:r>
              <m:t>2</m:t>
            </m:r>
          </m:num>
          <m:den>
            <m:r>
              <m:t>3</m:t>
            </m:r>
          </m:den>
        </m:f>
      </m:oMath>
      <w:r>
        <w:t xml:space="preserve">, as</w:t>
      </w:r>
      <w:r>
        <w:t xml:space="preserve"> </w:t>
      </w:r>
      <w:hyperlink w:anchor="cor-fubini-rect">
        <w:r>
          <w:rPr>
            <w:rStyle w:val="Hyperlink"/>
          </w:rPr>
          <w:t xml:space="preserve">Corollary 1</w:t>
        </w:r>
      </w:hyperlink>
      <w:r>
        <w:t xml:space="preserve"> </w:t>
      </w:r>
      <w:r>
        <w:t xml:space="preserve">guarantees.</w:t>
      </w:r>
    </w:p>
    <w:p>
      <w:pPr>
        <w:pStyle w:val="BodyText"/>
      </w:pPr>
      <w:r>
        <w:t xml:space="preserve">As a cross-check, linearity of expectation gives the same value:</w:t>
      </w:r>
      <w:r>
        <w:t xml:space="preserve"> </w:t>
      </w:r>
      <w:r>
        <w:t xml:space="preserve">since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nary>
              <m:r>
                <m:t> </m:t>
              </m:r>
              <m:r>
                <m:t>d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</m:e>
          </m:eqArr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Uniform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(and likewise for</w:t>
      </w:r>
      <w:r>
        <w:t xml:space="preserve"> </w:t>
      </w:r>
      <m:oMath>
        <m:r>
          <m:t>Y</m:t>
        </m:r>
      </m:oMath>
      <w:r>
        <w:t xml:space="preserve">),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g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solid whose volume equals this integral is shown in</w:t>
      </w:r>
      <w:r>
        <w:t xml:space="preserve"> </w:t>
      </w:r>
      <w:hyperlink w:anchor="fig-fubini-rect">
        <w:r>
          <w:rPr>
            <w:rStyle w:val="Hyperlink"/>
          </w:rPr>
          <w:t xml:space="preserve">Figure 5</w:t>
        </w:r>
      </w:hyperlink>
      <w:r>
        <w:t xml:space="preserve">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43" w:name="fig-fubini-rect"/>
          <w:p>
            <w:pPr>
              <w:pStyle w:val="Compact"/>
              <w:jc w:val="center"/>
            </w:pPr>
            <w:r>
              <w:rPr>
                <w:i/>
                <w:iCs/>
              </w:rPr>
              <w:t xml:space="preserve">(This 3D surface is interactive; see the HTML or slide version of this page to view it.)</w:t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5: Surface</w:t>
            </w:r>
            <w:r>
              <w:t xml:space="preserve"> </w:t>
            </w:r>
            <m:oMath>
              <m:r>
                <m:t>z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y</m:t>
                  </m:r>
                </m:e>
                <m:sup>
                  <m:r>
                    <m:t>2</m:t>
                  </m:r>
                </m:sup>
              </m:sSup>
            </m:oMath>
            <w:r>
              <w:t xml:space="preserve"> </w:t>
            </w:r>
            <w:r>
              <w:t xml:space="preserve">over the unit square</w:t>
            </w:r>
            <w:r>
              <w:t xml:space="preserve"> </w:t>
            </w:r>
            <m:oMath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]</m:t>
                  </m:r>
                </m:e>
                <m:sup>
                  <m:r>
                    <m:t>2</m:t>
                  </m:r>
                </m:sup>
              </m:sSup>
            </m:oMath>
            <w:r>
              <w:t xml:space="preserve">. The double</w:t>
            </w:r>
            <w:r>
              <w:t xml:space="preserve"> </w:t>
            </w:r>
            <w:r>
              <w:t xml:space="preserve">integral</w:t>
            </w:r>
            <w:r>
              <w:t xml:space="preserve"> </w:t>
            </w:r>
            <m:oMath>
              <m:f>
                <m:fPr>
                  <m:type m:val="lin"/>
                </m:fPr>
                <m:num>
                  <m:r>
                    <m:t>2</m:t>
                  </m:r>
                </m:num>
                <m:den>
                  <m:r>
                    <m:t>3</m:t>
                  </m:r>
                </m:den>
              </m:f>
            </m:oMath>
            <w:r>
              <w:t xml:space="preserve"> </w:t>
            </w:r>
            <w:r>
              <w:t xml:space="preserve">is the volume between this surface and the</w:t>
            </w:r>
            <w:r>
              <w:t xml:space="preserve"> </w:t>
            </w:r>
            <m:oMath>
              <m:r>
                <m:t>x</m:t>
              </m:r>
              <m:r>
                <m:t>y</m:t>
              </m:r>
            </m:oMath>
            <w:r>
              <w:t xml:space="preserve">-plane, and equals</w:t>
            </w:r>
            <w:r>
              <w:t xml:space="preserve"> </w:t>
            </w:r>
            <m:oMath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</m:oMath>
            <w:r>
              <w:t xml:space="preserve">.</w:t>
            </w:r>
          </w:p>
          <w:bookmarkEnd w:id="43"/>
        </w:tc>
      </w:tr>
    </w:tbl>
    <w:bookmarkEnd w:id="44"/>
    <w:bookmarkStart w:id="45" w:name="exr-miller-dint-polynomial-rectangle"/>
    <w:p>
      <w:pPr>
        <w:pStyle w:val="BodyText"/>
      </w:pPr>
      <w:r>
        <w:rPr>
          <w:b/>
          <w:bCs/>
        </w:rPr>
        <w:t xml:space="preserve">Exercise 3 (Double integral of a polynomial over a rectangle)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1.1.47.</w:t>
      </w:r>
    </w:p>
    <w:p>
      <w:pPr>
        <w:pStyle w:val="BodyText"/>
      </w:pPr>
      <w:r>
        <w:t xml:space="preserve">Evaluate the double integral: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2</m:t>
              </m:r>
            </m:sup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3</m:t>
                  </m:r>
                </m:sup>
                <m:e>
                  <m:r>
                    <m:t>5</m:t>
                  </m:r>
                </m:e>
              </m:nary>
            </m:e>
          </m:nary>
          <m:r>
            <m:rPr>
              <m:sty m:val="p"/>
            </m:rPr>
            <m:t>(</m:t>
          </m:r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t>y</m:t>
          </m:r>
          <m:r>
            <m:rPr>
              <m:sty m:val="p"/>
            </m:rPr>
            <m:t>+</m:t>
          </m:r>
          <m:r>
            <m:t>x</m:t>
          </m:r>
          <m:sSup>
            <m:e>
              <m:r>
                <m:t>y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t>2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y</m:t>
          </m:r>
          <m:r>
            <m:t> </m:t>
          </m:r>
          <m:r>
            <m:t>d</m:t>
          </m:r>
          <m:r>
            <m:t>x</m:t>
          </m:r>
        </m:oMath>
      </m:oMathPara>
    </w:p>
    <w:bookmarkEnd w:id="45"/>
    <w:bookmarkStart w:id="46" w:name="sol-miller-dint-polynomial-rectangle"/>
    <w:p>
      <w:pPr>
        <w:pStyle w:val="FirstParagraph"/>
      </w:pPr>
      <w:r>
        <w:rPr>
          <w:i/>
          <w:iCs/>
        </w:rPr>
        <w:t xml:space="preserve">Solution 3</w:t>
      </w:r>
      <w:r>
        <w:t xml:space="preserve">. </w:t>
      </w:r>
      <w:r>
        <w:t xml:space="preserve">Integrate with respect to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first: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3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t>y</m:t>
              </m:r>
              <m:r>
                <m:rPr>
                  <m:sty m:val="p"/>
                </m:rPr>
                <m:t>+</m:t>
              </m:r>
              <m:r>
                <m:t>x</m:t>
              </m:r>
              <m:sSup>
                <m:e>
                  <m:r>
                    <m:t>y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x</m:t>
                      </m:r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3</m:t>
                          </m:r>
                        </m:sup>
                      </m:sSup>
                    </m:num>
                    <m:den>
                      <m:r>
                        <m:t>3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r>
                    <m:t>2</m:t>
                  </m:r>
                  <m:r>
                    <m:t>y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3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9</m:t>
                  </m:r>
                </m:num>
                <m:den>
                  <m:r>
                    <m:t>2</m:t>
                  </m:r>
                </m:den>
              </m:f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9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6</m:t>
              </m:r>
            </m:e>
          </m:eqArr>
        </m:oMath>
      </m:oMathPara>
    </w:p>
    <w:p>
      <w:pPr>
        <w:pStyle w:val="FirstParagraph"/>
      </w:pPr>
      <w:r>
        <w:t xml:space="preserve">Now integrate with respect to</w:t>
      </w:r>
      <w:r>
        <w:t xml:space="preserve"> </w:t>
      </w:r>
      <m:oMath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5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2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9</m:t>
                      </m:r>
                    </m:num>
                    <m:den>
                      <m:r>
                        <m:t>2</m:t>
                      </m:r>
                    </m:den>
                  </m:f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9</m:t>
                  </m:r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6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3</m:t>
                      </m:r>
                    </m:num>
                    <m:den>
                      <m:r>
                        <m:t>2</m:t>
                      </m:r>
                    </m:den>
                  </m:f>
                  <m:sSup>
                    <m:e>
                      <m:r>
                        <m:t>x</m:t>
                      </m:r>
                    </m:e>
                    <m:sup>
                      <m:r>
                        <m:t>3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9</m:t>
                      </m:r>
                    </m:num>
                    <m:den>
                      <m:r>
                        <m:t>2</m:t>
                      </m:r>
                    </m:den>
                  </m:f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6</m:t>
                  </m:r>
                  <m:r>
                    <m:t>x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2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3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(</m:t>
                  </m:r>
                  <m:r>
                    <m:t>8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9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(</m:t>
                  </m:r>
                  <m:r>
                    <m:t>4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r>
                    <m:t>6</m:t>
                  </m:r>
                  <m:r>
                    <m:rPr>
                      <m:sty m:val="p"/>
                    </m:rPr>
                    <m:t>(</m:t>
                  </m:r>
                  <m:r>
                    <m:t>2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12</m:t>
                  </m:r>
                  <m:r>
                    <m:rPr>
                      <m:sty m:val="p"/>
                    </m:rPr>
                    <m:t>+</m:t>
                  </m:r>
                  <m:r>
                    <m:t>18</m:t>
                  </m:r>
                  <m:r>
                    <m:rPr>
                      <m:sty m:val="p"/>
                    </m:rPr>
                    <m:t>+</m:t>
                  </m:r>
                  <m:r>
                    <m:t>12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(</m:t>
              </m:r>
              <m:r>
                <m:t>42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210</m:t>
              </m:r>
            </m:e>
          </m:eqArr>
        </m:oMath>
      </m:oMathPara>
    </w:p>
    <w:p>
      <w:pPr>
        <w:pStyle w:val="FirstParagraph"/>
      </w:pPr>
      <w:r>
        <w:rPr>
          <w:i/>
          <w:iCs/>
        </w:rPr>
        <w:t xml:space="preserve">(Note: The source text carried an arithmetic slip in the inner coefficient resulting in</w:t>
      </w:r>
      <w:r>
        <w:rPr>
          <w:i/>
          <w:iCs/>
        </w:rPr>
        <w:t xml:space="preserve"> </w:t>
      </w:r>
      <m:oMath>
        <m:r>
          <m:t>190</m:t>
        </m:r>
      </m:oMath>
      <w:r>
        <w:rPr>
          <w:i/>
          <w:iCs/>
        </w:rPr>
        <w:t xml:space="preserve">; the exact value is</w:t>
      </w:r>
      <w:r>
        <w:rPr>
          <w:i/>
          <w:iCs/>
        </w:rPr>
        <w:t xml:space="preserve"> </w:t>
      </w:r>
      <m:oMath>
        <m:r>
          <m:t>210</m:t>
        </m:r>
      </m:oMath>
      <w:r>
        <w:rPr>
          <w:i/>
          <w:iCs/>
        </w:rPr>
        <w:t xml:space="preserve">.)</w:t>
      </w:r>
    </w:p>
    <w:bookmarkEnd w:id="46"/>
    <w:bookmarkStart w:id="47" w:name="exr-miller-dint-order-of-integration"/>
    <w:p>
      <w:pPr>
        <w:pStyle w:val="BodyText"/>
      </w:pPr>
      <w:r>
        <w:rPr>
          <w:b/>
          <w:bCs/>
        </w:rPr>
        <w:t xml:space="preserve">Exercise 4 (Choosing the order of integration)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1.1.48.</w:t>
      </w:r>
    </w:p>
    <w:p>
      <w:pPr>
        <w:pStyle w:val="BodyText"/>
      </w:pPr>
      <w:r>
        <w:t xml:space="preserve">Evaluate the double integral: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6</m:t>
              </m:r>
            </m:sup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5</m:t>
                  </m:r>
                </m:sup>
                <m:e>
                  <m:r>
                    <m:t>x</m:t>
                  </m:r>
                </m:e>
              </m:nary>
            </m:e>
          </m:nary>
          <m:sSup>
            <m:e>
              <m:r>
                <m:t>e</m:t>
              </m:r>
            </m:e>
            <m:sup>
              <m:r>
                <m:rPr>
                  <m:sty m:val="p"/>
                </m:rPr>
                <m:t>−</m:t>
              </m:r>
              <m:r>
                <m:t>x</m:t>
              </m:r>
              <m:r>
                <m:t>y</m:t>
              </m:r>
            </m:sup>
          </m:sSup>
          <m:r>
            <m:t> </m:t>
          </m:r>
          <m:r>
            <m:t>d</m:t>
          </m:r>
          <m:r>
            <m:t>y</m:t>
          </m:r>
          <m:r>
            <m:t> </m:t>
          </m:r>
          <m:r>
            <m:t>d</m:t>
          </m:r>
          <m:r>
            <m:t>x</m:t>
          </m:r>
        </m:oMath>
      </m:oMathPara>
    </w:p>
    <w:bookmarkEnd w:id="47"/>
    <w:bookmarkStart w:id="48" w:name="sol-miller-dint-order-of-integration"/>
    <w:p>
      <w:pPr>
        <w:pStyle w:val="FirstParagraph"/>
      </w:pPr>
      <w:r>
        <w:rPr>
          <w:i/>
          <w:iCs/>
        </w:rPr>
        <w:t xml:space="preserve">Solution 4</w:t>
      </w:r>
      <w:r>
        <w:t xml:space="preserve">. </w:t>
      </w:r>
      <w:r>
        <w:t xml:space="preserve">Integrating with respect to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first requires integration by parts. Integrating with respect to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first is much simpler because the factor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already present: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5</m:t>
                  </m:r>
                </m:sup>
                <m:e>
                  <m:r>
                    <m:t>x</m:t>
                  </m:r>
                </m:e>
              </m:nary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  <m:r>
                    <m:t>y</m:t>
                  </m:r>
                </m:sup>
              </m:sSup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x</m:t>
                      </m:r>
                      <m:r>
                        <m:t>y</m:t>
                      </m:r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5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5</m:t>
                  </m:r>
                  <m:r>
                    <m:t>x</m:t>
                  </m:r>
                </m:sup>
              </m:sSup>
            </m:e>
          </m:eqArr>
        </m:oMath>
      </m:oMathPara>
    </w:p>
    <w:p>
      <w:pPr>
        <w:pStyle w:val="FirstParagraph"/>
      </w:pPr>
      <w:r>
        <w:t xml:space="preserve">Now integrate with respect to</w:t>
      </w:r>
      <w:r>
        <w:t xml:space="preserve"> </w:t>
      </w:r>
      <m:oMath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6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5</m:t>
                  </m:r>
                  <m:r>
                    <m:t>x</m:t>
                  </m:r>
                </m:sup>
              </m:sSup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5</m:t>
                      </m:r>
                    </m:den>
                  </m:f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5</m:t>
                      </m:r>
                      <m:r>
                        <m:t>x</m:t>
                      </m:r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6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6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5</m:t>
                      </m:r>
                    </m:den>
                  </m:f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30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5</m:t>
                      </m:r>
                    </m:den>
                  </m:f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29</m:t>
                  </m:r>
                </m:num>
                <m:den>
                  <m:r>
                    <m:t>5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30</m:t>
                      </m:r>
                    </m:sup>
                  </m:sSup>
                </m:num>
                <m:den>
                  <m:r>
                    <m:t>5</m:t>
                  </m:r>
                </m:den>
              </m:f>
            </m:e>
          </m:eqArr>
        </m:oMath>
      </m:oMathPara>
    </w:p>
    <w:bookmarkEnd w:id="48"/>
    <w:bookmarkStart w:id="49" w:name="exr-miller-dint-separable"/>
    <w:p>
      <w:pPr>
        <w:pStyle w:val="FirstParagraph"/>
      </w:pPr>
      <w:r>
        <w:rPr>
          <w:b/>
          <w:bCs/>
        </w:rPr>
        <w:t xml:space="preserve">Exercise 5 (Product of single integrals for separable functions)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1.1.49.</w:t>
      </w:r>
    </w:p>
    <w:p>
      <w:pPr>
        <w:pStyle w:val="BodyText"/>
      </w:pPr>
      <w:r>
        <w:t xml:space="preserve">Let</w:t>
      </w:r>
      <w:r>
        <w:t xml:space="preserve"> </w:t>
      </w:r>
      <m:oMath>
        <m:r>
          <m:t>m</m:t>
        </m:r>
        <m:r>
          <m:rPr>
            <m:sty m:val="p"/>
          </m:rPr>
          <m:t>,</m:t>
        </m:r>
        <m:r>
          <m:t>n</m:t>
        </m:r>
        <m:r>
          <m:rPr>
            <m:sty m:val="p"/>
          </m:rPr>
          <m:t>&gt;</m:t>
        </m:r>
        <m:r>
          <m:t>0</m:t>
        </m:r>
      </m:oMath>
      <w:r>
        <w:t xml:space="preserve">. Evaluate: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1</m:t>
              </m:r>
            </m:sup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m</m:t>
                      </m:r>
                    </m:sup>
                  </m:sSup>
                </m:e>
              </m:nary>
            </m:e>
          </m:nary>
          <m:sSup>
            <m:e>
              <m:r>
                <m:t>y</m:t>
              </m:r>
            </m:e>
            <m:sup>
              <m:r>
                <m:t>n</m:t>
              </m:r>
            </m:sup>
          </m:sSup>
          <m:r>
            <m:t> </m:t>
          </m:r>
          <m:r>
            <m:t>d</m:t>
          </m:r>
          <m:r>
            <m:t>y</m:t>
          </m:r>
          <m:r>
            <m:t> </m:t>
          </m:r>
          <m:r>
            <m:t>d</m:t>
          </m:r>
          <m:r>
            <m:t>x</m:t>
          </m:r>
        </m:oMath>
      </m:oMathPara>
    </w:p>
    <w:bookmarkEnd w:id="49"/>
    <w:bookmarkStart w:id="50" w:name="sol-miller-dint-separable"/>
    <w:p>
      <w:pPr>
        <w:pStyle w:val="FirstParagraph"/>
      </w:pPr>
      <w:r>
        <w:rPr>
          <w:i/>
          <w:iCs/>
        </w:rPr>
        <w:t xml:space="preserve">Solution 5</w:t>
      </w:r>
      <w:r>
        <w:t xml:space="preserve">. </w:t>
      </w:r>
      <w:r>
        <w:t xml:space="preserve">Because the region of integration is a rectangle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  <m:r>
          <m:rPr>
            <m:sty m:val="p"/>
          </m:rPr>
          <m:t>×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and the integrand factors as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h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m</m:t>
            </m:r>
          </m:sup>
        </m:sSup>
        <m:r>
          <m:rPr>
            <m:sty m:val="p"/>
          </m:rPr>
          <m:t>⋅</m:t>
        </m:r>
        <m:sSup>
          <m:e>
            <m:r>
              <m:t>y</m:t>
            </m:r>
          </m:e>
          <m:sup>
            <m:r>
              <m:t>n</m:t>
            </m:r>
          </m:sup>
        </m:sSup>
      </m:oMath>
      <w:r>
        <w:t xml:space="preserve">, the double integral splits into the product of two single-variable integrals: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1</m:t>
              </m:r>
            </m:sup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m</m:t>
                      </m:r>
                    </m:sup>
                  </m:sSup>
                </m:e>
              </m:nary>
            </m:e>
          </m:nary>
          <m:sSup>
            <m:e>
              <m:r>
                <m:t>y</m:t>
              </m:r>
            </m:e>
            <m:sup>
              <m:r>
                <m:t>n</m:t>
              </m:r>
            </m:sup>
          </m:sSup>
          <m:r>
            <m:t> </m:t>
          </m:r>
          <m:r>
            <m:t>d</m:t>
          </m:r>
          <m:r>
            <m:t>y</m:t>
          </m:r>
          <m:r>
            <m:t> </m:t>
          </m:r>
          <m:r>
            <m:t>d</m:t>
          </m:r>
          <m:r>
            <m:t>x</m:t>
          </m:r>
          <m:r>
            <m:rPr>
              <m:sty m:val="p"/>
            </m:rPr>
            <m:t>=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m</m:t>
                      </m:r>
                    </m:sup>
                  </m:sSup>
                </m:e>
              </m:nary>
              <m:r>
                <m:t> </m:t>
              </m:r>
              <m:r>
                <m:t>d</m:t>
              </m:r>
              <m:r>
                <m:t>x</m:t>
              </m:r>
            </m:e>
          </m:d>
          <m:r>
            <m:t>​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y</m:t>
                      </m:r>
                    </m:e>
                    <m:sup>
                      <m:r>
                        <m:t>n</m:t>
                      </m:r>
                    </m:sup>
                  </m:sSup>
                </m:e>
              </m:nary>
              <m:r>
                <m:t> </m:t>
              </m:r>
              <m:r>
                <m:t>d</m:t>
              </m:r>
              <m:r>
                <m:t>y</m:t>
              </m:r>
            </m:e>
          </m:d>
          <m:r>
            <m:t>​</m:t>
          </m:r>
        </m:oMath>
      </m:oMathPara>
    </w:p>
    <w:p>
      <w:pPr>
        <w:pStyle w:val="FirstParagraph"/>
      </w:pPr>
      <w:r>
        <w:t xml:space="preserve">Evaluating each factor: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1</m:t>
              </m:r>
            </m:sup>
            <m:e>
              <m:sSup>
                <m:e>
                  <m:r>
                    <m:t>x</m:t>
                  </m:r>
                </m:e>
                <m:sup>
                  <m:r>
                    <m:t>m</m:t>
                  </m:r>
                </m:sup>
              </m:sSup>
            </m:e>
          </m:nary>
          <m:r>
            <m:t> </m:t>
          </m:r>
          <m:r>
            <m:t>d</m:t>
          </m:r>
          <m:r>
            <m:t>x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m</m:t>
              </m:r>
              <m:r>
                <m:rPr>
                  <m:sty m:val="p"/>
                </m:rPr>
                <m:t>+</m:t>
              </m:r>
              <m:r>
                <m:t>1</m:t>
              </m:r>
            </m:den>
          </m:f>
          <m:r>
            <m:rPr>
              <m:sty m:val="p"/>
            </m:rPr>
            <m:t>,</m:t>
          </m:r>
          <m:r>
            <m:t>  </m:t>
          </m:r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1</m:t>
              </m:r>
            </m:sup>
            <m:e>
              <m:sSup>
                <m:e>
                  <m:r>
                    <m:t>y</m:t>
                  </m:r>
                </m:e>
                <m:sup>
                  <m:r>
                    <m:t>n</m:t>
                  </m:r>
                </m:sup>
              </m:sSup>
            </m:e>
          </m:nary>
          <m:r>
            <m:t> </m:t>
          </m:r>
          <m:r>
            <m:t>d</m:t>
          </m:r>
          <m:r>
            <m:t>y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  <m:r>
                <m:rPr>
                  <m:sty m:val="p"/>
                </m:rPr>
                <m:t>+</m:t>
              </m:r>
              <m:r>
                <m:t>1</m:t>
              </m:r>
            </m:den>
          </m:f>
        </m:oMath>
      </m:oMathPara>
    </w:p>
    <w:p>
      <w:pPr>
        <w:pStyle w:val="FirstParagraph"/>
      </w:pPr>
      <w:r>
        <w:t xml:space="preserve">Therefore: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1</m:t>
              </m:r>
            </m:sup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m</m:t>
                      </m:r>
                    </m:sup>
                  </m:sSup>
                </m:e>
              </m:nary>
            </m:e>
          </m:nary>
          <m:sSup>
            <m:e>
              <m:r>
                <m:t>y</m:t>
              </m:r>
            </m:e>
            <m:sup>
              <m:r>
                <m:t>n</m:t>
              </m:r>
            </m:sup>
          </m:sSup>
          <m:r>
            <m:t> </m:t>
          </m:r>
          <m:r>
            <m:t>d</m:t>
          </m:r>
          <m:r>
            <m:t>y</m:t>
          </m:r>
          <m:r>
            <m:t> </m:t>
          </m:r>
          <m:r>
            <m:t>d</m:t>
          </m:r>
          <m:r>
            <m:t>x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rPr>
                  <m:sty m:val="p"/>
                </m:rPr>
                <m:t>(</m:t>
              </m:r>
              <m:r>
                <m:t>m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</m:den>
          </m:f>
        </m:oMath>
      </m:oMathPara>
    </w:p>
    <w:p>
      <w:pPr>
        <w:pStyle w:val="FirstParagraph"/>
      </w:pPr>
      <w:r>
        <w:rPr>
          <w:i/>
          <w:iCs/>
        </w:rPr>
        <w:t xml:space="preserve">Remark:</w:t>
      </w:r>
      <w:r>
        <w:t xml:space="preserve"> </w:t>
      </w:r>
      <w:r>
        <w:t xml:space="preserve">When joint random variables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are independent, their joint density factors as</w:t>
      </w:r>
      <w:r>
        <w:t xml:space="preserve"> </w:t>
      </w:r>
      <m:oMath>
        <m:sSub>
          <m:e>
            <m:r>
              <m:t>f</m:t>
            </m:r>
          </m:e>
          <m:sub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f</m:t>
            </m:r>
          </m:e>
          <m:sub>
            <m:r>
              <m:t>X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sSub>
          <m:e>
            <m:r>
              <m:t>f</m:t>
            </m:r>
          </m:e>
          <m:sub>
            <m:r>
              <m:t>Y</m:t>
            </m:r>
          </m:sub>
        </m:sSub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, and joint probabilities over product sets factor in exactly this way.</w:t>
      </w:r>
    </w:p>
    <w:bookmarkEnd w:id="50"/>
    <w:bookmarkStart w:id="51" w:name="exr-miller-dint-square-root-term"/>
    <w:p>
      <w:pPr>
        <w:pStyle w:val="BodyText"/>
      </w:pPr>
      <w:r>
        <w:rPr>
          <w:b/>
          <w:bCs/>
        </w:rPr>
        <w:t xml:space="preserve">Exercise 6 (Double integral with polynomial and radical terms)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1.1.52.</w:t>
      </w:r>
    </w:p>
    <w:p>
      <w:pPr>
        <w:pStyle w:val="BodyText"/>
      </w:pPr>
      <w:r>
        <w:t xml:space="preserve">Evaluate the double integral: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1</m:t>
              </m:r>
            </m:sup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</m:e>
          </m:nary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t>2</m:t>
          </m:r>
          <m:r>
            <m:t>x</m:t>
          </m:r>
          <m:r>
            <m:t>y</m:t>
          </m:r>
          <m:r>
            <m:rPr>
              <m:sty m:val="p"/>
            </m:rPr>
            <m:t>+</m:t>
          </m:r>
          <m:r>
            <m:t>y</m:t>
          </m:r>
          <m:rad>
            <m:radPr>
              <m:degHide m:val="on"/>
            </m:radPr>
            <m:deg/>
            <m:e>
              <m:r>
                <m:t>x</m:t>
              </m:r>
            </m:e>
          </m:rad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y</m:t>
          </m:r>
          <m:r>
            <m:t> </m:t>
          </m:r>
          <m:r>
            <m:t>d</m:t>
          </m:r>
          <m:r>
            <m:t>x</m:t>
          </m:r>
        </m:oMath>
      </m:oMathPara>
    </w:p>
    <w:bookmarkEnd w:id="51"/>
    <w:bookmarkStart w:id="52" w:name="sol-miller-dint-square-root-term"/>
    <w:p>
      <w:pPr>
        <w:pStyle w:val="FirstParagraph"/>
      </w:pPr>
      <w:r>
        <w:rPr>
          <w:i/>
          <w:iCs/>
        </w:rPr>
        <w:t xml:space="preserve">Solution 6</w:t>
      </w:r>
      <w:r>
        <w:t xml:space="preserve">. </w:t>
      </w:r>
      <w:r>
        <w:t xml:space="preserve">Integrate with respect to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first: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t>x</m:t>
              </m:r>
              <m:r>
                <m:t>y</m:t>
              </m:r>
              <m:r>
                <m:rPr>
                  <m:sty m:val="p"/>
                </m:rPr>
                <m:t>+</m:t>
              </m:r>
              <m:r>
                <m:t>y</m:t>
              </m:r>
              <m:rad>
                <m:radPr>
                  <m:degHide m:val="on"/>
                </m:radPr>
                <m:deg/>
                <m:e>
                  <m:r>
                    <m:t>x</m:t>
                  </m:r>
                </m:e>
              </m:rad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t>y</m:t>
                  </m:r>
                  <m:r>
                    <m:rPr>
                      <m:sty m:val="p"/>
                    </m:rPr>
                    <m:t>+</m:t>
                  </m:r>
                  <m:r>
                    <m:t>x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ad>
                        <m:radPr>
                          <m:degHide m:val="on"/>
                        </m:radPr>
                        <m:deg/>
                        <m:e>
                          <m:r>
                            <m:t>x</m:t>
                          </m:r>
                        </m:e>
                      </m:rad>
                    </m:num>
                    <m:den>
                      <m:r>
                        <m:t>2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1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x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sSup>
                <m:e>
                  <m:r>
                    <m:t>x</m:t>
                  </m:r>
                </m:e>
                <m:sup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</m:e>
          </m:eqArr>
        </m:oMath>
      </m:oMathPara>
    </w:p>
    <w:p>
      <w:pPr>
        <w:pStyle w:val="FirstParagraph"/>
      </w:pPr>
      <w:r>
        <w:t xml:space="preserve">Now integrate with respect to</w:t>
      </w:r>
      <w:r>
        <w:t xml:space="preserve"> </w:t>
      </w:r>
      <m:oMath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sSup>
                    <m:e>
                      <m:r>
                        <m:t>x</m:t>
                      </m:r>
                    </m:e>
                    <m:sup>
                      <m:r>
                        <m:t>1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3</m:t>
                          </m:r>
                        </m:sup>
                      </m:sSup>
                    </m:num>
                    <m:den>
                      <m:r>
                        <m:t>3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⋅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3</m:t>
                          </m:r>
                          <m:r>
                            <m:rPr>
                              <m:sty m:val="p"/>
                            </m:rPr>
                            <m:t>/</m:t>
                          </m:r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3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2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3</m:t>
                          </m:r>
                        </m:sup>
                      </m:sSup>
                    </m:num>
                    <m:den>
                      <m:r>
                        <m:t>3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3</m:t>
                      </m:r>
                    </m:den>
                  </m:f>
                  <m:sSup>
                    <m:e>
                      <m:r>
                        <m:t>x</m:t>
                      </m:r>
                    </m:e>
                    <m:sup>
                      <m:r>
                        <m:t>3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2</m:t>
                      </m:r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7</m:t>
                  </m:r>
                </m:num>
                <m:den>
                  <m:r>
                    <m:t>6</m:t>
                  </m:r>
                </m:den>
              </m:f>
            </m:e>
          </m:eqArr>
        </m:oMath>
      </m:oMathPara>
    </w:p>
    <w:bookmarkEnd w:id="52"/>
    <w:bookmarkStart w:id="53" w:name="exr-miller-dint-linear-plane"/>
    <w:p>
      <w:pPr>
        <w:pStyle w:val="FirstParagraph"/>
      </w:pPr>
      <w:r>
        <w:rPr>
          <w:b/>
          <w:bCs/>
        </w:rPr>
        <w:t xml:space="preserve">Exercise 7 (Double integral of an affine function)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1.1.53.</w:t>
      </w:r>
    </w:p>
    <w:p>
      <w:pPr>
        <w:pStyle w:val="BodyText"/>
      </w:pPr>
      <w:r>
        <w:t xml:space="preserve">Let</w:t>
      </w:r>
      <w:r>
        <w:t xml:space="preserve"> </w:t>
      </w:r>
      <m:oMath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,</m:t>
        </m:r>
        <m:r>
          <m:t>c</m:t>
        </m:r>
      </m:oMath>
      <w:r>
        <w:t xml:space="preserve"> </w:t>
      </w:r>
      <w:r>
        <w:t xml:space="preserve">be constants. Evaluate: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1</m:t>
              </m:r>
            </m:sup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</m:e>
          </m:nary>
          <m:r>
            <m:t>a</m:t>
          </m:r>
          <m:r>
            <m:t>x</m:t>
          </m:r>
          <m:r>
            <m:rPr>
              <m:sty m:val="p"/>
            </m:rPr>
            <m:t>+</m:t>
          </m:r>
          <m:r>
            <m:t>b</m:t>
          </m:r>
          <m:r>
            <m:t>y</m:t>
          </m:r>
          <m:r>
            <m:rPr>
              <m:sty m:val="p"/>
            </m:rPr>
            <m:t>+</m:t>
          </m:r>
          <m:r>
            <m:t>c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y</m:t>
          </m:r>
          <m:r>
            <m:t> </m:t>
          </m:r>
          <m:r>
            <m:t>d</m:t>
          </m:r>
          <m:r>
            <m:t>x</m:t>
          </m:r>
        </m:oMath>
      </m:oMathPara>
    </w:p>
    <w:bookmarkEnd w:id="53"/>
    <w:bookmarkStart w:id="54" w:name="sol-miller-dint-linear-plane"/>
    <w:p>
      <w:pPr>
        <w:pStyle w:val="FirstParagraph"/>
      </w:pPr>
      <w:r>
        <w:rPr>
          <w:i/>
          <w:iCs/>
        </w:rPr>
        <w:t xml:space="preserve">Solution 7</w:t>
      </w:r>
      <w:r>
        <w:t xml:space="preserve">. </w:t>
      </w:r>
      <w:r>
        <w:t xml:space="preserve">By linearity of the integral: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t>0</m:t>
                      </m:r>
                    </m:sub>
                    <m:sup>
                      <m:r>
                        <m:t>1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</m:e>
              </m:nary>
              <m:r>
                <m:t>a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t>y</m:t>
              </m:r>
              <m:r>
                <m:rPr>
                  <m:sty m:val="p"/>
                </m:rPr>
                <m:t>+</m:t>
              </m:r>
              <m:r>
                <m:t>c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x</m:t>
                  </m:r>
                </m:e>
              </m:nary>
              <m:r>
                <m:t> </m:t>
              </m:r>
              <m:r>
                <m:t>d</m:t>
              </m:r>
              <m:r>
                <m:t>x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1</m:t>
                  </m:r>
                </m:e>
              </m:nary>
              <m:r>
                <m:t> </m:t>
              </m:r>
              <m:r>
                <m:t>d</m:t>
              </m:r>
              <m:r>
                <m:t>y</m:t>
              </m:r>
              <m:r>
                <m:rPr>
                  <m:sty m:val="p"/>
                </m:rPr>
                <m:t>+</m:t>
              </m:r>
              <m:r>
                <m:t>b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1</m:t>
                  </m:r>
                </m:e>
              </m:nary>
              <m:r>
                <m:t> </m:t>
              </m:r>
              <m:r>
                <m:t>d</m:t>
              </m:r>
              <m:r>
                <m:t>x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y</m:t>
                  </m:r>
                </m:e>
              </m:nary>
              <m:r>
                <m:t> </m:t>
              </m:r>
              <m:r>
                <m:t>d</m:t>
              </m:r>
              <m:r>
                <m:t>y</m:t>
              </m:r>
              <m:r>
                <m:rPr>
                  <m:sty m:val="p"/>
                </m:rPr>
                <m:t>+</m:t>
              </m:r>
              <m:r>
                <m:t>c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1</m:t>
                  </m:r>
                </m:e>
              </m:nary>
              <m:r>
                <m:t> </m:t>
              </m:r>
              <m:r>
                <m:t>d</m:t>
              </m:r>
              <m:r>
                <m:t>x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1</m:t>
                  </m:r>
                </m:e>
              </m:nary>
              <m:r>
                <m:t> </m:t>
              </m:r>
              <m:r>
                <m:t>d</m:t>
              </m:r>
              <m:r>
                <m:t>y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c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a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b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r>
                <m:t>c</m:t>
              </m:r>
            </m:e>
          </m:eqArr>
        </m:oMath>
      </m:oMathPara>
    </w:p>
    <w:bookmarkEnd w:id="54"/>
    <w:bookmarkStart w:id="55" w:name="exr-miller-dint-harmonic-identity"/>
    <w:p>
      <w:pPr>
        <w:pStyle w:val="FirstParagraph"/>
      </w:pPr>
      <w:r>
        <w:rPr>
          <w:b/>
          <w:bCs/>
        </w:rPr>
        <w:t xml:space="preserve">Exercise 8 (Harmonic numbers via double integrals)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1.1.54.</w:t>
      </w:r>
    </w:p>
    <w:p>
      <w:pPr>
        <w:pStyle w:val="BodyText"/>
      </w:pPr>
      <w:r>
        <w:t xml:space="preserve">Prove that for every positive integer</w:t>
      </w:r>
      <w:r>
        <w:t xml:space="preserve"> </w:t>
      </w:r>
      <m:oMath>
        <m:r>
          <m:t>n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t>0</m:t>
                      </m:r>
                    </m:sub>
                    <m:sup>
                      <m:r>
                        <m:t>1</m:t>
                      </m:r>
                    </m:sup>
                    <m:e>
                      <m:r>
                        <m:t>n</m:t>
                      </m:r>
                    </m:e>
                  </m:nary>
                </m:e>
              </m:nary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x</m:t>
              </m:r>
              <m:r>
                <m:t>y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 </m:t>
              </m:r>
              <m:r>
                <m:t>d</m:t>
              </m:r>
              <m:r>
                <m:t>x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k</m:t>
                      </m:r>
                    </m:den>
                  </m:f>
                </m:e>
              </m:nary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</m:e>
          </m:eqArr>
        </m:oMath>
      </m:oMathPara>
    </w:p>
    <w:bookmarkEnd w:id="55"/>
    <w:bookmarkStart w:id="56" w:name="sol-miller-dint-harmonic-identity"/>
    <w:p>
      <w:pPr>
        <w:pStyle w:val="FirstParagraph"/>
      </w:pPr>
      <w:r>
        <w:rPr>
          <w:i/>
          <w:iCs/>
        </w:rPr>
        <w:t xml:space="preserve">Solution 8</w:t>
      </w:r>
      <w:r>
        <w:t xml:space="preserve">. </w:t>
      </w:r>
      <w:r>
        <w:rPr>
          <w:b/>
          <w:bCs/>
        </w:rPr>
        <w:t xml:space="preserve">Method 1 (integration then geometric series):</w:t>
      </w:r>
      <w:r>
        <w:t xml:space="preserve"> </w:t>
      </w:r>
      <w:r>
        <w:t xml:space="preserve">Integrate with respect to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first: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n</m:t>
                  </m:r>
                </m:e>
              </m:nary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x</m:t>
              </m:r>
              <m:r>
                <m:t>y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x</m:t>
                      </m:r>
                      <m:r>
                        <m:t>y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n</m:t>
                          </m:r>
                        </m:sup>
                      </m:sSup>
                    </m:num>
                    <m:den>
                      <m:r>
                        <m:t>y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1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n</m:t>
                      </m:r>
                    </m:sup>
                  </m:sSup>
                </m:num>
                <m:den>
                  <m:r>
                    <m:t>y</m:t>
                  </m:r>
                </m:den>
              </m:f>
            </m:e>
          </m:eqArr>
        </m:oMath>
      </m:oMathPara>
    </w:p>
    <w:p>
      <w:pPr>
        <w:pStyle w:val="FirstParagraph"/>
      </w:pPr>
      <w:r>
        <w:t xml:space="preserve">Use the finite geometric series identity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k</m:t>
            </m:r>
            <m:r>
              <m:rPr>
                <m:sty m:val="p"/>
              </m:rPr>
              <m:t>=</m:t>
            </m:r>
            <m:r>
              <m:t>0</m:t>
            </m:r>
          </m:sub>
          <m:sup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</m:sup>
          <m:e>
            <m:sSup>
              <m:e>
                <m:r>
                  <m:t>r</m:t>
                </m:r>
              </m:e>
              <m:sup>
                <m:r>
                  <m:t>k</m:t>
                </m:r>
              </m:sup>
            </m:sSup>
          </m:e>
        </m:nary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  <m:r>
              <m:rPr>
                <m:sty m:val="p"/>
              </m:rPr>
              <m:t>−</m:t>
            </m:r>
            <m:sSup>
              <m:e>
                <m:r>
                  <m:t>r</m:t>
                </m:r>
              </m:e>
              <m:sup>
                <m:r>
                  <m:t>n</m:t>
                </m:r>
              </m:sup>
            </m:sSup>
          </m:num>
          <m:den>
            <m:r>
              <m:t>1</m:t>
            </m:r>
            <m:r>
              <m:rPr>
                <m:sty m:val="p"/>
              </m:rPr>
              <m:t>−</m:t>
            </m:r>
            <m:r>
              <m:t>r</m:t>
            </m:r>
          </m:den>
        </m:f>
      </m:oMath>
      <w:r>
        <w:t xml:space="preserve"> </w:t>
      </w:r>
      <w:r>
        <w:t xml:space="preserve">with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−</m:t>
        </m:r>
        <m:r>
          <m:t>y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t>1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y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n</m:t>
                  </m:r>
                </m:sup>
              </m:sSup>
            </m:num>
            <m:den>
              <m:r>
                <m:t>y</m:t>
              </m:r>
            </m:den>
          </m:f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k</m:t>
              </m:r>
              <m:r>
                <m:rPr>
                  <m:sty m:val="p"/>
                </m:rPr>
                <m:t>=</m:t>
              </m:r>
              <m:r>
                <m:t>0</m:t>
              </m:r>
            </m:sub>
            <m:sup>
              <m:r>
                <m:t>n</m:t>
              </m:r>
              <m:r>
                <m:rPr>
                  <m:sty m:val="p"/>
                </m:rPr>
                <m:t>−</m:t>
              </m:r>
              <m:r>
                <m:t>1</m:t>
              </m:r>
            </m:sup>
            <m:e>
              <m:r>
                <m:rPr>
                  <m:sty m:val="p"/>
                </m:rPr>
                <m:t>(</m:t>
              </m:r>
            </m:e>
          </m:nary>
          <m:r>
            <m:t>1</m:t>
          </m:r>
          <m:r>
            <m:rPr>
              <m:sty m:val="p"/>
            </m:rPr>
            <m:t>−</m:t>
          </m:r>
          <m:r>
            <m:t>y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t>k</m:t>
              </m:r>
            </m:sup>
          </m:sSup>
        </m:oMath>
      </m:oMathPara>
    </w:p>
    <w:p>
      <w:pPr>
        <w:pStyle w:val="FirstParagraph"/>
      </w:pPr>
      <w:r>
        <w:t xml:space="preserve">Now integrate each term with respect to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from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1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r>
                <m:t>1</m:t>
              </m:r>
              <m:r>
                <m:rPr>
                  <m:sty m:val="p"/>
                </m:rPr>
                <m:t>−</m:t>
              </m:r>
              <m:r>
                <m:t>y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k</m:t>
                  </m:r>
                </m:sup>
              </m:sSup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y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k</m:t>
                          </m:r>
                          <m:r>
                            <m:rPr>
                              <m:sty m:val="p"/>
                            </m:rPr>
                            <m:t>+</m:t>
                          </m:r>
                          <m:r>
                            <m:t>1</m:t>
                          </m:r>
                        </m:sup>
                      </m:sSup>
                    </m:num>
                    <m:den>
                      <m:r>
                        <m:t>k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k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den>
              </m:f>
            </m:e>
          </m:eqArr>
        </m:oMath>
      </m:oMathPara>
    </w:p>
    <w:p>
      <w:pPr>
        <w:pStyle w:val="FirstParagraph"/>
      </w:pPr>
      <w:r>
        <w:t xml:space="preserve">Summing over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n</m:t>
        </m:r>
        <m:r>
          <m:rPr>
            <m:sty m:val="p"/>
          </m:rPr>
          <m:t>−</m:t>
        </m:r>
        <m:r>
          <m:t>1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k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</m:den>
                  </m:f>
                </m:e>
              </m:nary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j</m:t>
                      </m:r>
                    </m:den>
                  </m:f>
                </m:e>
              </m:nary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Method 2 (binomial expansion):</w:t>
      </w:r>
      <w:r>
        <w:t xml:space="preserve"> </w:t>
      </w:r>
      <w:r>
        <w:t xml:space="preserve">Expand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x</m:t>
        </m:r>
        <m:r>
          <m:t>y</m:t>
        </m:r>
        <m:sSup>
          <m:e>
            <m:r>
              <m:rPr>
                <m:sty m:val="p"/>
              </m:rPr>
              <m:t>)</m:t>
            </m:r>
          </m:e>
          <m:sup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k</m:t>
            </m:r>
            <m:r>
              <m:rPr>
                <m:sty m:val="p"/>
              </m:rPr>
              <m:t>=</m:t>
            </m:r>
            <m:r>
              <m:t>0</m:t>
            </m:r>
          </m:sub>
          <m:sup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</m:sup>
          <m:e>
            <m:d>
              <m:dPr>
                <m:begChr m:val="("/>
                <m:sepChr m:val=""/>
                <m:endChr m:val=")"/>
                <m:grow/>
              </m:dPr>
              <m:e>
                <m:f>
                  <m:fPr>
                    <m:type m:val="noBar"/>
                  </m:fPr>
                  <m:num>
                    <m:r>
                      <m:t>n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1</m:t>
                    </m:r>
                  </m:num>
                  <m:den>
                    <m:r>
                      <m:t>k</m:t>
                    </m:r>
                  </m:den>
                </m:f>
              </m:e>
            </m:d>
          </m:e>
        </m:nary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sSup>
          <m:e>
            <m:r>
              <m:rPr>
                <m:sty m:val="p"/>
              </m:rPr>
              <m:t>)</m:t>
            </m:r>
          </m:e>
          <m:sup>
            <m:r>
              <m:t>k</m:t>
            </m:r>
          </m:sup>
        </m:sSup>
        <m:r>
          <m:rPr>
            <m:sty m:val="p"/>
          </m:rPr>
          <m:t>(</m:t>
        </m:r>
        <m:r>
          <m:t>x</m:t>
        </m:r>
        <m:r>
          <m:t>y</m:t>
        </m:r>
        <m:sSup>
          <m:e>
            <m:r>
              <m:rPr>
                <m:sty m:val="p"/>
              </m:rPr>
              <m:t>)</m:t>
            </m:r>
          </m:e>
          <m:sup>
            <m:r>
              <m:t>k</m:t>
            </m:r>
          </m:sup>
        </m:sSup>
      </m:oMath>
      <w:r>
        <w:t xml:space="preserve">. Integrating over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sSup>
          <m:e>
            <m:r>
              <m:rPr>
                <m:sty m:val="p"/>
              </m:rPr>
              <m:t>]</m:t>
            </m:r>
          </m:e>
          <m:sup>
            <m:r>
              <m:t>2</m:t>
            </m:r>
          </m:sup>
        </m:sSup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1</m:t>
              </m:r>
            </m:sup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</m:e>
          </m:nary>
          <m:r>
            <m:t>x</m:t>
          </m:r>
          <m:r>
            <m:t>y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t>k</m:t>
              </m:r>
            </m:sup>
          </m:sSup>
          <m:r>
            <m:t> </m:t>
          </m:r>
          <m:r>
            <m:t>d</m:t>
          </m:r>
          <m:r>
            <m:t>x</m:t>
          </m:r>
          <m:r>
            <m:t> </m:t>
          </m:r>
          <m:r>
            <m:t>d</m:t>
          </m:r>
          <m:r>
            <m:t>y</m:t>
          </m:r>
          <m:r>
            <m:rPr>
              <m:sty m:val="p"/>
            </m:rPr>
            <m:t>=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k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den>
              </m:f>
            </m:e>
          </m:d>
          <m:sSup>
            <m:e>
              <m:r>
                <m:t>​</m:t>
              </m:r>
            </m:e>
            <m:sup>
              <m:r>
                <m:t>2</m:t>
              </m:r>
            </m:sup>
          </m:sSup>
        </m:oMath>
      </m:oMathPara>
    </w:p>
    <w:p>
      <w:pPr>
        <w:pStyle w:val="FirstParagraph"/>
      </w:pPr>
      <w:r>
        <w:t xml:space="preserve">Multiplying by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and using the identity</w:t>
      </w:r>
      <w:r>
        <w:t xml:space="preserve"> </w:t>
      </w:r>
      <m:oMath>
        <m:f>
          <m:fPr>
            <m:type m:val="bar"/>
          </m:fPr>
          <m:num>
            <m:r>
              <m:t>n</m:t>
            </m:r>
          </m:num>
          <m:den>
            <m:r>
              <m:t>k</m:t>
            </m:r>
            <m:r>
              <m:rPr>
                <m:sty m:val="p"/>
              </m:rPr>
              <m:t>+</m:t>
            </m:r>
            <m:r>
              <m:t>1</m:t>
            </m:r>
          </m:den>
        </m:f>
        <m:d>
          <m:dPr>
            <m:begChr m:val="("/>
            <m:sepChr m:val=""/>
            <m:endChr m:val=")"/>
            <m:grow/>
          </m:dPr>
          <m:e>
            <m:f>
              <m:fPr>
                <m:type m:val="noBar"/>
              </m:fPr>
              <m:num>
                <m:r>
                  <m:t>n</m:t>
                </m:r>
                <m:r>
                  <m:rPr>
                    <m:sty m:val="p"/>
                  </m:rPr>
                  <m:t>−</m:t>
                </m:r>
                <m:r>
                  <m:t>1</m:t>
                </m:r>
              </m:num>
              <m:den>
                <m:r>
                  <m:t>k</m:t>
                </m:r>
              </m:den>
            </m:f>
          </m:e>
        </m:d>
        <m:r>
          <m:rPr>
            <m:sty m:val="p"/>
          </m:rPr>
          <m:t>=</m:t>
        </m:r>
        <m:d>
          <m:dPr>
            <m:begChr m:val="("/>
            <m:sepChr m:val=""/>
            <m:endChr m:val=")"/>
            <m:grow/>
          </m:dPr>
          <m:e>
            <m:f>
              <m:fPr>
                <m:type m:val="noBar"/>
              </m:fPr>
              <m:num>
                <m:r>
                  <m:t>n</m:t>
                </m:r>
              </m:num>
              <m:den>
                <m:r>
                  <m:t>k</m:t>
                </m:r>
                <m:r>
                  <m:rPr>
                    <m:sty m:val="p"/>
                  </m:rPr>
                  <m:t>+</m:t>
                </m:r>
                <m:r>
                  <m:t>1</m:t>
                </m:r>
              </m:den>
            </m:f>
          </m:e>
        </m:d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t>0</m:t>
                      </m:r>
                    </m:sub>
                    <m:sup>
                      <m:r>
                        <m:t>1</m:t>
                      </m:r>
                    </m:sup>
                    <m:e>
                      <m:r>
                        <m:t>n</m:t>
                      </m:r>
                    </m:e>
                  </m:nary>
                </m:e>
              </m:nary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x</m:t>
              </m:r>
              <m:r>
                <m:t>y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 </m:t>
              </m:r>
              <m:r>
                <m:t>d</m:t>
              </m:r>
              <m:r>
                <m:t>x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f>
                        <m:fPr>
                          <m:type m:val="noBar"/>
                        </m:fPr>
                        <m:num>
                          <m:r>
                            <m:t>n</m:t>
                          </m:r>
                        </m:num>
                        <m:den>
                          <m:r>
                            <m:t>k</m:t>
                          </m:r>
                          <m:r>
                            <m:rPr>
                              <m:sty m:val="p"/>
                            </m:rPr>
                            <m:t>+</m:t>
                          </m:r>
                          <m:r>
                            <m:t>1</m:t>
                          </m:r>
                        </m:den>
                      </m:f>
                    </m:e>
                  </m:d>
                </m:e>
              </m:nary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k</m:t>
                      </m:r>
                    </m:sup>
                  </m:sSup>
                </m:num>
                <m:den>
                  <m:r>
                    <m:t>k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j</m:t>
                      </m:r>
                    </m:den>
                  </m:f>
                </m:e>
              </m:nary>
            </m:e>
          </m:eqArr>
        </m:oMath>
      </m:oMathPara>
    </w:p>
    <w:p>
      <w:pPr>
        <w:pStyle w:val="FirstParagraph"/>
      </w:pPr>
      <w:r>
        <w:rPr>
          <w:i/>
          <w:iCs/>
        </w:rPr>
        <w:t xml:space="preserve">Remark:</w:t>
      </w:r>
      <w:r>
        <w:t xml:space="preserve"> </w:t>
      </w:r>
      <w:r>
        <w:t xml:space="preserve">This integral identity connects multivariable integration with harmonic numbers</w:t>
      </w:r>
      <w:r>
        <w:t xml:space="preserve"> </w:t>
      </w:r>
      <m:oMath>
        <m:sSub>
          <m:e>
            <m:r>
              <m:t>H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k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f>
              <m:fPr>
                <m:type m:val="bar"/>
              </m:fPr>
              <m:num>
                <m:r>
                  <m:t>1</m:t>
                </m:r>
              </m:num>
              <m:den>
                <m:r>
                  <m:t>k</m:t>
                </m:r>
              </m:den>
            </m:f>
          </m:e>
        </m:nary>
        <m:r>
          <m:rPr>
            <m:sty m:val="p"/>
          </m:rPr>
          <m:t>≈</m:t>
        </m:r>
        <m:r>
          <m:rPr>
            <m:sty m:val="p"/>
          </m:rPr>
          <m:t>log</m:t>
        </m:r>
        <m:r>
          <m:t>n</m:t>
        </m:r>
        <m:r>
          <m:rPr>
            <m:sty m:val="p"/>
          </m:rPr>
          <m:t>+</m:t>
        </m:r>
        <m:r>
          <m:t>γ</m:t>
        </m:r>
      </m:oMath>
      <w:r>
        <w:t xml:space="preserve">, where</w:t>
      </w:r>
      <w:r>
        <w:t xml:space="preserve"> </w:t>
      </w:r>
      <m:oMath>
        <m:r>
          <m:t>γ</m:t>
        </m:r>
        <m:r>
          <m:rPr>
            <m:sty m:val="p"/>
          </m:rPr>
          <m:t>≈</m:t>
        </m:r>
        <m:r>
          <m:t>0.5772</m:t>
        </m:r>
      </m:oMath>
      <w:r>
        <w:t xml:space="preserve"> </w:t>
      </w:r>
      <w:r>
        <w:t xml:space="preserve">is the Euler-Mascheroni constant.</w:t>
      </w:r>
    </w:p>
    <w:bookmarkEnd w:id="56"/>
    <w:bookmarkStart w:id="64" w:name="thm-fubini-tonelli"/>
    <w:p>
      <w:pPr>
        <w:pStyle w:val="BodyText"/>
      </w:pPr>
      <w:r>
        <w:rPr>
          <w:b/>
          <w:bCs/>
        </w:rPr>
        <w:t xml:space="preserve">Theorem 2 (Fubini–Tonelli theorem (measure-theoretic form))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rPr>
                <m:sty m:val="p"/>
              </m:rPr>
              <m:t>Ω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μ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rPr>
                <m:sty m:val="p"/>
              </m:rPr>
              <m:t>Ω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sSub>
          <m:e>
            <m:r>
              <m:t>μ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be</w:t>
      </w:r>
      <w:r>
        <w:t xml:space="preserve"> </w:t>
      </w:r>
      <w:hyperlink r:id="rId57">
        <w:r>
          <w:rPr>
            <w:rStyle w:val="Hyperlink"/>
          </w:rPr>
          <w:t xml:space="preserve">measure spaces</w:t>
        </w:r>
      </w:hyperlink>
      <w:r>
        <w:t xml:space="preserve"> </w:t>
      </w:r>
      <w:r>
        <w:t xml:space="preserve">with</w:t>
      </w:r>
      <w:r>
        <w:t xml:space="preserve"> </w:t>
      </w:r>
      <w:hyperlink r:id="rId9">
        <m:oMath>
          <m:r>
            <m:t>σ</m:t>
          </m:r>
        </m:oMath>
        <w:r>
          <w:rPr>
            <w:rStyle w:val="Hyperlink"/>
          </w:rPr>
          <w:t xml:space="preserve">-finite</w:t>
        </w:r>
      </w:hyperlink>
      <w:r>
        <w:t xml:space="preserve"> </w:t>
      </w:r>
      <w:r>
        <w:t xml:space="preserve">measures,</w:t>
      </w:r>
      <w:r>
        <w:t xml:space="preserve"> </w:t>
      </w:r>
      <w:r>
        <w:t xml:space="preserve">and 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b>
          <m:e>
            <m:r>
              <m:rPr>
                <m:sty m:val="p"/>
              </m:rPr>
              <m:t>Ω</m:t>
            </m:r>
          </m:e>
          <m:sub>
            <m:r>
              <m:t>1</m:t>
            </m:r>
          </m:sub>
        </m:sSub>
        <m:r>
          <m:rPr>
            <m:sty m:val="p"/>
          </m:rPr>
          <m:t>×</m:t>
        </m:r>
        <m:sSub>
          <m:e>
            <m:r>
              <m:rPr>
                <m:sty m:val="p"/>
              </m:rPr>
              <m:t>Ω</m:t>
            </m:r>
          </m:e>
          <m:sub>
            <m:r>
              <m:t>2</m:t>
            </m:r>
          </m:sub>
        </m:sSub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be</w:t>
      </w:r>
      <w:r>
        <w:t xml:space="preserve"> </w:t>
      </w:r>
      <w:hyperlink r:id="rId58">
        <w:r>
          <w:rPr>
            <w:rStyle w:val="Hyperlink"/>
          </w:rPr>
          <w:t xml:space="preserve">measurable</w:t>
        </w:r>
      </w:hyperlink>
      <w:r>
        <w:t xml:space="preserve"> </w:t>
      </w:r>
      <w:r>
        <w:t xml:space="preserve">with respect to the</w:t>
      </w:r>
      <w:r>
        <w:t xml:space="preserve"> </w:t>
      </w:r>
      <w:hyperlink r:id="rId59">
        <w:r>
          <w:rPr>
            <w:rStyle w:val="Hyperlink"/>
          </w:rPr>
          <w:t xml:space="preserve">product</w:t>
        </w:r>
        <w:r>
          <w:rPr>
            <w:rStyle w:val="Hyperlink"/>
          </w:rPr>
          <w:t xml:space="preserve"> </w:t>
        </w:r>
        <m:oMath>
          <m:r>
            <m:t>σ</m:t>
          </m:r>
        </m:oMath>
        <w:r>
          <w:rPr>
            <w:rStyle w:val="Hyperlink"/>
          </w:rPr>
          <w:t xml:space="preserve">-algebra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1</m:t>
            </m:r>
          </m:sub>
        </m:sSub>
        <m:r>
          <m:rPr>
            <m:sty m:val="p"/>
          </m:rPr>
          <m:t>⊗</m:t>
        </m:r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2</m:t>
            </m:r>
          </m:sub>
        </m:sSub>
      </m:oMath>
      <w:r>
        <w:t xml:space="preserve">.</w:t>
      </w:r>
      <w:r>
        <w:t xml:space="preserve"> </w:t>
      </w:r>
      <w:r>
        <w:t xml:space="preserve">If either</w:t>
      </w:r>
    </w:p>
    <w:p>
      <w:pPr>
        <w:numPr>
          <w:ilvl w:val="0"/>
          <w:numId w:val="1002"/>
        </w:numPr>
      </w:pPr>
      <m:oMath>
        <m:r>
          <m:t>f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hyperlink r:id="rId60">
        <w:r>
          <w:rPr>
            <w:rStyle w:val="Hyperlink"/>
          </w:rPr>
          <w:t xml:space="preserve">almost everywhere</w:t>
        </w:r>
      </w:hyperlink>
      <w:r>
        <w:t xml:space="preserve"> </w:t>
      </w:r>
      <w:r>
        <w:t xml:space="preserve">with respect to the</w:t>
      </w:r>
      <w:r>
        <w:t xml:space="preserve"> </w:t>
      </w:r>
      <w:hyperlink r:id="rId61">
        <w:r>
          <w:rPr>
            <w:rStyle w:val="Hyperlink"/>
          </w:rPr>
          <w:t xml:space="preserve">product measure</w:t>
        </w:r>
      </w:hyperlink>
      <w:r>
        <w:t xml:space="preserve"> </w:t>
      </w:r>
      <m:oMath>
        <m:sSub>
          <m:e>
            <m:r>
              <m:t>μ</m:t>
            </m:r>
          </m:e>
          <m:sub>
            <m:r>
              <m:t>1</m:t>
            </m:r>
          </m:sub>
        </m:sSub>
        <m:r>
          <m:rPr>
            <m:sty m:val="p"/>
          </m:rPr>
          <m:t>⊗</m:t>
        </m:r>
        <m:sSub>
          <m:e>
            <m:r>
              <m:t>μ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(</w:t>
      </w:r>
      <w:r>
        <w:rPr>
          <w:b/>
          <w:bCs/>
        </w:rPr>
        <w:t xml:space="preserve">Tonelli’s theorem</w:t>
      </w:r>
      <w:r>
        <w:t xml:space="preserve">), or</w:t>
      </w:r>
    </w:p>
    <w:p>
      <w:pPr>
        <w:numPr>
          <w:ilvl w:val="0"/>
          <w:numId w:val="1002"/>
        </w:numPr>
      </w:pPr>
      <m:oMath>
        <m:nary>
          <m:naryPr>
            <m:chr m:val="∫"/>
            <m:limLoc m:val="subSup"/>
            <m:subHide m:val="off"/>
            <m:supHide m:val="on"/>
          </m:naryPr>
          <m:sub>
            <m:sSub>
              <m:e>
                <m:r>
                  <m:rPr>
                    <m:sty m:val="p"/>
                  </m:rPr>
                  <m:t>Ω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×</m:t>
            </m:r>
            <m:sSub>
              <m:e>
                <m:r>
                  <m:rPr>
                    <m:sty m:val="p"/>
                  </m:rPr>
                  <m:t>Ω</m:t>
                </m:r>
              </m:e>
              <m:sub>
                <m:r>
                  <m:t>2</m:t>
                </m:r>
              </m:sub>
            </m:sSub>
          </m:sub>
          <m:sup>
            <m:r>
              <m:t>​</m:t>
            </m:r>
          </m:sup>
          <m:e>
            <m:r>
              <m:t>​</m:t>
            </m:r>
          </m:e>
        </m:nary>
        <m:d>
          <m:dPr>
            <m:begChr m:val="|"/>
            <m:sepChr m:val=""/>
            <m:endChr m:val="|"/>
            <m:grow/>
          </m:dPr>
          <m:e>
            <m:r>
              <m:t>f</m:t>
            </m:r>
          </m:e>
        </m:d>
        <m:r>
          <m:t>​</m:t>
        </m:r>
        <m:r>
          <m:t> </m:t>
        </m:r>
        <m:r>
          <m:t>d</m:t>
        </m:r>
        <m:r>
          <m:rPr>
            <m:sty m:val="p"/>
          </m:rPr>
          <m:t>(</m:t>
        </m:r>
        <m:sSub>
          <m:e>
            <m:r>
              <m:t>μ</m:t>
            </m:r>
          </m:e>
          <m:sub>
            <m:r>
              <m:t>1</m:t>
            </m:r>
          </m:sub>
        </m:sSub>
        <m:r>
          <m:rPr>
            <m:sty m:val="p"/>
          </m:rPr>
          <m:t>⊗</m:t>
        </m:r>
        <m:sSub>
          <m:e>
            <m:r>
              <m:t>μ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,</w:t>
      </w:r>
      <w:r>
        <w:t xml:space="preserve"> </w:t>
      </w:r>
      <w:r>
        <w:t xml:space="preserve">that is,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</w:t>
      </w:r>
      <w:r>
        <w:t xml:space="preserve"> </w:t>
      </w:r>
      <w:hyperlink r:id="rId62">
        <w:r>
          <w:rPr>
            <w:rStyle w:val="Hyperlink"/>
          </w:rPr>
          <w:t xml:space="preserve">absolutely integrable</w:t>
        </w:r>
      </w:hyperlink>
      <w:r>
        <w:t xml:space="preserve"> </w:t>
      </w:r>
      <w:r>
        <w:t xml:space="preserve">(</w:t>
      </w:r>
      <w:r>
        <w:rPr>
          <w:b/>
          <w:bCs/>
        </w:rPr>
        <w:t xml:space="preserve">Fubini’s theorem</w:t>
      </w:r>
      <w:r>
        <w:t xml:space="preserve">),</w:t>
      </w:r>
    </w:p>
    <w:p>
      <w:pPr>
        <w:pStyle w:val="FirstParagraph"/>
      </w:pPr>
      <w:r>
        <w:t xml:space="preserve">then both iterated</w:t>
      </w:r>
      <w:r>
        <w:t xml:space="preserve"> </w:t>
      </w:r>
      <w:hyperlink r:id="rId63">
        <w:r>
          <w:rPr>
            <w:rStyle w:val="Hyperlink"/>
          </w:rPr>
          <w:t xml:space="preserve">integrals</w:t>
        </w:r>
      </w:hyperlink>
      <w:r>
        <w:t xml:space="preserve"> </w:t>
      </w:r>
      <w:r>
        <w:t xml:space="preserve">exist, agree with the double integral,</w:t>
      </w:r>
      <w:r>
        <w:t xml:space="preserve"> </w:t>
      </w:r>
      <w:r>
        <w:t xml:space="preserve">and equal each other: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sSub>
                    <m:e>
                      <m:r>
                        <m:rPr>
                          <m:sty m:val="p"/>
                        </m:rPr>
                        <m:t>Ω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×</m:t>
                  </m:r>
                  <m:sSub>
                    <m:e>
                      <m:r>
                        <m:rPr>
                          <m:sty m:val="p"/>
                        </m:rPr>
                        <m:t>Ω</m:t>
                      </m:r>
                    </m:e>
                    <m:sub>
                      <m:r>
                        <m:t>2</m:t>
                      </m:r>
                    </m:sub>
                  </m:sSub>
                </m:sub>
                <m:sup>
                  <m:r>
                    <m:t>​</m:t>
                  </m:r>
                </m:sup>
                <m:e>
                  <m:r>
                    <m:t>f</m:t>
                  </m:r>
                </m:e>
              </m:nary>
              <m:r>
                <m:t> </m:t>
              </m:r>
              <m:r>
                <m:t>d</m:t>
              </m:r>
              <m:r>
                <m:rPr>
                  <m:sty m:val="p"/>
                </m:rPr>
                <m:t>(</m:t>
              </m:r>
              <m:sSub>
                <m:e>
                  <m:r>
                    <m:t>μ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⊗</m:t>
              </m:r>
              <m:sSub>
                <m:e>
                  <m:r>
                    <m:t>μ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sSub>
                    <m:e>
                      <m:r>
                        <m:rPr>
                          <m:sty m:val="p"/>
                        </m:rPr>
                        <m:t>Ω</m:t>
                      </m:r>
                    </m:e>
                    <m:sub>
                      <m:r>
                        <m:t>1</m:t>
                      </m:r>
                    </m:sub>
                  </m:sSub>
                </m:sub>
                <m:sup>
                  <m:r>
                    <m:t>​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n"/>
                    </m:naryPr>
                    <m:sub>
                      <m:sSub>
                        <m:e>
                          <m:r>
                            <m:rPr>
                              <m:sty m:val="p"/>
                            </m:rPr>
                            <m:t>Ω</m:t>
                          </m:r>
                        </m:e>
                        <m:sub>
                          <m:r>
                            <m:t>2</m:t>
                          </m:r>
                        </m:sub>
                      </m:sSub>
                    </m:sub>
                    <m:sup>
                      <m:r>
                        <m:t>​</m:t>
                      </m:r>
                    </m:sup>
                    <m:e>
                      <m:r>
                        <m:t>f</m:t>
                      </m:r>
                    </m:e>
                  </m:nary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ω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ω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d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ω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sSub>
                <m:e>
                  <m:r>
                    <m:t>μ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(</m:t>
              </m:r>
              <m:sSub>
                <m:e>
                  <m:r>
                    <m:t>ω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sSub>
                    <m:e>
                      <m:r>
                        <m:rPr>
                          <m:sty m:val="p"/>
                        </m:rPr>
                        <m:t>Ω</m:t>
                      </m:r>
                    </m:e>
                    <m:sub>
                      <m:r>
                        <m:t>2</m:t>
                      </m:r>
                    </m:sub>
                  </m:sSub>
                </m:sub>
                <m:sup>
                  <m:r>
                    <m:t>​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n"/>
                    </m:naryPr>
                    <m:sub>
                      <m:sSub>
                        <m:e>
                          <m:r>
                            <m:rPr>
                              <m:sty m:val="p"/>
                            </m:rPr>
                            <m:t>Ω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</m:sub>
                    <m:sup>
                      <m:r>
                        <m:t>​</m:t>
                      </m:r>
                    </m:sup>
                    <m:e>
                      <m:r>
                        <m:t>f</m:t>
                      </m:r>
                    </m:e>
                  </m:nary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ω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ω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d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ω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sSub>
                <m:e>
                  <m:r>
                    <m:t>μ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(</m:t>
              </m:r>
              <m:sSub>
                <m:e>
                  <m:r>
                    <m:t>ω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(Billingsley 1995, Theorem 18.3; Gut 2013, Theorem 9.1, p. 65; Fubini 1907; Wikipedia contributors 2024)</w:t>
      </w:r>
    </w:p>
    <w:bookmarkEnd w:id="64"/>
    <w:bookmarkStart w:id="68" w:name="rem-fubini-tonelli-probability"/>
    <w:p>
      <w:pPr>
        <w:pStyle w:val="BodyText"/>
      </w:pPr>
      <w:r>
        <w:rPr>
          <w:i/>
          <w:iCs/>
        </w:rPr>
        <w:t xml:space="preserve">Remark 1</w:t>
      </w:r>
      <w:r>
        <w:t xml:space="preserve"> (Fubini–Tonelli for probability measures). </w:t>
      </w:r>
      <w:r>
        <w:t xml:space="preserve">Applied courses rarely need the measure-theoretic generalization itself,</w:t>
      </w:r>
      <w:r>
        <w:t xml:space="preserve"> </w:t>
      </w:r>
      <w:r>
        <w:t xml:space="preserve">but it is what justifies the</w:t>
      </w:r>
      <w:r>
        <w:t xml:space="preserve"> </w:t>
      </w:r>
      <w:hyperlink r:id="rId10">
        <w:r>
          <w:rPr>
            <w:rStyle w:val="Hyperlink"/>
          </w:rPr>
          <w:t xml:space="preserve">joint-distribution form</w:t>
        </w:r>
      </w:hyperlink>
      <w:r>
        <w:t xml:space="preserve"> </w:t>
      </w:r>
      <w:r>
        <w:t xml:space="preserve">corollary in</w:t>
      </w:r>
      <w:r>
        <w:t xml:space="preserve"> </w:t>
      </w:r>
      <w:r>
        <w:rPr>
          <w:i/>
          <w:iCs/>
        </w:rPr>
        <w:t xml:space="preserve">Probability for Data Science</w:t>
      </w:r>
      <w:r>
        <w:t xml:space="preserve">.</w:t>
      </w:r>
      <w:r>
        <w:t xml:space="preserve"> </w:t>
      </w:r>
      <w:r>
        <w:t xml:space="preserve">A</w:t>
      </w:r>
      <w:r>
        <w:t xml:space="preserve"> </w:t>
      </w:r>
      <w:hyperlink r:id="rId65">
        <w:r>
          <w:rPr>
            <w:rStyle w:val="Hyperlink"/>
          </w:rPr>
          <w:t xml:space="preserve">probability measure</w:t>
        </w:r>
      </w:hyperlink>
      <w:r>
        <w:t xml:space="preserve"> </w:t>
      </w:r>
      <m:oMath>
        <m:r>
          <m:t>P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Ω</m:t>
        </m:r>
      </m:oMath>
      <w:r>
        <w:t xml:space="preserve"> </w:t>
      </w:r>
      <w:r>
        <w:t xml:space="preserve">has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rPr>
            <m:sty m:val="p"/>
          </m:rPr>
          <m:t>Ω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,</w:t>
      </w:r>
      <w:r>
        <w:t xml:space="preserve"> </w:t>
      </w:r>
      <w:r>
        <w:t xml:space="preserve">so it is</w:t>
      </w:r>
      <w:r>
        <w:t xml:space="preserve"> </w:t>
      </w:r>
      <w:hyperlink r:id="rId9">
        <w:r>
          <w:rPr>
            <w:rStyle w:val="Hyperlink"/>
          </w:rPr>
          <w:t xml:space="preserve">finite</w:t>
        </w:r>
      </w:hyperlink>
      <w:r>
        <w:t xml:space="preserve">, and hence</w:t>
      </w:r>
      <w:r>
        <w:t xml:space="preserve"> </w:t>
      </w:r>
      <m:oMath>
        <m:r>
          <m:t>σ</m:t>
        </m:r>
      </m:oMath>
      <w:r>
        <w:t xml:space="preserve">-finite</w:t>
      </w:r>
      <w:r>
        <w:t xml:space="preserve"> </w:t>
      </w:r>
      <w:r>
        <w:t xml:space="preserve">(</w:t>
      </w:r>
      <w:hyperlink r:id="rId66">
        <w:r>
          <w:rPr>
            <w:rStyle w:val="Hyperlink"/>
          </w:rPr>
          <w:t xml:space="preserve">finite and</w:t>
        </w:r>
        <w:r>
          <w:rPr>
            <w:rStyle w:val="Hyperlink"/>
          </w:rPr>
          <w:t xml:space="preserve"> </w:t>
        </w:r>
        <m:oMath>
          <m:r>
            <m:t>σ</m:t>
          </m:r>
        </m:oMath>
        <w:r>
          <w:rPr>
            <w:rStyle w:val="Hyperlink"/>
          </w:rPr>
          <w:t xml:space="preserve">-finite measures</w:t>
        </w:r>
      </w:hyperlink>
      <w:r>
        <w:t xml:space="preserve">);</w:t>
      </w:r>
      <w:r>
        <w:t xml:space="preserve"> </w:t>
      </w:r>
      <w:r>
        <w:t xml:space="preserve">for probability measures, the</w:t>
      </w:r>
      <w:r>
        <w:t xml:space="preserve"> </w:t>
      </w:r>
      <m:oMath>
        <m:r>
          <m:t>σ</m:t>
        </m:r>
      </m:oMath>
      <w:r>
        <w:t xml:space="preserve">-finiteness condition is automatic.</w:t>
      </w:r>
    </w:p>
    <w:p>
      <w:pPr>
        <w:pStyle w:val="BodyText"/>
      </w:pPr>
      <w:r>
        <w:t xml:space="preserve">The integrability conditions</w:t>
      </w:r>
      <w:r>
        <w:t xml:space="preserve"> </w:t>
      </w:r>
      <w:r>
        <w:t xml:space="preserve">(nonnegativity or</w:t>
      </w:r>
      <w:r>
        <w:t xml:space="preserve"> </w:t>
      </w:r>
      <w:hyperlink r:id="rId62">
        <w:r>
          <w:rPr>
            <w:rStyle w:val="Hyperlink"/>
          </w:rPr>
          <w:t xml:space="preserve">absolute integrability</w:t>
        </w:r>
      </w:hyperlink>
      <w:r>
        <w:t xml:space="preserve">) still need to be verified</w:t>
      </w:r>
      <w:r>
        <w:t xml:space="preserve"> </w:t>
      </w:r>
      <w:r>
        <w:t xml:space="preserve">in each application.</w:t>
      </w:r>
      <w:r>
        <w:t xml:space="preserve"> </w:t>
      </w:r>
      <w:r>
        <w:t xml:space="preserve">For example,</w:t>
      </w:r>
      <w:r>
        <w:t xml:space="preserve"> </w:t>
      </w:r>
      <w:hyperlink r:id="rId67">
        <w:r>
          <w:rPr>
            <w:rStyle w:val="Hyperlink"/>
          </w:rPr>
          <w:t xml:space="preserve">Lebesgue measure</w:t>
        </w:r>
      </w:hyperlink>
      <w:r>
        <w:t xml:space="preserve"> </w:t>
      </w:r>
      <w:r>
        <w:t xml:space="preserve">(ordinary length) 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is a probability measure,</w:t>
      </w:r>
      <w:r>
        <w:t xml:space="preserve"> </w:t>
      </w:r>
      <w:r>
        <w:t xml:space="preserve">so the</w:t>
      </w:r>
      <w:r>
        <w:t xml:space="preserve"> </w:t>
      </w:r>
      <m:oMath>
        <m:r>
          <m:t>σ</m:t>
        </m:r>
      </m:oMath>
      <w:r>
        <w:t xml:space="preserve">-finiteness condition holds for both factors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yet the two iterated integrals in</w:t>
      </w:r>
      <w:r>
        <w:t xml:space="preserve"> </w:t>
      </w:r>
      <w:hyperlink w:anchor="exm-fubini-fail">
        <w:r>
          <w:rPr>
            <w:rStyle w:val="Hyperlink"/>
          </w:rPr>
          <w:t xml:space="preserve">Example 4</w:t>
        </w:r>
      </w:hyperlink>
      <w:r>
        <w:t xml:space="preserve"> </w:t>
      </w:r>
      <w:r>
        <w:t xml:space="preserve">are</w:t>
      </w:r>
      <w:r>
        <w:t xml:space="preserve"> </w:t>
      </w:r>
      <m:oMath>
        <m:r>
          <m:t>π</m:t>
        </m:r>
        <m:r>
          <m:rPr>
            <m:sty m:val="p"/>
          </m:rPr>
          <m:t>/</m:t>
        </m:r>
        <m:r>
          <m:t>4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−</m:t>
        </m:r>
        <m:r>
          <m:t>π</m:t>
        </m:r>
        <m:r>
          <m:rPr>
            <m:sty m:val="p"/>
          </m:rPr>
          <m:t>/</m:t>
        </m:r>
        <m:r>
          <m:t>4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t>σ</m:t>
        </m:r>
      </m:oMath>
      <w:r>
        <w:t xml:space="preserve">-finiteness alone does not make the iterated integrals agree.</w:t>
      </w:r>
    </w:p>
    <w:bookmarkEnd w:id="68"/>
    <w:bookmarkStart w:id="70" w:name="exm-fubini-tonelli-apply"/>
    <w:p>
      <w:pPr>
        <w:pStyle w:val="BodyText"/>
      </w:pPr>
      <w:r>
        <w:rPr>
          <w:b/>
          <w:bCs/>
        </w:rPr>
        <w:t xml:space="preserve">Example 6 (Positive application of</w:t>
      </w:r>
      <w:r>
        <w:rPr>
          <w:b/>
          <w:bCs/>
        </w:rPr>
        <w:t xml:space="preserve"> </w:t>
      </w:r>
      <w:hyperlink w:anchor="thm-fubini-tonelli">
        <w:r>
          <w:rPr>
            <w:rStyle w:val="Hyperlink"/>
            <w:b/>
            <w:bCs/>
          </w:rPr>
          <w:t xml:space="preserve">Theorem 2</w:t>
        </w:r>
      </w:hyperlink>
      <w:r>
        <w:rPr>
          <w:b/>
          <w:bCs/>
        </w:rPr>
        <w:t xml:space="preserve">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be</w:t>
      </w:r>
      <w:r>
        <w:t xml:space="preserve"> </w:t>
      </w:r>
      <w:hyperlink r:id="rId16">
        <w:r>
          <w:rPr>
            <w:rStyle w:val="Hyperlink"/>
          </w:rPr>
          <w:t xml:space="preserve">independent</w:t>
        </w:r>
      </w:hyperlink>
      <w:r>
        <w:t xml:space="preserve"> </w:t>
      </w:r>
      <w:hyperlink r:id="rId69">
        <m:oMath>
          <m:r>
            <m:rPr>
              <m:sty m:val="p"/>
            </m:rPr>
            <m:t>Exponential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)</m:t>
          </m:r>
        </m:oMath>
      </w:hyperlink>
      <w:r>
        <w:t xml:space="preserve"> </w:t>
      </w:r>
      <w:hyperlink r:id="rId18">
        <w:r>
          <w:rPr>
            <w:rStyle w:val="Hyperlink"/>
          </w:rPr>
          <w:t xml:space="preserve">random variables</w:t>
        </w:r>
      </w:hyperlink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w:hyperlink r:id="rId19">
        <w:r>
          <w:rPr>
            <w:rStyle w:val="Hyperlink"/>
          </w:rPr>
          <w:t xml:space="preserve">joint density</w:t>
        </w:r>
      </w:hyperlink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+</m:t>
            </m:r>
            <m:r>
              <m:t>y</m:t>
            </m:r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≥</m:t>
        </m:r>
        <m:r>
          <m:t>0</m:t>
        </m:r>
      </m:oMath>
      <w:r>
        <w:t xml:space="preserve">.</w:t>
      </w:r>
    </w:p>
    <w:p>
      <w:pPr>
        <w:pStyle w:val="BodyText"/>
      </w:pPr>
      <w:r>
        <w:t xml:space="preserve">The probability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≤</m:t>
        </m:r>
        <m:r>
          <m:t>1</m:t>
        </m:r>
        <m:r>
          <m:rPr>
            <m:sty m:val="p"/>
          </m:rPr>
          <m:t>,</m:t>
        </m:r>
        <m:r>
          <m:t> </m:t>
        </m:r>
        <m:r>
          <m:t>Y</m:t>
        </m:r>
        <m:r>
          <m:rPr>
            <m:sty m:val="p"/>
          </m:rPr>
          <m:t>≤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 the integral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over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sSup>
          <m:e>
            <m:r>
              <m:rPr>
                <m:sty m:val="p"/>
              </m:rPr>
              <m:t>]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with respect to Lebesgue measure (ordinary length) in each coordinate.</w:t>
      </w:r>
      <w:r>
        <w:t xml:space="preserve"> </w:t>
      </w:r>
      <w:r>
        <w:t xml:space="preserve">Lebesgue measure 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σ</m:t>
        </m:r>
      </m:oMath>
      <w:r>
        <w:t xml:space="preserve">-finite,</w:t>
      </w:r>
      <w:r>
        <w:t xml:space="preserve"> </w:t>
      </w:r>
      <w:r>
        <w:t xml:space="preserve">because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 </w:t>
      </w:r>
      <w:r>
        <w:t xml:space="preserve">is the union of the intervals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n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m:oMath>
        <m:r>
          <m:t>n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N</m:t>
        </m:r>
      </m:oMath>
      <w:r>
        <w:t xml:space="preserve">,</w:t>
      </w:r>
      <w:r>
        <w:t xml:space="preserve"> </w:t>
      </w:r>
      <w:r>
        <w:t xml:space="preserve">each of finite length</w:t>
      </w:r>
      <w:r>
        <w:t xml:space="preserve"> </w:t>
      </w:r>
      <m:oMath>
        <m:r>
          <m:t>n</m:t>
        </m:r>
      </m:oMath>
      <w:r>
        <w:t xml:space="preserve">;</w:t>
      </w:r>
      <w:r>
        <w:t xml:space="preserve"> </w:t>
      </w:r>
      <w:r>
        <w:t xml:space="preserve">so the</w:t>
      </w:r>
      <w:r>
        <w:t xml:space="preserve"> </w:t>
      </w:r>
      <m:oMath>
        <m:r>
          <m:t>σ</m:t>
        </m:r>
      </m:oMath>
      <w:r>
        <w:t xml:space="preserve">-finiteness condition of</w:t>
      </w:r>
      <w:r>
        <w:t xml:space="preserve"> </w:t>
      </w:r>
      <w:hyperlink w:anchor="thm-fubini-tonelli">
        <w:r>
          <w:rPr>
            <w:rStyle w:val="Hyperlink"/>
          </w:rPr>
          <w:t xml:space="preserve">Theorem 2</w:t>
        </w:r>
      </w:hyperlink>
      <w:r>
        <w:t xml:space="preserve"> </w:t>
      </w:r>
      <w:r>
        <w:t xml:space="preserve">holds.</w:t>
      </w:r>
      <w:r>
        <w:t xml:space="preserve"> </w:t>
      </w:r>
      <w:r>
        <w:t xml:space="preserve">Since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+</m:t>
            </m:r>
            <m:r>
              <m:t>y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≥</m:t>
        </m:r>
        <m:r>
          <m:t>0</m:t>
        </m:r>
      </m:oMath>
      <w:r>
        <w:t xml:space="preserve">,</w:t>
      </w:r>
      <w:r>
        <w:t xml:space="preserve"> </w:t>
      </w:r>
      <w:r>
        <w:t xml:space="preserve">condition (a) (Tonelli’s theorem, nonnegativity) is also satisfied.</w:t>
      </w:r>
    </w:p>
    <w:p>
      <w:pPr>
        <w:pStyle w:val="BodyText"/>
      </w:pPr>
      <w:r>
        <w:t xml:space="preserve">By</w:t>
      </w:r>
      <w:r>
        <w:t xml:space="preserve"> </w:t>
      </w:r>
      <w:hyperlink w:anchor="thm-fubini-tonelli">
        <w:r>
          <w:rPr>
            <w:rStyle w:val="Hyperlink"/>
          </w:rPr>
          <w:t xml:space="preserve">Theorem 2</w:t>
        </w:r>
      </w:hyperlink>
      <w:r>
        <w:t xml:space="preserve">, both iterated integrals exist and agree.</w:t>
      </w:r>
      <w:r>
        <w:t xml:space="preserve"> </w:t>
      </w:r>
      <w:r>
        <w:t xml:space="preserve">Integrating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first, then</w:t>
      </w:r>
      <w:r>
        <w:t xml:space="preserve"> </w:t>
      </w:r>
      <m:oMath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≤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 </m:t>
              </m:r>
              <m:r>
                <m:t>Y</m:t>
              </m:r>
              <m:r>
                <m:rPr>
                  <m:sty m:val="p"/>
                </m:rPr>
                <m:t>≤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nary>
              <m:r>
                <m:t> </m:t>
              </m:r>
              <m:r>
                <m:t>d</m:t>
              </m:r>
              <m:r>
                <m:t>y</m:t>
              </m:r>
              <m:r>
                <m:t> </m:t>
              </m:r>
              <m:r>
                <m:t>d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x</m:t>
                      </m:r>
                    </m:sup>
                  </m:sSup>
                </m:e>
              </m:nary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</m:sup>
              </m:sSup>
              <m:r>
                <m:t> </m:t>
              </m:r>
              <m:r>
                <m:t>d</m:t>
              </m:r>
              <m:r>
                <m:t>y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(exponential of a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x</m:t>
                      </m:r>
                    </m:sup>
                  </m:sSup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t>0</m:t>
                      </m:r>
                    </m:sub>
                    <m:sup>
                      <m:r>
                        <m:t>1</m:t>
                      </m:r>
                    </m:sup>
                    <m:e>
                      <m:sSup>
                        <m:e>
                          <m:r>
                            <m:t>e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y</m:t>
                          </m:r>
                        </m:sup>
                      </m:sSup>
                    </m:e>
                  </m:nary>
                  <m:r>
                    <m:t> </m:t>
                  </m:r>
                  <m:r>
                    <m:t>d</m:t>
                  </m:r>
                  <m:r>
                    <m:t>y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</m:sup>
              </m:sSup>
              <m:r>
                <m:rPr>
                  <m:nor/>
                  <m:sty m:val="p"/>
                </m:rPr>
                <m:t> is constant in </m:t>
              </m:r>
              <m:r>
                <m:t>y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x</m:t>
                      </m:r>
                    </m:sup>
                  </m:sSup>
                </m:e>
              </m:nary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y</m:t>
                      </m:r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p>
              </m:sSubSup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(antiderivative of 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x</m:t>
                      </m:r>
                    </m:sup>
                  </m:sSup>
                </m:e>
              </m:nary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at the limits)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)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x</m:t>
                      </m:r>
                    </m:sup>
                  </m:sSup>
                </m:e>
              </m:nary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nor/>
                  <m:sty m:val="p"/>
                </m:rPr>
                <m:t> is constant in </m:t>
              </m:r>
              <m:r>
                <m:t>x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)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x</m:t>
                      </m:r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(antiderivative of 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at the limits)</m:t>
              </m:r>
            </m:e>
          </m:eqArr>
        </m:oMath>
      </m:oMathPara>
    </w:p>
    <w:p>
      <w:pPr>
        <w:pStyle w:val="FirstParagraph"/>
      </w:pPr>
      <w:r>
        <w:t xml:space="preserve">Integrating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first, then</w:t>
      </w:r>
      <w:r>
        <w:t xml:space="preserve"> </w:t>
      </w:r>
      <m:oMath>
        <m:r>
          <m:t>y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≤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 </m:t>
              </m:r>
              <m:r>
                <m:t>Y</m:t>
              </m:r>
              <m:r>
                <m:rPr>
                  <m:sty m:val="p"/>
                </m:rPr>
                <m:t>≤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nary>
              <m:r>
                <m:t> </m:t>
              </m:r>
              <m:r>
                <m:t>d</m:t>
              </m:r>
              <m:r>
                <m:t>x</m:t>
              </m:r>
              <m:r>
                <m:t> </m:t>
              </m:r>
              <m:r>
                <m:t>d</m:t>
              </m:r>
              <m:r>
                <m:t>y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y</m:t>
                      </m:r>
                    </m:sup>
                  </m:sSup>
                </m:e>
              </m:nary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</m:sup>
              </m:sSup>
              <m:r>
                <m:t> </m:t>
              </m:r>
              <m:r>
                <m:t>d</m:t>
              </m:r>
              <m:r>
                <m:t>x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(exponential of a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y</m:t>
                      </m:r>
                    </m:sup>
                  </m:sSup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t>0</m:t>
                      </m:r>
                    </m:sub>
                    <m:sup>
                      <m:r>
                        <m:t>1</m:t>
                      </m:r>
                    </m:sup>
                    <m:e>
                      <m:sSup>
                        <m:e>
                          <m:r>
                            <m:t>e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x</m:t>
                          </m:r>
                        </m:sup>
                      </m:sSup>
                    </m:e>
                  </m:nary>
                  <m:r>
                    <m:t> </m:t>
                  </m:r>
                  <m:r>
                    <m:t>d</m:t>
                  </m:r>
                  <m:r>
                    <m:t>x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</m:sup>
              </m:sSup>
              <m:r>
                <m:rPr>
                  <m:nor/>
                  <m:sty m:val="p"/>
                </m:rPr>
                <m:t> is constant in </m:t>
              </m:r>
              <m:r>
                <m:t>x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y</m:t>
                      </m:r>
                    </m:sup>
                  </m:sSup>
                </m:e>
              </m:nary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x</m:t>
                      </m:r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p>
              </m:sSubSup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(antiderivative of 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y</m:t>
                      </m:r>
                    </m:sup>
                  </m:sSup>
                </m:e>
              </m:nary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at the limits)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)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y</m:t>
                      </m:r>
                    </m:sup>
                  </m:sSup>
                </m:e>
              </m:nary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nor/>
                  <m:sty m:val="p"/>
                </m:rPr>
                <m:t> is constant in </m:t>
              </m:r>
              <m:r>
                <m:t>y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)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y</m:t>
                      </m:r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(antiderivative of 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at the limits)</m:t>
              </m:r>
            </m:e>
          </m:eqArr>
        </m:oMath>
      </m:oMathPara>
    </w:p>
    <w:p>
      <w:pPr>
        <w:pStyle w:val="FirstParagraph"/>
      </w:pPr>
      <w:r>
        <w:t xml:space="preserve">Both iterated integrals equal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≈</m:t>
        </m:r>
        <m:r>
          <m:t>0.400</m:t>
        </m:r>
      </m:oMath>
      <w:r>
        <w:t xml:space="preserve">,</w:t>
      </w:r>
      <w:r>
        <w:t xml:space="preserve"> </w:t>
      </w:r>
      <w:r>
        <w:t xml:space="preserve">as</w:t>
      </w:r>
      <w:r>
        <w:t xml:space="preserve"> </w:t>
      </w:r>
      <w:hyperlink w:anchor="thm-fubini-tonelli">
        <w:r>
          <w:rPr>
            <w:rStyle w:val="Hyperlink"/>
          </w:rPr>
          <w:t xml:space="preserve">Theorem 2</w:t>
        </w:r>
      </w:hyperlink>
      <w:r>
        <w:t xml:space="preserve"> </w:t>
      </w:r>
      <w:r>
        <w:t xml:space="preserve">guarantees when condition (a) holds.</w:t>
      </w:r>
    </w:p>
    <w:bookmarkEnd w:id="70"/>
    <w:bookmarkStart w:id="71" w:name="exm-fubini-fail-tonelli"/>
    <w:p>
      <w:pPr>
        <w:pStyle w:val="BodyText"/>
      </w:pPr>
      <w:r>
        <w:rPr>
          <w:b/>
          <w:bCs/>
        </w:rPr>
        <w:t xml:space="preserve">Example 7 (When neither Fubini–Tonelli condition is satisfied)</w:t>
      </w:r>
      <w:r>
        <w:t xml:space="preserve"> </w:t>
      </w:r>
      <w:r>
        <w:t xml:space="preserve">The same function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sSup>
          <m:e>
            <m:r>
              <m:t>y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/</m:t>
        </m:r>
        <m:r>
          <m:rPr>
            <m:sty m:val="p"/>
          </m:rPr>
          <m:t>(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p>
          <m:e>
            <m:r>
              <m:t>y</m:t>
            </m:r>
          </m:e>
          <m:sup>
            <m:r>
              <m:t>2</m:t>
            </m:r>
          </m:sup>
        </m:sSup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from</w:t>
      </w:r>
      <w:r>
        <w:t xml:space="preserve"> </w:t>
      </w:r>
      <w:hyperlink w:anchor="exm-fubini-fail">
        <w:r>
          <w:rPr>
            <w:rStyle w:val="Hyperlink"/>
          </w:rPr>
          <w:t xml:space="preserve">Example 4</w:t>
        </w:r>
      </w:hyperlink>
      <w:r>
        <w:t xml:space="preserve"> </w:t>
      </w:r>
      <w:r>
        <w:t xml:space="preserve">illustrates a case where neither condition of</w:t>
      </w:r>
      <w:r>
        <w:t xml:space="preserve"> </w:t>
      </w:r>
      <w:hyperlink w:anchor="thm-fubini-tonelli">
        <w:r>
          <w:rPr>
            <w:rStyle w:val="Hyperlink"/>
          </w:rPr>
          <w:t xml:space="preserve">Theorem 2</w:t>
        </w:r>
      </w:hyperlink>
      <w:r>
        <w:t xml:space="preserve"> </w:t>
      </w:r>
      <w:r>
        <w:t xml:space="preserve">is satisfied.</w:t>
      </w:r>
    </w:p>
    <w:p>
      <w:pPr>
        <w:pStyle w:val="BodyText"/>
      </w:pPr>
      <w:r>
        <w:rPr>
          <w:b/>
          <w:bCs/>
        </w:rPr>
        <w:t xml:space="preserve">Why</w:t>
      </w:r>
      <w:r>
        <w:rPr>
          <w:b/>
          <w:bCs/>
        </w:rPr>
        <w:t xml:space="preserve"> </w:t>
      </w:r>
      <w:hyperlink w:anchor="thm-fubini-tonelli">
        <w:r>
          <w:rPr>
            <w:rStyle w:val="Hyperlink"/>
            <w:b/>
            <w:bCs/>
          </w:rPr>
          <w:t xml:space="preserve">Theorem 2</w:t>
        </w:r>
      </w:hyperlink>
      <w:r>
        <w:rPr>
          <w:b/>
          <w:bCs/>
        </w:rPr>
        <w:t xml:space="preserve">’s conditions fail:</w:t>
      </w:r>
      <w:r>
        <w:t xml:space="preserve"> </w:t>
      </w:r>
      <m:oMath>
        <m:nary>
          <m:naryPr>
            <m:chr m:val="∬"/>
            <m:limLoc m:val="subSup"/>
            <m:subHide m:val="off"/>
            <m:supHide m:val="on"/>
          </m:naryPr>
          <m:sub>
            <m:r>
              <m:t>R</m:t>
            </m:r>
          </m:sub>
          <m:sup>
            <m:r>
              <m:t>​</m:t>
            </m:r>
          </m:sup>
          <m:e>
            <m:r>
              <m:rPr>
                <m:sty m:val="p"/>
              </m:rPr>
              <m:t>|</m:t>
            </m:r>
          </m:e>
        </m:nary>
        <m:r>
          <m:t>f</m:t>
        </m:r>
        <m:r>
          <m:rPr>
            <m:sty m:val="p"/>
          </m:rPr>
          <m:t>|</m:t>
        </m:r>
        <m:r>
          <m:t> </m:t>
        </m:r>
        <m:r>
          <m:t>d</m:t>
        </m:r>
        <m:r>
          <m:t>A</m:t>
        </m:r>
        <m:r>
          <m:rPr>
            <m:sty m:val="p"/>
          </m:rPr>
          <m:t>=</m:t>
        </m:r>
        <m:r>
          <m:rPr>
            <m:sty m:val="p"/>
          </m:rPr>
          <m:t>∞</m:t>
        </m:r>
      </m:oMath>
      <w:r>
        <w:t xml:space="preserve">, which violates condition (b).</w:t>
      </w:r>
      <w:r>
        <w:t xml:space="preserve"> </w:t>
      </w:r>
      <w:r>
        <w:t xml:space="preserve">Switching to polar coordinates</w:t>
      </w:r>
      <w:r>
        <w:t xml:space="preserve"> </w:t>
      </w:r>
      <m:oMath>
        <m:r>
          <m:rPr>
            <m:sty m:val="p"/>
          </m:rPr>
          <m:t>(</m:t>
        </m:r>
        <m:r>
          <m:t>r</m:t>
        </m:r>
        <m:r>
          <m:rPr>
            <m:sty m:val="p"/>
          </m:rPr>
          <m:t>,</m:t>
        </m:r>
        <m:r>
          <m:t>θ</m:t>
        </m:r>
        <m:r>
          <m:rPr>
            <m:sty m:val="p"/>
          </m:rPr>
          <m:t>)</m:t>
        </m:r>
      </m:oMath>
      <w:r>
        <w:t xml:space="preserve"> </w:t>
      </w:r>
      <w:r>
        <w:t xml:space="preserve">near the origin, the</w:t>
      </w:r>
      <w:r>
        <w:t xml:space="preserve"> </w:t>
      </w:r>
      <w:r>
        <w:t xml:space="preserve">integrand satisfies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|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|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/</m:t>
              </m:r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y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rPr>
                      <m:sty m:val="p"/>
                    </m:rPr>
                    <m:t>cos</m:t>
                  </m:r>
                  <m:r>
                    <m:t>2</m:t>
                  </m:r>
                  <m:r>
                    <m:t>θ</m:t>
                  </m:r>
                </m:e>
              </m:d>
              <m:r>
                <m:t>​</m:t>
              </m:r>
              <m:r>
                <m:rPr>
                  <m:sty m:val="p"/>
                </m:rPr>
                <m:t>/</m:t>
              </m:r>
              <m:sSup>
                <m:e>
                  <m:r>
                    <m:t>r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∬"/>
                  <m:limLoc m:val="subSup"/>
                  <m:subHide m:val="off"/>
                  <m:supHide m:val="on"/>
                </m:naryPr>
                <m:sub>
                  <m:r>
                    <m:t>R</m:t>
                  </m:r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|</m:t>
                  </m:r>
                </m:e>
              </m:nary>
              <m:r>
                <m:t>f</m:t>
              </m:r>
              <m:r>
                <m:rPr>
                  <m:sty m:val="p"/>
                </m:rPr>
                <m:t>|</m:t>
              </m:r>
              <m:r>
                <m:t> </m:t>
              </m:r>
              <m:r>
                <m:t>d</m:t>
              </m:r>
              <m:r>
                <m:t>A</m:t>
              </m:r>
              <m:r>
                <m:t>&amp;</m:t>
              </m:r>
              <m:r>
                <m:rPr>
                  <m:sty m:val="p"/>
                </m:rPr>
                <m:t>≥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π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  <m:e>
                  <m:r>
                    <m:t>​</m:t>
                  </m:r>
                </m:e>
              </m:nary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ε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t>​</m:t>
                      </m:r>
                      <m:d>
                        <m:dPr>
                          <m:begChr m:val="|"/>
                          <m:sepChr m:val=""/>
                          <m:endChr m:val="|"/>
                          <m:grow/>
                        </m:dPr>
                        <m:e>
                          <m:r>
                            <m:rPr>
                              <m:sty m:val="p"/>
                            </m:rPr>
                            <m:t>cos</m:t>
                          </m:r>
                          <m:r>
                            <m:t>2</m:t>
                          </m:r>
                          <m:r>
                            <m:t>θ</m:t>
                          </m:r>
                        </m:e>
                      </m:d>
                      <m:r>
                        <m:t>​</m:t>
                      </m:r>
                    </m:num>
                    <m:den>
                      <m:sSup>
                        <m:e>
                          <m:r>
                            <m:t>r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nary>
              <m:r>
                <m:t> </m:t>
              </m:r>
              <m:r>
                <m:t>r</m:t>
              </m:r>
              <m:r>
                <m:t> </m:t>
              </m:r>
              <m:r>
                <m:t>d</m:t>
              </m:r>
              <m:r>
                <m:t>r</m:t>
              </m:r>
              <m:r>
                <m:t> </m:t>
              </m:r>
              <m:r>
                <m:t>d</m:t>
              </m:r>
              <m:r>
                <m:t>θ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t>0</m:t>
                      </m:r>
                    </m:sub>
                    <m:sup>
                      <m:r>
                        <m:t>π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2</m:t>
                      </m:r>
                    </m:sup>
                    <m:e>
                      <m:r>
                        <m:t>​</m:t>
                      </m:r>
                    </m:e>
                  </m:nary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r>
                        <m:rPr>
                          <m:sty m:val="p"/>
                        </m:rPr>
                        <m:t>cos</m:t>
                      </m:r>
                      <m:r>
                        <m:t>2</m:t>
                      </m:r>
                      <m:r>
                        <m:t>θ</m:t>
                      </m:r>
                    </m:e>
                  </m:d>
                  <m:r>
                    <m:t>​</m:t>
                  </m:r>
                  <m:r>
                    <m:t> </m:t>
                  </m:r>
                  <m:r>
                    <m:t>d</m:t>
                  </m:r>
                  <m:r>
                    <m:t>θ</m:t>
                  </m:r>
                </m:e>
              </m:d>
              <m:r>
                <m:t>​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ε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t>d</m:t>
                      </m:r>
                      <m:r>
                        <m:t>r</m:t>
                      </m:r>
                    </m:num>
                    <m:den>
                      <m:r>
                        <m:t>r</m:t>
                      </m:r>
                    </m:den>
                  </m:f>
                </m:e>
              </m:nary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∞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since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0</m:t>
            </m:r>
          </m:sub>
          <m:sup>
            <m:r>
              <m:t>ε</m:t>
            </m:r>
          </m:sup>
          <m:e>
            <m:r>
              <m:t>d</m:t>
            </m:r>
          </m:e>
        </m:nary>
        <m:r>
          <m:t>r</m:t>
        </m:r>
        <m:r>
          <m:rPr>
            <m:sty m:val="p"/>
          </m:rPr>
          <m:t>/</m:t>
        </m:r>
        <m:r>
          <m:t>r</m:t>
        </m:r>
      </m:oMath>
      <w:r>
        <w:t xml:space="preserve"> </w:t>
      </w:r>
      <w:r>
        <w:t xml:space="preserve">diverges.</w:t>
      </w:r>
      <w:r>
        <w:t xml:space="preserve"> </w:t>
      </w:r>
      <w:r>
        <w:t xml:space="preserve">Therefore</w:t>
      </w:r>
      <w:r>
        <w:t xml:space="preserve"> </w:t>
      </w:r>
      <m:oMath>
        <m:nary>
          <m:naryPr>
            <m:chr m:val="∬"/>
            <m:limLoc m:val="subSup"/>
            <m:subHide m:val="off"/>
            <m:supHide m:val="on"/>
          </m:naryPr>
          <m:sub>
            <m:r>
              <m:t>R</m:t>
            </m:r>
          </m:sub>
          <m:sup>
            <m:r>
              <m:t>​</m:t>
            </m:r>
          </m:sup>
          <m:e>
            <m:r>
              <m:rPr>
                <m:sty m:val="p"/>
              </m:rPr>
              <m:t>|</m:t>
            </m:r>
          </m:e>
        </m:nary>
        <m:r>
          <m:t>f</m:t>
        </m:r>
        <m:r>
          <m:rPr>
            <m:sty m:val="p"/>
          </m:rPr>
          <m:t>|</m:t>
        </m:r>
        <m:r>
          <m:t> </m:t>
        </m:r>
        <m:r>
          <m:t>d</m:t>
        </m:r>
        <m:r>
          <m:t>A</m:t>
        </m:r>
        <m:r>
          <m:rPr>
            <m:sty m:val="p"/>
          </m:rPr>
          <m:t>=</m:t>
        </m:r>
        <m:r>
          <m:rPr>
            <m:sty m:val="p"/>
          </m:rPr>
          <m:t>∞</m:t>
        </m:r>
      </m:oMath>
      <w:r>
        <w:t xml:space="preserve">,</w:t>
      </w:r>
      <w:r>
        <w:t xml:space="preserve"> </w:t>
      </w:r>
      <w:r>
        <w:t xml:space="preserve">and condition (b) of</w:t>
      </w:r>
      <w:r>
        <w:t xml:space="preserve"> </w:t>
      </w:r>
      <w:hyperlink w:anchor="thm-fubini-tonelli">
        <w:r>
          <w:rPr>
            <w:rStyle w:val="Hyperlink"/>
          </w:rPr>
          <w:t xml:space="preserve">Theorem 2</w:t>
        </w:r>
      </w:hyperlink>
      <w:r>
        <w:t xml:space="preserve"> </w:t>
      </w:r>
      <w:r>
        <w:t xml:space="preserve">is not satisfied.</w:t>
      </w:r>
      <w:r>
        <w:t xml:space="preserve"> </w:t>
      </w:r>
      <w:r>
        <w:t xml:space="preserve">(Condition (a) also fails: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takes both positive and negative values,</w:t>
      </w:r>
      <w:r>
        <w:t xml:space="preserve"> </w:t>
      </w:r>
      <w:r>
        <w:t xml:space="preserve">so it is not nonnegative a.e.)</w:t>
      </w:r>
      <w:r>
        <w:t xml:space="preserve"> </w:t>
      </w:r>
      <w:r>
        <w:t xml:space="preserve">The unequal iterated integrals from</w:t>
      </w:r>
      <w:r>
        <w:t xml:space="preserve"> </w:t>
      </w:r>
      <w:hyperlink w:anchor="exm-fubini-fail">
        <w:r>
          <w:rPr>
            <w:rStyle w:val="Hyperlink"/>
          </w:rPr>
          <w:t xml:space="preserve">Example 4</w:t>
        </w:r>
      </w:hyperlink>
      <w:r>
        <w:t xml:space="preserve"> </w:t>
      </w:r>
      <w:r>
        <w:t xml:space="preserve">are thus consistent</w:t>
      </w:r>
      <w:r>
        <w:t xml:space="preserve"> </w:t>
      </w:r>
      <w:r>
        <w:t xml:space="preserve">with</w:t>
      </w:r>
      <w:r>
        <w:t xml:space="preserve"> </w:t>
      </w:r>
      <w:hyperlink w:anchor="thm-fubini-tonelli">
        <w:r>
          <w:rPr>
            <w:rStyle w:val="Hyperlink"/>
          </w:rPr>
          <w:t xml:space="preserve">Theorem 2</w:t>
        </w:r>
      </w:hyperlink>
      <w:r>
        <w:t xml:space="preserve">: the theorem simply does not apply.</w:t>
      </w:r>
    </w:p>
    <w:p>
      <w:pPr>
        <w:pStyle w:val="BodyText"/>
      </w:pPr>
      <w:r>
        <w:t xml:space="preserve">(Wikipedia contributors 2024)</w:t>
      </w:r>
    </w:p>
    <w:bookmarkEnd w:id="71"/>
    <w:bookmarkStart w:id="82" w:name="refs"/>
    <w:bookmarkStart w:id="72" w:name="ref-billingsley1995probability"/>
    <w:p>
      <w:pPr>
        <w:pStyle w:val="Bibliography"/>
      </w:pPr>
      <w:r>
        <w:t xml:space="preserve">Billingsley, Patrick. 1995.</w:t>
      </w:r>
      <w:r>
        <w:t xml:space="preserve"> </w:t>
      </w:r>
      <w:r>
        <w:rPr>
          <w:i/>
          <w:iCs/>
        </w:rPr>
        <w:t xml:space="preserve">Probability and Measure</w:t>
      </w:r>
      <w:r>
        <w:t xml:space="preserve">. 3rd ed. Wiley Series in Probability and Mathematical Statistics. Wiley.</w:t>
      </w:r>
    </w:p>
    <w:bookmarkEnd w:id="72"/>
    <w:bookmarkStart w:id="73" w:name="ref-fubini1907"/>
    <w:p>
      <w:pPr>
        <w:pStyle w:val="Bibliography"/>
      </w:pPr>
      <w:r>
        <w:t xml:space="preserve">Fubini, Guido. 1907.</w:t>
      </w:r>
      <w:r>
        <w:t xml:space="preserve"> </w:t>
      </w:r>
      <w:r>
        <w:t xml:space="preserve">“Sugli Integrali Multipli.”</w:t>
      </w:r>
      <w:r>
        <w:t xml:space="preserve"> </w:t>
      </w:r>
      <w:r>
        <w:rPr>
          <w:i/>
          <w:iCs/>
        </w:rPr>
        <w:t xml:space="preserve">Rendiconti Della Reale Accademia Dei Lincei. Classe Di Scienze Fisiche, Matematiche e Naturali</w:t>
      </w:r>
      <w:r>
        <w:t xml:space="preserve"> </w:t>
      </w:r>
      <w:r>
        <w:t xml:space="preserve">16: 608–14.</w:t>
      </w:r>
    </w:p>
    <w:bookmarkEnd w:id="73"/>
    <w:bookmarkStart w:id="75" w:name="ref-gut2013"/>
    <w:p>
      <w:pPr>
        <w:pStyle w:val="Bibliography"/>
      </w:pPr>
      <w:r>
        <w:t xml:space="preserve">Gut, Allan. 2013.</w:t>
      </w:r>
      <w:r>
        <w:t xml:space="preserve"> </w:t>
      </w:r>
      <w:r>
        <w:rPr>
          <w:i/>
          <w:iCs/>
        </w:rPr>
        <w:t xml:space="preserve">Probability: A Graduate Course</w:t>
      </w:r>
      <w:r>
        <w:t xml:space="preserve">. 2nd ed. Springer Texts in Statistics. Springer.</w:t>
      </w:r>
      <w:r>
        <w:t xml:space="preserve"> </w:t>
      </w:r>
      <w:hyperlink r:id="rId74">
        <w:r>
          <w:rPr>
            <w:rStyle w:val="Hyperlink"/>
          </w:rPr>
          <w:t xml:space="preserve">https://doi.org/10.1007/978-1-4614-4708-5</w:t>
        </w:r>
      </w:hyperlink>
      <w:r>
        <w:t xml:space="preserve">.</w:t>
      </w:r>
    </w:p>
    <w:bookmarkEnd w:id="75"/>
    <w:bookmarkStart w:id="77" w:name="ref-larsonCalc11e"/>
    <w:p>
      <w:pPr>
        <w:pStyle w:val="Bibliography"/>
      </w:pPr>
      <w:r>
        <w:t xml:space="preserve">Larson, Ron, and Bruce H. Edwards. 2018.</w:t>
      </w:r>
      <w:r>
        <w:t xml:space="preserve"> </w:t>
      </w:r>
      <w:r>
        <w:rPr>
          <w:i/>
          <w:iCs/>
        </w:rPr>
        <w:t xml:space="preserve">Calculus</w:t>
      </w:r>
      <w:r>
        <w:t xml:space="preserve">. 11th ed. Cengage Learning.</w:t>
      </w:r>
      <w:r>
        <w:t xml:space="preserve"> </w:t>
      </w:r>
      <w:hyperlink r:id="rId76">
        <w:r>
          <w:rPr>
            <w:rStyle w:val="Hyperlink"/>
          </w:rPr>
          <w:t xml:space="preserve">https://www.cengage.com/c/calculus-11e-larson/</w:t>
        </w:r>
      </w:hyperlink>
      <w:r>
        <w:t xml:space="preserve">.</w:t>
      </w:r>
    </w:p>
    <w:bookmarkEnd w:id="77"/>
    <w:bookmarkStart w:id="79" w:name="ref-problifesavercalc"/>
    <w:p>
      <w:pPr>
        <w:pStyle w:val="Bibliography"/>
      </w:pPr>
      <w:r>
        <w:t xml:space="preserve">Miller, Steven J. 2016.</w:t>
      </w:r>
      <w:r>
        <w:t xml:space="preserve"> </w:t>
      </w:r>
      <w:r>
        <w:rPr>
          <w:i/>
          <w:iCs/>
        </w:rPr>
        <w:t xml:space="preserve">The Probability Lifesaver: Calculus Review Problems</w:t>
      </w:r>
      <w:r>
        <w:t xml:space="preserve">.</w:t>
      </w:r>
      <w:r>
        <w:t xml:space="preserve"> </w:t>
      </w:r>
      <w:hyperlink r:id="rId78">
        <w:r>
          <w:rPr>
            <w:rStyle w:val="Hyperlink"/>
          </w:rPr>
          <w:t xml:space="preserve">https://web.williams.edu/Mathematics/sjmiller/public_html/probabilitylifesaver/index.htm#:~:text=http%3A//web.williams.edu/Mathematics/sjmiller/public_html/probabilitylifesaver/supplementalchap_calcreview.pdf</w:t>
        </w:r>
      </w:hyperlink>
      <w:r>
        <w:t xml:space="preserve">.</w:t>
      </w:r>
    </w:p>
    <w:bookmarkEnd w:id="79"/>
    <w:bookmarkStart w:id="81" w:name="ref-wp:fubini"/>
    <w:p>
      <w:pPr>
        <w:pStyle w:val="Bibliography"/>
      </w:pPr>
      <w:r>
        <w:t xml:space="preserve">Wikipedia contributors. 2024.</w:t>
      </w:r>
      <w:r>
        <w:t xml:space="preserve"> </w:t>
      </w:r>
      <w:r>
        <w:rPr>
          <w:i/>
          <w:iCs/>
        </w:rPr>
        <w:t xml:space="preserve">Fubini’s Theorem —</w:t>
      </w:r>
      <w:r>
        <w:rPr>
          <w:i/>
          <w:iCs/>
        </w:rPr>
        <w:t xml:space="preserve"> </w:t>
      </w:r>
      <w:r>
        <w:rPr>
          <w:i/>
          <w:iCs/>
        </w:rPr>
        <w:t xml:space="preserve">Wikipedia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i/>
          <w:iCs/>
        </w:rPr>
        <w:t xml:space="preserve">the Free Encyclopedia</w:t>
      </w:r>
      <w:r>
        <w:t xml:space="preserve">.</w:t>
      </w:r>
      <w:r>
        <w:t xml:space="preserve"> </w:t>
      </w:r>
      <w:hyperlink r:id="rId80">
        <w:r>
          <w:rPr>
            <w:rStyle w:val="Hyperlink"/>
          </w:rPr>
          <w:t xml:space="preserve">https://en.wikipedia.org/wiki/Fubini%27s_theorem</w:t>
        </w:r>
      </w:hyperlink>
      <w:r>
        <w:t xml:space="preserve">.</w:t>
      </w:r>
    </w:p>
    <w:bookmarkEnd w:id="81"/>
    <w:bookmarkEnd w:id="82"/>
    <w:bookmarkEnd w:id="83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731">
    <w:nsid w:val="00A99731"/>
    <w:multiLevelType w:val="multilevel"/>
    <w:lvl w:ilvl="0">
      <w:start w:val="1"/>
      <w:numFmt w:val="lowerLetter"/>
      <w:lvlText w:val="(%1)"/>
      <w:lvlJc w:val="left"/>
      <w:pPr>
        <w:ind w:left="720" w:hanging="360"/>
      </w:pPr>
    </w:lvl>
    <w:lvl w:ilvl="1">
      <w:start w:val="1"/>
      <w:numFmt w:val="lowerLetter"/>
      <w:lvlText w:val="(%2)"/>
      <w:lvlJc w:val="left"/>
      <w:pPr>
        <w:ind w:left="1440" w:hanging="360"/>
      </w:pPr>
    </w:lvl>
    <w:lvl w:ilvl="2">
      <w:start w:val="1"/>
      <w:numFmt w:val="lowerLetter"/>
      <w:lvlText w:val="(%3)"/>
      <w:lvlJc w:val="left"/>
      <w:pPr>
        <w:ind w:left="2160" w:hanging="360"/>
      </w:pPr>
    </w:lvl>
    <w:lvl w:ilvl="3">
      <w:start w:val="1"/>
      <w:numFmt w:val="lowerLetter"/>
      <w:lvlText w:val="(%4)"/>
      <w:lvlJc w:val="left"/>
      <w:pPr>
        <w:ind w:left="2880" w:hanging="360"/>
      </w:pPr>
    </w:lvl>
    <w:lvl w:ilvl="4">
      <w:start w:val="1"/>
      <w:numFmt w:val="lowerLetter"/>
      <w:lvlText w:val="(%5)"/>
      <w:lvlJc w:val="left"/>
      <w:pPr>
        <w:ind w:left="3600" w:hanging="360"/>
      </w:pPr>
    </w:lvl>
    <w:lvl w:ilvl="5">
      <w:start w:val="1"/>
      <w:numFmt w:val="lowerLetter"/>
      <w:lvlText w:val="(%6)"/>
      <w:lvlJc w:val="left"/>
      <w:pPr>
        <w:ind w:left="4320" w:hanging="360"/>
      </w:pPr>
    </w:lvl>
    <w:lvl w:ilvl="6">
      <w:start w:val="1"/>
      <w:numFmt w:val="lowerLetter"/>
      <w:lvlText w:val="(%7)"/>
      <w:lvlJc w:val="left"/>
      <w:pPr>
        <w:ind w:left="5040" w:hanging="360"/>
      </w:pPr>
    </w:lvl>
    <w:lvl w:ilvl="7">
      <w:start w:val="1"/>
      <w:numFmt w:val="lowerLetter"/>
      <w:lvlText w:val="(%8)"/>
      <w:lvlJc w:val="left"/>
      <w:pPr>
        <w:ind w:left="5760" w:hanging="360"/>
      </w:pPr>
    </w:lvl>
    <w:lvl w:ilvl="8">
      <w:start w:val="1"/>
      <w:numFmt w:val="lowerLetter"/>
      <w:lvlText w:val="(%9)"/>
      <w:lvlJc w:val="left"/>
      <w:pPr>
        <w:ind w:left="6480" w:hanging="36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73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23" Type="http://schemas.openxmlformats.org/officeDocument/2006/relationships/image" Target="media/rId23.png"/><Relationship Id="rId39" Type="http://schemas.openxmlformats.org/officeDocument/2006/relationships/image" Target="media/rId39.png"/><Relationship Id="rId20" Type="http://schemas.openxmlformats.org/officeDocument/2006/relationships/hyperlink" Target="algebra-exponentials.html#def-euler-number" TargetMode="External"/><Relationship Id="rId27" Type="http://schemas.openxmlformats.org/officeDocument/2006/relationships/hyperlink" Target="calculus-derivatives.html#thm-chain-rule" TargetMode="External"/><Relationship Id="rId34" Type="http://schemas.openxmlformats.org/officeDocument/2006/relationships/hyperlink" Target="calculus-derivatives.html#thm-quotient-rule" TargetMode="External"/><Relationship Id="rId74" Type="http://schemas.openxmlformats.org/officeDocument/2006/relationships/hyperlink" Target="https://doi.org/10.1007/978-1-4614-4708-5" TargetMode="External"/><Relationship Id="rId80" Type="http://schemas.openxmlformats.org/officeDocument/2006/relationships/hyperlink" Target="https://en.wikipedia.org/wiki/Fubini%27s_theorem" TargetMode="External"/><Relationship Id="rId10" Type="http://schemas.openxmlformats.org/officeDocument/2006/relationships/hyperlink" Target="https://morrison-lab.github.io/pds/expectation.html#cor-fubini-joint" TargetMode="External"/><Relationship Id="rId21" Type="http://schemas.openxmlformats.org/officeDocument/2006/relationships/hyperlink" Target="https://morrison-lab.github.io/pds/expectation.html#def-expectation" TargetMode="External"/><Relationship Id="rId16" Type="http://schemas.openxmlformats.org/officeDocument/2006/relationships/hyperlink" Target="https://morrison-lab.github.io/pds/independence.html#def-indpt" TargetMode="External"/><Relationship Id="rId69" Type="http://schemas.openxmlformats.org/officeDocument/2006/relationships/hyperlink" Target="https://morrison-lab.github.io/pds/random-variables.html#def-exponential" TargetMode="External"/><Relationship Id="rId19" Type="http://schemas.openxmlformats.org/officeDocument/2006/relationships/hyperlink" Target="https://morrison-lab.github.io/pds/random-variables.html#def-pdf" TargetMode="External"/><Relationship Id="rId18" Type="http://schemas.openxmlformats.org/officeDocument/2006/relationships/hyperlink" Target="https://morrison-lab.github.io/pds/random-variables.html#def-random-variable" TargetMode="External"/><Relationship Id="rId17" Type="http://schemas.openxmlformats.org/officeDocument/2006/relationships/hyperlink" Target="https://morrison-lab.github.io/pds/random-variables.html#def-uniform" TargetMode="External"/><Relationship Id="rId78" Type="http://schemas.openxmlformats.org/officeDocument/2006/relationships/hyperlink" Target="https://web.williams.edu/Mathematics/sjmiller/public_html/probabilitylifesaver/index.htm#:~:text=http%3A//web.williams.edu/Mathematics/sjmiller/public_html/probabilitylifesaver/supplementalchap_calcreview.pdf" TargetMode="External"/><Relationship Id="rId76" Type="http://schemas.openxmlformats.org/officeDocument/2006/relationships/hyperlink" Target="https://www.cengage.com/c/calculus-11e-larson/" TargetMode="External"/><Relationship Id="rId62" Type="http://schemas.openxmlformats.org/officeDocument/2006/relationships/hyperlink" Target="measures.qmd#def-absolutely-integrable" TargetMode="External"/><Relationship Id="rId60" Type="http://schemas.openxmlformats.org/officeDocument/2006/relationships/hyperlink" Target="measures.qmd#def-almost-everywhere" TargetMode="External"/><Relationship Id="rId63" Type="http://schemas.openxmlformats.org/officeDocument/2006/relationships/hyperlink" Target="measures.qmd#def-integral" TargetMode="External"/><Relationship Id="rId67" Type="http://schemas.openxmlformats.org/officeDocument/2006/relationships/hyperlink" Target="measures.qmd#def-lebesgue-measure" TargetMode="External"/><Relationship Id="rId58" Type="http://schemas.openxmlformats.org/officeDocument/2006/relationships/hyperlink" Target="measures.qmd#def-measurable-function" TargetMode="External"/><Relationship Id="rId57" Type="http://schemas.openxmlformats.org/officeDocument/2006/relationships/hyperlink" Target="measures.qmd#def-measure-space" TargetMode="External"/><Relationship Id="rId65" Type="http://schemas.openxmlformats.org/officeDocument/2006/relationships/hyperlink" Target="measures.qmd#def-probability-measure" TargetMode="External"/><Relationship Id="rId61" Type="http://schemas.openxmlformats.org/officeDocument/2006/relationships/hyperlink" Target="measures.qmd#def-product-measure" TargetMode="External"/><Relationship Id="rId59" Type="http://schemas.openxmlformats.org/officeDocument/2006/relationships/hyperlink" Target="measures.qmd#def-product-sigma-algebra" TargetMode="External"/><Relationship Id="rId9" Type="http://schemas.openxmlformats.org/officeDocument/2006/relationships/hyperlink" Target="measures.qmd#def-sigma-finite" TargetMode="External"/><Relationship Id="rId66" Type="http://schemas.openxmlformats.org/officeDocument/2006/relationships/hyperlink" Target="measures.qmd#exm-sigma-finite" TargetMode="External"/><Relationship Id="rId22" Type="http://schemas.openxmlformats.org/officeDocument/2006/relationships/hyperlink" Target="notation.qmd#def-indicator-function" TargetMode="External"/><Relationship Id="rId35" Type="http://schemas.openxmlformats.org/officeDocument/2006/relationships/hyperlink" Target="vector-calculus.qmd#def-partial-derivative" TargetMode="External"/></Relationships>
</file>

<file path=word/_rels/footnotes.xml.rels><?xml version='1.0' encoding='UTF-8' standalone='yes'?>
<Relationships xmlns="http://schemas.openxmlformats.org/package/2006/relationships"><Relationship Id="rId20" Type="http://schemas.openxmlformats.org/officeDocument/2006/relationships/hyperlink" Target="algebra-exponentials.html#def-euler-number" TargetMode="External"/><Relationship Id="rId27" Type="http://schemas.openxmlformats.org/officeDocument/2006/relationships/hyperlink" Target="calculus-derivatives.html#thm-chain-rule" TargetMode="External"/><Relationship Id="rId34" Type="http://schemas.openxmlformats.org/officeDocument/2006/relationships/hyperlink" Target="calculus-derivatives.html#thm-quotient-rule" TargetMode="External"/><Relationship Id="rId74" Type="http://schemas.openxmlformats.org/officeDocument/2006/relationships/hyperlink" Target="https://doi.org/10.1007/978-1-4614-4708-5" TargetMode="External"/><Relationship Id="rId80" Type="http://schemas.openxmlformats.org/officeDocument/2006/relationships/hyperlink" Target="https://en.wikipedia.org/wiki/Fubini%27s_theorem" TargetMode="External"/><Relationship Id="rId10" Type="http://schemas.openxmlformats.org/officeDocument/2006/relationships/hyperlink" Target="https://morrison-lab.github.io/pds/expectation.html#cor-fubini-joint" TargetMode="External"/><Relationship Id="rId21" Type="http://schemas.openxmlformats.org/officeDocument/2006/relationships/hyperlink" Target="https://morrison-lab.github.io/pds/expectation.html#def-expectation" TargetMode="External"/><Relationship Id="rId16" Type="http://schemas.openxmlformats.org/officeDocument/2006/relationships/hyperlink" Target="https://morrison-lab.github.io/pds/independence.html#def-indpt" TargetMode="External"/><Relationship Id="rId69" Type="http://schemas.openxmlformats.org/officeDocument/2006/relationships/hyperlink" Target="https://morrison-lab.github.io/pds/random-variables.html#def-exponential" TargetMode="External"/><Relationship Id="rId19" Type="http://schemas.openxmlformats.org/officeDocument/2006/relationships/hyperlink" Target="https://morrison-lab.github.io/pds/random-variables.html#def-pdf" TargetMode="External"/><Relationship Id="rId18" Type="http://schemas.openxmlformats.org/officeDocument/2006/relationships/hyperlink" Target="https://morrison-lab.github.io/pds/random-variables.html#def-random-variable" TargetMode="External"/><Relationship Id="rId17" Type="http://schemas.openxmlformats.org/officeDocument/2006/relationships/hyperlink" Target="https://morrison-lab.github.io/pds/random-variables.html#def-uniform" TargetMode="External"/><Relationship Id="rId78" Type="http://schemas.openxmlformats.org/officeDocument/2006/relationships/hyperlink" Target="https://web.williams.edu/Mathematics/sjmiller/public_html/probabilitylifesaver/index.htm#:~:text=http%3A//web.williams.edu/Mathematics/sjmiller/public_html/probabilitylifesaver/supplementalchap_calcreview.pdf" TargetMode="External"/><Relationship Id="rId76" Type="http://schemas.openxmlformats.org/officeDocument/2006/relationships/hyperlink" Target="https://www.cengage.com/c/calculus-11e-larson/" TargetMode="External"/><Relationship Id="rId62" Type="http://schemas.openxmlformats.org/officeDocument/2006/relationships/hyperlink" Target="measures.qmd#def-absolutely-integrable" TargetMode="External"/><Relationship Id="rId60" Type="http://schemas.openxmlformats.org/officeDocument/2006/relationships/hyperlink" Target="measures.qmd#def-almost-everywhere" TargetMode="External"/><Relationship Id="rId63" Type="http://schemas.openxmlformats.org/officeDocument/2006/relationships/hyperlink" Target="measures.qmd#def-integral" TargetMode="External"/><Relationship Id="rId67" Type="http://schemas.openxmlformats.org/officeDocument/2006/relationships/hyperlink" Target="measures.qmd#def-lebesgue-measure" TargetMode="External"/><Relationship Id="rId58" Type="http://schemas.openxmlformats.org/officeDocument/2006/relationships/hyperlink" Target="measures.qmd#def-measurable-function" TargetMode="External"/><Relationship Id="rId57" Type="http://schemas.openxmlformats.org/officeDocument/2006/relationships/hyperlink" Target="measures.qmd#def-measure-space" TargetMode="External"/><Relationship Id="rId65" Type="http://schemas.openxmlformats.org/officeDocument/2006/relationships/hyperlink" Target="measures.qmd#def-probability-measure" TargetMode="External"/><Relationship Id="rId61" Type="http://schemas.openxmlformats.org/officeDocument/2006/relationships/hyperlink" Target="measures.qmd#def-product-measure" TargetMode="External"/><Relationship Id="rId59" Type="http://schemas.openxmlformats.org/officeDocument/2006/relationships/hyperlink" Target="measures.qmd#def-product-sigma-algebra" TargetMode="External"/><Relationship Id="rId9" Type="http://schemas.openxmlformats.org/officeDocument/2006/relationships/hyperlink" Target="measures.qmd#def-sigma-finite" TargetMode="External"/><Relationship Id="rId66" Type="http://schemas.openxmlformats.org/officeDocument/2006/relationships/hyperlink" Target="measures.qmd#exm-sigma-finite" TargetMode="External"/><Relationship Id="rId22" Type="http://schemas.openxmlformats.org/officeDocument/2006/relationships/hyperlink" Target="notation.qmd#def-indicator-function" TargetMode="External"/><Relationship Id="rId35" Type="http://schemas.openxmlformats.org/officeDocument/2006/relationships/hyperlink" Target="vector-calculus.qmd#def-partial-derivative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Double Integrals and Fubini’s Theorem</dc:title>
  <dc:creator/>
  <cp:keywords/>
  <dcterms:created xsi:type="dcterms:W3CDTF">2026-10-14T18:38:15Z</dcterms:created>
  <dcterms:modified xsi:type="dcterms:W3CDTF">2026-10-14T18:38:15Z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2026-10-14 11:20:47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page-xrefs">
    <vt:lpwstr/>
  </property>
  <property fmtid="{D5CDD505-2E9C-101B-9397-08002B2CF9AE}" pid="17" name="page-xrefs-math">
    <vt:lpwstr/>
  </property>
  <property fmtid="{D5CDD505-2E9C-101B-9397-08002B2CF9AE}" pid="18" name="toc-title">
    <vt:lpwstr>Table of contents</vt:lpwstr>
  </property>
</Properties>
</file>